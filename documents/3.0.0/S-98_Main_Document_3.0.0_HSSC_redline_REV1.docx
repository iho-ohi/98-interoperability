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FF077EC"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ins w:id="3" w:author="jonathan pritchard" w:date="2026-04-04T11:16:00Z" w16du:dateUtc="2026-04-04T10:16:00Z">
                                <w:r w:rsidR="004F4B90">
                                  <w:rPr>
                                    <w:rFonts w:ascii="Arial" w:hAnsi="Arial" w:cs="HelveticaNeueLT Std Med"/>
                                    <w:b/>
                                    <w:color w:val="00004C"/>
                                    <w:sz w:val="28"/>
                                    <w:szCs w:val="28"/>
                                    <w:lang w:val="en-GB"/>
                                  </w:rPr>
                                  <w:t>3.0.0</w:t>
                                </w:r>
                              </w:ins>
                              <w:del w:id="4" w:author="jonathan pritchard" w:date="2026-04-04T11:16:00Z" w16du:dateUtc="2026-04-04T10:16:00Z">
                                <w:r w:rsidR="008D0C93" w:rsidDel="004F4B90">
                                  <w:rPr>
                                    <w:rFonts w:ascii="Arial" w:hAnsi="Arial" w:cs="HelveticaNeueLT Std Med"/>
                                    <w:b/>
                                    <w:color w:val="00004C"/>
                                    <w:sz w:val="28"/>
                                    <w:szCs w:val="28"/>
                                    <w:lang w:val="en-GB"/>
                                  </w:rPr>
                                  <w:delText>2.</w:delText>
                                </w:r>
                                <w:r w:rsidR="00701B8D" w:rsidDel="004F4B90">
                                  <w:rPr>
                                    <w:rFonts w:ascii="Arial" w:hAnsi="Arial" w:cs="HelveticaNeueLT Std Med"/>
                                    <w:b/>
                                    <w:color w:val="00004C"/>
                                    <w:sz w:val="28"/>
                                    <w:szCs w:val="28"/>
                                    <w:lang w:val="en-GB"/>
                                  </w:rPr>
                                  <w:delText>6.</w:delText>
                                </w:r>
                              </w:del>
                              <w:del w:id="5"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FF077EC"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ins w:id="6" w:author="jonathan pritchard" w:date="2026-04-04T11:16:00Z" w16du:dateUtc="2026-04-04T10:16:00Z">
                          <w:r w:rsidR="004F4B90">
                            <w:rPr>
                              <w:rFonts w:ascii="Arial" w:hAnsi="Arial" w:cs="HelveticaNeueLT Std Med"/>
                              <w:b/>
                              <w:color w:val="00004C"/>
                              <w:sz w:val="28"/>
                              <w:szCs w:val="28"/>
                              <w:lang w:val="en-GB"/>
                            </w:rPr>
                            <w:t>3.0.0</w:t>
                          </w:r>
                        </w:ins>
                        <w:del w:id="7" w:author="jonathan pritchard" w:date="2026-04-04T11:16:00Z" w16du:dateUtc="2026-04-04T10:16:00Z">
                          <w:r w:rsidR="008D0C93" w:rsidDel="004F4B90">
                            <w:rPr>
                              <w:rFonts w:ascii="Arial" w:hAnsi="Arial" w:cs="HelveticaNeueLT Std Med"/>
                              <w:b/>
                              <w:color w:val="00004C"/>
                              <w:sz w:val="28"/>
                              <w:szCs w:val="28"/>
                              <w:lang w:val="en-GB"/>
                            </w:rPr>
                            <w:delText>2.</w:delText>
                          </w:r>
                          <w:r w:rsidR="00701B8D" w:rsidDel="004F4B90">
                            <w:rPr>
                              <w:rFonts w:ascii="Arial" w:hAnsi="Arial" w:cs="HelveticaNeueLT Std Med"/>
                              <w:b/>
                              <w:color w:val="00004C"/>
                              <w:sz w:val="28"/>
                              <w:szCs w:val="28"/>
                              <w:lang w:val="en-GB"/>
                            </w:rPr>
                            <w:delText>6.</w:delText>
                          </w:r>
                        </w:del>
                        <w:del w:id="8"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9" w:name="_Toc226034966" w:displacedByCustomXml="next"/>
    <w:bookmarkStart w:id="10" w:name="_Toc144421198" w:displacedByCustomXml="next"/>
    <w:bookmarkStart w:id="11" w:name="_Toc144415652"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11"/>
          <w:bookmarkEnd w:id="10"/>
          <w:bookmarkEnd w:id="9"/>
        </w:p>
        <w:p w14:paraId="742B4705" w14:textId="77777777" w:rsidR="00703BA8" w:rsidRPr="0062074F" w:rsidRDefault="00703BA8" w:rsidP="00FD4BD6">
          <w:pPr>
            <w:pStyle w:val="TOC9"/>
          </w:pPr>
        </w:p>
        <w:p w14:paraId="2802797E" w14:textId="7CDFA398" w:rsidR="00E229A9" w:rsidRDefault="000806E0">
          <w:pPr>
            <w:pStyle w:val="TOC1"/>
            <w:rPr>
              <w:ins w:id="1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ins w:id="13" w:author="jonathan pritchard" w:date="2026-04-02T15:09:00Z" w16du:dateUtc="2026-04-02T14:09:00Z">
            <w:r w:rsidR="00E229A9" w:rsidRPr="00F63275">
              <w:rPr>
                <w:rStyle w:val="Hyperlink"/>
                <w:noProof/>
              </w:rPr>
              <w:fldChar w:fldCharType="begin"/>
            </w:r>
            <w:r w:rsidR="00E229A9" w:rsidRPr="00F63275">
              <w:rPr>
                <w:rStyle w:val="Hyperlink"/>
                <w:noProof/>
              </w:rPr>
              <w:instrText xml:space="preserve"> </w:instrText>
            </w:r>
            <w:r w:rsidR="00E229A9">
              <w:rPr>
                <w:noProof/>
              </w:rPr>
              <w:instrText>HYPERLINK \l "_Toc226034966"</w:instrText>
            </w:r>
            <w:r w:rsidR="00E229A9" w:rsidRPr="00F63275">
              <w:rPr>
                <w:rStyle w:val="Hyperlink"/>
                <w:noProof/>
              </w:rPr>
              <w:instrText xml:space="preserve"> </w:instrText>
            </w:r>
            <w:r w:rsidR="00E229A9" w:rsidRPr="00F63275">
              <w:rPr>
                <w:rStyle w:val="Hyperlink"/>
                <w:noProof/>
              </w:rPr>
            </w:r>
            <w:r w:rsidR="00E229A9" w:rsidRPr="00F63275">
              <w:rPr>
                <w:rStyle w:val="Hyperlink"/>
                <w:noProof/>
              </w:rPr>
              <w:fldChar w:fldCharType="separate"/>
            </w:r>
            <w:r w:rsidR="00E229A9" w:rsidRPr="00F63275">
              <w:rPr>
                <w:rStyle w:val="Hyperlink"/>
                <w:b/>
                <w:noProof/>
              </w:rPr>
              <w:t>CONTENTS</w:t>
            </w:r>
            <w:r w:rsidR="00E229A9">
              <w:rPr>
                <w:noProof/>
                <w:webHidden/>
              </w:rPr>
              <w:tab/>
            </w:r>
            <w:r w:rsidR="00E229A9">
              <w:rPr>
                <w:noProof/>
                <w:webHidden/>
              </w:rPr>
              <w:fldChar w:fldCharType="begin"/>
            </w:r>
            <w:r w:rsidR="00E229A9">
              <w:rPr>
                <w:noProof/>
                <w:webHidden/>
              </w:rPr>
              <w:instrText xml:space="preserve"> PAGEREF _Toc226034966 \h </w:instrText>
            </w:r>
          </w:ins>
          <w:r w:rsidR="00E229A9">
            <w:rPr>
              <w:noProof/>
              <w:webHidden/>
            </w:rPr>
          </w:r>
          <w:ins w:id="14" w:author="jonathan pritchard" w:date="2026-04-02T15:09:00Z" w16du:dateUtc="2026-04-02T14:09:00Z">
            <w:r w:rsidR="00E229A9">
              <w:rPr>
                <w:noProof/>
                <w:webHidden/>
              </w:rPr>
              <w:fldChar w:fldCharType="separate"/>
            </w:r>
            <w:r w:rsidR="00E229A9">
              <w:rPr>
                <w:noProof/>
                <w:webHidden/>
              </w:rPr>
              <w:t>iii</w:t>
            </w:r>
            <w:r w:rsidR="00E229A9">
              <w:rPr>
                <w:noProof/>
                <w:webHidden/>
              </w:rPr>
              <w:fldChar w:fldCharType="end"/>
            </w:r>
            <w:r w:rsidR="00E229A9" w:rsidRPr="00F63275">
              <w:rPr>
                <w:rStyle w:val="Hyperlink"/>
                <w:noProof/>
              </w:rPr>
              <w:fldChar w:fldCharType="end"/>
            </w:r>
          </w:ins>
        </w:p>
        <w:p w14:paraId="01FB8EC0" w14:textId="09F34E3A" w:rsidR="00E229A9" w:rsidRDefault="00E229A9">
          <w:pPr>
            <w:pStyle w:val="TOC1"/>
            <w:rPr>
              <w:ins w:id="1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"_Toc226034967"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_Toc226034967 \h </w:instrText>
            </w:r>
          </w:ins>
          <w:r>
            <w:rPr>
              <w:noProof/>
              <w:webHidden/>
            </w:rPr>
          </w:r>
          <w:ins w:id="17" w:author="jonathan pritchard" w:date="2026-04-02T15:09:00Z" w16du:dateUtc="2026-04-02T14:09:00Z">
            <w:r>
              <w:rPr>
                <w:noProof/>
                <w:webHidden/>
              </w:rPr>
              <w:fldChar w:fldCharType="separate"/>
            </w:r>
            <w:r>
              <w:rPr>
                <w:noProof/>
                <w:webHidden/>
              </w:rPr>
              <w:t>8</w:t>
            </w:r>
            <w:r>
              <w:rPr>
                <w:noProof/>
                <w:webHidden/>
              </w:rPr>
              <w:fldChar w:fldCharType="end"/>
            </w:r>
            <w:r w:rsidRPr="00F63275">
              <w:rPr>
                <w:rStyle w:val="Hyperlink"/>
                <w:noProof/>
              </w:rPr>
              <w:fldChar w:fldCharType="end"/>
            </w:r>
          </w:ins>
        </w:p>
        <w:p w14:paraId="2AA0032A" w14:textId="426E723F" w:rsidR="00E229A9" w:rsidRDefault="00E229A9">
          <w:pPr>
            <w:pStyle w:val="TOC1"/>
            <w:rPr>
              <w:ins w:id="1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"_Toc226034968"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References</w:t>
            </w:r>
            <w:r>
              <w:rPr>
                <w:noProof/>
                <w:webHidden/>
              </w:rPr>
              <w:tab/>
            </w:r>
            <w:r>
              <w:rPr>
                <w:noProof/>
                <w:webHidden/>
              </w:rPr>
              <w:fldChar w:fldCharType="begin"/>
            </w:r>
            <w:r>
              <w:rPr>
                <w:noProof/>
                <w:webHidden/>
              </w:rPr>
              <w:instrText xml:space="preserve"> PAGEREF _Toc226034968 \h </w:instrText>
            </w:r>
          </w:ins>
          <w:r>
            <w:rPr>
              <w:noProof/>
              <w:webHidden/>
            </w:rPr>
          </w:r>
          <w:ins w:id="20" w:author="jonathan pritchard" w:date="2026-04-02T15:09:00Z" w16du:dateUtc="2026-04-02T14:09:00Z">
            <w:r>
              <w:rPr>
                <w:noProof/>
                <w:webHidden/>
              </w:rPr>
              <w:fldChar w:fldCharType="separate"/>
            </w:r>
            <w:r>
              <w:rPr>
                <w:noProof/>
                <w:webHidden/>
              </w:rPr>
              <w:t>9</w:t>
            </w:r>
            <w:r>
              <w:rPr>
                <w:noProof/>
                <w:webHidden/>
              </w:rPr>
              <w:fldChar w:fldCharType="end"/>
            </w:r>
            <w:r w:rsidRPr="00F63275">
              <w:rPr>
                <w:rStyle w:val="Hyperlink"/>
                <w:noProof/>
              </w:rPr>
              <w:fldChar w:fldCharType="end"/>
            </w:r>
          </w:ins>
        </w:p>
        <w:p w14:paraId="57A62A91" w14:textId="00E0039A" w:rsidR="00E229A9" w:rsidRDefault="00E229A9">
          <w:pPr>
            <w:pStyle w:val="TOC2"/>
            <w:rPr>
              <w:ins w:id="2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"_Toc226034969"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Normative references</w:t>
            </w:r>
            <w:r>
              <w:rPr>
                <w:noProof/>
                <w:webHidden/>
              </w:rPr>
              <w:tab/>
            </w:r>
            <w:r>
              <w:rPr>
                <w:noProof/>
                <w:webHidden/>
              </w:rPr>
              <w:fldChar w:fldCharType="begin"/>
            </w:r>
            <w:r>
              <w:rPr>
                <w:noProof/>
                <w:webHidden/>
              </w:rPr>
              <w:instrText xml:space="preserve"> PAGEREF _Toc226034969 \h </w:instrText>
            </w:r>
          </w:ins>
          <w:r>
            <w:rPr>
              <w:noProof/>
              <w:webHidden/>
            </w:rPr>
          </w:r>
          <w:ins w:id="23" w:author="jonathan pritchard" w:date="2026-04-02T15:09:00Z" w16du:dateUtc="2026-04-02T14:09:00Z">
            <w:r>
              <w:rPr>
                <w:noProof/>
                <w:webHidden/>
              </w:rPr>
              <w:fldChar w:fldCharType="separate"/>
            </w:r>
            <w:r>
              <w:rPr>
                <w:noProof/>
                <w:webHidden/>
              </w:rPr>
              <w:t>9</w:t>
            </w:r>
            <w:r>
              <w:rPr>
                <w:noProof/>
                <w:webHidden/>
              </w:rPr>
              <w:fldChar w:fldCharType="end"/>
            </w:r>
            <w:r w:rsidRPr="00F63275">
              <w:rPr>
                <w:rStyle w:val="Hyperlink"/>
                <w:noProof/>
              </w:rPr>
              <w:fldChar w:fldCharType="end"/>
            </w:r>
          </w:ins>
        </w:p>
        <w:p w14:paraId="1CBBD206" w14:textId="153E4CBB" w:rsidR="00E229A9" w:rsidRDefault="00E229A9">
          <w:pPr>
            <w:pStyle w:val="TOC2"/>
            <w:rPr>
              <w:ins w:id="2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Informative references</w:t>
            </w:r>
            <w:r>
              <w:rPr>
                <w:noProof/>
                <w:webHidden/>
              </w:rPr>
              <w:tab/>
            </w:r>
            <w:r>
              <w:rPr>
                <w:noProof/>
                <w:webHidden/>
              </w:rPr>
              <w:fldChar w:fldCharType="begin"/>
            </w:r>
            <w:r>
              <w:rPr>
                <w:noProof/>
                <w:webHidden/>
              </w:rPr>
              <w:instrText xml:space="preserve"> PAGEREF _Toc226034970 \h </w:instrText>
            </w:r>
          </w:ins>
          <w:r>
            <w:rPr>
              <w:noProof/>
              <w:webHidden/>
            </w:rPr>
          </w:r>
          <w:ins w:id="26" w:author="jonathan pritchard" w:date="2026-04-02T15:09:00Z" w16du:dateUtc="2026-04-02T14:09:00Z">
            <w:r>
              <w:rPr>
                <w:noProof/>
                <w:webHidden/>
              </w:rPr>
              <w:fldChar w:fldCharType="separate"/>
            </w:r>
            <w:r>
              <w:rPr>
                <w:noProof/>
                <w:webHidden/>
              </w:rPr>
              <w:t>10</w:t>
            </w:r>
            <w:r>
              <w:rPr>
                <w:noProof/>
                <w:webHidden/>
              </w:rPr>
              <w:fldChar w:fldCharType="end"/>
            </w:r>
            <w:r w:rsidRPr="00F63275">
              <w:rPr>
                <w:rStyle w:val="Hyperlink"/>
                <w:noProof/>
              </w:rPr>
              <w:fldChar w:fldCharType="end"/>
            </w:r>
          </w:ins>
        </w:p>
        <w:p w14:paraId="6C74DF62" w14:textId="651716BB" w:rsidR="00E229A9" w:rsidRDefault="00E229A9">
          <w:pPr>
            <w:pStyle w:val="TOC1"/>
            <w:rPr>
              <w:ins w:id="2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2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lang w:eastAsia="en-GB"/>
              </w:rPr>
              <w:t>Abbreviations and Notation</w:t>
            </w:r>
            <w:r>
              <w:rPr>
                <w:noProof/>
                <w:webHidden/>
              </w:rPr>
              <w:tab/>
            </w:r>
            <w:r>
              <w:rPr>
                <w:noProof/>
                <w:webHidden/>
              </w:rPr>
              <w:fldChar w:fldCharType="begin"/>
            </w:r>
            <w:r>
              <w:rPr>
                <w:noProof/>
                <w:webHidden/>
              </w:rPr>
              <w:instrText xml:space="preserve"> PAGEREF _Toc226034971 \h </w:instrText>
            </w:r>
          </w:ins>
          <w:r>
            <w:rPr>
              <w:noProof/>
              <w:webHidden/>
            </w:rPr>
          </w:r>
          <w:ins w:id="29" w:author="jonathan pritchard" w:date="2026-04-02T15:09:00Z" w16du:dateUtc="2026-04-02T14:09:00Z">
            <w:r>
              <w:rPr>
                <w:noProof/>
                <w:webHidden/>
              </w:rPr>
              <w:fldChar w:fldCharType="separate"/>
            </w:r>
            <w:r>
              <w:rPr>
                <w:noProof/>
                <w:webHidden/>
              </w:rPr>
              <w:t>10</w:t>
            </w:r>
            <w:r>
              <w:rPr>
                <w:noProof/>
                <w:webHidden/>
              </w:rPr>
              <w:fldChar w:fldCharType="end"/>
            </w:r>
            <w:r w:rsidRPr="00F63275">
              <w:rPr>
                <w:rStyle w:val="Hyperlink"/>
                <w:noProof/>
              </w:rPr>
              <w:fldChar w:fldCharType="end"/>
            </w:r>
          </w:ins>
        </w:p>
        <w:p w14:paraId="5AAA9D13" w14:textId="62EF8349" w:rsidR="00E229A9" w:rsidRDefault="00E229A9">
          <w:pPr>
            <w:pStyle w:val="TOC2"/>
            <w:rPr>
              <w:ins w:id="3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Abbreviations</w:t>
            </w:r>
            <w:r>
              <w:rPr>
                <w:noProof/>
                <w:webHidden/>
              </w:rPr>
              <w:tab/>
            </w:r>
            <w:r>
              <w:rPr>
                <w:noProof/>
                <w:webHidden/>
              </w:rPr>
              <w:fldChar w:fldCharType="begin"/>
            </w:r>
            <w:r>
              <w:rPr>
                <w:noProof/>
                <w:webHidden/>
              </w:rPr>
              <w:instrText xml:space="preserve"> PAGEREF _Toc226034972 \h </w:instrText>
            </w:r>
          </w:ins>
          <w:r>
            <w:rPr>
              <w:noProof/>
              <w:webHidden/>
            </w:rPr>
          </w:r>
          <w:ins w:id="32" w:author="jonathan pritchard" w:date="2026-04-02T15:09:00Z" w16du:dateUtc="2026-04-02T14:09:00Z">
            <w:r>
              <w:rPr>
                <w:noProof/>
                <w:webHidden/>
              </w:rPr>
              <w:fldChar w:fldCharType="separate"/>
            </w:r>
            <w:r>
              <w:rPr>
                <w:noProof/>
                <w:webHidden/>
              </w:rPr>
              <w:t>10</w:t>
            </w:r>
            <w:r>
              <w:rPr>
                <w:noProof/>
                <w:webHidden/>
              </w:rPr>
              <w:fldChar w:fldCharType="end"/>
            </w:r>
            <w:r w:rsidRPr="00F63275">
              <w:rPr>
                <w:rStyle w:val="Hyperlink"/>
                <w:noProof/>
              </w:rPr>
              <w:fldChar w:fldCharType="end"/>
            </w:r>
          </w:ins>
        </w:p>
        <w:p w14:paraId="5E58C016" w14:textId="3B4043EB" w:rsidR="00E229A9" w:rsidRDefault="00E229A9">
          <w:pPr>
            <w:pStyle w:val="TOC2"/>
            <w:rPr>
              <w:ins w:id="3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Notation</w:t>
            </w:r>
            <w:r>
              <w:rPr>
                <w:noProof/>
                <w:webHidden/>
              </w:rPr>
              <w:tab/>
            </w:r>
            <w:r>
              <w:rPr>
                <w:noProof/>
                <w:webHidden/>
              </w:rPr>
              <w:fldChar w:fldCharType="begin"/>
            </w:r>
            <w:r>
              <w:rPr>
                <w:noProof/>
                <w:webHidden/>
              </w:rPr>
              <w:instrText xml:space="preserve"> PAGEREF _Toc226034973 \h </w:instrText>
            </w:r>
          </w:ins>
          <w:r>
            <w:rPr>
              <w:noProof/>
              <w:webHidden/>
            </w:rPr>
          </w:r>
          <w:ins w:id="35" w:author="jonathan pritchard" w:date="2026-04-02T15:09:00Z" w16du:dateUtc="2026-04-02T14:09:00Z">
            <w:r>
              <w:rPr>
                <w:noProof/>
                <w:webHidden/>
              </w:rPr>
              <w:fldChar w:fldCharType="separate"/>
            </w:r>
            <w:r>
              <w:rPr>
                <w:noProof/>
                <w:webHidden/>
              </w:rPr>
              <w:t>10</w:t>
            </w:r>
            <w:r>
              <w:rPr>
                <w:noProof/>
                <w:webHidden/>
              </w:rPr>
              <w:fldChar w:fldCharType="end"/>
            </w:r>
            <w:r w:rsidRPr="00F63275">
              <w:rPr>
                <w:rStyle w:val="Hyperlink"/>
                <w:noProof/>
              </w:rPr>
              <w:fldChar w:fldCharType="end"/>
            </w:r>
          </w:ins>
        </w:p>
        <w:p w14:paraId="0DCDF233" w14:textId="134FE208" w:rsidR="00E229A9" w:rsidRDefault="00E229A9">
          <w:pPr>
            <w:pStyle w:val="TOC2"/>
            <w:rPr>
              <w:ins w:id="3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_Toc226034974 \h </w:instrText>
            </w:r>
          </w:ins>
          <w:r>
            <w:rPr>
              <w:noProof/>
              <w:webHidden/>
            </w:rPr>
          </w:r>
          <w:ins w:id="38" w:author="jonathan pritchard" w:date="2026-04-02T15:09:00Z" w16du:dateUtc="2026-04-02T14:09:00Z">
            <w:r>
              <w:rPr>
                <w:noProof/>
                <w:webHidden/>
              </w:rPr>
              <w:fldChar w:fldCharType="separate"/>
            </w:r>
            <w:r>
              <w:rPr>
                <w:noProof/>
                <w:webHidden/>
              </w:rPr>
              <w:t>11</w:t>
            </w:r>
            <w:r>
              <w:rPr>
                <w:noProof/>
                <w:webHidden/>
              </w:rPr>
              <w:fldChar w:fldCharType="end"/>
            </w:r>
            <w:r w:rsidRPr="00F63275">
              <w:rPr>
                <w:rStyle w:val="Hyperlink"/>
                <w:noProof/>
              </w:rPr>
              <w:fldChar w:fldCharType="end"/>
            </w:r>
          </w:ins>
        </w:p>
        <w:p w14:paraId="30D138B7" w14:textId="42AA6C95" w:rsidR="00E229A9" w:rsidRDefault="00E229A9">
          <w:pPr>
            <w:pStyle w:val="TOC1"/>
            <w:rPr>
              <w:ins w:id="3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Background - System Concepts and Limitations</w:t>
            </w:r>
            <w:r>
              <w:rPr>
                <w:noProof/>
                <w:webHidden/>
              </w:rPr>
              <w:tab/>
            </w:r>
            <w:r>
              <w:rPr>
                <w:noProof/>
                <w:webHidden/>
              </w:rPr>
              <w:fldChar w:fldCharType="begin"/>
            </w:r>
            <w:r>
              <w:rPr>
                <w:noProof/>
                <w:webHidden/>
              </w:rPr>
              <w:instrText xml:space="preserve"> PAGEREF _Toc226034975 \h </w:instrText>
            </w:r>
          </w:ins>
          <w:r>
            <w:rPr>
              <w:noProof/>
              <w:webHidden/>
            </w:rPr>
          </w:r>
          <w:ins w:id="41" w:author="jonathan pritchard" w:date="2026-04-02T15:09:00Z" w16du:dateUtc="2026-04-02T14:09:00Z">
            <w:r>
              <w:rPr>
                <w:noProof/>
                <w:webHidden/>
              </w:rPr>
              <w:fldChar w:fldCharType="separate"/>
            </w:r>
            <w:r>
              <w:rPr>
                <w:noProof/>
                <w:webHidden/>
              </w:rPr>
              <w:t>11</w:t>
            </w:r>
            <w:r>
              <w:rPr>
                <w:noProof/>
                <w:webHidden/>
              </w:rPr>
              <w:fldChar w:fldCharType="end"/>
            </w:r>
            <w:r w:rsidRPr="00F63275">
              <w:rPr>
                <w:rStyle w:val="Hyperlink"/>
                <w:noProof/>
              </w:rPr>
              <w:fldChar w:fldCharType="end"/>
            </w:r>
          </w:ins>
        </w:p>
        <w:p w14:paraId="65798212" w14:textId="6C12ADB2" w:rsidR="00E229A9" w:rsidRDefault="00E229A9">
          <w:pPr>
            <w:pStyle w:val="TOC2"/>
            <w:rPr>
              <w:ins w:id="4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concepts of ENC, ENDS and System Database</w:t>
            </w:r>
            <w:r>
              <w:rPr>
                <w:noProof/>
                <w:webHidden/>
              </w:rPr>
              <w:tab/>
            </w:r>
            <w:r>
              <w:rPr>
                <w:noProof/>
                <w:webHidden/>
              </w:rPr>
              <w:fldChar w:fldCharType="begin"/>
            </w:r>
            <w:r>
              <w:rPr>
                <w:noProof/>
                <w:webHidden/>
              </w:rPr>
              <w:instrText xml:space="preserve"> PAGEREF _Toc226034976 \h </w:instrText>
            </w:r>
          </w:ins>
          <w:r>
            <w:rPr>
              <w:noProof/>
              <w:webHidden/>
            </w:rPr>
          </w:r>
          <w:ins w:id="44" w:author="jonathan pritchard" w:date="2026-04-02T15:09:00Z" w16du:dateUtc="2026-04-02T14:09:00Z">
            <w:r>
              <w:rPr>
                <w:noProof/>
                <w:webHidden/>
              </w:rPr>
              <w:fldChar w:fldCharType="separate"/>
            </w:r>
            <w:r>
              <w:rPr>
                <w:noProof/>
                <w:webHidden/>
              </w:rPr>
              <w:t>11</w:t>
            </w:r>
            <w:r>
              <w:rPr>
                <w:noProof/>
                <w:webHidden/>
              </w:rPr>
              <w:fldChar w:fldCharType="end"/>
            </w:r>
            <w:r w:rsidRPr="00F63275">
              <w:rPr>
                <w:rStyle w:val="Hyperlink"/>
                <w:noProof/>
              </w:rPr>
              <w:fldChar w:fldCharType="end"/>
            </w:r>
          </w:ins>
        </w:p>
        <w:p w14:paraId="017FD239" w14:textId="11F5B93F" w:rsidR="00E229A9" w:rsidRDefault="00E229A9">
          <w:pPr>
            <w:pStyle w:val="TOC2"/>
            <w:rPr>
              <w:ins w:id="4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concept, limitations, and challenges</w:t>
            </w:r>
            <w:r>
              <w:rPr>
                <w:noProof/>
                <w:webHidden/>
              </w:rPr>
              <w:tab/>
            </w:r>
            <w:r>
              <w:rPr>
                <w:noProof/>
                <w:webHidden/>
              </w:rPr>
              <w:fldChar w:fldCharType="begin"/>
            </w:r>
            <w:r>
              <w:rPr>
                <w:noProof/>
                <w:webHidden/>
              </w:rPr>
              <w:instrText xml:space="preserve"> PAGEREF _Toc226034977 \h </w:instrText>
            </w:r>
          </w:ins>
          <w:r>
            <w:rPr>
              <w:noProof/>
              <w:webHidden/>
            </w:rPr>
          </w:r>
          <w:ins w:id="47" w:author="jonathan pritchard" w:date="2026-04-02T15:09:00Z" w16du:dateUtc="2026-04-02T14:09:00Z">
            <w:r>
              <w:rPr>
                <w:noProof/>
                <w:webHidden/>
              </w:rPr>
              <w:fldChar w:fldCharType="separate"/>
            </w:r>
            <w:r>
              <w:rPr>
                <w:noProof/>
                <w:webHidden/>
              </w:rPr>
              <w:t>11</w:t>
            </w:r>
            <w:r>
              <w:rPr>
                <w:noProof/>
                <w:webHidden/>
              </w:rPr>
              <w:fldChar w:fldCharType="end"/>
            </w:r>
            <w:r w:rsidRPr="00F63275">
              <w:rPr>
                <w:rStyle w:val="Hyperlink"/>
                <w:noProof/>
              </w:rPr>
              <w:fldChar w:fldCharType="end"/>
            </w:r>
          </w:ins>
        </w:p>
        <w:p w14:paraId="1FB0747B" w14:textId="45F876D8" w:rsidR="00E229A9" w:rsidRDefault="00E229A9">
          <w:pPr>
            <w:pStyle w:val="TOC3"/>
            <w:rPr>
              <w:ins w:id="4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Depth Related Functionality</w:t>
            </w:r>
            <w:r>
              <w:rPr>
                <w:noProof/>
                <w:webHidden/>
              </w:rPr>
              <w:tab/>
            </w:r>
            <w:r>
              <w:rPr>
                <w:noProof/>
                <w:webHidden/>
              </w:rPr>
              <w:fldChar w:fldCharType="begin"/>
            </w:r>
            <w:r>
              <w:rPr>
                <w:noProof/>
                <w:webHidden/>
              </w:rPr>
              <w:instrText xml:space="preserve"> PAGEREF _Toc226034978 \h </w:instrText>
            </w:r>
          </w:ins>
          <w:r>
            <w:rPr>
              <w:noProof/>
              <w:webHidden/>
            </w:rPr>
          </w:r>
          <w:ins w:id="50" w:author="jonathan pritchard" w:date="2026-04-02T15:09:00Z" w16du:dateUtc="2026-04-02T14:09:00Z">
            <w:r>
              <w:rPr>
                <w:noProof/>
                <w:webHidden/>
              </w:rPr>
              <w:fldChar w:fldCharType="separate"/>
            </w:r>
            <w:r>
              <w:rPr>
                <w:noProof/>
                <w:webHidden/>
              </w:rPr>
              <w:t>13</w:t>
            </w:r>
            <w:r>
              <w:rPr>
                <w:noProof/>
                <w:webHidden/>
              </w:rPr>
              <w:fldChar w:fldCharType="end"/>
            </w:r>
            <w:r w:rsidRPr="00F63275">
              <w:rPr>
                <w:rStyle w:val="Hyperlink"/>
                <w:noProof/>
              </w:rPr>
              <w:fldChar w:fldCharType="end"/>
            </w:r>
          </w:ins>
        </w:p>
        <w:p w14:paraId="4F7146C2" w14:textId="1BD1B1D0" w:rsidR="00E229A9" w:rsidRDefault="00E229A9">
          <w:pPr>
            <w:pStyle w:val="TOC2"/>
            <w:rPr>
              <w:ins w:id="5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"_Toc226034979"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_Toc226034979 \h </w:instrText>
            </w:r>
          </w:ins>
          <w:r>
            <w:rPr>
              <w:noProof/>
              <w:webHidden/>
            </w:rPr>
          </w:r>
          <w:ins w:id="53" w:author="jonathan pritchard" w:date="2026-04-02T15:09:00Z" w16du:dateUtc="2026-04-02T14:09:00Z">
            <w:r>
              <w:rPr>
                <w:noProof/>
                <w:webHidden/>
              </w:rPr>
              <w:fldChar w:fldCharType="separate"/>
            </w:r>
            <w:r>
              <w:rPr>
                <w:noProof/>
                <w:webHidden/>
              </w:rPr>
              <w:t>13</w:t>
            </w:r>
            <w:r>
              <w:rPr>
                <w:noProof/>
                <w:webHidden/>
              </w:rPr>
              <w:fldChar w:fldCharType="end"/>
            </w:r>
            <w:r w:rsidRPr="00F63275">
              <w:rPr>
                <w:rStyle w:val="Hyperlink"/>
                <w:noProof/>
              </w:rPr>
              <w:fldChar w:fldCharType="end"/>
            </w:r>
          </w:ins>
        </w:p>
        <w:p w14:paraId="47B46F08" w14:textId="32E23362" w:rsidR="00E229A9" w:rsidRDefault="00E229A9">
          <w:pPr>
            <w:pStyle w:val="TOC1"/>
            <w:rPr>
              <w:ins w:id="5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Interface Design</w:t>
            </w:r>
            <w:r>
              <w:rPr>
                <w:noProof/>
                <w:webHidden/>
              </w:rPr>
              <w:tab/>
            </w:r>
            <w:r>
              <w:rPr>
                <w:noProof/>
                <w:webHidden/>
              </w:rPr>
              <w:fldChar w:fldCharType="begin"/>
            </w:r>
            <w:r>
              <w:rPr>
                <w:noProof/>
                <w:webHidden/>
              </w:rPr>
              <w:instrText xml:space="preserve"> PAGEREF _Toc226034980 \h </w:instrText>
            </w:r>
          </w:ins>
          <w:r>
            <w:rPr>
              <w:noProof/>
              <w:webHidden/>
            </w:rPr>
          </w:r>
          <w:ins w:id="56" w:author="jonathan pritchard" w:date="2026-04-02T15:09:00Z" w16du:dateUtc="2026-04-02T14:09:00Z">
            <w:r>
              <w:rPr>
                <w:noProof/>
                <w:webHidden/>
              </w:rPr>
              <w:fldChar w:fldCharType="separate"/>
            </w:r>
            <w:r>
              <w:rPr>
                <w:noProof/>
                <w:webHidden/>
              </w:rPr>
              <w:t>14</w:t>
            </w:r>
            <w:r>
              <w:rPr>
                <w:noProof/>
                <w:webHidden/>
              </w:rPr>
              <w:fldChar w:fldCharType="end"/>
            </w:r>
            <w:r w:rsidRPr="00F63275">
              <w:rPr>
                <w:rStyle w:val="Hyperlink"/>
                <w:noProof/>
              </w:rPr>
              <w:fldChar w:fldCharType="end"/>
            </w:r>
          </w:ins>
        </w:p>
        <w:p w14:paraId="7014734D" w14:textId="0AEC2E45" w:rsidR="00E229A9" w:rsidRDefault="00E229A9">
          <w:pPr>
            <w:pStyle w:val="TOC2"/>
            <w:rPr>
              <w:ins w:id="57"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General principles</w:t>
            </w:r>
            <w:r>
              <w:rPr>
                <w:noProof/>
                <w:webHidden/>
              </w:rPr>
              <w:tab/>
            </w:r>
            <w:r>
              <w:rPr>
                <w:noProof/>
                <w:webHidden/>
              </w:rPr>
              <w:fldChar w:fldCharType="begin"/>
            </w:r>
            <w:r>
              <w:rPr>
                <w:noProof/>
                <w:webHidden/>
              </w:rPr>
              <w:instrText xml:space="preserve"> PAGEREF _Toc226034981 \h </w:instrText>
            </w:r>
          </w:ins>
          <w:r>
            <w:rPr>
              <w:noProof/>
              <w:webHidden/>
            </w:rPr>
          </w:r>
          <w:ins w:id="59" w:author="jonathan pritchard" w:date="2026-04-02T15:09:00Z" w16du:dateUtc="2026-04-02T14:09:00Z">
            <w:r>
              <w:rPr>
                <w:noProof/>
                <w:webHidden/>
              </w:rPr>
              <w:fldChar w:fldCharType="separate"/>
            </w:r>
            <w:r>
              <w:rPr>
                <w:noProof/>
                <w:webHidden/>
              </w:rPr>
              <w:t>14</w:t>
            </w:r>
            <w:r>
              <w:rPr>
                <w:noProof/>
                <w:webHidden/>
              </w:rPr>
              <w:fldChar w:fldCharType="end"/>
            </w:r>
            <w:r w:rsidRPr="00F63275">
              <w:rPr>
                <w:rStyle w:val="Hyperlink"/>
                <w:noProof/>
              </w:rPr>
              <w:fldChar w:fldCharType="end"/>
            </w:r>
          </w:ins>
        </w:p>
        <w:p w14:paraId="5B98324E" w14:textId="2114C9A9" w:rsidR="00E229A9" w:rsidRDefault="00E229A9">
          <w:pPr>
            <w:pStyle w:val="TOC1"/>
            <w:rPr>
              <w:ins w:id="6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Layers</w:t>
            </w:r>
            <w:r>
              <w:rPr>
                <w:noProof/>
                <w:webHidden/>
              </w:rPr>
              <w:tab/>
            </w:r>
            <w:r>
              <w:rPr>
                <w:noProof/>
                <w:webHidden/>
              </w:rPr>
              <w:fldChar w:fldCharType="begin"/>
            </w:r>
            <w:r>
              <w:rPr>
                <w:noProof/>
                <w:webHidden/>
              </w:rPr>
              <w:instrText xml:space="preserve"> PAGEREF _Toc226034982 \h </w:instrText>
            </w:r>
          </w:ins>
          <w:r>
            <w:rPr>
              <w:noProof/>
              <w:webHidden/>
            </w:rPr>
          </w:r>
          <w:ins w:id="62" w:author="jonathan pritchard" w:date="2026-04-02T15:09:00Z" w16du:dateUtc="2026-04-02T14:09:00Z">
            <w:r>
              <w:rPr>
                <w:noProof/>
                <w:webHidden/>
              </w:rPr>
              <w:fldChar w:fldCharType="separate"/>
            </w:r>
            <w:r>
              <w:rPr>
                <w:noProof/>
                <w:webHidden/>
              </w:rPr>
              <w:t>14</w:t>
            </w:r>
            <w:r>
              <w:rPr>
                <w:noProof/>
                <w:webHidden/>
              </w:rPr>
              <w:fldChar w:fldCharType="end"/>
            </w:r>
            <w:r w:rsidRPr="00F63275">
              <w:rPr>
                <w:rStyle w:val="Hyperlink"/>
                <w:noProof/>
              </w:rPr>
              <w:fldChar w:fldCharType="end"/>
            </w:r>
          </w:ins>
        </w:p>
        <w:p w14:paraId="78CEB260" w14:textId="6AB520D7" w:rsidR="00E229A9" w:rsidRDefault="00E229A9">
          <w:pPr>
            <w:pStyle w:val="TOC2"/>
            <w:rPr>
              <w:ins w:id="6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 products and information layers</w:t>
            </w:r>
            <w:r>
              <w:rPr>
                <w:noProof/>
                <w:webHidden/>
              </w:rPr>
              <w:tab/>
            </w:r>
            <w:r>
              <w:rPr>
                <w:noProof/>
                <w:webHidden/>
              </w:rPr>
              <w:fldChar w:fldCharType="begin"/>
            </w:r>
            <w:r>
              <w:rPr>
                <w:noProof/>
                <w:webHidden/>
              </w:rPr>
              <w:instrText xml:space="preserve"> PAGEREF _Toc226034983 \h </w:instrText>
            </w:r>
          </w:ins>
          <w:r>
            <w:rPr>
              <w:noProof/>
              <w:webHidden/>
            </w:rPr>
          </w:r>
          <w:ins w:id="65" w:author="jonathan pritchard" w:date="2026-04-02T15:09:00Z" w16du:dateUtc="2026-04-02T14:09:00Z">
            <w:r>
              <w:rPr>
                <w:noProof/>
                <w:webHidden/>
              </w:rPr>
              <w:fldChar w:fldCharType="separate"/>
            </w:r>
            <w:r>
              <w:rPr>
                <w:noProof/>
                <w:webHidden/>
              </w:rPr>
              <w:t>14</w:t>
            </w:r>
            <w:r>
              <w:rPr>
                <w:noProof/>
                <w:webHidden/>
              </w:rPr>
              <w:fldChar w:fldCharType="end"/>
            </w:r>
            <w:r w:rsidRPr="00F63275">
              <w:rPr>
                <w:rStyle w:val="Hyperlink"/>
                <w:noProof/>
              </w:rPr>
              <w:fldChar w:fldCharType="end"/>
            </w:r>
          </w:ins>
        </w:p>
        <w:p w14:paraId="2C9DF720" w14:textId="0C903B38" w:rsidR="00E229A9" w:rsidRDefault="00E229A9">
          <w:pPr>
            <w:pStyle w:val="TOC3"/>
            <w:rPr>
              <w:ins w:id="6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6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Basic product specifications and layers</w:t>
            </w:r>
            <w:r>
              <w:rPr>
                <w:noProof/>
                <w:webHidden/>
              </w:rPr>
              <w:tab/>
            </w:r>
            <w:r>
              <w:rPr>
                <w:noProof/>
                <w:webHidden/>
              </w:rPr>
              <w:fldChar w:fldCharType="begin"/>
            </w:r>
            <w:r>
              <w:rPr>
                <w:noProof/>
                <w:webHidden/>
              </w:rPr>
              <w:instrText xml:space="preserve"> PAGEREF _Toc226034984 \h </w:instrText>
            </w:r>
          </w:ins>
          <w:r>
            <w:rPr>
              <w:noProof/>
              <w:webHidden/>
            </w:rPr>
          </w:r>
          <w:ins w:id="68" w:author="jonathan pritchard" w:date="2026-04-02T15:09:00Z" w16du:dateUtc="2026-04-02T14:09:00Z">
            <w:r>
              <w:rPr>
                <w:noProof/>
                <w:webHidden/>
              </w:rPr>
              <w:fldChar w:fldCharType="separate"/>
            </w:r>
            <w:r>
              <w:rPr>
                <w:noProof/>
                <w:webHidden/>
              </w:rPr>
              <w:t>14</w:t>
            </w:r>
            <w:r>
              <w:rPr>
                <w:noProof/>
                <w:webHidden/>
              </w:rPr>
              <w:fldChar w:fldCharType="end"/>
            </w:r>
            <w:r w:rsidRPr="00F63275">
              <w:rPr>
                <w:rStyle w:val="Hyperlink"/>
                <w:noProof/>
              </w:rPr>
              <w:fldChar w:fldCharType="end"/>
            </w:r>
          </w:ins>
        </w:p>
        <w:p w14:paraId="431E4FFB" w14:textId="7046A0E2" w:rsidR="00E229A9" w:rsidRDefault="00E229A9">
          <w:pPr>
            <w:pStyle w:val="TOC3"/>
            <w:rPr>
              <w:ins w:id="6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7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Projected Data</w:t>
            </w:r>
            <w:r>
              <w:rPr>
                <w:noProof/>
                <w:webHidden/>
              </w:rPr>
              <w:tab/>
            </w:r>
            <w:r>
              <w:rPr>
                <w:noProof/>
                <w:webHidden/>
              </w:rPr>
              <w:fldChar w:fldCharType="begin"/>
            </w:r>
            <w:r>
              <w:rPr>
                <w:noProof/>
                <w:webHidden/>
              </w:rPr>
              <w:instrText xml:space="preserve"> PAGEREF _Toc226034985 \h </w:instrText>
            </w:r>
          </w:ins>
          <w:r>
            <w:rPr>
              <w:noProof/>
              <w:webHidden/>
            </w:rPr>
          </w:r>
          <w:ins w:id="71" w:author="jonathan pritchard" w:date="2026-04-02T15:09:00Z" w16du:dateUtc="2026-04-02T14:09:00Z">
            <w:r>
              <w:rPr>
                <w:noProof/>
                <w:webHidden/>
              </w:rPr>
              <w:fldChar w:fldCharType="separate"/>
            </w:r>
            <w:r>
              <w:rPr>
                <w:noProof/>
                <w:webHidden/>
              </w:rPr>
              <w:t>15</w:t>
            </w:r>
            <w:r>
              <w:rPr>
                <w:noProof/>
                <w:webHidden/>
              </w:rPr>
              <w:fldChar w:fldCharType="end"/>
            </w:r>
            <w:r w:rsidRPr="00F63275">
              <w:rPr>
                <w:rStyle w:val="Hyperlink"/>
                <w:noProof/>
              </w:rPr>
              <w:fldChar w:fldCharType="end"/>
            </w:r>
          </w:ins>
        </w:p>
        <w:p w14:paraId="7CEF235A" w14:textId="18344FB7" w:rsidR="00E229A9" w:rsidRDefault="00E229A9">
          <w:pPr>
            <w:pStyle w:val="TOC3"/>
            <w:rPr>
              <w:ins w:id="7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7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Other data products</w:t>
            </w:r>
            <w:r>
              <w:rPr>
                <w:noProof/>
                <w:webHidden/>
              </w:rPr>
              <w:tab/>
            </w:r>
            <w:r>
              <w:rPr>
                <w:noProof/>
                <w:webHidden/>
              </w:rPr>
              <w:fldChar w:fldCharType="begin"/>
            </w:r>
            <w:r>
              <w:rPr>
                <w:noProof/>
                <w:webHidden/>
              </w:rPr>
              <w:instrText xml:space="preserve"> PAGEREF _Toc226034986 \h </w:instrText>
            </w:r>
          </w:ins>
          <w:r>
            <w:rPr>
              <w:noProof/>
              <w:webHidden/>
            </w:rPr>
          </w:r>
          <w:ins w:id="74" w:author="jonathan pritchard" w:date="2026-04-02T15:09:00Z" w16du:dateUtc="2026-04-02T14:09:00Z">
            <w:r>
              <w:rPr>
                <w:noProof/>
                <w:webHidden/>
              </w:rPr>
              <w:fldChar w:fldCharType="separate"/>
            </w:r>
            <w:r>
              <w:rPr>
                <w:noProof/>
                <w:webHidden/>
              </w:rPr>
              <w:t>15</w:t>
            </w:r>
            <w:r>
              <w:rPr>
                <w:noProof/>
                <w:webHidden/>
              </w:rPr>
              <w:fldChar w:fldCharType="end"/>
            </w:r>
            <w:r w:rsidRPr="00F63275">
              <w:rPr>
                <w:rStyle w:val="Hyperlink"/>
                <w:noProof/>
              </w:rPr>
              <w:fldChar w:fldCharType="end"/>
            </w:r>
          </w:ins>
        </w:p>
        <w:p w14:paraId="7D2C255C" w14:textId="7D92F4DF" w:rsidR="00E229A9" w:rsidRDefault="00E229A9">
          <w:pPr>
            <w:pStyle w:val="TOC3"/>
            <w:rPr>
              <w:ins w:id="7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7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Data layers in Display Base and Standard Display</w:t>
            </w:r>
            <w:r>
              <w:rPr>
                <w:noProof/>
                <w:webHidden/>
              </w:rPr>
              <w:tab/>
            </w:r>
            <w:r>
              <w:rPr>
                <w:noProof/>
                <w:webHidden/>
              </w:rPr>
              <w:fldChar w:fldCharType="begin"/>
            </w:r>
            <w:r>
              <w:rPr>
                <w:noProof/>
                <w:webHidden/>
              </w:rPr>
              <w:instrText xml:space="preserve"> PAGEREF _Toc226034987 \h </w:instrText>
            </w:r>
          </w:ins>
          <w:r>
            <w:rPr>
              <w:noProof/>
              <w:webHidden/>
            </w:rPr>
          </w:r>
          <w:ins w:id="77" w:author="jonathan pritchard" w:date="2026-04-02T15:09:00Z" w16du:dateUtc="2026-04-02T14:09:00Z">
            <w:r>
              <w:rPr>
                <w:noProof/>
                <w:webHidden/>
              </w:rPr>
              <w:fldChar w:fldCharType="separate"/>
            </w:r>
            <w:r>
              <w:rPr>
                <w:noProof/>
                <w:webHidden/>
              </w:rPr>
              <w:t>15</w:t>
            </w:r>
            <w:r>
              <w:rPr>
                <w:noProof/>
                <w:webHidden/>
              </w:rPr>
              <w:fldChar w:fldCharType="end"/>
            </w:r>
            <w:r w:rsidRPr="00F63275">
              <w:rPr>
                <w:rStyle w:val="Hyperlink"/>
                <w:noProof/>
              </w:rPr>
              <w:fldChar w:fldCharType="end"/>
            </w:r>
          </w:ins>
        </w:p>
        <w:p w14:paraId="21A22965" w14:textId="00486EF1" w:rsidR="00E229A9" w:rsidRDefault="00E229A9">
          <w:pPr>
            <w:pStyle w:val="TOC2"/>
            <w:rPr>
              <w:ins w:id="7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7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Mitigation of data overload</w:t>
            </w:r>
            <w:r>
              <w:rPr>
                <w:noProof/>
                <w:webHidden/>
              </w:rPr>
              <w:tab/>
            </w:r>
            <w:r>
              <w:rPr>
                <w:noProof/>
                <w:webHidden/>
              </w:rPr>
              <w:fldChar w:fldCharType="begin"/>
            </w:r>
            <w:r>
              <w:rPr>
                <w:noProof/>
                <w:webHidden/>
              </w:rPr>
              <w:instrText xml:space="preserve"> PAGEREF _Toc226034988 \h </w:instrText>
            </w:r>
          </w:ins>
          <w:r>
            <w:rPr>
              <w:noProof/>
              <w:webHidden/>
            </w:rPr>
          </w:r>
          <w:ins w:id="80" w:author="jonathan pritchard" w:date="2026-04-02T15:09:00Z" w16du:dateUtc="2026-04-02T14:09:00Z">
            <w:r>
              <w:rPr>
                <w:noProof/>
                <w:webHidden/>
              </w:rPr>
              <w:fldChar w:fldCharType="separate"/>
            </w:r>
            <w:r>
              <w:rPr>
                <w:noProof/>
                <w:webHidden/>
              </w:rPr>
              <w:t>15</w:t>
            </w:r>
            <w:r>
              <w:rPr>
                <w:noProof/>
                <w:webHidden/>
              </w:rPr>
              <w:fldChar w:fldCharType="end"/>
            </w:r>
            <w:r w:rsidRPr="00F63275">
              <w:rPr>
                <w:rStyle w:val="Hyperlink"/>
                <w:noProof/>
              </w:rPr>
              <w:fldChar w:fldCharType="end"/>
            </w:r>
          </w:ins>
        </w:p>
        <w:p w14:paraId="651ABB9D" w14:textId="0000BC6B" w:rsidR="00E229A9" w:rsidRDefault="00E229A9">
          <w:pPr>
            <w:pStyle w:val="TOC1"/>
            <w:rPr>
              <w:ins w:id="8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8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"_Toc226034989"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Portrayal Process, Catalogue Elements, and Alerting</w:t>
            </w:r>
            <w:r>
              <w:rPr>
                <w:noProof/>
                <w:webHidden/>
              </w:rPr>
              <w:tab/>
            </w:r>
            <w:r>
              <w:rPr>
                <w:noProof/>
                <w:webHidden/>
              </w:rPr>
              <w:fldChar w:fldCharType="begin"/>
            </w:r>
            <w:r>
              <w:rPr>
                <w:noProof/>
                <w:webHidden/>
              </w:rPr>
              <w:instrText xml:space="preserve"> PAGEREF _Toc226034989 \h </w:instrText>
            </w:r>
          </w:ins>
          <w:r>
            <w:rPr>
              <w:noProof/>
              <w:webHidden/>
            </w:rPr>
          </w:r>
          <w:ins w:id="83" w:author="jonathan pritchard" w:date="2026-04-02T15:09:00Z" w16du:dateUtc="2026-04-02T14:09:00Z">
            <w:r>
              <w:rPr>
                <w:noProof/>
                <w:webHidden/>
              </w:rPr>
              <w:fldChar w:fldCharType="separate"/>
            </w:r>
            <w:r>
              <w:rPr>
                <w:noProof/>
                <w:webHidden/>
              </w:rPr>
              <w:t>15</w:t>
            </w:r>
            <w:r>
              <w:rPr>
                <w:noProof/>
                <w:webHidden/>
              </w:rPr>
              <w:fldChar w:fldCharType="end"/>
            </w:r>
            <w:r w:rsidRPr="00F63275">
              <w:rPr>
                <w:rStyle w:val="Hyperlink"/>
                <w:noProof/>
              </w:rPr>
              <w:fldChar w:fldCharType="end"/>
            </w:r>
          </w:ins>
        </w:p>
        <w:p w14:paraId="4D9C7184" w14:textId="064561DB" w:rsidR="00E229A9" w:rsidRDefault="00E229A9">
          <w:pPr>
            <w:pStyle w:val="TOC2"/>
            <w:rPr>
              <w:ins w:id="8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8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Overview of the portrayal process</w:t>
            </w:r>
            <w:r>
              <w:rPr>
                <w:noProof/>
                <w:webHidden/>
              </w:rPr>
              <w:tab/>
            </w:r>
            <w:r>
              <w:rPr>
                <w:noProof/>
                <w:webHidden/>
              </w:rPr>
              <w:fldChar w:fldCharType="begin"/>
            </w:r>
            <w:r>
              <w:rPr>
                <w:noProof/>
                <w:webHidden/>
              </w:rPr>
              <w:instrText xml:space="preserve"> PAGEREF _Toc226034990 \h </w:instrText>
            </w:r>
          </w:ins>
          <w:r>
            <w:rPr>
              <w:noProof/>
              <w:webHidden/>
            </w:rPr>
          </w:r>
          <w:ins w:id="86"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05BBBBFC" w14:textId="41689990" w:rsidR="00E229A9" w:rsidRDefault="00E229A9">
          <w:pPr>
            <w:pStyle w:val="TOC2"/>
            <w:rPr>
              <w:ins w:id="87"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8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of S-100 Portrayal</w:t>
            </w:r>
            <w:r>
              <w:rPr>
                <w:noProof/>
                <w:webHidden/>
              </w:rPr>
              <w:tab/>
            </w:r>
            <w:r>
              <w:rPr>
                <w:noProof/>
                <w:webHidden/>
              </w:rPr>
              <w:fldChar w:fldCharType="begin"/>
            </w:r>
            <w:r>
              <w:rPr>
                <w:noProof/>
                <w:webHidden/>
              </w:rPr>
              <w:instrText xml:space="preserve"> PAGEREF _Toc226034991 \h </w:instrText>
            </w:r>
          </w:ins>
          <w:r>
            <w:rPr>
              <w:noProof/>
              <w:webHidden/>
            </w:rPr>
          </w:r>
          <w:ins w:id="89"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0E275CA9" w14:textId="4B519F9E" w:rsidR="00E229A9" w:rsidRDefault="00E229A9">
          <w:pPr>
            <w:pStyle w:val="TOC3"/>
            <w:rPr>
              <w:ins w:id="9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9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Pixmaps</w:t>
            </w:r>
            <w:r>
              <w:rPr>
                <w:noProof/>
                <w:webHidden/>
              </w:rPr>
              <w:tab/>
            </w:r>
            <w:r>
              <w:rPr>
                <w:noProof/>
                <w:webHidden/>
              </w:rPr>
              <w:fldChar w:fldCharType="begin"/>
            </w:r>
            <w:r>
              <w:rPr>
                <w:noProof/>
                <w:webHidden/>
              </w:rPr>
              <w:instrText xml:space="preserve"> PAGEREF _Toc226034992 \h </w:instrText>
            </w:r>
          </w:ins>
          <w:r>
            <w:rPr>
              <w:noProof/>
              <w:webHidden/>
            </w:rPr>
          </w:r>
          <w:ins w:id="92"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171A7605" w14:textId="6D0E331A" w:rsidR="00E229A9" w:rsidRDefault="00E229A9">
          <w:pPr>
            <w:pStyle w:val="TOC3"/>
            <w:rPr>
              <w:ins w:id="9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9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coding scheme</w:t>
            </w:r>
            <w:r>
              <w:rPr>
                <w:noProof/>
                <w:webHidden/>
              </w:rPr>
              <w:tab/>
            </w:r>
            <w:r>
              <w:rPr>
                <w:noProof/>
                <w:webHidden/>
              </w:rPr>
              <w:fldChar w:fldCharType="begin"/>
            </w:r>
            <w:r>
              <w:rPr>
                <w:noProof/>
                <w:webHidden/>
              </w:rPr>
              <w:instrText xml:space="preserve"> PAGEREF _Toc226034993 \h </w:instrText>
            </w:r>
          </w:ins>
          <w:r>
            <w:rPr>
              <w:noProof/>
              <w:webHidden/>
            </w:rPr>
          </w:r>
          <w:ins w:id="95"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6D2E6140" w14:textId="18175074" w:rsidR="00E229A9" w:rsidRDefault="00E229A9">
          <w:pPr>
            <w:pStyle w:val="TOC3"/>
            <w:rPr>
              <w:ins w:id="9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9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Symbols</w:t>
            </w:r>
            <w:r>
              <w:rPr>
                <w:noProof/>
                <w:webHidden/>
              </w:rPr>
              <w:tab/>
            </w:r>
            <w:r>
              <w:rPr>
                <w:noProof/>
                <w:webHidden/>
              </w:rPr>
              <w:fldChar w:fldCharType="begin"/>
            </w:r>
            <w:r>
              <w:rPr>
                <w:noProof/>
                <w:webHidden/>
              </w:rPr>
              <w:instrText xml:space="preserve"> PAGEREF _Toc226034994 \h </w:instrText>
            </w:r>
          </w:ins>
          <w:r>
            <w:rPr>
              <w:noProof/>
              <w:webHidden/>
            </w:rPr>
          </w:r>
          <w:ins w:id="98"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2755C060" w14:textId="40D51ECC" w:rsidR="00E229A9" w:rsidRDefault="00E229A9">
          <w:pPr>
            <w:pStyle w:val="TOC3"/>
            <w:rPr>
              <w:ins w:id="9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0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Area fills</w:t>
            </w:r>
            <w:r>
              <w:rPr>
                <w:noProof/>
                <w:webHidden/>
              </w:rPr>
              <w:tab/>
            </w:r>
            <w:r>
              <w:rPr>
                <w:noProof/>
                <w:webHidden/>
              </w:rPr>
              <w:fldChar w:fldCharType="begin"/>
            </w:r>
            <w:r>
              <w:rPr>
                <w:noProof/>
                <w:webHidden/>
              </w:rPr>
              <w:instrText xml:space="preserve"> PAGEREF _Toc226034995 \h </w:instrText>
            </w:r>
          </w:ins>
          <w:r>
            <w:rPr>
              <w:noProof/>
              <w:webHidden/>
            </w:rPr>
          </w:r>
          <w:ins w:id="101"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1FC1DA8D" w14:textId="0CACC4F2" w:rsidR="00E229A9" w:rsidRDefault="00E229A9">
          <w:pPr>
            <w:pStyle w:val="TOC3"/>
            <w:rPr>
              <w:ins w:id="10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0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Line styles</w:t>
            </w:r>
            <w:r>
              <w:rPr>
                <w:noProof/>
                <w:webHidden/>
              </w:rPr>
              <w:tab/>
            </w:r>
            <w:r>
              <w:rPr>
                <w:noProof/>
                <w:webHidden/>
              </w:rPr>
              <w:fldChar w:fldCharType="begin"/>
            </w:r>
            <w:r>
              <w:rPr>
                <w:noProof/>
                <w:webHidden/>
              </w:rPr>
              <w:instrText xml:space="preserve"> PAGEREF _Toc226034996 \h </w:instrText>
            </w:r>
          </w:ins>
          <w:r>
            <w:rPr>
              <w:noProof/>
              <w:webHidden/>
            </w:rPr>
          </w:r>
          <w:ins w:id="104" w:author="jonathan pritchard" w:date="2026-04-02T15:09:00Z" w16du:dateUtc="2026-04-02T14:09:00Z">
            <w:r>
              <w:rPr>
                <w:noProof/>
                <w:webHidden/>
              </w:rPr>
              <w:fldChar w:fldCharType="separate"/>
            </w:r>
            <w:r>
              <w:rPr>
                <w:noProof/>
                <w:webHidden/>
              </w:rPr>
              <w:t>16</w:t>
            </w:r>
            <w:r>
              <w:rPr>
                <w:noProof/>
                <w:webHidden/>
              </w:rPr>
              <w:fldChar w:fldCharType="end"/>
            </w:r>
            <w:r w:rsidRPr="00F63275">
              <w:rPr>
                <w:rStyle w:val="Hyperlink"/>
                <w:noProof/>
              </w:rPr>
              <w:fldChar w:fldCharType="end"/>
            </w:r>
          </w:ins>
        </w:p>
        <w:p w14:paraId="6AEA051F" w14:textId="7AF263A1" w:rsidR="00E229A9" w:rsidRDefault="00E229A9">
          <w:pPr>
            <w:pStyle w:val="TOC3"/>
            <w:rPr>
              <w:ins w:id="10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0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Shared Edges.</w:t>
            </w:r>
            <w:r>
              <w:rPr>
                <w:noProof/>
                <w:webHidden/>
              </w:rPr>
              <w:tab/>
            </w:r>
            <w:r>
              <w:rPr>
                <w:noProof/>
                <w:webHidden/>
              </w:rPr>
              <w:fldChar w:fldCharType="begin"/>
            </w:r>
            <w:r>
              <w:rPr>
                <w:noProof/>
                <w:webHidden/>
              </w:rPr>
              <w:instrText xml:space="preserve"> PAGEREF _Toc226034997 \h </w:instrText>
            </w:r>
          </w:ins>
          <w:r>
            <w:rPr>
              <w:noProof/>
              <w:webHidden/>
            </w:rPr>
          </w:r>
          <w:ins w:id="107" w:author="jonathan pritchard" w:date="2026-04-02T15:09:00Z" w16du:dateUtc="2026-04-02T14:09:00Z">
            <w:r>
              <w:rPr>
                <w:noProof/>
                <w:webHidden/>
              </w:rPr>
              <w:fldChar w:fldCharType="separate"/>
            </w:r>
            <w:r>
              <w:rPr>
                <w:noProof/>
                <w:webHidden/>
              </w:rPr>
              <w:t>17</w:t>
            </w:r>
            <w:r>
              <w:rPr>
                <w:noProof/>
                <w:webHidden/>
              </w:rPr>
              <w:fldChar w:fldCharType="end"/>
            </w:r>
            <w:r w:rsidRPr="00F63275">
              <w:rPr>
                <w:rStyle w:val="Hyperlink"/>
                <w:noProof/>
              </w:rPr>
              <w:fldChar w:fldCharType="end"/>
            </w:r>
          </w:ins>
        </w:p>
        <w:p w14:paraId="2ED3756B" w14:textId="51916138" w:rsidR="00E229A9" w:rsidRDefault="00E229A9">
          <w:pPr>
            <w:pStyle w:val="TOC3"/>
            <w:rPr>
              <w:ins w:id="10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0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Text</w:t>
            </w:r>
            <w:r>
              <w:rPr>
                <w:noProof/>
                <w:webHidden/>
              </w:rPr>
              <w:tab/>
            </w:r>
            <w:r>
              <w:rPr>
                <w:noProof/>
                <w:webHidden/>
              </w:rPr>
              <w:fldChar w:fldCharType="begin"/>
            </w:r>
            <w:r>
              <w:rPr>
                <w:noProof/>
                <w:webHidden/>
              </w:rPr>
              <w:instrText xml:space="preserve"> PAGEREF _Toc226034998 \h </w:instrText>
            </w:r>
          </w:ins>
          <w:r>
            <w:rPr>
              <w:noProof/>
              <w:webHidden/>
            </w:rPr>
          </w:r>
          <w:ins w:id="110" w:author="jonathan pritchard" w:date="2026-04-02T15:09:00Z" w16du:dateUtc="2026-04-02T14:09:00Z">
            <w:r>
              <w:rPr>
                <w:noProof/>
                <w:webHidden/>
              </w:rPr>
              <w:fldChar w:fldCharType="separate"/>
            </w:r>
            <w:r>
              <w:rPr>
                <w:noProof/>
                <w:webHidden/>
              </w:rPr>
              <w:t>17</w:t>
            </w:r>
            <w:r>
              <w:rPr>
                <w:noProof/>
                <w:webHidden/>
              </w:rPr>
              <w:fldChar w:fldCharType="end"/>
            </w:r>
            <w:r w:rsidRPr="00F63275">
              <w:rPr>
                <w:rStyle w:val="Hyperlink"/>
                <w:noProof/>
              </w:rPr>
              <w:fldChar w:fldCharType="end"/>
            </w:r>
          </w:ins>
        </w:p>
        <w:p w14:paraId="014C46CB" w14:textId="581AA7BC" w:rsidR="00E229A9" w:rsidRDefault="00E229A9">
          <w:pPr>
            <w:pStyle w:val="TOC3"/>
            <w:rPr>
              <w:ins w:id="11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1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"_Toc226034999"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Style sheets</w:t>
            </w:r>
            <w:r>
              <w:rPr>
                <w:noProof/>
                <w:webHidden/>
              </w:rPr>
              <w:tab/>
            </w:r>
            <w:r>
              <w:rPr>
                <w:noProof/>
                <w:webHidden/>
              </w:rPr>
              <w:fldChar w:fldCharType="begin"/>
            </w:r>
            <w:r>
              <w:rPr>
                <w:noProof/>
                <w:webHidden/>
              </w:rPr>
              <w:instrText xml:space="preserve"> PAGEREF _Toc226034999 \h </w:instrText>
            </w:r>
          </w:ins>
          <w:r>
            <w:rPr>
              <w:noProof/>
              <w:webHidden/>
            </w:rPr>
          </w:r>
          <w:ins w:id="113"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664480B5" w14:textId="06DE11CF" w:rsidR="00E229A9" w:rsidRDefault="00E229A9">
          <w:pPr>
            <w:pStyle w:val="TOC3"/>
            <w:rPr>
              <w:ins w:id="11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1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planes</w:t>
            </w:r>
            <w:r>
              <w:rPr>
                <w:noProof/>
                <w:webHidden/>
              </w:rPr>
              <w:tab/>
            </w:r>
            <w:r>
              <w:rPr>
                <w:noProof/>
                <w:webHidden/>
              </w:rPr>
              <w:fldChar w:fldCharType="begin"/>
            </w:r>
            <w:r>
              <w:rPr>
                <w:noProof/>
                <w:webHidden/>
              </w:rPr>
              <w:instrText xml:space="preserve"> PAGEREF _Toc226035000 \h </w:instrText>
            </w:r>
          </w:ins>
          <w:r>
            <w:rPr>
              <w:noProof/>
              <w:webHidden/>
            </w:rPr>
          </w:r>
          <w:ins w:id="116"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6D0A8AFA" w14:textId="7C079D9D" w:rsidR="00E229A9" w:rsidRDefault="00E229A9">
          <w:pPr>
            <w:pStyle w:val="TOC3"/>
            <w:rPr>
              <w:ins w:id="11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1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(drawing) priorities</w:t>
            </w:r>
            <w:r>
              <w:rPr>
                <w:noProof/>
                <w:webHidden/>
              </w:rPr>
              <w:tab/>
            </w:r>
            <w:r>
              <w:rPr>
                <w:noProof/>
                <w:webHidden/>
              </w:rPr>
              <w:fldChar w:fldCharType="begin"/>
            </w:r>
            <w:r>
              <w:rPr>
                <w:noProof/>
                <w:webHidden/>
              </w:rPr>
              <w:instrText xml:space="preserve"> PAGEREF _Toc226035001 \h </w:instrText>
            </w:r>
          </w:ins>
          <w:r>
            <w:rPr>
              <w:noProof/>
              <w:webHidden/>
            </w:rPr>
          </w:r>
          <w:ins w:id="119"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48827B5A" w14:textId="058AB9E2" w:rsidR="00E229A9" w:rsidRDefault="00E229A9">
          <w:pPr>
            <w:pStyle w:val="TOC3"/>
            <w:rPr>
              <w:ins w:id="12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2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groups</w:t>
            </w:r>
            <w:r>
              <w:rPr>
                <w:noProof/>
                <w:webHidden/>
              </w:rPr>
              <w:tab/>
            </w:r>
            <w:r>
              <w:rPr>
                <w:noProof/>
                <w:webHidden/>
              </w:rPr>
              <w:fldChar w:fldCharType="begin"/>
            </w:r>
            <w:r>
              <w:rPr>
                <w:noProof/>
                <w:webHidden/>
              </w:rPr>
              <w:instrText xml:space="preserve"> PAGEREF _Toc226035002 \h </w:instrText>
            </w:r>
          </w:ins>
          <w:r>
            <w:rPr>
              <w:noProof/>
              <w:webHidden/>
            </w:rPr>
          </w:r>
          <w:ins w:id="122"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50C30024" w14:textId="2E00255D" w:rsidR="00E229A9" w:rsidRDefault="00E229A9">
          <w:pPr>
            <w:pStyle w:val="TOC3"/>
            <w:rPr>
              <w:ins w:id="12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2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 layers</w:t>
            </w:r>
            <w:r>
              <w:rPr>
                <w:noProof/>
                <w:webHidden/>
              </w:rPr>
              <w:tab/>
            </w:r>
            <w:r>
              <w:rPr>
                <w:noProof/>
                <w:webHidden/>
              </w:rPr>
              <w:fldChar w:fldCharType="begin"/>
            </w:r>
            <w:r>
              <w:rPr>
                <w:noProof/>
                <w:webHidden/>
              </w:rPr>
              <w:instrText xml:space="preserve"> PAGEREF _Toc226035003 \h </w:instrText>
            </w:r>
          </w:ins>
          <w:r>
            <w:rPr>
              <w:noProof/>
              <w:webHidden/>
            </w:rPr>
          </w:r>
          <w:ins w:id="125"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63E933C0" w14:textId="4157C6FB" w:rsidR="00E229A9" w:rsidRDefault="00E229A9">
          <w:pPr>
            <w:pStyle w:val="TOC3"/>
            <w:rPr>
              <w:ins w:id="12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2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modes</w:t>
            </w:r>
            <w:r>
              <w:rPr>
                <w:noProof/>
                <w:webHidden/>
              </w:rPr>
              <w:tab/>
            </w:r>
            <w:r>
              <w:rPr>
                <w:noProof/>
                <w:webHidden/>
              </w:rPr>
              <w:fldChar w:fldCharType="begin"/>
            </w:r>
            <w:r>
              <w:rPr>
                <w:noProof/>
                <w:webHidden/>
              </w:rPr>
              <w:instrText xml:space="preserve"> PAGEREF _Toc226035004 \h </w:instrText>
            </w:r>
          </w:ins>
          <w:r>
            <w:rPr>
              <w:noProof/>
              <w:webHidden/>
            </w:rPr>
          </w:r>
          <w:ins w:id="128"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04734251" w14:textId="4CEF2254" w:rsidR="00E229A9" w:rsidRDefault="00E229A9">
          <w:pPr>
            <w:pStyle w:val="TOC3"/>
            <w:rPr>
              <w:ins w:id="12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3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Rules</w:t>
            </w:r>
            <w:r>
              <w:rPr>
                <w:noProof/>
                <w:webHidden/>
              </w:rPr>
              <w:tab/>
            </w:r>
            <w:r>
              <w:rPr>
                <w:noProof/>
                <w:webHidden/>
              </w:rPr>
              <w:fldChar w:fldCharType="begin"/>
            </w:r>
            <w:r>
              <w:rPr>
                <w:noProof/>
                <w:webHidden/>
              </w:rPr>
              <w:instrText xml:space="preserve"> PAGEREF _Toc226035005 \h </w:instrText>
            </w:r>
          </w:ins>
          <w:r>
            <w:rPr>
              <w:noProof/>
              <w:webHidden/>
            </w:rPr>
          </w:r>
          <w:ins w:id="131"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54C3D0AD" w14:textId="0CB12CC7" w:rsidR="00E229A9" w:rsidRDefault="00E229A9">
          <w:pPr>
            <w:pStyle w:val="TOC3"/>
            <w:rPr>
              <w:ins w:id="13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3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Context</w:t>
            </w:r>
            <w:r>
              <w:rPr>
                <w:noProof/>
                <w:webHidden/>
              </w:rPr>
              <w:tab/>
            </w:r>
            <w:r>
              <w:rPr>
                <w:noProof/>
                <w:webHidden/>
              </w:rPr>
              <w:fldChar w:fldCharType="begin"/>
            </w:r>
            <w:r>
              <w:rPr>
                <w:noProof/>
                <w:webHidden/>
              </w:rPr>
              <w:instrText xml:space="preserve"> PAGEREF _Toc226035006 \h </w:instrText>
            </w:r>
          </w:ins>
          <w:r>
            <w:rPr>
              <w:noProof/>
              <w:webHidden/>
            </w:rPr>
          </w:r>
          <w:ins w:id="134"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77295FFA" w14:textId="605166FD" w:rsidR="00E229A9" w:rsidRDefault="00E229A9">
          <w:pPr>
            <w:pStyle w:val="TOC3"/>
            <w:rPr>
              <w:ins w:id="13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3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Validity times</w:t>
            </w:r>
            <w:r>
              <w:rPr>
                <w:noProof/>
                <w:webHidden/>
              </w:rPr>
              <w:tab/>
            </w:r>
            <w:r>
              <w:rPr>
                <w:noProof/>
                <w:webHidden/>
              </w:rPr>
              <w:fldChar w:fldCharType="begin"/>
            </w:r>
            <w:r>
              <w:rPr>
                <w:noProof/>
                <w:webHidden/>
              </w:rPr>
              <w:instrText xml:space="preserve"> PAGEREF _Toc226035007 \h </w:instrText>
            </w:r>
          </w:ins>
          <w:r>
            <w:rPr>
              <w:noProof/>
              <w:webHidden/>
            </w:rPr>
          </w:r>
          <w:ins w:id="137" w:author="jonathan pritchard" w:date="2026-04-02T15:09:00Z" w16du:dateUtc="2026-04-02T14:09:00Z">
            <w:r>
              <w:rPr>
                <w:noProof/>
                <w:webHidden/>
              </w:rPr>
              <w:fldChar w:fldCharType="separate"/>
            </w:r>
            <w:r>
              <w:rPr>
                <w:noProof/>
                <w:webHidden/>
              </w:rPr>
              <w:t>18</w:t>
            </w:r>
            <w:r>
              <w:rPr>
                <w:noProof/>
                <w:webHidden/>
              </w:rPr>
              <w:fldChar w:fldCharType="end"/>
            </w:r>
            <w:r w:rsidRPr="00F63275">
              <w:rPr>
                <w:rStyle w:val="Hyperlink"/>
                <w:noProof/>
              </w:rPr>
              <w:fldChar w:fldCharType="end"/>
            </w:r>
          </w:ins>
        </w:p>
        <w:p w14:paraId="0953DF94" w14:textId="5B023F0C" w:rsidR="00E229A9" w:rsidRDefault="00E229A9">
          <w:pPr>
            <w:pStyle w:val="TOC2"/>
            <w:rPr>
              <w:ins w:id="13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3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Alert Catalogue</w:t>
            </w:r>
            <w:r>
              <w:rPr>
                <w:noProof/>
                <w:webHidden/>
              </w:rPr>
              <w:tab/>
            </w:r>
            <w:r>
              <w:rPr>
                <w:noProof/>
                <w:webHidden/>
              </w:rPr>
              <w:fldChar w:fldCharType="begin"/>
            </w:r>
            <w:r>
              <w:rPr>
                <w:noProof/>
                <w:webHidden/>
              </w:rPr>
              <w:instrText xml:space="preserve"> PAGEREF _Toc226035008 \h </w:instrText>
            </w:r>
          </w:ins>
          <w:r>
            <w:rPr>
              <w:noProof/>
              <w:webHidden/>
            </w:rPr>
          </w:r>
          <w:ins w:id="140" w:author="jonathan pritchard" w:date="2026-04-02T15:09:00Z" w16du:dateUtc="2026-04-02T14:09:00Z">
            <w:r>
              <w:rPr>
                <w:noProof/>
                <w:webHidden/>
              </w:rPr>
              <w:fldChar w:fldCharType="separate"/>
            </w:r>
            <w:r>
              <w:rPr>
                <w:noProof/>
                <w:webHidden/>
              </w:rPr>
              <w:t>19</w:t>
            </w:r>
            <w:r>
              <w:rPr>
                <w:noProof/>
                <w:webHidden/>
              </w:rPr>
              <w:fldChar w:fldCharType="end"/>
            </w:r>
            <w:r w:rsidRPr="00F63275">
              <w:rPr>
                <w:rStyle w:val="Hyperlink"/>
                <w:noProof/>
              </w:rPr>
              <w:fldChar w:fldCharType="end"/>
            </w:r>
          </w:ins>
        </w:p>
        <w:p w14:paraId="71B4D7A7" w14:textId="39FDDEF3" w:rsidR="00E229A9" w:rsidRDefault="00E229A9">
          <w:pPr>
            <w:pStyle w:val="TOC1"/>
            <w:rPr>
              <w:ins w:id="14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4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"_Toc226035009"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Organisation and Operation</w:t>
            </w:r>
            <w:r>
              <w:rPr>
                <w:noProof/>
                <w:webHidden/>
              </w:rPr>
              <w:tab/>
            </w:r>
            <w:r>
              <w:rPr>
                <w:noProof/>
                <w:webHidden/>
              </w:rPr>
              <w:fldChar w:fldCharType="begin"/>
            </w:r>
            <w:r>
              <w:rPr>
                <w:noProof/>
                <w:webHidden/>
              </w:rPr>
              <w:instrText xml:space="preserve"> PAGEREF _Toc226035009 \h </w:instrText>
            </w:r>
          </w:ins>
          <w:r>
            <w:rPr>
              <w:noProof/>
              <w:webHidden/>
            </w:rPr>
          </w:r>
          <w:ins w:id="143" w:author="jonathan pritchard" w:date="2026-04-02T15:09:00Z" w16du:dateUtc="2026-04-02T14:09:00Z">
            <w:r>
              <w:rPr>
                <w:noProof/>
                <w:webHidden/>
              </w:rPr>
              <w:fldChar w:fldCharType="separate"/>
            </w:r>
            <w:r>
              <w:rPr>
                <w:noProof/>
                <w:webHidden/>
              </w:rPr>
              <w:t>19</w:t>
            </w:r>
            <w:r>
              <w:rPr>
                <w:noProof/>
                <w:webHidden/>
              </w:rPr>
              <w:fldChar w:fldCharType="end"/>
            </w:r>
            <w:r w:rsidRPr="00F63275">
              <w:rPr>
                <w:rStyle w:val="Hyperlink"/>
                <w:noProof/>
              </w:rPr>
              <w:fldChar w:fldCharType="end"/>
            </w:r>
          </w:ins>
        </w:p>
        <w:p w14:paraId="41C205EC" w14:textId="63E0BA1A" w:rsidR="00E229A9" w:rsidRDefault="00E229A9">
          <w:pPr>
            <w:pStyle w:val="TOC2"/>
            <w:rPr>
              <w:ins w:id="14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4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non-S-100 information</w:t>
            </w:r>
            <w:r>
              <w:rPr>
                <w:noProof/>
                <w:webHidden/>
              </w:rPr>
              <w:tab/>
            </w:r>
            <w:r>
              <w:rPr>
                <w:noProof/>
                <w:webHidden/>
              </w:rPr>
              <w:fldChar w:fldCharType="begin"/>
            </w:r>
            <w:r>
              <w:rPr>
                <w:noProof/>
                <w:webHidden/>
              </w:rPr>
              <w:instrText xml:space="preserve"> PAGEREF _Toc226035010 \h </w:instrText>
            </w:r>
          </w:ins>
          <w:r>
            <w:rPr>
              <w:noProof/>
              <w:webHidden/>
            </w:rPr>
          </w:r>
          <w:ins w:id="146" w:author="jonathan pritchard" w:date="2026-04-02T15:09:00Z" w16du:dateUtc="2026-04-02T14:09:00Z">
            <w:r>
              <w:rPr>
                <w:noProof/>
                <w:webHidden/>
              </w:rPr>
              <w:fldChar w:fldCharType="separate"/>
            </w:r>
            <w:r>
              <w:rPr>
                <w:noProof/>
                <w:webHidden/>
              </w:rPr>
              <w:t>19</w:t>
            </w:r>
            <w:r>
              <w:rPr>
                <w:noProof/>
                <w:webHidden/>
              </w:rPr>
              <w:fldChar w:fldCharType="end"/>
            </w:r>
            <w:r w:rsidRPr="00F63275">
              <w:rPr>
                <w:rStyle w:val="Hyperlink"/>
                <w:noProof/>
              </w:rPr>
              <w:fldChar w:fldCharType="end"/>
            </w:r>
          </w:ins>
        </w:p>
        <w:p w14:paraId="4B6A0A12" w14:textId="084543F2" w:rsidR="00E229A9" w:rsidRDefault="00E229A9">
          <w:pPr>
            <w:pStyle w:val="TOC3"/>
            <w:rPr>
              <w:ins w:id="14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4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_Toc226035011 \h </w:instrText>
            </w:r>
          </w:ins>
          <w:r>
            <w:rPr>
              <w:noProof/>
              <w:webHidden/>
            </w:rPr>
          </w:r>
          <w:ins w:id="149" w:author="jonathan pritchard" w:date="2026-04-02T15:09:00Z" w16du:dateUtc="2026-04-02T14:09:00Z">
            <w:r>
              <w:rPr>
                <w:noProof/>
                <w:webHidden/>
              </w:rPr>
              <w:fldChar w:fldCharType="separate"/>
            </w:r>
            <w:r>
              <w:rPr>
                <w:noProof/>
                <w:webHidden/>
              </w:rPr>
              <w:t>19</w:t>
            </w:r>
            <w:r>
              <w:rPr>
                <w:noProof/>
                <w:webHidden/>
              </w:rPr>
              <w:fldChar w:fldCharType="end"/>
            </w:r>
            <w:r w:rsidRPr="00F63275">
              <w:rPr>
                <w:rStyle w:val="Hyperlink"/>
                <w:noProof/>
              </w:rPr>
              <w:fldChar w:fldCharType="end"/>
            </w:r>
          </w:ins>
        </w:p>
        <w:p w14:paraId="3E113E7D" w14:textId="5C5A1BAA" w:rsidR="00E229A9" w:rsidRDefault="00E229A9">
          <w:pPr>
            <w:pStyle w:val="TOC3"/>
            <w:rPr>
              <w:ins w:id="15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5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Supplemental display items</w:t>
            </w:r>
            <w:r>
              <w:rPr>
                <w:noProof/>
                <w:webHidden/>
              </w:rPr>
              <w:tab/>
            </w:r>
            <w:r>
              <w:rPr>
                <w:noProof/>
                <w:webHidden/>
              </w:rPr>
              <w:fldChar w:fldCharType="begin"/>
            </w:r>
            <w:r>
              <w:rPr>
                <w:noProof/>
                <w:webHidden/>
              </w:rPr>
              <w:instrText xml:space="preserve"> PAGEREF _Toc226035012 \h </w:instrText>
            </w:r>
          </w:ins>
          <w:r>
            <w:rPr>
              <w:noProof/>
              <w:webHidden/>
            </w:rPr>
          </w:r>
          <w:ins w:id="152" w:author="jonathan pritchard" w:date="2026-04-02T15:09:00Z" w16du:dateUtc="2026-04-02T14:09:00Z">
            <w:r>
              <w:rPr>
                <w:noProof/>
                <w:webHidden/>
              </w:rPr>
              <w:fldChar w:fldCharType="separate"/>
            </w:r>
            <w:r>
              <w:rPr>
                <w:noProof/>
                <w:webHidden/>
              </w:rPr>
              <w:t>20</w:t>
            </w:r>
            <w:r>
              <w:rPr>
                <w:noProof/>
                <w:webHidden/>
              </w:rPr>
              <w:fldChar w:fldCharType="end"/>
            </w:r>
            <w:r w:rsidRPr="00F63275">
              <w:rPr>
                <w:rStyle w:val="Hyperlink"/>
                <w:noProof/>
              </w:rPr>
              <w:fldChar w:fldCharType="end"/>
            </w:r>
          </w:ins>
        </w:p>
        <w:p w14:paraId="3697151B" w14:textId="59C78E72" w:rsidR="00E229A9" w:rsidRDefault="00E229A9">
          <w:pPr>
            <w:pStyle w:val="TOC2"/>
            <w:rPr>
              <w:ins w:id="15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5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Priority of information</w:t>
            </w:r>
            <w:r>
              <w:rPr>
                <w:noProof/>
                <w:webHidden/>
              </w:rPr>
              <w:tab/>
            </w:r>
            <w:r>
              <w:rPr>
                <w:noProof/>
                <w:webHidden/>
              </w:rPr>
              <w:fldChar w:fldCharType="begin"/>
            </w:r>
            <w:r>
              <w:rPr>
                <w:noProof/>
                <w:webHidden/>
              </w:rPr>
              <w:instrText xml:space="preserve"> PAGEREF _Toc226035017 \h </w:instrText>
            </w:r>
          </w:ins>
          <w:r>
            <w:rPr>
              <w:noProof/>
              <w:webHidden/>
            </w:rPr>
          </w:r>
          <w:ins w:id="155" w:author="jonathan pritchard" w:date="2026-04-02T15:09:00Z" w16du:dateUtc="2026-04-02T14:09:00Z">
            <w:r>
              <w:rPr>
                <w:noProof/>
                <w:webHidden/>
              </w:rPr>
              <w:fldChar w:fldCharType="separate"/>
            </w:r>
            <w:r>
              <w:rPr>
                <w:noProof/>
                <w:webHidden/>
              </w:rPr>
              <w:t>20</w:t>
            </w:r>
            <w:r>
              <w:rPr>
                <w:noProof/>
                <w:webHidden/>
              </w:rPr>
              <w:fldChar w:fldCharType="end"/>
            </w:r>
            <w:r w:rsidRPr="00F63275">
              <w:rPr>
                <w:rStyle w:val="Hyperlink"/>
                <w:noProof/>
              </w:rPr>
              <w:fldChar w:fldCharType="end"/>
            </w:r>
          </w:ins>
        </w:p>
        <w:p w14:paraId="5D118286" w14:textId="2C7023B5" w:rsidR="00E229A9" w:rsidRDefault="00E229A9">
          <w:pPr>
            <w:pStyle w:val="TOC3"/>
            <w:rPr>
              <w:ins w:id="15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5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Priority layers</w:t>
            </w:r>
            <w:r>
              <w:rPr>
                <w:noProof/>
                <w:webHidden/>
              </w:rPr>
              <w:tab/>
            </w:r>
            <w:r>
              <w:rPr>
                <w:noProof/>
                <w:webHidden/>
              </w:rPr>
              <w:fldChar w:fldCharType="begin"/>
            </w:r>
            <w:r>
              <w:rPr>
                <w:noProof/>
                <w:webHidden/>
              </w:rPr>
              <w:instrText xml:space="preserve"> PAGEREF _Toc226035018 \h </w:instrText>
            </w:r>
          </w:ins>
          <w:r>
            <w:rPr>
              <w:noProof/>
              <w:webHidden/>
            </w:rPr>
          </w:r>
          <w:ins w:id="158" w:author="jonathan pritchard" w:date="2026-04-02T15:09:00Z" w16du:dateUtc="2026-04-02T14:09:00Z">
            <w:r>
              <w:rPr>
                <w:noProof/>
                <w:webHidden/>
              </w:rPr>
              <w:fldChar w:fldCharType="separate"/>
            </w:r>
            <w:r>
              <w:rPr>
                <w:noProof/>
                <w:webHidden/>
              </w:rPr>
              <w:t>20</w:t>
            </w:r>
            <w:r>
              <w:rPr>
                <w:noProof/>
                <w:webHidden/>
              </w:rPr>
              <w:fldChar w:fldCharType="end"/>
            </w:r>
            <w:r w:rsidRPr="00F63275">
              <w:rPr>
                <w:rStyle w:val="Hyperlink"/>
                <w:noProof/>
              </w:rPr>
              <w:fldChar w:fldCharType="end"/>
            </w:r>
          </w:ins>
        </w:p>
        <w:p w14:paraId="03C94718" w14:textId="2E2EDAAF" w:rsidR="00E229A9" w:rsidRDefault="00E229A9">
          <w:pPr>
            <w:pStyle w:val="TOC3"/>
            <w:rPr>
              <w:ins w:id="15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6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"_Toc226035019"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Radar priority</w:t>
            </w:r>
            <w:r>
              <w:rPr>
                <w:noProof/>
                <w:webHidden/>
              </w:rPr>
              <w:tab/>
            </w:r>
            <w:r>
              <w:rPr>
                <w:noProof/>
                <w:webHidden/>
              </w:rPr>
              <w:fldChar w:fldCharType="begin"/>
            </w:r>
            <w:r>
              <w:rPr>
                <w:noProof/>
                <w:webHidden/>
              </w:rPr>
              <w:instrText xml:space="preserve"> PAGEREF _Toc226035019 \h </w:instrText>
            </w:r>
          </w:ins>
          <w:r>
            <w:rPr>
              <w:noProof/>
              <w:webHidden/>
            </w:rPr>
          </w:r>
          <w:ins w:id="161" w:author="jonathan pritchard" w:date="2026-04-02T15:09:00Z" w16du:dateUtc="2026-04-02T14:09:00Z">
            <w:r>
              <w:rPr>
                <w:noProof/>
                <w:webHidden/>
              </w:rPr>
              <w:fldChar w:fldCharType="separate"/>
            </w:r>
            <w:r>
              <w:rPr>
                <w:noProof/>
                <w:webHidden/>
              </w:rPr>
              <w:t>21</w:t>
            </w:r>
            <w:r>
              <w:rPr>
                <w:noProof/>
                <w:webHidden/>
              </w:rPr>
              <w:fldChar w:fldCharType="end"/>
            </w:r>
            <w:r w:rsidRPr="00F63275">
              <w:rPr>
                <w:rStyle w:val="Hyperlink"/>
                <w:noProof/>
              </w:rPr>
              <w:fldChar w:fldCharType="end"/>
            </w:r>
          </w:ins>
        </w:p>
        <w:p w14:paraId="5BB91339" w14:textId="4118D081" w:rsidR="00E229A9" w:rsidRDefault="00E229A9">
          <w:pPr>
            <w:pStyle w:val="TOC2"/>
            <w:rPr>
              <w:ins w:id="16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6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ECDIS updates</w:t>
            </w:r>
            <w:r>
              <w:rPr>
                <w:noProof/>
                <w:webHidden/>
              </w:rPr>
              <w:tab/>
            </w:r>
            <w:r>
              <w:rPr>
                <w:noProof/>
                <w:webHidden/>
              </w:rPr>
              <w:fldChar w:fldCharType="begin"/>
            </w:r>
            <w:r>
              <w:rPr>
                <w:noProof/>
                <w:webHidden/>
              </w:rPr>
              <w:instrText xml:space="preserve"> PAGEREF _Toc226035020 \h </w:instrText>
            </w:r>
          </w:ins>
          <w:r>
            <w:rPr>
              <w:noProof/>
              <w:webHidden/>
            </w:rPr>
          </w:r>
          <w:ins w:id="164" w:author="jonathan pritchard" w:date="2026-04-02T15:09:00Z" w16du:dateUtc="2026-04-02T14:09:00Z">
            <w:r>
              <w:rPr>
                <w:noProof/>
                <w:webHidden/>
              </w:rPr>
              <w:fldChar w:fldCharType="separate"/>
            </w:r>
            <w:r>
              <w:rPr>
                <w:noProof/>
                <w:webHidden/>
              </w:rPr>
              <w:t>21</w:t>
            </w:r>
            <w:r>
              <w:rPr>
                <w:noProof/>
                <w:webHidden/>
              </w:rPr>
              <w:fldChar w:fldCharType="end"/>
            </w:r>
            <w:r w:rsidRPr="00F63275">
              <w:rPr>
                <w:rStyle w:val="Hyperlink"/>
                <w:noProof/>
              </w:rPr>
              <w:fldChar w:fldCharType="end"/>
            </w:r>
          </w:ins>
        </w:p>
        <w:p w14:paraId="662351B0" w14:textId="5A9272BE" w:rsidR="00E229A9" w:rsidRDefault="00E229A9">
          <w:pPr>
            <w:pStyle w:val="TOC2"/>
            <w:rPr>
              <w:ins w:id="16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6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functions</w:t>
            </w:r>
            <w:r>
              <w:rPr>
                <w:noProof/>
                <w:webHidden/>
              </w:rPr>
              <w:tab/>
            </w:r>
            <w:r>
              <w:rPr>
                <w:noProof/>
                <w:webHidden/>
              </w:rPr>
              <w:fldChar w:fldCharType="begin"/>
            </w:r>
            <w:r>
              <w:rPr>
                <w:noProof/>
                <w:webHidden/>
              </w:rPr>
              <w:instrText xml:space="preserve"> PAGEREF _Toc226035021 \h </w:instrText>
            </w:r>
          </w:ins>
          <w:r>
            <w:rPr>
              <w:noProof/>
              <w:webHidden/>
            </w:rPr>
          </w:r>
          <w:ins w:id="167" w:author="jonathan pritchard" w:date="2026-04-02T15:09:00Z" w16du:dateUtc="2026-04-02T14:09:00Z">
            <w:r>
              <w:rPr>
                <w:noProof/>
                <w:webHidden/>
              </w:rPr>
              <w:fldChar w:fldCharType="separate"/>
            </w:r>
            <w:r>
              <w:rPr>
                <w:noProof/>
                <w:webHidden/>
              </w:rPr>
              <w:t>21</w:t>
            </w:r>
            <w:r>
              <w:rPr>
                <w:noProof/>
                <w:webHidden/>
              </w:rPr>
              <w:fldChar w:fldCharType="end"/>
            </w:r>
            <w:r w:rsidRPr="00F63275">
              <w:rPr>
                <w:rStyle w:val="Hyperlink"/>
                <w:noProof/>
              </w:rPr>
              <w:fldChar w:fldCharType="end"/>
            </w:r>
          </w:ins>
        </w:p>
        <w:p w14:paraId="7401C0EC" w14:textId="66BB6259" w:rsidR="00E229A9" w:rsidRDefault="00E229A9">
          <w:pPr>
            <w:pStyle w:val="TOC1"/>
            <w:rPr>
              <w:ins w:id="16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6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General Rules for Symbols and Text</w:t>
            </w:r>
            <w:r>
              <w:rPr>
                <w:noProof/>
                <w:webHidden/>
              </w:rPr>
              <w:tab/>
            </w:r>
            <w:r>
              <w:rPr>
                <w:noProof/>
                <w:webHidden/>
              </w:rPr>
              <w:fldChar w:fldCharType="begin"/>
            </w:r>
            <w:r>
              <w:rPr>
                <w:noProof/>
                <w:webHidden/>
              </w:rPr>
              <w:instrText xml:space="preserve"> PAGEREF _Toc226035022 \h </w:instrText>
            </w:r>
          </w:ins>
          <w:r>
            <w:rPr>
              <w:noProof/>
              <w:webHidden/>
            </w:rPr>
          </w:r>
          <w:ins w:id="170" w:author="jonathan pritchard" w:date="2026-04-02T15:09:00Z" w16du:dateUtc="2026-04-02T14:09:00Z">
            <w:r>
              <w:rPr>
                <w:noProof/>
                <w:webHidden/>
              </w:rPr>
              <w:fldChar w:fldCharType="separate"/>
            </w:r>
            <w:r>
              <w:rPr>
                <w:noProof/>
                <w:webHidden/>
              </w:rPr>
              <w:t>21</w:t>
            </w:r>
            <w:r>
              <w:rPr>
                <w:noProof/>
                <w:webHidden/>
              </w:rPr>
              <w:fldChar w:fldCharType="end"/>
            </w:r>
            <w:r w:rsidRPr="00F63275">
              <w:rPr>
                <w:rStyle w:val="Hyperlink"/>
                <w:noProof/>
              </w:rPr>
              <w:fldChar w:fldCharType="end"/>
            </w:r>
          </w:ins>
        </w:p>
        <w:p w14:paraId="025324D6" w14:textId="79529C10" w:rsidR="00E229A9" w:rsidRDefault="00E229A9">
          <w:pPr>
            <w:pStyle w:val="TOC2"/>
            <w:rPr>
              <w:ins w:id="17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72" w:author="jonathan pritchard" w:date="2026-04-02T15:09:00Z" w16du:dateUtc="2026-04-02T14:09:00Z">
            <w:r w:rsidRPr="00F63275">
              <w:rPr>
                <w:rStyle w:val="Hyperlink"/>
                <w:noProof/>
              </w:rPr>
              <w:lastRenderedPageBreak/>
              <w:fldChar w:fldCharType="begin"/>
            </w:r>
            <w:r w:rsidRPr="00F63275">
              <w:rPr>
                <w:rStyle w:val="Hyperlink"/>
                <w:noProof/>
              </w:rPr>
              <w:instrText xml:space="preserve"> </w:instrText>
            </w:r>
            <w:r>
              <w:rPr>
                <w:noProof/>
              </w:rPr>
              <w:instrText>HYPERLINK \l "_Toc226035023"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Symbol Specifications</w:t>
            </w:r>
            <w:r>
              <w:rPr>
                <w:noProof/>
                <w:webHidden/>
              </w:rPr>
              <w:tab/>
            </w:r>
            <w:r>
              <w:rPr>
                <w:noProof/>
                <w:webHidden/>
              </w:rPr>
              <w:fldChar w:fldCharType="begin"/>
            </w:r>
            <w:r>
              <w:rPr>
                <w:noProof/>
                <w:webHidden/>
              </w:rPr>
              <w:instrText xml:space="preserve"> PAGEREF _Toc226035023 \h </w:instrText>
            </w:r>
          </w:ins>
          <w:r>
            <w:rPr>
              <w:noProof/>
              <w:webHidden/>
            </w:rPr>
          </w:r>
          <w:ins w:id="173" w:author="jonathan pritchard" w:date="2026-04-02T15:09:00Z" w16du:dateUtc="2026-04-02T14:09:00Z">
            <w:r>
              <w:rPr>
                <w:noProof/>
                <w:webHidden/>
              </w:rPr>
              <w:fldChar w:fldCharType="separate"/>
            </w:r>
            <w:r>
              <w:rPr>
                <w:noProof/>
                <w:webHidden/>
              </w:rPr>
              <w:t>21</w:t>
            </w:r>
            <w:r>
              <w:rPr>
                <w:noProof/>
                <w:webHidden/>
              </w:rPr>
              <w:fldChar w:fldCharType="end"/>
            </w:r>
            <w:r w:rsidRPr="00F63275">
              <w:rPr>
                <w:rStyle w:val="Hyperlink"/>
                <w:noProof/>
              </w:rPr>
              <w:fldChar w:fldCharType="end"/>
            </w:r>
          </w:ins>
        </w:p>
        <w:p w14:paraId="4AB8C609" w14:textId="58B2D927" w:rsidR="00E229A9" w:rsidRDefault="00E229A9">
          <w:pPr>
            <w:pStyle w:val="TOC2"/>
            <w:rPr>
              <w:ins w:id="17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7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Reproduction of lines, symbols and text</w:t>
            </w:r>
            <w:r>
              <w:rPr>
                <w:noProof/>
                <w:webHidden/>
              </w:rPr>
              <w:tab/>
            </w:r>
            <w:r>
              <w:rPr>
                <w:noProof/>
                <w:webHidden/>
              </w:rPr>
              <w:fldChar w:fldCharType="begin"/>
            </w:r>
            <w:r>
              <w:rPr>
                <w:noProof/>
                <w:webHidden/>
              </w:rPr>
              <w:instrText xml:space="preserve"> PAGEREF _Toc226035024 \h </w:instrText>
            </w:r>
          </w:ins>
          <w:r>
            <w:rPr>
              <w:noProof/>
              <w:webHidden/>
            </w:rPr>
          </w:r>
          <w:ins w:id="176" w:author="jonathan pritchard" w:date="2026-04-02T15:09:00Z" w16du:dateUtc="2026-04-02T14:09:00Z">
            <w:r>
              <w:rPr>
                <w:noProof/>
                <w:webHidden/>
              </w:rPr>
              <w:fldChar w:fldCharType="separate"/>
            </w:r>
            <w:r>
              <w:rPr>
                <w:noProof/>
                <w:webHidden/>
              </w:rPr>
              <w:t>22</w:t>
            </w:r>
            <w:r>
              <w:rPr>
                <w:noProof/>
                <w:webHidden/>
              </w:rPr>
              <w:fldChar w:fldCharType="end"/>
            </w:r>
            <w:r w:rsidRPr="00F63275">
              <w:rPr>
                <w:rStyle w:val="Hyperlink"/>
                <w:noProof/>
              </w:rPr>
              <w:fldChar w:fldCharType="end"/>
            </w:r>
          </w:ins>
        </w:p>
        <w:p w14:paraId="2D922C20" w14:textId="4D18E712" w:rsidR="00E229A9" w:rsidRDefault="00E229A9">
          <w:pPr>
            <w:pStyle w:val="TOC3"/>
            <w:rPr>
              <w:ins w:id="17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7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_Toc226035025 \h </w:instrText>
            </w:r>
          </w:ins>
          <w:r>
            <w:rPr>
              <w:noProof/>
              <w:webHidden/>
            </w:rPr>
          </w:r>
          <w:ins w:id="179" w:author="jonathan pritchard" w:date="2026-04-02T15:09:00Z" w16du:dateUtc="2026-04-02T14:09:00Z">
            <w:r>
              <w:rPr>
                <w:noProof/>
                <w:webHidden/>
              </w:rPr>
              <w:fldChar w:fldCharType="separate"/>
            </w:r>
            <w:r>
              <w:rPr>
                <w:noProof/>
                <w:webHidden/>
              </w:rPr>
              <w:t>22</w:t>
            </w:r>
            <w:r>
              <w:rPr>
                <w:noProof/>
                <w:webHidden/>
              </w:rPr>
              <w:fldChar w:fldCharType="end"/>
            </w:r>
            <w:r w:rsidRPr="00F63275">
              <w:rPr>
                <w:rStyle w:val="Hyperlink"/>
                <w:noProof/>
              </w:rPr>
              <w:fldChar w:fldCharType="end"/>
            </w:r>
          </w:ins>
        </w:p>
        <w:p w14:paraId="5BB3A4D6" w14:textId="02F2124B" w:rsidR="00E229A9" w:rsidRDefault="00E229A9">
          <w:pPr>
            <w:pStyle w:val="TOC3"/>
            <w:rPr>
              <w:ins w:id="18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8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Minimum Requirement for size and resolution</w:t>
            </w:r>
            <w:r>
              <w:rPr>
                <w:noProof/>
                <w:webHidden/>
              </w:rPr>
              <w:tab/>
            </w:r>
            <w:r>
              <w:rPr>
                <w:noProof/>
                <w:webHidden/>
              </w:rPr>
              <w:fldChar w:fldCharType="begin"/>
            </w:r>
            <w:r>
              <w:rPr>
                <w:noProof/>
                <w:webHidden/>
              </w:rPr>
              <w:instrText xml:space="preserve"> PAGEREF _Toc226035026 \h </w:instrText>
            </w:r>
          </w:ins>
          <w:r>
            <w:rPr>
              <w:noProof/>
              <w:webHidden/>
            </w:rPr>
          </w:r>
          <w:ins w:id="182" w:author="jonathan pritchard" w:date="2026-04-02T15:09:00Z" w16du:dateUtc="2026-04-02T14:09:00Z">
            <w:r>
              <w:rPr>
                <w:noProof/>
                <w:webHidden/>
              </w:rPr>
              <w:fldChar w:fldCharType="separate"/>
            </w:r>
            <w:r>
              <w:rPr>
                <w:noProof/>
                <w:webHidden/>
              </w:rPr>
              <w:t>22</w:t>
            </w:r>
            <w:r>
              <w:rPr>
                <w:noProof/>
                <w:webHidden/>
              </w:rPr>
              <w:fldChar w:fldCharType="end"/>
            </w:r>
            <w:r w:rsidRPr="00F63275">
              <w:rPr>
                <w:rStyle w:val="Hyperlink"/>
                <w:noProof/>
              </w:rPr>
              <w:fldChar w:fldCharType="end"/>
            </w:r>
          </w:ins>
        </w:p>
        <w:p w14:paraId="15C77E16" w14:textId="75B81E2C" w:rsidR="00E229A9" w:rsidRDefault="00E229A9">
          <w:pPr>
            <w:pStyle w:val="TOC3"/>
            <w:rPr>
              <w:ins w:id="18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18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Zooming</w:t>
            </w:r>
            <w:r>
              <w:rPr>
                <w:noProof/>
                <w:webHidden/>
              </w:rPr>
              <w:tab/>
            </w:r>
            <w:r>
              <w:rPr>
                <w:noProof/>
                <w:webHidden/>
              </w:rPr>
              <w:fldChar w:fldCharType="begin"/>
            </w:r>
            <w:r>
              <w:rPr>
                <w:noProof/>
                <w:webHidden/>
              </w:rPr>
              <w:instrText xml:space="preserve"> PAGEREF _Toc226035027 \h </w:instrText>
            </w:r>
          </w:ins>
          <w:r>
            <w:rPr>
              <w:noProof/>
              <w:webHidden/>
            </w:rPr>
          </w:r>
          <w:ins w:id="185" w:author="jonathan pritchard" w:date="2026-04-02T15:09:00Z" w16du:dateUtc="2026-04-02T14:09:00Z">
            <w:r>
              <w:rPr>
                <w:noProof/>
                <w:webHidden/>
              </w:rPr>
              <w:fldChar w:fldCharType="separate"/>
            </w:r>
            <w:r>
              <w:rPr>
                <w:noProof/>
                <w:webHidden/>
              </w:rPr>
              <w:t>22</w:t>
            </w:r>
            <w:r>
              <w:rPr>
                <w:noProof/>
                <w:webHidden/>
              </w:rPr>
              <w:fldChar w:fldCharType="end"/>
            </w:r>
            <w:r w:rsidRPr="00F63275">
              <w:rPr>
                <w:rStyle w:val="Hyperlink"/>
                <w:noProof/>
              </w:rPr>
              <w:fldChar w:fldCharType="end"/>
            </w:r>
          </w:ins>
        </w:p>
        <w:p w14:paraId="213CCB64" w14:textId="15867FA3" w:rsidR="00E229A9" w:rsidRDefault="00E229A9">
          <w:pPr>
            <w:pStyle w:val="TOC2"/>
            <w:rPr>
              <w:ins w:id="18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8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Common text and information attributes</w:t>
            </w:r>
            <w:r>
              <w:rPr>
                <w:noProof/>
                <w:webHidden/>
              </w:rPr>
              <w:tab/>
            </w:r>
            <w:r>
              <w:rPr>
                <w:noProof/>
                <w:webHidden/>
              </w:rPr>
              <w:fldChar w:fldCharType="begin"/>
            </w:r>
            <w:r>
              <w:rPr>
                <w:noProof/>
                <w:webHidden/>
              </w:rPr>
              <w:instrText xml:space="preserve"> PAGEREF _Toc226035028 \h </w:instrText>
            </w:r>
          </w:ins>
          <w:r>
            <w:rPr>
              <w:noProof/>
              <w:webHidden/>
            </w:rPr>
          </w:r>
          <w:ins w:id="188" w:author="jonathan pritchard" w:date="2026-04-02T15:09:00Z" w16du:dateUtc="2026-04-02T14:09:00Z">
            <w:r>
              <w:rPr>
                <w:noProof/>
                <w:webHidden/>
              </w:rPr>
              <w:fldChar w:fldCharType="separate"/>
            </w:r>
            <w:r>
              <w:rPr>
                <w:noProof/>
                <w:webHidden/>
              </w:rPr>
              <w:t>22</w:t>
            </w:r>
            <w:r>
              <w:rPr>
                <w:noProof/>
                <w:webHidden/>
              </w:rPr>
              <w:fldChar w:fldCharType="end"/>
            </w:r>
            <w:r w:rsidRPr="00F63275">
              <w:rPr>
                <w:rStyle w:val="Hyperlink"/>
                <w:noProof/>
              </w:rPr>
              <w:fldChar w:fldCharType="end"/>
            </w:r>
          </w:ins>
        </w:p>
        <w:p w14:paraId="3453740D" w14:textId="6D61D33D" w:rsidR="00E229A9" w:rsidRDefault="00E229A9">
          <w:pPr>
            <w:pStyle w:val="TOC1"/>
            <w:rPr>
              <w:ins w:id="18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9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"_Toc226035029"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Text and Graphics</w:t>
            </w:r>
            <w:r>
              <w:rPr>
                <w:noProof/>
                <w:webHidden/>
              </w:rPr>
              <w:tab/>
            </w:r>
            <w:r>
              <w:rPr>
                <w:noProof/>
                <w:webHidden/>
              </w:rPr>
              <w:fldChar w:fldCharType="begin"/>
            </w:r>
            <w:r>
              <w:rPr>
                <w:noProof/>
                <w:webHidden/>
              </w:rPr>
              <w:instrText xml:space="preserve"> PAGEREF _Toc226035029 \h </w:instrText>
            </w:r>
          </w:ins>
          <w:r>
            <w:rPr>
              <w:noProof/>
              <w:webHidden/>
            </w:rPr>
          </w:r>
          <w:ins w:id="191" w:author="jonathan pritchard" w:date="2026-04-02T15:09:00Z" w16du:dateUtc="2026-04-02T14:09:00Z">
            <w:r>
              <w:rPr>
                <w:noProof/>
                <w:webHidden/>
              </w:rPr>
              <w:fldChar w:fldCharType="separate"/>
            </w:r>
            <w:r>
              <w:rPr>
                <w:noProof/>
                <w:webHidden/>
              </w:rPr>
              <w:t>23</w:t>
            </w:r>
            <w:r>
              <w:rPr>
                <w:noProof/>
                <w:webHidden/>
              </w:rPr>
              <w:fldChar w:fldCharType="end"/>
            </w:r>
            <w:r w:rsidRPr="00F63275">
              <w:rPr>
                <w:rStyle w:val="Hyperlink"/>
                <w:noProof/>
              </w:rPr>
              <w:fldChar w:fldCharType="end"/>
            </w:r>
          </w:ins>
        </w:p>
        <w:p w14:paraId="0097DD76" w14:textId="40647F5E" w:rsidR="00E229A9" w:rsidRDefault="00E229A9">
          <w:pPr>
            <w:pStyle w:val="TOC2"/>
            <w:rPr>
              <w:ins w:id="19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9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Arrangement of viewing group layers.</w:t>
            </w:r>
            <w:r>
              <w:rPr>
                <w:noProof/>
                <w:webHidden/>
              </w:rPr>
              <w:tab/>
            </w:r>
            <w:r>
              <w:rPr>
                <w:noProof/>
                <w:webHidden/>
              </w:rPr>
              <w:fldChar w:fldCharType="begin"/>
            </w:r>
            <w:r>
              <w:rPr>
                <w:noProof/>
                <w:webHidden/>
              </w:rPr>
              <w:instrText xml:space="preserve"> PAGEREF _Toc226035030 \h </w:instrText>
            </w:r>
          </w:ins>
          <w:r>
            <w:rPr>
              <w:noProof/>
              <w:webHidden/>
            </w:rPr>
          </w:r>
          <w:ins w:id="194" w:author="jonathan pritchard" w:date="2026-04-02T15:09:00Z" w16du:dateUtc="2026-04-02T14:09:00Z">
            <w:r>
              <w:rPr>
                <w:noProof/>
                <w:webHidden/>
              </w:rPr>
              <w:fldChar w:fldCharType="separate"/>
            </w:r>
            <w:r>
              <w:rPr>
                <w:noProof/>
                <w:webHidden/>
              </w:rPr>
              <w:t>23</w:t>
            </w:r>
            <w:r>
              <w:rPr>
                <w:noProof/>
                <w:webHidden/>
              </w:rPr>
              <w:fldChar w:fldCharType="end"/>
            </w:r>
            <w:r w:rsidRPr="00F63275">
              <w:rPr>
                <w:rStyle w:val="Hyperlink"/>
                <w:noProof/>
              </w:rPr>
              <w:fldChar w:fldCharType="end"/>
            </w:r>
          </w:ins>
        </w:p>
        <w:p w14:paraId="5D1796F6" w14:textId="732EFBF4" w:rsidR="00E229A9" w:rsidRDefault="00E229A9">
          <w:pPr>
            <w:pStyle w:val="TOC1"/>
            <w:rPr>
              <w:ins w:id="19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19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Elements</w:t>
            </w:r>
            <w:r>
              <w:rPr>
                <w:noProof/>
                <w:webHidden/>
              </w:rPr>
              <w:tab/>
            </w:r>
            <w:r>
              <w:rPr>
                <w:noProof/>
                <w:webHidden/>
              </w:rPr>
              <w:fldChar w:fldCharType="begin"/>
            </w:r>
            <w:r>
              <w:rPr>
                <w:noProof/>
                <w:webHidden/>
              </w:rPr>
              <w:instrText xml:space="preserve"> PAGEREF _Toc226035031 \h </w:instrText>
            </w:r>
          </w:ins>
          <w:r>
            <w:rPr>
              <w:noProof/>
              <w:webHidden/>
            </w:rPr>
          </w:r>
          <w:ins w:id="197" w:author="jonathan pritchard" w:date="2026-04-02T15:09:00Z" w16du:dateUtc="2026-04-02T14:09:00Z">
            <w:r>
              <w:rPr>
                <w:noProof/>
                <w:webHidden/>
              </w:rPr>
              <w:fldChar w:fldCharType="separate"/>
            </w:r>
            <w:r>
              <w:rPr>
                <w:noProof/>
                <w:webHidden/>
              </w:rPr>
              <w:t>23</w:t>
            </w:r>
            <w:r>
              <w:rPr>
                <w:noProof/>
                <w:webHidden/>
              </w:rPr>
              <w:fldChar w:fldCharType="end"/>
            </w:r>
            <w:r w:rsidRPr="00F63275">
              <w:rPr>
                <w:rStyle w:val="Hyperlink"/>
                <w:noProof/>
              </w:rPr>
              <w:fldChar w:fldCharType="end"/>
            </w:r>
          </w:ins>
        </w:p>
        <w:p w14:paraId="6D0743D1" w14:textId="394B0F77" w:rsidR="00E229A9" w:rsidRDefault="00E229A9">
          <w:pPr>
            <w:pStyle w:val="TOC2"/>
            <w:rPr>
              <w:ins w:id="19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19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related to data and display scales</w:t>
            </w:r>
            <w:r>
              <w:rPr>
                <w:noProof/>
                <w:webHidden/>
              </w:rPr>
              <w:tab/>
            </w:r>
            <w:r>
              <w:rPr>
                <w:noProof/>
                <w:webHidden/>
              </w:rPr>
              <w:fldChar w:fldCharType="begin"/>
            </w:r>
            <w:r>
              <w:rPr>
                <w:noProof/>
                <w:webHidden/>
              </w:rPr>
              <w:instrText xml:space="preserve"> PAGEREF _Toc226035032 \h </w:instrText>
            </w:r>
          </w:ins>
          <w:r>
            <w:rPr>
              <w:noProof/>
              <w:webHidden/>
            </w:rPr>
          </w:r>
          <w:ins w:id="200" w:author="jonathan pritchard" w:date="2026-04-02T15:09:00Z" w16du:dateUtc="2026-04-02T14:09:00Z">
            <w:r>
              <w:rPr>
                <w:noProof/>
                <w:webHidden/>
              </w:rPr>
              <w:fldChar w:fldCharType="separate"/>
            </w:r>
            <w:r>
              <w:rPr>
                <w:noProof/>
                <w:webHidden/>
              </w:rPr>
              <w:t>23</w:t>
            </w:r>
            <w:r>
              <w:rPr>
                <w:noProof/>
                <w:webHidden/>
              </w:rPr>
              <w:fldChar w:fldCharType="end"/>
            </w:r>
            <w:r w:rsidRPr="00F63275">
              <w:rPr>
                <w:rStyle w:val="Hyperlink"/>
                <w:noProof/>
              </w:rPr>
              <w:fldChar w:fldCharType="end"/>
            </w:r>
          </w:ins>
        </w:p>
        <w:p w14:paraId="4AC1962C" w14:textId="1767FE49" w:rsidR="00E229A9" w:rsidRDefault="00E229A9">
          <w:pPr>
            <w:pStyle w:val="TOC3"/>
            <w:rPr>
              <w:ins w:id="20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0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scale</w:t>
            </w:r>
            <w:r>
              <w:rPr>
                <w:noProof/>
                <w:webHidden/>
              </w:rPr>
              <w:tab/>
            </w:r>
            <w:r>
              <w:rPr>
                <w:noProof/>
                <w:webHidden/>
              </w:rPr>
              <w:fldChar w:fldCharType="begin"/>
            </w:r>
            <w:r>
              <w:rPr>
                <w:noProof/>
                <w:webHidden/>
              </w:rPr>
              <w:instrText xml:space="preserve"> PAGEREF _Toc226035033 \h </w:instrText>
            </w:r>
          </w:ins>
          <w:r>
            <w:rPr>
              <w:noProof/>
              <w:webHidden/>
            </w:rPr>
          </w:r>
          <w:ins w:id="203" w:author="jonathan pritchard" w:date="2026-04-02T15:09:00Z" w16du:dateUtc="2026-04-02T14:09:00Z">
            <w:r>
              <w:rPr>
                <w:noProof/>
                <w:webHidden/>
              </w:rPr>
              <w:fldChar w:fldCharType="separate"/>
            </w:r>
            <w:r>
              <w:rPr>
                <w:noProof/>
                <w:webHidden/>
              </w:rPr>
              <w:t>24</w:t>
            </w:r>
            <w:r>
              <w:rPr>
                <w:noProof/>
                <w:webHidden/>
              </w:rPr>
              <w:fldChar w:fldCharType="end"/>
            </w:r>
            <w:r w:rsidRPr="00F63275">
              <w:rPr>
                <w:rStyle w:val="Hyperlink"/>
                <w:noProof/>
              </w:rPr>
              <w:fldChar w:fldCharType="end"/>
            </w:r>
          </w:ins>
        </w:p>
        <w:p w14:paraId="7FAAE987" w14:textId="21C543AB" w:rsidR="00E229A9" w:rsidRDefault="00E229A9">
          <w:pPr>
            <w:pStyle w:val="TOC2"/>
            <w:rPr>
              <w:ins w:id="20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0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Non-ENC data layers</w:t>
            </w:r>
            <w:r>
              <w:rPr>
                <w:noProof/>
                <w:webHidden/>
              </w:rPr>
              <w:tab/>
            </w:r>
            <w:r>
              <w:rPr>
                <w:noProof/>
                <w:webHidden/>
              </w:rPr>
              <w:fldChar w:fldCharType="begin"/>
            </w:r>
            <w:r>
              <w:rPr>
                <w:noProof/>
                <w:webHidden/>
              </w:rPr>
              <w:instrText xml:space="preserve"> PAGEREF _Toc226035034 \h </w:instrText>
            </w:r>
          </w:ins>
          <w:r>
            <w:rPr>
              <w:noProof/>
              <w:webHidden/>
            </w:rPr>
          </w:r>
          <w:ins w:id="206" w:author="jonathan pritchard" w:date="2026-04-02T15:09:00Z" w16du:dateUtc="2026-04-02T14:09:00Z">
            <w:r>
              <w:rPr>
                <w:noProof/>
                <w:webHidden/>
              </w:rPr>
              <w:fldChar w:fldCharType="separate"/>
            </w:r>
            <w:r>
              <w:rPr>
                <w:noProof/>
                <w:webHidden/>
              </w:rPr>
              <w:t>24</w:t>
            </w:r>
            <w:r>
              <w:rPr>
                <w:noProof/>
                <w:webHidden/>
              </w:rPr>
              <w:fldChar w:fldCharType="end"/>
            </w:r>
            <w:r w:rsidRPr="00F63275">
              <w:rPr>
                <w:rStyle w:val="Hyperlink"/>
                <w:noProof/>
              </w:rPr>
              <w:fldChar w:fldCharType="end"/>
            </w:r>
          </w:ins>
        </w:p>
        <w:p w14:paraId="5ACDCE30" w14:textId="4E04E6DF" w:rsidR="00E229A9" w:rsidRDefault="00E229A9">
          <w:pPr>
            <w:pStyle w:val="TOC3"/>
            <w:rPr>
              <w:ins w:id="20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0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Restrictions on display of Non-ENC data layers</w:t>
            </w:r>
            <w:r>
              <w:rPr>
                <w:noProof/>
                <w:webHidden/>
              </w:rPr>
              <w:tab/>
            </w:r>
            <w:r>
              <w:rPr>
                <w:noProof/>
                <w:webHidden/>
              </w:rPr>
              <w:fldChar w:fldCharType="begin"/>
            </w:r>
            <w:r>
              <w:rPr>
                <w:noProof/>
                <w:webHidden/>
              </w:rPr>
              <w:instrText xml:space="preserve"> PAGEREF _Toc226035035 \h </w:instrText>
            </w:r>
          </w:ins>
          <w:r>
            <w:rPr>
              <w:noProof/>
              <w:webHidden/>
            </w:rPr>
          </w:r>
          <w:ins w:id="209" w:author="jonathan pritchard" w:date="2026-04-02T15:09:00Z" w16du:dateUtc="2026-04-02T14:09:00Z">
            <w:r>
              <w:rPr>
                <w:noProof/>
                <w:webHidden/>
              </w:rPr>
              <w:fldChar w:fldCharType="separate"/>
            </w:r>
            <w:r>
              <w:rPr>
                <w:noProof/>
                <w:webHidden/>
              </w:rPr>
              <w:t>24</w:t>
            </w:r>
            <w:r>
              <w:rPr>
                <w:noProof/>
                <w:webHidden/>
              </w:rPr>
              <w:fldChar w:fldCharType="end"/>
            </w:r>
            <w:r w:rsidRPr="00F63275">
              <w:rPr>
                <w:rStyle w:val="Hyperlink"/>
                <w:noProof/>
              </w:rPr>
              <w:fldChar w:fldCharType="end"/>
            </w:r>
          </w:ins>
        </w:p>
        <w:p w14:paraId="246BE1E1" w14:textId="532801F4" w:rsidR="00E229A9" w:rsidRDefault="00E229A9">
          <w:pPr>
            <w:pStyle w:val="TOC2"/>
            <w:rPr>
              <w:ins w:id="21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1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Overscale</w:t>
            </w:r>
            <w:r>
              <w:rPr>
                <w:noProof/>
                <w:webHidden/>
              </w:rPr>
              <w:tab/>
            </w:r>
            <w:r>
              <w:rPr>
                <w:noProof/>
                <w:webHidden/>
              </w:rPr>
              <w:fldChar w:fldCharType="begin"/>
            </w:r>
            <w:r>
              <w:rPr>
                <w:noProof/>
                <w:webHidden/>
              </w:rPr>
              <w:instrText xml:space="preserve"> PAGEREF _Toc226035036 \h </w:instrText>
            </w:r>
          </w:ins>
          <w:r>
            <w:rPr>
              <w:noProof/>
              <w:webHidden/>
            </w:rPr>
          </w:r>
          <w:ins w:id="212" w:author="jonathan pritchard" w:date="2026-04-02T15:09:00Z" w16du:dateUtc="2026-04-02T14:09:00Z">
            <w:r>
              <w:rPr>
                <w:noProof/>
                <w:webHidden/>
              </w:rPr>
              <w:fldChar w:fldCharType="separate"/>
            </w:r>
            <w:r>
              <w:rPr>
                <w:noProof/>
                <w:webHidden/>
              </w:rPr>
              <w:t>25</w:t>
            </w:r>
            <w:r>
              <w:rPr>
                <w:noProof/>
                <w:webHidden/>
              </w:rPr>
              <w:fldChar w:fldCharType="end"/>
            </w:r>
            <w:r w:rsidRPr="00F63275">
              <w:rPr>
                <w:rStyle w:val="Hyperlink"/>
                <w:noProof/>
              </w:rPr>
              <w:fldChar w:fldCharType="end"/>
            </w:r>
          </w:ins>
        </w:p>
        <w:p w14:paraId="59C5316E" w14:textId="636A9190" w:rsidR="00E229A9" w:rsidRDefault="00E229A9">
          <w:pPr>
            <w:pStyle w:val="TOC3"/>
            <w:rPr>
              <w:ins w:id="21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1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Chart Scale boundary</w:t>
            </w:r>
            <w:r>
              <w:rPr>
                <w:noProof/>
                <w:webHidden/>
              </w:rPr>
              <w:tab/>
            </w:r>
            <w:r>
              <w:rPr>
                <w:noProof/>
                <w:webHidden/>
              </w:rPr>
              <w:fldChar w:fldCharType="begin"/>
            </w:r>
            <w:r>
              <w:rPr>
                <w:noProof/>
                <w:webHidden/>
              </w:rPr>
              <w:instrText xml:space="preserve"> PAGEREF _Toc226035037 \h </w:instrText>
            </w:r>
          </w:ins>
          <w:r>
            <w:rPr>
              <w:noProof/>
              <w:webHidden/>
            </w:rPr>
          </w:r>
          <w:ins w:id="215" w:author="jonathan pritchard" w:date="2026-04-02T15:09:00Z" w16du:dateUtc="2026-04-02T14:09:00Z">
            <w:r>
              <w:rPr>
                <w:noProof/>
                <w:webHidden/>
              </w:rPr>
              <w:fldChar w:fldCharType="separate"/>
            </w:r>
            <w:r>
              <w:rPr>
                <w:noProof/>
                <w:webHidden/>
              </w:rPr>
              <w:t>25</w:t>
            </w:r>
            <w:r>
              <w:rPr>
                <w:noProof/>
                <w:webHidden/>
              </w:rPr>
              <w:fldChar w:fldCharType="end"/>
            </w:r>
            <w:r w:rsidRPr="00F63275">
              <w:rPr>
                <w:rStyle w:val="Hyperlink"/>
                <w:noProof/>
              </w:rPr>
              <w:fldChar w:fldCharType="end"/>
            </w:r>
          </w:ins>
        </w:p>
        <w:p w14:paraId="7D0627BE" w14:textId="7E762F44" w:rsidR="00E229A9" w:rsidRDefault="00E229A9">
          <w:pPr>
            <w:pStyle w:val="TOC3"/>
            <w:rPr>
              <w:ins w:id="21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1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Overscale Pattern</w:t>
            </w:r>
            <w:r>
              <w:rPr>
                <w:noProof/>
                <w:webHidden/>
              </w:rPr>
              <w:tab/>
            </w:r>
            <w:r>
              <w:rPr>
                <w:noProof/>
                <w:webHidden/>
              </w:rPr>
              <w:fldChar w:fldCharType="begin"/>
            </w:r>
            <w:r>
              <w:rPr>
                <w:noProof/>
                <w:webHidden/>
              </w:rPr>
              <w:instrText xml:space="preserve"> PAGEREF _Toc226035038 \h </w:instrText>
            </w:r>
          </w:ins>
          <w:r>
            <w:rPr>
              <w:noProof/>
              <w:webHidden/>
            </w:rPr>
          </w:r>
          <w:ins w:id="218" w:author="jonathan pritchard" w:date="2026-04-02T15:09:00Z" w16du:dateUtc="2026-04-02T14:09:00Z">
            <w:r>
              <w:rPr>
                <w:noProof/>
                <w:webHidden/>
              </w:rPr>
              <w:fldChar w:fldCharType="separate"/>
            </w:r>
            <w:r>
              <w:rPr>
                <w:noProof/>
                <w:webHidden/>
              </w:rPr>
              <w:t>25</w:t>
            </w:r>
            <w:r>
              <w:rPr>
                <w:noProof/>
                <w:webHidden/>
              </w:rPr>
              <w:fldChar w:fldCharType="end"/>
            </w:r>
            <w:r w:rsidRPr="00F63275">
              <w:rPr>
                <w:rStyle w:val="Hyperlink"/>
                <w:noProof/>
              </w:rPr>
              <w:fldChar w:fldCharType="end"/>
            </w:r>
          </w:ins>
        </w:p>
        <w:p w14:paraId="702F9B9B" w14:textId="00736A72" w:rsidR="00E229A9" w:rsidRDefault="00E229A9">
          <w:pPr>
            <w:pStyle w:val="TOC3"/>
            <w:rPr>
              <w:ins w:id="21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2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"_Toc226035039"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Larger scale data available</w:t>
            </w:r>
            <w:r>
              <w:rPr>
                <w:noProof/>
                <w:webHidden/>
              </w:rPr>
              <w:tab/>
            </w:r>
            <w:r>
              <w:rPr>
                <w:noProof/>
                <w:webHidden/>
              </w:rPr>
              <w:fldChar w:fldCharType="begin"/>
            </w:r>
            <w:r>
              <w:rPr>
                <w:noProof/>
                <w:webHidden/>
              </w:rPr>
              <w:instrText xml:space="preserve"> PAGEREF _Toc226035039 \h </w:instrText>
            </w:r>
          </w:ins>
          <w:r>
            <w:rPr>
              <w:noProof/>
              <w:webHidden/>
            </w:rPr>
          </w:r>
          <w:ins w:id="221" w:author="jonathan pritchard" w:date="2026-04-02T15:09:00Z" w16du:dateUtc="2026-04-02T14:09:00Z">
            <w:r>
              <w:rPr>
                <w:noProof/>
                <w:webHidden/>
              </w:rPr>
              <w:fldChar w:fldCharType="separate"/>
            </w:r>
            <w:r>
              <w:rPr>
                <w:noProof/>
                <w:webHidden/>
              </w:rPr>
              <w:t>26</w:t>
            </w:r>
            <w:r>
              <w:rPr>
                <w:noProof/>
                <w:webHidden/>
              </w:rPr>
              <w:fldChar w:fldCharType="end"/>
            </w:r>
            <w:r w:rsidRPr="00F63275">
              <w:rPr>
                <w:rStyle w:val="Hyperlink"/>
                <w:noProof/>
              </w:rPr>
              <w:fldChar w:fldCharType="end"/>
            </w:r>
          </w:ins>
        </w:p>
        <w:p w14:paraId="6D71859D" w14:textId="06B07D15" w:rsidR="00E229A9" w:rsidRDefault="00E229A9">
          <w:pPr>
            <w:pStyle w:val="TOC2"/>
            <w:rPr>
              <w:ins w:id="22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2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Graphical indexes</w:t>
            </w:r>
            <w:r>
              <w:rPr>
                <w:noProof/>
                <w:webHidden/>
              </w:rPr>
              <w:tab/>
            </w:r>
            <w:r>
              <w:rPr>
                <w:noProof/>
                <w:webHidden/>
              </w:rPr>
              <w:fldChar w:fldCharType="begin"/>
            </w:r>
            <w:r>
              <w:rPr>
                <w:noProof/>
                <w:webHidden/>
              </w:rPr>
              <w:instrText xml:space="preserve"> PAGEREF _Toc226035040 \h </w:instrText>
            </w:r>
          </w:ins>
          <w:r>
            <w:rPr>
              <w:noProof/>
              <w:webHidden/>
            </w:rPr>
          </w:r>
          <w:ins w:id="224" w:author="jonathan pritchard" w:date="2026-04-02T15:09:00Z" w16du:dateUtc="2026-04-02T14:09:00Z">
            <w:r>
              <w:rPr>
                <w:noProof/>
                <w:webHidden/>
              </w:rPr>
              <w:fldChar w:fldCharType="separate"/>
            </w:r>
            <w:r>
              <w:rPr>
                <w:noProof/>
                <w:webHidden/>
              </w:rPr>
              <w:t>26</w:t>
            </w:r>
            <w:r>
              <w:rPr>
                <w:noProof/>
                <w:webHidden/>
              </w:rPr>
              <w:fldChar w:fldCharType="end"/>
            </w:r>
            <w:r w:rsidRPr="00F63275">
              <w:rPr>
                <w:rStyle w:val="Hyperlink"/>
                <w:noProof/>
              </w:rPr>
              <w:fldChar w:fldCharType="end"/>
            </w:r>
          </w:ins>
        </w:p>
        <w:p w14:paraId="371FBF10" w14:textId="1A7F1080" w:rsidR="00E229A9" w:rsidRDefault="00E229A9">
          <w:pPr>
            <w:pStyle w:val="TOC3"/>
            <w:rPr>
              <w:ins w:id="22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2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ENCs</w:t>
            </w:r>
            <w:r>
              <w:rPr>
                <w:noProof/>
                <w:webHidden/>
              </w:rPr>
              <w:tab/>
            </w:r>
            <w:r>
              <w:rPr>
                <w:noProof/>
                <w:webHidden/>
              </w:rPr>
              <w:fldChar w:fldCharType="begin"/>
            </w:r>
            <w:r>
              <w:rPr>
                <w:noProof/>
                <w:webHidden/>
              </w:rPr>
              <w:instrText xml:space="preserve"> PAGEREF _Toc226035041 \h </w:instrText>
            </w:r>
          </w:ins>
          <w:r>
            <w:rPr>
              <w:noProof/>
              <w:webHidden/>
            </w:rPr>
          </w:r>
          <w:ins w:id="227" w:author="jonathan pritchard" w:date="2026-04-02T15:09:00Z" w16du:dateUtc="2026-04-02T14:09:00Z">
            <w:r>
              <w:rPr>
                <w:noProof/>
                <w:webHidden/>
              </w:rPr>
              <w:fldChar w:fldCharType="separate"/>
            </w:r>
            <w:r>
              <w:rPr>
                <w:noProof/>
                <w:webHidden/>
              </w:rPr>
              <w:t>26</w:t>
            </w:r>
            <w:r>
              <w:rPr>
                <w:noProof/>
                <w:webHidden/>
              </w:rPr>
              <w:fldChar w:fldCharType="end"/>
            </w:r>
            <w:r w:rsidRPr="00F63275">
              <w:rPr>
                <w:rStyle w:val="Hyperlink"/>
                <w:noProof/>
              </w:rPr>
              <w:fldChar w:fldCharType="end"/>
            </w:r>
          </w:ins>
        </w:p>
        <w:p w14:paraId="57F1995C" w14:textId="3ED48914" w:rsidR="00E229A9" w:rsidRDefault="00E229A9">
          <w:pPr>
            <w:pStyle w:val="TOC3"/>
            <w:rPr>
              <w:ins w:id="22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2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other S-100 products</w:t>
            </w:r>
            <w:r>
              <w:rPr>
                <w:noProof/>
                <w:webHidden/>
              </w:rPr>
              <w:tab/>
            </w:r>
            <w:r>
              <w:rPr>
                <w:noProof/>
                <w:webHidden/>
              </w:rPr>
              <w:fldChar w:fldCharType="begin"/>
            </w:r>
            <w:r>
              <w:rPr>
                <w:noProof/>
                <w:webHidden/>
              </w:rPr>
              <w:instrText xml:space="preserve"> PAGEREF _Toc226035042 \h </w:instrText>
            </w:r>
          </w:ins>
          <w:r>
            <w:rPr>
              <w:noProof/>
              <w:webHidden/>
            </w:rPr>
          </w:r>
          <w:ins w:id="230"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6A954260" w14:textId="3D3018F3" w:rsidR="00E229A9" w:rsidRDefault="00E229A9">
          <w:pPr>
            <w:pStyle w:val="TOC2"/>
            <w:rPr>
              <w:ins w:id="23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3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Limits of data</w:t>
            </w:r>
            <w:r>
              <w:rPr>
                <w:noProof/>
                <w:webHidden/>
              </w:rPr>
              <w:tab/>
            </w:r>
            <w:r>
              <w:rPr>
                <w:noProof/>
                <w:webHidden/>
              </w:rPr>
              <w:fldChar w:fldCharType="begin"/>
            </w:r>
            <w:r>
              <w:rPr>
                <w:noProof/>
                <w:webHidden/>
              </w:rPr>
              <w:instrText xml:space="preserve"> PAGEREF _Toc226035043 \h </w:instrText>
            </w:r>
          </w:ins>
          <w:r>
            <w:rPr>
              <w:noProof/>
              <w:webHidden/>
            </w:rPr>
          </w:r>
          <w:ins w:id="233"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7B20428D" w14:textId="3F816878" w:rsidR="00E229A9" w:rsidRDefault="00E229A9">
          <w:pPr>
            <w:pStyle w:val="TOC3"/>
            <w:rPr>
              <w:ins w:id="23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3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No data areas</w:t>
            </w:r>
            <w:r>
              <w:rPr>
                <w:noProof/>
                <w:webHidden/>
              </w:rPr>
              <w:tab/>
            </w:r>
            <w:r>
              <w:rPr>
                <w:noProof/>
                <w:webHidden/>
              </w:rPr>
              <w:fldChar w:fldCharType="begin"/>
            </w:r>
            <w:r>
              <w:rPr>
                <w:noProof/>
                <w:webHidden/>
              </w:rPr>
              <w:instrText xml:space="preserve"> PAGEREF _Toc226035044 \h </w:instrText>
            </w:r>
          </w:ins>
          <w:r>
            <w:rPr>
              <w:noProof/>
              <w:webHidden/>
            </w:rPr>
          </w:r>
          <w:ins w:id="236"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1FA607B9" w14:textId="06998547" w:rsidR="00E229A9" w:rsidRDefault="00E229A9">
          <w:pPr>
            <w:pStyle w:val="TOC3"/>
            <w:rPr>
              <w:ins w:id="23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3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_Toc226035045 \h </w:instrText>
            </w:r>
          </w:ins>
          <w:r>
            <w:rPr>
              <w:noProof/>
              <w:webHidden/>
            </w:rPr>
          </w:r>
          <w:ins w:id="239"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3F82F848" w14:textId="296CF9CB" w:rsidR="00E229A9" w:rsidRDefault="00E229A9">
          <w:pPr>
            <w:pStyle w:val="TOC3"/>
            <w:rPr>
              <w:ins w:id="24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4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Limits of other S-100 product data</w:t>
            </w:r>
            <w:r>
              <w:rPr>
                <w:noProof/>
                <w:webHidden/>
              </w:rPr>
              <w:tab/>
            </w:r>
            <w:r>
              <w:rPr>
                <w:noProof/>
                <w:webHidden/>
              </w:rPr>
              <w:fldChar w:fldCharType="begin"/>
            </w:r>
            <w:r>
              <w:rPr>
                <w:noProof/>
                <w:webHidden/>
              </w:rPr>
              <w:instrText xml:space="preserve"> PAGEREF _Toc226035046 \h </w:instrText>
            </w:r>
          </w:ins>
          <w:r>
            <w:rPr>
              <w:noProof/>
              <w:webHidden/>
            </w:rPr>
          </w:r>
          <w:ins w:id="242"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1E7BC537" w14:textId="24A97EC2" w:rsidR="00E229A9" w:rsidRDefault="00E229A9">
          <w:pPr>
            <w:pStyle w:val="TOC2"/>
            <w:rPr>
              <w:ins w:id="24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4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_Toc226035047 \h </w:instrText>
            </w:r>
          </w:ins>
          <w:r>
            <w:rPr>
              <w:noProof/>
              <w:webHidden/>
            </w:rPr>
          </w:r>
          <w:ins w:id="245"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0D498768" w14:textId="1A0C1D6F" w:rsidR="00E229A9" w:rsidRDefault="00E229A9">
          <w:pPr>
            <w:pStyle w:val="TOC3"/>
            <w:rPr>
              <w:ins w:id="24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4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Safety Contour</w:t>
            </w:r>
            <w:r>
              <w:rPr>
                <w:noProof/>
                <w:webHidden/>
              </w:rPr>
              <w:tab/>
            </w:r>
            <w:r>
              <w:rPr>
                <w:noProof/>
                <w:webHidden/>
              </w:rPr>
              <w:fldChar w:fldCharType="begin"/>
            </w:r>
            <w:r>
              <w:rPr>
                <w:noProof/>
                <w:webHidden/>
              </w:rPr>
              <w:instrText xml:space="preserve"> PAGEREF _Toc226035048 \h </w:instrText>
            </w:r>
          </w:ins>
          <w:r>
            <w:rPr>
              <w:noProof/>
              <w:webHidden/>
            </w:rPr>
          </w:r>
          <w:ins w:id="248" w:author="jonathan pritchard" w:date="2026-04-02T15:09:00Z" w16du:dateUtc="2026-04-02T14:09:00Z">
            <w:r>
              <w:rPr>
                <w:noProof/>
                <w:webHidden/>
              </w:rPr>
              <w:fldChar w:fldCharType="separate"/>
            </w:r>
            <w:r>
              <w:rPr>
                <w:noProof/>
                <w:webHidden/>
              </w:rPr>
              <w:t>27</w:t>
            </w:r>
            <w:r>
              <w:rPr>
                <w:noProof/>
                <w:webHidden/>
              </w:rPr>
              <w:fldChar w:fldCharType="end"/>
            </w:r>
            <w:r w:rsidRPr="00F63275">
              <w:rPr>
                <w:rStyle w:val="Hyperlink"/>
                <w:noProof/>
              </w:rPr>
              <w:fldChar w:fldCharType="end"/>
            </w:r>
          </w:ins>
        </w:p>
        <w:p w14:paraId="58DC4BA4" w14:textId="5BC3FD73" w:rsidR="00E229A9" w:rsidRDefault="00E229A9">
          <w:pPr>
            <w:pStyle w:val="TOC2"/>
            <w:rPr>
              <w:ins w:id="24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5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"_Toc226035049"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Date-dependent features</w:t>
            </w:r>
            <w:r>
              <w:rPr>
                <w:noProof/>
                <w:webHidden/>
              </w:rPr>
              <w:tab/>
            </w:r>
            <w:r>
              <w:rPr>
                <w:noProof/>
                <w:webHidden/>
              </w:rPr>
              <w:fldChar w:fldCharType="begin"/>
            </w:r>
            <w:r>
              <w:rPr>
                <w:noProof/>
                <w:webHidden/>
              </w:rPr>
              <w:instrText xml:space="preserve"> PAGEREF _Toc226035049 \h </w:instrText>
            </w:r>
          </w:ins>
          <w:r>
            <w:rPr>
              <w:noProof/>
              <w:webHidden/>
            </w:rPr>
          </w:r>
          <w:ins w:id="251" w:author="jonathan pritchard" w:date="2026-04-02T15:09:00Z" w16du:dateUtc="2026-04-02T14:09:00Z">
            <w:r>
              <w:rPr>
                <w:noProof/>
                <w:webHidden/>
              </w:rPr>
              <w:fldChar w:fldCharType="separate"/>
            </w:r>
            <w:r>
              <w:rPr>
                <w:noProof/>
                <w:webHidden/>
              </w:rPr>
              <w:t>28</w:t>
            </w:r>
            <w:r>
              <w:rPr>
                <w:noProof/>
                <w:webHidden/>
              </w:rPr>
              <w:fldChar w:fldCharType="end"/>
            </w:r>
            <w:r w:rsidRPr="00F63275">
              <w:rPr>
                <w:rStyle w:val="Hyperlink"/>
                <w:noProof/>
              </w:rPr>
              <w:fldChar w:fldCharType="end"/>
            </w:r>
          </w:ins>
        </w:p>
        <w:p w14:paraId="164EA886" w14:textId="6D288D16" w:rsidR="00E229A9" w:rsidRDefault="00E229A9">
          <w:pPr>
            <w:pStyle w:val="TOC3"/>
            <w:rPr>
              <w:ins w:id="25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5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_Toc226035050 \h </w:instrText>
            </w:r>
          </w:ins>
          <w:r>
            <w:rPr>
              <w:noProof/>
              <w:webHidden/>
            </w:rPr>
          </w:r>
          <w:ins w:id="254" w:author="jonathan pritchard" w:date="2026-04-02T15:09:00Z" w16du:dateUtc="2026-04-02T14:09:00Z">
            <w:r>
              <w:rPr>
                <w:noProof/>
                <w:webHidden/>
              </w:rPr>
              <w:fldChar w:fldCharType="separate"/>
            </w:r>
            <w:r>
              <w:rPr>
                <w:noProof/>
                <w:webHidden/>
              </w:rPr>
              <w:t>28</w:t>
            </w:r>
            <w:r>
              <w:rPr>
                <w:noProof/>
                <w:webHidden/>
              </w:rPr>
              <w:fldChar w:fldCharType="end"/>
            </w:r>
            <w:r w:rsidRPr="00F63275">
              <w:rPr>
                <w:rStyle w:val="Hyperlink"/>
                <w:noProof/>
              </w:rPr>
              <w:fldChar w:fldCharType="end"/>
            </w:r>
          </w:ins>
        </w:p>
        <w:p w14:paraId="62A3DD44" w14:textId="31323831" w:rsidR="00E229A9" w:rsidRDefault="00E229A9">
          <w:pPr>
            <w:pStyle w:val="TOC3"/>
            <w:rPr>
              <w:ins w:id="25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5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 of date adjustment</w:t>
            </w:r>
            <w:r>
              <w:rPr>
                <w:noProof/>
                <w:webHidden/>
              </w:rPr>
              <w:tab/>
            </w:r>
            <w:r>
              <w:rPr>
                <w:noProof/>
                <w:webHidden/>
              </w:rPr>
              <w:fldChar w:fldCharType="begin"/>
            </w:r>
            <w:r>
              <w:rPr>
                <w:noProof/>
                <w:webHidden/>
              </w:rPr>
              <w:instrText xml:space="preserve"> PAGEREF _Toc226035051 \h </w:instrText>
            </w:r>
          </w:ins>
          <w:r>
            <w:rPr>
              <w:noProof/>
              <w:webHidden/>
            </w:rPr>
          </w:r>
          <w:ins w:id="257" w:author="jonathan pritchard" w:date="2026-04-02T15:09:00Z" w16du:dateUtc="2026-04-02T14:09:00Z">
            <w:r>
              <w:rPr>
                <w:noProof/>
                <w:webHidden/>
              </w:rPr>
              <w:fldChar w:fldCharType="separate"/>
            </w:r>
            <w:r>
              <w:rPr>
                <w:noProof/>
                <w:webHidden/>
              </w:rPr>
              <w:t>28</w:t>
            </w:r>
            <w:r>
              <w:rPr>
                <w:noProof/>
                <w:webHidden/>
              </w:rPr>
              <w:fldChar w:fldCharType="end"/>
            </w:r>
            <w:r w:rsidRPr="00F63275">
              <w:rPr>
                <w:rStyle w:val="Hyperlink"/>
                <w:noProof/>
              </w:rPr>
              <w:fldChar w:fldCharType="end"/>
            </w:r>
          </w:ins>
        </w:p>
        <w:p w14:paraId="436C6992" w14:textId="69AFEAF8" w:rsidR="00E229A9" w:rsidRDefault="00E229A9">
          <w:pPr>
            <w:pStyle w:val="TOC2"/>
            <w:rPr>
              <w:ins w:id="25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5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Decluttering the screen</w:t>
            </w:r>
            <w:r>
              <w:rPr>
                <w:noProof/>
                <w:webHidden/>
              </w:rPr>
              <w:tab/>
            </w:r>
            <w:r>
              <w:rPr>
                <w:noProof/>
                <w:webHidden/>
              </w:rPr>
              <w:fldChar w:fldCharType="begin"/>
            </w:r>
            <w:r>
              <w:rPr>
                <w:noProof/>
                <w:webHidden/>
              </w:rPr>
              <w:instrText xml:space="preserve"> PAGEREF _Toc226035052 \h </w:instrText>
            </w:r>
          </w:ins>
          <w:r>
            <w:rPr>
              <w:noProof/>
              <w:webHidden/>
            </w:rPr>
          </w:r>
          <w:ins w:id="260" w:author="jonathan pritchard" w:date="2026-04-02T15:09:00Z" w16du:dateUtc="2026-04-02T14:09:00Z">
            <w:r>
              <w:rPr>
                <w:noProof/>
                <w:webHidden/>
              </w:rPr>
              <w:fldChar w:fldCharType="separate"/>
            </w:r>
            <w:r>
              <w:rPr>
                <w:noProof/>
                <w:webHidden/>
              </w:rPr>
              <w:t>28</w:t>
            </w:r>
            <w:r>
              <w:rPr>
                <w:noProof/>
                <w:webHidden/>
              </w:rPr>
              <w:fldChar w:fldCharType="end"/>
            </w:r>
            <w:r w:rsidRPr="00F63275">
              <w:rPr>
                <w:rStyle w:val="Hyperlink"/>
                <w:noProof/>
              </w:rPr>
              <w:fldChar w:fldCharType="end"/>
            </w:r>
          </w:ins>
        </w:p>
        <w:p w14:paraId="311AE726" w14:textId="5AA5A85F" w:rsidR="00E229A9" w:rsidRDefault="00E229A9">
          <w:pPr>
            <w:pStyle w:val="TOC2"/>
            <w:rPr>
              <w:ins w:id="26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26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IMO presentation elements</w:t>
            </w:r>
            <w:r>
              <w:rPr>
                <w:noProof/>
                <w:webHidden/>
              </w:rPr>
              <w:tab/>
            </w:r>
            <w:r>
              <w:rPr>
                <w:noProof/>
                <w:webHidden/>
              </w:rPr>
              <w:fldChar w:fldCharType="begin"/>
            </w:r>
            <w:r>
              <w:rPr>
                <w:noProof/>
                <w:webHidden/>
              </w:rPr>
              <w:instrText xml:space="preserve"> PAGEREF _Toc226035053 \h </w:instrText>
            </w:r>
          </w:ins>
          <w:r>
            <w:rPr>
              <w:noProof/>
              <w:webHidden/>
            </w:rPr>
          </w:r>
          <w:ins w:id="263" w:author="jonathan pritchard" w:date="2026-04-02T15:09:00Z" w16du:dateUtc="2026-04-02T14:09:00Z">
            <w:r>
              <w:rPr>
                <w:noProof/>
                <w:webHidden/>
              </w:rPr>
              <w:fldChar w:fldCharType="separate"/>
            </w:r>
            <w:r>
              <w:rPr>
                <w:noProof/>
                <w:webHidden/>
              </w:rPr>
              <w:t>28</w:t>
            </w:r>
            <w:r>
              <w:rPr>
                <w:noProof/>
                <w:webHidden/>
              </w:rPr>
              <w:fldChar w:fldCharType="end"/>
            </w:r>
            <w:r w:rsidRPr="00F63275">
              <w:rPr>
                <w:rStyle w:val="Hyperlink"/>
                <w:noProof/>
              </w:rPr>
              <w:fldChar w:fldCharType="end"/>
            </w:r>
          </w:ins>
        </w:p>
        <w:p w14:paraId="70225FDD" w14:textId="4E9E02B5" w:rsidR="00E229A9" w:rsidRDefault="00E229A9">
          <w:pPr>
            <w:pStyle w:val="TOC3"/>
            <w:rPr>
              <w:ins w:id="26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6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Scale bar and latitude scale</w:t>
            </w:r>
            <w:r>
              <w:rPr>
                <w:noProof/>
                <w:webHidden/>
              </w:rPr>
              <w:tab/>
            </w:r>
            <w:r>
              <w:rPr>
                <w:noProof/>
                <w:webHidden/>
              </w:rPr>
              <w:fldChar w:fldCharType="begin"/>
            </w:r>
            <w:r>
              <w:rPr>
                <w:noProof/>
                <w:webHidden/>
              </w:rPr>
              <w:instrText xml:space="preserve"> PAGEREF _Toc226035054 \h </w:instrText>
            </w:r>
          </w:ins>
          <w:r>
            <w:rPr>
              <w:noProof/>
              <w:webHidden/>
            </w:rPr>
          </w:r>
          <w:ins w:id="266" w:author="jonathan pritchard" w:date="2026-04-02T15:09:00Z" w16du:dateUtc="2026-04-02T14:09:00Z">
            <w:r>
              <w:rPr>
                <w:noProof/>
                <w:webHidden/>
              </w:rPr>
              <w:fldChar w:fldCharType="separate"/>
            </w:r>
            <w:r>
              <w:rPr>
                <w:noProof/>
                <w:webHidden/>
              </w:rPr>
              <w:t>29</w:t>
            </w:r>
            <w:r>
              <w:rPr>
                <w:noProof/>
                <w:webHidden/>
              </w:rPr>
              <w:fldChar w:fldCharType="end"/>
            </w:r>
            <w:r w:rsidRPr="00F63275">
              <w:rPr>
                <w:rStyle w:val="Hyperlink"/>
                <w:noProof/>
              </w:rPr>
              <w:fldChar w:fldCharType="end"/>
            </w:r>
          </w:ins>
        </w:p>
        <w:p w14:paraId="71C490ED" w14:textId="45A77138" w:rsidR="00E229A9" w:rsidRDefault="00E229A9">
          <w:pPr>
            <w:pStyle w:val="TOC3"/>
            <w:rPr>
              <w:ins w:id="26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6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North arrow</w:t>
            </w:r>
            <w:r>
              <w:rPr>
                <w:noProof/>
                <w:webHidden/>
              </w:rPr>
              <w:tab/>
            </w:r>
            <w:r>
              <w:rPr>
                <w:noProof/>
                <w:webHidden/>
              </w:rPr>
              <w:fldChar w:fldCharType="begin"/>
            </w:r>
            <w:r>
              <w:rPr>
                <w:noProof/>
                <w:webHidden/>
              </w:rPr>
              <w:instrText xml:space="preserve"> PAGEREF _Toc226035055 \h </w:instrText>
            </w:r>
          </w:ins>
          <w:r>
            <w:rPr>
              <w:noProof/>
              <w:webHidden/>
            </w:rPr>
          </w:r>
          <w:ins w:id="269" w:author="jonathan pritchard" w:date="2026-04-02T15:09:00Z" w16du:dateUtc="2026-04-02T14:09:00Z">
            <w:r>
              <w:rPr>
                <w:noProof/>
                <w:webHidden/>
              </w:rPr>
              <w:fldChar w:fldCharType="separate"/>
            </w:r>
            <w:r>
              <w:rPr>
                <w:noProof/>
                <w:webHidden/>
              </w:rPr>
              <w:t>29</w:t>
            </w:r>
            <w:r>
              <w:rPr>
                <w:noProof/>
                <w:webHidden/>
              </w:rPr>
              <w:fldChar w:fldCharType="end"/>
            </w:r>
            <w:r w:rsidRPr="00F63275">
              <w:rPr>
                <w:rStyle w:val="Hyperlink"/>
                <w:noProof/>
              </w:rPr>
              <w:fldChar w:fldCharType="end"/>
            </w:r>
          </w:ins>
        </w:p>
        <w:p w14:paraId="1CF8C6D1" w14:textId="39178266" w:rsidR="00E229A9" w:rsidRDefault="00E229A9">
          <w:pPr>
            <w:pStyle w:val="TOC3"/>
            <w:rPr>
              <w:ins w:id="27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7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Graticule</w:t>
            </w:r>
            <w:r>
              <w:rPr>
                <w:noProof/>
                <w:webHidden/>
              </w:rPr>
              <w:tab/>
            </w:r>
            <w:r>
              <w:rPr>
                <w:noProof/>
                <w:webHidden/>
              </w:rPr>
              <w:fldChar w:fldCharType="begin"/>
            </w:r>
            <w:r>
              <w:rPr>
                <w:noProof/>
                <w:webHidden/>
              </w:rPr>
              <w:instrText xml:space="preserve"> PAGEREF _Toc226035056 \h </w:instrText>
            </w:r>
          </w:ins>
          <w:r>
            <w:rPr>
              <w:noProof/>
              <w:webHidden/>
            </w:rPr>
          </w:r>
          <w:ins w:id="272" w:author="jonathan pritchard" w:date="2026-04-02T15:09:00Z" w16du:dateUtc="2026-04-02T14:09:00Z">
            <w:r>
              <w:rPr>
                <w:noProof/>
                <w:webHidden/>
              </w:rPr>
              <w:fldChar w:fldCharType="separate"/>
            </w:r>
            <w:r>
              <w:rPr>
                <w:noProof/>
                <w:webHidden/>
              </w:rPr>
              <w:t>29</w:t>
            </w:r>
            <w:r>
              <w:rPr>
                <w:noProof/>
                <w:webHidden/>
              </w:rPr>
              <w:fldChar w:fldCharType="end"/>
            </w:r>
            <w:r w:rsidRPr="00F63275">
              <w:rPr>
                <w:rStyle w:val="Hyperlink"/>
                <w:noProof/>
              </w:rPr>
              <w:fldChar w:fldCharType="end"/>
            </w:r>
          </w:ins>
        </w:p>
        <w:p w14:paraId="0EEFF700" w14:textId="4D80D343" w:rsidR="00E229A9" w:rsidRDefault="00E229A9">
          <w:pPr>
            <w:pStyle w:val="TOC3"/>
            <w:rPr>
              <w:ins w:id="27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7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w:t>
            </w:r>
            <w:r>
              <w:rPr>
                <w:noProof/>
                <w:webHidden/>
              </w:rPr>
              <w:tab/>
            </w:r>
            <w:r>
              <w:rPr>
                <w:noProof/>
                <w:webHidden/>
              </w:rPr>
              <w:fldChar w:fldCharType="begin"/>
            </w:r>
            <w:r>
              <w:rPr>
                <w:noProof/>
                <w:webHidden/>
              </w:rPr>
              <w:instrText xml:space="preserve"> PAGEREF _Toc226035057 \h </w:instrText>
            </w:r>
          </w:ins>
          <w:r>
            <w:rPr>
              <w:noProof/>
              <w:webHidden/>
            </w:rPr>
          </w:r>
          <w:ins w:id="275" w:author="jonathan pritchard" w:date="2026-04-02T15:09:00Z" w16du:dateUtc="2026-04-02T14:09:00Z">
            <w:r>
              <w:rPr>
                <w:noProof/>
                <w:webHidden/>
              </w:rPr>
              <w:fldChar w:fldCharType="separate"/>
            </w:r>
            <w:r>
              <w:rPr>
                <w:noProof/>
                <w:webHidden/>
              </w:rPr>
              <w:t>30</w:t>
            </w:r>
            <w:r>
              <w:rPr>
                <w:noProof/>
                <w:webHidden/>
              </w:rPr>
              <w:fldChar w:fldCharType="end"/>
            </w:r>
            <w:r w:rsidRPr="00F63275">
              <w:rPr>
                <w:rStyle w:val="Hyperlink"/>
                <w:noProof/>
              </w:rPr>
              <w:fldChar w:fldCharType="end"/>
            </w:r>
          </w:ins>
        </w:p>
        <w:p w14:paraId="26E381E2" w14:textId="39184D2E" w:rsidR="00E229A9" w:rsidRDefault="00E229A9">
          <w:pPr>
            <w:pStyle w:val="TOC3"/>
            <w:rPr>
              <w:ins w:id="27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7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Black level adjustment symbol</w:t>
            </w:r>
            <w:r>
              <w:rPr>
                <w:noProof/>
                <w:webHidden/>
              </w:rPr>
              <w:tab/>
            </w:r>
            <w:r>
              <w:rPr>
                <w:noProof/>
                <w:webHidden/>
              </w:rPr>
              <w:fldChar w:fldCharType="begin"/>
            </w:r>
            <w:r>
              <w:rPr>
                <w:noProof/>
                <w:webHidden/>
              </w:rPr>
              <w:instrText xml:space="preserve"> PAGEREF _Toc226035058 \h </w:instrText>
            </w:r>
          </w:ins>
          <w:r>
            <w:rPr>
              <w:noProof/>
              <w:webHidden/>
            </w:rPr>
          </w:r>
          <w:ins w:id="278" w:author="jonathan pritchard" w:date="2026-04-02T15:09:00Z" w16du:dateUtc="2026-04-02T14:09:00Z">
            <w:r>
              <w:rPr>
                <w:noProof/>
                <w:webHidden/>
              </w:rPr>
              <w:fldChar w:fldCharType="separate"/>
            </w:r>
            <w:r>
              <w:rPr>
                <w:noProof/>
                <w:webHidden/>
              </w:rPr>
              <w:t>30</w:t>
            </w:r>
            <w:r>
              <w:rPr>
                <w:noProof/>
                <w:webHidden/>
              </w:rPr>
              <w:fldChar w:fldCharType="end"/>
            </w:r>
            <w:r w:rsidRPr="00F63275">
              <w:rPr>
                <w:rStyle w:val="Hyperlink"/>
                <w:noProof/>
              </w:rPr>
              <w:fldChar w:fldCharType="end"/>
            </w:r>
          </w:ins>
        </w:p>
        <w:p w14:paraId="00FA8E80" w14:textId="16053E31" w:rsidR="00E229A9" w:rsidRDefault="00E229A9">
          <w:pPr>
            <w:pStyle w:val="TOC3"/>
            <w:rPr>
              <w:ins w:id="27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8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"_Toc226035059"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and notification of navigational hazards</w:t>
            </w:r>
            <w:r>
              <w:rPr>
                <w:noProof/>
                <w:webHidden/>
              </w:rPr>
              <w:tab/>
            </w:r>
            <w:r>
              <w:rPr>
                <w:noProof/>
                <w:webHidden/>
              </w:rPr>
              <w:fldChar w:fldCharType="begin"/>
            </w:r>
            <w:r>
              <w:rPr>
                <w:noProof/>
                <w:webHidden/>
              </w:rPr>
              <w:instrText xml:space="preserve"> PAGEREF _Toc226035059 \h </w:instrText>
            </w:r>
          </w:ins>
          <w:r>
            <w:rPr>
              <w:noProof/>
              <w:webHidden/>
            </w:rPr>
          </w:r>
          <w:ins w:id="281" w:author="jonathan pritchard" w:date="2026-04-02T15:09:00Z" w16du:dateUtc="2026-04-02T14:09:00Z">
            <w:r>
              <w:rPr>
                <w:noProof/>
                <w:webHidden/>
              </w:rPr>
              <w:fldChar w:fldCharType="separate"/>
            </w:r>
            <w:r>
              <w:rPr>
                <w:noProof/>
                <w:webHidden/>
              </w:rPr>
              <w:t>30</w:t>
            </w:r>
            <w:r>
              <w:rPr>
                <w:noProof/>
                <w:webHidden/>
              </w:rPr>
              <w:fldChar w:fldCharType="end"/>
            </w:r>
            <w:r w:rsidRPr="00F63275">
              <w:rPr>
                <w:rStyle w:val="Hyperlink"/>
                <w:noProof/>
              </w:rPr>
              <w:fldChar w:fldCharType="end"/>
            </w:r>
          </w:ins>
        </w:p>
        <w:p w14:paraId="27397E59" w14:textId="58E77FCE" w:rsidR="00E229A9" w:rsidRDefault="00E229A9">
          <w:pPr>
            <w:pStyle w:val="TOC3"/>
            <w:rPr>
              <w:ins w:id="28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8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_Toc226035060 \h </w:instrText>
            </w:r>
          </w:ins>
          <w:r>
            <w:rPr>
              <w:noProof/>
              <w:webHidden/>
            </w:rPr>
          </w:r>
          <w:ins w:id="284" w:author="jonathan pritchard" w:date="2026-04-02T15:09:00Z" w16du:dateUtc="2026-04-02T14:09:00Z">
            <w:r>
              <w:rPr>
                <w:noProof/>
                <w:webHidden/>
              </w:rPr>
              <w:fldChar w:fldCharType="separate"/>
            </w:r>
            <w:r>
              <w:rPr>
                <w:noProof/>
                <w:webHidden/>
              </w:rPr>
              <w:t>31</w:t>
            </w:r>
            <w:r>
              <w:rPr>
                <w:noProof/>
                <w:webHidden/>
              </w:rPr>
              <w:fldChar w:fldCharType="end"/>
            </w:r>
            <w:r w:rsidRPr="00F63275">
              <w:rPr>
                <w:rStyle w:val="Hyperlink"/>
                <w:noProof/>
              </w:rPr>
              <w:fldChar w:fldCharType="end"/>
            </w:r>
          </w:ins>
        </w:p>
        <w:p w14:paraId="63B0D880" w14:textId="70038053" w:rsidR="00E229A9" w:rsidRDefault="00E229A9">
          <w:pPr>
            <w:pStyle w:val="TOC3"/>
            <w:rPr>
              <w:ins w:id="28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8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Definition of safety contour</w:t>
            </w:r>
            <w:r>
              <w:rPr>
                <w:noProof/>
                <w:webHidden/>
              </w:rPr>
              <w:tab/>
            </w:r>
            <w:r>
              <w:rPr>
                <w:noProof/>
                <w:webHidden/>
              </w:rPr>
              <w:fldChar w:fldCharType="begin"/>
            </w:r>
            <w:r>
              <w:rPr>
                <w:noProof/>
                <w:webHidden/>
              </w:rPr>
              <w:instrText xml:space="preserve"> PAGEREF _Toc226035061 \h </w:instrText>
            </w:r>
          </w:ins>
          <w:r>
            <w:rPr>
              <w:noProof/>
              <w:webHidden/>
            </w:rPr>
          </w:r>
          <w:ins w:id="287" w:author="jonathan pritchard" w:date="2026-04-02T15:09:00Z" w16du:dateUtc="2026-04-02T14:09:00Z">
            <w:r>
              <w:rPr>
                <w:noProof/>
                <w:webHidden/>
              </w:rPr>
              <w:fldChar w:fldCharType="separate"/>
            </w:r>
            <w:r>
              <w:rPr>
                <w:noProof/>
                <w:webHidden/>
              </w:rPr>
              <w:t>31</w:t>
            </w:r>
            <w:r>
              <w:rPr>
                <w:noProof/>
                <w:webHidden/>
              </w:rPr>
              <w:fldChar w:fldCharType="end"/>
            </w:r>
            <w:r w:rsidRPr="00F63275">
              <w:rPr>
                <w:rStyle w:val="Hyperlink"/>
                <w:noProof/>
              </w:rPr>
              <w:fldChar w:fldCharType="end"/>
            </w:r>
          </w:ins>
        </w:p>
        <w:p w14:paraId="126E8660" w14:textId="4265A2BC" w:rsidR="00E229A9" w:rsidRDefault="00E229A9">
          <w:pPr>
            <w:pStyle w:val="TOC3"/>
            <w:rPr>
              <w:ins w:id="28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8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safety contour</w:t>
            </w:r>
            <w:r>
              <w:rPr>
                <w:noProof/>
                <w:webHidden/>
              </w:rPr>
              <w:tab/>
            </w:r>
            <w:r>
              <w:rPr>
                <w:noProof/>
                <w:webHidden/>
              </w:rPr>
              <w:fldChar w:fldCharType="begin"/>
            </w:r>
            <w:r>
              <w:rPr>
                <w:noProof/>
                <w:webHidden/>
              </w:rPr>
              <w:instrText xml:space="preserve"> PAGEREF _Toc226035062 \h </w:instrText>
            </w:r>
          </w:ins>
          <w:r>
            <w:rPr>
              <w:noProof/>
              <w:webHidden/>
            </w:rPr>
          </w:r>
          <w:ins w:id="290" w:author="jonathan pritchard" w:date="2026-04-02T15:09:00Z" w16du:dateUtc="2026-04-02T14:09:00Z">
            <w:r>
              <w:rPr>
                <w:noProof/>
                <w:webHidden/>
              </w:rPr>
              <w:fldChar w:fldCharType="separate"/>
            </w:r>
            <w:r>
              <w:rPr>
                <w:noProof/>
                <w:webHidden/>
              </w:rPr>
              <w:t>31</w:t>
            </w:r>
            <w:r>
              <w:rPr>
                <w:noProof/>
                <w:webHidden/>
              </w:rPr>
              <w:fldChar w:fldCharType="end"/>
            </w:r>
            <w:r w:rsidRPr="00F63275">
              <w:rPr>
                <w:rStyle w:val="Hyperlink"/>
                <w:noProof/>
              </w:rPr>
              <w:fldChar w:fldCharType="end"/>
            </w:r>
          </w:ins>
        </w:p>
        <w:p w14:paraId="3525C0D5" w14:textId="1ADB7284" w:rsidR="00E229A9" w:rsidRDefault="00E229A9">
          <w:pPr>
            <w:pStyle w:val="TOC3"/>
            <w:rPr>
              <w:ins w:id="29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9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Indications related to ENC accuracy</w:t>
            </w:r>
            <w:r>
              <w:rPr>
                <w:noProof/>
                <w:webHidden/>
              </w:rPr>
              <w:tab/>
            </w:r>
            <w:r>
              <w:rPr>
                <w:noProof/>
                <w:webHidden/>
              </w:rPr>
              <w:fldChar w:fldCharType="begin"/>
            </w:r>
            <w:r>
              <w:rPr>
                <w:noProof/>
                <w:webHidden/>
              </w:rPr>
              <w:instrText xml:space="preserve"> PAGEREF _Toc226035063 \h </w:instrText>
            </w:r>
          </w:ins>
          <w:r>
            <w:rPr>
              <w:noProof/>
              <w:webHidden/>
            </w:rPr>
          </w:r>
          <w:ins w:id="293" w:author="jonathan pritchard" w:date="2026-04-02T15:09:00Z" w16du:dateUtc="2026-04-02T14:09:00Z">
            <w:r>
              <w:rPr>
                <w:noProof/>
                <w:webHidden/>
              </w:rPr>
              <w:fldChar w:fldCharType="separate"/>
            </w:r>
            <w:r>
              <w:rPr>
                <w:noProof/>
                <w:webHidden/>
              </w:rPr>
              <w:t>32</w:t>
            </w:r>
            <w:r>
              <w:rPr>
                <w:noProof/>
                <w:webHidden/>
              </w:rPr>
              <w:fldChar w:fldCharType="end"/>
            </w:r>
            <w:r w:rsidRPr="00F63275">
              <w:rPr>
                <w:rStyle w:val="Hyperlink"/>
                <w:noProof/>
              </w:rPr>
              <w:fldChar w:fldCharType="end"/>
            </w:r>
          </w:ins>
        </w:p>
        <w:p w14:paraId="04636873" w14:textId="70A2531F" w:rsidR="00E229A9" w:rsidRDefault="00E229A9">
          <w:pPr>
            <w:pStyle w:val="TOC3"/>
            <w:rPr>
              <w:ins w:id="29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9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S-101 only</w:t>
            </w:r>
            <w:r>
              <w:rPr>
                <w:noProof/>
                <w:webHidden/>
              </w:rPr>
              <w:tab/>
            </w:r>
            <w:r>
              <w:rPr>
                <w:noProof/>
                <w:webHidden/>
              </w:rPr>
              <w:fldChar w:fldCharType="begin"/>
            </w:r>
            <w:r>
              <w:rPr>
                <w:noProof/>
                <w:webHidden/>
              </w:rPr>
              <w:instrText xml:space="preserve"> PAGEREF _Toc226035064 \h </w:instrText>
            </w:r>
          </w:ins>
          <w:r>
            <w:rPr>
              <w:noProof/>
              <w:webHidden/>
            </w:rPr>
          </w:r>
          <w:ins w:id="296" w:author="jonathan pritchard" w:date="2026-04-02T15:09:00Z" w16du:dateUtc="2026-04-02T14:09:00Z">
            <w:r>
              <w:rPr>
                <w:noProof/>
                <w:webHidden/>
              </w:rPr>
              <w:fldChar w:fldCharType="separate"/>
            </w:r>
            <w:r>
              <w:rPr>
                <w:noProof/>
                <w:webHidden/>
              </w:rPr>
              <w:t>32</w:t>
            </w:r>
            <w:r>
              <w:rPr>
                <w:noProof/>
                <w:webHidden/>
              </w:rPr>
              <w:fldChar w:fldCharType="end"/>
            </w:r>
            <w:r w:rsidRPr="00F63275">
              <w:rPr>
                <w:rStyle w:val="Hyperlink"/>
                <w:noProof/>
              </w:rPr>
              <w:fldChar w:fldCharType="end"/>
            </w:r>
          </w:ins>
        </w:p>
        <w:p w14:paraId="74AAB8AD" w14:textId="3F7868BE" w:rsidR="00E229A9" w:rsidRDefault="00E229A9">
          <w:pPr>
            <w:pStyle w:val="TOC3"/>
            <w:rPr>
              <w:ins w:id="29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29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S-102 depth substitution</w:t>
            </w:r>
            <w:r>
              <w:rPr>
                <w:noProof/>
                <w:webHidden/>
              </w:rPr>
              <w:tab/>
            </w:r>
            <w:r>
              <w:rPr>
                <w:noProof/>
                <w:webHidden/>
              </w:rPr>
              <w:fldChar w:fldCharType="begin"/>
            </w:r>
            <w:r>
              <w:rPr>
                <w:noProof/>
                <w:webHidden/>
              </w:rPr>
              <w:instrText xml:space="preserve"> PAGEREF _Toc226035065 \h </w:instrText>
            </w:r>
          </w:ins>
          <w:r>
            <w:rPr>
              <w:noProof/>
              <w:webHidden/>
            </w:rPr>
          </w:r>
          <w:ins w:id="299" w:author="jonathan pritchard" w:date="2026-04-02T15:09:00Z" w16du:dateUtc="2026-04-02T14:09:00Z">
            <w:r>
              <w:rPr>
                <w:noProof/>
                <w:webHidden/>
              </w:rPr>
              <w:fldChar w:fldCharType="separate"/>
            </w:r>
            <w:r>
              <w:rPr>
                <w:noProof/>
                <w:webHidden/>
              </w:rPr>
              <w:t>33</w:t>
            </w:r>
            <w:r>
              <w:rPr>
                <w:noProof/>
                <w:webHidden/>
              </w:rPr>
              <w:fldChar w:fldCharType="end"/>
            </w:r>
            <w:r w:rsidRPr="00F63275">
              <w:rPr>
                <w:rStyle w:val="Hyperlink"/>
                <w:noProof/>
              </w:rPr>
              <w:fldChar w:fldCharType="end"/>
            </w:r>
          </w:ins>
        </w:p>
        <w:p w14:paraId="547BA7D4" w14:textId="6B05209B" w:rsidR="00E229A9" w:rsidRDefault="00E229A9">
          <w:pPr>
            <w:pStyle w:val="TOC3"/>
            <w:rPr>
              <w:ins w:id="30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0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Multiple QualityOfBathymetricData Features</w:t>
            </w:r>
            <w:r>
              <w:rPr>
                <w:noProof/>
                <w:webHidden/>
              </w:rPr>
              <w:tab/>
            </w:r>
            <w:r>
              <w:rPr>
                <w:noProof/>
                <w:webHidden/>
              </w:rPr>
              <w:fldChar w:fldCharType="begin"/>
            </w:r>
            <w:r>
              <w:rPr>
                <w:noProof/>
                <w:webHidden/>
              </w:rPr>
              <w:instrText xml:space="preserve"> PAGEREF _Toc226035066 \h </w:instrText>
            </w:r>
          </w:ins>
          <w:r>
            <w:rPr>
              <w:noProof/>
              <w:webHidden/>
            </w:rPr>
          </w:r>
          <w:ins w:id="302" w:author="jonathan pritchard" w:date="2026-04-02T15:09:00Z" w16du:dateUtc="2026-04-02T14:09:00Z">
            <w:r>
              <w:rPr>
                <w:noProof/>
                <w:webHidden/>
              </w:rPr>
              <w:fldChar w:fldCharType="separate"/>
            </w:r>
            <w:r>
              <w:rPr>
                <w:noProof/>
                <w:webHidden/>
              </w:rPr>
              <w:t>33</w:t>
            </w:r>
            <w:r>
              <w:rPr>
                <w:noProof/>
                <w:webHidden/>
              </w:rPr>
              <w:fldChar w:fldCharType="end"/>
            </w:r>
            <w:r w:rsidRPr="00F63275">
              <w:rPr>
                <w:rStyle w:val="Hyperlink"/>
                <w:noProof/>
              </w:rPr>
              <w:fldChar w:fldCharType="end"/>
            </w:r>
          </w:ins>
        </w:p>
        <w:p w14:paraId="26E247E9" w14:textId="045E29DD" w:rsidR="00E229A9" w:rsidRDefault="00E229A9">
          <w:pPr>
            <w:pStyle w:val="TOC3"/>
            <w:rPr>
              <w:ins w:id="30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0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Enhanced Safety Contour and Water Level Adjustment.</w:t>
            </w:r>
            <w:r>
              <w:rPr>
                <w:noProof/>
                <w:webHidden/>
              </w:rPr>
              <w:tab/>
            </w:r>
            <w:r>
              <w:rPr>
                <w:noProof/>
                <w:webHidden/>
              </w:rPr>
              <w:fldChar w:fldCharType="begin"/>
            </w:r>
            <w:r>
              <w:rPr>
                <w:noProof/>
                <w:webHidden/>
              </w:rPr>
              <w:instrText xml:space="preserve"> PAGEREF _Toc226035067 \h </w:instrText>
            </w:r>
          </w:ins>
          <w:r>
            <w:rPr>
              <w:noProof/>
              <w:webHidden/>
            </w:rPr>
          </w:r>
          <w:ins w:id="305" w:author="jonathan pritchard" w:date="2026-04-02T15:09:00Z" w16du:dateUtc="2026-04-02T14:09:00Z">
            <w:r>
              <w:rPr>
                <w:noProof/>
                <w:webHidden/>
              </w:rPr>
              <w:fldChar w:fldCharType="separate"/>
            </w:r>
            <w:r>
              <w:rPr>
                <w:noProof/>
                <w:webHidden/>
              </w:rPr>
              <w:t>33</w:t>
            </w:r>
            <w:r>
              <w:rPr>
                <w:noProof/>
                <w:webHidden/>
              </w:rPr>
              <w:fldChar w:fldCharType="end"/>
            </w:r>
            <w:r w:rsidRPr="00F63275">
              <w:rPr>
                <w:rStyle w:val="Hyperlink"/>
                <w:noProof/>
              </w:rPr>
              <w:fldChar w:fldCharType="end"/>
            </w:r>
          </w:ins>
        </w:p>
        <w:p w14:paraId="51ED6B98" w14:textId="53442EC6" w:rsidR="00E229A9" w:rsidRDefault="00E229A9">
          <w:pPr>
            <w:pStyle w:val="TOC2"/>
            <w:rPr>
              <w:ins w:id="30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0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Other specified display features</w:t>
            </w:r>
            <w:r>
              <w:rPr>
                <w:noProof/>
                <w:webHidden/>
              </w:rPr>
              <w:tab/>
            </w:r>
            <w:r>
              <w:rPr>
                <w:noProof/>
                <w:webHidden/>
              </w:rPr>
              <w:fldChar w:fldCharType="begin"/>
            </w:r>
            <w:r>
              <w:rPr>
                <w:noProof/>
                <w:webHidden/>
              </w:rPr>
              <w:instrText xml:space="preserve"> PAGEREF _Toc226035068 \h </w:instrText>
            </w:r>
          </w:ins>
          <w:r>
            <w:rPr>
              <w:noProof/>
              <w:webHidden/>
            </w:rPr>
          </w:r>
          <w:ins w:id="308" w:author="jonathan pritchard" w:date="2026-04-02T15:09:00Z" w16du:dateUtc="2026-04-02T14:09:00Z">
            <w:r>
              <w:rPr>
                <w:noProof/>
                <w:webHidden/>
              </w:rPr>
              <w:fldChar w:fldCharType="separate"/>
            </w:r>
            <w:r>
              <w:rPr>
                <w:noProof/>
                <w:webHidden/>
              </w:rPr>
              <w:t>34</w:t>
            </w:r>
            <w:r>
              <w:rPr>
                <w:noProof/>
                <w:webHidden/>
              </w:rPr>
              <w:fldChar w:fldCharType="end"/>
            </w:r>
            <w:r w:rsidRPr="00F63275">
              <w:rPr>
                <w:rStyle w:val="Hyperlink"/>
                <w:noProof/>
              </w:rPr>
              <w:fldChar w:fldCharType="end"/>
            </w:r>
          </w:ins>
        </w:p>
        <w:p w14:paraId="1C4577AB" w14:textId="555C7DC2" w:rsidR="00E229A9" w:rsidRDefault="00E229A9">
          <w:pPr>
            <w:pStyle w:val="TOC3"/>
            <w:rPr>
              <w:ins w:id="30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1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"_Toc226035069"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w:t>
            </w:r>
            <w:r>
              <w:rPr>
                <w:noProof/>
                <w:webHidden/>
              </w:rPr>
              <w:tab/>
            </w:r>
            <w:r>
              <w:rPr>
                <w:noProof/>
                <w:webHidden/>
              </w:rPr>
              <w:fldChar w:fldCharType="begin"/>
            </w:r>
            <w:r>
              <w:rPr>
                <w:noProof/>
                <w:webHidden/>
              </w:rPr>
              <w:instrText xml:space="preserve"> PAGEREF _Toc226035069 \h </w:instrText>
            </w:r>
          </w:ins>
          <w:r>
            <w:rPr>
              <w:noProof/>
              <w:webHidden/>
            </w:rPr>
          </w:r>
          <w:ins w:id="311" w:author="jonathan pritchard" w:date="2026-04-02T15:09:00Z" w16du:dateUtc="2026-04-02T14:09:00Z">
            <w:r>
              <w:rPr>
                <w:noProof/>
                <w:webHidden/>
              </w:rPr>
              <w:fldChar w:fldCharType="separate"/>
            </w:r>
            <w:r>
              <w:rPr>
                <w:noProof/>
                <w:webHidden/>
              </w:rPr>
              <w:t>34</w:t>
            </w:r>
            <w:r>
              <w:rPr>
                <w:noProof/>
                <w:webHidden/>
              </w:rPr>
              <w:fldChar w:fldCharType="end"/>
            </w:r>
            <w:r w:rsidRPr="00F63275">
              <w:rPr>
                <w:rStyle w:val="Hyperlink"/>
                <w:noProof/>
              </w:rPr>
              <w:fldChar w:fldCharType="end"/>
            </w:r>
          </w:ins>
        </w:p>
        <w:p w14:paraId="300C9F9B" w14:textId="455F3DC9" w:rsidR="00E229A9" w:rsidRDefault="00E229A9">
          <w:pPr>
            <w:pStyle w:val="TOC3"/>
            <w:rPr>
              <w:ins w:id="31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1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_Toc226035070 \h </w:instrText>
            </w:r>
          </w:ins>
          <w:r>
            <w:rPr>
              <w:noProof/>
              <w:webHidden/>
            </w:rPr>
          </w:r>
          <w:ins w:id="314" w:author="jonathan pritchard" w:date="2026-04-02T15:09:00Z" w16du:dateUtc="2026-04-02T14:09:00Z">
            <w:r>
              <w:rPr>
                <w:noProof/>
                <w:webHidden/>
              </w:rPr>
              <w:fldChar w:fldCharType="separate"/>
            </w:r>
            <w:r>
              <w:rPr>
                <w:noProof/>
                <w:webHidden/>
              </w:rPr>
              <w:t>34</w:t>
            </w:r>
            <w:r>
              <w:rPr>
                <w:noProof/>
                <w:webHidden/>
              </w:rPr>
              <w:fldChar w:fldCharType="end"/>
            </w:r>
            <w:r w:rsidRPr="00F63275">
              <w:rPr>
                <w:rStyle w:val="Hyperlink"/>
                <w:noProof/>
              </w:rPr>
              <w:fldChar w:fldCharType="end"/>
            </w:r>
          </w:ins>
        </w:p>
        <w:p w14:paraId="6F53D7E5" w14:textId="2439144E" w:rsidR="00E229A9" w:rsidRDefault="00E229A9">
          <w:pPr>
            <w:pStyle w:val="TOC3"/>
            <w:rPr>
              <w:ins w:id="31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1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ECDIS Legend</w:t>
            </w:r>
            <w:r>
              <w:rPr>
                <w:noProof/>
                <w:webHidden/>
              </w:rPr>
              <w:tab/>
            </w:r>
            <w:r>
              <w:rPr>
                <w:noProof/>
                <w:webHidden/>
              </w:rPr>
              <w:fldChar w:fldCharType="begin"/>
            </w:r>
            <w:r>
              <w:rPr>
                <w:noProof/>
                <w:webHidden/>
              </w:rPr>
              <w:instrText xml:space="preserve"> PAGEREF _Toc226035071 \h </w:instrText>
            </w:r>
          </w:ins>
          <w:r>
            <w:rPr>
              <w:noProof/>
              <w:webHidden/>
            </w:rPr>
          </w:r>
          <w:ins w:id="317" w:author="jonathan pritchard" w:date="2026-04-02T15:09:00Z" w16du:dateUtc="2026-04-02T14:09:00Z">
            <w:r>
              <w:rPr>
                <w:noProof/>
                <w:webHidden/>
              </w:rPr>
              <w:fldChar w:fldCharType="separate"/>
            </w:r>
            <w:r>
              <w:rPr>
                <w:noProof/>
                <w:webHidden/>
              </w:rPr>
              <w:t>34</w:t>
            </w:r>
            <w:r>
              <w:rPr>
                <w:noProof/>
                <w:webHidden/>
              </w:rPr>
              <w:fldChar w:fldCharType="end"/>
            </w:r>
            <w:r w:rsidRPr="00F63275">
              <w:rPr>
                <w:rStyle w:val="Hyperlink"/>
                <w:noProof/>
              </w:rPr>
              <w:fldChar w:fldCharType="end"/>
            </w:r>
          </w:ins>
        </w:p>
        <w:p w14:paraId="7E8E5D2E" w14:textId="14768F68" w:rsidR="00E229A9" w:rsidRDefault="00E229A9">
          <w:pPr>
            <w:pStyle w:val="TOC2"/>
            <w:rPr>
              <w:ins w:id="31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1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_Toc226035072 \h </w:instrText>
            </w:r>
          </w:ins>
          <w:r>
            <w:rPr>
              <w:noProof/>
              <w:webHidden/>
            </w:rPr>
          </w:r>
          <w:ins w:id="320" w:author="jonathan pritchard" w:date="2026-04-02T15:09:00Z" w16du:dateUtc="2026-04-02T14:09:00Z">
            <w:r>
              <w:rPr>
                <w:noProof/>
                <w:webHidden/>
              </w:rPr>
              <w:fldChar w:fldCharType="separate"/>
            </w:r>
            <w:r>
              <w:rPr>
                <w:noProof/>
                <w:webHidden/>
              </w:rPr>
              <w:t>36</w:t>
            </w:r>
            <w:r>
              <w:rPr>
                <w:noProof/>
                <w:webHidden/>
              </w:rPr>
              <w:fldChar w:fldCharType="end"/>
            </w:r>
            <w:r w:rsidRPr="00F63275">
              <w:rPr>
                <w:rStyle w:val="Hyperlink"/>
                <w:noProof/>
              </w:rPr>
              <w:fldChar w:fldCharType="end"/>
            </w:r>
          </w:ins>
        </w:p>
        <w:p w14:paraId="3699AA9E" w14:textId="72F32997" w:rsidR="00E229A9" w:rsidRDefault="00E229A9">
          <w:pPr>
            <w:pStyle w:val="TOC3"/>
            <w:rPr>
              <w:ins w:id="32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2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Manual updates</w:t>
            </w:r>
            <w:r>
              <w:rPr>
                <w:noProof/>
                <w:webHidden/>
              </w:rPr>
              <w:tab/>
            </w:r>
            <w:r>
              <w:rPr>
                <w:noProof/>
                <w:webHidden/>
              </w:rPr>
              <w:fldChar w:fldCharType="begin"/>
            </w:r>
            <w:r>
              <w:rPr>
                <w:noProof/>
                <w:webHidden/>
              </w:rPr>
              <w:instrText xml:space="preserve"> PAGEREF _Toc226035073 \h </w:instrText>
            </w:r>
          </w:ins>
          <w:r>
            <w:rPr>
              <w:noProof/>
              <w:webHidden/>
            </w:rPr>
          </w:r>
          <w:ins w:id="323" w:author="jonathan pritchard" w:date="2026-04-02T15:09:00Z" w16du:dateUtc="2026-04-02T14:09:00Z">
            <w:r>
              <w:rPr>
                <w:noProof/>
                <w:webHidden/>
              </w:rPr>
              <w:fldChar w:fldCharType="separate"/>
            </w:r>
            <w:r>
              <w:rPr>
                <w:noProof/>
                <w:webHidden/>
              </w:rPr>
              <w:t>36</w:t>
            </w:r>
            <w:r>
              <w:rPr>
                <w:noProof/>
                <w:webHidden/>
              </w:rPr>
              <w:fldChar w:fldCharType="end"/>
            </w:r>
            <w:r w:rsidRPr="00F63275">
              <w:rPr>
                <w:rStyle w:val="Hyperlink"/>
                <w:noProof/>
              </w:rPr>
              <w:fldChar w:fldCharType="end"/>
            </w:r>
          </w:ins>
        </w:p>
        <w:p w14:paraId="40334172" w14:textId="1E223EAE" w:rsidR="00E229A9" w:rsidRDefault="00E229A9">
          <w:pPr>
            <w:pStyle w:val="TOC3"/>
            <w:rPr>
              <w:ins w:id="32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2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Additional Mariner’s Information</w:t>
            </w:r>
            <w:r>
              <w:rPr>
                <w:noProof/>
                <w:webHidden/>
              </w:rPr>
              <w:tab/>
            </w:r>
            <w:r>
              <w:rPr>
                <w:noProof/>
                <w:webHidden/>
              </w:rPr>
              <w:fldChar w:fldCharType="begin"/>
            </w:r>
            <w:r>
              <w:rPr>
                <w:noProof/>
                <w:webHidden/>
              </w:rPr>
              <w:instrText xml:space="preserve"> PAGEREF _Toc226035074 \h </w:instrText>
            </w:r>
          </w:ins>
          <w:r>
            <w:rPr>
              <w:noProof/>
              <w:webHidden/>
            </w:rPr>
          </w:r>
          <w:ins w:id="326" w:author="jonathan pritchard" w:date="2026-04-02T15:09:00Z" w16du:dateUtc="2026-04-02T14:09:00Z">
            <w:r>
              <w:rPr>
                <w:noProof/>
                <w:webHidden/>
              </w:rPr>
              <w:fldChar w:fldCharType="separate"/>
            </w:r>
            <w:r>
              <w:rPr>
                <w:noProof/>
                <w:webHidden/>
              </w:rPr>
              <w:t>36</w:t>
            </w:r>
            <w:r>
              <w:rPr>
                <w:noProof/>
                <w:webHidden/>
              </w:rPr>
              <w:fldChar w:fldCharType="end"/>
            </w:r>
            <w:r w:rsidRPr="00F63275">
              <w:rPr>
                <w:rStyle w:val="Hyperlink"/>
                <w:noProof/>
              </w:rPr>
              <w:fldChar w:fldCharType="end"/>
            </w:r>
          </w:ins>
        </w:p>
        <w:p w14:paraId="09628849" w14:textId="708E1C76" w:rsidR="00E229A9" w:rsidRDefault="00E229A9">
          <w:pPr>
            <w:pStyle w:val="TOC3"/>
            <w:rPr>
              <w:ins w:id="32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2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Updates</w:t>
            </w:r>
            <w:r>
              <w:rPr>
                <w:noProof/>
                <w:webHidden/>
              </w:rPr>
              <w:tab/>
            </w:r>
            <w:r>
              <w:rPr>
                <w:noProof/>
                <w:webHidden/>
              </w:rPr>
              <w:fldChar w:fldCharType="begin"/>
            </w:r>
            <w:r>
              <w:rPr>
                <w:noProof/>
                <w:webHidden/>
              </w:rPr>
              <w:instrText xml:space="preserve"> PAGEREF _Toc226035075 \h </w:instrText>
            </w:r>
          </w:ins>
          <w:r>
            <w:rPr>
              <w:noProof/>
              <w:webHidden/>
            </w:rPr>
          </w:r>
          <w:ins w:id="329" w:author="jonathan pritchard" w:date="2026-04-02T15:09:00Z" w16du:dateUtc="2026-04-02T14:09:00Z">
            <w:r>
              <w:rPr>
                <w:noProof/>
                <w:webHidden/>
              </w:rPr>
              <w:fldChar w:fldCharType="separate"/>
            </w:r>
            <w:r>
              <w:rPr>
                <w:noProof/>
                <w:webHidden/>
              </w:rPr>
              <w:t>37</w:t>
            </w:r>
            <w:r>
              <w:rPr>
                <w:noProof/>
                <w:webHidden/>
              </w:rPr>
              <w:fldChar w:fldCharType="end"/>
            </w:r>
            <w:r w:rsidRPr="00F63275">
              <w:rPr>
                <w:rStyle w:val="Hyperlink"/>
                <w:noProof/>
              </w:rPr>
              <w:fldChar w:fldCharType="end"/>
            </w:r>
          </w:ins>
        </w:p>
        <w:p w14:paraId="24131224" w14:textId="3266482A" w:rsidR="00E229A9" w:rsidRDefault="00E229A9">
          <w:pPr>
            <w:pStyle w:val="TOC3"/>
            <w:rPr>
              <w:ins w:id="33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3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Identifying automatic chart corrections on demand</w:t>
            </w:r>
            <w:r>
              <w:rPr>
                <w:noProof/>
                <w:webHidden/>
              </w:rPr>
              <w:tab/>
            </w:r>
            <w:r>
              <w:rPr>
                <w:noProof/>
                <w:webHidden/>
              </w:rPr>
              <w:fldChar w:fldCharType="begin"/>
            </w:r>
            <w:r>
              <w:rPr>
                <w:noProof/>
                <w:webHidden/>
              </w:rPr>
              <w:instrText xml:space="preserve"> PAGEREF _Toc226035076 \h </w:instrText>
            </w:r>
          </w:ins>
          <w:r>
            <w:rPr>
              <w:noProof/>
              <w:webHidden/>
            </w:rPr>
          </w:r>
          <w:ins w:id="332" w:author="jonathan pritchard" w:date="2026-04-02T15:09:00Z" w16du:dateUtc="2026-04-02T14:09:00Z">
            <w:r>
              <w:rPr>
                <w:noProof/>
                <w:webHidden/>
              </w:rPr>
              <w:fldChar w:fldCharType="separate"/>
            </w:r>
            <w:r>
              <w:rPr>
                <w:noProof/>
                <w:webHidden/>
              </w:rPr>
              <w:t>37</w:t>
            </w:r>
            <w:r>
              <w:rPr>
                <w:noProof/>
                <w:webHidden/>
              </w:rPr>
              <w:fldChar w:fldCharType="end"/>
            </w:r>
            <w:r w:rsidRPr="00F63275">
              <w:rPr>
                <w:rStyle w:val="Hyperlink"/>
                <w:noProof/>
              </w:rPr>
              <w:fldChar w:fldCharType="end"/>
            </w:r>
          </w:ins>
        </w:p>
        <w:p w14:paraId="0AABBCB5" w14:textId="1594EE48" w:rsidR="00E229A9" w:rsidRDefault="00E229A9">
          <w:pPr>
            <w:pStyle w:val="TOC3"/>
            <w:rPr>
              <w:ins w:id="33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3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Update Information</w:t>
            </w:r>
            <w:r>
              <w:rPr>
                <w:noProof/>
                <w:webHidden/>
              </w:rPr>
              <w:tab/>
            </w:r>
            <w:r>
              <w:rPr>
                <w:noProof/>
                <w:webHidden/>
              </w:rPr>
              <w:fldChar w:fldCharType="begin"/>
            </w:r>
            <w:r>
              <w:rPr>
                <w:noProof/>
                <w:webHidden/>
              </w:rPr>
              <w:instrText xml:space="preserve"> PAGEREF _Toc226035077 \h </w:instrText>
            </w:r>
          </w:ins>
          <w:r>
            <w:rPr>
              <w:noProof/>
              <w:webHidden/>
            </w:rPr>
          </w:r>
          <w:ins w:id="335" w:author="jonathan pritchard" w:date="2026-04-02T15:09:00Z" w16du:dateUtc="2026-04-02T14:09:00Z">
            <w:r>
              <w:rPr>
                <w:noProof/>
                <w:webHidden/>
              </w:rPr>
              <w:fldChar w:fldCharType="separate"/>
            </w:r>
            <w:r>
              <w:rPr>
                <w:noProof/>
                <w:webHidden/>
              </w:rPr>
              <w:t>37</w:t>
            </w:r>
            <w:r>
              <w:rPr>
                <w:noProof/>
                <w:webHidden/>
              </w:rPr>
              <w:fldChar w:fldCharType="end"/>
            </w:r>
            <w:r w:rsidRPr="00F63275">
              <w:rPr>
                <w:rStyle w:val="Hyperlink"/>
                <w:noProof/>
              </w:rPr>
              <w:fldChar w:fldCharType="end"/>
            </w:r>
          </w:ins>
        </w:p>
        <w:p w14:paraId="7973261F" w14:textId="6B2D4DFD" w:rsidR="00E229A9" w:rsidRDefault="00E229A9">
          <w:pPr>
            <w:pStyle w:val="TOC3"/>
            <w:rPr>
              <w:ins w:id="33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3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"_Toc226035078"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Non-official Added Chart Information</w:t>
            </w:r>
            <w:r>
              <w:rPr>
                <w:noProof/>
                <w:webHidden/>
              </w:rPr>
              <w:tab/>
            </w:r>
            <w:r>
              <w:rPr>
                <w:noProof/>
                <w:webHidden/>
              </w:rPr>
              <w:fldChar w:fldCharType="begin"/>
            </w:r>
            <w:r>
              <w:rPr>
                <w:noProof/>
                <w:webHidden/>
              </w:rPr>
              <w:instrText xml:space="preserve"> PAGEREF _Toc226035078 \h </w:instrText>
            </w:r>
          </w:ins>
          <w:r>
            <w:rPr>
              <w:noProof/>
              <w:webHidden/>
            </w:rPr>
          </w:r>
          <w:ins w:id="338" w:author="jonathan pritchard" w:date="2026-04-02T15:09:00Z" w16du:dateUtc="2026-04-02T14:09:00Z">
            <w:r>
              <w:rPr>
                <w:noProof/>
                <w:webHidden/>
              </w:rPr>
              <w:fldChar w:fldCharType="separate"/>
            </w:r>
            <w:r>
              <w:rPr>
                <w:noProof/>
                <w:webHidden/>
              </w:rPr>
              <w:t>37</w:t>
            </w:r>
            <w:r>
              <w:rPr>
                <w:noProof/>
                <w:webHidden/>
              </w:rPr>
              <w:fldChar w:fldCharType="end"/>
            </w:r>
            <w:r w:rsidRPr="00F63275">
              <w:rPr>
                <w:rStyle w:val="Hyperlink"/>
                <w:noProof/>
              </w:rPr>
              <w:fldChar w:fldCharType="end"/>
            </w:r>
          </w:ins>
        </w:p>
        <w:p w14:paraId="518A6035" w14:textId="15D38B6D" w:rsidR="00E229A9" w:rsidRDefault="00E229A9">
          <w:pPr>
            <w:pStyle w:val="TOC2"/>
            <w:rPr>
              <w:ins w:id="33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40" w:author="jonathan pritchard" w:date="2026-04-02T15:09:00Z" w16du:dateUtc="2026-04-02T14:09:00Z">
            <w:r w:rsidRPr="00F63275">
              <w:rPr>
                <w:rStyle w:val="Hyperlink"/>
                <w:noProof/>
              </w:rPr>
              <w:lastRenderedPageBreak/>
              <w:fldChar w:fldCharType="begin"/>
            </w:r>
            <w:r w:rsidRPr="00F63275">
              <w:rPr>
                <w:rStyle w:val="Hyperlink"/>
                <w:noProof/>
              </w:rPr>
              <w:instrText xml:space="preserve"> </w:instrText>
            </w:r>
            <w:r>
              <w:rPr>
                <w:noProof/>
              </w:rPr>
              <w:instrText>HYPERLINK \l "_Toc226035079"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and Management of Navigational Warnings</w:t>
            </w:r>
            <w:r>
              <w:rPr>
                <w:noProof/>
                <w:webHidden/>
              </w:rPr>
              <w:tab/>
            </w:r>
            <w:r>
              <w:rPr>
                <w:noProof/>
                <w:webHidden/>
              </w:rPr>
              <w:fldChar w:fldCharType="begin"/>
            </w:r>
            <w:r>
              <w:rPr>
                <w:noProof/>
                <w:webHidden/>
              </w:rPr>
              <w:instrText xml:space="preserve"> PAGEREF _Toc226035079 \h </w:instrText>
            </w:r>
          </w:ins>
          <w:r>
            <w:rPr>
              <w:noProof/>
              <w:webHidden/>
            </w:rPr>
          </w:r>
          <w:ins w:id="341" w:author="jonathan pritchard" w:date="2026-04-02T15:09:00Z" w16du:dateUtc="2026-04-02T14:09:00Z">
            <w:r>
              <w:rPr>
                <w:noProof/>
                <w:webHidden/>
              </w:rPr>
              <w:fldChar w:fldCharType="separate"/>
            </w:r>
            <w:r>
              <w:rPr>
                <w:noProof/>
                <w:webHidden/>
              </w:rPr>
              <w:t>38</w:t>
            </w:r>
            <w:r>
              <w:rPr>
                <w:noProof/>
                <w:webHidden/>
              </w:rPr>
              <w:fldChar w:fldCharType="end"/>
            </w:r>
            <w:r w:rsidRPr="00F63275">
              <w:rPr>
                <w:rStyle w:val="Hyperlink"/>
                <w:noProof/>
              </w:rPr>
              <w:fldChar w:fldCharType="end"/>
            </w:r>
          </w:ins>
        </w:p>
        <w:p w14:paraId="4499AF4A" w14:textId="4C639326" w:rsidR="00E229A9" w:rsidRDefault="00E229A9">
          <w:pPr>
            <w:pStyle w:val="TOC3"/>
            <w:rPr>
              <w:ins w:id="34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4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Requirements of the Graphical User Interface</w:t>
            </w:r>
            <w:r>
              <w:rPr>
                <w:noProof/>
                <w:webHidden/>
              </w:rPr>
              <w:tab/>
            </w:r>
            <w:r>
              <w:rPr>
                <w:noProof/>
                <w:webHidden/>
              </w:rPr>
              <w:fldChar w:fldCharType="begin"/>
            </w:r>
            <w:r>
              <w:rPr>
                <w:noProof/>
                <w:webHidden/>
              </w:rPr>
              <w:instrText xml:space="preserve"> PAGEREF _Toc226035080 \h </w:instrText>
            </w:r>
          </w:ins>
          <w:r>
            <w:rPr>
              <w:noProof/>
              <w:webHidden/>
            </w:rPr>
          </w:r>
          <w:ins w:id="344" w:author="jonathan pritchard" w:date="2026-04-02T15:09:00Z" w16du:dateUtc="2026-04-02T14:09:00Z">
            <w:r>
              <w:rPr>
                <w:noProof/>
                <w:webHidden/>
              </w:rPr>
              <w:fldChar w:fldCharType="separate"/>
            </w:r>
            <w:r>
              <w:rPr>
                <w:noProof/>
                <w:webHidden/>
              </w:rPr>
              <w:t>38</w:t>
            </w:r>
            <w:r>
              <w:rPr>
                <w:noProof/>
                <w:webHidden/>
              </w:rPr>
              <w:fldChar w:fldCharType="end"/>
            </w:r>
            <w:r w:rsidRPr="00F63275">
              <w:rPr>
                <w:rStyle w:val="Hyperlink"/>
                <w:noProof/>
              </w:rPr>
              <w:fldChar w:fldCharType="end"/>
            </w:r>
          </w:ins>
        </w:p>
        <w:p w14:paraId="56E68226" w14:textId="5B92BD1D" w:rsidR="00E229A9" w:rsidRDefault="00E229A9">
          <w:pPr>
            <w:pStyle w:val="TOC3"/>
            <w:rPr>
              <w:ins w:id="34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4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Classifying Navigational Warning information</w:t>
            </w:r>
            <w:r>
              <w:rPr>
                <w:noProof/>
                <w:webHidden/>
              </w:rPr>
              <w:tab/>
            </w:r>
            <w:r>
              <w:rPr>
                <w:noProof/>
                <w:webHidden/>
              </w:rPr>
              <w:fldChar w:fldCharType="begin"/>
            </w:r>
            <w:r>
              <w:rPr>
                <w:noProof/>
                <w:webHidden/>
              </w:rPr>
              <w:instrText xml:space="preserve"> PAGEREF _Toc226035081 \h </w:instrText>
            </w:r>
          </w:ins>
          <w:r>
            <w:rPr>
              <w:noProof/>
              <w:webHidden/>
            </w:rPr>
          </w:r>
          <w:ins w:id="347" w:author="jonathan pritchard" w:date="2026-04-02T15:09:00Z" w16du:dateUtc="2026-04-02T14:09:00Z">
            <w:r>
              <w:rPr>
                <w:noProof/>
                <w:webHidden/>
              </w:rPr>
              <w:fldChar w:fldCharType="separate"/>
            </w:r>
            <w:r>
              <w:rPr>
                <w:noProof/>
                <w:webHidden/>
              </w:rPr>
              <w:t>38</w:t>
            </w:r>
            <w:r>
              <w:rPr>
                <w:noProof/>
                <w:webHidden/>
              </w:rPr>
              <w:fldChar w:fldCharType="end"/>
            </w:r>
            <w:r w:rsidRPr="00F63275">
              <w:rPr>
                <w:rStyle w:val="Hyperlink"/>
                <w:noProof/>
              </w:rPr>
              <w:fldChar w:fldCharType="end"/>
            </w:r>
          </w:ins>
        </w:p>
        <w:p w14:paraId="641BC498" w14:textId="3DC7B510" w:rsidR="00E229A9" w:rsidRDefault="00E229A9">
          <w:pPr>
            <w:pStyle w:val="TOC3"/>
            <w:rPr>
              <w:ins w:id="34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4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Cancelled datasets</w:t>
            </w:r>
            <w:r>
              <w:rPr>
                <w:noProof/>
                <w:webHidden/>
              </w:rPr>
              <w:tab/>
            </w:r>
            <w:r>
              <w:rPr>
                <w:noProof/>
                <w:webHidden/>
              </w:rPr>
              <w:fldChar w:fldCharType="begin"/>
            </w:r>
            <w:r>
              <w:rPr>
                <w:noProof/>
                <w:webHidden/>
              </w:rPr>
              <w:instrText xml:space="preserve"> PAGEREF _Toc226035082 \h </w:instrText>
            </w:r>
          </w:ins>
          <w:r>
            <w:rPr>
              <w:noProof/>
              <w:webHidden/>
            </w:rPr>
          </w:r>
          <w:ins w:id="350" w:author="jonathan pritchard" w:date="2026-04-02T15:09:00Z" w16du:dateUtc="2026-04-02T14:09:00Z">
            <w:r>
              <w:rPr>
                <w:noProof/>
                <w:webHidden/>
              </w:rPr>
              <w:fldChar w:fldCharType="separate"/>
            </w:r>
            <w:r>
              <w:rPr>
                <w:noProof/>
                <w:webHidden/>
              </w:rPr>
              <w:t>39</w:t>
            </w:r>
            <w:r>
              <w:rPr>
                <w:noProof/>
                <w:webHidden/>
              </w:rPr>
              <w:fldChar w:fldCharType="end"/>
            </w:r>
            <w:r w:rsidRPr="00F63275">
              <w:rPr>
                <w:rStyle w:val="Hyperlink"/>
                <w:noProof/>
              </w:rPr>
              <w:fldChar w:fldCharType="end"/>
            </w:r>
          </w:ins>
        </w:p>
        <w:p w14:paraId="1851DE6D" w14:textId="30389B30" w:rsidR="00E229A9" w:rsidRDefault="00E229A9">
          <w:pPr>
            <w:pStyle w:val="TOC3"/>
            <w:rPr>
              <w:ins w:id="35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5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Retention of datasets</w:t>
            </w:r>
            <w:r>
              <w:rPr>
                <w:noProof/>
                <w:webHidden/>
              </w:rPr>
              <w:tab/>
            </w:r>
            <w:r>
              <w:rPr>
                <w:noProof/>
                <w:webHidden/>
              </w:rPr>
              <w:fldChar w:fldCharType="begin"/>
            </w:r>
            <w:r>
              <w:rPr>
                <w:noProof/>
                <w:webHidden/>
              </w:rPr>
              <w:instrText xml:space="preserve"> PAGEREF _Toc226035083 \h </w:instrText>
            </w:r>
          </w:ins>
          <w:r>
            <w:rPr>
              <w:noProof/>
              <w:webHidden/>
            </w:rPr>
          </w:r>
          <w:ins w:id="353" w:author="jonathan pritchard" w:date="2026-04-02T15:09:00Z" w16du:dateUtc="2026-04-02T14:09:00Z">
            <w:r>
              <w:rPr>
                <w:noProof/>
                <w:webHidden/>
              </w:rPr>
              <w:fldChar w:fldCharType="separate"/>
            </w:r>
            <w:r>
              <w:rPr>
                <w:noProof/>
                <w:webHidden/>
              </w:rPr>
              <w:t>39</w:t>
            </w:r>
            <w:r>
              <w:rPr>
                <w:noProof/>
                <w:webHidden/>
              </w:rPr>
              <w:fldChar w:fldCharType="end"/>
            </w:r>
            <w:r w:rsidRPr="00F63275">
              <w:rPr>
                <w:rStyle w:val="Hyperlink"/>
                <w:noProof/>
              </w:rPr>
              <w:fldChar w:fldCharType="end"/>
            </w:r>
          </w:ins>
        </w:p>
        <w:p w14:paraId="17CEC1F5" w14:textId="3327D267" w:rsidR="00E229A9" w:rsidRDefault="00E229A9">
          <w:pPr>
            <w:pStyle w:val="TOC3"/>
            <w:rPr>
              <w:ins w:id="35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5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feature types</w:t>
            </w:r>
            <w:r>
              <w:rPr>
                <w:noProof/>
                <w:webHidden/>
              </w:rPr>
              <w:tab/>
            </w:r>
            <w:r>
              <w:rPr>
                <w:noProof/>
                <w:webHidden/>
              </w:rPr>
              <w:fldChar w:fldCharType="begin"/>
            </w:r>
            <w:r>
              <w:rPr>
                <w:noProof/>
                <w:webHidden/>
              </w:rPr>
              <w:instrText xml:space="preserve"> PAGEREF _Toc226035084 \h </w:instrText>
            </w:r>
          </w:ins>
          <w:r>
            <w:rPr>
              <w:noProof/>
              <w:webHidden/>
            </w:rPr>
          </w:r>
          <w:ins w:id="356" w:author="jonathan pritchard" w:date="2026-04-02T15:09:00Z" w16du:dateUtc="2026-04-02T14:09:00Z">
            <w:r>
              <w:rPr>
                <w:noProof/>
                <w:webHidden/>
              </w:rPr>
              <w:fldChar w:fldCharType="separate"/>
            </w:r>
            <w:r>
              <w:rPr>
                <w:noProof/>
                <w:webHidden/>
              </w:rPr>
              <w:t>39</w:t>
            </w:r>
            <w:r>
              <w:rPr>
                <w:noProof/>
                <w:webHidden/>
              </w:rPr>
              <w:fldChar w:fldCharType="end"/>
            </w:r>
            <w:r w:rsidRPr="00F63275">
              <w:rPr>
                <w:rStyle w:val="Hyperlink"/>
                <w:noProof/>
              </w:rPr>
              <w:fldChar w:fldCharType="end"/>
            </w:r>
          </w:ins>
        </w:p>
        <w:p w14:paraId="71F39CFB" w14:textId="638173AB" w:rsidR="00E229A9" w:rsidRDefault="00E229A9">
          <w:pPr>
            <w:pStyle w:val="TOC1"/>
            <w:rPr>
              <w:ins w:id="35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35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_Toc226035085 \h </w:instrText>
            </w:r>
          </w:ins>
          <w:r>
            <w:rPr>
              <w:noProof/>
              <w:webHidden/>
            </w:rPr>
          </w:r>
          <w:ins w:id="359" w:author="jonathan pritchard" w:date="2026-04-02T15:09:00Z" w16du:dateUtc="2026-04-02T14:09:00Z">
            <w:r>
              <w:rPr>
                <w:noProof/>
                <w:webHidden/>
              </w:rPr>
              <w:fldChar w:fldCharType="separate"/>
            </w:r>
            <w:r>
              <w:rPr>
                <w:noProof/>
                <w:webHidden/>
              </w:rPr>
              <w:t>39</w:t>
            </w:r>
            <w:r>
              <w:rPr>
                <w:noProof/>
                <w:webHidden/>
              </w:rPr>
              <w:fldChar w:fldCharType="end"/>
            </w:r>
            <w:r w:rsidRPr="00F63275">
              <w:rPr>
                <w:rStyle w:val="Hyperlink"/>
                <w:noProof/>
              </w:rPr>
              <w:fldChar w:fldCharType="end"/>
            </w:r>
          </w:ins>
        </w:p>
        <w:p w14:paraId="29DA463E" w14:textId="2E4CE7CC" w:rsidR="00E229A9" w:rsidRDefault="00E229A9">
          <w:pPr>
            <w:pStyle w:val="TOC2"/>
            <w:rPr>
              <w:ins w:id="36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6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Thinning</w:t>
            </w:r>
            <w:r>
              <w:rPr>
                <w:noProof/>
                <w:webHidden/>
              </w:rPr>
              <w:tab/>
            </w:r>
            <w:r>
              <w:rPr>
                <w:noProof/>
                <w:webHidden/>
              </w:rPr>
              <w:fldChar w:fldCharType="begin"/>
            </w:r>
            <w:r>
              <w:rPr>
                <w:noProof/>
                <w:webHidden/>
              </w:rPr>
              <w:instrText xml:space="preserve"> PAGEREF _Toc226035086 \h </w:instrText>
            </w:r>
          </w:ins>
          <w:r>
            <w:rPr>
              <w:noProof/>
              <w:webHidden/>
            </w:rPr>
          </w:r>
          <w:ins w:id="362" w:author="jonathan pritchard" w:date="2026-04-02T15:09:00Z" w16du:dateUtc="2026-04-02T14:09:00Z">
            <w:r>
              <w:rPr>
                <w:noProof/>
                <w:webHidden/>
              </w:rPr>
              <w:fldChar w:fldCharType="separate"/>
            </w:r>
            <w:r>
              <w:rPr>
                <w:noProof/>
                <w:webHidden/>
              </w:rPr>
              <w:t>39</w:t>
            </w:r>
            <w:r>
              <w:rPr>
                <w:noProof/>
                <w:webHidden/>
              </w:rPr>
              <w:fldChar w:fldCharType="end"/>
            </w:r>
            <w:r w:rsidRPr="00F63275">
              <w:rPr>
                <w:rStyle w:val="Hyperlink"/>
                <w:noProof/>
              </w:rPr>
              <w:fldChar w:fldCharType="end"/>
            </w:r>
          </w:ins>
        </w:p>
        <w:p w14:paraId="35C57225" w14:textId="65A2FB80" w:rsidR="00E229A9" w:rsidRDefault="00E229A9">
          <w:pPr>
            <w:pStyle w:val="TOC2"/>
            <w:rPr>
              <w:ins w:id="36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6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Temporal variation</w:t>
            </w:r>
            <w:r>
              <w:rPr>
                <w:noProof/>
                <w:webHidden/>
              </w:rPr>
              <w:tab/>
            </w:r>
            <w:r>
              <w:rPr>
                <w:noProof/>
                <w:webHidden/>
              </w:rPr>
              <w:fldChar w:fldCharType="begin"/>
            </w:r>
            <w:r>
              <w:rPr>
                <w:noProof/>
                <w:webHidden/>
              </w:rPr>
              <w:instrText xml:space="preserve"> PAGEREF _Toc226035087 \h </w:instrText>
            </w:r>
          </w:ins>
          <w:r>
            <w:rPr>
              <w:noProof/>
              <w:webHidden/>
            </w:rPr>
          </w:r>
          <w:ins w:id="365" w:author="jonathan pritchard" w:date="2026-04-02T15:09:00Z" w16du:dateUtc="2026-04-02T14:09:00Z">
            <w:r>
              <w:rPr>
                <w:noProof/>
                <w:webHidden/>
              </w:rPr>
              <w:fldChar w:fldCharType="separate"/>
            </w:r>
            <w:r>
              <w:rPr>
                <w:noProof/>
                <w:webHidden/>
              </w:rPr>
              <w:t>40</w:t>
            </w:r>
            <w:r>
              <w:rPr>
                <w:noProof/>
                <w:webHidden/>
              </w:rPr>
              <w:fldChar w:fldCharType="end"/>
            </w:r>
            <w:r w:rsidRPr="00F63275">
              <w:rPr>
                <w:rStyle w:val="Hyperlink"/>
                <w:noProof/>
              </w:rPr>
              <w:fldChar w:fldCharType="end"/>
            </w:r>
          </w:ins>
        </w:p>
        <w:p w14:paraId="72B8C310" w14:textId="1DCB03EA" w:rsidR="00E229A9" w:rsidRDefault="00E229A9">
          <w:pPr>
            <w:pStyle w:val="TOC1"/>
            <w:rPr>
              <w:ins w:id="36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36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Colours</w:t>
            </w:r>
            <w:r>
              <w:rPr>
                <w:noProof/>
                <w:webHidden/>
              </w:rPr>
              <w:tab/>
            </w:r>
            <w:r>
              <w:rPr>
                <w:noProof/>
                <w:webHidden/>
              </w:rPr>
              <w:fldChar w:fldCharType="begin"/>
            </w:r>
            <w:r>
              <w:rPr>
                <w:noProof/>
                <w:webHidden/>
              </w:rPr>
              <w:instrText xml:space="preserve"> PAGEREF _Toc226035088 \h </w:instrText>
            </w:r>
          </w:ins>
          <w:r>
            <w:rPr>
              <w:noProof/>
              <w:webHidden/>
            </w:rPr>
          </w:r>
          <w:ins w:id="368" w:author="jonathan pritchard" w:date="2026-04-02T15:09:00Z" w16du:dateUtc="2026-04-02T14:09:00Z">
            <w:r>
              <w:rPr>
                <w:noProof/>
                <w:webHidden/>
              </w:rPr>
              <w:fldChar w:fldCharType="separate"/>
            </w:r>
            <w:r>
              <w:rPr>
                <w:noProof/>
                <w:webHidden/>
              </w:rPr>
              <w:t>40</w:t>
            </w:r>
            <w:r>
              <w:rPr>
                <w:noProof/>
                <w:webHidden/>
              </w:rPr>
              <w:fldChar w:fldCharType="end"/>
            </w:r>
            <w:r w:rsidRPr="00F63275">
              <w:rPr>
                <w:rStyle w:val="Hyperlink"/>
                <w:noProof/>
              </w:rPr>
              <w:fldChar w:fldCharType="end"/>
            </w:r>
          </w:ins>
        </w:p>
        <w:p w14:paraId="352043E9" w14:textId="1966C518" w:rsidR="00E229A9" w:rsidRDefault="00E229A9">
          <w:pPr>
            <w:pStyle w:val="TOC2"/>
            <w:rPr>
              <w:ins w:id="36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7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"_Toc226035089"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_Toc226035089 \h </w:instrText>
            </w:r>
          </w:ins>
          <w:r>
            <w:rPr>
              <w:noProof/>
              <w:webHidden/>
            </w:rPr>
          </w:r>
          <w:ins w:id="371" w:author="jonathan pritchard" w:date="2026-04-02T15:09:00Z" w16du:dateUtc="2026-04-02T14:09:00Z">
            <w:r>
              <w:rPr>
                <w:noProof/>
                <w:webHidden/>
              </w:rPr>
              <w:fldChar w:fldCharType="separate"/>
            </w:r>
            <w:r>
              <w:rPr>
                <w:noProof/>
                <w:webHidden/>
              </w:rPr>
              <w:t>40</w:t>
            </w:r>
            <w:r>
              <w:rPr>
                <w:noProof/>
                <w:webHidden/>
              </w:rPr>
              <w:fldChar w:fldCharType="end"/>
            </w:r>
            <w:r w:rsidRPr="00F63275">
              <w:rPr>
                <w:rStyle w:val="Hyperlink"/>
                <w:noProof/>
              </w:rPr>
              <w:fldChar w:fldCharType="end"/>
            </w:r>
          </w:ins>
        </w:p>
        <w:p w14:paraId="31DA084E" w14:textId="2AD93144" w:rsidR="00E229A9" w:rsidRDefault="00E229A9">
          <w:pPr>
            <w:pStyle w:val="TOC1"/>
            <w:rPr>
              <w:ins w:id="37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37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_Toc226035090 \h </w:instrText>
            </w:r>
          </w:ins>
          <w:r>
            <w:rPr>
              <w:noProof/>
              <w:webHidden/>
            </w:rPr>
          </w:r>
          <w:ins w:id="374" w:author="jonathan pritchard" w:date="2026-04-02T15:09:00Z" w16du:dateUtc="2026-04-02T14:09:00Z">
            <w:r>
              <w:rPr>
                <w:noProof/>
                <w:webHidden/>
              </w:rPr>
              <w:fldChar w:fldCharType="separate"/>
            </w:r>
            <w:r>
              <w:rPr>
                <w:noProof/>
                <w:webHidden/>
              </w:rPr>
              <w:t>40</w:t>
            </w:r>
            <w:r>
              <w:rPr>
                <w:noProof/>
                <w:webHidden/>
              </w:rPr>
              <w:fldChar w:fldCharType="end"/>
            </w:r>
            <w:r w:rsidRPr="00F63275">
              <w:rPr>
                <w:rStyle w:val="Hyperlink"/>
                <w:noProof/>
              </w:rPr>
              <w:fldChar w:fldCharType="end"/>
            </w:r>
          </w:ins>
        </w:p>
        <w:p w14:paraId="147D56D4" w14:textId="659D7B9F" w:rsidR="00E229A9" w:rsidRDefault="00E229A9">
          <w:pPr>
            <w:pStyle w:val="TOC2"/>
            <w:rPr>
              <w:ins w:id="37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7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Cursor pick rules</w:t>
            </w:r>
            <w:r>
              <w:rPr>
                <w:noProof/>
                <w:webHidden/>
              </w:rPr>
              <w:tab/>
            </w:r>
            <w:r>
              <w:rPr>
                <w:noProof/>
                <w:webHidden/>
              </w:rPr>
              <w:fldChar w:fldCharType="begin"/>
            </w:r>
            <w:r>
              <w:rPr>
                <w:noProof/>
                <w:webHidden/>
              </w:rPr>
              <w:instrText xml:space="preserve"> PAGEREF _Toc226035091 \h </w:instrText>
            </w:r>
          </w:ins>
          <w:r>
            <w:rPr>
              <w:noProof/>
              <w:webHidden/>
            </w:rPr>
          </w:r>
          <w:ins w:id="377" w:author="jonathan pritchard" w:date="2026-04-02T15:09:00Z" w16du:dateUtc="2026-04-02T14:09:00Z">
            <w:r>
              <w:rPr>
                <w:noProof/>
                <w:webHidden/>
              </w:rPr>
              <w:fldChar w:fldCharType="separate"/>
            </w:r>
            <w:r>
              <w:rPr>
                <w:noProof/>
                <w:webHidden/>
              </w:rPr>
              <w:t>40</w:t>
            </w:r>
            <w:r>
              <w:rPr>
                <w:noProof/>
                <w:webHidden/>
              </w:rPr>
              <w:fldChar w:fldCharType="end"/>
            </w:r>
            <w:r w:rsidRPr="00F63275">
              <w:rPr>
                <w:rStyle w:val="Hyperlink"/>
                <w:noProof/>
              </w:rPr>
              <w:fldChar w:fldCharType="end"/>
            </w:r>
          </w:ins>
        </w:p>
        <w:p w14:paraId="2778C93A" w14:textId="3DB86DAA" w:rsidR="00E229A9" w:rsidRDefault="00E229A9">
          <w:pPr>
            <w:pStyle w:val="TOC2"/>
            <w:rPr>
              <w:ins w:id="37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7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dataset support files</w:t>
            </w:r>
            <w:r>
              <w:rPr>
                <w:noProof/>
                <w:webHidden/>
              </w:rPr>
              <w:tab/>
            </w:r>
            <w:r>
              <w:rPr>
                <w:noProof/>
                <w:webHidden/>
              </w:rPr>
              <w:fldChar w:fldCharType="begin"/>
            </w:r>
            <w:r>
              <w:rPr>
                <w:noProof/>
                <w:webHidden/>
              </w:rPr>
              <w:instrText xml:space="preserve"> PAGEREF _Toc226035092 \h </w:instrText>
            </w:r>
          </w:ins>
          <w:r>
            <w:rPr>
              <w:noProof/>
              <w:webHidden/>
            </w:rPr>
          </w:r>
          <w:ins w:id="380" w:author="jonathan pritchard" w:date="2026-04-02T15:09:00Z" w16du:dateUtc="2026-04-02T14:09:00Z">
            <w:r>
              <w:rPr>
                <w:noProof/>
                <w:webHidden/>
              </w:rPr>
              <w:fldChar w:fldCharType="separate"/>
            </w:r>
            <w:r>
              <w:rPr>
                <w:noProof/>
                <w:webHidden/>
              </w:rPr>
              <w:t>41</w:t>
            </w:r>
            <w:r>
              <w:rPr>
                <w:noProof/>
                <w:webHidden/>
              </w:rPr>
              <w:fldChar w:fldCharType="end"/>
            </w:r>
            <w:r w:rsidRPr="00F63275">
              <w:rPr>
                <w:rStyle w:val="Hyperlink"/>
                <w:noProof/>
              </w:rPr>
              <w:fldChar w:fldCharType="end"/>
            </w:r>
          </w:ins>
        </w:p>
        <w:p w14:paraId="5FCC711D" w14:textId="1A6072FB" w:rsidR="00E229A9" w:rsidRDefault="00E229A9">
          <w:pPr>
            <w:pStyle w:val="TOC2"/>
            <w:rPr>
              <w:ins w:id="38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8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Pick report organisation.</w:t>
            </w:r>
            <w:r>
              <w:rPr>
                <w:noProof/>
                <w:webHidden/>
              </w:rPr>
              <w:tab/>
            </w:r>
            <w:r>
              <w:rPr>
                <w:noProof/>
                <w:webHidden/>
              </w:rPr>
              <w:fldChar w:fldCharType="begin"/>
            </w:r>
            <w:r>
              <w:rPr>
                <w:noProof/>
                <w:webHidden/>
              </w:rPr>
              <w:instrText xml:space="preserve"> PAGEREF _Toc226035093 \h </w:instrText>
            </w:r>
          </w:ins>
          <w:r>
            <w:rPr>
              <w:noProof/>
              <w:webHidden/>
            </w:rPr>
          </w:r>
          <w:ins w:id="383" w:author="jonathan pritchard" w:date="2026-04-02T15:09:00Z" w16du:dateUtc="2026-04-02T14:09:00Z">
            <w:r>
              <w:rPr>
                <w:noProof/>
                <w:webHidden/>
              </w:rPr>
              <w:fldChar w:fldCharType="separate"/>
            </w:r>
            <w:r>
              <w:rPr>
                <w:noProof/>
                <w:webHidden/>
              </w:rPr>
              <w:t>41</w:t>
            </w:r>
            <w:r>
              <w:rPr>
                <w:noProof/>
                <w:webHidden/>
              </w:rPr>
              <w:fldChar w:fldCharType="end"/>
            </w:r>
            <w:r w:rsidRPr="00F63275">
              <w:rPr>
                <w:rStyle w:val="Hyperlink"/>
                <w:noProof/>
              </w:rPr>
              <w:fldChar w:fldCharType="end"/>
            </w:r>
          </w:ins>
        </w:p>
        <w:p w14:paraId="411C4478" w14:textId="6CD76F90" w:rsidR="00E229A9" w:rsidRDefault="00E229A9">
          <w:pPr>
            <w:pStyle w:val="TOC3"/>
            <w:rPr>
              <w:ins w:id="38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8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Sorting order of results</w:t>
            </w:r>
            <w:r>
              <w:rPr>
                <w:noProof/>
                <w:webHidden/>
              </w:rPr>
              <w:tab/>
            </w:r>
            <w:r>
              <w:rPr>
                <w:noProof/>
                <w:webHidden/>
              </w:rPr>
              <w:fldChar w:fldCharType="begin"/>
            </w:r>
            <w:r>
              <w:rPr>
                <w:noProof/>
                <w:webHidden/>
              </w:rPr>
              <w:instrText xml:space="preserve"> PAGEREF _Toc226035094 \h </w:instrText>
            </w:r>
          </w:ins>
          <w:r>
            <w:rPr>
              <w:noProof/>
              <w:webHidden/>
            </w:rPr>
          </w:r>
          <w:ins w:id="386" w:author="jonathan pritchard" w:date="2026-04-02T15:09:00Z" w16du:dateUtc="2026-04-02T14:09:00Z">
            <w:r>
              <w:rPr>
                <w:noProof/>
                <w:webHidden/>
              </w:rPr>
              <w:fldChar w:fldCharType="separate"/>
            </w:r>
            <w:r>
              <w:rPr>
                <w:noProof/>
                <w:webHidden/>
              </w:rPr>
              <w:t>41</w:t>
            </w:r>
            <w:r>
              <w:rPr>
                <w:noProof/>
                <w:webHidden/>
              </w:rPr>
              <w:fldChar w:fldCharType="end"/>
            </w:r>
            <w:r w:rsidRPr="00F63275">
              <w:rPr>
                <w:rStyle w:val="Hyperlink"/>
                <w:noProof/>
              </w:rPr>
              <w:fldChar w:fldCharType="end"/>
            </w:r>
          </w:ins>
        </w:p>
        <w:p w14:paraId="747B8EC0" w14:textId="6A5D2046" w:rsidR="00E229A9" w:rsidRDefault="00E229A9">
          <w:pPr>
            <w:pStyle w:val="TOC3"/>
            <w:rPr>
              <w:ins w:id="38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38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Hover-over function</w:t>
            </w:r>
            <w:r>
              <w:rPr>
                <w:noProof/>
                <w:webHidden/>
              </w:rPr>
              <w:tab/>
            </w:r>
            <w:r>
              <w:rPr>
                <w:noProof/>
                <w:webHidden/>
              </w:rPr>
              <w:fldChar w:fldCharType="begin"/>
            </w:r>
            <w:r>
              <w:rPr>
                <w:noProof/>
                <w:webHidden/>
              </w:rPr>
              <w:instrText xml:space="preserve"> PAGEREF _Toc226035095 \h </w:instrText>
            </w:r>
          </w:ins>
          <w:r>
            <w:rPr>
              <w:noProof/>
              <w:webHidden/>
            </w:rPr>
          </w:r>
          <w:ins w:id="389" w:author="jonathan pritchard" w:date="2026-04-02T15:09:00Z" w16du:dateUtc="2026-04-02T14:09:00Z">
            <w:r>
              <w:rPr>
                <w:noProof/>
                <w:webHidden/>
              </w:rPr>
              <w:fldChar w:fldCharType="separate"/>
            </w:r>
            <w:r>
              <w:rPr>
                <w:noProof/>
                <w:webHidden/>
              </w:rPr>
              <w:t>41</w:t>
            </w:r>
            <w:r>
              <w:rPr>
                <w:noProof/>
                <w:webHidden/>
              </w:rPr>
              <w:fldChar w:fldCharType="end"/>
            </w:r>
            <w:r w:rsidRPr="00F63275">
              <w:rPr>
                <w:rStyle w:val="Hyperlink"/>
                <w:noProof/>
              </w:rPr>
              <w:fldChar w:fldCharType="end"/>
            </w:r>
          </w:ins>
        </w:p>
        <w:p w14:paraId="43204FD0" w14:textId="0FE32517" w:rsidR="00E229A9" w:rsidRDefault="00E229A9">
          <w:pPr>
            <w:pStyle w:val="TOC2"/>
            <w:rPr>
              <w:ins w:id="39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9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Tidal stream data panels</w:t>
            </w:r>
            <w:r>
              <w:rPr>
                <w:noProof/>
                <w:webHidden/>
              </w:rPr>
              <w:tab/>
            </w:r>
            <w:r>
              <w:rPr>
                <w:noProof/>
                <w:webHidden/>
              </w:rPr>
              <w:fldChar w:fldCharType="begin"/>
            </w:r>
            <w:r>
              <w:rPr>
                <w:noProof/>
                <w:webHidden/>
              </w:rPr>
              <w:instrText xml:space="preserve"> PAGEREF _Toc226035096 \h </w:instrText>
            </w:r>
          </w:ins>
          <w:r>
            <w:rPr>
              <w:noProof/>
              <w:webHidden/>
            </w:rPr>
          </w:r>
          <w:ins w:id="392" w:author="jonathan pritchard" w:date="2026-04-02T15:09:00Z" w16du:dateUtc="2026-04-02T14:09:00Z">
            <w:r>
              <w:rPr>
                <w:noProof/>
                <w:webHidden/>
              </w:rPr>
              <w:fldChar w:fldCharType="separate"/>
            </w:r>
            <w:r>
              <w:rPr>
                <w:noProof/>
                <w:webHidden/>
              </w:rPr>
              <w:t>42</w:t>
            </w:r>
            <w:r>
              <w:rPr>
                <w:noProof/>
                <w:webHidden/>
              </w:rPr>
              <w:fldChar w:fldCharType="end"/>
            </w:r>
            <w:r w:rsidRPr="00F63275">
              <w:rPr>
                <w:rStyle w:val="Hyperlink"/>
                <w:noProof/>
              </w:rPr>
              <w:fldChar w:fldCharType="end"/>
            </w:r>
          </w:ins>
        </w:p>
        <w:p w14:paraId="49A2C657" w14:textId="1F3C3801" w:rsidR="00E229A9" w:rsidRDefault="00E229A9">
          <w:pPr>
            <w:pStyle w:val="TOC1"/>
            <w:rPr>
              <w:ins w:id="393"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39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Alerts and Indications</w:t>
            </w:r>
            <w:r>
              <w:rPr>
                <w:noProof/>
                <w:webHidden/>
              </w:rPr>
              <w:tab/>
            </w:r>
            <w:r>
              <w:rPr>
                <w:noProof/>
                <w:webHidden/>
              </w:rPr>
              <w:fldChar w:fldCharType="begin"/>
            </w:r>
            <w:r>
              <w:rPr>
                <w:noProof/>
                <w:webHidden/>
              </w:rPr>
              <w:instrText xml:space="preserve"> PAGEREF _Toc226035097 \h </w:instrText>
            </w:r>
          </w:ins>
          <w:r>
            <w:rPr>
              <w:noProof/>
              <w:webHidden/>
            </w:rPr>
          </w:r>
          <w:ins w:id="395" w:author="jonathan pritchard" w:date="2026-04-02T15:09:00Z" w16du:dateUtc="2026-04-02T14:09:00Z">
            <w:r>
              <w:rPr>
                <w:noProof/>
                <w:webHidden/>
              </w:rPr>
              <w:fldChar w:fldCharType="separate"/>
            </w:r>
            <w:r>
              <w:rPr>
                <w:noProof/>
                <w:webHidden/>
              </w:rPr>
              <w:t>42</w:t>
            </w:r>
            <w:r>
              <w:rPr>
                <w:noProof/>
                <w:webHidden/>
              </w:rPr>
              <w:fldChar w:fldCharType="end"/>
            </w:r>
            <w:r w:rsidRPr="00F63275">
              <w:rPr>
                <w:rStyle w:val="Hyperlink"/>
                <w:noProof/>
              </w:rPr>
              <w:fldChar w:fldCharType="end"/>
            </w:r>
          </w:ins>
        </w:p>
        <w:p w14:paraId="049FC10A" w14:textId="1FB87CB6" w:rsidR="00E229A9" w:rsidRDefault="00E229A9">
          <w:pPr>
            <w:pStyle w:val="TOC2"/>
            <w:rPr>
              <w:ins w:id="39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39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spatial objects</w:t>
            </w:r>
            <w:r>
              <w:rPr>
                <w:noProof/>
                <w:webHidden/>
              </w:rPr>
              <w:tab/>
            </w:r>
            <w:r>
              <w:rPr>
                <w:noProof/>
                <w:webHidden/>
              </w:rPr>
              <w:fldChar w:fldCharType="begin"/>
            </w:r>
            <w:r>
              <w:rPr>
                <w:noProof/>
                <w:webHidden/>
              </w:rPr>
              <w:instrText xml:space="preserve"> PAGEREF _Toc226035098 \h </w:instrText>
            </w:r>
          </w:ins>
          <w:r>
            <w:rPr>
              <w:noProof/>
              <w:webHidden/>
            </w:rPr>
          </w:r>
          <w:ins w:id="398" w:author="jonathan pritchard" w:date="2026-04-02T15:09:00Z" w16du:dateUtc="2026-04-02T14:09:00Z">
            <w:r>
              <w:rPr>
                <w:noProof/>
                <w:webHidden/>
              </w:rPr>
              <w:fldChar w:fldCharType="separate"/>
            </w:r>
            <w:r>
              <w:rPr>
                <w:noProof/>
                <w:webHidden/>
              </w:rPr>
              <w:t>42</w:t>
            </w:r>
            <w:r>
              <w:rPr>
                <w:noProof/>
                <w:webHidden/>
              </w:rPr>
              <w:fldChar w:fldCharType="end"/>
            </w:r>
            <w:r w:rsidRPr="00F63275">
              <w:rPr>
                <w:rStyle w:val="Hyperlink"/>
                <w:noProof/>
              </w:rPr>
              <w:fldChar w:fldCharType="end"/>
            </w:r>
          </w:ins>
        </w:p>
        <w:p w14:paraId="7FBD5068" w14:textId="0B5CD7D8" w:rsidR="00E229A9" w:rsidRDefault="00E229A9">
          <w:pPr>
            <w:pStyle w:val="TOC1"/>
            <w:rPr>
              <w:ins w:id="39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0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"_Toc226035099"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 of Context Parameters</w:t>
            </w:r>
            <w:r>
              <w:rPr>
                <w:noProof/>
                <w:webHidden/>
              </w:rPr>
              <w:tab/>
            </w:r>
            <w:r>
              <w:rPr>
                <w:noProof/>
                <w:webHidden/>
              </w:rPr>
              <w:fldChar w:fldCharType="begin"/>
            </w:r>
            <w:r>
              <w:rPr>
                <w:noProof/>
                <w:webHidden/>
              </w:rPr>
              <w:instrText xml:space="preserve"> PAGEREF _Toc226035099 \h </w:instrText>
            </w:r>
          </w:ins>
          <w:r>
            <w:rPr>
              <w:noProof/>
              <w:webHidden/>
            </w:rPr>
          </w:r>
          <w:ins w:id="401" w:author="jonathan pritchard" w:date="2026-04-02T15:09:00Z" w16du:dateUtc="2026-04-02T14:09:00Z">
            <w:r>
              <w:rPr>
                <w:noProof/>
                <w:webHidden/>
              </w:rPr>
              <w:fldChar w:fldCharType="separate"/>
            </w:r>
            <w:r>
              <w:rPr>
                <w:noProof/>
                <w:webHidden/>
              </w:rPr>
              <w:t>43</w:t>
            </w:r>
            <w:r>
              <w:rPr>
                <w:noProof/>
                <w:webHidden/>
              </w:rPr>
              <w:fldChar w:fldCharType="end"/>
            </w:r>
            <w:r w:rsidRPr="00F63275">
              <w:rPr>
                <w:rStyle w:val="Hyperlink"/>
                <w:noProof/>
              </w:rPr>
              <w:fldChar w:fldCharType="end"/>
            </w:r>
          </w:ins>
        </w:p>
        <w:p w14:paraId="1CC29354" w14:textId="0D1A560B" w:rsidR="00E229A9" w:rsidRDefault="00E229A9">
          <w:pPr>
            <w:pStyle w:val="TOC1"/>
            <w:rPr>
              <w:ins w:id="40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0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Dual-fuel systems</w:t>
            </w:r>
            <w:r>
              <w:rPr>
                <w:noProof/>
                <w:webHidden/>
              </w:rPr>
              <w:tab/>
            </w:r>
            <w:r>
              <w:rPr>
                <w:noProof/>
                <w:webHidden/>
              </w:rPr>
              <w:fldChar w:fldCharType="begin"/>
            </w:r>
            <w:r>
              <w:rPr>
                <w:noProof/>
                <w:webHidden/>
              </w:rPr>
              <w:instrText xml:space="preserve"> PAGEREF _Toc226035100 \h </w:instrText>
            </w:r>
          </w:ins>
          <w:r>
            <w:rPr>
              <w:noProof/>
              <w:webHidden/>
            </w:rPr>
          </w:r>
          <w:ins w:id="404" w:author="jonathan pritchard" w:date="2026-04-02T15:09:00Z" w16du:dateUtc="2026-04-02T14:09:00Z">
            <w:r>
              <w:rPr>
                <w:noProof/>
                <w:webHidden/>
              </w:rPr>
              <w:fldChar w:fldCharType="separate"/>
            </w:r>
            <w:r>
              <w:rPr>
                <w:noProof/>
                <w:webHidden/>
              </w:rPr>
              <w:t>43</w:t>
            </w:r>
            <w:r>
              <w:rPr>
                <w:noProof/>
                <w:webHidden/>
              </w:rPr>
              <w:fldChar w:fldCharType="end"/>
            </w:r>
            <w:r w:rsidRPr="00F63275">
              <w:rPr>
                <w:rStyle w:val="Hyperlink"/>
                <w:noProof/>
              </w:rPr>
              <w:fldChar w:fldCharType="end"/>
            </w:r>
          </w:ins>
        </w:p>
        <w:p w14:paraId="6F9AC691" w14:textId="7654E783" w:rsidR="00E229A9" w:rsidRDefault="00E229A9">
          <w:pPr>
            <w:pStyle w:val="TOC2"/>
            <w:rPr>
              <w:ins w:id="40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0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Concurrent applicability of S-52 and S-57</w:t>
            </w:r>
            <w:r>
              <w:rPr>
                <w:noProof/>
                <w:webHidden/>
              </w:rPr>
              <w:tab/>
            </w:r>
            <w:r>
              <w:rPr>
                <w:noProof/>
                <w:webHidden/>
              </w:rPr>
              <w:fldChar w:fldCharType="begin"/>
            </w:r>
            <w:r>
              <w:rPr>
                <w:noProof/>
                <w:webHidden/>
              </w:rPr>
              <w:instrText xml:space="preserve"> PAGEREF _Toc226035101 \h </w:instrText>
            </w:r>
          </w:ins>
          <w:r>
            <w:rPr>
              <w:noProof/>
              <w:webHidden/>
            </w:rPr>
          </w:r>
          <w:ins w:id="407" w:author="jonathan pritchard" w:date="2026-04-02T15:09:00Z" w16du:dateUtc="2026-04-02T14:09:00Z">
            <w:r>
              <w:rPr>
                <w:noProof/>
                <w:webHidden/>
              </w:rPr>
              <w:fldChar w:fldCharType="separate"/>
            </w:r>
            <w:r>
              <w:rPr>
                <w:noProof/>
                <w:webHidden/>
              </w:rPr>
              <w:t>43</w:t>
            </w:r>
            <w:r>
              <w:rPr>
                <w:noProof/>
                <w:webHidden/>
              </w:rPr>
              <w:fldChar w:fldCharType="end"/>
            </w:r>
            <w:r w:rsidRPr="00F63275">
              <w:rPr>
                <w:rStyle w:val="Hyperlink"/>
                <w:noProof/>
              </w:rPr>
              <w:fldChar w:fldCharType="end"/>
            </w:r>
          </w:ins>
        </w:p>
        <w:p w14:paraId="1FC0ACB4" w14:textId="3E95F41E" w:rsidR="00E229A9" w:rsidRDefault="00E229A9">
          <w:pPr>
            <w:pStyle w:val="TOC1"/>
            <w:rPr>
              <w:ins w:id="40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0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Specifications for the display screen</w:t>
            </w:r>
            <w:r>
              <w:rPr>
                <w:noProof/>
                <w:webHidden/>
              </w:rPr>
              <w:tab/>
            </w:r>
            <w:r>
              <w:rPr>
                <w:noProof/>
                <w:webHidden/>
              </w:rPr>
              <w:fldChar w:fldCharType="begin"/>
            </w:r>
            <w:r>
              <w:rPr>
                <w:noProof/>
                <w:webHidden/>
              </w:rPr>
              <w:instrText xml:space="preserve"> PAGEREF _Toc226035102 \h </w:instrText>
            </w:r>
          </w:ins>
          <w:r>
            <w:rPr>
              <w:noProof/>
              <w:webHidden/>
            </w:rPr>
          </w:r>
          <w:ins w:id="410"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3DAE2AF7" w14:textId="66026BE0" w:rsidR="00E229A9" w:rsidRDefault="00E229A9">
          <w:pPr>
            <w:pStyle w:val="TOC2"/>
            <w:rPr>
              <w:ins w:id="41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1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Physical display requirements</w:t>
            </w:r>
            <w:r>
              <w:rPr>
                <w:noProof/>
                <w:webHidden/>
              </w:rPr>
              <w:tab/>
            </w:r>
            <w:r>
              <w:rPr>
                <w:noProof/>
                <w:webHidden/>
              </w:rPr>
              <w:fldChar w:fldCharType="begin"/>
            </w:r>
            <w:r>
              <w:rPr>
                <w:noProof/>
                <w:webHidden/>
              </w:rPr>
              <w:instrText xml:space="preserve"> PAGEREF _Toc226035103 \h </w:instrText>
            </w:r>
          </w:ins>
          <w:r>
            <w:rPr>
              <w:noProof/>
              <w:webHidden/>
            </w:rPr>
          </w:r>
          <w:ins w:id="413"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5DB31AB3" w14:textId="19B8181B" w:rsidR="00E229A9" w:rsidRDefault="00E229A9">
          <w:pPr>
            <w:pStyle w:val="TOC2"/>
            <w:rPr>
              <w:ins w:id="41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1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reproduction</w:t>
            </w:r>
            <w:r>
              <w:rPr>
                <w:noProof/>
                <w:webHidden/>
              </w:rPr>
              <w:tab/>
            </w:r>
            <w:r>
              <w:rPr>
                <w:noProof/>
                <w:webHidden/>
              </w:rPr>
              <w:fldChar w:fldCharType="begin"/>
            </w:r>
            <w:r>
              <w:rPr>
                <w:noProof/>
                <w:webHidden/>
              </w:rPr>
              <w:instrText xml:space="preserve"> PAGEREF _Toc226035104 \h </w:instrText>
            </w:r>
          </w:ins>
          <w:r>
            <w:rPr>
              <w:noProof/>
              <w:webHidden/>
            </w:rPr>
          </w:r>
          <w:ins w:id="416"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3B141E1E" w14:textId="70DB10E7" w:rsidR="00E229A9" w:rsidRDefault="00E229A9">
          <w:pPr>
            <w:pStyle w:val="TOC2"/>
            <w:rPr>
              <w:ins w:id="417"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1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requirements for colours</w:t>
            </w:r>
            <w:r>
              <w:rPr>
                <w:noProof/>
                <w:webHidden/>
              </w:rPr>
              <w:tab/>
            </w:r>
            <w:r>
              <w:rPr>
                <w:noProof/>
                <w:webHidden/>
              </w:rPr>
              <w:fldChar w:fldCharType="begin"/>
            </w:r>
            <w:r>
              <w:rPr>
                <w:noProof/>
                <w:webHidden/>
              </w:rPr>
              <w:instrText xml:space="preserve"> PAGEREF _Toc226035105 \h </w:instrText>
            </w:r>
          </w:ins>
          <w:r>
            <w:rPr>
              <w:noProof/>
              <w:webHidden/>
            </w:rPr>
          </w:r>
          <w:ins w:id="419"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0DD43D9E" w14:textId="52625B4A" w:rsidR="00E229A9" w:rsidRDefault="00E229A9">
          <w:pPr>
            <w:pStyle w:val="TOC3"/>
            <w:rPr>
              <w:ins w:id="42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2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w:t>
            </w:r>
            <w:r>
              <w:rPr>
                <w:noProof/>
                <w:webHidden/>
              </w:rPr>
              <w:tab/>
            </w:r>
            <w:r>
              <w:rPr>
                <w:noProof/>
                <w:webHidden/>
              </w:rPr>
              <w:fldChar w:fldCharType="begin"/>
            </w:r>
            <w:r>
              <w:rPr>
                <w:noProof/>
                <w:webHidden/>
              </w:rPr>
              <w:instrText xml:space="preserve"> PAGEREF _Toc226035106 \h </w:instrText>
            </w:r>
          </w:ins>
          <w:r>
            <w:rPr>
              <w:noProof/>
              <w:webHidden/>
            </w:rPr>
          </w:r>
          <w:ins w:id="422"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224C8C46" w14:textId="3161D3B3" w:rsidR="00E229A9" w:rsidRDefault="00E229A9">
          <w:pPr>
            <w:pStyle w:val="TOC3"/>
            <w:rPr>
              <w:ins w:id="42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2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calibration and verification</w:t>
            </w:r>
            <w:r>
              <w:rPr>
                <w:noProof/>
                <w:webHidden/>
              </w:rPr>
              <w:tab/>
            </w:r>
            <w:r>
              <w:rPr>
                <w:noProof/>
                <w:webHidden/>
              </w:rPr>
              <w:fldChar w:fldCharType="begin"/>
            </w:r>
            <w:r>
              <w:rPr>
                <w:noProof/>
                <w:webHidden/>
              </w:rPr>
              <w:instrText xml:space="preserve"> PAGEREF _Toc226035107 \h </w:instrText>
            </w:r>
          </w:ins>
          <w:r>
            <w:rPr>
              <w:noProof/>
              <w:webHidden/>
            </w:rPr>
          </w:r>
          <w:ins w:id="425" w:author="jonathan pritchard" w:date="2026-04-02T15:09:00Z" w16du:dateUtc="2026-04-02T14:09:00Z">
            <w:r>
              <w:rPr>
                <w:noProof/>
                <w:webHidden/>
              </w:rPr>
              <w:fldChar w:fldCharType="separate"/>
            </w:r>
            <w:r>
              <w:rPr>
                <w:noProof/>
                <w:webHidden/>
              </w:rPr>
              <w:t>44</w:t>
            </w:r>
            <w:r>
              <w:rPr>
                <w:noProof/>
                <w:webHidden/>
              </w:rPr>
              <w:fldChar w:fldCharType="end"/>
            </w:r>
            <w:r w:rsidRPr="00F63275">
              <w:rPr>
                <w:rStyle w:val="Hyperlink"/>
                <w:noProof/>
              </w:rPr>
              <w:fldChar w:fldCharType="end"/>
            </w:r>
          </w:ins>
        </w:p>
        <w:p w14:paraId="6DAE23E8" w14:textId="46AFA917" w:rsidR="00E229A9" w:rsidRDefault="00E229A9">
          <w:pPr>
            <w:pStyle w:val="TOC3"/>
            <w:rPr>
              <w:ins w:id="42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2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control, contrast and brightness controls</w:t>
            </w:r>
            <w:r>
              <w:rPr>
                <w:noProof/>
                <w:webHidden/>
              </w:rPr>
              <w:tab/>
            </w:r>
            <w:r>
              <w:rPr>
                <w:noProof/>
                <w:webHidden/>
              </w:rPr>
              <w:fldChar w:fldCharType="begin"/>
            </w:r>
            <w:r>
              <w:rPr>
                <w:noProof/>
                <w:webHidden/>
              </w:rPr>
              <w:instrText xml:space="preserve"> PAGEREF _Toc226035108 \h </w:instrText>
            </w:r>
          </w:ins>
          <w:r>
            <w:rPr>
              <w:noProof/>
              <w:webHidden/>
            </w:rPr>
          </w:r>
          <w:ins w:id="428" w:author="jonathan pritchard" w:date="2026-04-02T15:09:00Z" w16du:dateUtc="2026-04-02T14:09:00Z">
            <w:r>
              <w:rPr>
                <w:noProof/>
                <w:webHidden/>
              </w:rPr>
              <w:fldChar w:fldCharType="separate"/>
            </w:r>
            <w:r>
              <w:rPr>
                <w:noProof/>
                <w:webHidden/>
              </w:rPr>
              <w:t>45</w:t>
            </w:r>
            <w:r>
              <w:rPr>
                <w:noProof/>
                <w:webHidden/>
              </w:rPr>
              <w:fldChar w:fldCharType="end"/>
            </w:r>
            <w:r w:rsidRPr="00F63275">
              <w:rPr>
                <w:rStyle w:val="Hyperlink"/>
                <w:noProof/>
              </w:rPr>
              <w:fldChar w:fldCharType="end"/>
            </w:r>
          </w:ins>
        </w:p>
        <w:p w14:paraId="4CA46A40" w14:textId="209CCC7D" w:rsidR="00E229A9" w:rsidRDefault="00E229A9">
          <w:pPr>
            <w:pStyle w:val="TOC3"/>
            <w:rPr>
              <w:ins w:id="42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3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"_Toc226035109"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Effect of controls</w:t>
            </w:r>
            <w:r>
              <w:rPr>
                <w:noProof/>
                <w:webHidden/>
              </w:rPr>
              <w:tab/>
            </w:r>
            <w:r>
              <w:rPr>
                <w:noProof/>
                <w:webHidden/>
              </w:rPr>
              <w:fldChar w:fldCharType="begin"/>
            </w:r>
            <w:r>
              <w:rPr>
                <w:noProof/>
                <w:webHidden/>
              </w:rPr>
              <w:instrText xml:space="preserve"> PAGEREF _Toc226035109 \h </w:instrText>
            </w:r>
          </w:ins>
          <w:r>
            <w:rPr>
              <w:noProof/>
              <w:webHidden/>
            </w:rPr>
          </w:r>
          <w:ins w:id="431" w:author="jonathan pritchard" w:date="2026-04-02T15:09:00Z" w16du:dateUtc="2026-04-02T14:09:00Z">
            <w:r>
              <w:rPr>
                <w:noProof/>
                <w:webHidden/>
              </w:rPr>
              <w:fldChar w:fldCharType="separate"/>
            </w:r>
            <w:r>
              <w:rPr>
                <w:noProof/>
                <w:webHidden/>
              </w:rPr>
              <w:t>45</w:t>
            </w:r>
            <w:r>
              <w:rPr>
                <w:noProof/>
                <w:webHidden/>
              </w:rPr>
              <w:fldChar w:fldCharType="end"/>
            </w:r>
            <w:r w:rsidRPr="00F63275">
              <w:rPr>
                <w:rStyle w:val="Hyperlink"/>
                <w:noProof/>
              </w:rPr>
              <w:fldChar w:fldCharType="end"/>
            </w:r>
          </w:ins>
        </w:p>
        <w:p w14:paraId="5A8CF38A" w14:textId="3191D90B" w:rsidR="00E229A9" w:rsidRDefault="00E229A9">
          <w:pPr>
            <w:pStyle w:val="TOC3"/>
            <w:rPr>
              <w:ins w:id="43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3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Use of the controls</w:t>
            </w:r>
            <w:r>
              <w:rPr>
                <w:noProof/>
                <w:webHidden/>
              </w:rPr>
              <w:tab/>
            </w:r>
            <w:r>
              <w:rPr>
                <w:noProof/>
                <w:webHidden/>
              </w:rPr>
              <w:fldChar w:fldCharType="begin"/>
            </w:r>
            <w:r>
              <w:rPr>
                <w:noProof/>
                <w:webHidden/>
              </w:rPr>
              <w:instrText xml:space="preserve"> PAGEREF _Toc226035110 \h </w:instrText>
            </w:r>
          </w:ins>
          <w:r>
            <w:rPr>
              <w:noProof/>
              <w:webHidden/>
            </w:rPr>
          </w:r>
          <w:ins w:id="434" w:author="jonathan pritchard" w:date="2026-04-02T15:09:00Z" w16du:dateUtc="2026-04-02T14:09:00Z">
            <w:r>
              <w:rPr>
                <w:noProof/>
                <w:webHidden/>
              </w:rPr>
              <w:fldChar w:fldCharType="separate"/>
            </w:r>
            <w:r>
              <w:rPr>
                <w:noProof/>
                <w:webHidden/>
              </w:rPr>
              <w:t>45</w:t>
            </w:r>
            <w:r>
              <w:rPr>
                <w:noProof/>
                <w:webHidden/>
              </w:rPr>
              <w:fldChar w:fldCharType="end"/>
            </w:r>
            <w:r w:rsidRPr="00F63275">
              <w:rPr>
                <w:rStyle w:val="Hyperlink"/>
                <w:noProof/>
              </w:rPr>
              <w:fldChar w:fldCharType="end"/>
            </w:r>
          </w:ins>
        </w:p>
        <w:p w14:paraId="6C67CA40" w14:textId="1485189E" w:rsidR="00E229A9" w:rsidRDefault="00E229A9">
          <w:pPr>
            <w:pStyle w:val="TOC3"/>
            <w:rPr>
              <w:ins w:id="43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3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Setting the controls for route monitoring</w:t>
            </w:r>
            <w:r>
              <w:rPr>
                <w:noProof/>
                <w:webHidden/>
              </w:rPr>
              <w:tab/>
            </w:r>
            <w:r>
              <w:rPr>
                <w:noProof/>
                <w:webHidden/>
              </w:rPr>
              <w:fldChar w:fldCharType="begin"/>
            </w:r>
            <w:r>
              <w:rPr>
                <w:noProof/>
                <w:webHidden/>
              </w:rPr>
              <w:instrText xml:space="preserve"> PAGEREF _Toc226035111 \h </w:instrText>
            </w:r>
          </w:ins>
          <w:r>
            <w:rPr>
              <w:noProof/>
              <w:webHidden/>
            </w:rPr>
          </w:r>
          <w:ins w:id="437" w:author="jonathan pritchard" w:date="2026-04-02T15:09:00Z" w16du:dateUtc="2026-04-02T14:09:00Z">
            <w:r>
              <w:rPr>
                <w:noProof/>
                <w:webHidden/>
              </w:rPr>
              <w:fldChar w:fldCharType="separate"/>
            </w:r>
            <w:r>
              <w:rPr>
                <w:noProof/>
                <w:webHidden/>
              </w:rPr>
              <w:t>45</w:t>
            </w:r>
            <w:r>
              <w:rPr>
                <w:noProof/>
                <w:webHidden/>
              </w:rPr>
              <w:fldChar w:fldCharType="end"/>
            </w:r>
            <w:r w:rsidRPr="00F63275">
              <w:rPr>
                <w:rStyle w:val="Hyperlink"/>
                <w:noProof/>
              </w:rPr>
              <w:fldChar w:fldCharType="end"/>
            </w:r>
          </w:ins>
        </w:p>
        <w:p w14:paraId="64C6E046" w14:textId="267268D0" w:rsidR="00E229A9" w:rsidRDefault="00E229A9">
          <w:pPr>
            <w:pStyle w:val="TOC2"/>
            <w:rPr>
              <w:ins w:id="43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3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display capability</w:t>
            </w:r>
            <w:r>
              <w:rPr>
                <w:noProof/>
                <w:webHidden/>
              </w:rPr>
              <w:tab/>
            </w:r>
            <w:r>
              <w:rPr>
                <w:noProof/>
                <w:webHidden/>
              </w:rPr>
              <w:fldChar w:fldCharType="begin"/>
            </w:r>
            <w:r>
              <w:rPr>
                <w:noProof/>
                <w:webHidden/>
              </w:rPr>
              <w:instrText xml:space="preserve"> PAGEREF _Toc226035112 \h </w:instrText>
            </w:r>
          </w:ins>
          <w:r>
            <w:rPr>
              <w:noProof/>
              <w:webHidden/>
            </w:rPr>
          </w:r>
          <w:ins w:id="440" w:author="jonathan pritchard" w:date="2026-04-02T15:09:00Z" w16du:dateUtc="2026-04-02T14:09:00Z">
            <w:r>
              <w:rPr>
                <w:noProof/>
                <w:webHidden/>
              </w:rPr>
              <w:fldChar w:fldCharType="separate"/>
            </w:r>
            <w:r>
              <w:rPr>
                <w:noProof/>
                <w:webHidden/>
              </w:rPr>
              <w:t>46</w:t>
            </w:r>
            <w:r>
              <w:rPr>
                <w:noProof/>
                <w:webHidden/>
              </w:rPr>
              <w:fldChar w:fldCharType="end"/>
            </w:r>
            <w:r w:rsidRPr="00F63275">
              <w:rPr>
                <w:rStyle w:val="Hyperlink"/>
                <w:noProof/>
              </w:rPr>
              <w:fldChar w:fldCharType="end"/>
            </w:r>
          </w:ins>
        </w:p>
        <w:p w14:paraId="3C96D457" w14:textId="408AE491" w:rsidR="00E229A9" w:rsidRDefault="00E229A9">
          <w:pPr>
            <w:pStyle w:val="TOC3"/>
            <w:rPr>
              <w:ins w:id="44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4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conversion tolerances and tests</w:t>
            </w:r>
            <w:r>
              <w:rPr>
                <w:noProof/>
                <w:webHidden/>
              </w:rPr>
              <w:tab/>
            </w:r>
            <w:r>
              <w:rPr>
                <w:noProof/>
                <w:webHidden/>
              </w:rPr>
              <w:fldChar w:fldCharType="begin"/>
            </w:r>
            <w:r>
              <w:rPr>
                <w:noProof/>
                <w:webHidden/>
              </w:rPr>
              <w:instrText xml:space="preserve"> PAGEREF _Toc226035113 \h </w:instrText>
            </w:r>
          </w:ins>
          <w:r>
            <w:rPr>
              <w:noProof/>
              <w:webHidden/>
            </w:rPr>
          </w:r>
          <w:ins w:id="443" w:author="jonathan pritchard" w:date="2026-04-02T15:09:00Z" w16du:dateUtc="2026-04-02T14:09:00Z">
            <w:r>
              <w:rPr>
                <w:noProof/>
                <w:webHidden/>
              </w:rPr>
              <w:fldChar w:fldCharType="separate"/>
            </w:r>
            <w:r>
              <w:rPr>
                <w:noProof/>
                <w:webHidden/>
              </w:rPr>
              <w:t>46</w:t>
            </w:r>
            <w:r>
              <w:rPr>
                <w:noProof/>
                <w:webHidden/>
              </w:rPr>
              <w:fldChar w:fldCharType="end"/>
            </w:r>
            <w:r w:rsidRPr="00F63275">
              <w:rPr>
                <w:rStyle w:val="Hyperlink"/>
                <w:noProof/>
              </w:rPr>
              <w:fldChar w:fldCharType="end"/>
            </w:r>
          </w:ins>
        </w:p>
        <w:p w14:paraId="015CF190" w14:textId="6A40562F" w:rsidR="00E229A9" w:rsidRDefault="00E229A9">
          <w:pPr>
            <w:pStyle w:val="TOC2"/>
            <w:rPr>
              <w:ins w:id="44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4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_Toc226035114 \h </w:instrText>
            </w:r>
          </w:ins>
          <w:r>
            <w:rPr>
              <w:noProof/>
              <w:webHidden/>
            </w:rPr>
          </w:r>
          <w:ins w:id="446" w:author="jonathan pritchard" w:date="2026-04-02T15:09:00Z" w16du:dateUtc="2026-04-02T14:09:00Z">
            <w:r>
              <w:rPr>
                <w:noProof/>
                <w:webHidden/>
              </w:rPr>
              <w:fldChar w:fldCharType="separate"/>
            </w:r>
            <w:r>
              <w:rPr>
                <w:noProof/>
                <w:webHidden/>
              </w:rPr>
              <w:t>48</w:t>
            </w:r>
            <w:r>
              <w:rPr>
                <w:noProof/>
                <w:webHidden/>
              </w:rPr>
              <w:fldChar w:fldCharType="end"/>
            </w:r>
            <w:r w:rsidRPr="00F63275">
              <w:rPr>
                <w:rStyle w:val="Hyperlink"/>
                <w:noProof/>
              </w:rPr>
              <w:fldChar w:fldCharType="end"/>
            </w:r>
          </w:ins>
        </w:p>
        <w:p w14:paraId="65ABE0A0" w14:textId="016795F1" w:rsidR="00E229A9" w:rsidRDefault="00E229A9">
          <w:pPr>
            <w:pStyle w:val="TOC2"/>
            <w:rPr>
              <w:ins w:id="447"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4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Use of ECDIS Chart 1 and Colour Test Diagram</w:t>
            </w:r>
            <w:r>
              <w:rPr>
                <w:noProof/>
                <w:webHidden/>
              </w:rPr>
              <w:tab/>
            </w:r>
            <w:r>
              <w:rPr>
                <w:noProof/>
                <w:webHidden/>
              </w:rPr>
              <w:fldChar w:fldCharType="begin"/>
            </w:r>
            <w:r>
              <w:rPr>
                <w:noProof/>
                <w:webHidden/>
              </w:rPr>
              <w:instrText xml:space="preserve"> PAGEREF _Toc226035115 \h </w:instrText>
            </w:r>
          </w:ins>
          <w:r>
            <w:rPr>
              <w:noProof/>
              <w:webHidden/>
            </w:rPr>
          </w:r>
          <w:ins w:id="449" w:author="jonathan pritchard" w:date="2026-04-02T15:09:00Z" w16du:dateUtc="2026-04-02T14:09:00Z">
            <w:r>
              <w:rPr>
                <w:noProof/>
                <w:webHidden/>
              </w:rPr>
              <w:fldChar w:fldCharType="separate"/>
            </w:r>
            <w:r>
              <w:rPr>
                <w:noProof/>
                <w:webHidden/>
              </w:rPr>
              <w:t>48</w:t>
            </w:r>
            <w:r>
              <w:rPr>
                <w:noProof/>
                <w:webHidden/>
              </w:rPr>
              <w:fldChar w:fldCharType="end"/>
            </w:r>
            <w:r w:rsidRPr="00F63275">
              <w:rPr>
                <w:rStyle w:val="Hyperlink"/>
                <w:noProof/>
              </w:rPr>
              <w:fldChar w:fldCharType="end"/>
            </w:r>
          </w:ins>
        </w:p>
        <w:p w14:paraId="0DD546A0" w14:textId="7A751915" w:rsidR="00E229A9" w:rsidRDefault="00E229A9">
          <w:pPr>
            <w:pStyle w:val="TOC3"/>
            <w:rPr>
              <w:ins w:id="45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5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_Toc226035116 \h </w:instrText>
            </w:r>
          </w:ins>
          <w:r>
            <w:rPr>
              <w:noProof/>
              <w:webHidden/>
            </w:rPr>
          </w:r>
          <w:ins w:id="452" w:author="jonathan pritchard" w:date="2026-04-02T15:09:00Z" w16du:dateUtc="2026-04-02T14:09:00Z">
            <w:r>
              <w:rPr>
                <w:noProof/>
                <w:webHidden/>
              </w:rPr>
              <w:fldChar w:fldCharType="separate"/>
            </w:r>
            <w:r>
              <w:rPr>
                <w:noProof/>
                <w:webHidden/>
              </w:rPr>
              <w:t>48</w:t>
            </w:r>
            <w:r>
              <w:rPr>
                <w:noProof/>
                <w:webHidden/>
              </w:rPr>
              <w:fldChar w:fldCharType="end"/>
            </w:r>
            <w:r w:rsidRPr="00F63275">
              <w:rPr>
                <w:rStyle w:val="Hyperlink"/>
                <w:noProof/>
              </w:rPr>
              <w:fldChar w:fldCharType="end"/>
            </w:r>
          </w:ins>
        </w:p>
        <w:p w14:paraId="4A0327AA" w14:textId="1455A17E" w:rsidR="00E229A9" w:rsidRDefault="00E229A9">
          <w:pPr>
            <w:pStyle w:val="TOC3"/>
            <w:rPr>
              <w:ins w:id="45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5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Colour Test Diagram</w:t>
            </w:r>
            <w:r>
              <w:rPr>
                <w:noProof/>
                <w:webHidden/>
              </w:rPr>
              <w:tab/>
            </w:r>
            <w:r>
              <w:rPr>
                <w:noProof/>
                <w:webHidden/>
              </w:rPr>
              <w:fldChar w:fldCharType="begin"/>
            </w:r>
            <w:r>
              <w:rPr>
                <w:noProof/>
                <w:webHidden/>
              </w:rPr>
              <w:instrText xml:space="preserve"> PAGEREF _Toc226035117 \h </w:instrText>
            </w:r>
          </w:ins>
          <w:r>
            <w:rPr>
              <w:noProof/>
              <w:webHidden/>
            </w:rPr>
          </w:r>
          <w:ins w:id="455" w:author="jonathan pritchard" w:date="2026-04-02T15:09:00Z" w16du:dateUtc="2026-04-02T14:09:00Z">
            <w:r>
              <w:rPr>
                <w:noProof/>
                <w:webHidden/>
              </w:rPr>
              <w:fldChar w:fldCharType="separate"/>
            </w:r>
            <w:r>
              <w:rPr>
                <w:noProof/>
                <w:webHidden/>
              </w:rPr>
              <w:t>48</w:t>
            </w:r>
            <w:r>
              <w:rPr>
                <w:noProof/>
                <w:webHidden/>
              </w:rPr>
              <w:fldChar w:fldCharType="end"/>
            </w:r>
            <w:r w:rsidRPr="00F63275">
              <w:rPr>
                <w:rStyle w:val="Hyperlink"/>
                <w:noProof/>
              </w:rPr>
              <w:fldChar w:fldCharType="end"/>
            </w:r>
          </w:ins>
        </w:p>
        <w:p w14:paraId="76157FCB" w14:textId="763896BA" w:rsidR="00E229A9" w:rsidRDefault="00E229A9">
          <w:pPr>
            <w:pStyle w:val="TOC3"/>
            <w:rPr>
              <w:ins w:id="45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5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Relationship to S-57 Chart 1</w:t>
            </w:r>
            <w:r>
              <w:rPr>
                <w:noProof/>
                <w:webHidden/>
              </w:rPr>
              <w:tab/>
            </w:r>
            <w:r>
              <w:rPr>
                <w:noProof/>
                <w:webHidden/>
              </w:rPr>
              <w:fldChar w:fldCharType="begin"/>
            </w:r>
            <w:r>
              <w:rPr>
                <w:noProof/>
                <w:webHidden/>
              </w:rPr>
              <w:instrText xml:space="preserve"> PAGEREF _Toc226035118 \h </w:instrText>
            </w:r>
          </w:ins>
          <w:r>
            <w:rPr>
              <w:noProof/>
              <w:webHidden/>
            </w:rPr>
          </w:r>
          <w:ins w:id="458" w:author="jonathan pritchard" w:date="2026-04-02T15:09:00Z" w16du:dateUtc="2026-04-02T14:09:00Z">
            <w:r>
              <w:rPr>
                <w:noProof/>
                <w:webHidden/>
              </w:rPr>
              <w:fldChar w:fldCharType="separate"/>
            </w:r>
            <w:r>
              <w:rPr>
                <w:noProof/>
                <w:webHidden/>
              </w:rPr>
              <w:t>50</w:t>
            </w:r>
            <w:r>
              <w:rPr>
                <w:noProof/>
                <w:webHidden/>
              </w:rPr>
              <w:fldChar w:fldCharType="end"/>
            </w:r>
            <w:r w:rsidRPr="00F63275">
              <w:rPr>
                <w:rStyle w:val="Hyperlink"/>
                <w:noProof/>
              </w:rPr>
              <w:fldChar w:fldCharType="end"/>
            </w:r>
          </w:ins>
        </w:p>
        <w:p w14:paraId="31D48330" w14:textId="0AD0E322" w:rsidR="00E229A9" w:rsidRDefault="00E229A9">
          <w:pPr>
            <w:pStyle w:val="TOC3"/>
            <w:rPr>
              <w:ins w:id="45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6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"_Toc226035119"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Black-adjust symbol</w:t>
            </w:r>
            <w:r>
              <w:rPr>
                <w:noProof/>
                <w:webHidden/>
              </w:rPr>
              <w:tab/>
            </w:r>
            <w:r>
              <w:rPr>
                <w:noProof/>
                <w:webHidden/>
              </w:rPr>
              <w:fldChar w:fldCharType="begin"/>
            </w:r>
            <w:r>
              <w:rPr>
                <w:noProof/>
                <w:webHidden/>
              </w:rPr>
              <w:instrText xml:space="preserve"> PAGEREF _Toc226035119 \h </w:instrText>
            </w:r>
          </w:ins>
          <w:r>
            <w:rPr>
              <w:noProof/>
              <w:webHidden/>
            </w:rPr>
          </w:r>
          <w:ins w:id="461" w:author="jonathan pritchard" w:date="2026-04-02T15:09:00Z" w16du:dateUtc="2026-04-02T14:09:00Z">
            <w:r>
              <w:rPr>
                <w:noProof/>
                <w:webHidden/>
              </w:rPr>
              <w:fldChar w:fldCharType="separate"/>
            </w:r>
            <w:r>
              <w:rPr>
                <w:noProof/>
                <w:webHidden/>
              </w:rPr>
              <w:t>50</w:t>
            </w:r>
            <w:r>
              <w:rPr>
                <w:noProof/>
                <w:webHidden/>
              </w:rPr>
              <w:fldChar w:fldCharType="end"/>
            </w:r>
            <w:r w:rsidRPr="00F63275">
              <w:rPr>
                <w:rStyle w:val="Hyperlink"/>
                <w:noProof/>
              </w:rPr>
              <w:fldChar w:fldCharType="end"/>
            </w:r>
          </w:ins>
        </w:p>
        <w:p w14:paraId="40B98667" w14:textId="263F1D9F" w:rsidR="00E229A9" w:rsidRDefault="00E229A9">
          <w:pPr>
            <w:pStyle w:val="TOC1"/>
            <w:rPr>
              <w:ins w:id="46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6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Management</w:t>
            </w:r>
            <w:r>
              <w:rPr>
                <w:noProof/>
                <w:webHidden/>
              </w:rPr>
              <w:tab/>
            </w:r>
            <w:r>
              <w:rPr>
                <w:noProof/>
                <w:webHidden/>
              </w:rPr>
              <w:fldChar w:fldCharType="begin"/>
            </w:r>
            <w:r>
              <w:rPr>
                <w:noProof/>
                <w:webHidden/>
              </w:rPr>
              <w:instrText xml:space="preserve"> PAGEREF _Toc226035120 \h </w:instrText>
            </w:r>
          </w:ins>
          <w:r>
            <w:rPr>
              <w:noProof/>
              <w:webHidden/>
            </w:rPr>
          </w:r>
          <w:ins w:id="464" w:author="jonathan pritchard" w:date="2026-04-02T15:09:00Z" w16du:dateUtc="2026-04-02T14:09:00Z">
            <w:r>
              <w:rPr>
                <w:noProof/>
                <w:webHidden/>
              </w:rPr>
              <w:fldChar w:fldCharType="separate"/>
            </w:r>
            <w:r>
              <w:rPr>
                <w:noProof/>
                <w:webHidden/>
              </w:rPr>
              <w:t>50</w:t>
            </w:r>
            <w:r>
              <w:rPr>
                <w:noProof/>
                <w:webHidden/>
              </w:rPr>
              <w:fldChar w:fldCharType="end"/>
            </w:r>
            <w:r w:rsidRPr="00F63275">
              <w:rPr>
                <w:rStyle w:val="Hyperlink"/>
                <w:noProof/>
              </w:rPr>
              <w:fldChar w:fldCharType="end"/>
            </w:r>
          </w:ins>
        </w:p>
        <w:p w14:paraId="2865FF93" w14:textId="2A8ED577" w:rsidR="00E229A9" w:rsidRDefault="00E229A9">
          <w:pPr>
            <w:pStyle w:val="TOC2"/>
            <w:rPr>
              <w:ins w:id="46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6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Feature and Portrayal Catalogues</w:t>
            </w:r>
            <w:r>
              <w:rPr>
                <w:noProof/>
                <w:webHidden/>
              </w:rPr>
              <w:tab/>
            </w:r>
            <w:r>
              <w:rPr>
                <w:noProof/>
                <w:webHidden/>
              </w:rPr>
              <w:fldChar w:fldCharType="begin"/>
            </w:r>
            <w:r>
              <w:rPr>
                <w:noProof/>
                <w:webHidden/>
              </w:rPr>
              <w:instrText xml:space="preserve"> PAGEREF _Toc226035121 \h </w:instrText>
            </w:r>
          </w:ins>
          <w:r>
            <w:rPr>
              <w:noProof/>
              <w:webHidden/>
            </w:rPr>
          </w:r>
          <w:ins w:id="467" w:author="jonathan pritchard" w:date="2026-04-02T15:09:00Z" w16du:dateUtc="2026-04-02T14:09:00Z">
            <w:r>
              <w:rPr>
                <w:noProof/>
                <w:webHidden/>
              </w:rPr>
              <w:fldChar w:fldCharType="separate"/>
            </w:r>
            <w:r>
              <w:rPr>
                <w:noProof/>
                <w:webHidden/>
              </w:rPr>
              <w:t>51</w:t>
            </w:r>
            <w:r>
              <w:rPr>
                <w:noProof/>
                <w:webHidden/>
              </w:rPr>
              <w:fldChar w:fldCharType="end"/>
            </w:r>
            <w:r w:rsidRPr="00F63275">
              <w:rPr>
                <w:rStyle w:val="Hyperlink"/>
                <w:noProof/>
              </w:rPr>
              <w:fldChar w:fldCharType="end"/>
            </w:r>
          </w:ins>
        </w:p>
        <w:p w14:paraId="6C0A824A" w14:textId="4A8160A0" w:rsidR="00E229A9" w:rsidRDefault="00E229A9">
          <w:pPr>
            <w:pStyle w:val="TOC2"/>
            <w:rPr>
              <w:ins w:id="46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6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Portrayal and feature catalogue compatibility</w:t>
            </w:r>
            <w:r>
              <w:rPr>
                <w:noProof/>
                <w:webHidden/>
              </w:rPr>
              <w:tab/>
            </w:r>
            <w:r>
              <w:rPr>
                <w:noProof/>
                <w:webHidden/>
              </w:rPr>
              <w:fldChar w:fldCharType="begin"/>
            </w:r>
            <w:r>
              <w:rPr>
                <w:noProof/>
                <w:webHidden/>
              </w:rPr>
              <w:instrText xml:space="preserve"> PAGEREF _Toc226035123 \h </w:instrText>
            </w:r>
          </w:ins>
          <w:r>
            <w:rPr>
              <w:noProof/>
              <w:webHidden/>
            </w:rPr>
          </w:r>
          <w:ins w:id="470"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6A35538E" w14:textId="1413887D" w:rsidR="00E229A9" w:rsidRDefault="00E229A9">
          <w:pPr>
            <w:pStyle w:val="TOC2"/>
            <w:rPr>
              <w:ins w:id="47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7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overlaps and gaps</w:t>
            </w:r>
            <w:r>
              <w:rPr>
                <w:noProof/>
                <w:webHidden/>
              </w:rPr>
              <w:tab/>
            </w:r>
            <w:r>
              <w:rPr>
                <w:noProof/>
                <w:webHidden/>
              </w:rPr>
              <w:fldChar w:fldCharType="begin"/>
            </w:r>
            <w:r>
              <w:rPr>
                <w:noProof/>
                <w:webHidden/>
              </w:rPr>
              <w:instrText xml:space="preserve"> PAGEREF _Toc226035124 \h </w:instrText>
            </w:r>
          </w:ins>
          <w:r>
            <w:rPr>
              <w:noProof/>
              <w:webHidden/>
            </w:rPr>
          </w:r>
          <w:ins w:id="473"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1AD36666" w14:textId="493AF6A6" w:rsidR="00E229A9" w:rsidRDefault="00E229A9">
          <w:pPr>
            <w:pStyle w:val="TOC3"/>
            <w:rPr>
              <w:ins w:id="47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7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in ENC coverage</w:t>
            </w:r>
            <w:r>
              <w:rPr>
                <w:noProof/>
                <w:webHidden/>
              </w:rPr>
              <w:tab/>
            </w:r>
            <w:r>
              <w:rPr>
                <w:noProof/>
                <w:webHidden/>
              </w:rPr>
              <w:fldChar w:fldCharType="begin"/>
            </w:r>
            <w:r>
              <w:rPr>
                <w:noProof/>
                <w:webHidden/>
              </w:rPr>
              <w:instrText xml:space="preserve"> PAGEREF _Toc226035125 \h </w:instrText>
            </w:r>
          </w:ins>
          <w:r>
            <w:rPr>
              <w:noProof/>
              <w:webHidden/>
            </w:rPr>
          </w:r>
          <w:ins w:id="476"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3B0C1B8A" w14:textId="25263444" w:rsidR="00E229A9" w:rsidRDefault="00E229A9">
          <w:pPr>
            <w:pStyle w:val="TOC3"/>
            <w:rPr>
              <w:ins w:id="477"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7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and gaps between other data products</w:t>
            </w:r>
            <w:r>
              <w:rPr>
                <w:noProof/>
                <w:webHidden/>
              </w:rPr>
              <w:tab/>
            </w:r>
            <w:r>
              <w:rPr>
                <w:noProof/>
                <w:webHidden/>
              </w:rPr>
              <w:fldChar w:fldCharType="begin"/>
            </w:r>
            <w:r>
              <w:rPr>
                <w:noProof/>
                <w:webHidden/>
              </w:rPr>
              <w:instrText xml:space="preserve"> PAGEREF _Toc226035126 \h </w:instrText>
            </w:r>
          </w:ins>
          <w:r>
            <w:rPr>
              <w:noProof/>
              <w:webHidden/>
            </w:rPr>
          </w:r>
          <w:ins w:id="479"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5A8957B8" w14:textId="07AA2FD4" w:rsidR="00E229A9" w:rsidRDefault="00E229A9">
          <w:pPr>
            <w:pStyle w:val="TOC2"/>
            <w:rPr>
              <w:ins w:id="48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8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Updating Datasets on ECDIS</w:t>
            </w:r>
            <w:r>
              <w:rPr>
                <w:noProof/>
                <w:webHidden/>
              </w:rPr>
              <w:tab/>
            </w:r>
            <w:r>
              <w:rPr>
                <w:noProof/>
                <w:webHidden/>
              </w:rPr>
              <w:fldChar w:fldCharType="begin"/>
            </w:r>
            <w:r>
              <w:rPr>
                <w:noProof/>
                <w:webHidden/>
              </w:rPr>
              <w:instrText xml:space="preserve"> PAGEREF _Toc226035127 \h </w:instrText>
            </w:r>
          </w:ins>
          <w:r>
            <w:rPr>
              <w:noProof/>
              <w:webHidden/>
            </w:rPr>
          </w:r>
          <w:ins w:id="482"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61F71ED5" w14:textId="503ADD7E" w:rsidR="00E229A9" w:rsidRDefault="00E229A9">
          <w:pPr>
            <w:pStyle w:val="TOC3"/>
            <w:rPr>
              <w:ins w:id="483"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8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_Toc226035128 \h </w:instrText>
            </w:r>
          </w:ins>
          <w:r>
            <w:rPr>
              <w:noProof/>
              <w:webHidden/>
            </w:rPr>
          </w:r>
          <w:ins w:id="485" w:author="jonathan pritchard" w:date="2026-04-02T15:09:00Z" w16du:dateUtc="2026-04-02T14:09:00Z">
            <w:r>
              <w:rPr>
                <w:noProof/>
                <w:webHidden/>
              </w:rPr>
              <w:fldChar w:fldCharType="separate"/>
            </w:r>
            <w:r>
              <w:rPr>
                <w:noProof/>
                <w:webHidden/>
              </w:rPr>
              <w:t>52</w:t>
            </w:r>
            <w:r>
              <w:rPr>
                <w:noProof/>
                <w:webHidden/>
              </w:rPr>
              <w:fldChar w:fldCharType="end"/>
            </w:r>
            <w:r w:rsidRPr="00F63275">
              <w:rPr>
                <w:rStyle w:val="Hyperlink"/>
                <w:noProof/>
              </w:rPr>
              <w:fldChar w:fldCharType="end"/>
            </w:r>
          </w:ins>
        </w:p>
        <w:p w14:paraId="6066CE48" w14:textId="052C25EA" w:rsidR="00E229A9" w:rsidRDefault="00E229A9">
          <w:pPr>
            <w:pStyle w:val="TOC3"/>
            <w:rPr>
              <w:ins w:id="48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8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"_Toc226035129"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 requirements</w:t>
            </w:r>
            <w:r>
              <w:rPr>
                <w:noProof/>
                <w:webHidden/>
              </w:rPr>
              <w:tab/>
            </w:r>
            <w:r>
              <w:rPr>
                <w:noProof/>
                <w:webHidden/>
              </w:rPr>
              <w:fldChar w:fldCharType="begin"/>
            </w:r>
            <w:r>
              <w:rPr>
                <w:noProof/>
                <w:webHidden/>
              </w:rPr>
              <w:instrText xml:space="preserve"> PAGEREF _Toc226035129 \h </w:instrText>
            </w:r>
          </w:ins>
          <w:r>
            <w:rPr>
              <w:noProof/>
              <w:webHidden/>
            </w:rPr>
          </w:r>
          <w:ins w:id="488" w:author="jonathan pritchard" w:date="2026-04-02T15:09:00Z" w16du:dateUtc="2026-04-02T14:09:00Z">
            <w:r>
              <w:rPr>
                <w:noProof/>
                <w:webHidden/>
              </w:rPr>
              <w:fldChar w:fldCharType="separate"/>
            </w:r>
            <w:r>
              <w:rPr>
                <w:noProof/>
                <w:webHidden/>
              </w:rPr>
              <w:t>53</w:t>
            </w:r>
            <w:r>
              <w:rPr>
                <w:noProof/>
                <w:webHidden/>
              </w:rPr>
              <w:fldChar w:fldCharType="end"/>
            </w:r>
            <w:r w:rsidRPr="00F63275">
              <w:rPr>
                <w:rStyle w:val="Hyperlink"/>
                <w:noProof/>
              </w:rPr>
              <w:fldChar w:fldCharType="end"/>
            </w:r>
          </w:ins>
        </w:p>
        <w:p w14:paraId="6304987D" w14:textId="5332B73D" w:rsidR="00E229A9" w:rsidRDefault="00E229A9">
          <w:pPr>
            <w:pStyle w:val="TOC3"/>
            <w:rPr>
              <w:ins w:id="48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49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w:t>
            </w:r>
            <w:r>
              <w:rPr>
                <w:noProof/>
                <w:webHidden/>
              </w:rPr>
              <w:tab/>
            </w:r>
            <w:r>
              <w:rPr>
                <w:noProof/>
                <w:webHidden/>
              </w:rPr>
              <w:fldChar w:fldCharType="begin"/>
            </w:r>
            <w:r>
              <w:rPr>
                <w:noProof/>
                <w:webHidden/>
              </w:rPr>
              <w:instrText xml:space="preserve"> PAGEREF _Toc226035130 \h </w:instrText>
            </w:r>
          </w:ins>
          <w:r>
            <w:rPr>
              <w:noProof/>
              <w:webHidden/>
            </w:rPr>
          </w:r>
          <w:ins w:id="491" w:author="jonathan pritchard" w:date="2026-04-02T15:09:00Z" w16du:dateUtc="2026-04-02T14:09:00Z">
            <w:r>
              <w:rPr>
                <w:noProof/>
                <w:webHidden/>
              </w:rPr>
              <w:fldChar w:fldCharType="separate"/>
            </w:r>
            <w:r>
              <w:rPr>
                <w:noProof/>
                <w:webHidden/>
              </w:rPr>
              <w:t>53</w:t>
            </w:r>
            <w:r>
              <w:rPr>
                <w:noProof/>
                <w:webHidden/>
              </w:rPr>
              <w:fldChar w:fldCharType="end"/>
            </w:r>
            <w:r w:rsidRPr="00F63275">
              <w:rPr>
                <w:rStyle w:val="Hyperlink"/>
                <w:noProof/>
              </w:rPr>
              <w:fldChar w:fldCharType="end"/>
            </w:r>
          </w:ins>
        </w:p>
        <w:p w14:paraId="425AE8AC" w14:textId="01F88EB2" w:rsidR="00E229A9" w:rsidRDefault="00E229A9">
          <w:pPr>
            <w:pStyle w:val="TOC2"/>
            <w:rPr>
              <w:ins w:id="49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9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_Toc226035131 \h </w:instrText>
            </w:r>
          </w:ins>
          <w:r>
            <w:rPr>
              <w:noProof/>
              <w:webHidden/>
            </w:rPr>
          </w:r>
          <w:ins w:id="494" w:author="jonathan pritchard" w:date="2026-04-02T15:09:00Z" w16du:dateUtc="2026-04-02T14:09:00Z">
            <w:r>
              <w:rPr>
                <w:noProof/>
                <w:webHidden/>
              </w:rPr>
              <w:fldChar w:fldCharType="separate"/>
            </w:r>
            <w:r>
              <w:rPr>
                <w:noProof/>
                <w:webHidden/>
              </w:rPr>
              <w:t>54</w:t>
            </w:r>
            <w:r>
              <w:rPr>
                <w:noProof/>
                <w:webHidden/>
              </w:rPr>
              <w:fldChar w:fldCharType="end"/>
            </w:r>
            <w:r w:rsidRPr="00F63275">
              <w:rPr>
                <w:rStyle w:val="Hyperlink"/>
                <w:noProof/>
              </w:rPr>
              <w:fldChar w:fldCharType="end"/>
            </w:r>
          </w:ins>
        </w:p>
        <w:p w14:paraId="349CF297" w14:textId="4D982C08" w:rsidR="00E229A9" w:rsidRDefault="00E229A9">
          <w:pPr>
            <w:pStyle w:val="TOC1"/>
            <w:rPr>
              <w:ins w:id="49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49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Support Files</w:t>
            </w:r>
            <w:r>
              <w:rPr>
                <w:noProof/>
                <w:webHidden/>
              </w:rPr>
              <w:tab/>
            </w:r>
            <w:r>
              <w:rPr>
                <w:noProof/>
                <w:webHidden/>
              </w:rPr>
              <w:fldChar w:fldCharType="begin"/>
            </w:r>
            <w:r>
              <w:rPr>
                <w:noProof/>
                <w:webHidden/>
              </w:rPr>
              <w:instrText xml:space="preserve"> PAGEREF _Toc226035132 \h </w:instrText>
            </w:r>
          </w:ins>
          <w:r>
            <w:rPr>
              <w:noProof/>
              <w:webHidden/>
            </w:rPr>
          </w:r>
          <w:ins w:id="497" w:author="jonathan pritchard" w:date="2026-04-02T15:09:00Z" w16du:dateUtc="2026-04-02T14:09:00Z">
            <w:r>
              <w:rPr>
                <w:noProof/>
                <w:webHidden/>
              </w:rPr>
              <w:fldChar w:fldCharType="separate"/>
            </w:r>
            <w:r>
              <w:rPr>
                <w:noProof/>
                <w:webHidden/>
              </w:rPr>
              <w:t>54</w:t>
            </w:r>
            <w:r>
              <w:rPr>
                <w:noProof/>
                <w:webHidden/>
              </w:rPr>
              <w:fldChar w:fldCharType="end"/>
            </w:r>
            <w:r w:rsidRPr="00F63275">
              <w:rPr>
                <w:rStyle w:val="Hyperlink"/>
                <w:noProof/>
              </w:rPr>
              <w:fldChar w:fldCharType="end"/>
            </w:r>
          </w:ins>
        </w:p>
        <w:p w14:paraId="0413581C" w14:textId="1D923E1B" w:rsidR="00E229A9" w:rsidRDefault="00E229A9">
          <w:pPr>
            <w:pStyle w:val="TOC2"/>
            <w:rPr>
              <w:ins w:id="49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49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delivery</w:t>
            </w:r>
            <w:r>
              <w:rPr>
                <w:noProof/>
                <w:webHidden/>
              </w:rPr>
              <w:tab/>
            </w:r>
            <w:r>
              <w:rPr>
                <w:noProof/>
                <w:webHidden/>
              </w:rPr>
              <w:fldChar w:fldCharType="begin"/>
            </w:r>
            <w:r>
              <w:rPr>
                <w:noProof/>
                <w:webHidden/>
              </w:rPr>
              <w:instrText xml:space="preserve"> PAGEREF _Toc226035133 \h </w:instrText>
            </w:r>
          </w:ins>
          <w:r>
            <w:rPr>
              <w:noProof/>
              <w:webHidden/>
            </w:rPr>
          </w:r>
          <w:ins w:id="500" w:author="jonathan pritchard" w:date="2026-04-02T15:09:00Z" w16du:dateUtc="2026-04-02T14:09:00Z">
            <w:r>
              <w:rPr>
                <w:noProof/>
                <w:webHidden/>
              </w:rPr>
              <w:fldChar w:fldCharType="separate"/>
            </w:r>
            <w:r>
              <w:rPr>
                <w:noProof/>
                <w:webHidden/>
              </w:rPr>
              <w:t>54</w:t>
            </w:r>
            <w:r>
              <w:rPr>
                <w:noProof/>
                <w:webHidden/>
              </w:rPr>
              <w:fldChar w:fldCharType="end"/>
            </w:r>
            <w:r w:rsidRPr="00F63275">
              <w:rPr>
                <w:rStyle w:val="Hyperlink"/>
                <w:noProof/>
              </w:rPr>
              <w:fldChar w:fldCharType="end"/>
            </w:r>
          </w:ins>
        </w:p>
        <w:p w14:paraId="7527E80F" w14:textId="5F25676C" w:rsidR="00E229A9" w:rsidRDefault="00E229A9">
          <w:pPr>
            <w:pStyle w:val="TOC2"/>
            <w:rPr>
              <w:ins w:id="50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0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_Toc226035134 \h </w:instrText>
            </w:r>
          </w:ins>
          <w:r>
            <w:rPr>
              <w:noProof/>
              <w:webHidden/>
            </w:rPr>
          </w:r>
          <w:ins w:id="503" w:author="jonathan pritchard" w:date="2026-04-02T15:09:00Z" w16du:dateUtc="2026-04-02T14:09:00Z">
            <w:r>
              <w:rPr>
                <w:noProof/>
                <w:webHidden/>
              </w:rPr>
              <w:fldChar w:fldCharType="separate"/>
            </w:r>
            <w:r>
              <w:rPr>
                <w:noProof/>
                <w:webHidden/>
              </w:rPr>
              <w:t>55</w:t>
            </w:r>
            <w:r>
              <w:rPr>
                <w:noProof/>
                <w:webHidden/>
              </w:rPr>
              <w:fldChar w:fldCharType="end"/>
            </w:r>
            <w:r w:rsidRPr="00F63275">
              <w:rPr>
                <w:rStyle w:val="Hyperlink"/>
                <w:noProof/>
              </w:rPr>
              <w:fldChar w:fldCharType="end"/>
            </w:r>
          </w:ins>
        </w:p>
        <w:p w14:paraId="16FE8901" w14:textId="6F94207A" w:rsidR="00E229A9" w:rsidRDefault="00E229A9">
          <w:pPr>
            <w:pStyle w:val="TOC2"/>
            <w:rPr>
              <w:ins w:id="50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0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Support File formats.</w:t>
            </w:r>
            <w:r>
              <w:rPr>
                <w:noProof/>
                <w:webHidden/>
              </w:rPr>
              <w:tab/>
            </w:r>
            <w:r>
              <w:rPr>
                <w:noProof/>
                <w:webHidden/>
              </w:rPr>
              <w:fldChar w:fldCharType="begin"/>
            </w:r>
            <w:r>
              <w:rPr>
                <w:noProof/>
                <w:webHidden/>
              </w:rPr>
              <w:instrText xml:space="preserve"> PAGEREF _Toc226035135 \h </w:instrText>
            </w:r>
          </w:ins>
          <w:r>
            <w:rPr>
              <w:noProof/>
              <w:webHidden/>
            </w:rPr>
          </w:r>
          <w:ins w:id="506" w:author="jonathan pritchard" w:date="2026-04-02T15:09:00Z" w16du:dateUtc="2026-04-02T14:09:00Z">
            <w:r>
              <w:rPr>
                <w:noProof/>
                <w:webHidden/>
              </w:rPr>
              <w:fldChar w:fldCharType="separate"/>
            </w:r>
            <w:r>
              <w:rPr>
                <w:noProof/>
                <w:webHidden/>
              </w:rPr>
              <w:t>55</w:t>
            </w:r>
            <w:r>
              <w:rPr>
                <w:noProof/>
                <w:webHidden/>
              </w:rPr>
              <w:fldChar w:fldCharType="end"/>
            </w:r>
            <w:r w:rsidRPr="00F63275">
              <w:rPr>
                <w:rStyle w:val="Hyperlink"/>
                <w:noProof/>
              </w:rPr>
              <w:fldChar w:fldCharType="end"/>
            </w:r>
          </w:ins>
        </w:p>
        <w:p w14:paraId="3DDAA116" w14:textId="6CF67E38" w:rsidR="00E229A9" w:rsidRDefault="00E229A9">
          <w:pPr>
            <w:pStyle w:val="TOC1"/>
            <w:rPr>
              <w:ins w:id="50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08" w:author="jonathan pritchard" w:date="2026-04-02T15:09:00Z" w16du:dateUtc="2026-04-02T14:09:00Z">
            <w:r w:rsidRPr="00F63275">
              <w:rPr>
                <w:rStyle w:val="Hyperlink"/>
                <w:noProof/>
              </w:rPr>
              <w:lastRenderedPageBreak/>
              <w:fldChar w:fldCharType="begin"/>
            </w:r>
            <w:r w:rsidRPr="00F63275">
              <w:rPr>
                <w:rStyle w:val="Hyperlink"/>
                <w:noProof/>
              </w:rPr>
              <w:instrText xml:space="preserve"> </w:instrText>
            </w:r>
            <w:r>
              <w:rPr>
                <w:noProof/>
              </w:rPr>
              <w:instrText>HYPERLINK \l "_Toc226035136"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A – Manual Updates</w:t>
            </w:r>
            <w:r>
              <w:rPr>
                <w:noProof/>
                <w:webHidden/>
              </w:rPr>
              <w:tab/>
            </w:r>
            <w:r>
              <w:rPr>
                <w:noProof/>
                <w:webHidden/>
              </w:rPr>
              <w:fldChar w:fldCharType="begin"/>
            </w:r>
            <w:r>
              <w:rPr>
                <w:noProof/>
                <w:webHidden/>
              </w:rPr>
              <w:instrText xml:space="preserve"> PAGEREF _Toc226035136 \h </w:instrText>
            </w:r>
          </w:ins>
          <w:r>
            <w:rPr>
              <w:noProof/>
              <w:webHidden/>
            </w:rPr>
          </w:r>
          <w:ins w:id="509" w:author="jonathan pritchard" w:date="2026-04-02T15:09:00Z" w16du:dateUtc="2026-04-02T14:09:00Z">
            <w:r>
              <w:rPr>
                <w:noProof/>
                <w:webHidden/>
              </w:rPr>
              <w:fldChar w:fldCharType="separate"/>
            </w:r>
            <w:r>
              <w:rPr>
                <w:noProof/>
                <w:webHidden/>
              </w:rPr>
              <w:t>57</w:t>
            </w:r>
            <w:r>
              <w:rPr>
                <w:noProof/>
                <w:webHidden/>
              </w:rPr>
              <w:fldChar w:fldCharType="end"/>
            </w:r>
            <w:r w:rsidRPr="00F63275">
              <w:rPr>
                <w:rStyle w:val="Hyperlink"/>
                <w:noProof/>
              </w:rPr>
              <w:fldChar w:fldCharType="end"/>
            </w:r>
          </w:ins>
        </w:p>
        <w:p w14:paraId="0762ABE7" w14:textId="293FAF54" w:rsidR="00E229A9" w:rsidRDefault="00E229A9">
          <w:pPr>
            <w:pStyle w:val="TOC2"/>
            <w:rPr>
              <w:ins w:id="51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1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_Toc226035137 \h </w:instrText>
            </w:r>
          </w:ins>
          <w:r>
            <w:rPr>
              <w:noProof/>
              <w:webHidden/>
            </w:rPr>
          </w:r>
          <w:ins w:id="512" w:author="jonathan pritchard" w:date="2026-04-02T15:09:00Z" w16du:dateUtc="2026-04-02T14:09:00Z">
            <w:r>
              <w:rPr>
                <w:noProof/>
                <w:webHidden/>
              </w:rPr>
              <w:fldChar w:fldCharType="separate"/>
            </w:r>
            <w:r>
              <w:rPr>
                <w:noProof/>
                <w:webHidden/>
              </w:rPr>
              <w:t>57</w:t>
            </w:r>
            <w:r>
              <w:rPr>
                <w:noProof/>
                <w:webHidden/>
              </w:rPr>
              <w:fldChar w:fldCharType="end"/>
            </w:r>
            <w:r w:rsidRPr="00F63275">
              <w:rPr>
                <w:rStyle w:val="Hyperlink"/>
                <w:noProof/>
              </w:rPr>
              <w:fldChar w:fldCharType="end"/>
            </w:r>
          </w:ins>
        </w:p>
        <w:p w14:paraId="6F696766" w14:textId="3187B31A" w:rsidR="00E229A9" w:rsidRDefault="00E229A9">
          <w:pPr>
            <w:pStyle w:val="TOC2"/>
            <w:rPr>
              <w:ins w:id="51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1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Attribution of Manual Update Features</w:t>
            </w:r>
            <w:r>
              <w:rPr>
                <w:noProof/>
                <w:webHidden/>
              </w:rPr>
              <w:tab/>
            </w:r>
            <w:r>
              <w:rPr>
                <w:noProof/>
                <w:webHidden/>
              </w:rPr>
              <w:fldChar w:fldCharType="begin"/>
            </w:r>
            <w:r>
              <w:rPr>
                <w:noProof/>
                <w:webHidden/>
              </w:rPr>
              <w:instrText xml:space="preserve"> PAGEREF _Toc226035138 \h </w:instrText>
            </w:r>
          </w:ins>
          <w:r>
            <w:rPr>
              <w:noProof/>
              <w:webHidden/>
            </w:rPr>
          </w:r>
          <w:ins w:id="515" w:author="jonathan pritchard" w:date="2026-04-02T15:09:00Z" w16du:dateUtc="2026-04-02T14:09:00Z">
            <w:r>
              <w:rPr>
                <w:noProof/>
                <w:webHidden/>
              </w:rPr>
              <w:fldChar w:fldCharType="separate"/>
            </w:r>
            <w:r>
              <w:rPr>
                <w:noProof/>
                <w:webHidden/>
              </w:rPr>
              <w:t>59</w:t>
            </w:r>
            <w:r>
              <w:rPr>
                <w:noProof/>
                <w:webHidden/>
              </w:rPr>
              <w:fldChar w:fldCharType="end"/>
            </w:r>
            <w:r w:rsidRPr="00F63275">
              <w:rPr>
                <w:rStyle w:val="Hyperlink"/>
                <w:noProof/>
              </w:rPr>
              <w:fldChar w:fldCharType="end"/>
            </w:r>
          </w:ins>
        </w:p>
        <w:p w14:paraId="39B0B3E2" w14:textId="0CDD88D3" w:rsidR="00E229A9" w:rsidRDefault="00E229A9">
          <w:pPr>
            <w:pStyle w:val="TOC1"/>
            <w:rPr>
              <w:ins w:id="51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1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"_Toc226035139"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_Toc226035139 \h </w:instrText>
            </w:r>
          </w:ins>
          <w:r>
            <w:rPr>
              <w:noProof/>
              <w:webHidden/>
            </w:rPr>
          </w:r>
          <w:ins w:id="518" w:author="jonathan pritchard" w:date="2026-04-02T15:09:00Z" w16du:dateUtc="2026-04-02T14:09:00Z">
            <w:r>
              <w:rPr>
                <w:noProof/>
                <w:webHidden/>
              </w:rPr>
              <w:fldChar w:fldCharType="separate"/>
            </w:r>
            <w:r>
              <w:rPr>
                <w:noProof/>
                <w:webHidden/>
              </w:rPr>
              <w:t>60</w:t>
            </w:r>
            <w:r>
              <w:rPr>
                <w:noProof/>
                <w:webHidden/>
              </w:rPr>
              <w:fldChar w:fldCharType="end"/>
            </w:r>
            <w:r w:rsidRPr="00F63275">
              <w:rPr>
                <w:rStyle w:val="Hyperlink"/>
                <w:noProof/>
              </w:rPr>
              <w:fldChar w:fldCharType="end"/>
            </w:r>
          </w:ins>
        </w:p>
        <w:p w14:paraId="4AF1BA72" w14:textId="2CE8FE96" w:rsidR="00E229A9" w:rsidRDefault="00E229A9">
          <w:pPr>
            <w:pStyle w:val="TOC2"/>
            <w:rPr>
              <w:ins w:id="51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2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_Toc226035140 \h </w:instrText>
            </w:r>
          </w:ins>
          <w:r>
            <w:rPr>
              <w:noProof/>
              <w:webHidden/>
            </w:rPr>
          </w:r>
          <w:ins w:id="521" w:author="jonathan pritchard" w:date="2026-04-02T15:09:00Z" w16du:dateUtc="2026-04-02T14:09:00Z">
            <w:r>
              <w:rPr>
                <w:noProof/>
                <w:webHidden/>
              </w:rPr>
              <w:fldChar w:fldCharType="separate"/>
            </w:r>
            <w:r>
              <w:rPr>
                <w:noProof/>
                <w:webHidden/>
              </w:rPr>
              <w:t>60</w:t>
            </w:r>
            <w:r>
              <w:rPr>
                <w:noProof/>
                <w:webHidden/>
              </w:rPr>
              <w:fldChar w:fldCharType="end"/>
            </w:r>
            <w:r w:rsidRPr="00F63275">
              <w:rPr>
                <w:rStyle w:val="Hyperlink"/>
                <w:noProof/>
              </w:rPr>
              <w:fldChar w:fldCharType="end"/>
            </w:r>
          </w:ins>
        </w:p>
        <w:p w14:paraId="368A7CFC" w14:textId="7A6A0840" w:rsidR="00E229A9" w:rsidRDefault="00E229A9">
          <w:pPr>
            <w:pStyle w:val="TOC2"/>
            <w:rPr>
              <w:ins w:id="52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2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Error code descriptions.</w:t>
            </w:r>
            <w:r>
              <w:rPr>
                <w:noProof/>
                <w:webHidden/>
              </w:rPr>
              <w:tab/>
            </w:r>
            <w:r>
              <w:rPr>
                <w:noProof/>
                <w:webHidden/>
              </w:rPr>
              <w:fldChar w:fldCharType="begin"/>
            </w:r>
            <w:r>
              <w:rPr>
                <w:noProof/>
                <w:webHidden/>
              </w:rPr>
              <w:instrText xml:space="preserve"> PAGEREF _Toc226035141 \h </w:instrText>
            </w:r>
          </w:ins>
          <w:r>
            <w:rPr>
              <w:noProof/>
              <w:webHidden/>
            </w:rPr>
          </w:r>
          <w:ins w:id="524" w:author="jonathan pritchard" w:date="2026-04-02T15:09:00Z" w16du:dateUtc="2026-04-02T14:09:00Z">
            <w:r>
              <w:rPr>
                <w:noProof/>
                <w:webHidden/>
              </w:rPr>
              <w:fldChar w:fldCharType="separate"/>
            </w:r>
            <w:r>
              <w:rPr>
                <w:noProof/>
                <w:webHidden/>
              </w:rPr>
              <w:t>61</w:t>
            </w:r>
            <w:r>
              <w:rPr>
                <w:noProof/>
                <w:webHidden/>
              </w:rPr>
              <w:fldChar w:fldCharType="end"/>
            </w:r>
            <w:r w:rsidRPr="00F63275">
              <w:rPr>
                <w:rStyle w:val="Hyperlink"/>
                <w:noProof/>
              </w:rPr>
              <w:fldChar w:fldCharType="end"/>
            </w:r>
          </w:ins>
        </w:p>
        <w:p w14:paraId="79E993A7" w14:textId="29B4848D" w:rsidR="00E229A9" w:rsidRDefault="00E229A9">
          <w:pPr>
            <w:pStyle w:val="TOC2"/>
            <w:rPr>
              <w:ins w:id="52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2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Installation on ECDIS</w:t>
            </w:r>
            <w:r>
              <w:rPr>
                <w:noProof/>
                <w:webHidden/>
              </w:rPr>
              <w:tab/>
            </w:r>
            <w:r>
              <w:rPr>
                <w:noProof/>
                <w:webHidden/>
              </w:rPr>
              <w:fldChar w:fldCharType="begin"/>
            </w:r>
            <w:r>
              <w:rPr>
                <w:noProof/>
                <w:webHidden/>
              </w:rPr>
              <w:instrText xml:space="preserve"> PAGEREF _Toc226035142 \h </w:instrText>
            </w:r>
          </w:ins>
          <w:r>
            <w:rPr>
              <w:noProof/>
              <w:webHidden/>
            </w:rPr>
          </w:r>
          <w:ins w:id="527" w:author="jonathan pritchard" w:date="2026-04-02T15:09:00Z" w16du:dateUtc="2026-04-02T14:09:00Z">
            <w:r>
              <w:rPr>
                <w:noProof/>
                <w:webHidden/>
              </w:rPr>
              <w:fldChar w:fldCharType="separate"/>
            </w:r>
            <w:r>
              <w:rPr>
                <w:noProof/>
                <w:webHidden/>
              </w:rPr>
              <w:t>63</w:t>
            </w:r>
            <w:r>
              <w:rPr>
                <w:noProof/>
                <w:webHidden/>
              </w:rPr>
              <w:fldChar w:fldCharType="end"/>
            </w:r>
            <w:r w:rsidRPr="00F63275">
              <w:rPr>
                <w:rStyle w:val="Hyperlink"/>
                <w:noProof/>
              </w:rPr>
              <w:fldChar w:fldCharType="end"/>
            </w:r>
          </w:ins>
        </w:p>
        <w:p w14:paraId="10D27225" w14:textId="009FB896" w:rsidR="00E229A9" w:rsidRDefault="00E229A9">
          <w:pPr>
            <w:pStyle w:val="TOC1"/>
            <w:rPr>
              <w:ins w:id="52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2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C  -  ECDIS Update Status Reports</w:t>
            </w:r>
            <w:r>
              <w:rPr>
                <w:noProof/>
                <w:webHidden/>
              </w:rPr>
              <w:tab/>
            </w:r>
            <w:r>
              <w:rPr>
                <w:noProof/>
                <w:webHidden/>
              </w:rPr>
              <w:fldChar w:fldCharType="begin"/>
            </w:r>
            <w:r>
              <w:rPr>
                <w:noProof/>
                <w:webHidden/>
              </w:rPr>
              <w:instrText xml:space="preserve"> PAGEREF _Toc226035143 \h </w:instrText>
            </w:r>
          </w:ins>
          <w:r>
            <w:rPr>
              <w:noProof/>
              <w:webHidden/>
            </w:rPr>
          </w:r>
          <w:ins w:id="530" w:author="jonathan pritchard" w:date="2026-04-02T15:09:00Z" w16du:dateUtc="2026-04-02T14:09:00Z">
            <w:r>
              <w:rPr>
                <w:noProof/>
                <w:webHidden/>
              </w:rPr>
              <w:fldChar w:fldCharType="separate"/>
            </w:r>
            <w:r>
              <w:rPr>
                <w:noProof/>
                <w:webHidden/>
              </w:rPr>
              <w:t>67</w:t>
            </w:r>
            <w:r>
              <w:rPr>
                <w:noProof/>
                <w:webHidden/>
              </w:rPr>
              <w:fldChar w:fldCharType="end"/>
            </w:r>
            <w:r w:rsidRPr="00F63275">
              <w:rPr>
                <w:rStyle w:val="Hyperlink"/>
                <w:noProof/>
              </w:rPr>
              <w:fldChar w:fldCharType="end"/>
            </w:r>
          </w:ins>
        </w:p>
        <w:p w14:paraId="7471AE4F" w14:textId="5E2940D0" w:rsidR="00E229A9" w:rsidRDefault="00E229A9">
          <w:pPr>
            <w:pStyle w:val="TOC1"/>
            <w:rPr>
              <w:ins w:id="53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3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Purpose</w:t>
            </w:r>
            <w:r>
              <w:rPr>
                <w:noProof/>
                <w:webHidden/>
              </w:rPr>
              <w:tab/>
            </w:r>
            <w:r>
              <w:rPr>
                <w:noProof/>
                <w:webHidden/>
              </w:rPr>
              <w:fldChar w:fldCharType="begin"/>
            </w:r>
            <w:r>
              <w:rPr>
                <w:noProof/>
                <w:webHidden/>
              </w:rPr>
              <w:instrText xml:space="preserve"> PAGEREF _Toc226035144 \h </w:instrText>
            </w:r>
          </w:ins>
          <w:r>
            <w:rPr>
              <w:noProof/>
              <w:webHidden/>
            </w:rPr>
          </w:r>
          <w:ins w:id="533" w:author="jonathan pritchard" w:date="2026-04-02T15:09:00Z" w16du:dateUtc="2026-04-02T14:09:00Z">
            <w:r>
              <w:rPr>
                <w:noProof/>
                <w:webHidden/>
              </w:rPr>
              <w:fldChar w:fldCharType="separate"/>
            </w:r>
            <w:r>
              <w:rPr>
                <w:noProof/>
                <w:webHidden/>
              </w:rPr>
              <w:t>67</w:t>
            </w:r>
            <w:r>
              <w:rPr>
                <w:noProof/>
                <w:webHidden/>
              </w:rPr>
              <w:fldChar w:fldCharType="end"/>
            </w:r>
            <w:r w:rsidRPr="00F63275">
              <w:rPr>
                <w:rStyle w:val="Hyperlink"/>
                <w:noProof/>
              </w:rPr>
              <w:fldChar w:fldCharType="end"/>
            </w:r>
          </w:ins>
        </w:p>
        <w:p w14:paraId="483907BB" w14:textId="2520C621" w:rsidR="00E229A9" w:rsidRDefault="00E229A9">
          <w:pPr>
            <w:pStyle w:val="TOC1"/>
            <w:rPr>
              <w:ins w:id="53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3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_Toc226035145 \h </w:instrText>
            </w:r>
          </w:ins>
          <w:r>
            <w:rPr>
              <w:noProof/>
              <w:webHidden/>
            </w:rPr>
          </w:r>
          <w:ins w:id="536" w:author="jonathan pritchard" w:date="2026-04-02T15:09:00Z" w16du:dateUtc="2026-04-02T14:09:00Z">
            <w:r>
              <w:rPr>
                <w:noProof/>
                <w:webHidden/>
              </w:rPr>
              <w:fldChar w:fldCharType="separate"/>
            </w:r>
            <w:r>
              <w:rPr>
                <w:noProof/>
                <w:webHidden/>
              </w:rPr>
              <w:t>74</w:t>
            </w:r>
            <w:r>
              <w:rPr>
                <w:noProof/>
                <w:webHidden/>
              </w:rPr>
              <w:fldChar w:fldCharType="end"/>
            </w:r>
            <w:r w:rsidRPr="00F63275">
              <w:rPr>
                <w:rStyle w:val="Hyperlink"/>
                <w:noProof/>
              </w:rPr>
              <w:fldChar w:fldCharType="end"/>
            </w:r>
          </w:ins>
        </w:p>
        <w:p w14:paraId="4EEA74AA" w14:textId="238CFB48" w:rsidR="00E229A9" w:rsidRDefault="00E229A9">
          <w:pPr>
            <w:pStyle w:val="TOC1"/>
            <w:rPr>
              <w:ins w:id="53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3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w:t>
            </w:r>
            <w:r>
              <w:rPr>
                <w:noProof/>
                <w:webHidden/>
              </w:rPr>
              <w:tab/>
            </w:r>
            <w:r>
              <w:rPr>
                <w:noProof/>
                <w:webHidden/>
              </w:rPr>
              <w:fldChar w:fldCharType="begin"/>
            </w:r>
            <w:r>
              <w:rPr>
                <w:noProof/>
                <w:webHidden/>
              </w:rPr>
              <w:instrText xml:space="preserve"> PAGEREF _Toc226035146 \h </w:instrText>
            </w:r>
          </w:ins>
          <w:r>
            <w:rPr>
              <w:noProof/>
              <w:webHidden/>
            </w:rPr>
          </w:r>
          <w:ins w:id="539" w:author="jonathan pritchard" w:date="2026-04-02T15:09:00Z" w16du:dateUtc="2026-04-02T14:09:00Z">
            <w:r>
              <w:rPr>
                <w:noProof/>
                <w:webHidden/>
              </w:rPr>
              <w:fldChar w:fldCharType="separate"/>
            </w:r>
            <w:r>
              <w:rPr>
                <w:noProof/>
                <w:webHidden/>
              </w:rPr>
              <w:t>74</w:t>
            </w:r>
            <w:r>
              <w:rPr>
                <w:noProof/>
                <w:webHidden/>
              </w:rPr>
              <w:fldChar w:fldCharType="end"/>
            </w:r>
            <w:r w:rsidRPr="00F63275">
              <w:rPr>
                <w:rStyle w:val="Hyperlink"/>
                <w:noProof/>
              </w:rPr>
              <w:fldChar w:fldCharType="end"/>
            </w:r>
          </w:ins>
        </w:p>
        <w:p w14:paraId="138A6E89" w14:textId="363DF1DD" w:rsidR="00E229A9" w:rsidRDefault="00E229A9">
          <w:pPr>
            <w:pStyle w:val="TOC1"/>
            <w:rPr>
              <w:ins w:id="54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4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Provision of Sun Illumination</w:t>
            </w:r>
            <w:r>
              <w:rPr>
                <w:noProof/>
                <w:webHidden/>
              </w:rPr>
              <w:tab/>
            </w:r>
            <w:r>
              <w:rPr>
                <w:noProof/>
                <w:webHidden/>
              </w:rPr>
              <w:fldChar w:fldCharType="begin"/>
            </w:r>
            <w:r>
              <w:rPr>
                <w:noProof/>
                <w:webHidden/>
              </w:rPr>
              <w:instrText xml:space="preserve"> PAGEREF _Toc226035147 \h </w:instrText>
            </w:r>
          </w:ins>
          <w:r>
            <w:rPr>
              <w:noProof/>
              <w:webHidden/>
            </w:rPr>
          </w:r>
          <w:ins w:id="542" w:author="jonathan pritchard" w:date="2026-04-02T15:09:00Z" w16du:dateUtc="2026-04-02T14:09:00Z">
            <w:r>
              <w:rPr>
                <w:noProof/>
                <w:webHidden/>
              </w:rPr>
              <w:fldChar w:fldCharType="separate"/>
            </w:r>
            <w:r>
              <w:rPr>
                <w:noProof/>
                <w:webHidden/>
              </w:rPr>
              <w:t>75</w:t>
            </w:r>
            <w:r>
              <w:rPr>
                <w:noProof/>
                <w:webHidden/>
              </w:rPr>
              <w:fldChar w:fldCharType="end"/>
            </w:r>
            <w:r w:rsidRPr="00F63275">
              <w:rPr>
                <w:rStyle w:val="Hyperlink"/>
                <w:noProof/>
              </w:rPr>
              <w:fldChar w:fldCharType="end"/>
            </w:r>
          </w:ins>
        </w:p>
        <w:p w14:paraId="40BF29E7" w14:textId="6F4EE0D8" w:rsidR="00E229A9" w:rsidRDefault="00E229A9">
          <w:pPr>
            <w:pStyle w:val="TOC1"/>
            <w:rPr>
              <w:ins w:id="543"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4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Control over the use of S-102</w:t>
            </w:r>
            <w:r>
              <w:rPr>
                <w:noProof/>
                <w:webHidden/>
              </w:rPr>
              <w:tab/>
            </w:r>
            <w:r>
              <w:rPr>
                <w:noProof/>
                <w:webHidden/>
              </w:rPr>
              <w:fldChar w:fldCharType="begin"/>
            </w:r>
            <w:r>
              <w:rPr>
                <w:noProof/>
                <w:webHidden/>
              </w:rPr>
              <w:instrText xml:space="preserve"> PAGEREF _Toc226035148 \h </w:instrText>
            </w:r>
          </w:ins>
          <w:r>
            <w:rPr>
              <w:noProof/>
              <w:webHidden/>
            </w:rPr>
          </w:r>
          <w:ins w:id="545" w:author="jonathan pritchard" w:date="2026-04-02T15:09:00Z" w16du:dateUtc="2026-04-02T14:09:00Z">
            <w:r>
              <w:rPr>
                <w:noProof/>
                <w:webHidden/>
              </w:rPr>
              <w:fldChar w:fldCharType="separate"/>
            </w:r>
            <w:r>
              <w:rPr>
                <w:noProof/>
                <w:webHidden/>
              </w:rPr>
              <w:t>75</w:t>
            </w:r>
            <w:r>
              <w:rPr>
                <w:noProof/>
                <w:webHidden/>
              </w:rPr>
              <w:fldChar w:fldCharType="end"/>
            </w:r>
            <w:r w:rsidRPr="00F63275">
              <w:rPr>
                <w:rStyle w:val="Hyperlink"/>
                <w:noProof/>
              </w:rPr>
              <w:fldChar w:fldCharType="end"/>
            </w:r>
          </w:ins>
        </w:p>
        <w:p w14:paraId="00B75C3D" w14:textId="75D575EC" w:rsidR="00E229A9" w:rsidRDefault="00E229A9">
          <w:pPr>
            <w:pStyle w:val="TOC1"/>
            <w:rPr>
              <w:ins w:id="54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4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"_Toc226035149"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Constraints</w:t>
            </w:r>
            <w:r>
              <w:rPr>
                <w:noProof/>
                <w:webHidden/>
              </w:rPr>
              <w:tab/>
            </w:r>
            <w:r>
              <w:rPr>
                <w:noProof/>
                <w:webHidden/>
              </w:rPr>
              <w:fldChar w:fldCharType="begin"/>
            </w:r>
            <w:r>
              <w:rPr>
                <w:noProof/>
                <w:webHidden/>
              </w:rPr>
              <w:instrText xml:space="preserve"> PAGEREF _Toc226035149 \h </w:instrText>
            </w:r>
          </w:ins>
          <w:r>
            <w:rPr>
              <w:noProof/>
              <w:webHidden/>
            </w:rPr>
          </w:r>
          <w:ins w:id="548" w:author="jonathan pritchard" w:date="2026-04-02T15:09:00Z" w16du:dateUtc="2026-04-02T14:09:00Z">
            <w:r>
              <w:rPr>
                <w:noProof/>
                <w:webHidden/>
              </w:rPr>
              <w:fldChar w:fldCharType="separate"/>
            </w:r>
            <w:r>
              <w:rPr>
                <w:noProof/>
                <w:webHidden/>
              </w:rPr>
              <w:t>75</w:t>
            </w:r>
            <w:r>
              <w:rPr>
                <w:noProof/>
                <w:webHidden/>
              </w:rPr>
              <w:fldChar w:fldCharType="end"/>
            </w:r>
            <w:r w:rsidRPr="00F63275">
              <w:rPr>
                <w:rStyle w:val="Hyperlink"/>
                <w:noProof/>
              </w:rPr>
              <w:fldChar w:fldCharType="end"/>
            </w:r>
          </w:ins>
        </w:p>
        <w:p w14:paraId="155A310E" w14:textId="11EBFF1B" w:rsidR="00E229A9" w:rsidRDefault="00E229A9">
          <w:pPr>
            <w:pStyle w:val="TOC1"/>
            <w:rPr>
              <w:ins w:id="54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5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D-1.3</w:t>
            </w:r>
            <w:r>
              <w:rPr>
                <w:noProof/>
                <w:webHidden/>
              </w:rPr>
              <w:tab/>
            </w:r>
            <w:r>
              <w:rPr>
                <w:noProof/>
                <w:webHidden/>
              </w:rPr>
              <w:fldChar w:fldCharType="begin"/>
            </w:r>
            <w:r>
              <w:rPr>
                <w:noProof/>
                <w:webHidden/>
              </w:rPr>
              <w:instrText xml:space="preserve"> PAGEREF _Toc226035150 \h </w:instrText>
            </w:r>
          </w:ins>
          <w:r>
            <w:rPr>
              <w:noProof/>
              <w:webHidden/>
            </w:rPr>
          </w:r>
          <w:ins w:id="551" w:author="jonathan pritchard" w:date="2026-04-02T15:09:00Z" w16du:dateUtc="2026-04-02T14:09:00Z">
            <w:r>
              <w:rPr>
                <w:noProof/>
                <w:webHidden/>
              </w:rPr>
              <w:fldChar w:fldCharType="separate"/>
            </w:r>
            <w:r>
              <w:rPr>
                <w:noProof/>
                <w:webHidden/>
              </w:rPr>
              <w:t>75</w:t>
            </w:r>
            <w:r>
              <w:rPr>
                <w:noProof/>
                <w:webHidden/>
              </w:rPr>
              <w:fldChar w:fldCharType="end"/>
            </w:r>
            <w:r w:rsidRPr="00F63275">
              <w:rPr>
                <w:rStyle w:val="Hyperlink"/>
                <w:noProof/>
              </w:rPr>
              <w:fldChar w:fldCharType="end"/>
            </w:r>
          </w:ins>
        </w:p>
        <w:p w14:paraId="4018B5F6" w14:textId="7BE17302" w:rsidR="00E229A9" w:rsidRDefault="00E229A9">
          <w:pPr>
            <w:pStyle w:val="TOC1"/>
            <w:rPr>
              <w:ins w:id="55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5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_Toc226035151 \h </w:instrText>
            </w:r>
          </w:ins>
          <w:r>
            <w:rPr>
              <w:noProof/>
              <w:webHidden/>
            </w:rPr>
          </w:r>
          <w:ins w:id="554" w:author="jonathan pritchard" w:date="2026-04-02T15:09:00Z" w16du:dateUtc="2026-04-02T14:09:00Z">
            <w:r>
              <w:rPr>
                <w:noProof/>
                <w:webHidden/>
              </w:rPr>
              <w:fldChar w:fldCharType="separate"/>
            </w:r>
            <w:r>
              <w:rPr>
                <w:noProof/>
                <w:webHidden/>
              </w:rPr>
              <w:t>76</w:t>
            </w:r>
            <w:r>
              <w:rPr>
                <w:noProof/>
                <w:webHidden/>
              </w:rPr>
              <w:fldChar w:fldCharType="end"/>
            </w:r>
            <w:r w:rsidRPr="00F63275">
              <w:rPr>
                <w:rStyle w:val="Hyperlink"/>
                <w:noProof/>
              </w:rPr>
              <w:fldChar w:fldCharType="end"/>
            </w:r>
          </w:ins>
        </w:p>
        <w:p w14:paraId="0F09757A" w14:textId="678B6D6C" w:rsidR="00E229A9" w:rsidRDefault="00E229A9">
          <w:pPr>
            <w:pStyle w:val="TOC1"/>
            <w:rPr>
              <w:ins w:id="55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5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_Toc226035152 \h </w:instrText>
            </w:r>
          </w:ins>
          <w:r>
            <w:rPr>
              <w:noProof/>
              <w:webHidden/>
            </w:rPr>
          </w:r>
          <w:ins w:id="557" w:author="jonathan pritchard" w:date="2026-04-02T15:09:00Z" w16du:dateUtc="2026-04-02T14:09:00Z">
            <w:r>
              <w:rPr>
                <w:noProof/>
                <w:webHidden/>
              </w:rPr>
              <w:fldChar w:fldCharType="separate"/>
            </w:r>
            <w:r>
              <w:rPr>
                <w:noProof/>
                <w:webHidden/>
              </w:rPr>
              <w:t>78</w:t>
            </w:r>
            <w:r>
              <w:rPr>
                <w:noProof/>
                <w:webHidden/>
              </w:rPr>
              <w:fldChar w:fldCharType="end"/>
            </w:r>
            <w:r w:rsidRPr="00F63275">
              <w:rPr>
                <w:rStyle w:val="Hyperlink"/>
                <w:noProof/>
              </w:rPr>
              <w:fldChar w:fldCharType="end"/>
            </w:r>
          </w:ins>
        </w:p>
        <w:p w14:paraId="78EC6FAE" w14:textId="538D1CF1" w:rsidR="00E229A9" w:rsidRDefault="00E229A9">
          <w:pPr>
            <w:pStyle w:val="TOC1"/>
            <w:rPr>
              <w:ins w:id="55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5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Water Level Adjustment (WLA)</w:t>
            </w:r>
            <w:r>
              <w:rPr>
                <w:noProof/>
                <w:webHidden/>
              </w:rPr>
              <w:tab/>
            </w:r>
            <w:r>
              <w:rPr>
                <w:noProof/>
                <w:webHidden/>
              </w:rPr>
              <w:fldChar w:fldCharType="begin"/>
            </w:r>
            <w:r>
              <w:rPr>
                <w:noProof/>
                <w:webHidden/>
              </w:rPr>
              <w:instrText xml:space="preserve"> PAGEREF _Toc226035153 \h </w:instrText>
            </w:r>
          </w:ins>
          <w:r>
            <w:rPr>
              <w:noProof/>
              <w:webHidden/>
            </w:rPr>
          </w:r>
          <w:ins w:id="560" w:author="jonathan pritchard" w:date="2026-04-02T15:09:00Z" w16du:dateUtc="2026-04-02T14:09:00Z">
            <w:r>
              <w:rPr>
                <w:noProof/>
                <w:webHidden/>
              </w:rPr>
              <w:fldChar w:fldCharType="separate"/>
            </w:r>
            <w:r>
              <w:rPr>
                <w:noProof/>
                <w:webHidden/>
              </w:rPr>
              <w:t>80</w:t>
            </w:r>
            <w:r>
              <w:rPr>
                <w:noProof/>
                <w:webHidden/>
              </w:rPr>
              <w:fldChar w:fldCharType="end"/>
            </w:r>
            <w:r w:rsidRPr="00F63275">
              <w:rPr>
                <w:rStyle w:val="Hyperlink"/>
                <w:noProof/>
              </w:rPr>
              <w:fldChar w:fldCharType="end"/>
            </w:r>
          </w:ins>
        </w:p>
        <w:p w14:paraId="2185666A" w14:textId="6FC699CD" w:rsidR="00E229A9" w:rsidRDefault="00E229A9">
          <w:pPr>
            <w:pStyle w:val="TOC1"/>
            <w:rPr>
              <w:ins w:id="56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6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Scope</w:t>
            </w:r>
            <w:r>
              <w:rPr>
                <w:noProof/>
                <w:webHidden/>
              </w:rPr>
              <w:tab/>
            </w:r>
            <w:r>
              <w:rPr>
                <w:noProof/>
                <w:webHidden/>
              </w:rPr>
              <w:fldChar w:fldCharType="begin"/>
            </w:r>
            <w:r>
              <w:rPr>
                <w:noProof/>
                <w:webHidden/>
              </w:rPr>
              <w:instrText xml:space="preserve"> PAGEREF _Toc226035154 \h </w:instrText>
            </w:r>
          </w:ins>
          <w:r>
            <w:rPr>
              <w:noProof/>
              <w:webHidden/>
            </w:rPr>
          </w:r>
          <w:ins w:id="563" w:author="jonathan pritchard" w:date="2026-04-02T15:09:00Z" w16du:dateUtc="2026-04-02T14:09:00Z">
            <w:r>
              <w:rPr>
                <w:noProof/>
                <w:webHidden/>
              </w:rPr>
              <w:fldChar w:fldCharType="separate"/>
            </w:r>
            <w:r>
              <w:rPr>
                <w:noProof/>
                <w:webHidden/>
              </w:rPr>
              <w:t>80</w:t>
            </w:r>
            <w:r>
              <w:rPr>
                <w:noProof/>
                <w:webHidden/>
              </w:rPr>
              <w:fldChar w:fldCharType="end"/>
            </w:r>
            <w:r w:rsidRPr="00F63275">
              <w:rPr>
                <w:rStyle w:val="Hyperlink"/>
                <w:noProof/>
              </w:rPr>
              <w:fldChar w:fldCharType="end"/>
            </w:r>
          </w:ins>
        </w:p>
        <w:p w14:paraId="15B6C242" w14:textId="00DCB05B" w:rsidR="00E229A9" w:rsidRDefault="00E229A9">
          <w:pPr>
            <w:pStyle w:val="TOC1"/>
            <w:rPr>
              <w:ins w:id="56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6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Constraints on input data</w:t>
            </w:r>
            <w:r>
              <w:rPr>
                <w:noProof/>
                <w:webHidden/>
              </w:rPr>
              <w:tab/>
            </w:r>
            <w:r>
              <w:rPr>
                <w:noProof/>
                <w:webHidden/>
              </w:rPr>
              <w:fldChar w:fldCharType="begin"/>
            </w:r>
            <w:r>
              <w:rPr>
                <w:noProof/>
                <w:webHidden/>
              </w:rPr>
              <w:instrText xml:space="preserve"> PAGEREF _Toc226035155 \h </w:instrText>
            </w:r>
          </w:ins>
          <w:r>
            <w:rPr>
              <w:noProof/>
              <w:webHidden/>
            </w:rPr>
          </w:r>
          <w:ins w:id="566" w:author="jonathan pritchard" w:date="2026-04-02T15:09:00Z" w16du:dateUtc="2026-04-02T14:09:00Z">
            <w:r>
              <w:rPr>
                <w:noProof/>
                <w:webHidden/>
              </w:rPr>
              <w:fldChar w:fldCharType="separate"/>
            </w:r>
            <w:r>
              <w:rPr>
                <w:noProof/>
                <w:webHidden/>
              </w:rPr>
              <w:t>80</w:t>
            </w:r>
            <w:r>
              <w:rPr>
                <w:noProof/>
                <w:webHidden/>
              </w:rPr>
              <w:fldChar w:fldCharType="end"/>
            </w:r>
            <w:r w:rsidRPr="00F63275">
              <w:rPr>
                <w:rStyle w:val="Hyperlink"/>
                <w:noProof/>
              </w:rPr>
              <w:fldChar w:fldCharType="end"/>
            </w:r>
          </w:ins>
        </w:p>
        <w:p w14:paraId="1F4717F9" w14:textId="488FDD3A" w:rsidR="00E229A9" w:rsidRDefault="00E229A9">
          <w:pPr>
            <w:pStyle w:val="TOC1"/>
            <w:rPr>
              <w:ins w:id="56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6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Inputs</w:t>
            </w:r>
            <w:r>
              <w:rPr>
                <w:noProof/>
                <w:webHidden/>
              </w:rPr>
              <w:tab/>
            </w:r>
            <w:r>
              <w:rPr>
                <w:noProof/>
                <w:webHidden/>
              </w:rPr>
              <w:fldChar w:fldCharType="begin"/>
            </w:r>
            <w:r>
              <w:rPr>
                <w:noProof/>
                <w:webHidden/>
              </w:rPr>
              <w:instrText xml:space="preserve"> PAGEREF _Toc226035156 \h </w:instrText>
            </w:r>
          </w:ins>
          <w:r>
            <w:rPr>
              <w:noProof/>
              <w:webHidden/>
            </w:rPr>
          </w:r>
          <w:ins w:id="569" w:author="jonathan pritchard" w:date="2026-04-02T15:09:00Z" w16du:dateUtc="2026-04-02T14:09:00Z">
            <w:r>
              <w:rPr>
                <w:noProof/>
                <w:webHidden/>
              </w:rPr>
              <w:fldChar w:fldCharType="separate"/>
            </w:r>
            <w:r>
              <w:rPr>
                <w:noProof/>
                <w:webHidden/>
              </w:rPr>
              <w:t>81</w:t>
            </w:r>
            <w:r>
              <w:rPr>
                <w:noProof/>
                <w:webHidden/>
              </w:rPr>
              <w:fldChar w:fldCharType="end"/>
            </w:r>
            <w:r w:rsidRPr="00F63275">
              <w:rPr>
                <w:rStyle w:val="Hyperlink"/>
                <w:noProof/>
              </w:rPr>
              <w:fldChar w:fldCharType="end"/>
            </w:r>
          </w:ins>
        </w:p>
        <w:p w14:paraId="056F7591" w14:textId="3578A068" w:rsidR="00E229A9" w:rsidRDefault="00E229A9">
          <w:pPr>
            <w:pStyle w:val="TOC1"/>
            <w:rPr>
              <w:ins w:id="57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7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 general</w:t>
            </w:r>
            <w:r>
              <w:rPr>
                <w:noProof/>
                <w:webHidden/>
              </w:rPr>
              <w:tab/>
            </w:r>
            <w:r>
              <w:rPr>
                <w:noProof/>
                <w:webHidden/>
              </w:rPr>
              <w:fldChar w:fldCharType="begin"/>
            </w:r>
            <w:r>
              <w:rPr>
                <w:noProof/>
                <w:webHidden/>
              </w:rPr>
              <w:instrText xml:space="preserve"> PAGEREF _Toc226035157 \h </w:instrText>
            </w:r>
          </w:ins>
          <w:r>
            <w:rPr>
              <w:noProof/>
              <w:webHidden/>
            </w:rPr>
          </w:r>
          <w:ins w:id="572" w:author="jonathan pritchard" w:date="2026-04-02T15:09:00Z" w16du:dateUtc="2026-04-02T14:09:00Z">
            <w:r>
              <w:rPr>
                <w:noProof/>
                <w:webHidden/>
              </w:rPr>
              <w:fldChar w:fldCharType="separate"/>
            </w:r>
            <w:r>
              <w:rPr>
                <w:noProof/>
                <w:webHidden/>
              </w:rPr>
              <w:t>81</w:t>
            </w:r>
            <w:r>
              <w:rPr>
                <w:noProof/>
                <w:webHidden/>
              </w:rPr>
              <w:fldChar w:fldCharType="end"/>
            </w:r>
            <w:r w:rsidRPr="00F63275">
              <w:rPr>
                <w:rStyle w:val="Hyperlink"/>
                <w:noProof/>
              </w:rPr>
              <w:fldChar w:fldCharType="end"/>
            </w:r>
          </w:ins>
        </w:p>
        <w:p w14:paraId="1FFDE171" w14:textId="15A365A1" w:rsidR="00E229A9" w:rsidRDefault="00E229A9">
          <w:pPr>
            <w:pStyle w:val="TOC1"/>
            <w:rPr>
              <w:ins w:id="573"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7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_Toc226035158 \h </w:instrText>
            </w:r>
          </w:ins>
          <w:r>
            <w:rPr>
              <w:noProof/>
              <w:webHidden/>
            </w:rPr>
          </w:r>
          <w:ins w:id="575" w:author="jonathan pritchard" w:date="2026-04-02T15:09:00Z" w16du:dateUtc="2026-04-02T14:09:00Z">
            <w:r>
              <w:rPr>
                <w:noProof/>
                <w:webHidden/>
              </w:rPr>
              <w:fldChar w:fldCharType="separate"/>
            </w:r>
            <w:r>
              <w:rPr>
                <w:noProof/>
                <w:webHidden/>
              </w:rPr>
              <w:t>83</w:t>
            </w:r>
            <w:r>
              <w:rPr>
                <w:noProof/>
                <w:webHidden/>
              </w:rPr>
              <w:fldChar w:fldCharType="end"/>
            </w:r>
            <w:r w:rsidRPr="00F63275">
              <w:rPr>
                <w:rStyle w:val="Hyperlink"/>
                <w:noProof/>
              </w:rPr>
              <w:fldChar w:fldCharType="end"/>
            </w:r>
          </w:ins>
        </w:p>
        <w:p w14:paraId="69BE7481" w14:textId="686F4D05" w:rsidR="00E229A9" w:rsidRDefault="00E229A9">
          <w:pPr>
            <w:pStyle w:val="TOC1"/>
            <w:rPr>
              <w:ins w:id="57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7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"_Toc226035159"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_Toc226035159 \h </w:instrText>
            </w:r>
          </w:ins>
          <w:r>
            <w:rPr>
              <w:noProof/>
              <w:webHidden/>
            </w:rPr>
          </w:r>
          <w:ins w:id="578" w:author="jonathan pritchard" w:date="2026-04-02T15:09:00Z" w16du:dateUtc="2026-04-02T14:09:00Z">
            <w:r>
              <w:rPr>
                <w:noProof/>
                <w:webHidden/>
              </w:rPr>
              <w:fldChar w:fldCharType="separate"/>
            </w:r>
            <w:r>
              <w:rPr>
                <w:noProof/>
                <w:webHidden/>
              </w:rPr>
              <w:t>84</w:t>
            </w:r>
            <w:r>
              <w:rPr>
                <w:noProof/>
                <w:webHidden/>
              </w:rPr>
              <w:fldChar w:fldCharType="end"/>
            </w:r>
            <w:r w:rsidRPr="00F63275">
              <w:rPr>
                <w:rStyle w:val="Hyperlink"/>
                <w:noProof/>
              </w:rPr>
              <w:fldChar w:fldCharType="end"/>
            </w:r>
          </w:ins>
        </w:p>
        <w:p w14:paraId="4A886B81" w14:textId="17C306C0" w:rsidR="00E229A9" w:rsidRDefault="00E229A9">
          <w:pPr>
            <w:pStyle w:val="TOC1"/>
            <w:rPr>
              <w:ins w:id="57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8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_Toc226035160 \h </w:instrText>
            </w:r>
          </w:ins>
          <w:r>
            <w:rPr>
              <w:noProof/>
              <w:webHidden/>
            </w:rPr>
          </w:r>
          <w:ins w:id="581" w:author="jonathan pritchard" w:date="2026-04-02T15:09:00Z" w16du:dateUtc="2026-04-02T14:09:00Z">
            <w:r>
              <w:rPr>
                <w:noProof/>
                <w:webHidden/>
              </w:rPr>
              <w:fldChar w:fldCharType="separate"/>
            </w:r>
            <w:r>
              <w:rPr>
                <w:noProof/>
                <w:webHidden/>
              </w:rPr>
              <w:t>85</w:t>
            </w:r>
            <w:r>
              <w:rPr>
                <w:noProof/>
                <w:webHidden/>
              </w:rPr>
              <w:fldChar w:fldCharType="end"/>
            </w:r>
            <w:r w:rsidRPr="00F63275">
              <w:rPr>
                <w:rStyle w:val="Hyperlink"/>
                <w:noProof/>
              </w:rPr>
              <w:fldChar w:fldCharType="end"/>
            </w:r>
          </w:ins>
        </w:p>
        <w:p w14:paraId="6E910A41" w14:textId="3FD5204B" w:rsidR="00E229A9" w:rsidRDefault="00E229A9">
          <w:pPr>
            <w:pStyle w:val="TOC1"/>
            <w:rPr>
              <w:ins w:id="58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58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_Toc226035161 \h </w:instrText>
            </w:r>
          </w:ins>
          <w:r>
            <w:rPr>
              <w:noProof/>
              <w:webHidden/>
            </w:rPr>
          </w:r>
          <w:ins w:id="584" w:author="jonathan pritchard" w:date="2026-04-02T15:09:00Z" w16du:dateUtc="2026-04-02T14:09:00Z">
            <w:r>
              <w:rPr>
                <w:noProof/>
                <w:webHidden/>
              </w:rPr>
              <w:fldChar w:fldCharType="separate"/>
            </w:r>
            <w:r>
              <w:rPr>
                <w:noProof/>
                <w:webHidden/>
              </w:rPr>
              <w:t>90</w:t>
            </w:r>
            <w:r>
              <w:rPr>
                <w:noProof/>
                <w:webHidden/>
              </w:rPr>
              <w:fldChar w:fldCharType="end"/>
            </w:r>
            <w:r w:rsidRPr="00F63275">
              <w:rPr>
                <w:rStyle w:val="Hyperlink"/>
                <w:noProof/>
              </w:rPr>
              <w:fldChar w:fldCharType="end"/>
            </w:r>
          </w:ins>
        </w:p>
        <w:p w14:paraId="4D434A03" w14:textId="5C2264D2" w:rsidR="00E229A9" w:rsidRDefault="00E229A9">
          <w:pPr>
            <w:pStyle w:val="TOC2"/>
            <w:rPr>
              <w:ins w:id="58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8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Substitution and adjustment of depth values</w:t>
            </w:r>
            <w:r>
              <w:rPr>
                <w:noProof/>
                <w:webHidden/>
              </w:rPr>
              <w:tab/>
            </w:r>
            <w:r>
              <w:rPr>
                <w:noProof/>
                <w:webHidden/>
              </w:rPr>
              <w:fldChar w:fldCharType="begin"/>
            </w:r>
            <w:r>
              <w:rPr>
                <w:noProof/>
                <w:webHidden/>
              </w:rPr>
              <w:instrText xml:space="preserve"> PAGEREF _Toc226035162 \h </w:instrText>
            </w:r>
          </w:ins>
          <w:r>
            <w:rPr>
              <w:noProof/>
              <w:webHidden/>
            </w:rPr>
          </w:r>
          <w:ins w:id="587" w:author="jonathan pritchard" w:date="2026-04-02T15:09:00Z" w16du:dateUtc="2026-04-02T14:09:00Z">
            <w:r>
              <w:rPr>
                <w:noProof/>
                <w:webHidden/>
              </w:rPr>
              <w:fldChar w:fldCharType="separate"/>
            </w:r>
            <w:r>
              <w:rPr>
                <w:noProof/>
                <w:webHidden/>
              </w:rPr>
              <w:t>90</w:t>
            </w:r>
            <w:r>
              <w:rPr>
                <w:noProof/>
                <w:webHidden/>
              </w:rPr>
              <w:fldChar w:fldCharType="end"/>
            </w:r>
            <w:r w:rsidRPr="00F63275">
              <w:rPr>
                <w:rStyle w:val="Hyperlink"/>
                <w:noProof/>
              </w:rPr>
              <w:fldChar w:fldCharType="end"/>
            </w:r>
          </w:ins>
        </w:p>
        <w:p w14:paraId="297B2C3C" w14:textId="65AA8BF8" w:rsidR="00E229A9" w:rsidRDefault="00E229A9">
          <w:pPr>
            <w:pStyle w:val="TOC2"/>
            <w:rPr>
              <w:ins w:id="58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8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Areas covered by S-102 only or by both S-102 and S-104</w:t>
            </w:r>
            <w:r>
              <w:rPr>
                <w:noProof/>
                <w:webHidden/>
              </w:rPr>
              <w:tab/>
            </w:r>
            <w:r>
              <w:rPr>
                <w:noProof/>
                <w:webHidden/>
              </w:rPr>
              <w:fldChar w:fldCharType="begin"/>
            </w:r>
            <w:r>
              <w:rPr>
                <w:noProof/>
                <w:webHidden/>
              </w:rPr>
              <w:instrText xml:space="preserve"> PAGEREF _Toc226035163 \h </w:instrText>
            </w:r>
          </w:ins>
          <w:r>
            <w:rPr>
              <w:noProof/>
              <w:webHidden/>
            </w:rPr>
          </w:r>
          <w:ins w:id="590" w:author="jonathan pritchard" w:date="2026-04-02T15:09:00Z" w16du:dateUtc="2026-04-02T14:09:00Z">
            <w:r>
              <w:rPr>
                <w:noProof/>
                <w:webHidden/>
              </w:rPr>
              <w:fldChar w:fldCharType="separate"/>
            </w:r>
            <w:r>
              <w:rPr>
                <w:noProof/>
                <w:webHidden/>
              </w:rPr>
              <w:t>90</w:t>
            </w:r>
            <w:r>
              <w:rPr>
                <w:noProof/>
                <w:webHidden/>
              </w:rPr>
              <w:fldChar w:fldCharType="end"/>
            </w:r>
            <w:r w:rsidRPr="00F63275">
              <w:rPr>
                <w:rStyle w:val="Hyperlink"/>
                <w:noProof/>
              </w:rPr>
              <w:fldChar w:fldCharType="end"/>
            </w:r>
          </w:ins>
        </w:p>
        <w:p w14:paraId="755CB6C9" w14:textId="5AD50B2A" w:rsidR="00E229A9" w:rsidRDefault="00E229A9">
          <w:pPr>
            <w:pStyle w:val="TOC2"/>
            <w:rPr>
              <w:ins w:id="59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9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Adjustment of vertical clearance values in areas covered by both S-102 and S-104</w:t>
            </w:r>
            <w:r>
              <w:rPr>
                <w:noProof/>
                <w:webHidden/>
              </w:rPr>
              <w:tab/>
            </w:r>
            <w:r>
              <w:rPr>
                <w:noProof/>
                <w:webHidden/>
              </w:rPr>
              <w:fldChar w:fldCharType="begin"/>
            </w:r>
            <w:r>
              <w:rPr>
                <w:noProof/>
                <w:webHidden/>
              </w:rPr>
              <w:instrText xml:space="preserve"> PAGEREF _Toc226035164 \h </w:instrText>
            </w:r>
          </w:ins>
          <w:r>
            <w:rPr>
              <w:noProof/>
              <w:webHidden/>
            </w:rPr>
          </w:r>
          <w:ins w:id="593" w:author="jonathan pritchard" w:date="2026-04-02T15:09:00Z" w16du:dateUtc="2026-04-02T14:09:00Z">
            <w:r>
              <w:rPr>
                <w:noProof/>
                <w:webHidden/>
              </w:rPr>
              <w:fldChar w:fldCharType="separate"/>
            </w:r>
            <w:r>
              <w:rPr>
                <w:noProof/>
                <w:webHidden/>
              </w:rPr>
              <w:t>92</w:t>
            </w:r>
            <w:r>
              <w:rPr>
                <w:noProof/>
                <w:webHidden/>
              </w:rPr>
              <w:fldChar w:fldCharType="end"/>
            </w:r>
            <w:r w:rsidRPr="00F63275">
              <w:rPr>
                <w:rStyle w:val="Hyperlink"/>
                <w:noProof/>
              </w:rPr>
              <w:fldChar w:fldCharType="end"/>
            </w:r>
          </w:ins>
        </w:p>
        <w:p w14:paraId="00DD37AE" w14:textId="1B517D71" w:rsidR="00E229A9" w:rsidRDefault="00E229A9">
          <w:pPr>
            <w:pStyle w:val="TOC2"/>
            <w:rPr>
              <w:ins w:id="59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9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D-3.3</w:t>
            </w:r>
            <w:r>
              <w:rPr>
                <w:noProof/>
                <w:webHidden/>
              </w:rPr>
              <w:tab/>
            </w:r>
            <w:r>
              <w:rPr>
                <w:noProof/>
                <w:webHidden/>
              </w:rPr>
              <w:fldChar w:fldCharType="begin"/>
            </w:r>
            <w:r>
              <w:rPr>
                <w:noProof/>
                <w:webHidden/>
              </w:rPr>
              <w:instrText xml:space="preserve"> PAGEREF _Toc226035167 \h </w:instrText>
            </w:r>
          </w:ins>
          <w:r>
            <w:rPr>
              <w:noProof/>
              <w:webHidden/>
            </w:rPr>
          </w:r>
          <w:ins w:id="596" w:author="jonathan pritchard" w:date="2026-04-02T15:09:00Z" w16du:dateUtc="2026-04-02T14:09:00Z">
            <w:r>
              <w:rPr>
                <w:noProof/>
                <w:webHidden/>
              </w:rPr>
              <w:fldChar w:fldCharType="separate"/>
            </w:r>
            <w:r>
              <w:rPr>
                <w:noProof/>
                <w:webHidden/>
              </w:rPr>
              <w:t>92</w:t>
            </w:r>
            <w:r>
              <w:rPr>
                <w:noProof/>
                <w:webHidden/>
              </w:rPr>
              <w:fldChar w:fldCharType="end"/>
            </w:r>
            <w:r w:rsidRPr="00F63275">
              <w:rPr>
                <w:rStyle w:val="Hyperlink"/>
                <w:noProof/>
              </w:rPr>
              <w:fldChar w:fldCharType="end"/>
            </w:r>
          </w:ins>
        </w:p>
        <w:p w14:paraId="41ADCF06" w14:textId="3C1DB5BB" w:rsidR="00E229A9" w:rsidRDefault="00E229A9">
          <w:pPr>
            <w:pStyle w:val="TOC2"/>
            <w:rPr>
              <w:ins w:id="597"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59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Alerts and indication details</w:t>
            </w:r>
            <w:r>
              <w:rPr>
                <w:noProof/>
                <w:webHidden/>
              </w:rPr>
              <w:tab/>
            </w:r>
            <w:r>
              <w:rPr>
                <w:noProof/>
                <w:webHidden/>
              </w:rPr>
              <w:fldChar w:fldCharType="begin"/>
            </w:r>
            <w:r>
              <w:rPr>
                <w:noProof/>
                <w:webHidden/>
              </w:rPr>
              <w:instrText xml:space="preserve"> PAGEREF _Toc226035168 \h </w:instrText>
            </w:r>
          </w:ins>
          <w:r>
            <w:rPr>
              <w:noProof/>
              <w:webHidden/>
            </w:rPr>
          </w:r>
          <w:ins w:id="599" w:author="jonathan pritchard" w:date="2026-04-02T15:09:00Z" w16du:dateUtc="2026-04-02T14:09:00Z">
            <w:r>
              <w:rPr>
                <w:noProof/>
                <w:webHidden/>
              </w:rPr>
              <w:fldChar w:fldCharType="separate"/>
            </w:r>
            <w:r>
              <w:rPr>
                <w:noProof/>
                <w:webHidden/>
              </w:rPr>
              <w:t>93</w:t>
            </w:r>
            <w:r>
              <w:rPr>
                <w:noProof/>
                <w:webHidden/>
              </w:rPr>
              <w:fldChar w:fldCharType="end"/>
            </w:r>
            <w:r w:rsidRPr="00F63275">
              <w:rPr>
                <w:rStyle w:val="Hyperlink"/>
                <w:noProof/>
              </w:rPr>
              <w:fldChar w:fldCharType="end"/>
            </w:r>
          </w:ins>
        </w:p>
        <w:p w14:paraId="43EBF797" w14:textId="357F2FB5" w:rsidR="00E229A9" w:rsidRDefault="00E229A9">
          <w:pPr>
            <w:pStyle w:val="TOC2"/>
            <w:rPr>
              <w:ins w:id="60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0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"_Toc226035169"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_Toc226035169 \h </w:instrText>
            </w:r>
          </w:ins>
          <w:r>
            <w:rPr>
              <w:noProof/>
              <w:webHidden/>
            </w:rPr>
          </w:r>
          <w:ins w:id="602" w:author="jonathan pritchard" w:date="2026-04-02T15:09:00Z" w16du:dateUtc="2026-04-02T14:09:00Z">
            <w:r>
              <w:rPr>
                <w:noProof/>
                <w:webHidden/>
              </w:rPr>
              <w:fldChar w:fldCharType="separate"/>
            </w:r>
            <w:r>
              <w:rPr>
                <w:noProof/>
                <w:webHidden/>
              </w:rPr>
              <w:t>93</w:t>
            </w:r>
            <w:r>
              <w:rPr>
                <w:noProof/>
                <w:webHidden/>
              </w:rPr>
              <w:fldChar w:fldCharType="end"/>
            </w:r>
            <w:r w:rsidRPr="00F63275">
              <w:rPr>
                <w:rStyle w:val="Hyperlink"/>
                <w:noProof/>
              </w:rPr>
              <w:fldChar w:fldCharType="end"/>
            </w:r>
          </w:ins>
        </w:p>
        <w:p w14:paraId="4E863C10" w14:textId="5F563314" w:rsidR="00E229A9" w:rsidRDefault="00E229A9">
          <w:pPr>
            <w:pStyle w:val="TOC1"/>
            <w:rPr>
              <w:ins w:id="603"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0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_Toc226035170 \h </w:instrText>
            </w:r>
          </w:ins>
          <w:r>
            <w:rPr>
              <w:noProof/>
              <w:webHidden/>
            </w:rPr>
          </w:r>
          <w:ins w:id="605" w:author="jonathan pritchard" w:date="2026-04-02T15:09:00Z" w16du:dateUtc="2026-04-02T14:09:00Z">
            <w:r>
              <w:rPr>
                <w:noProof/>
                <w:webHidden/>
              </w:rPr>
              <w:fldChar w:fldCharType="separate"/>
            </w:r>
            <w:r>
              <w:rPr>
                <w:noProof/>
                <w:webHidden/>
              </w:rPr>
              <w:t>95</w:t>
            </w:r>
            <w:r>
              <w:rPr>
                <w:noProof/>
                <w:webHidden/>
              </w:rPr>
              <w:fldChar w:fldCharType="end"/>
            </w:r>
            <w:r w:rsidRPr="00F63275">
              <w:rPr>
                <w:rStyle w:val="Hyperlink"/>
                <w:noProof/>
              </w:rPr>
              <w:fldChar w:fldCharType="end"/>
            </w:r>
          </w:ins>
        </w:p>
        <w:p w14:paraId="0EBB1459" w14:textId="58269D68" w:rsidR="00E229A9" w:rsidRDefault="00E229A9">
          <w:pPr>
            <w:pStyle w:val="TOC1"/>
            <w:rPr>
              <w:ins w:id="60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0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_Toc226035171 \h </w:instrText>
            </w:r>
          </w:ins>
          <w:r>
            <w:rPr>
              <w:noProof/>
              <w:webHidden/>
            </w:rPr>
          </w:r>
          <w:ins w:id="608" w:author="jonathan pritchard" w:date="2026-04-02T15:09:00Z" w16du:dateUtc="2026-04-02T14:09:00Z">
            <w:r>
              <w:rPr>
                <w:noProof/>
                <w:webHidden/>
              </w:rPr>
              <w:fldChar w:fldCharType="separate"/>
            </w:r>
            <w:r>
              <w:rPr>
                <w:noProof/>
                <w:webHidden/>
              </w:rPr>
              <w:t>95</w:t>
            </w:r>
            <w:r>
              <w:rPr>
                <w:noProof/>
                <w:webHidden/>
              </w:rPr>
              <w:fldChar w:fldCharType="end"/>
            </w:r>
            <w:r w:rsidRPr="00F63275">
              <w:rPr>
                <w:rStyle w:val="Hyperlink"/>
                <w:noProof/>
              </w:rPr>
              <w:fldChar w:fldCharType="end"/>
            </w:r>
          </w:ins>
        </w:p>
        <w:p w14:paraId="3A084857" w14:textId="0A2CE66B" w:rsidR="00E229A9" w:rsidRDefault="00E229A9">
          <w:pPr>
            <w:pStyle w:val="TOC3"/>
            <w:rPr>
              <w:ins w:id="609"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ins w:id="61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lang w:eastAsia="en-US"/>
              </w:rPr>
              <w:t>Prerequisites</w:t>
            </w:r>
            <w:r>
              <w:rPr>
                <w:noProof/>
                <w:webHidden/>
              </w:rPr>
              <w:tab/>
            </w:r>
            <w:r>
              <w:rPr>
                <w:noProof/>
                <w:webHidden/>
              </w:rPr>
              <w:fldChar w:fldCharType="begin"/>
            </w:r>
            <w:r>
              <w:rPr>
                <w:noProof/>
                <w:webHidden/>
              </w:rPr>
              <w:instrText xml:space="preserve"> PAGEREF _Toc226035172 \h </w:instrText>
            </w:r>
          </w:ins>
          <w:r>
            <w:rPr>
              <w:noProof/>
              <w:webHidden/>
            </w:rPr>
          </w:r>
          <w:ins w:id="611" w:author="jonathan pritchard" w:date="2026-04-02T15:09:00Z" w16du:dateUtc="2026-04-02T14:09:00Z">
            <w:r>
              <w:rPr>
                <w:noProof/>
                <w:webHidden/>
              </w:rPr>
              <w:fldChar w:fldCharType="separate"/>
            </w:r>
            <w:r>
              <w:rPr>
                <w:noProof/>
                <w:webHidden/>
              </w:rPr>
              <w:t>95</w:t>
            </w:r>
            <w:r>
              <w:rPr>
                <w:noProof/>
                <w:webHidden/>
              </w:rPr>
              <w:fldChar w:fldCharType="end"/>
            </w:r>
            <w:r w:rsidRPr="00F63275">
              <w:rPr>
                <w:rStyle w:val="Hyperlink"/>
                <w:noProof/>
              </w:rPr>
              <w:fldChar w:fldCharType="end"/>
            </w:r>
          </w:ins>
        </w:p>
        <w:p w14:paraId="6ACBF94F" w14:textId="74BD92CC" w:rsidR="00E229A9" w:rsidRDefault="00E229A9">
          <w:pPr>
            <w:pStyle w:val="TOC1"/>
            <w:rPr>
              <w:ins w:id="61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1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F – GML Coverage Polygons</w:t>
            </w:r>
            <w:r>
              <w:rPr>
                <w:noProof/>
                <w:webHidden/>
              </w:rPr>
              <w:tab/>
            </w:r>
            <w:r>
              <w:rPr>
                <w:noProof/>
                <w:webHidden/>
              </w:rPr>
              <w:fldChar w:fldCharType="begin"/>
            </w:r>
            <w:r>
              <w:rPr>
                <w:noProof/>
                <w:webHidden/>
              </w:rPr>
              <w:instrText xml:space="preserve"> PAGEREF _Toc226035173 \h </w:instrText>
            </w:r>
          </w:ins>
          <w:r>
            <w:rPr>
              <w:noProof/>
              <w:webHidden/>
            </w:rPr>
          </w:r>
          <w:ins w:id="614" w:author="jonathan pritchard" w:date="2026-04-02T15:09:00Z" w16du:dateUtc="2026-04-02T14:09:00Z">
            <w:r>
              <w:rPr>
                <w:noProof/>
                <w:webHidden/>
              </w:rPr>
              <w:fldChar w:fldCharType="separate"/>
            </w:r>
            <w:r>
              <w:rPr>
                <w:noProof/>
                <w:webHidden/>
              </w:rPr>
              <w:t>101</w:t>
            </w:r>
            <w:r>
              <w:rPr>
                <w:noProof/>
                <w:webHidden/>
              </w:rPr>
              <w:fldChar w:fldCharType="end"/>
            </w:r>
            <w:r w:rsidRPr="00F63275">
              <w:rPr>
                <w:rStyle w:val="Hyperlink"/>
                <w:noProof/>
              </w:rPr>
              <w:fldChar w:fldCharType="end"/>
            </w:r>
          </w:ins>
        </w:p>
        <w:p w14:paraId="2E284562" w14:textId="792FA95D" w:rsidR="00E229A9" w:rsidRDefault="00E229A9">
          <w:pPr>
            <w:pStyle w:val="TOC1"/>
            <w:rPr>
              <w:ins w:id="61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1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GML Coverage Polygons</w:t>
            </w:r>
            <w:r>
              <w:rPr>
                <w:noProof/>
                <w:webHidden/>
              </w:rPr>
              <w:tab/>
            </w:r>
            <w:r>
              <w:rPr>
                <w:noProof/>
                <w:webHidden/>
              </w:rPr>
              <w:fldChar w:fldCharType="begin"/>
            </w:r>
            <w:r>
              <w:rPr>
                <w:noProof/>
                <w:webHidden/>
              </w:rPr>
              <w:instrText xml:space="preserve"> PAGEREF _Toc226035174 \h </w:instrText>
            </w:r>
          </w:ins>
          <w:r>
            <w:rPr>
              <w:noProof/>
              <w:webHidden/>
            </w:rPr>
          </w:r>
          <w:ins w:id="617" w:author="jonathan pritchard" w:date="2026-04-02T15:09:00Z" w16du:dateUtc="2026-04-02T14:09:00Z">
            <w:r>
              <w:rPr>
                <w:noProof/>
                <w:webHidden/>
              </w:rPr>
              <w:fldChar w:fldCharType="separate"/>
            </w:r>
            <w:r>
              <w:rPr>
                <w:noProof/>
                <w:webHidden/>
              </w:rPr>
              <w:t>101</w:t>
            </w:r>
            <w:r>
              <w:rPr>
                <w:noProof/>
                <w:webHidden/>
              </w:rPr>
              <w:fldChar w:fldCharType="end"/>
            </w:r>
            <w:r w:rsidRPr="00F63275">
              <w:rPr>
                <w:rStyle w:val="Hyperlink"/>
                <w:noProof/>
              </w:rPr>
              <w:fldChar w:fldCharType="end"/>
            </w:r>
          </w:ins>
        </w:p>
        <w:p w14:paraId="59FA99D7" w14:textId="5FBD6A35" w:rsidR="00E229A9" w:rsidRDefault="00E229A9">
          <w:pPr>
            <w:pStyle w:val="TOC2"/>
            <w:rPr>
              <w:ins w:id="61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1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_Toc226035175 \h </w:instrText>
            </w:r>
          </w:ins>
          <w:r>
            <w:rPr>
              <w:noProof/>
              <w:webHidden/>
            </w:rPr>
          </w:r>
          <w:ins w:id="620" w:author="jonathan pritchard" w:date="2026-04-02T15:09:00Z" w16du:dateUtc="2026-04-02T14:09:00Z">
            <w:r>
              <w:rPr>
                <w:noProof/>
                <w:webHidden/>
              </w:rPr>
              <w:fldChar w:fldCharType="separate"/>
            </w:r>
            <w:r>
              <w:rPr>
                <w:noProof/>
                <w:webHidden/>
              </w:rPr>
              <w:t>101</w:t>
            </w:r>
            <w:r>
              <w:rPr>
                <w:noProof/>
                <w:webHidden/>
              </w:rPr>
              <w:fldChar w:fldCharType="end"/>
            </w:r>
            <w:r w:rsidRPr="00F63275">
              <w:rPr>
                <w:rStyle w:val="Hyperlink"/>
                <w:noProof/>
              </w:rPr>
              <w:fldChar w:fldCharType="end"/>
            </w:r>
          </w:ins>
        </w:p>
        <w:p w14:paraId="7DECB3C1" w14:textId="2107FFE7" w:rsidR="00E229A9" w:rsidRDefault="00E229A9">
          <w:pPr>
            <w:pStyle w:val="TOC2"/>
            <w:rPr>
              <w:ins w:id="62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22"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"_Toc226035176"</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Specification</w:t>
            </w:r>
            <w:r>
              <w:rPr>
                <w:noProof/>
                <w:webHidden/>
              </w:rPr>
              <w:tab/>
            </w:r>
            <w:r>
              <w:rPr>
                <w:noProof/>
                <w:webHidden/>
              </w:rPr>
              <w:fldChar w:fldCharType="begin"/>
            </w:r>
            <w:r>
              <w:rPr>
                <w:noProof/>
                <w:webHidden/>
              </w:rPr>
              <w:instrText xml:space="preserve"> PAGEREF _Toc226035176 \h </w:instrText>
            </w:r>
          </w:ins>
          <w:r>
            <w:rPr>
              <w:noProof/>
              <w:webHidden/>
            </w:rPr>
          </w:r>
          <w:ins w:id="623" w:author="jonathan pritchard" w:date="2026-04-02T15:09:00Z" w16du:dateUtc="2026-04-02T14:09:00Z">
            <w:r>
              <w:rPr>
                <w:noProof/>
                <w:webHidden/>
              </w:rPr>
              <w:fldChar w:fldCharType="separate"/>
            </w:r>
            <w:r>
              <w:rPr>
                <w:noProof/>
                <w:webHidden/>
              </w:rPr>
              <w:t>101</w:t>
            </w:r>
            <w:r>
              <w:rPr>
                <w:noProof/>
                <w:webHidden/>
              </w:rPr>
              <w:fldChar w:fldCharType="end"/>
            </w:r>
            <w:r w:rsidRPr="00F63275">
              <w:rPr>
                <w:rStyle w:val="Hyperlink"/>
                <w:noProof/>
              </w:rPr>
              <w:fldChar w:fldCharType="end"/>
            </w:r>
          </w:ins>
        </w:p>
        <w:p w14:paraId="7CB8ED78" w14:textId="195DFE0C" w:rsidR="00E229A9" w:rsidRDefault="00E229A9">
          <w:pPr>
            <w:pStyle w:val="TOC1"/>
            <w:rPr>
              <w:ins w:id="62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25"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"_Toc226035177"</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G - Thinning Algorithms</w:t>
            </w:r>
            <w:r>
              <w:rPr>
                <w:noProof/>
                <w:webHidden/>
              </w:rPr>
              <w:tab/>
            </w:r>
            <w:r>
              <w:rPr>
                <w:noProof/>
                <w:webHidden/>
              </w:rPr>
              <w:fldChar w:fldCharType="begin"/>
            </w:r>
            <w:r>
              <w:rPr>
                <w:noProof/>
                <w:webHidden/>
              </w:rPr>
              <w:instrText xml:space="preserve"> PAGEREF _Toc226035177 \h </w:instrText>
            </w:r>
          </w:ins>
          <w:r>
            <w:rPr>
              <w:noProof/>
              <w:webHidden/>
            </w:rPr>
          </w:r>
          <w:ins w:id="626" w:author="jonathan pritchard" w:date="2026-04-02T15:09:00Z" w16du:dateUtc="2026-04-02T14:09:00Z">
            <w:r>
              <w:rPr>
                <w:noProof/>
                <w:webHidden/>
              </w:rPr>
              <w:fldChar w:fldCharType="separate"/>
            </w:r>
            <w:r>
              <w:rPr>
                <w:noProof/>
                <w:webHidden/>
              </w:rPr>
              <w:t>102</w:t>
            </w:r>
            <w:r>
              <w:rPr>
                <w:noProof/>
                <w:webHidden/>
              </w:rPr>
              <w:fldChar w:fldCharType="end"/>
            </w:r>
            <w:r w:rsidRPr="00F63275">
              <w:rPr>
                <w:rStyle w:val="Hyperlink"/>
                <w:noProof/>
              </w:rPr>
              <w:fldChar w:fldCharType="end"/>
            </w:r>
          </w:ins>
        </w:p>
        <w:p w14:paraId="5D7B0642" w14:textId="6AB3F0D9" w:rsidR="00E229A9" w:rsidRDefault="00E229A9">
          <w:pPr>
            <w:pStyle w:val="TOC1"/>
            <w:rPr>
              <w:ins w:id="62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28"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"_Toc226035178"</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_Toc226035178 \h </w:instrText>
            </w:r>
          </w:ins>
          <w:r>
            <w:rPr>
              <w:noProof/>
              <w:webHidden/>
            </w:rPr>
          </w:r>
          <w:ins w:id="629" w:author="jonathan pritchard" w:date="2026-04-02T15:09:00Z" w16du:dateUtc="2026-04-02T14:09:00Z">
            <w:r>
              <w:rPr>
                <w:noProof/>
                <w:webHidden/>
              </w:rPr>
              <w:fldChar w:fldCharType="separate"/>
            </w:r>
            <w:r>
              <w:rPr>
                <w:noProof/>
                <w:webHidden/>
              </w:rPr>
              <w:t>102</w:t>
            </w:r>
            <w:r>
              <w:rPr>
                <w:noProof/>
                <w:webHidden/>
              </w:rPr>
              <w:fldChar w:fldCharType="end"/>
            </w:r>
            <w:r w:rsidRPr="00F63275">
              <w:rPr>
                <w:rStyle w:val="Hyperlink"/>
                <w:noProof/>
              </w:rPr>
              <w:fldChar w:fldCharType="end"/>
            </w:r>
          </w:ins>
        </w:p>
        <w:p w14:paraId="53AC00F2" w14:textId="689F708A" w:rsidR="00E229A9" w:rsidRDefault="00E229A9">
          <w:pPr>
            <w:pStyle w:val="TOC2"/>
            <w:rPr>
              <w:ins w:id="63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31"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"_Toc226035179"</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Regularly gridded data</w:t>
            </w:r>
            <w:r>
              <w:rPr>
                <w:noProof/>
                <w:webHidden/>
              </w:rPr>
              <w:tab/>
            </w:r>
            <w:r>
              <w:rPr>
                <w:noProof/>
                <w:webHidden/>
              </w:rPr>
              <w:fldChar w:fldCharType="begin"/>
            </w:r>
            <w:r>
              <w:rPr>
                <w:noProof/>
                <w:webHidden/>
              </w:rPr>
              <w:instrText xml:space="preserve"> PAGEREF _Toc226035179 \h </w:instrText>
            </w:r>
          </w:ins>
          <w:r>
            <w:rPr>
              <w:noProof/>
              <w:webHidden/>
            </w:rPr>
          </w:r>
          <w:ins w:id="632" w:author="jonathan pritchard" w:date="2026-04-02T15:09:00Z" w16du:dateUtc="2026-04-02T14:09:00Z">
            <w:r>
              <w:rPr>
                <w:noProof/>
                <w:webHidden/>
              </w:rPr>
              <w:fldChar w:fldCharType="separate"/>
            </w:r>
            <w:r>
              <w:rPr>
                <w:noProof/>
                <w:webHidden/>
              </w:rPr>
              <w:t>102</w:t>
            </w:r>
            <w:r>
              <w:rPr>
                <w:noProof/>
                <w:webHidden/>
              </w:rPr>
              <w:fldChar w:fldCharType="end"/>
            </w:r>
            <w:r w:rsidRPr="00F63275">
              <w:rPr>
                <w:rStyle w:val="Hyperlink"/>
                <w:noProof/>
              </w:rPr>
              <w:fldChar w:fldCharType="end"/>
            </w:r>
          </w:ins>
        </w:p>
        <w:p w14:paraId="08AD1E22" w14:textId="5D852364" w:rsidR="00E229A9" w:rsidRDefault="00E229A9">
          <w:pPr>
            <w:pStyle w:val="TOC1"/>
            <w:rPr>
              <w:ins w:id="633"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34"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"_Toc226035180"</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_Toc226035180 \h </w:instrText>
            </w:r>
          </w:ins>
          <w:r>
            <w:rPr>
              <w:noProof/>
              <w:webHidden/>
            </w:rPr>
          </w:r>
          <w:ins w:id="635" w:author="jonathan pritchard" w:date="2026-04-02T15:09:00Z" w16du:dateUtc="2026-04-02T14:09:00Z">
            <w:r>
              <w:rPr>
                <w:noProof/>
                <w:webHidden/>
              </w:rPr>
              <w:fldChar w:fldCharType="separate"/>
            </w:r>
            <w:r>
              <w:rPr>
                <w:noProof/>
                <w:webHidden/>
              </w:rPr>
              <w:t>106</w:t>
            </w:r>
            <w:r>
              <w:rPr>
                <w:noProof/>
                <w:webHidden/>
              </w:rPr>
              <w:fldChar w:fldCharType="end"/>
            </w:r>
            <w:r w:rsidRPr="00F63275">
              <w:rPr>
                <w:rStyle w:val="Hyperlink"/>
                <w:noProof/>
              </w:rPr>
              <w:fldChar w:fldCharType="end"/>
            </w:r>
          </w:ins>
        </w:p>
        <w:p w14:paraId="7469A623" w14:textId="6ED733D0" w:rsidR="00E229A9" w:rsidRDefault="00E229A9">
          <w:pPr>
            <w:pStyle w:val="TOC1"/>
            <w:rPr>
              <w:ins w:id="63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ins w:id="637"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"_Toc226035181"</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_Toc226035181 \h </w:instrText>
            </w:r>
          </w:ins>
          <w:r>
            <w:rPr>
              <w:noProof/>
              <w:webHidden/>
            </w:rPr>
          </w:r>
          <w:ins w:id="638" w:author="jonathan pritchard" w:date="2026-04-02T15:09:00Z" w16du:dateUtc="2026-04-02T14:09:00Z">
            <w:r>
              <w:rPr>
                <w:noProof/>
                <w:webHidden/>
              </w:rPr>
              <w:fldChar w:fldCharType="separate"/>
            </w:r>
            <w:r>
              <w:rPr>
                <w:noProof/>
                <w:webHidden/>
              </w:rPr>
              <w:t>106</w:t>
            </w:r>
            <w:r>
              <w:rPr>
                <w:noProof/>
                <w:webHidden/>
              </w:rPr>
              <w:fldChar w:fldCharType="end"/>
            </w:r>
            <w:r w:rsidRPr="00F63275">
              <w:rPr>
                <w:rStyle w:val="Hyperlink"/>
                <w:noProof/>
              </w:rPr>
              <w:fldChar w:fldCharType="end"/>
            </w:r>
          </w:ins>
        </w:p>
        <w:p w14:paraId="141777DE" w14:textId="798FA50D" w:rsidR="00E229A9" w:rsidRDefault="00E229A9">
          <w:pPr>
            <w:pStyle w:val="TOC2"/>
            <w:rPr>
              <w:ins w:id="63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40"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"_Toc226035182"</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UTM to WGS 84</w:t>
            </w:r>
            <w:r>
              <w:rPr>
                <w:noProof/>
                <w:webHidden/>
              </w:rPr>
              <w:tab/>
            </w:r>
            <w:r>
              <w:rPr>
                <w:noProof/>
                <w:webHidden/>
              </w:rPr>
              <w:fldChar w:fldCharType="begin"/>
            </w:r>
            <w:r>
              <w:rPr>
                <w:noProof/>
                <w:webHidden/>
              </w:rPr>
              <w:instrText xml:space="preserve"> PAGEREF _Toc226035182 \h </w:instrText>
            </w:r>
          </w:ins>
          <w:r>
            <w:rPr>
              <w:noProof/>
              <w:webHidden/>
            </w:rPr>
          </w:r>
          <w:ins w:id="641" w:author="jonathan pritchard" w:date="2026-04-02T15:09:00Z" w16du:dateUtc="2026-04-02T14:09:00Z">
            <w:r>
              <w:rPr>
                <w:noProof/>
                <w:webHidden/>
              </w:rPr>
              <w:fldChar w:fldCharType="separate"/>
            </w:r>
            <w:r>
              <w:rPr>
                <w:noProof/>
                <w:webHidden/>
              </w:rPr>
              <w:t>106</w:t>
            </w:r>
            <w:r>
              <w:rPr>
                <w:noProof/>
                <w:webHidden/>
              </w:rPr>
              <w:fldChar w:fldCharType="end"/>
            </w:r>
            <w:r w:rsidRPr="00F63275">
              <w:rPr>
                <w:rStyle w:val="Hyperlink"/>
                <w:noProof/>
              </w:rPr>
              <w:fldChar w:fldCharType="end"/>
            </w:r>
          </w:ins>
        </w:p>
        <w:p w14:paraId="635E2988" w14:textId="42A7DB76" w:rsidR="00E229A9" w:rsidRDefault="00E229A9">
          <w:pPr>
            <w:pStyle w:val="TOC2"/>
            <w:rPr>
              <w:ins w:id="64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43"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"_Toc226035183"</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North to WGS 84</w:t>
            </w:r>
            <w:r>
              <w:rPr>
                <w:noProof/>
                <w:webHidden/>
              </w:rPr>
              <w:tab/>
            </w:r>
            <w:r>
              <w:rPr>
                <w:noProof/>
                <w:webHidden/>
              </w:rPr>
              <w:fldChar w:fldCharType="begin"/>
            </w:r>
            <w:r>
              <w:rPr>
                <w:noProof/>
                <w:webHidden/>
              </w:rPr>
              <w:instrText xml:space="preserve"> PAGEREF _Toc226035183 \h </w:instrText>
            </w:r>
          </w:ins>
          <w:r>
            <w:rPr>
              <w:noProof/>
              <w:webHidden/>
            </w:rPr>
          </w:r>
          <w:ins w:id="644" w:author="jonathan pritchard" w:date="2026-04-02T15:09:00Z" w16du:dateUtc="2026-04-02T14:09:00Z">
            <w:r>
              <w:rPr>
                <w:noProof/>
                <w:webHidden/>
              </w:rPr>
              <w:fldChar w:fldCharType="separate"/>
            </w:r>
            <w:r>
              <w:rPr>
                <w:noProof/>
                <w:webHidden/>
              </w:rPr>
              <w:t>108</w:t>
            </w:r>
            <w:r>
              <w:rPr>
                <w:noProof/>
                <w:webHidden/>
              </w:rPr>
              <w:fldChar w:fldCharType="end"/>
            </w:r>
            <w:r w:rsidRPr="00F63275">
              <w:rPr>
                <w:rStyle w:val="Hyperlink"/>
                <w:noProof/>
              </w:rPr>
              <w:fldChar w:fldCharType="end"/>
            </w:r>
          </w:ins>
        </w:p>
        <w:p w14:paraId="2E6C34DA" w14:textId="240BF663" w:rsidR="00E229A9" w:rsidRDefault="00E229A9">
          <w:pPr>
            <w:pStyle w:val="TOC2"/>
            <w:rPr>
              <w:ins w:id="645"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46"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"_Toc226035184"</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South to WGS 84</w:t>
            </w:r>
            <w:r>
              <w:rPr>
                <w:noProof/>
                <w:webHidden/>
              </w:rPr>
              <w:tab/>
            </w:r>
            <w:r>
              <w:rPr>
                <w:noProof/>
                <w:webHidden/>
              </w:rPr>
              <w:fldChar w:fldCharType="begin"/>
            </w:r>
            <w:r>
              <w:rPr>
                <w:noProof/>
                <w:webHidden/>
              </w:rPr>
              <w:instrText xml:space="preserve"> PAGEREF _Toc226035184 \h </w:instrText>
            </w:r>
          </w:ins>
          <w:r>
            <w:rPr>
              <w:noProof/>
              <w:webHidden/>
            </w:rPr>
          </w:r>
          <w:ins w:id="647" w:author="jonathan pritchard" w:date="2026-04-02T15:09:00Z" w16du:dateUtc="2026-04-02T14:09:00Z">
            <w:r>
              <w:rPr>
                <w:noProof/>
                <w:webHidden/>
              </w:rPr>
              <w:fldChar w:fldCharType="separate"/>
            </w:r>
            <w:r>
              <w:rPr>
                <w:noProof/>
                <w:webHidden/>
              </w:rPr>
              <w:t>109</w:t>
            </w:r>
            <w:r>
              <w:rPr>
                <w:noProof/>
                <w:webHidden/>
              </w:rPr>
              <w:fldChar w:fldCharType="end"/>
            </w:r>
            <w:r w:rsidRPr="00F63275">
              <w:rPr>
                <w:rStyle w:val="Hyperlink"/>
                <w:noProof/>
              </w:rPr>
              <w:fldChar w:fldCharType="end"/>
            </w:r>
          </w:ins>
        </w:p>
        <w:p w14:paraId="08345EFF" w14:textId="37F4FA86" w:rsidR="00E229A9" w:rsidRDefault="00E229A9">
          <w:pPr>
            <w:pStyle w:val="TOC2"/>
            <w:rPr>
              <w:ins w:id="64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ins w:id="649" w:author="jonathan pritchard" w:date="2026-04-02T15:09:00Z" w16du:dateUtc="2026-04-02T14:09:00Z">
            <w:r w:rsidRPr="00F63275">
              <w:rPr>
                <w:rStyle w:val="Hyperlink"/>
                <w:noProof/>
              </w:rPr>
              <w:fldChar w:fldCharType="begin"/>
            </w:r>
            <w:r w:rsidRPr="00F63275">
              <w:rPr>
                <w:rStyle w:val="Hyperlink"/>
                <w:noProof/>
              </w:rPr>
              <w:instrText xml:space="preserve"> </w:instrText>
            </w:r>
            <w:r>
              <w:rPr>
                <w:noProof/>
              </w:rPr>
              <w:instrText>HYPERLINK \l "_Toc226035185"</w:instrText>
            </w:r>
            <w:r w:rsidRPr="00F63275">
              <w:rPr>
                <w:rStyle w:val="Hyperlink"/>
                <w:noProof/>
              </w:rPr>
              <w:instrText xml:space="preserve"> </w:instrText>
            </w:r>
            <w:r w:rsidRPr="00F63275">
              <w:rPr>
                <w:rStyle w:val="Hyperlink"/>
                <w:noProof/>
              </w:rPr>
            </w:r>
            <w:r w:rsidRPr="00F63275">
              <w:rPr>
                <w:rStyle w:val="Hyperlink"/>
                <w:noProof/>
              </w:rPr>
              <w:fldChar w:fldCharType="separate"/>
            </w:r>
            <w:r w:rsidRPr="00F63275">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References [Informative]</w:t>
            </w:r>
            <w:r>
              <w:rPr>
                <w:noProof/>
                <w:webHidden/>
              </w:rPr>
              <w:tab/>
            </w:r>
            <w:r>
              <w:rPr>
                <w:noProof/>
                <w:webHidden/>
              </w:rPr>
              <w:fldChar w:fldCharType="begin"/>
            </w:r>
            <w:r>
              <w:rPr>
                <w:noProof/>
                <w:webHidden/>
              </w:rPr>
              <w:instrText xml:space="preserve"> PAGEREF _Toc226035185 \h </w:instrText>
            </w:r>
          </w:ins>
          <w:r>
            <w:rPr>
              <w:noProof/>
              <w:webHidden/>
            </w:rPr>
          </w:r>
          <w:ins w:id="650" w:author="jonathan pritchard" w:date="2026-04-02T15:09:00Z" w16du:dateUtc="2026-04-02T14:09:00Z">
            <w:r>
              <w:rPr>
                <w:noProof/>
                <w:webHidden/>
              </w:rPr>
              <w:fldChar w:fldCharType="separate"/>
            </w:r>
            <w:r>
              <w:rPr>
                <w:noProof/>
                <w:webHidden/>
              </w:rPr>
              <w:t>110</w:t>
            </w:r>
            <w:r>
              <w:rPr>
                <w:noProof/>
                <w:webHidden/>
              </w:rPr>
              <w:fldChar w:fldCharType="end"/>
            </w:r>
            <w:r w:rsidRPr="00F63275">
              <w:rPr>
                <w:rStyle w:val="Hyperlink"/>
                <w:noProof/>
              </w:rPr>
              <w:fldChar w:fldCharType="end"/>
            </w:r>
          </w:ins>
        </w:p>
        <w:p w14:paraId="3F311D52" w14:textId="5C2D2145" w:rsidR="00644DBC" w:rsidDel="00E229A9" w:rsidRDefault="00644DBC">
          <w:pPr>
            <w:pStyle w:val="TOC1"/>
            <w:rPr>
              <w:del w:id="65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652" w:author="jonathan pritchard" w:date="2026-04-02T15:09:00Z" w16du:dateUtc="2026-04-02T14:09:00Z">
            <w:r w:rsidRPr="00E229A9" w:rsidDel="00E229A9">
              <w:rPr>
                <w:rPrChange w:id="653" w:author="jonathan pritchard" w:date="2026-04-02T15:09:00Z" w16du:dateUtc="2026-04-02T14:09:00Z">
                  <w:rPr>
                    <w:rStyle w:val="Hyperlink"/>
                    <w:b/>
                    <w:noProof/>
                  </w:rPr>
                </w:rPrChange>
              </w:rPr>
              <w:delText>CONTENTS</w:delText>
            </w:r>
            <w:r w:rsidDel="00E229A9">
              <w:rPr>
                <w:noProof/>
                <w:webHidden/>
              </w:rPr>
              <w:tab/>
              <w:delText>iii</w:delText>
            </w:r>
          </w:del>
        </w:p>
        <w:p w14:paraId="5A3EA0F0" w14:textId="10A029DF" w:rsidR="00644DBC" w:rsidDel="00E229A9" w:rsidRDefault="00644DBC">
          <w:pPr>
            <w:pStyle w:val="TOC1"/>
            <w:rPr>
              <w:del w:id="65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655" w:author="jonathan pritchard" w:date="2026-04-02T15:09:00Z" w16du:dateUtc="2026-04-02T14:09:00Z">
            <w:r w:rsidRPr="00E229A9" w:rsidDel="00E229A9">
              <w:rPr>
                <w:rPrChange w:id="656" w:author="jonathan pritchard" w:date="2026-04-02T15:09:00Z" w16du:dateUtc="2026-04-02T14:09:00Z">
                  <w:rPr>
                    <w:rStyle w:val="Hyperlink"/>
                    <w:noProof/>
                  </w:rPr>
                </w:rPrChange>
              </w:rPr>
              <w:delText>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657" w:author="jonathan pritchard" w:date="2026-04-02T15:09:00Z" w16du:dateUtc="2026-04-02T14:09:00Z">
                  <w:rPr>
                    <w:rStyle w:val="Hyperlink"/>
                    <w:noProof/>
                  </w:rPr>
                </w:rPrChange>
              </w:rPr>
              <w:delText>Introduction</w:delText>
            </w:r>
            <w:r w:rsidDel="00E229A9">
              <w:rPr>
                <w:noProof/>
                <w:webHidden/>
              </w:rPr>
              <w:tab/>
              <w:delText>8</w:delText>
            </w:r>
          </w:del>
        </w:p>
        <w:p w14:paraId="2FB10256" w14:textId="42099B35" w:rsidR="00644DBC" w:rsidDel="00E229A9" w:rsidRDefault="00644DBC">
          <w:pPr>
            <w:pStyle w:val="TOC1"/>
            <w:rPr>
              <w:del w:id="65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659" w:author="jonathan pritchard" w:date="2026-04-02T15:09:00Z" w16du:dateUtc="2026-04-02T14:09:00Z">
            <w:r w:rsidRPr="00E229A9" w:rsidDel="00E229A9">
              <w:rPr>
                <w:rPrChange w:id="660" w:author="jonathan pritchard" w:date="2026-04-02T15:09:00Z" w16du:dateUtc="2026-04-02T14:09:00Z">
                  <w:rPr>
                    <w:rStyle w:val="Hyperlink"/>
                    <w:noProof/>
                  </w:rPr>
                </w:rPrChange>
              </w:rPr>
              <w:delText>2</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661" w:author="jonathan pritchard" w:date="2026-04-02T15:09:00Z" w16du:dateUtc="2026-04-02T14:09:00Z">
                  <w:rPr>
                    <w:rStyle w:val="Hyperlink"/>
                    <w:noProof/>
                  </w:rPr>
                </w:rPrChange>
              </w:rPr>
              <w:delText>References</w:delText>
            </w:r>
            <w:r w:rsidDel="00E229A9">
              <w:rPr>
                <w:noProof/>
                <w:webHidden/>
              </w:rPr>
              <w:tab/>
              <w:delText>9</w:delText>
            </w:r>
          </w:del>
        </w:p>
        <w:p w14:paraId="34B36D57" w14:textId="41395E50" w:rsidR="00644DBC" w:rsidDel="00E229A9" w:rsidRDefault="00644DBC">
          <w:pPr>
            <w:pStyle w:val="TOC2"/>
            <w:rPr>
              <w:del w:id="66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63" w:author="jonathan pritchard" w:date="2026-04-02T15:09:00Z" w16du:dateUtc="2026-04-02T14:09:00Z">
            <w:r w:rsidRPr="00E229A9" w:rsidDel="00E229A9">
              <w:rPr>
                <w:rPrChange w:id="664" w:author="jonathan pritchard" w:date="2026-04-02T15:09:00Z" w16du:dateUtc="2026-04-02T14:09:00Z">
                  <w:rPr>
                    <w:rStyle w:val="Hyperlink"/>
                    <w:noProof/>
                  </w:rPr>
                </w:rPrChange>
              </w:rPr>
              <w:delText>2.1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65" w:author="jonathan pritchard" w:date="2026-04-02T15:09:00Z" w16du:dateUtc="2026-04-02T14:09:00Z">
                  <w:rPr>
                    <w:rStyle w:val="Hyperlink"/>
                    <w:noProof/>
                  </w:rPr>
                </w:rPrChange>
              </w:rPr>
              <w:delText>Normative references</w:delText>
            </w:r>
            <w:r w:rsidDel="00E229A9">
              <w:rPr>
                <w:noProof/>
                <w:webHidden/>
              </w:rPr>
              <w:tab/>
              <w:delText>9</w:delText>
            </w:r>
          </w:del>
        </w:p>
        <w:p w14:paraId="6276831D" w14:textId="5220F60D" w:rsidR="00644DBC" w:rsidDel="00E229A9" w:rsidRDefault="00644DBC">
          <w:pPr>
            <w:pStyle w:val="TOC2"/>
            <w:rPr>
              <w:del w:id="66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67" w:author="jonathan pritchard" w:date="2026-04-02T15:09:00Z" w16du:dateUtc="2026-04-02T14:09:00Z">
            <w:r w:rsidRPr="00E229A9" w:rsidDel="00E229A9">
              <w:rPr>
                <w:rPrChange w:id="668" w:author="jonathan pritchard" w:date="2026-04-02T15:09:00Z" w16du:dateUtc="2026-04-02T14:09:00Z">
                  <w:rPr>
                    <w:rStyle w:val="Hyperlink"/>
                    <w:noProof/>
                    <w:lang w:eastAsia="en-GB"/>
                  </w:rPr>
                </w:rPrChange>
              </w:rPr>
              <w:delText>2.2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69" w:author="jonathan pritchard" w:date="2026-04-02T15:09:00Z" w16du:dateUtc="2026-04-02T14:09:00Z">
                  <w:rPr>
                    <w:rStyle w:val="Hyperlink"/>
                    <w:noProof/>
                    <w:lang w:eastAsia="en-GB"/>
                  </w:rPr>
                </w:rPrChange>
              </w:rPr>
              <w:delText>Informative references</w:delText>
            </w:r>
            <w:r w:rsidDel="00E229A9">
              <w:rPr>
                <w:noProof/>
                <w:webHidden/>
              </w:rPr>
              <w:tab/>
              <w:delText>9</w:delText>
            </w:r>
          </w:del>
        </w:p>
        <w:p w14:paraId="7790C793" w14:textId="4B7DABE7" w:rsidR="00644DBC" w:rsidDel="00E229A9" w:rsidRDefault="00644DBC">
          <w:pPr>
            <w:pStyle w:val="TOC1"/>
            <w:rPr>
              <w:del w:id="67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671" w:author="jonathan pritchard" w:date="2026-04-02T15:09:00Z" w16du:dateUtc="2026-04-02T14:09:00Z">
            <w:r w:rsidRPr="00E229A9" w:rsidDel="00E229A9">
              <w:rPr>
                <w:rPrChange w:id="672" w:author="jonathan pritchard" w:date="2026-04-02T15:09:00Z" w16du:dateUtc="2026-04-02T14:09:00Z">
                  <w:rPr>
                    <w:rStyle w:val="Hyperlink"/>
                    <w:noProof/>
                    <w:lang w:eastAsia="en-GB"/>
                  </w:rPr>
                </w:rPrChange>
              </w:rPr>
              <w:delText>3</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673" w:author="jonathan pritchard" w:date="2026-04-02T15:09:00Z" w16du:dateUtc="2026-04-02T14:09:00Z">
                  <w:rPr>
                    <w:rStyle w:val="Hyperlink"/>
                    <w:noProof/>
                    <w:lang w:eastAsia="en-GB"/>
                  </w:rPr>
                </w:rPrChange>
              </w:rPr>
              <w:delText>Abbreviations and Notation</w:delText>
            </w:r>
            <w:r w:rsidDel="00E229A9">
              <w:rPr>
                <w:noProof/>
                <w:webHidden/>
              </w:rPr>
              <w:tab/>
              <w:delText>10</w:delText>
            </w:r>
          </w:del>
        </w:p>
        <w:p w14:paraId="08453CA8" w14:textId="23B8A11A" w:rsidR="00644DBC" w:rsidDel="00E229A9" w:rsidRDefault="00644DBC">
          <w:pPr>
            <w:pStyle w:val="TOC2"/>
            <w:rPr>
              <w:del w:id="67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75" w:author="jonathan pritchard" w:date="2026-04-02T15:09:00Z" w16du:dateUtc="2026-04-02T14:09:00Z">
            <w:r w:rsidRPr="00E229A9" w:rsidDel="00E229A9">
              <w:rPr>
                <w:rPrChange w:id="676" w:author="jonathan pritchard" w:date="2026-04-02T15:09:00Z" w16du:dateUtc="2026-04-02T14:09:00Z">
                  <w:rPr>
                    <w:rStyle w:val="Hyperlink"/>
                    <w:noProof/>
                    <w:lang w:eastAsia="en-GB"/>
                  </w:rPr>
                </w:rPrChange>
              </w:rPr>
              <w:lastRenderedPageBreak/>
              <w:delText>3.1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77" w:author="jonathan pritchard" w:date="2026-04-02T15:09:00Z" w16du:dateUtc="2026-04-02T14:09:00Z">
                  <w:rPr>
                    <w:rStyle w:val="Hyperlink"/>
                    <w:noProof/>
                    <w:lang w:eastAsia="en-GB"/>
                  </w:rPr>
                </w:rPrChange>
              </w:rPr>
              <w:delText>Abbreviations</w:delText>
            </w:r>
            <w:r w:rsidDel="00E229A9">
              <w:rPr>
                <w:noProof/>
                <w:webHidden/>
              </w:rPr>
              <w:tab/>
              <w:delText>10</w:delText>
            </w:r>
          </w:del>
        </w:p>
        <w:p w14:paraId="63349C05" w14:textId="12CC6617" w:rsidR="00644DBC" w:rsidDel="00E229A9" w:rsidRDefault="00644DBC">
          <w:pPr>
            <w:pStyle w:val="TOC2"/>
            <w:rPr>
              <w:del w:id="67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79" w:author="jonathan pritchard" w:date="2026-04-02T15:09:00Z" w16du:dateUtc="2026-04-02T14:09:00Z">
            <w:r w:rsidRPr="00E229A9" w:rsidDel="00E229A9">
              <w:rPr>
                <w:rPrChange w:id="680" w:author="jonathan pritchard" w:date="2026-04-02T15:09:00Z" w16du:dateUtc="2026-04-02T14:09:00Z">
                  <w:rPr>
                    <w:rStyle w:val="Hyperlink"/>
                    <w:noProof/>
                    <w:lang w:eastAsia="en-GB"/>
                  </w:rPr>
                </w:rPrChange>
              </w:rPr>
              <w:delText>3.2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81" w:author="jonathan pritchard" w:date="2026-04-02T15:09:00Z" w16du:dateUtc="2026-04-02T14:09:00Z">
                  <w:rPr>
                    <w:rStyle w:val="Hyperlink"/>
                    <w:noProof/>
                    <w:lang w:eastAsia="en-GB"/>
                  </w:rPr>
                </w:rPrChange>
              </w:rPr>
              <w:delText>Notation</w:delText>
            </w:r>
            <w:r w:rsidDel="00E229A9">
              <w:rPr>
                <w:noProof/>
                <w:webHidden/>
              </w:rPr>
              <w:tab/>
              <w:delText>10</w:delText>
            </w:r>
          </w:del>
        </w:p>
        <w:p w14:paraId="74526559" w14:textId="18035460" w:rsidR="00644DBC" w:rsidDel="00E229A9" w:rsidRDefault="00644DBC">
          <w:pPr>
            <w:pStyle w:val="TOC2"/>
            <w:rPr>
              <w:del w:id="68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83" w:author="jonathan pritchard" w:date="2026-04-02T15:09:00Z" w16du:dateUtc="2026-04-02T14:09:00Z">
            <w:r w:rsidRPr="00E229A9" w:rsidDel="00E229A9">
              <w:rPr>
                <w:rPrChange w:id="684" w:author="jonathan pritchard" w:date="2026-04-02T15:09:00Z" w16du:dateUtc="2026-04-02T14:09:00Z">
                  <w:rPr>
                    <w:rStyle w:val="Hyperlink"/>
                    <w:noProof/>
                    <w:lang w:eastAsia="en-GB"/>
                  </w:rPr>
                </w:rPrChange>
              </w:rPr>
              <w:delText>3.3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85" w:author="jonathan pritchard" w:date="2026-04-02T15:09:00Z" w16du:dateUtc="2026-04-02T14:09:00Z">
                  <w:rPr>
                    <w:rStyle w:val="Hyperlink"/>
                    <w:noProof/>
                    <w:lang w:eastAsia="en-GB"/>
                  </w:rPr>
                </w:rPrChange>
              </w:rPr>
              <w:delText>Normative vs Informative within this document.</w:delText>
            </w:r>
            <w:r w:rsidDel="00E229A9">
              <w:rPr>
                <w:noProof/>
                <w:webHidden/>
              </w:rPr>
              <w:tab/>
              <w:delText>10</w:delText>
            </w:r>
          </w:del>
        </w:p>
        <w:p w14:paraId="1806F900" w14:textId="630DF18B" w:rsidR="00644DBC" w:rsidDel="00E229A9" w:rsidRDefault="00644DBC">
          <w:pPr>
            <w:pStyle w:val="TOC1"/>
            <w:rPr>
              <w:del w:id="68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687" w:author="jonathan pritchard" w:date="2026-04-02T15:09:00Z" w16du:dateUtc="2026-04-02T14:09:00Z">
            <w:r w:rsidRPr="00E229A9" w:rsidDel="00E229A9">
              <w:rPr>
                <w:rPrChange w:id="688" w:author="jonathan pritchard" w:date="2026-04-02T15:09:00Z" w16du:dateUtc="2026-04-02T14:09:00Z">
                  <w:rPr>
                    <w:rStyle w:val="Hyperlink"/>
                    <w:noProof/>
                  </w:rPr>
                </w:rPrChange>
              </w:rPr>
              <w:delText>4</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689" w:author="jonathan pritchard" w:date="2026-04-02T15:09:00Z" w16du:dateUtc="2026-04-02T14:09:00Z">
                  <w:rPr>
                    <w:rStyle w:val="Hyperlink"/>
                    <w:noProof/>
                  </w:rPr>
                </w:rPrChange>
              </w:rPr>
              <w:delText>Background - System Concepts and Limitations</w:delText>
            </w:r>
            <w:r w:rsidDel="00E229A9">
              <w:rPr>
                <w:noProof/>
                <w:webHidden/>
              </w:rPr>
              <w:tab/>
              <w:delText>11</w:delText>
            </w:r>
          </w:del>
        </w:p>
        <w:p w14:paraId="5E8B3D9B" w14:textId="76B6129D" w:rsidR="00644DBC" w:rsidDel="00E229A9" w:rsidRDefault="00644DBC">
          <w:pPr>
            <w:pStyle w:val="TOC2"/>
            <w:rPr>
              <w:del w:id="69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91" w:author="jonathan pritchard" w:date="2026-04-02T15:09:00Z" w16du:dateUtc="2026-04-02T14:09:00Z">
            <w:r w:rsidRPr="00E229A9" w:rsidDel="00E229A9">
              <w:rPr>
                <w:rPrChange w:id="692" w:author="jonathan pritchard" w:date="2026-04-02T15:09:00Z" w16du:dateUtc="2026-04-02T14:09:00Z">
                  <w:rPr>
                    <w:rStyle w:val="Hyperlink"/>
                    <w:noProof/>
                  </w:rPr>
                </w:rPrChange>
              </w:rPr>
              <w:delText>4.1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93" w:author="jonathan pritchard" w:date="2026-04-02T15:09:00Z" w16du:dateUtc="2026-04-02T14:09:00Z">
                  <w:rPr>
                    <w:rStyle w:val="Hyperlink"/>
                    <w:noProof/>
                  </w:rPr>
                </w:rPrChange>
              </w:rPr>
              <w:delText>The concepts of ENC, ENDS and System Database</w:delText>
            </w:r>
            <w:r w:rsidDel="00E229A9">
              <w:rPr>
                <w:noProof/>
                <w:webHidden/>
              </w:rPr>
              <w:tab/>
              <w:delText>11</w:delText>
            </w:r>
          </w:del>
        </w:p>
        <w:p w14:paraId="1EC73D86" w14:textId="0E5470D6" w:rsidR="00644DBC" w:rsidDel="00E229A9" w:rsidRDefault="00644DBC">
          <w:pPr>
            <w:pStyle w:val="TOC2"/>
            <w:rPr>
              <w:del w:id="69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695" w:author="jonathan pritchard" w:date="2026-04-02T15:09:00Z" w16du:dateUtc="2026-04-02T14:09:00Z">
            <w:r w:rsidRPr="00E229A9" w:rsidDel="00E229A9">
              <w:rPr>
                <w:rPrChange w:id="696" w:author="jonathan pritchard" w:date="2026-04-02T15:09:00Z" w16du:dateUtc="2026-04-02T14:09:00Z">
                  <w:rPr>
                    <w:rStyle w:val="Hyperlink"/>
                    <w:noProof/>
                  </w:rPr>
                </w:rPrChange>
              </w:rPr>
              <w:delText>4.2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697" w:author="jonathan pritchard" w:date="2026-04-02T15:09:00Z" w16du:dateUtc="2026-04-02T14:09:00Z">
                  <w:rPr>
                    <w:rStyle w:val="Hyperlink"/>
                    <w:noProof/>
                  </w:rPr>
                </w:rPrChange>
              </w:rPr>
              <w:delText>ECDIS concept, limitations, and challenges</w:delText>
            </w:r>
            <w:r w:rsidDel="00E229A9">
              <w:rPr>
                <w:noProof/>
                <w:webHidden/>
              </w:rPr>
              <w:tab/>
              <w:delText>11</w:delText>
            </w:r>
          </w:del>
        </w:p>
        <w:p w14:paraId="5C900BD4" w14:textId="373F5E69" w:rsidR="00644DBC" w:rsidDel="00E229A9" w:rsidRDefault="00644DBC">
          <w:pPr>
            <w:pStyle w:val="TOC3"/>
            <w:rPr>
              <w:del w:id="69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699" w:author="jonathan pritchard" w:date="2026-04-02T15:09:00Z" w16du:dateUtc="2026-04-02T14:09:00Z">
            <w:r w:rsidRPr="00E229A9" w:rsidDel="00E229A9">
              <w:rPr>
                <w:rPrChange w:id="700" w:author="jonathan pritchard" w:date="2026-04-02T15:09:00Z" w16du:dateUtc="2026-04-02T14:09:00Z">
                  <w:rPr>
                    <w:rStyle w:val="Hyperlink"/>
                    <w:noProof/>
                  </w:rPr>
                </w:rPrChange>
              </w:rPr>
              <w:delText>4.2.1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01" w:author="jonathan pritchard" w:date="2026-04-02T15:09:00Z" w16du:dateUtc="2026-04-02T14:09:00Z">
                  <w:rPr>
                    <w:rStyle w:val="Hyperlink"/>
                    <w:noProof/>
                  </w:rPr>
                </w:rPrChange>
              </w:rPr>
              <w:delText>Depth Related Functionality</w:delText>
            </w:r>
            <w:r w:rsidDel="00E229A9">
              <w:rPr>
                <w:noProof/>
                <w:webHidden/>
              </w:rPr>
              <w:tab/>
              <w:delText>13</w:delText>
            </w:r>
          </w:del>
        </w:p>
        <w:p w14:paraId="1D22AF2A" w14:textId="146593F1" w:rsidR="00644DBC" w:rsidDel="00E229A9" w:rsidRDefault="00644DBC">
          <w:pPr>
            <w:pStyle w:val="TOC2"/>
            <w:rPr>
              <w:del w:id="70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03" w:author="jonathan pritchard" w:date="2026-04-02T15:09:00Z" w16du:dateUtc="2026-04-02T14:09:00Z">
            <w:r w:rsidRPr="00E229A9" w:rsidDel="00E229A9">
              <w:rPr>
                <w:rPrChange w:id="704" w:author="jonathan pritchard" w:date="2026-04-02T15:09:00Z" w16du:dateUtc="2026-04-02T14:09:00Z">
                  <w:rPr>
                    <w:rStyle w:val="Hyperlink"/>
                    <w:noProof/>
                  </w:rPr>
                </w:rPrChange>
              </w:rPr>
              <w:delText>4.3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05" w:author="jonathan pritchard" w:date="2026-04-02T15:09:00Z" w16du:dateUtc="2026-04-02T14:09:00Z">
                  <w:rPr>
                    <w:rStyle w:val="Hyperlink"/>
                    <w:noProof/>
                  </w:rPr>
                </w:rPrChange>
              </w:rPr>
              <w:delText>Integrated Navigation System (INS) concept, limitations and challenges</w:delText>
            </w:r>
            <w:r w:rsidDel="00E229A9">
              <w:rPr>
                <w:noProof/>
                <w:webHidden/>
              </w:rPr>
              <w:tab/>
              <w:delText>13</w:delText>
            </w:r>
          </w:del>
        </w:p>
        <w:p w14:paraId="56A6AE5B" w14:textId="1DA1DC21" w:rsidR="00644DBC" w:rsidDel="00E229A9" w:rsidRDefault="00644DBC">
          <w:pPr>
            <w:pStyle w:val="TOC1"/>
            <w:rPr>
              <w:del w:id="70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707" w:author="jonathan pritchard" w:date="2026-04-02T15:09:00Z" w16du:dateUtc="2026-04-02T14:09:00Z">
            <w:r w:rsidRPr="00E229A9" w:rsidDel="00E229A9">
              <w:rPr>
                <w:rPrChange w:id="708" w:author="jonathan pritchard" w:date="2026-04-02T15:09:00Z" w16du:dateUtc="2026-04-02T14:09:00Z">
                  <w:rPr>
                    <w:rStyle w:val="Hyperlink"/>
                    <w:noProof/>
                  </w:rPr>
                </w:rPrChange>
              </w:rPr>
              <w:delText>5</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709" w:author="jonathan pritchard" w:date="2026-04-02T15:09:00Z" w16du:dateUtc="2026-04-02T14:09:00Z">
                  <w:rPr>
                    <w:rStyle w:val="Hyperlink"/>
                    <w:noProof/>
                  </w:rPr>
                </w:rPrChange>
              </w:rPr>
              <w:delText>User Interface Design</w:delText>
            </w:r>
            <w:r w:rsidDel="00E229A9">
              <w:rPr>
                <w:noProof/>
                <w:webHidden/>
              </w:rPr>
              <w:tab/>
              <w:delText>14</w:delText>
            </w:r>
          </w:del>
        </w:p>
        <w:p w14:paraId="537BB991" w14:textId="70F0A8E1" w:rsidR="00644DBC" w:rsidDel="00E229A9" w:rsidRDefault="00644DBC">
          <w:pPr>
            <w:pStyle w:val="TOC2"/>
            <w:rPr>
              <w:del w:id="71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11" w:author="jonathan pritchard" w:date="2026-04-02T15:09:00Z" w16du:dateUtc="2026-04-02T14:09:00Z">
            <w:r w:rsidRPr="00E229A9" w:rsidDel="00E229A9">
              <w:rPr>
                <w:rPrChange w:id="712" w:author="jonathan pritchard" w:date="2026-04-02T15:09:00Z" w16du:dateUtc="2026-04-02T14:09:00Z">
                  <w:rPr>
                    <w:rStyle w:val="Hyperlink"/>
                    <w:noProof/>
                  </w:rPr>
                </w:rPrChange>
              </w:rPr>
              <w:delText>5.1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13" w:author="jonathan pritchard" w:date="2026-04-02T15:09:00Z" w16du:dateUtc="2026-04-02T14:09:00Z">
                  <w:rPr>
                    <w:rStyle w:val="Hyperlink"/>
                    <w:noProof/>
                  </w:rPr>
                </w:rPrChange>
              </w:rPr>
              <w:delText>General principles</w:delText>
            </w:r>
            <w:r w:rsidDel="00E229A9">
              <w:rPr>
                <w:noProof/>
                <w:webHidden/>
              </w:rPr>
              <w:tab/>
              <w:delText>14</w:delText>
            </w:r>
          </w:del>
        </w:p>
        <w:p w14:paraId="4C8AC7B7" w14:textId="6302B5FE" w:rsidR="00644DBC" w:rsidDel="00E229A9" w:rsidRDefault="00644DBC">
          <w:pPr>
            <w:pStyle w:val="TOC1"/>
            <w:rPr>
              <w:del w:id="71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715" w:author="jonathan pritchard" w:date="2026-04-02T15:09:00Z" w16du:dateUtc="2026-04-02T14:09:00Z">
            <w:r w:rsidRPr="00E229A9" w:rsidDel="00E229A9">
              <w:rPr>
                <w:rPrChange w:id="716" w:author="jonathan pritchard" w:date="2026-04-02T15:09:00Z" w16du:dateUtc="2026-04-02T14:09:00Z">
                  <w:rPr>
                    <w:rStyle w:val="Hyperlink"/>
                    <w:noProof/>
                  </w:rPr>
                </w:rPrChange>
              </w:rPr>
              <w:delText>6</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717" w:author="jonathan pritchard" w:date="2026-04-02T15:09:00Z" w16du:dateUtc="2026-04-02T14:09:00Z">
                  <w:rPr>
                    <w:rStyle w:val="Hyperlink"/>
                    <w:noProof/>
                  </w:rPr>
                </w:rPrChange>
              </w:rPr>
              <w:delText>Data Layers</w:delText>
            </w:r>
            <w:r w:rsidDel="00E229A9">
              <w:rPr>
                <w:noProof/>
                <w:webHidden/>
              </w:rPr>
              <w:tab/>
              <w:delText>14</w:delText>
            </w:r>
          </w:del>
        </w:p>
        <w:p w14:paraId="031CA1BC" w14:textId="7DBFBC1F" w:rsidR="00644DBC" w:rsidDel="00E229A9" w:rsidRDefault="00644DBC">
          <w:pPr>
            <w:pStyle w:val="TOC2"/>
            <w:rPr>
              <w:del w:id="71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19" w:author="jonathan pritchard" w:date="2026-04-02T15:09:00Z" w16du:dateUtc="2026-04-02T14:09:00Z">
            <w:r w:rsidRPr="00E229A9" w:rsidDel="00E229A9">
              <w:rPr>
                <w:rPrChange w:id="720" w:author="jonathan pritchard" w:date="2026-04-02T15:09:00Z" w16du:dateUtc="2026-04-02T14:09:00Z">
                  <w:rPr>
                    <w:rStyle w:val="Hyperlink"/>
                    <w:noProof/>
                  </w:rPr>
                </w:rPrChange>
              </w:rPr>
              <w:delText>6.1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21" w:author="jonathan pritchard" w:date="2026-04-02T15:09:00Z" w16du:dateUtc="2026-04-02T14:09:00Z">
                  <w:rPr>
                    <w:rStyle w:val="Hyperlink"/>
                    <w:noProof/>
                  </w:rPr>
                </w:rPrChange>
              </w:rPr>
              <w:delText>Data products and information layers</w:delText>
            </w:r>
            <w:r w:rsidDel="00E229A9">
              <w:rPr>
                <w:noProof/>
                <w:webHidden/>
              </w:rPr>
              <w:tab/>
              <w:delText>14</w:delText>
            </w:r>
          </w:del>
        </w:p>
        <w:p w14:paraId="7C754C23" w14:textId="11072599" w:rsidR="00644DBC" w:rsidDel="00E229A9" w:rsidRDefault="00644DBC">
          <w:pPr>
            <w:pStyle w:val="TOC3"/>
            <w:rPr>
              <w:del w:id="72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23" w:author="jonathan pritchard" w:date="2026-04-02T15:09:00Z" w16du:dateUtc="2026-04-02T14:09:00Z">
            <w:r w:rsidRPr="00E229A9" w:rsidDel="00E229A9">
              <w:rPr>
                <w:rPrChange w:id="724" w:author="jonathan pritchard" w:date="2026-04-02T15:09:00Z" w16du:dateUtc="2026-04-02T14:09:00Z">
                  <w:rPr>
                    <w:rStyle w:val="Hyperlink"/>
                    <w:noProof/>
                  </w:rPr>
                </w:rPrChange>
              </w:rPr>
              <w:delText>6.1.1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25" w:author="jonathan pritchard" w:date="2026-04-02T15:09:00Z" w16du:dateUtc="2026-04-02T14:09:00Z">
                  <w:rPr>
                    <w:rStyle w:val="Hyperlink"/>
                    <w:noProof/>
                  </w:rPr>
                </w:rPrChange>
              </w:rPr>
              <w:delText>Basic product specifications and layers</w:delText>
            </w:r>
            <w:r w:rsidDel="00E229A9">
              <w:rPr>
                <w:noProof/>
                <w:webHidden/>
              </w:rPr>
              <w:tab/>
              <w:delText>14</w:delText>
            </w:r>
          </w:del>
        </w:p>
        <w:p w14:paraId="3AF6C651" w14:textId="1D39C3D3" w:rsidR="00644DBC" w:rsidDel="00E229A9" w:rsidRDefault="00644DBC">
          <w:pPr>
            <w:pStyle w:val="TOC3"/>
            <w:rPr>
              <w:del w:id="72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27" w:author="jonathan pritchard" w:date="2026-04-02T15:09:00Z" w16du:dateUtc="2026-04-02T14:09:00Z">
            <w:r w:rsidRPr="00E229A9" w:rsidDel="00E229A9">
              <w:rPr>
                <w:rPrChange w:id="728" w:author="jonathan pritchard" w:date="2026-04-02T15:09:00Z" w16du:dateUtc="2026-04-02T14:09:00Z">
                  <w:rPr>
                    <w:rStyle w:val="Hyperlink"/>
                    <w:noProof/>
                  </w:rPr>
                </w:rPrChange>
              </w:rPr>
              <w:delText>6.1.2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29" w:author="jonathan pritchard" w:date="2026-04-02T15:09:00Z" w16du:dateUtc="2026-04-02T14:09:00Z">
                  <w:rPr>
                    <w:rStyle w:val="Hyperlink"/>
                    <w:noProof/>
                  </w:rPr>
                </w:rPrChange>
              </w:rPr>
              <w:delText>Projected Data</w:delText>
            </w:r>
            <w:r w:rsidDel="00E229A9">
              <w:rPr>
                <w:noProof/>
                <w:webHidden/>
              </w:rPr>
              <w:tab/>
              <w:delText>14</w:delText>
            </w:r>
          </w:del>
        </w:p>
        <w:p w14:paraId="2822D5B0" w14:textId="3A079EBD" w:rsidR="00644DBC" w:rsidDel="00E229A9" w:rsidRDefault="00644DBC">
          <w:pPr>
            <w:pStyle w:val="TOC3"/>
            <w:rPr>
              <w:del w:id="73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31" w:author="jonathan pritchard" w:date="2026-04-02T15:09:00Z" w16du:dateUtc="2026-04-02T14:09:00Z">
            <w:r w:rsidRPr="00E229A9" w:rsidDel="00E229A9">
              <w:rPr>
                <w:rPrChange w:id="732" w:author="jonathan pritchard" w:date="2026-04-02T15:09:00Z" w16du:dateUtc="2026-04-02T14:09:00Z">
                  <w:rPr>
                    <w:rStyle w:val="Hyperlink"/>
                    <w:noProof/>
                  </w:rPr>
                </w:rPrChange>
              </w:rPr>
              <w:delText>6.1.3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33" w:author="jonathan pritchard" w:date="2026-04-02T15:09:00Z" w16du:dateUtc="2026-04-02T14:09:00Z">
                  <w:rPr>
                    <w:rStyle w:val="Hyperlink"/>
                    <w:noProof/>
                  </w:rPr>
                </w:rPrChange>
              </w:rPr>
              <w:delText>Other data products</w:delText>
            </w:r>
            <w:r w:rsidDel="00E229A9">
              <w:rPr>
                <w:noProof/>
                <w:webHidden/>
              </w:rPr>
              <w:tab/>
              <w:delText>14</w:delText>
            </w:r>
          </w:del>
        </w:p>
        <w:p w14:paraId="5B6C869F" w14:textId="286E88E5" w:rsidR="00644DBC" w:rsidDel="00E229A9" w:rsidRDefault="00644DBC">
          <w:pPr>
            <w:pStyle w:val="TOC3"/>
            <w:rPr>
              <w:del w:id="73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35" w:author="jonathan pritchard" w:date="2026-04-02T15:09:00Z" w16du:dateUtc="2026-04-02T14:09:00Z">
            <w:r w:rsidRPr="00E229A9" w:rsidDel="00E229A9">
              <w:rPr>
                <w:rPrChange w:id="736" w:author="jonathan pritchard" w:date="2026-04-02T15:09:00Z" w16du:dateUtc="2026-04-02T14:09:00Z">
                  <w:rPr>
                    <w:rStyle w:val="Hyperlink"/>
                    <w:noProof/>
                  </w:rPr>
                </w:rPrChange>
              </w:rPr>
              <w:delText>6.1.4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37" w:author="jonathan pritchard" w:date="2026-04-02T15:09:00Z" w16du:dateUtc="2026-04-02T14:09:00Z">
                  <w:rPr>
                    <w:rStyle w:val="Hyperlink"/>
                    <w:noProof/>
                  </w:rPr>
                </w:rPrChange>
              </w:rPr>
              <w:delText>Data layers in Display Base and Standard Display</w:delText>
            </w:r>
            <w:r w:rsidDel="00E229A9">
              <w:rPr>
                <w:noProof/>
                <w:webHidden/>
              </w:rPr>
              <w:tab/>
              <w:delText>15</w:delText>
            </w:r>
          </w:del>
        </w:p>
        <w:p w14:paraId="6D7558C0" w14:textId="2E4CBD78" w:rsidR="00644DBC" w:rsidDel="00E229A9" w:rsidRDefault="00644DBC">
          <w:pPr>
            <w:pStyle w:val="TOC2"/>
            <w:rPr>
              <w:del w:id="73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39" w:author="jonathan pritchard" w:date="2026-04-02T15:09:00Z" w16du:dateUtc="2026-04-02T14:09:00Z">
            <w:r w:rsidRPr="00E229A9" w:rsidDel="00E229A9">
              <w:rPr>
                <w:rPrChange w:id="740" w:author="jonathan pritchard" w:date="2026-04-02T15:09:00Z" w16du:dateUtc="2026-04-02T14:09:00Z">
                  <w:rPr>
                    <w:rStyle w:val="Hyperlink"/>
                    <w:noProof/>
                  </w:rPr>
                </w:rPrChange>
              </w:rPr>
              <w:delText>6.2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41" w:author="jonathan pritchard" w:date="2026-04-02T15:09:00Z" w16du:dateUtc="2026-04-02T14:09:00Z">
                  <w:rPr>
                    <w:rStyle w:val="Hyperlink"/>
                    <w:noProof/>
                  </w:rPr>
                </w:rPrChange>
              </w:rPr>
              <w:delText>Mitigation of data overload</w:delText>
            </w:r>
            <w:r w:rsidDel="00E229A9">
              <w:rPr>
                <w:noProof/>
                <w:webHidden/>
              </w:rPr>
              <w:tab/>
              <w:delText>15</w:delText>
            </w:r>
          </w:del>
        </w:p>
        <w:p w14:paraId="49DAB988" w14:textId="5B6F1E44" w:rsidR="00644DBC" w:rsidDel="00E229A9" w:rsidRDefault="00644DBC">
          <w:pPr>
            <w:pStyle w:val="TOC1"/>
            <w:rPr>
              <w:del w:id="74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743" w:author="jonathan pritchard" w:date="2026-04-02T15:09:00Z" w16du:dateUtc="2026-04-02T14:09:00Z">
            <w:r w:rsidRPr="00E229A9" w:rsidDel="00E229A9">
              <w:rPr>
                <w:rPrChange w:id="744" w:author="jonathan pritchard" w:date="2026-04-02T15:09:00Z" w16du:dateUtc="2026-04-02T14:09:00Z">
                  <w:rPr>
                    <w:rStyle w:val="Hyperlink"/>
                    <w:noProof/>
                  </w:rPr>
                </w:rPrChange>
              </w:rPr>
              <w:delText>7</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745" w:author="jonathan pritchard" w:date="2026-04-02T15:09:00Z" w16du:dateUtc="2026-04-02T14:09:00Z">
                  <w:rPr>
                    <w:rStyle w:val="Hyperlink"/>
                    <w:noProof/>
                  </w:rPr>
                </w:rPrChange>
              </w:rPr>
              <w:delText>Portrayal Process, Catalogue Elements, and Alerting</w:delText>
            </w:r>
            <w:r w:rsidDel="00E229A9">
              <w:rPr>
                <w:noProof/>
                <w:webHidden/>
              </w:rPr>
              <w:tab/>
              <w:delText>15</w:delText>
            </w:r>
          </w:del>
        </w:p>
        <w:p w14:paraId="670C72F1" w14:textId="23E80E68" w:rsidR="00644DBC" w:rsidDel="00E229A9" w:rsidRDefault="00644DBC">
          <w:pPr>
            <w:pStyle w:val="TOC2"/>
            <w:rPr>
              <w:del w:id="74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47" w:author="jonathan pritchard" w:date="2026-04-02T15:09:00Z" w16du:dateUtc="2026-04-02T14:09:00Z">
            <w:r w:rsidRPr="00E229A9" w:rsidDel="00E229A9">
              <w:rPr>
                <w:rPrChange w:id="748" w:author="jonathan pritchard" w:date="2026-04-02T15:09:00Z" w16du:dateUtc="2026-04-02T14:09:00Z">
                  <w:rPr>
                    <w:rStyle w:val="Hyperlink"/>
                    <w:noProof/>
                  </w:rPr>
                </w:rPrChange>
              </w:rPr>
              <w:delText>7.1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49" w:author="jonathan pritchard" w:date="2026-04-02T15:09:00Z" w16du:dateUtc="2026-04-02T14:09:00Z">
                  <w:rPr>
                    <w:rStyle w:val="Hyperlink"/>
                    <w:noProof/>
                  </w:rPr>
                </w:rPrChange>
              </w:rPr>
              <w:delText>Overview of the portrayal process</w:delText>
            </w:r>
            <w:r w:rsidDel="00E229A9">
              <w:rPr>
                <w:noProof/>
                <w:webHidden/>
              </w:rPr>
              <w:tab/>
              <w:delText>15</w:delText>
            </w:r>
          </w:del>
        </w:p>
        <w:p w14:paraId="63A26DE7" w14:textId="6C40992F" w:rsidR="00644DBC" w:rsidDel="00E229A9" w:rsidRDefault="00644DBC">
          <w:pPr>
            <w:pStyle w:val="TOC2"/>
            <w:rPr>
              <w:del w:id="75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751" w:author="jonathan pritchard" w:date="2026-04-02T15:09:00Z" w16du:dateUtc="2026-04-02T14:09:00Z">
            <w:r w:rsidRPr="00E229A9" w:rsidDel="00E229A9">
              <w:rPr>
                <w:rPrChange w:id="752" w:author="jonathan pritchard" w:date="2026-04-02T15:09:00Z" w16du:dateUtc="2026-04-02T14:09:00Z">
                  <w:rPr>
                    <w:rStyle w:val="Hyperlink"/>
                    <w:noProof/>
                  </w:rPr>
                </w:rPrChange>
              </w:rPr>
              <w:delText>7.2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753" w:author="jonathan pritchard" w:date="2026-04-02T15:09:00Z" w16du:dateUtc="2026-04-02T14:09:00Z">
                  <w:rPr>
                    <w:rStyle w:val="Hyperlink"/>
                    <w:noProof/>
                  </w:rPr>
                </w:rPrChange>
              </w:rPr>
              <w:delText>Elements of S-100 Portrayal</w:delText>
            </w:r>
            <w:r w:rsidDel="00E229A9">
              <w:rPr>
                <w:noProof/>
                <w:webHidden/>
              </w:rPr>
              <w:tab/>
              <w:delText>15</w:delText>
            </w:r>
          </w:del>
        </w:p>
        <w:p w14:paraId="695F1566" w14:textId="16C83D8D" w:rsidR="00644DBC" w:rsidDel="00E229A9" w:rsidRDefault="00644DBC">
          <w:pPr>
            <w:pStyle w:val="TOC3"/>
            <w:rPr>
              <w:del w:id="75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55" w:author="jonathan pritchard" w:date="2026-04-02T15:09:00Z" w16du:dateUtc="2026-04-02T14:09:00Z">
            <w:r w:rsidRPr="00E229A9" w:rsidDel="00E229A9">
              <w:rPr>
                <w:rPrChange w:id="756" w:author="jonathan pritchard" w:date="2026-04-02T15:09:00Z" w16du:dateUtc="2026-04-02T14:09:00Z">
                  <w:rPr>
                    <w:rStyle w:val="Hyperlink"/>
                    <w:noProof/>
                  </w:rPr>
                </w:rPrChange>
              </w:rPr>
              <w:delText>7.2.1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57" w:author="jonathan pritchard" w:date="2026-04-02T15:09:00Z" w16du:dateUtc="2026-04-02T14:09:00Z">
                  <w:rPr>
                    <w:rStyle w:val="Hyperlink"/>
                    <w:noProof/>
                  </w:rPr>
                </w:rPrChange>
              </w:rPr>
              <w:delText>Pixmaps</w:delText>
            </w:r>
            <w:r w:rsidDel="00E229A9">
              <w:rPr>
                <w:noProof/>
                <w:webHidden/>
              </w:rPr>
              <w:tab/>
              <w:delText>16</w:delText>
            </w:r>
          </w:del>
        </w:p>
        <w:p w14:paraId="7FC4EC20" w14:textId="764EA7C5" w:rsidR="00644DBC" w:rsidDel="00E229A9" w:rsidRDefault="00644DBC">
          <w:pPr>
            <w:pStyle w:val="TOC3"/>
            <w:rPr>
              <w:del w:id="75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59" w:author="jonathan pritchard" w:date="2026-04-02T15:09:00Z" w16du:dateUtc="2026-04-02T14:09:00Z">
            <w:r w:rsidRPr="00E229A9" w:rsidDel="00E229A9">
              <w:rPr>
                <w:rPrChange w:id="760" w:author="jonathan pritchard" w:date="2026-04-02T15:09:00Z" w16du:dateUtc="2026-04-02T14:09:00Z">
                  <w:rPr>
                    <w:rStyle w:val="Hyperlink"/>
                    <w:noProof/>
                  </w:rPr>
                </w:rPrChange>
              </w:rPr>
              <w:delText>7.2.2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61" w:author="jonathan pritchard" w:date="2026-04-02T15:09:00Z" w16du:dateUtc="2026-04-02T14:09:00Z">
                  <w:rPr>
                    <w:rStyle w:val="Hyperlink"/>
                    <w:noProof/>
                  </w:rPr>
                </w:rPrChange>
              </w:rPr>
              <w:delText>Colour coding scheme</w:delText>
            </w:r>
            <w:r w:rsidDel="00E229A9">
              <w:rPr>
                <w:noProof/>
                <w:webHidden/>
              </w:rPr>
              <w:tab/>
              <w:delText>16</w:delText>
            </w:r>
          </w:del>
        </w:p>
        <w:p w14:paraId="40A3946A" w14:textId="4E9648E9" w:rsidR="00644DBC" w:rsidDel="00E229A9" w:rsidRDefault="00644DBC">
          <w:pPr>
            <w:pStyle w:val="TOC3"/>
            <w:rPr>
              <w:del w:id="76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63" w:author="jonathan pritchard" w:date="2026-04-02T15:09:00Z" w16du:dateUtc="2026-04-02T14:09:00Z">
            <w:r w:rsidRPr="00E229A9" w:rsidDel="00E229A9">
              <w:rPr>
                <w:rPrChange w:id="764" w:author="jonathan pritchard" w:date="2026-04-02T15:09:00Z" w16du:dateUtc="2026-04-02T14:09:00Z">
                  <w:rPr>
                    <w:rStyle w:val="Hyperlink"/>
                    <w:noProof/>
                  </w:rPr>
                </w:rPrChange>
              </w:rPr>
              <w:delText>7.2.3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65" w:author="jonathan pritchard" w:date="2026-04-02T15:09:00Z" w16du:dateUtc="2026-04-02T14:09:00Z">
                  <w:rPr>
                    <w:rStyle w:val="Hyperlink"/>
                    <w:noProof/>
                  </w:rPr>
                </w:rPrChange>
              </w:rPr>
              <w:delText>Symbols</w:delText>
            </w:r>
            <w:r w:rsidDel="00E229A9">
              <w:rPr>
                <w:noProof/>
                <w:webHidden/>
              </w:rPr>
              <w:tab/>
              <w:delText>16</w:delText>
            </w:r>
          </w:del>
        </w:p>
        <w:p w14:paraId="5E818C09" w14:textId="161620FC" w:rsidR="00644DBC" w:rsidDel="00E229A9" w:rsidRDefault="00644DBC">
          <w:pPr>
            <w:pStyle w:val="TOC3"/>
            <w:rPr>
              <w:del w:id="76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67" w:author="jonathan pritchard" w:date="2026-04-02T15:09:00Z" w16du:dateUtc="2026-04-02T14:09:00Z">
            <w:r w:rsidRPr="00E229A9" w:rsidDel="00E229A9">
              <w:rPr>
                <w:rPrChange w:id="768" w:author="jonathan pritchard" w:date="2026-04-02T15:09:00Z" w16du:dateUtc="2026-04-02T14:09:00Z">
                  <w:rPr>
                    <w:rStyle w:val="Hyperlink"/>
                    <w:noProof/>
                  </w:rPr>
                </w:rPrChange>
              </w:rPr>
              <w:delText>7.2.4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69" w:author="jonathan pritchard" w:date="2026-04-02T15:09:00Z" w16du:dateUtc="2026-04-02T14:09:00Z">
                  <w:rPr>
                    <w:rStyle w:val="Hyperlink"/>
                    <w:noProof/>
                  </w:rPr>
                </w:rPrChange>
              </w:rPr>
              <w:delText>Area fills</w:delText>
            </w:r>
            <w:r w:rsidDel="00E229A9">
              <w:rPr>
                <w:noProof/>
                <w:webHidden/>
              </w:rPr>
              <w:tab/>
              <w:delText>16</w:delText>
            </w:r>
          </w:del>
        </w:p>
        <w:p w14:paraId="2AE613D5" w14:textId="296916A1" w:rsidR="00644DBC" w:rsidDel="00E229A9" w:rsidRDefault="00644DBC">
          <w:pPr>
            <w:pStyle w:val="TOC3"/>
            <w:rPr>
              <w:del w:id="77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71" w:author="jonathan pritchard" w:date="2026-04-02T15:09:00Z" w16du:dateUtc="2026-04-02T14:09:00Z">
            <w:r w:rsidRPr="00E229A9" w:rsidDel="00E229A9">
              <w:rPr>
                <w:rPrChange w:id="772" w:author="jonathan pritchard" w:date="2026-04-02T15:09:00Z" w16du:dateUtc="2026-04-02T14:09:00Z">
                  <w:rPr>
                    <w:rStyle w:val="Hyperlink"/>
                    <w:noProof/>
                  </w:rPr>
                </w:rPrChange>
              </w:rPr>
              <w:delText>7.2.5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73" w:author="jonathan pritchard" w:date="2026-04-02T15:09:00Z" w16du:dateUtc="2026-04-02T14:09:00Z">
                  <w:rPr>
                    <w:rStyle w:val="Hyperlink"/>
                    <w:noProof/>
                  </w:rPr>
                </w:rPrChange>
              </w:rPr>
              <w:delText>Line styles</w:delText>
            </w:r>
            <w:r w:rsidDel="00E229A9">
              <w:rPr>
                <w:noProof/>
                <w:webHidden/>
              </w:rPr>
              <w:tab/>
              <w:delText>16</w:delText>
            </w:r>
          </w:del>
        </w:p>
        <w:p w14:paraId="57938EB2" w14:textId="752FB1A0" w:rsidR="00644DBC" w:rsidDel="00E229A9" w:rsidRDefault="00644DBC">
          <w:pPr>
            <w:pStyle w:val="TOC3"/>
            <w:rPr>
              <w:del w:id="77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75" w:author="jonathan pritchard" w:date="2026-04-02T15:09:00Z" w16du:dateUtc="2026-04-02T14:09:00Z">
            <w:r w:rsidRPr="00E229A9" w:rsidDel="00E229A9">
              <w:rPr>
                <w:rPrChange w:id="776" w:author="jonathan pritchard" w:date="2026-04-02T15:09:00Z" w16du:dateUtc="2026-04-02T14:09:00Z">
                  <w:rPr>
                    <w:rStyle w:val="Hyperlink"/>
                    <w:noProof/>
                  </w:rPr>
                </w:rPrChange>
              </w:rPr>
              <w:delText>7.2.6</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77" w:author="jonathan pritchard" w:date="2026-04-02T15:09:00Z" w16du:dateUtc="2026-04-02T14:09:00Z">
                  <w:rPr>
                    <w:rStyle w:val="Hyperlink"/>
                    <w:noProof/>
                  </w:rPr>
                </w:rPrChange>
              </w:rPr>
              <w:delText>Portrayal of Shared Edges.</w:delText>
            </w:r>
            <w:r w:rsidDel="00E229A9">
              <w:rPr>
                <w:noProof/>
                <w:webHidden/>
              </w:rPr>
              <w:tab/>
              <w:delText>16</w:delText>
            </w:r>
          </w:del>
        </w:p>
        <w:p w14:paraId="52D624F8" w14:textId="00723DCB" w:rsidR="00644DBC" w:rsidDel="00E229A9" w:rsidRDefault="00644DBC">
          <w:pPr>
            <w:pStyle w:val="TOC3"/>
            <w:rPr>
              <w:del w:id="77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79" w:author="jonathan pritchard" w:date="2026-04-02T15:09:00Z" w16du:dateUtc="2026-04-02T14:09:00Z">
            <w:r w:rsidRPr="00E229A9" w:rsidDel="00E229A9">
              <w:rPr>
                <w:rPrChange w:id="780" w:author="jonathan pritchard" w:date="2026-04-02T15:09:00Z" w16du:dateUtc="2026-04-02T14:09:00Z">
                  <w:rPr>
                    <w:rStyle w:val="Hyperlink"/>
                    <w:noProof/>
                  </w:rPr>
                </w:rPrChange>
              </w:rPr>
              <w:delText>7.2.7</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81" w:author="jonathan pritchard" w:date="2026-04-02T15:09:00Z" w16du:dateUtc="2026-04-02T14:09:00Z">
                  <w:rPr>
                    <w:rStyle w:val="Hyperlink"/>
                    <w:noProof/>
                  </w:rPr>
                </w:rPrChange>
              </w:rPr>
              <w:delText>Text</w:delText>
            </w:r>
            <w:r w:rsidDel="00E229A9">
              <w:rPr>
                <w:noProof/>
                <w:webHidden/>
              </w:rPr>
              <w:tab/>
              <w:delText>17</w:delText>
            </w:r>
          </w:del>
        </w:p>
        <w:p w14:paraId="7C5523EB" w14:textId="10707E37" w:rsidR="00644DBC" w:rsidDel="00E229A9" w:rsidRDefault="00644DBC">
          <w:pPr>
            <w:pStyle w:val="TOC3"/>
            <w:rPr>
              <w:del w:id="78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83" w:author="jonathan pritchard" w:date="2026-04-02T15:09:00Z" w16du:dateUtc="2026-04-02T14:09:00Z">
            <w:r w:rsidRPr="00E229A9" w:rsidDel="00E229A9">
              <w:rPr>
                <w:rPrChange w:id="784" w:author="jonathan pritchard" w:date="2026-04-02T15:09:00Z" w16du:dateUtc="2026-04-02T14:09:00Z">
                  <w:rPr>
                    <w:rStyle w:val="Hyperlink"/>
                    <w:noProof/>
                  </w:rPr>
                </w:rPrChange>
              </w:rPr>
              <w:delText>7.2.8</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85" w:author="jonathan pritchard" w:date="2026-04-02T15:09:00Z" w16du:dateUtc="2026-04-02T14:09:00Z">
                  <w:rPr>
                    <w:rStyle w:val="Hyperlink"/>
                    <w:noProof/>
                  </w:rPr>
                </w:rPrChange>
              </w:rPr>
              <w:delText>Style sheets</w:delText>
            </w:r>
            <w:r w:rsidDel="00E229A9">
              <w:rPr>
                <w:noProof/>
                <w:webHidden/>
              </w:rPr>
              <w:tab/>
              <w:delText>17</w:delText>
            </w:r>
          </w:del>
        </w:p>
        <w:p w14:paraId="694FE8CD" w14:textId="11AFEA1E" w:rsidR="00644DBC" w:rsidDel="00E229A9" w:rsidRDefault="00644DBC">
          <w:pPr>
            <w:pStyle w:val="TOC3"/>
            <w:rPr>
              <w:del w:id="78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87" w:author="jonathan pritchard" w:date="2026-04-02T15:09:00Z" w16du:dateUtc="2026-04-02T14:09:00Z">
            <w:r w:rsidRPr="00E229A9" w:rsidDel="00E229A9">
              <w:rPr>
                <w:rPrChange w:id="788" w:author="jonathan pritchard" w:date="2026-04-02T15:09:00Z" w16du:dateUtc="2026-04-02T14:09:00Z">
                  <w:rPr>
                    <w:rStyle w:val="Hyperlink"/>
                    <w:noProof/>
                  </w:rPr>
                </w:rPrChange>
              </w:rPr>
              <w:delText>7.2.9</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89" w:author="jonathan pritchard" w:date="2026-04-02T15:09:00Z" w16du:dateUtc="2026-04-02T14:09:00Z">
                  <w:rPr>
                    <w:rStyle w:val="Hyperlink"/>
                    <w:noProof/>
                  </w:rPr>
                </w:rPrChange>
              </w:rPr>
              <w:delText>Display planes</w:delText>
            </w:r>
            <w:r w:rsidDel="00E229A9">
              <w:rPr>
                <w:noProof/>
                <w:webHidden/>
              </w:rPr>
              <w:tab/>
              <w:delText>17</w:delText>
            </w:r>
          </w:del>
        </w:p>
        <w:p w14:paraId="39A2F92F" w14:textId="1020DE90" w:rsidR="00644DBC" w:rsidDel="00E229A9" w:rsidRDefault="00644DBC">
          <w:pPr>
            <w:pStyle w:val="TOC3"/>
            <w:rPr>
              <w:del w:id="79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91" w:author="jonathan pritchard" w:date="2026-04-02T15:09:00Z" w16du:dateUtc="2026-04-02T14:09:00Z">
            <w:r w:rsidRPr="00E229A9" w:rsidDel="00E229A9">
              <w:rPr>
                <w:rPrChange w:id="792" w:author="jonathan pritchard" w:date="2026-04-02T15:09:00Z" w16du:dateUtc="2026-04-02T14:09:00Z">
                  <w:rPr>
                    <w:rStyle w:val="Hyperlink"/>
                    <w:noProof/>
                  </w:rPr>
                </w:rPrChange>
              </w:rPr>
              <w:delText>7.2.10</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93" w:author="jonathan pritchard" w:date="2026-04-02T15:09:00Z" w16du:dateUtc="2026-04-02T14:09:00Z">
                  <w:rPr>
                    <w:rStyle w:val="Hyperlink"/>
                    <w:noProof/>
                  </w:rPr>
                </w:rPrChange>
              </w:rPr>
              <w:delText>Display (drawing) priorities</w:delText>
            </w:r>
            <w:r w:rsidDel="00E229A9">
              <w:rPr>
                <w:noProof/>
                <w:webHidden/>
              </w:rPr>
              <w:tab/>
              <w:delText>18</w:delText>
            </w:r>
          </w:del>
        </w:p>
        <w:p w14:paraId="3C3E4B74" w14:textId="7705ABF3" w:rsidR="00644DBC" w:rsidDel="00E229A9" w:rsidRDefault="00644DBC">
          <w:pPr>
            <w:pStyle w:val="TOC3"/>
            <w:rPr>
              <w:del w:id="79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95" w:author="jonathan pritchard" w:date="2026-04-02T15:09:00Z" w16du:dateUtc="2026-04-02T14:09:00Z">
            <w:r w:rsidRPr="00E229A9" w:rsidDel="00E229A9">
              <w:rPr>
                <w:rPrChange w:id="796" w:author="jonathan pritchard" w:date="2026-04-02T15:09:00Z" w16du:dateUtc="2026-04-02T14:09:00Z">
                  <w:rPr>
                    <w:rStyle w:val="Hyperlink"/>
                    <w:noProof/>
                  </w:rPr>
                </w:rPrChange>
              </w:rPr>
              <w:delText>7.2.11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797" w:author="jonathan pritchard" w:date="2026-04-02T15:09:00Z" w16du:dateUtc="2026-04-02T14:09:00Z">
                  <w:rPr>
                    <w:rStyle w:val="Hyperlink"/>
                    <w:noProof/>
                  </w:rPr>
                </w:rPrChange>
              </w:rPr>
              <w:delText>Viewing groups</w:delText>
            </w:r>
            <w:r w:rsidDel="00E229A9">
              <w:rPr>
                <w:noProof/>
                <w:webHidden/>
              </w:rPr>
              <w:tab/>
              <w:delText>18</w:delText>
            </w:r>
          </w:del>
        </w:p>
        <w:p w14:paraId="3CE170A4" w14:textId="20B1FBD2" w:rsidR="00644DBC" w:rsidDel="00E229A9" w:rsidRDefault="00644DBC">
          <w:pPr>
            <w:pStyle w:val="TOC3"/>
            <w:rPr>
              <w:del w:id="79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799" w:author="jonathan pritchard" w:date="2026-04-02T15:09:00Z" w16du:dateUtc="2026-04-02T14:09:00Z">
            <w:r w:rsidRPr="00E229A9" w:rsidDel="00E229A9">
              <w:rPr>
                <w:rPrChange w:id="800" w:author="jonathan pritchard" w:date="2026-04-02T15:09:00Z" w16du:dateUtc="2026-04-02T14:09:00Z">
                  <w:rPr>
                    <w:rStyle w:val="Hyperlink"/>
                    <w:noProof/>
                  </w:rPr>
                </w:rPrChange>
              </w:rPr>
              <w:delText>7.2.12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01" w:author="jonathan pritchard" w:date="2026-04-02T15:09:00Z" w16du:dateUtc="2026-04-02T14:09:00Z">
                  <w:rPr>
                    <w:rStyle w:val="Hyperlink"/>
                    <w:noProof/>
                  </w:rPr>
                </w:rPrChange>
              </w:rPr>
              <w:delText>Viewing group layers</w:delText>
            </w:r>
            <w:r w:rsidDel="00E229A9">
              <w:rPr>
                <w:noProof/>
                <w:webHidden/>
              </w:rPr>
              <w:tab/>
              <w:delText>18</w:delText>
            </w:r>
          </w:del>
        </w:p>
        <w:p w14:paraId="2FAB12B4" w14:textId="0F0CFF7D" w:rsidR="00644DBC" w:rsidDel="00E229A9" w:rsidRDefault="00644DBC">
          <w:pPr>
            <w:pStyle w:val="TOC3"/>
            <w:rPr>
              <w:del w:id="80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03" w:author="jonathan pritchard" w:date="2026-04-02T15:09:00Z" w16du:dateUtc="2026-04-02T14:09:00Z">
            <w:r w:rsidRPr="00E229A9" w:rsidDel="00E229A9">
              <w:rPr>
                <w:rPrChange w:id="804" w:author="jonathan pritchard" w:date="2026-04-02T15:09:00Z" w16du:dateUtc="2026-04-02T14:09:00Z">
                  <w:rPr>
                    <w:rStyle w:val="Hyperlink"/>
                    <w:noProof/>
                  </w:rPr>
                </w:rPrChange>
              </w:rPr>
              <w:delText>7.2.13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05" w:author="jonathan pritchard" w:date="2026-04-02T15:09:00Z" w16du:dateUtc="2026-04-02T14:09:00Z">
                  <w:rPr>
                    <w:rStyle w:val="Hyperlink"/>
                    <w:noProof/>
                  </w:rPr>
                </w:rPrChange>
              </w:rPr>
              <w:delText>Display modes</w:delText>
            </w:r>
            <w:r w:rsidDel="00E229A9">
              <w:rPr>
                <w:noProof/>
                <w:webHidden/>
              </w:rPr>
              <w:tab/>
              <w:delText>18</w:delText>
            </w:r>
          </w:del>
        </w:p>
        <w:p w14:paraId="50F95609" w14:textId="1C2A48F5" w:rsidR="00644DBC" w:rsidDel="00E229A9" w:rsidRDefault="00644DBC">
          <w:pPr>
            <w:pStyle w:val="TOC3"/>
            <w:rPr>
              <w:del w:id="80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07" w:author="jonathan pritchard" w:date="2026-04-02T15:09:00Z" w16du:dateUtc="2026-04-02T14:09:00Z">
            <w:r w:rsidRPr="00E229A9" w:rsidDel="00E229A9">
              <w:rPr>
                <w:rPrChange w:id="808" w:author="jonathan pritchard" w:date="2026-04-02T15:09:00Z" w16du:dateUtc="2026-04-02T14:09:00Z">
                  <w:rPr>
                    <w:rStyle w:val="Hyperlink"/>
                    <w:noProof/>
                  </w:rPr>
                </w:rPrChange>
              </w:rPr>
              <w:delText>7.2.14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09" w:author="jonathan pritchard" w:date="2026-04-02T15:09:00Z" w16du:dateUtc="2026-04-02T14:09:00Z">
                  <w:rPr>
                    <w:rStyle w:val="Hyperlink"/>
                    <w:noProof/>
                  </w:rPr>
                </w:rPrChange>
              </w:rPr>
              <w:delText>Rules</w:delText>
            </w:r>
            <w:r w:rsidDel="00E229A9">
              <w:rPr>
                <w:noProof/>
                <w:webHidden/>
              </w:rPr>
              <w:tab/>
              <w:delText>18</w:delText>
            </w:r>
          </w:del>
        </w:p>
        <w:p w14:paraId="08667E86" w14:textId="258AB471" w:rsidR="00644DBC" w:rsidDel="00E229A9" w:rsidRDefault="00644DBC">
          <w:pPr>
            <w:pStyle w:val="TOC3"/>
            <w:rPr>
              <w:del w:id="81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11" w:author="jonathan pritchard" w:date="2026-04-02T15:09:00Z" w16du:dateUtc="2026-04-02T14:09:00Z">
            <w:r w:rsidRPr="00E229A9" w:rsidDel="00E229A9">
              <w:rPr>
                <w:rPrChange w:id="812" w:author="jonathan pritchard" w:date="2026-04-02T15:09:00Z" w16du:dateUtc="2026-04-02T14:09:00Z">
                  <w:rPr>
                    <w:rStyle w:val="Hyperlink"/>
                    <w:noProof/>
                  </w:rPr>
                </w:rPrChange>
              </w:rPr>
              <w:delText>7.2.15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13" w:author="jonathan pritchard" w:date="2026-04-02T15:09:00Z" w16du:dateUtc="2026-04-02T14:09:00Z">
                  <w:rPr>
                    <w:rStyle w:val="Hyperlink"/>
                    <w:noProof/>
                  </w:rPr>
                </w:rPrChange>
              </w:rPr>
              <w:delText>Context</w:delText>
            </w:r>
            <w:r w:rsidDel="00E229A9">
              <w:rPr>
                <w:noProof/>
                <w:webHidden/>
              </w:rPr>
              <w:tab/>
              <w:delText>18</w:delText>
            </w:r>
          </w:del>
        </w:p>
        <w:p w14:paraId="5F1099B1" w14:textId="3F32A83E" w:rsidR="00644DBC" w:rsidDel="00E229A9" w:rsidRDefault="00644DBC">
          <w:pPr>
            <w:pStyle w:val="TOC3"/>
            <w:rPr>
              <w:del w:id="81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15" w:author="jonathan pritchard" w:date="2026-04-02T15:09:00Z" w16du:dateUtc="2026-04-02T14:09:00Z">
            <w:r w:rsidRPr="00E229A9" w:rsidDel="00E229A9">
              <w:rPr>
                <w:rPrChange w:id="816" w:author="jonathan pritchard" w:date="2026-04-02T15:09:00Z" w16du:dateUtc="2026-04-02T14:09:00Z">
                  <w:rPr>
                    <w:rStyle w:val="Hyperlink"/>
                    <w:noProof/>
                  </w:rPr>
                </w:rPrChange>
              </w:rPr>
              <w:delText>7.2.16</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17" w:author="jonathan pritchard" w:date="2026-04-02T15:09:00Z" w16du:dateUtc="2026-04-02T14:09:00Z">
                  <w:rPr>
                    <w:rStyle w:val="Hyperlink"/>
                    <w:noProof/>
                  </w:rPr>
                </w:rPrChange>
              </w:rPr>
              <w:delText>Validity times</w:delText>
            </w:r>
            <w:r w:rsidDel="00E229A9">
              <w:rPr>
                <w:noProof/>
                <w:webHidden/>
              </w:rPr>
              <w:tab/>
              <w:delText>18</w:delText>
            </w:r>
          </w:del>
        </w:p>
        <w:p w14:paraId="1AE5124A" w14:textId="2342674B" w:rsidR="00644DBC" w:rsidDel="00E229A9" w:rsidRDefault="00644DBC">
          <w:pPr>
            <w:pStyle w:val="TOC2"/>
            <w:rPr>
              <w:del w:id="81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19" w:author="jonathan pritchard" w:date="2026-04-02T15:09:00Z" w16du:dateUtc="2026-04-02T14:09:00Z">
            <w:r w:rsidRPr="00E229A9" w:rsidDel="00E229A9">
              <w:rPr>
                <w:rPrChange w:id="820" w:author="jonathan pritchard" w:date="2026-04-02T15:09:00Z" w16du:dateUtc="2026-04-02T14:09:00Z">
                  <w:rPr>
                    <w:rStyle w:val="Hyperlink"/>
                    <w:noProof/>
                  </w:rPr>
                </w:rPrChange>
              </w:rPr>
              <w:delText>7.3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21" w:author="jonathan pritchard" w:date="2026-04-02T15:09:00Z" w16du:dateUtc="2026-04-02T14:09:00Z">
                  <w:rPr>
                    <w:rStyle w:val="Hyperlink"/>
                    <w:noProof/>
                  </w:rPr>
                </w:rPrChange>
              </w:rPr>
              <w:delText>The Alerts and Indications Catalogue</w:delText>
            </w:r>
            <w:r w:rsidDel="00E229A9">
              <w:rPr>
                <w:noProof/>
                <w:webHidden/>
              </w:rPr>
              <w:tab/>
              <w:delText>18</w:delText>
            </w:r>
          </w:del>
        </w:p>
        <w:p w14:paraId="60FB6571" w14:textId="5DDE0F25" w:rsidR="00644DBC" w:rsidDel="00E229A9" w:rsidRDefault="00644DBC">
          <w:pPr>
            <w:pStyle w:val="TOC1"/>
            <w:rPr>
              <w:del w:id="82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823" w:author="jonathan pritchard" w:date="2026-04-02T15:09:00Z" w16du:dateUtc="2026-04-02T14:09:00Z">
            <w:r w:rsidRPr="00E229A9" w:rsidDel="00E229A9">
              <w:rPr>
                <w:rPrChange w:id="824" w:author="jonathan pritchard" w:date="2026-04-02T15:09:00Z" w16du:dateUtc="2026-04-02T14:09:00Z">
                  <w:rPr>
                    <w:rStyle w:val="Hyperlink"/>
                    <w:noProof/>
                  </w:rPr>
                </w:rPrChange>
              </w:rPr>
              <w:delText>8</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825" w:author="jonathan pritchard" w:date="2026-04-02T15:09:00Z" w16du:dateUtc="2026-04-02T14:09:00Z">
                  <w:rPr>
                    <w:rStyle w:val="Hyperlink"/>
                    <w:noProof/>
                  </w:rPr>
                </w:rPrChange>
              </w:rPr>
              <w:delText>Display Organisation and Operation</w:delText>
            </w:r>
            <w:r w:rsidDel="00E229A9">
              <w:rPr>
                <w:noProof/>
                <w:webHidden/>
              </w:rPr>
              <w:tab/>
              <w:delText>19</w:delText>
            </w:r>
          </w:del>
        </w:p>
        <w:p w14:paraId="276F819C" w14:textId="15F335FC" w:rsidR="00644DBC" w:rsidDel="00E229A9" w:rsidRDefault="00644DBC">
          <w:pPr>
            <w:pStyle w:val="TOC2"/>
            <w:rPr>
              <w:del w:id="82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27" w:author="jonathan pritchard" w:date="2026-04-02T15:09:00Z" w16du:dateUtc="2026-04-02T14:09:00Z">
            <w:r w:rsidRPr="00E229A9" w:rsidDel="00E229A9">
              <w:rPr>
                <w:rPrChange w:id="828" w:author="jonathan pritchard" w:date="2026-04-02T15:09:00Z" w16du:dateUtc="2026-04-02T14:09:00Z">
                  <w:rPr>
                    <w:rStyle w:val="Hyperlink"/>
                    <w:noProof/>
                  </w:rPr>
                </w:rPrChange>
              </w:rPr>
              <w:delText>8.1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29" w:author="jonathan pritchard" w:date="2026-04-02T15:09:00Z" w16du:dateUtc="2026-04-02T14:09:00Z">
                  <w:rPr>
                    <w:rStyle w:val="Hyperlink"/>
                    <w:noProof/>
                  </w:rPr>
                </w:rPrChange>
              </w:rPr>
              <w:delText>Display of non-S-100 information</w:delText>
            </w:r>
            <w:r w:rsidDel="00E229A9">
              <w:rPr>
                <w:noProof/>
                <w:webHidden/>
              </w:rPr>
              <w:tab/>
              <w:delText>19</w:delText>
            </w:r>
          </w:del>
        </w:p>
        <w:p w14:paraId="7BCC042D" w14:textId="6AA597D4" w:rsidR="00644DBC" w:rsidDel="00E229A9" w:rsidRDefault="00644DBC">
          <w:pPr>
            <w:pStyle w:val="TOC3"/>
            <w:rPr>
              <w:del w:id="83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31" w:author="jonathan pritchard" w:date="2026-04-02T15:09:00Z" w16du:dateUtc="2026-04-02T14:09:00Z">
            <w:r w:rsidRPr="00E229A9" w:rsidDel="00E229A9">
              <w:rPr>
                <w:rPrChange w:id="832" w:author="jonathan pritchard" w:date="2026-04-02T15:09:00Z" w16du:dateUtc="2026-04-02T14:09:00Z">
                  <w:rPr>
                    <w:rStyle w:val="Hyperlink"/>
                    <w:noProof/>
                  </w:rPr>
                </w:rPrChange>
              </w:rPr>
              <w:delText>8.1.1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33" w:author="jonathan pritchard" w:date="2026-04-02T15:09:00Z" w16du:dateUtc="2026-04-02T14:09:00Z">
                  <w:rPr>
                    <w:rStyle w:val="Hyperlink"/>
                    <w:noProof/>
                  </w:rPr>
                </w:rPrChange>
              </w:rPr>
              <w:delText>Distinguishing between official S-100 data and additional data</w:delText>
            </w:r>
            <w:r w:rsidDel="00E229A9">
              <w:rPr>
                <w:noProof/>
                <w:webHidden/>
              </w:rPr>
              <w:tab/>
              <w:delText>19</w:delText>
            </w:r>
          </w:del>
        </w:p>
        <w:p w14:paraId="5CC92FA0" w14:textId="0107AC6A" w:rsidR="00644DBC" w:rsidDel="00E229A9" w:rsidRDefault="00644DBC">
          <w:pPr>
            <w:pStyle w:val="TOC3"/>
            <w:rPr>
              <w:del w:id="83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35" w:author="jonathan pritchard" w:date="2026-04-02T15:09:00Z" w16du:dateUtc="2026-04-02T14:09:00Z">
            <w:r w:rsidRPr="00E229A9" w:rsidDel="00E229A9">
              <w:rPr>
                <w:rPrChange w:id="836" w:author="jonathan pritchard" w:date="2026-04-02T15:09:00Z" w16du:dateUtc="2026-04-02T14:09:00Z">
                  <w:rPr>
                    <w:rStyle w:val="Hyperlink"/>
                    <w:noProof/>
                  </w:rPr>
                </w:rPrChange>
              </w:rPr>
              <w:delText>8.1.2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37" w:author="jonathan pritchard" w:date="2026-04-02T15:09:00Z" w16du:dateUtc="2026-04-02T14:09:00Z">
                  <w:rPr>
                    <w:rStyle w:val="Hyperlink"/>
                    <w:noProof/>
                  </w:rPr>
                </w:rPrChange>
              </w:rPr>
              <w:delText>Supplemental display items</w:delText>
            </w:r>
            <w:r w:rsidDel="00E229A9">
              <w:rPr>
                <w:noProof/>
                <w:webHidden/>
              </w:rPr>
              <w:tab/>
              <w:delText>20</w:delText>
            </w:r>
          </w:del>
        </w:p>
        <w:p w14:paraId="2D3501F1" w14:textId="7F2CE5FA" w:rsidR="00644DBC" w:rsidDel="00E229A9" w:rsidRDefault="00644DBC">
          <w:pPr>
            <w:pStyle w:val="TOC3"/>
            <w:rPr>
              <w:del w:id="83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39" w:author="jonathan pritchard" w:date="2026-04-02T15:09:00Z" w16du:dateUtc="2026-04-02T14:09:00Z">
            <w:r w:rsidRPr="00E229A9" w:rsidDel="00E229A9">
              <w:rPr>
                <w:rPrChange w:id="840" w:author="jonathan pritchard" w:date="2026-04-02T15:09:00Z" w16du:dateUtc="2026-04-02T14:09:00Z">
                  <w:rPr>
                    <w:rStyle w:val="Hyperlink"/>
                    <w:noProof/>
                  </w:rPr>
                </w:rPrChange>
              </w:rPr>
              <w:delText>8.1.3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41" w:author="jonathan pritchard" w:date="2026-04-02T15:09:00Z" w16du:dateUtc="2026-04-02T14:09:00Z">
                  <w:rPr>
                    <w:rStyle w:val="Hyperlink"/>
                    <w:noProof/>
                  </w:rPr>
                </w:rPrChange>
              </w:rPr>
              <w:delText>Navigational Warning functions</w:delText>
            </w:r>
            <w:r w:rsidDel="00E229A9">
              <w:rPr>
                <w:noProof/>
                <w:webHidden/>
              </w:rPr>
              <w:tab/>
              <w:delText>20</w:delText>
            </w:r>
          </w:del>
        </w:p>
        <w:p w14:paraId="659834D8" w14:textId="148DDE3F" w:rsidR="00644DBC" w:rsidDel="00E229A9" w:rsidRDefault="00644DBC">
          <w:pPr>
            <w:pStyle w:val="TOC3"/>
            <w:rPr>
              <w:del w:id="84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43" w:author="jonathan pritchard" w:date="2026-04-02T15:09:00Z" w16du:dateUtc="2026-04-02T14:09:00Z">
            <w:r w:rsidRPr="00E229A9" w:rsidDel="00E229A9">
              <w:rPr>
                <w:rPrChange w:id="844" w:author="jonathan pritchard" w:date="2026-04-02T15:09:00Z" w16du:dateUtc="2026-04-02T14:09:00Z">
                  <w:rPr>
                    <w:rStyle w:val="Hyperlink"/>
                    <w:noProof/>
                  </w:rPr>
                </w:rPrChange>
              </w:rPr>
              <w:delText>8.1.4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45" w:author="jonathan pritchard" w:date="2026-04-02T15:09:00Z" w16du:dateUtc="2026-04-02T14:09:00Z">
                  <w:rPr>
                    <w:rStyle w:val="Hyperlink"/>
                    <w:noProof/>
                  </w:rPr>
                </w:rPrChange>
              </w:rPr>
              <w:delText>Legend</w:delText>
            </w:r>
            <w:r w:rsidDel="00E229A9">
              <w:rPr>
                <w:noProof/>
                <w:webHidden/>
              </w:rPr>
              <w:tab/>
              <w:delText>20</w:delText>
            </w:r>
          </w:del>
        </w:p>
        <w:p w14:paraId="1B302873" w14:textId="71EE3547" w:rsidR="00644DBC" w:rsidDel="00E229A9" w:rsidRDefault="00644DBC">
          <w:pPr>
            <w:pStyle w:val="TOC2"/>
            <w:rPr>
              <w:del w:id="84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47" w:author="jonathan pritchard" w:date="2026-04-02T15:09:00Z" w16du:dateUtc="2026-04-02T14:09:00Z">
            <w:r w:rsidRPr="00E229A9" w:rsidDel="00E229A9">
              <w:rPr>
                <w:rPrChange w:id="848" w:author="jonathan pritchard" w:date="2026-04-02T15:09:00Z" w16du:dateUtc="2026-04-02T14:09:00Z">
                  <w:rPr>
                    <w:rStyle w:val="Hyperlink"/>
                    <w:noProof/>
                  </w:rPr>
                </w:rPrChange>
              </w:rPr>
              <w:delText>8.2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49" w:author="jonathan pritchard" w:date="2026-04-02T15:09:00Z" w16du:dateUtc="2026-04-02T14:09:00Z">
                  <w:rPr>
                    <w:rStyle w:val="Hyperlink"/>
                    <w:noProof/>
                  </w:rPr>
                </w:rPrChange>
              </w:rPr>
              <w:delText>Priority of information [Informative]</w:delText>
            </w:r>
            <w:r w:rsidDel="00E229A9">
              <w:rPr>
                <w:noProof/>
                <w:webHidden/>
              </w:rPr>
              <w:tab/>
              <w:delText>20</w:delText>
            </w:r>
          </w:del>
        </w:p>
        <w:p w14:paraId="218C7F6C" w14:textId="7E144A6A" w:rsidR="00644DBC" w:rsidDel="00E229A9" w:rsidRDefault="00644DBC">
          <w:pPr>
            <w:pStyle w:val="TOC3"/>
            <w:rPr>
              <w:del w:id="85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51" w:author="jonathan pritchard" w:date="2026-04-02T15:09:00Z" w16du:dateUtc="2026-04-02T14:09:00Z">
            <w:r w:rsidRPr="00E229A9" w:rsidDel="00E229A9">
              <w:rPr>
                <w:rPrChange w:id="852" w:author="jonathan pritchard" w:date="2026-04-02T15:09:00Z" w16du:dateUtc="2026-04-02T14:09:00Z">
                  <w:rPr>
                    <w:rStyle w:val="Hyperlink"/>
                    <w:noProof/>
                  </w:rPr>
                </w:rPrChange>
              </w:rPr>
              <w:delText>8.2.1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53" w:author="jonathan pritchard" w:date="2026-04-02T15:09:00Z" w16du:dateUtc="2026-04-02T14:09:00Z">
                  <w:rPr>
                    <w:rStyle w:val="Hyperlink"/>
                    <w:noProof/>
                  </w:rPr>
                </w:rPrChange>
              </w:rPr>
              <w:delText>Priority layers</w:delText>
            </w:r>
            <w:r w:rsidDel="00E229A9">
              <w:rPr>
                <w:noProof/>
                <w:webHidden/>
              </w:rPr>
              <w:tab/>
              <w:delText>20</w:delText>
            </w:r>
          </w:del>
        </w:p>
        <w:p w14:paraId="26011C31" w14:textId="5E1FEDEE" w:rsidR="00644DBC" w:rsidDel="00E229A9" w:rsidRDefault="00644DBC">
          <w:pPr>
            <w:pStyle w:val="TOC3"/>
            <w:rPr>
              <w:del w:id="85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55" w:author="jonathan pritchard" w:date="2026-04-02T15:09:00Z" w16du:dateUtc="2026-04-02T14:09:00Z">
            <w:r w:rsidRPr="00E229A9" w:rsidDel="00E229A9">
              <w:rPr>
                <w:rPrChange w:id="856" w:author="jonathan pritchard" w:date="2026-04-02T15:09:00Z" w16du:dateUtc="2026-04-02T14:09:00Z">
                  <w:rPr>
                    <w:rStyle w:val="Hyperlink"/>
                    <w:noProof/>
                  </w:rPr>
                </w:rPrChange>
              </w:rPr>
              <w:delText>8.2.2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57" w:author="jonathan pritchard" w:date="2026-04-02T15:09:00Z" w16du:dateUtc="2026-04-02T14:09:00Z">
                  <w:rPr>
                    <w:rStyle w:val="Hyperlink"/>
                    <w:noProof/>
                  </w:rPr>
                </w:rPrChange>
              </w:rPr>
              <w:delText>Radar priority</w:delText>
            </w:r>
            <w:r w:rsidDel="00E229A9">
              <w:rPr>
                <w:noProof/>
                <w:webHidden/>
              </w:rPr>
              <w:tab/>
              <w:delText>21</w:delText>
            </w:r>
          </w:del>
        </w:p>
        <w:p w14:paraId="13A341FF" w14:textId="723EF989" w:rsidR="00644DBC" w:rsidDel="00E229A9" w:rsidRDefault="00644DBC">
          <w:pPr>
            <w:pStyle w:val="TOC2"/>
            <w:rPr>
              <w:del w:id="85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59" w:author="jonathan pritchard" w:date="2026-04-02T15:09:00Z" w16du:dateUtc="2026-04-02T14:09:00Z">
            <w:r w:rsidRPr="00E229A9" w:rsidDel="00E229A9">
              <w:rPr>
                <w:rPrChange w:id="860" w:author="jonathan pritchard" w:date="2026-04-02T15:09:00Z" w16du:dateUtc="2026-04-02T14:09:00Z">
                  <w:rPr>
                    <w:rStyle w:val="Hyperlink"/>
                    <w:noProof/>
                  </w:rPr>
                </w:rPrChange>
              </w:rPr>
              <w:delText>8.3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61" w:author="jonathan pritchard" w:date="2026-04-02T15:09:00Z" w16du:dateUtc="2026-04-02T14:09:00Z">
                  <w:rPr>
                    <w:rStyle w:val="Hyperlink"/>
                    <w:noProof/>
                  </w:rPr>
                </w:rPrChange>
              </w:rPr>
              <w:delText>Displaying ECDIS updates</w:delText>
            </w:r>
            <w:r w:rsidDel="00E229A9">
              <w:rPr>
                <w:noProof/>
                <w:webHidden/>
              </w:rPr>
              <w:tab/>
              <w:delText>21</w:delText>
            </w:r>
          </w:del>
        </w:p>
        <w:p w14:paraId="79277DF8" w14:textId="5792DC31" w:rsidR="00644DBC" w:rsidDel="00E229A9" w:rsidRDefault="00644DBC">
          <w:pPr>
            <w:pStyle w:val="TOC2"/>
            <w:rPr>
              <w:del w:id="86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63" w:author="jonathan pritchard" w:date="2026-04-02T15:09:00Z" w16du:dateUtc="2026-04-02T14:09:00Z">
            <w:r w:rsidRPr="00E229A9" w:rsidDel="00E229A9">
              <w:rPr>
                <w:rPrChange w:id="864" w:author="jonathan pritchard" w:date="2026-04-02T15:09:00Z" w16du:dateUtc="2026-04-02T14:09:00Z">
                  <w:rPr>
                    <w:rStyle w:val="Hyperlink"/>
                    <w:noProof/>
                  </w:rPr>
                </w:rPrChange>
              </w:rPr>
              <w:delText>8.4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65" w:author="jonathan pritchard" w:date="2026-04-02T15:09:00Z" w16du:dateUtc="2026-04-02T14:09:00Z">
                  <w:rPr>
                    <w:rStyle w:val="Hyperlink"/>
                    <w:noProof/>
                  </w:rPr>
                </w:rPrChange>
              </w:rPr>
              <w:delText>Display functions</w:delText>
            </w:r>
            <w:r w:rsidDel="00E229A9">
              <w:rPr>
                <w:noProof/>
                <w:webHidden/>
              </w:rPr>
              <w:tab/>
              <w:delText>21</w:delText>
            </w:r>
          </w:del>
        </w:p>
        <w:p w14:paraId="7B1884FB" w14:textId="452DF591" w:rsidR="00644DBC" w:rsidDel="00E229A9" w:rsidRDefault="00644DBC">
          <w:pPr>
            <w:pStyle w:val="TOC1"/>
            <w:rPr>
              <w:del w:id="86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867" w:author="jonathan pritchard" w:date="2026-04-02T15:09:00Z" w16du:dateUtc="2026-04-02T14:09:00Z">
            <w:r w:rsidRPr="00E229A9" w:rsidDel="00E229A9">
              <w:rPr>
                <w:rPrChange w:id="868" w:author="jonathan pritchard" w:date="2026-04-02T15:09:00Z" w16du:dateUtc="2026-04-02T14:09:00Z">
                  <w:rPr>
                    <w:rStyle w:val="Hyperlink"/>
                    <w:noProof/>
                  </w:rPr>
                </w:rPrChange>
              </w:rPr>
              <w:delText>9</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869" w:author="jonathan pritchard" w:date="2026-04-02T15:09:00Z" w16du:dateUtc="2026-04-02T14:09:00Z">
                  <w:rPr>
                    <w:rStyle w:val="Hyperlink"/>
                    <w:noProof/>
                  </w:rPr>
                </w:rPrChange>
              </w:rPr>
              <w:delText>General Rules for Symbols and Text</w:delText>
            </w:r>
            <w:r w:rsidDel="00E229A9">
              <w:rPr>
                <w:noProof/>
                <w:webHidden/>
              </w:rPr>
              <w:tab/>
              <w:delText>21</w:delText>
            </w:r>
          </w:del>
        </w:p>
        <w:p w14:paraId="76B294FB" w14:textId="4C8181B6" w:rsidR="00644DBC" w:rsidDel="00E229A9" w:rsidRDefault="00644DBC">
          <w:pPr>
            <w:pStyle w:val="TOC2"/>
            <w:rPr>
              <w:del w:id="87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71" w:author="jonathan pritchard" w:date="2026-04-02T15:09:00Z" w16du:dateUtc="2026-04-02T14:09:00Z">
            <w:r w:rsidRPr="00E229A9" w:rsidDel="00E229A9">
              <w:rPr>
                <w:rPrChange w:id="872" w:author="jonathan pritchard" w:date="2026-04-02T15:09:00Z" w16du:dateUtc="2026-04-02T14:09:00Z">
                  <w:rPr>
                    <w:rStyle w:val="Hyperlink"/>
                    <w:noProof/>
                  </w:rPr>
                </w:rPrChange>
              </w:rPr>
              <w:delText>9.1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73" w:author="jonathan pritchard" w:date="2026-04-02T15:09:00Z" w16du:dateUtc="2026-04-02T14:09:00Z">
                  <w:rPr>
                    <w:rStyle w:val="Hyperlink"/>
                    <w:noProof/>
                  </w:rPr>
                </w:rPrChange>
              </w:rPr>
              <w:delText>Symbol Specifications</w:delText>
            </w:r>
            <w:r w:rsidDel="00E229A9">
              <w:rPr>
                <w:noProof/>
                <w:webHidden/>
              </w:rPr>
              <w:tab/>
              <w:delText>21</w:delText>
            </w:r>
          </w:del>
        </w:p>
        <w:p w14:paraId="3C0A4E81" w14:textId="5A646D4E" w:rsidR="00644DBC" w:rsidDel="00E229A9" w:rsidRDefault="00644DBC">
          <w:pPr>
            <w:pStyle w:val="TOC2"/>
            <w:rPr>
              <w:del w:id="87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75" w:author="jonathan pritchard" w:date="2026-04-02T15:09:00Z" w16du:dateUtc="2026-04-02T14:09:00Z">
            <w:r w:rsidRPr="00E229A9" w:rsidDel="00E229A9">
              <w:rPr>
                <w:rPrChange w:id="876" w:author="jonathan pritchard" w:date="2026-04-02T15:09:00Z" w16du:dateUtc="2026-04-02T14:09:00Z">
                  <w:rPr>
                    <w:rStyle w:val="Hyperlink"/>
                    <w:noProof/>
                  </w:rPr>
                </w:rPrChange>
              </w:rPr>
              <w:delText>9.2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77" w:author="jonathan pritchard" w:date="2026-04-02T15:09:00Z" w16du:dateUtc="2026-04-02T14:09:00Z">
                  <w:rPr>
                    <w:rStyle w:val="Hyperlink"/>
                    <w:noProof/>
                  </w:rPr>
                </w:rPrChange>
              </w:rPr>
              <w:delText>Reproduction of lines, symbols and text</w:delText>
            </w:r>
            <w:r w:rsidDel="00E229A9">
              <w:rPr>
                <w:noProof/>
                <w:webHidden/>
              </w:rPr>
              <w:tab/>
              <w:delText>21</w:delText>
            </w:r>
          </w:del>
        </w:p>
        <w:p w14:paraId="7272854D" w14:textId="20838633" w:rsidR="00644DBC" w:rsidDel="00E229A9" w:rsidRDefault="00644DBC">
          <w:pPr>
            <w:pStyle w:val="TOC3"/>
            <w:rPr>
              <w:del w:id="87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79" w:author="jonathan pritchard" w:date="2026-04-02T15:09:00Z" w16du:dateUtc="2026-04-02T14:09:00Z">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80" w:author="jonathan pritchard" w:date="2026-04-02T15:09:00Z" w16du:dateUtc="2026-04-02T14:09:00Z">
                  <w:rPr>
                    <w:rStyle w:val="Hyperlink"/>
                    <w:noProof/>
                  </w:rPr>
                </w:rPrChange>
              </w:rPr>
              <w:delText>Introduction</w:delText>
            </w:r>
            <w:r w:rsidDel="00E229A9">
              <w:rPr>
                <w:noProof/>
                <w:webHidden/>
              </w:rPr>
              <w:tab/>
              <w:delText>21</w:delText>
            </w:r>
          </w:del>
        </w:p>
        <w:p w14:paraId="2E70BE07" w14:textId="0B777AED" w:rsidR="00644DBC" w:rsidDel="00E229A9" w:rsidRDefault="00644DBC">
          <w:pPr>
            <w:pStyle w:val="TOC3"/>
            <w:rPr>
              <w:del w:id="881"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82" w:author="jonathan pritchard" w:date="2026-04-02T15:09:00Z" w16du:dateUtc="2026-04-02T14:09:00Z">
            <w:r w:rsidRPr="00E229A9" w:rsidDel="00E229A9">
              <w:rPr>
                <w:rPrChange w:id="883" w:author="jonathan pritchard" w:date="2026-04-02T15:09:00Z" w16du:dateUtc="2026-04-02T14:09:00Z">
                  <w:rPr>
                    <w:rStyle w:val="Hyperlink"/>
                    <w:noProof/>
                  </w:rPr>
                </w:rPrChange>
              </w:rPr>
              <w:delText>9.2.1</w:delText>
            </w:r>
            <w:r w:rsidDel="00E229A9">
              <w:rPr>
                <w:noProof/>
                <w:webHidden/>
              </w:rPr>
              <w:tab/>
              <w:delText>21</w:delText>
            </w:r>
          </w:del>
        </w:p>
        <w:p w14:paraId="3636F17A" w14:textId="0E0E8993" w:rsidR="00644DBC" w:rsidDel="00E229A9" w:rsidRDefault="00644DBC">
          <w:pPr>
            <w:pStyle w:val="TOC3"/>
            <w:rPr>
              <w:del w:id="88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85" w:author="jonathan pritchard" w:date="2026-04-02T15:09:00Z" w16du:dateUtc="2026-04-02T14:09:00Z">
            <w:r w:rsidRPr="00E229A9" w:rsidDel="00E229A9">
              <w:rPr>
                <w:rPrChange w:id="886" w:author="jonathan pritchard" w:date="2026-04-02T15:09:00Z" w16du:dateUtc="2026-04-02T14:09:00Z">
                  <w:rPr>
                    <w:rStyle w:val="Hyperlink"/>
                    <w:noProof/>
                  </w:rPr>
                </w:rPrChange>
              </w:rPr>
              <w:delText>9.2.2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87" w:author="jonathan pritchard" w:date="2026-04-02T15:09:00Z" w16du:dateUtc="2026-04-02T14:09:00Z">
                  <w:rPr>
                    <w:rStyle w:val="Hyperlink"/>
                    <w:noProof/>
                  </w:rPr>
                </w:rPrChange>
              </w:rPr>
              <w:delText>Minimum Requirement for size and resolution</w:delText>
            </w:r>
            <w:r w:rsidDel="00E229A9">
              <w:rPr>
                <w:noProof/>
                <w:webHidden/>
              </w:rPr>
              <w:tab/>
              <w:delText>22</w:delText>
            </w:r>
          </w:del>
        </w:p>
        <w:p w14:paraId="74DAB47A" w14:textId="68FC4A3B" w:rsidR="00644DBC" w:rsidDel="00E229A9" w:rsidRDefault="00644DBC">
          <w:pPr>
            <w:pStyle w:val="TOC3"/>
            <w:rPr>
              <w:del w:id="88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889" w:author="jonathan pritchard" w:date="2026-04-02T15:09:00Z" w16du:dateUtc="2026-04-02T14:09:00Z">
            <w:r w:rsidRPr="00E229A9" w:rsidDel="00E229A9">
              <w:rPr>
                <w:rPrChange w:id="890" w:author="jonathan pritchard" w:date="2026-04-02T15:09:00Z" w16du:dateUtc="2026-04-02T14:09:00Z">
                  <w:rPr>
                    <w:rStyle w:val="Hyperlink"/>
                    <w:noProof/>
                  </w:rPr>
                </w:rPrChange>
              </w:rPr>
              <w:delText>9.2.3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891" w:author="jonathan pritchard" w:date="2026-04-02T15:09:00Z" w16du:dateUtc="2026-04-02T14:09:00Z">
                  <w:rPr>
                    <w:rStyle w:val="Hyperlink"/>
                    <w:noProof/>
                  </w:rPr>
                </w:rPrChange>
              </w:rPr>
              <w:delText>Zooming</w:delText>
            </w:r>
            <w:r w:rsidDel="00E229A9">
              <w:rPr>
                <w:noProof/>
                <w:webHidden/>
              </w:rPr>
              <w:tab/>
              <w:delText>22</w:delText>
            </w:r>
          </w:del>
        </w:p>
        <w:p w14:paraId="054AA063" w14:textId="537CD205" w:rsidR="00644DBC" w:rsidDel="00E229A9" w:rsidRDefault="00644DBC">
          <w:pPr>
            <w:pStyle w:val="TOC2"/>
            <w:rPr>
              <w:del w:id="89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893" w:author="jonathan pritchard" w:date="2026-04-02T15:09:00Z" w16du:dateUtc="2026-04-02T14:09:00Z">
            <w:r w:rsidRPr="00E229A9" w:rsidDel="00E229A9">
              <w:rPr>
                <w:rPrChange w:id="894" w:author="jonathan pritchard" w:date="2026-04-02T15:09:00Z" w16du:dateUtc="2026-04-02T14:09:00Z">
                  <w:rPr>
                    <w:rStyle w:val="Hyperlink"/>
                    <w:noProof/>
                  </w:rPr>
                </w:rPrChange>
              </w:rPr>
              <w:delText>9.3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895" w:author="jonathan pritchard" w:date="2026-04-02T15:09:00Z" w16du:dateUtc="2026-04-02T14:09:00Z">
                  <w:rPr>
                    <w:rStyle w:val="Hyperlink"/>
                    <w:noProof/>
                  </w:rPr>
                </w:rPrChange>
              </w:rPr>
              <w:delText>Common text and information attributes</w:delText>
            </w:r>
            <w:r w:rsidDel="00E229A9">
              <w:rPr>
                <w:noProof/>
                <w:webHidden/>
              </w:rPr>
              <w:tab/>
              <w:delText>22</w:delText>
            </w:r>
          </w:del>
        </w:p>
        <w:p w14:paraId="1AF7B761" w14:textId="4018A9AD" w:rsidR="00644DBC" w:rsidDel="00E229A9" w:rsidRDefault="00644DBC">
          <w:pPr>
            <w:pStyle w:val="TOC1"/>
            <w:rPr>
              <w:del w:id="89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897" w:author="jonathan pritchard" w:date="2026-04-02T15:09:00Z" w16du:dateUtc="2026-04-02T14:09:00Z">
            <w:r w:rsidRPr="00E229A9" w:rsidDel="00E229A9">
              <w:rPr>
                <w:rPrChange w:id="898" w:author="jonathan pritchard" w:date="2026-04-02T15:09:00Z" w16du:dateUtc="2026-04-02T14:09:00Z">
                  <w:rPr>
                    <w:rStyle w:val="Hyperlink"/>
                    <w:noProof/>
                  </w:rPr>
                </w:rPrChange>
              </w:rPr>
              <w:lastRenderedPageBreak/>
              <w:delText>10</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899" w:author="jonathan pritchard" w:date="2026-04-02T15:09:00Z" w16du:dateUtc="2026-04-02T14:09:00Z">
                  <w:rPr>
                    <w:rStyle w:val="Hyperlink"/>
                    <w:noProof/>
                  </w:rPr>
                </w:rPrChange>
              </w:rPr>
              <w:delText>Text and Graphics</w:delText>
            </w:r>
            <w:r w:rsidDel="00E229A9">
              <w:rPr>
                <w:noProof/>
                <w:webHidden/>
              </w:rPr>
              <w:tab/>
              <w:delText>23</w:delText>
            </w:r>
          </w:del>
        </w:p>
        <w:p w14:paraId="2C42CDAB" w14:textId="739BB80B" w:rsidR="00644DBC" w:rsidDel="00E229A9" w:rsidRDefault="00644DBC">
          <w:pPr>
            <w:pStyle w:val="TOC2"/>
            <w:rPr>
              <w:del w:id="90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01" w:author="jonathan pritchard" w:date="2026-04-02T15:09:00Z" w16du:dateUtc="2026-04-02T14:09:00Z">
            <w:r w:rsidRPr="00E229A9" w:rsidDel="00E229A9">
              <w:rPr>
                <w:rPrChange w:id="902" w:author="jonathan pritchard" w:date="2026-04-02T15:09:00Z" w16du:dateUtc="2026-04-02T14:09:00Z">
                  <w:rPr>
                    <w:rStyle w:val="Hyperlink"/>
                    <w:noProof/>
                  </w:rPr>
                </w:rPrChange>
              </w:rPr>
              <w:delText>10.1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03" w:author="jonathan pritchard" w:date="2026-04-02T15:09:00Z" w16du:dateUtc="2026-04-02T14:09:00Z">
                  <w:rPr>
                    <w:rStyle w:val="Hyperlink"/>
                    <w:noProof/>
                  </w:rPr>
                </w:rPrChange>
              </w:rPr>
              <w:delText>Arrangement of viewing group layers.</w:delText>
            </w:r>
            <w:r w:rsidDel="00E229A9">
              <w:rPr>
                <w:noProof/>
                <w:webHidden/>
              </w:rPr>
              <w:tab/>
              <w:delText>23</w:delText>
            </w:r>
          </w:del>
        </w:p>
        <w:p w14:paraId="19D8F343" w14:textId="500D59AB" w:rsidR="00644DBC" w:rsidDel="00E229A9" w:rsidRDefault="00644DBC">
          <w:pPr>
            <w:pStyle w:val="TOC1"/>
            <w:rPr>
              <w:del w:id="90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905" w:author="jonathan pritchard" w:date="2026-04-02T15:09:00Z" w16du:dateUtc="2026-04-02T14:09:00Z">
            <w:r w:rsidRPr="00E229A9" w:rsidDel="00E229A9">
              <w:rPr>
                <w:rPrChange w:id="906" w:author="jonathan pritchard" w:date="2026-04-02T15:09:00Z" w16du:dateUtc="2026-04-02T14:09:00Z">
                  <w:rPr>
                    <w:rStyle w:val="Hyperlink"/>
                    <w:noProof/>
                  </w:rPr>
                </w:rPrChange>
              </w:rPr>
              <w:delText>11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907" w:author="jonathan pritchard" w:date="2026-04-02T15:09:00Z" w16du:dateUtc="2026-04-02T14:09:00Z">
                  <w:rPr>
                    <w:rStyle w:val="Hyperlink"/>
                    <w:noProof/>
                  </w:rPr>
                </w:rPrChange>
              </w:rPr>
              <w:delText>Display Elements</w:delText>
            </w:r>
            <w:r w:rsidDel="00E229A9">
              <w:rPr>
                <w:noProof/>
                <w:webHidden/>
              </w:rPr>
              <w:tab/>
              <w:delText>23</w:delText>
            </w:r>
          </w:del>
        </w:p>
        <w:p w14:paraId="32F91886" w14:textId="6D2B63AA" w:rsidR="00644DBC" w:rsidDel="00E229A9" w:rsidRDefault="00644DBC">
          <w:pPr>
            <w:pStyle w:val="TOC2"/>
            <w:rPr>
              <w:del w:id="90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09" w:author="jonathan pritchard" w:date="2026-04-02T15:09:00Z" w16du:dateUtc="2026-04-02T14:09:00Z">
            <w:r w:rsidRPr="00E229A9" w:rsidDel="00E229A9">
              <w:rPr>
                <w:rPrChange w:id="910" w:author="jonathan pritchard" w:date="2026-04-02T15:09:00Z" w16du:dateUtc="2026-04-02T14:09:00Z">
                  <w:rPr>
                    <w:rStyle w:val="Hyperlink"/>
                    <w:noProof/>
                  </w:rPr>
                </w:rPrChange>
              </w:rPr>
              <w:delText>11.1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11" w:author="jonathan pritchard" w:date="2026-04-02T15:09:00Z" w16du:dateUtc="2026-04-02T14:09:00Z">
                  <w:rPr>
                    <w:rStyle w:val="Hyperlink"/>
                    <w:noProof/>
                  </w:rPr>
                </w:rPrChange>
              </w:rPr>
              <w:delText>Elements related to data and display scales</w:delText>
            </w:r>
            <w:r w:rsidDel="00E229A9">
              <w:rPr>
                <w:noProof/>
                <w:webHidden/>
              </w:rPr>
              <w:tab/>
              <w:delText>23</w:delText>
            </w:r>
          </w:del>
        </w:p>
        <w:p w14:paraId="192E9596" w14:textId="2169A64E" w:rsidR="00644DBC" w:rsidDel="00E229A9" w:rsidRDefault="00644DBC">
          <w:pPr>
            <w:pStyle w:val="TOC3"/>
            <w:rPr>
              <w:del w:id="91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13" w:author="jonathan pritchard" w:date="2026-04-02T15:09:00Z" w16du:dateUtc="2026-04-02T14:09:00Z">
            <w:r w:rsidRPr="00E229A9" w:rsidDel="00E229A9">
              <w:rPr>
                <w:rPrChange w:id="914" w:author="jonathan pritchard" w:date="2026-04-02T15:09:00Z" w16du:dateUtc="2026-04-02T14:09:00Z">
                  <w:rPr>
                    <w:rStyle w:val="Hyperlink"/>
                    <w:noProof/>
                  </w:rPr>
                </w:rPrChange>
              </w:rPr>
              <w:delText>11.1.1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15" w:author="jonathan pritchard" w:date="2026-04-02T15:09:00Z" w16du:dateUtc="2026-04-02T14:09:00Z">
                  <w:rPr>
                    <w:rStyle w:val="Hyperlink"/>
                    <w:noProof/>
                  </w:rPr>
                </w:rPrChange>
              </w:rPr>
              <w:delText>ENC scale</w:delText>
            </w:r>
            <w:r w:rsidDel="00E229A9">
              <w:rPr>
                <w:noProof/>
                <w:webHidden/>
              </w:rPr>
              <w:tab/>
              <w:delText>23</w:delText>
            </w:r>
          </w:del>
        </w:p>
        <w:p w14:paraId="2B2D6B38" w14:textId="5C9EAC0C" w:rsidR="00644DBC" w:rsidDel="00E229A9" w:rsidRDefault="00644DBC">
          <w:pPr>
            <w:pStyle w:val="TOC2"/>
            <w:rPr>
              <w:del w:id="91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17" w:author="jonathan pritchard" w:date="2026-04-02T15:09:00Z" w16du:dateUtc="2026-04-02T14:09:00Z">
            <w:r w:rsidRPr="00E229A9" w:rsidDel="00E229A9">
              <w:rPr>
                <w:rPrChange w:id="918" w:author="jonathan pritchard" w:date="2026-04-02T15:09:00Z" w16du:dateUtc="2026-04-02T14:09:00Z">
                  <w:rPr>
                    <w:rStyle w:val="Hyperlink"/>
                    <w:noProof/>
                  </w:rPr>
                </w:rPrChange>
              </w:rPr>
              <w:delText>11.2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19" w:author="jonathan pritchard" w:date="2026-04-02T15:09:00Z" w16du:dateUtc="2026-04-02T14:09:00Z">
                  <w:rPr>
                    <w:rStyle w:val="Hyperlink"/>
                    <w:noProof/>
                  </w:rPr>
                </w:rPrChange>
              </w:rPr>
              <w:delText>Display of Non-ENC data layers</w:delText>
            </w:r>
            <w:r w:rsidDel="00E229A9">
              <w:rPr>
                <w:noProof/>
                <w:webHidden/>
              </w:rPr>
              <w:tab/>
              <w:delText>24</w:delText>
            </w:r>
          </w:del>
        </w:p>
        <w:p w14:paraId="08770103" w14:textId="06C0F8E7" w:rsidR="00644DBC" w:rsidDel="00E229A9" w:rsidRDefault="00644DBC">
          <w:pPr>
            <w:pStyle w:val="TOC2"/>
            <w:rPr>
              <w:del w:id="92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21" w:author="jonathan pritchard" w:date="2026-04-02T15:09:00Z" w16du:dateUtc="2026-04-02T14:09:00Z">
            <w:r w:rsidRPr="00E229A9" w:rsidDel="00E229A9">
              <w:rPr>
                <w:rPrChange w:id="922" w:author="jonathan pritchard" w:date="2026-04-02T15:09:00Z" w16du:dateUtc="2026-04-02T14:09:00Z">
                  <w:rPr>
                    <w:rStyle w:val="Hyperlink"/>
                    <w:noProof/>
                  </w:rPr>
                </w:rPrChange>
              </w:rPr>
              <w:delText>11.3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23" w:author="jonathan pritchard" w:date="2026-04-02T15:09:00Z" w16du:dateUtc="2026-04-02T14:09:00Z">
                  <w:rPr>
                    <w:rStyle w:val="Hyperlink"/>
                    <w:noProof/>
                  </w:rPr>
                </w:rPrChange>
              </w:rPr>
              <w:delText>Overscale</w:delText>
            </w:r>
            <w:r w:rsidDel="00E229A9">
              <w:rPr>
                <w:noProof/>
                <w:webHidden/>
              </w:rPr>
              <w:tab/>
              <w:delText>24</w:delText>
            </w:r>
          </w:del>
        </w:p>
        <w:p w14:paraId="586E965F" w14:textId="233CACD0" w:rsidR="00644DBC" w:rsidDel="00E229A9" w:rsidRDefault="00644DBC">
          <w:pPr>
            <w:pStyle w:val="TOC3"/>
            <w:rPr>
              <w:del w:id="92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25" w:author="jonathan pritchard" w:date="2026-04-02T15:09:00Z" w16du:dateUtc="2026-04-02T14:09:00Z">
            <w:r w:rsidRPr="00E229A9" w:rsidDel="00E229A9">
              <w:rPr>
                <w:rPrChange w:id="926" w:author="jonathan pritchard" w:date="2026-04-02T15:09:00Z" w16du:dateUtc="2026-04-02T14:09:00Z">
                  <w:rPr>
                    <w:rStyle w:val="Hyperlink"/>
                    <w:noProof/>
                  </w:rPr>
                </w:rPrChange>
              </w:rPr>
              <w:delText>11.3.1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27" w:author="jonathan pritchard" w:date="2026-04-02T15:09:00Z" w16du:dateUtc="2026-04-02T14:09:00Z">
                  <w:rPr>
                    <w:rStyle w:val="Hyperlink"/>
                    <w:noProof/>
                  </w:rPr>
                </w:rPrChange>
              </w:rPr>
              <w:delText>Chart Scale boundary</w:delText>
            </w:r>
            <w:r w:rsidDel="00E229A9">
              <w:rPr>
                <w:noProof/>
                <w:webHidden/>
              </w:rPr>
              <w:tab/>
              <w:delText>25</w:delText>
            </w:r>
          </w:del>
        </w:p>
        <w:p w14:paraId="258BA2E4" w14:textId="480E49CC" w:rsidR="00644DBC" w:rsidDel="00E229A9" w:rsidRDefault="00644DBC">
          <w:pPr>
            <w:pStyle w:val="TOC3"/>
            <w:rPr>
              <w:del w:id="92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29" w:author="jonathan pritchard" w:date="2026-04-02T15:09:00Z" w16du:dateUtc="2026-04-02T14:09:00Z">
            <w:r w:rsidRPr="00E229A9" w:rsidDel="00E229A9">
              <w:rPr>
                <w:rPrChange w:id="930" w:author="jonathan pritchard" w:date="2026-04-02T15:09:00Z" w16du:dateUtc="2026-04-02T14:09:00Z">
                  <w:rPr>
                    <w:rStyle w:val="Hyperlink"/>
                    <w:noProof/>
                  </w:rPr>
                </w:rPrChange>
              </w:rPr>
              <w:delText>11.3.2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31" w:author="jonathan pritchard" w:date="2026-04-02T15:09:00Z" w16du:dateUtc="2026-04-02T14:09:00Z">
                  <w:rPr>
                    <w:rStyle w:val="Hyperlink"/>
                    <w:noProof/>
                  </w:rPr>
                </w:rPrChange>
              </w:rPr>
              <w:delText>Overscale Pattern</w:delText>
            </w:r>
            <w:r w:rsidDel="00E229A9">
              <w:rPr>
                <w:noProof/>
                <w:webHidden/>
              </w:rPr>
              <w:tab/>
              <w:delText>25</w:delText>
            </w:r>
          </w:del>
        </w:p>
        <w:p w14:paraId="78F4B946" w14:textId="393FD01C" w:rsidR="00644DBC" w:rsidDel="00E229A9" w:rsidRDefault="00644DBC">
          <w:pPr>
            <w:pStyle w:val="TOC3"/>
            <w:rPr>
              <w:del w:id="93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33" w:author="jonathan pritchard" w:date="2026-04-02T15:09:00Z" w16du:dateUtc="2026-04-02T14:09:00Z">
            <w:r w:rsidRPr="00E229A9" w:rsidDel="00E229A9">
              <w:rPr>
                <w:rPrChange w:id="934" w:author="jonathan pritchard" w:date="2026-04-02T15:09:00Z" w16du:dateUtc="2026-04-02T14:09:00Z">
                  <w:rPr>
                    <w:rStyle w:val="Hyperlink"/>
                    <w:noProof/>
                  </w:rPr>
                </w:rPrChange>
              </w:rPr>
              <w:delText>11.3.3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35" w:author="jonathan pritchard" w:date="2026-04-02T15:09:00Z" w16du:dateUtc="2026-04-02T14:09:00Z">
                  <w:rPr>
                    <w:rStyle w:val="Hyperlink"/>
                    <w:noProof/>
                  </w:rPr>
                </w:rPrChange>
              </w:rPr>
              <w:delText>Larger scale data available</w:delText>
            </w:r>
            <w:r w:rsidDel="00E229A9">
              <w:rPr>
                <w:noProof/>
                <w:webHidden/>
              </w:rPr>
              <w:tab/>
              <w:delText>26</w:delText>
            </w:r>
          </w:del>
        </w:p>
        <w:p w14:paraId="5F74B853" w14:textId="63B78234" w:rsidR="00644DBC" w:rsidDel="00E229A9" w:rsidRDefault="00644DBC">
          <w:pPr>
            <w:pStyle w:val="TOC2"/>
            <w:rPr>
              <w:del w:id="93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37" w:author="jonathan pritchard" w:date="2026-04-02T15:09:00Z" w16du:dateUtc="2026-04-02T14:09:00Z">
            <w:r w:rsidRPr="00E229A9" w:rsidDel="00E229A9">
              <w:rPr>
                <w:rPrChange w:id="938" w:author="jonathan pritchard" w:date="2026-04-02T15:09:00Z" w16du:dateUtc="2026-04-02T14:09:00Z">
                  <w:rPr>
                    <w:rStyle w:val="Hyperlink"/>
                    <w:noProof/>
                  </w:rPr>
                </w:rPrChange>
              </w:rPr>
              <w:delText>11.4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39" w:author="jonathan pritchard" w:date="2026-04-02T15:09:00Z" w16du:dateUtc="2026-04-02T14:09:00Z">
                  <w:rPr>
                    <w:rStyle w:val="Hyperlink"/>
                    <w:noProof/>
                  </w:rPr>
                </w:rPrChange>
              </w:rPr>
              <w:delText>Graphical indexes</w:delText>
            </w:r>
            <w:r w:rsidDel="00E229A9">
              <w:rPr>
                <w:noProof/>
                <w:webHidden/>
              </w:rPr>
              <w:tab/>
              <w:delText>26</w:delText>
            </w:r>
          </w:del>
        </w:p>
        <w:p w14:paraId="1BD038C6" w14:textId="3A6A58E4" w:rsidR="00644DBC" w:rsidDel="00E229A9" w:rsidRDefault="00644DBC">
          <w:pPr>
            <w:pStyle w:val="TOC3"/>
            <w:rPr>
              <w:del w:id="94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41" w:author="jonathan pritchard" w:date="2026-04-02T15:09:00Z" w16du:dateUtc="2026-04-02T14:09:00Z">
            <w:r w:rsidRPr="00E229A9" w:rsidDel="00E229A9">
              <w:rPr>
                <w:rPrChange w:id="942" w:author="jonathan pritchard" w:date="2026-04-02T15:09:00Z" w16du:dateUtc="2026-04-02T14:09:00Z">
                  <w:rPr>
                    <w:rStyle w:val="Hyperlink"/>
                    <w:noProof/>
                  </w:rPr>
                </w:rPrChange>
              </w:rPr>
              <w:delText>11.4.1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43" w:author="jonathan pritchard" w:date="2026-04-02T15:09:00Z" w16du:dateUtc="2026-04-02T14:09:00Z">
                  <w:rPr>
                    <w:rStyle w:val="Hyperlink"/>
                    <w:noProof/>
                  </w:rPr>
                </w:rPrChange>
              </w:rPr>
              <w:delText>Graphical indexes of ENCs</w:delText>
            </w:r>
            <w:r w:rsidDel="00E229A9">
              <w:rPr>
                <w:noProof/>
                <w:webHidden/>
              </w:rPr>
              <w:tab/>
              <w:delText>26</w:delText>
            </w:r>
          </w:del>
        </w:p>
        <w:p w14:paraId="1E1EB7A2" w14:textId="657C931E" w:rsidR="00644DBC" w:rsidDel="00E229A9" w:rsidRDefault="00644DBC">
          <w:pPr>
            <w:pStyle w:val="TOC3"/>
            <w:rPr>
              <w:del w:id="94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45" w:author="jonathan pritchard" w:date="2026-04-02T15:09:00Z" w16du:dateUtc="2026-04-02T14:09:00Z">
            <w:r w:rsidRPr="00E229A9" w:rsidDel="00E229A9">
              <w:rPr>
                <w:rPrChange w:id="946" w:author="jonathan pritchard" w:date="2026-04-02T15:09:00Z" w16du:dateUtc="2026-04-02T14:09:00Z">
                  <w:rPr>
                    <w:rStyle w:val="Hyperlink"/>
                    <w:noProof/>
                  </w:rPr>
                </w:rPrChange>
              </w:rPr>
              <w:delText>11.4.2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47" w:author="jonathan pritchard" w:date="2026-04-02T15:09:00Z" w16du:dateUtc="2026-04-02T14:09:00Z">
                  <w:rPr>
                    <w:rStyle w:val="Hyperlink"/>
                    <w:noProof/>
                  </w:rPr>
                </w:rPrChange>
              </w:rPr>
              <w:delText>Graphical indexes of other S-100 products</w:delText>
            </w:r>
            <w:r w:rsidDel="00E229A9">
              <w:rPr>
                <w:noProof/>
                <w:webHidden/>
              </w:rPr>
              <w:tab/>
              <w:delText>26</w:delText>
            </w:r>
          </w:del>
        </w:p>
        <w:p w14:paraId="1B778211" w14:textId="6C30722B" w:rsidR="00644DBC" w:rsidDel="00E229A9" w:rsidRDefault="00644DBC">
          <w:pPr>
            <w:pStyle w:val="TOC2"/>
            <w:rPr>
              <w:del w:id="94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49" w:author="jonathan pritchard" w:date="2026-04-02T15:09:00Z" w16du:dateUtc="2026-04-02T14:09:00Z">
            <w:r w:rsidRPr="00E229A9" w:rsidDel="00E229A9">
              <w:rPr>
                <w:rPrChange w:id="950" w:author="jonathan pritchard" w:date="2026-04-02T15:09:00Z" w16du:dateUtc="2026-04-02T14:09:00Z">
                  <w:rPr>
                    <w:rStyle w:val="Hyperlink"/>
                    <w:noProof/>
                  </w:rPr>
                </w:rPrChange>
              </w:rPr>
              <w:delText>11.5</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51" w:author="jonathan pritchard" w:date="2026-04-02T15:09:00Z" w16du:dateUtc="2026-04-02T14:09:00Z">
                  <w:rPr>
                    <w:rStyle w:val="Hyperlink"/>
                    <w:noProof/>
                  </w:rPr>
                </w:rPrChange>
              </w:rPr>
              <w:delText>Limits of data</w:delText>
            </w:r>
            <w:r w:rsidDel="00E229A9">
              <w:rPr>
                <w:noProof/>
                <w:webHidden/>
              </w:rPr>
              <w:tab/>
              <w:delText>27</w:delText>
            </w:r>
          </w:del>
        </w:p>
        <w:p w14:paraId="52C59334" w14:textId="0B6F1631" w:rsidR="00644DBC" w:rsidDel="00E229A9" w:rsidRDefault="00644DBC">
          <w:pPr>
            <w:pStyle w:val="TOC3"/>
            <w:rPr>
              <w:del w:id="95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53" w:author="jonathan pritchard" w:date="2026-04-02T15:09:00Z" w16du:dateUtc="2026-04-02T14:09:00Z">
            <w:r w:rsidRPr="00E229A9" w:rsidDel="00E229A9">
              <w:rPr>
                <w:rPrChange w:id="954" w:author="jonathan pritchard" w:date="2026-04-02T15:09:00Z" w16du:dateUtc="2026-04-02T14:09:00Z">
                  <w:rPr>
                    <w:rStyle w:val="Hyperlink"/>
                    <w:noProof/>
                  </w:rPr>
                </w:rPrChange>
              </w:rPr>
              <w:delText>11.5.1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55" w:author="jonathan pritchard" w:date="2026-04-02T15:09:00Z" w16du:dateUtc="2026-04-02T14:09:00Z">
                  <w:rPr>
                    <w:rStyle w:val="Hyperlink"/>
                    <w:noProof/>
                  </w:rPr>
                </w:rPrChange>
              </w:rPr>
              <w:delText>ENC No data areas</w:delText>
            </w:r>
            <w:r w:rsidDel="00E229A9">
              <w:rPr>
                <w:noProof/>
                <w:webHidden/>
              </w:rPr>
              <w:tab/>
              <w:delText>27</w:delText>
            </w:r>
          </w:del>
        </w:p>
        <w:p w14:paraId="00AD013E" w14:textId="6ADE6EFF" w:rsidR="00644DBC" w:rsidDel="00E229A9" w:rsidRDefault="00644DBC">
          <w:pPr>
            <w:pStyle w:val="TOC3"/>
            <w:rPr>
              <w:del w:id="95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57" w:author="jonathan pritchard" w:date="2026-04-02T15:09:00Z" w16du:dateUtc="2026-04-02T14:09:00Z">
            <w:r w:rsidRPr="00E229A9" w:rsidDel="00E229A9">
              <w:rPr>
                <w:rPrChange w:id="958" w:author="jonathan pritchard" w:date="2026-04-02T15:09:00Z" w16du:dateUtc="2026-04-02T14:09:00Z">
                  <w:rPr>
                    <w:rStyle w:val="Hyperlink"/>
                    <w:noProof/>
                  </w:rPr>
                </w:rPrChange>
              </w:rPr>
              <w:delText>11.5.2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59" w:author="jonathan pritchard" w:date="2026-04-02T15:09:00Z" w16du:dateUtc="2026-04-02T14:09:00Z">
                  <w:rPr>
                    <w:rStyle w:val="Hyperlink"/>
                    <w:noProof/>
                  </w:rPr>
                </w:rPrChange>
              </w:rPr>
              <w:delText>Limit of official S-101 data and non official S-101 data</w:delText>
            </w:r>
            <w:r w:rsidDel="00E229A9">
              <w:rPr>
                <w:noProof/>
                <w:webHidden/>
              </w:rPr>
              <w:tab/>
              <w:delText>27</w:delText>
            </w:r>
          </w:del>
        </w:p>
        <w:p w14:paraId="081568B7" w14:textId="5EBAF6C1" w:rsidR="00644DBC" w:rsidDel="00E229A9" w:rsidRDefault="00644DBC">
          <w:pPr>
            <w:pStyle w:val="TOC3"/>
            <w:rPr>
              <w:del w:id="96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61" w:author="jonathan pritchard" w:date="2026-04-02T15:09:00Z" w16du:dateUtc="2026-04-02T14:09:00Z">
            <w:r w:rsidRPr="00E229A9" w:rsidDel="00E229A9">
              <w:rPr>
                <w:rPrChange w:id="962" w:author="jonathan pritchard" w:date="2026-04-02T15:09:00Z" w16du:dateUtc="2026-04-02T14:09:00Z">
                  <w:rPr>
                    <w:rStyle w:val="Hyperlink"/>
                    <w:noProof/>
                  </w:rPr>
                </w:rPrChange>
              </w:rPr>
              <w:delText>11.5.3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63" w:author="jonathan pritchard" w:date="2026-04-02T15:09:00Z" w16du:dateUtc="2026-04-02T14:09:00Z">
                  <w:rPr>
                    <w:rStyle w:val="Hyperlink"/>
                    <w:noProof/>
                  </w:rPr>
                </w:rPrChange>
              </w:rPr>
              <w:delText>Limits of other S-100 product data</w:delText>
            </w:r>
            <w:r w:rsidDel="00E229A9">
              <w:rPr>
                <w:noProof/>
                <w:webHidden/>
              </w:rPr>
              <w:tab/>
              <w:delText>27</w:delText>
            </w:r>
          </w:del>
        </w:p>
        <w:p w14:paraId="385EE902" w14:textId="21284AF0" w:rsidR="00644DBC" w:rsidDel="00E229A9" w:rsidRDefault="00644DBC">
          <w:pPr>
            <w:pStyle w:val="TOC2"/>
            <w:rPr>
              <w:del w:id="96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65" w:author="jonathan pritchard" w:date="2026-04-02T15:09:00Z" w16du:dateUtc="2026-04-02T14:09:00Z">
            <w:r w:rsidRPr="00E229A9" w:rsidDel="00E229A9">
              <w:rPr>
                <w:rPrChange w:id="966" w:author="jonathan pritchard" w:date="2026-04-02T15:09:00Z" w16du:dateUtc="2026-04-02T14:09:00Z">
                  <w:rPr>
                    <w:rStyle w:val="Hyperlink"/>
                    <w:noProof/>
                  </w:rPr>
                </w:rPrChange>
              </w:rPr>
              <w:delText>11.6</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67" w:author="jonathan pritchard" w:date="2026-04-02T15:09:00Z" w16du:dateUtc="2026-04-02T14:09:00Z">
                  <w:rPr>
                    <w:rStyle w:val="Hyperlink"/>
                    <w:noProof/>
                  </w:rPr>
                </w:rPrChange>
              </w:rPr>
              <w:delText>Special ECDIS chart symbols to identify unsafe depths</w:delText>
            </w:r>
            <w:r w:rsidDel="00E229A9">
              <w:rPr>
                <w:noProof/>
                <w:webHidden/>
              </w:rPr>
              <w:tab/>
              <w:delText>27</w:delText>
            </w:r>
          </w:del>
        </w:p>
        <w:p w14:paraId="2C1DBD5E" w14:textId="6C30E0F8" w:rsidR="00644DBC" w:rsidDel="00E229A9" w:rsidRDefault="00644DBC">
          <w:pPr>
            <w:pStyle w:val="TOC3"/>
            <w:rPr>
              <w:del w:id="96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69" w:author="jonathan pritchard" w:date="2026-04-02T15:09:00Z" w16du:dateUtc="2026-04-02T14:09:00Z">
            <w:r w:rsidRPr="00E229A9" w:rsidDel="00E229A9">
              <w:rPr>
                <w:rPrChange w:id="970" w:author="jonathan pritchard" w:date="2026-04-02T15:09:00Z" w16du:dateUtc="2026-04-02T14:09:00Z">
                  <w:rPr>
                    <w:rStyle w:val="Hyperlink"/>
                    <w:noProof/>
                  </w:rPr>
                </w:rPrChange>
              </w:rPr>
              <w:delText>11.6.1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71" w:author="jonathan pritchard" w:date="2026-04-02T15:09:00Z" w16du:dateUtc="2026-04-02T14:09:00Z">
                  <w:rPr>
                    <w:rStyle w:val="Hyperlink"/>
                    <w:noProof/>
                  </w:rPr>
                </w:rPrChange>
              </w:rPr>
              <w:delText>Safety Contour</w:delText>
            </w:r>
            <w:r w:rsidDel="00E229A9">
              <w:rPr>
                <w:noProof/>
                <w:webHidden/>
              </w:rPr>
              <w:tab/>
              <w:delText>27</w:delText>
            </w:r>
          </w:del>
        </w:p>
        <w:p w14:paraId="0BF693D2" w14:textId="50DDA7ED" w:rsidR="00644DBC" w:rsidDel="00E229A9" w:rsidRDefault="00644DBC">
          <w:pPr>
            <w:pStyle w:val="TOC2"/>
            <w:rPr>
              <w:del w:id="97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73" w:author="jonathan pritchard" w:date="2026-04-02T15:09:00Z" w16du:dateUtc="2026-04-02T14:09:00Z">
            <w:r w:rsidRPr="00E229A9" w:rsidDel="00E229A9">
              <w:rPr>
                <w:rPrChange w:id="974" w:author="jonathan pritchard" w:date="2026-04-02T15:09:00Z" w16du:dateUtc="2026-04-02T14:09:00Z">
                  <w:rPr>
                    <w:rStyle w:val="Hyperlink"/>
                    <w:noProof/>
                  </w:rPr>
                </w:rPrChange>
              </w:rPr>
              <w:delText>11.7</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75" w:author="jonathan pritchard" w:date="2026-04-02T15:09:00Z" w16du:dateUtc="2026-04-02T14:09:00Z">
                  <w:rPr>
                    <w:rStyle w:val="Hyperlink"/>
                    <w:noProof/>
                  </w:rPr>
                </w:rPrChange>
              </w:rPr>
              <w:delText>Date-dependent features</w:delText>
            </w:r>
            <w:r w:rsidDel="00E229A9">
              <w:rPr>
                <w:noProof/>
                <w:webHidden/>
              </w:rPr>
              <w:tab/>
              <w:delText>28</w:delText>
            </w:r>
          </w:del>
        </w:p>
        <w:p w14:paraId="0D919C82" w14:textId="3056E234" w:rsidR="00644DBC" w:rsidDel="00E229A9" w:rsidRDefault="00644DBC">
          <w:pPr>
            <w:pStyle w:val="TOC3"/>
            <w:rPr>
              <w:del w:id="97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77" w:author="jonathan pritchard" w:date="2026-04-02T15:09:00Z" w16du:dateUtc="2026-04-02T14:09:00Z">
            <w:r w:rsidRPr="00E229A9" w:rsidDel="00E229A9">
              <w:rPr>
                <w:rPrChange w:id="978" w:author="jonathan pritchard" w:date="2026-04-02T15:09:00Z" w16du:dateUtc="2026-04-02T14:09:00Z">
                  <w:rPr>
                    <w:rStyle w:val="Hyperlink"/>
                    <w:noProof/>
                  </w:rPr>
                </w:rPrChange>
              </w:rPr>
              <w:delText>11.7.1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79" w:author="jonathan pritchard" w:date="2026-04-02T15:09:00Z" w16du:dateUtc="2026-04-02T14:09:00Z">
                  <w:rPr>
                    <w:rStyle w:val="Hyperlink"/>
                    <w:noProof/>
                  </w:rPr>
                </w:rPrChange>
              </w:rPr>
              <w:delText>Display of date-dependent features by mariner-selected date</w:delText>
            </w:r>
            <w:r w:rsidDel="00E229A9">
              <w:rPr>
                <w:noProof/>
                <w:webHidden/>
              </w:rPr>
              <w:tab/>
              <w:delText>28</w:delText>
            </w:r>
          </w:del>
        </w:p>
        <w:p w14:paraId="262DEA11" w14:textId="0F976A71" w:rsidR="00644DBC" w:rsidDel="00E229A9" w:rsidRDefault="00644DBC">
          <w:pPr>
            <w:pStyle w:val="TOC3"/>
            <w:rPr>
              <w:del w:id="98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81" w:author="jonathan pritchard" w:date="2026-04-02T15:09:00Z" w16du:dateUtc="2026-04-02T14:09:00Z">
            <w:r w:rsidRPr="00E229A9" w:rsidDel="00E229A9">
              <w:rPr>
                <w:rPrChange w:id="982" w:author="jonathan pritchard" w:date="2026-04-02T15:09:00Z" w16du:dateUtc="2026-04-02T14:09:00Z">
                  <w:rPr>
                    <w:rStyle w:val="Hyperlink"/>
                    <w:noProof/>
                  </w:rPr>
                </w:rPrChange>
              </w:rPr>
              <w:delText>11.7.2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83" w:author="jonathan pritchard" w:date="2026-04-02T15:09:00Z" w16du:dateUtc="2026-04-02T14:09:00Z">
                  <w:rPr>
                    <w:rStyle w:val="Hyperlink"/>
                    <w:noProof/>
                  </w:rPr>
                </w:rPrChange>
              </w:rPr>
              <w:delText>Indication of date adjustment</w:delText>
            </w:r>
            <w:r w:rsidDel="00E229A9">
              <w:rPr>
                <w:noProof/>
                <w:webHidden/>
              </w:rPr>
              <w:tab/>
              <w:delText>28</w:delText>
            </w:r>
          </w:del>
        </w:p>
        <w:p w14:paraId="4A79428D" w14:textId="0C9F8CAC" w:rsidR="00644DBC" w:rsidDel="00E229A9" w:rsidRDefault="00644DBC">
          <w:pPr>
            <w:pStyle w:val="TOC2"/>
            <w:rPr>
              <w:del w:id="98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85" w:author="jonathan pritchard" w:date="2026-04-02T15:09:00Z" w16du:dateUtc="2026-04-02T14:09:00Z">
            <w:r w:rsidRPr="00E229A9" w:rsidDel="00E229A9">
              <w:rPr>
                <w:rPrChange w:id="986" w:author="jonathan pritchard" w:date="2026-04-02T15:09:00Z" w16du:dateUtc="2026-04-02T14:09:00Z">
                  <w:rPr>
                    <w:rStyle w:val="Hyperlink"/>
                    <w:noProof/>
                  </w:rPr>
                </w:rPrChange>
              </w:rPr>
              <w:delText>11.8</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87" w:author="jonathan pritchard" w:date="2026-04-02T15:09:00Z" w16du:dateUtc="2026-04-02T14:09:00Z">
                  <w:rPr>
                    <w:rStyle w:val="Hyperlink"/>
                    <w:noProof/>
                  </w:rPr>
                </w:rPrChange>
              </w:rPr>
              <w:delText>Decluttering the screen</w:delText>
            </w:r>
            <w:r w:rsidDel="00E229A9">
              <w:rPr>
                <w:noProof/>
                <w:webHidden/>
              </w:rPr>
              <w:tab/>
              <w:delText>28</w:delText>
            </w:r>
          </w:del>
        </w:p>
        <w:p w14:paraId="28FAF3CA" w14:textId="64F18F4E" w:rsidR="00644DBC" w:rsidDel="00E229A9" w:rsidRDefault="00644DBC">
          <w:pPr>
            <w:pStyle w:val="TOC2"/>
            <w:rPr>
              <w:del w:id="98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989" w:author="jonathan pritchard" w:date="2026-04-02T15:09:00Z" w16du:dateUtc="2026-04-02T14:09:00Z">
            <w:r w:rsidRPr="00E229A9" w:rsidDel="00E229A9">
              <w:rPr>
                <w:rPrChange w:id="990" w:author="jonathan pritchard" w:date="2026-04-02T15:09:00Z" w16du:dateUtc="2026-04-02T14:09:00Z">
                  <w:rPr>
                    <w:rStyle w:val="Hyperlink"/>
                    <w:noProof/>
                  </w:rPr>
                </w:rPrChange>
              </w:rPr>
              <w:delText>11.9</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991" w:author="jonathan pritchard" w:date="2026-04-02T15:09:00Z" w16du:dateUtc="2026-04-02T14:09:00Z">
                  <w:rPr>
                    <w:rStyle w:val="Hyperlink"/>
                    <w:noProof/>
                  </w:rPr>
                </w:rPrChange>
              </w:rPr>
              <w:delText>IMO presentation elements</w:delText>
            </w:r>
            <w:r w:rsidDel="00E229A9">
              <w:rPr>
                <w:noProof/>
                <w:webHidden/>
              </w:rPr>
              <w:tab/>
              <w:delText>28</w:delText>
            </w:r>
          </w:del>
        </w:p>
        <w:p w14:paraId="3E675AAF" w14:textId="6912E4B1" w:rsidR="00644DBC" w:rsidDel="00E229A9" w:rsidRDefault="00644DBC">
          <w:pPr>
            <w:pStyle w:val="TOC3"/>
            <w:rPr>
              <w:del w:id="99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93" w:author="jonathan pritchard" w:date="2026-04-02T15:09:00Z" w16du:dateUtc="2026-04-02T14:09:00Z">
            <w:r w:rsidRPr="00E229A9" w:rsidDel="00E229A9">
              <w:rPr>
                <w:rPrChange w:id="994" w:author="jonathan pritchard" w:date="2026-04-02T15:09:00Z" w16du:dateUtc="2026-04-02T14:09:00Z">
                  <w:rPr>
                    <w:rStyle w:val="Hyperlink"/>
                    <w:noProof/>
                  </w:rPr>
                </w:rPrChange>
              </w:rPr>
              <w:delText>11.9.1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95" w:author="jonathan pritchard" w:date="2026-04-02T15:09:00Z" w16du:dateUtc="2026-04-02T14:09:00Z">
                  <w:rPr>
                    <w:rStyle w:val="Hyperlink"/>
                    <w:noProof/>
                  </w:rPr>
                </w:rPrChange>
              </w:rPr>
              <w:delText>Scale bar and latitude scale</w:delText>
            </w:r>
            <w:r w:rsidDel="00E229A9">
              <w:rPr>
                <w:noProof/>
                <w:webHidden/>
              </w:rPr>
              <w:tab/>
              <w:delText>28</w:delText>
            </w:r>
          </w:del>
        </w:p>
        <w:p w14:paraId="1E0EBE4C" w14:textId="3FED4130" w:rsidR="00644DBC" w:rsidDel="00E229A9" w:rsidRDefault="00644DBC">
          <w:pPr>
            <w:pStyle w:val="TOC3"/>
            <w:rPr>
              <w:del w:id="99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997" w:author="jonathan pritchard" w:date="2026-04-02T15:09:00Z" w16du:dateUtc="2026-04-02T14:09:00Z">
            <w:r w:rsidRPr="00E229A9" w:rsidDel="00E229A9">
              <w:rPr>
                <w:rPrChange w:id="998" w:author="jonathan pritchard" w:date="2026-04-02T15:09:00Z" w16du:dateUtc="2026-04-02T14:09:00Z">
                  <w:rPr>
                    <w:rStyle w:val="Hyperlink"/>
                    <w:noProof/>
                  </w:rPr>
                </w:rPrChange>
              </w:rPr>
              <w:delText>11.9.2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999" w:author="jonathan pritchard" w:date="2026-04-02T15:09:00Z" w16du:dateUtc="2026-04-02T14:09:00Z">
                  <w:rPr>
                    <w:rStyle w:val="Hyperlink"/>
                    <w:noProof/>
                  </w:rPr>
                </w:rPrChange>
              </w:rPr>
              <w:delText>North arrow</w:delText>
            </w:r>
            <w:r w:rsidDel="00E229A9">
              <w:rPr>
                <w:noProof/>
                <w:webHidden/>
              </w:rPr>
              <w:tab/>
              <w:delText>29</w:delText>
            </w:r>
          </w:del>
        </w:p>
        <w:p w14:paraId="36A73177" w14:textId="4967E8CA" w:rsidR="00644DBC" w:rsidDel="00E229A9" w:rsidRDefault="00644DBC">
          <w:pPr>
            <w:pStyle w:val="TOC3"/>
            <w:rPr>
              <w:del w:id="100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01" w:author="jonathan pritchard" w:date="2026-04-02T15:09:00Z" w16du:dateUtc="2026-04-02T14:09:00Z">
            <w:r w:rsidRPr="00E229A9" w:rsidDel="00E229A9">
              <w:rPr>
                <w:rPrChange w:id="1002" w:author="jonathan pritchard" w:date="2026-04-02T15:09:00Z" w16du:dateUtc="2026-04-02T14:09:00Z">
                  <w:rPr>
                    <w:rStyle w:val="Hyperlink"/>
                    <w:noProof/>
                  </w:rPr>
                </w:rPrChange>
              </w:rPr>
              <w:delText>11.9.3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03" w:author="jonathan pritchard" w:date="2026-04-02T15:09:00Z" w16du:dateUtc="2026-04-02T14:09:00Z">
                  <w:rPr>
                    <w:rStyle w:val="Hyperlink"/>
                    <w:noProof/>
                  </w:rPr>
                </w:rPrChange>
              </w:rPr>
              <w:delText>Graticule</w:delText>
            </w:r>
            <w:r w:rsidDel="00E229A9">
              <w:rPr>
                <w:noProof/>
                <w:webHidden/>
              </w:rPr>
              <w:tab/>
              <w:delText>29</w:delText>
            </w:r>
          </w:del>
        </w:p>
        <w:p w14:paraId="4721837D" w14:textId="57443D1C" w:rsidR="00644DBC" w:rsidDel="00E229A9" w:rsidRDefault="00644DBC">
          <w:pPr>
            <w:pStyle w:val="TOC3"/>
            <w:rPr>
              <w:del w:id="100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05" w:author="jonathan pritchard" w:date="2026-04-02T15:09:00Z" w16du:dateUtc="2026-04-02T14:09:00Z">
            <w:r w:rsidRPr="00E229A9" w:rsidDel="00E229A9">
              <w:rPr>
                <w:rPrChange w:id="1006" w:author="jonathan pritchard" w:date="2026-04-02T15:09:00Z" w16du:dateUtc="2026-04-02T14:09:00Z">
                  <w:rPr>
                    <w:rStyle w:val="Hyperlink"/>
                    <w:noProof/>
                  </w:rPr>
                </w:rPrChange>
              </w:rPr>
              <w:delText>11.9.4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07" w:author="jonathan pritchard" w:date="2026-04-02T15:09:00Z" w16du:dateUtc="2026-04-02T14:09:00Z">
                  <w:rPr>
                    <w:rStyle w:val="Hyperlink"/>
                    <w:noProof/>
                  </w:rPr>
                </w:rPrChange>
              </w:rPr>
              <w:delText>Display mode</w:delText>
            </w:r>
            <w:r w:rsidDel="00E229A9">
              <w:rPr>
                <w:noProof/>
                <w:webHidden/>
              </w:rPr>
              <w:tab/>
              <w:delText>29</w:delText>
            </w:r>
          </w:del>
        </w:p>
        <w:p w14:paraId="6BBE2368" w14:textId="15C269BD" w:rsidR="00644DBC" w:rsidDel="00E229A9" w:rsidRDefault="00644DBC">
          <w:pPr>
            <w:pStyle w:val="TOC3"/>
            <w:rPr>
              <w:del w:id="100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09" w:author="jonathan pritchard" w:date="2026-04-02T15:09:00Z" w16du:dateUtc="2026-04-02T14:09:00Z">
            <w:r w:rsidRPr="00E229A9" w:rsidDel="00E229A9">
              <w:rPr>
                <w:rPrChange w:id="1010" w:author="jonathan pritchard" w:date="2026-04-02T15:09:00Z" w16du:dateUtc="2026-04-02T14:09:00Z">
                  <w:rPr>
                    <w:rStyle w:val="Hyperlink"/>
                    <w:noProof/>
                  </w:rPr>
                </w:rPrChange>
              </w:rPr>
              <w:delText>11.9.5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11" w:author="jonathan pritchard" w:date="2026-04-02T15:09:00Z" w16du:dateUtc="2026-04-02T14:09:00Z">
                  <w:rPr>
                    <w:rStyle w:val="Hyperlink"/>
                    <w:noProof/>
                  </w:rPr>
                </w:rPrChange>
              </w:rPr>
              <w:delText>Black level adjustment symbol</w:delText>
            </w:r>
            <w:r w:rsidDel="00E229A9">
              <w:rPr>
                <w:noProof/>
                <w:webHidden/>
              </w:rPr>
              <w:tab/>
              <w:delText>30</w:delText>
            </w:r>
          </w:del>
        </w:p>
        <w:p w14:paraId="7861342E" w14:textId="66302699" w:rsidR="00644DBC" w:rsidDel="00E229A9" w:rsidRDefault="00644DBC">
          <w:pPr>
            <w:pStyle w:val="TOC3"/>
            <w:rPr>
              <w:del w:id="101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13" w:author="jonathan pritchard" w:date="2026-04-02T15:09:00Z" w16du:dateUtc="2026-04-02T14:09:00Z">
            <w:r w:rsidRPr="00E229A9" w:rsidDel="00E229A9">
              <w:rPr>
                <w:rPrChange w:id="1014" w:author="jonathan pritchard" w:date="2026-04-02T15:09:00Z" w16du:dateUtc="2026-04-02T14:09:00Z">
                  <w:rPr>
                    <w:rStyle w:val="Hyperlink"/>
                    <w:noProof/>
                  </w:rPr>
                </w:rPrChange>
              </w:rPr>
              <w:delText>11.9.6</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15" w:author="jonathan pritchard" w:date="2026-04-02T15:09:00Z" w16du:dateUtc="2026-04-02T14:09:00Z">
                  <w:rPr>
                    <w:rStyle w:val="Hyperlink"/>
                    <w:noProof/>
                  </w:rPr>
                </w:rPrChange>
              </w:rPr>
              <w:delText>Detection and notification of navigational hazards</w:delText>
            </w:r>
            <w:r w:rsidDel="00E229A9">
              <w:rPr>
                <w:noProof/>
                <w:webHidden/>
              </w:rPr>
              <w:tab/>
              <w:delText>30</w:delText>
            </w:r>
          </w:del>
        </w:p>
        <w:p w14:paraId="441BBC07" w14:textId="0F4EF668" w:rsidR="00644DBC" w:rsidDel="00E229A9" w:rsidRDefault="00644DBC">
          <w:pPr>
            <w:pStyle w:val="TOC3"/>
            <w:rPr>
              <w:del w:id="101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17" w:author="jonathan pritchard" w:date="2026-04-02T15:09:00Z" w16du:dateUtc="2026-04-02T14:09:00Z">
            <w:r w:rsidRPr="00E229A9" w:rsidDel="00E229A9">
              <w:rPr>
                <w:rPrChange w:id="1018" w:author="jonathan pritchard" w:date="2026-04-02T15:09:00Z" w16du:dateUtc="2026-04-02T14:09:00Z">
                  <w:rPr>
                    <w:rStyle w:val="Hyperlink"/>
                    <w:noProof/>
                  </w:rPr>
                </w:rPrChange>
              </w:rPr>
              <w:delText>11.9.7</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19" w:author="jonathan pritchard" w:date="2026-04-02T15:09:00Z" w16du:dateUtc="2026-04-02T14:09:00Z">
                  <w:rPr>
                    <w:rStyle w:val="Hyperlink"/>
                    <w:noProof/>
                  </w:rPr>
                </w:rPrChange>
              </w:rPr>
              <w:delText>Detection of areas for which special conditions exist</w:delText>
            </w:r>
            <w:r w:rsidDel="00E229A9">
              <w:rPr>
                <w:noProof/>
                <w:webHidden/>
              </w:rPr>
              <w:tab/>
              <w:delText>31</w:delText>
            </w:r>
          </w:del>
        </w:p>
        <w:p w14:paraId="770920FF" w14:textId="193C7A0D" w:rsidR="00644DBC" w:rsidDel="00E229A9" w:rsidRDefault="00644DBC">
          <w:pPr>
            <w:pStyle w:val="TOC3"/>
            <w:rPr>
              <w:del w:id="102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21" w:author="jonathan pritchard" w:date="2026-04-02T15:09:00Z" w16du:dateUtc="2026-04-02T14:09:00Z">
            <w:r w:rsidRPr="00E229A9" w:rsidDel="00E229A9">
              <w:rPr>
                <w:rPrChange w:id="1022" w:author="jonathan pritchard" w:date="2026-04-02T15:09:00Z" w16du:dateUtc="2026-04-02T14:09:00Z">
                  <w:rPr>
                    <w:rStyle w:val="Hyperlink"/>
                    <w:noProof/>
                  </w:rPr>
                </w:rPrChange>
              </w:rPr>
              <w:delText>11.9.8</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23" w:author="jonathan pritchard" w:date="2026-04-02T15:09:00Z" w16du:dateUtc="2026-04-02T14:09:00Z">
                  <w:rPr>
                    <w:rStyle w:val="Hyperlink"/>
                    <w:noProof/>
                  </w:rPr>
                </w:rPrChange>
              </w:rPr>
              <w:delText>Definition of safety contour</w:delText>
            </w:r>
            <w:r w:rsidDel="00E229A9">
              <w:rPr>
                <w:noProof/>
                <w:webHidden/>
              </w:rPr>
              <w:tab/>
              <w:delText>31</w:delText>
            </w:r>
          </w:del>
        </w:p>
        <w:p w14:paraId="3443C947" w14:textId="24C88398" w:rsidR="00644DBC" w:rsidDel="00E229A9" w:rsidRDefault="00644DBC">
          <w:pPr>
            <w:pStyle w:val="TOC3"/>
            <w:rPr>
              <w:del w:id="102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25" w:author="jonathan pritchard" w:date="2026-04-02T15:09:00Z" w16du:dateUtc="2026-04-02T14:09:00Z">
            <w:r w:rsidRPr="00E229A9" w:rsidDel="00E229A9">
              <w:rPr>
                <w:rPrChange w:id="1026" w:author="jonathan pritchard" w:date="2026-04-02T15:09:00Z" w16du:dateUtc="2026-04-02T14:09:00Z">
                  <w:rPr>
                    <w:rStyle w:val="Hyperlink"/>
                    <w:noProof/>
                  </w:rPr>
                </w:rPrChange>
              </w:rPr>
              <w:delText>11.9.9</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27" w:author="jonathan pritchard" w:date="2026-04-02T15:09:00Z" w16du:dateUtc="2026-04-02T14:09:00Z">
                  <w:rPr>
                    <w:rStyle w:val="Hyperlink"/>
                    <w:noProof/>
                  </w:rPr>
                </w:rPrChange>
              </w:rPr>
              <w:delText>Detection of safety contour</w:delText>
            </w:r>
            <w:r w:rsidDel="00E229A9">
              <w:rPr>
                <w:noProof/>
                <w:webHidden/>
              </w:rPr>
              <w:tab/>
              <w:delText>31</w:delText>
            </w:r>
          </w:del>
        </w:p>
        <w:p w14:paraId="278D7F56" w14:textId="3F5AB5B7" w:rsidR="00644DBC" w:rsidDel="00E229A9" w:rsidRDefault="00644DBC">
          <w:pPr>
            <w:pStyle w:val="TOC3"/>
            <w:rPr>
              <w:del w:id="102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29" w:author="jonathan pritchard" w:date="2026-04-02T15:09:00Z" w16du:dateUtc="2026-04-02T14:09:00Z">
            <w:r w:rsidRPr="00E229A9" w:rsidDel="00E229A9">
              <w:rPr>
                <w:rPrChange w:id="1030" w:author="jonathan pritchard" w:date="2026-04-02T15:09:00Z" w16du:dateUtc="2026-04-02T14:09:00Z">
                  <w:rPr>
                    <w:rStyle w:val="Hyperlink"/>
                    <w:noProof/>
                  </w:rPr>
                </w:rPrChange>
              </w:rPr>
              <w:delText>11.9.10</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31" w:author="jonathan pritchard" w:date="2026-04-02T15:09:00Z" w16du:dateUtc="2026-04-02T14:09:00Z">
                  <w:rPr>
                    <w:rStyle w:val="Hyperlink"/>
                    <w:noProof/>
                  </w:rPr>
                </w:rPrChange>
              </w:rPr>
              <w:delText>Indications related to ENC accuracy</w:delText>
            </w:r>
            <w:r w:rsidDel="00E229A9">
              <w:rPr>
                <w:noProof/>
                <w:webHidden/>
              </w:rPr>
              <w:tab/>
              <w:delText>32</w:delText>
            </w:r>
          </w:del>
        </w:p>
        <w:p w14:paraId="7A5AD836" w14:textId="5A4C41B7" w:rsidR="00644DBC" w:rsidDel="00E229A9" w:rsidRDefault="00644DBC">
          <w:pPr>
            <w:pStyle w:val="TOC3"/>
            <w:rPr>
              <w:del w:id="103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33" w:author="jonathan pritchard" w:date="2026-04-02T15:09:00Z" w16du:dateUtc="2026-04-02T14:09:00Z">
            <w:r w:rsidRPr="00E229A9" w:rsidDel="00E229A9">
              <w:rPr>
                <w:rPrChange w:id="1034" w:author="jonathan pritchard" w:date="2026-04-02T15:09:00Z" w16du:dateUtc="2026-04-02T14:09:00Z">
                  <w:rPr>
                    <w:rStyle w:val="Hyperlink"/>
                    <w:rFonts w:eastAsia="Calibri"/>
                    <w:noProof/>
                    <w:snapToGrid w:val="0"/>
                    <w:lang w:eastAsia="fr-FR"/>
                  </w:rPr>
                </w:rPrChange>
              </w:rPr>
              <w:delText>11.9.10.1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35" w:author="jonathan pritchard" w:date="2026-04-02T15:09:00Z" w16du:dateUtc="2026-04-02T14:09:00Z">
                  <w:rPr>
                    <w:rStyle w:val="Hyperlink"/>
                    <w:noProof/>
                  </w:rPr>
                </w:rPrChange>
              </w:rPr>
              <w:delText>Check area extension value – S-101 only</w:delText>
            </w:r>
            <w:r w:rsidDel="00E229A9">
              <w:rPr>
                <w:noProof/>
                <w:webHidden/>
              </w:rPr>
              <w:tab/>
              <w:delText>32</w:delText>
            </w:r>
          </w:del>
        </w:p>
        <w:p w14:paraId="0A2584E2" w14:textId="02D0A0BD" w:rsidR="00644DBC" w:rsidDel="00E229A9" w:rsidRDefault="00644DBC">
          <w:pPr>
            <w:pStyle w:val="TOC3"/>
            <w:rPr>
              <w:del w:id="103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37" w:author="jonathan pritchard" w:date="2026-04-02T15:09:00Z" w16du:dateUtc="2026-04-02T14:09:00Z">
            <w:r w:rsidRPr="00E229A9" w:rsidDel="00E229A9">
              <w:rPr>
                <w:rPrChange w:id="1038" w:author="jonathan pritchard" w:date="2026-04-02T15:09:00Z" w16du:dateUtc="2026-04-02T14:09:00Z">
                  <w:rPr>
                    <w:rStyle w:val="Hyperlink"/>
                    <w:noProof/>
                  </w:rPr>
                </w:rPrChange>
              </w:rPr>
              <w:delText>11.9.10.2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39" w:author="jonathan pritchard" w:date="2026-04-02T15:09:00Z" w16du:dateUtc="2026-04-02T14:09:00Z">
                  <w:rPr>
                    <w:rStyle w:val="Hyperlink"/>
                    <w:noProof/>
                  </w:rPr>
                </w:rPrChange>
              </w:rPr>
              <w:delText>Check area extension value  – S-102 depth substitution</w:delText>
            </w:r>
            <w:r w:rsidDel="00E229A9">
              <w:rPr>
                <w:noProof/>
                <w:webHidden/>
              </w:rPr>
              <w:tab/>
              <w:delText>33</w:delText>
            </w:r>
          </w:del>
        </w:p>
        <w:p w14:paraId="5C678FEA" w14:textId="649AFFA9" w:rsidR="00644DBC" w:rsidDel="00E229A9" w:rsidRDefault="00644DBC">
          <w:pPr>
            <w:pStyle w:val="TOC3"/>
            <w:rPr>
              <w:del w:id="104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41" w:author="jonathan pritchard" w:date="2026-04-02T15:09:00Z" w16du:dateUtc="2026-04-02T14:09:00Z">
            <w:r w:rsidRPr="00E229A9" w:rsidDel="00E229A9">
              <w:rPr>
                <w:rPrChange w:id="1042" w:author="jonathan pritchard" w:date="2026-04-02T15:09:00Z" w16du:dateUtc="2026-04-02T14:09:00Z">
                  <w:rPr>
                    <w:rStyle w:val="Hyperlink"/>
                    <w:noProof/>
                    <w:lang w:val="en-US"/>
                  </w:rPr>
                </w:rPrChange>
              </w:rPr>
              <w:delText>11.9.10.3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43" w:author="jonathan pritchard" w:date="2026-04-02T15:09:00Z" w16du:dateUtc="2026-04-02T14:09:00Z">
                  <w:rPr>
                    <w:rStyle w:val="Hyperlink"/>
                    <w:noProof/>
                  </w:rPr>
                </w:rPrChange>
              </w:rPr>
              <w:delText>Check area extension value – S-102 depth substitution and S-104 adjustment</w:delText>
            </w:r>
            <w:r w:rsidDel="00E229A9">
              <w:rPr>
                <w:noProof/>
                <w:webHidden/>
              </w:rPr>
              <w:tab/>
              <w:delText>33</w:delText>
            </w:r>
          </w:del>
        </w:p>
        <w:p w14:paraId="0C08FE98" w14:textId="502DAA19" w:rsidR="00644DBC" w:rsidDel="00E229A9" w:rsidRDefault="00644DBC">
          <w:pPr>
            <w:pStyle w:val="TOC3"/>
            <w:rPr>
              <w:del w:id="104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45" w:author="jonathan pritchard" w:date="2026-04-02T15:09:00Z" w16du:dateUtc="2026-04-02T14:09:00Z">
            <w:r w:rsidRPr="00E229A9" w:rsidDel="00E229A9">
              <w:rPr>
                <w:rPrChange w:id="1046" w:author="jonathan pritchard" w:date="2026-04-02T15:09:00Z" w16du:dateUtc="2026-04-02T14:09:00Z">
                  <w:rPr>
                    <w:rStyle w:val="Hyperlink"/>
                    <w:noProof/>
                  </w:rPr>
                </w:rPrChange>
              </w:rPr>
              <w:delText>11.9.11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47" w:author="jonathan pritchard" w:date="2026-04-02T15:09:00Z" w16du:dateUtc="2026-04-02T14:09:00Z">
                  <w:rPr>
                    <w:rStyle w:val="Hyperlink"/>
                    <w:noProof/>
                  </w:rPr>
                </w:rPrChange>
              </w:rPr>
              <w:delText>Enhanced Safety Contour and Water Level Adjustment.</w:delText>
            </w:r>
            <w:r w:rsidDel="00E229A9">
              <w:rPr>
                <w:noProof/>
                <w:webHidden/>
              </w:rPr>
              <w:tab/>
              <w:delText>34</w:delText>
            </w:r>
          </w:del>
        </w:p>
        <w:p w14:paraId="501BC6FD" w14:textId="6855A660" w:rsidR="00644DBC" w:rsidDel="00E229A9" w:rsidRDefault="00644DBC">
          <w:pPr>
            <w:pStyle w:val="TOC2"/>
            <w:rPr>
              <w:del w:id="104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049" w:author="jonathan pritchard" w:date="2026-04-02T15:09:00Z" w16du:dateUtc="2026-04-02T14:09:00Z">
            <w:r w:rsidRPr="00E229A9" w:rsidDel="00E229A9">
              <w:rPr>
                <w:rPrChange w:id="1050" w:author="jonathan pritchard" w:date="2026-04-02T15:09:00Z" w16du:dateUtc="2026-04-02T14:09:00Z">
                  <w:rPr>
                    <w:rStyle w:val="Hyperlink"/>
                    <w:noProof/>
                  </w:rPr>
                </w:rPrChange>
              </w:rPr>
              <w:delText>11.10</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051" w:author="jonathan pritchard" w:date="2026-04-02T15:09:00Z" w16du:dateUtc="2026-04-02T14:09:00Z">
                  <w:rPr>
                    <w:rStyle w:val="Hyperlink"/>
                    <w:noProof/>
                  </w:rPr>
                </w:rPrChange>
              </w:rPr>
              <w:delText>Other specified display features</w:delText>
            </w:r>
            <w:r w:rsidDel="00E229A9">
              <w:rPr>
                <w:noProof/>
                <w:webHidden/>
              </w:rPr>
              <w:tab/>
              <w:delText>34</w:delText>
            </w:r>
          </w:del>
        </w:p>
        <w:p w14:paraId="54ADB379" w14:textId="7E78F4A4" w:rsidR="00644DBC" w:rsidDel="00E229A9" w:rsidRDefault="00644DBC">
          <w:pPr>
            <w:pStyle w:val="TOC3"/>
            <w:rPr>
              <w:del w:id="105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53" w:author="jonathan pritchard" w:date="2026-04-02T15:09:00Z" w16du:dateUtc="2026-04-02T14:09:00Z">
            <w:r w:rsidRPr="00E229A9" w:rsidDel="00E229A9">
              <w:rPr>
                <w:rPrChange w:id="1054" w:author="jonathan pritchard" w:date="2026-04-02T15:09:00Z" w16du:dateUtc="2026-04-02T14:09:00Z">
                  <w:rPr>
                    <w:rStyle w:val="Hyperlink"/>
                    <w:noProof/>
                  </w:rPr>
                </w:rPrChange>
              </w:rPr>
              <w:delText>11.10.1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55" w:author="jonathan pritchard" w:date="2026-04-02T15:09:00Z" w16du:dateUtc="2026-04-02T14:09:00Z">
                  <w:rPr>
                    <w:rStyle w:val="Hyperlink"/>
                    <w:noProof/>
                  </w:rPr>
                </w:rPrChange>
              </w:rPr>
              <w:delText>Legend</w:delText>
            </w:r>
            <w:r w:rsidDel="00E229A9">
              <w:rPr>
                <w:noProof/>
                <w:webHidden/>
              </w:rPr>
              <w:tab/>
              <w:delText>34</w:delText>
            </w:r>
          </w:del>
        </w:p>
        <w:p w14:paraId="26CB0173" w14:textId="3B24A232" w:rsidR="00644DBC" w:rsidDel="00E229A9" w:rsidRDefault="00644DBC">
          <w:pPr>
            <w:pStyle w:val="TOC3"/>
            <w:rPr>
              <w:del w:id="105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57" w:author="jonathan pritchard" w:date="2026-04-02T15:09:00Z" w16du:dateUtc="2026-04-02T14:09:00Z">
            <w:r w:rsidRPr="00E229A9" w:rsidDel="00E229A9">
              <w:rPr>
                <w:rPrChange w:id="1058" w:author="jonathan pritchard" w:date="2026-04-02T15:09:00Z" w16du:dateUtc="2026-04-02T14:09:00Z">
                  <w:rPr>
                    <w:rStyle w:val="Hyperlink"/>
                    <w:noProof/>
                  </w:rPr>
                </w:rPrChange>
              </w:rPr>
              <w:delText>11.10.2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59" w:author="jonathan pritchard" w:date="2026-04-02T15:09:00Z" w16du:dateUtc="2026-04-02T14:09:00Z">
                  <w:rPr>
                    <w:rStyle w:val="Hyperlink"/>
                    <w:noProof/>
                  </w:rPr>
                </w:rPrChange>
              </w:rPr>
              <w:delText>Legend details</w:delText>
            </w:r>
            <w:r w:rsidDel="00E229A9">
              <w:rPr>
                <w:noProof/>
                <w:webHidden/>
              </w:rPr>
              <w:tab/>
              <w:delText>35</w:delText>
            </w:r>
          </w:del>
        </w:p>
        <w:p w14:paraId="5503601C" w14:textId="78F1FADE" w:rsidR="00644DBC" w:rsidDel="00E229A9" w:rsidRDefault="00644DBC">
          <w:pPr>
            <w:pStyle w:val="TOC3"/>
            <w:rPr>
              <w:del w:id="106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61" w:author="jonathan pritchard" w:date="2026-04-02T15:09:00Z" w16du:dateUtc="2026-04-02T14:09:00Z">
            <w:r w:rsidRPr="00E229A9" w:rsidDel="00E229A9">
              <w:rPr>
                <w:rPrChange w:id="1062" w:author="jonathan pritchard" w:date="2026-04-02T15:09:00Z" w16du:dateUtc="2026-04-02T14:09:00Z">
                  <w:rPr>
                    <w:rStyle w:val="Hyperlink"/>
                    <w:noProof/>
                  </w:rPr>
                </w:rPrChange>
              </w:rPr>
              <w:delText>11.10.3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63" w:author="jonathan pritchard" w:date="2026-04-02T15:09:00Z" w16du:dateUtc="2026-04-02T14:09:00Z">
                  <w:rPr>
                    <w:rStyle w:val="Hyperlink"/>
                    <w:noProof/>
                  </w:rPr>
                </w:rPrChange>
              </w:rPr>
              <w:delText>ECDIS Legend</w:delText>
            </w:r>
            <w:r w:rsidDel="00E229A9">
              <w:rPr>
                <w:noProof/>
                <w:webHidden/>
              </w:rPr>
              <w:tab/>
              <w:delText>35</w:delText>
            </w:r>
          </w:del>
        </w:p>
        <w:p w14:paraId="7D8AE903" w14:textId="388B183C" w:rsidR="00644DBC" w:rsidDel="00E229A9" w:rsidRDefault="00644DBC">
          <w:pPr>
            <w:pStyle w:val="TOC2"/>
            <w:rPr>
              <w:del w:id="106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065" w:author="jonathan pritchard" w:date="2026-04-02T15:09:00Z" w16du:dateUtc="2026-04-02T14:09:00Z">
            <w:r w:rsidRPr="00E229A9" w:rsidDel="00E229A9">
              <w:rPr>
                <w:rPrChange w:id="1066" w:author="jonathan pritchard" w:date="2026-04-02T15:09:00Z" w16du:dateUtc="2026-04-02T14:09:00Z">
                  <w:rPr>
                    <w:rStyle w:val="Hyperlink"/>
                    <w:noProof/>
                  </w:rPr>
                </w:rPrChange>
              </w:rPr>
              <w:delText>11.11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067" w:author="jonathan pritchard" w:date="2026-04-02T15:09:00Z" w16du:dateUtc="2026-04-02T14:09:00Z">
                  <w:rPr>
                    <w:rStyle w:val="Hyperlink"/>
                    <w:noProof/>
                  </w:rPr>
                </w:rPrChange>
              </w:rPr>
              <w:delText>Displaying manual and automatic updates and added information</w:delText>
            </w:r>
            <w:r w:rsidDel="00E229A9">
              <w:rPr>
                <w:noProof/>
                <w:webHidden/>
              </w:rPr>
              <w:tab/>
              <w:delText>36</w:delText>
            </w:r>
          </w:del>
        </w:p>
        <w:p w14:paraId="551A05EF" w14:textId="620063A3" w:rsidR="00644DBC" w:rsidDel="00E229A9" w:rsidRDefault="00644DBC">
          <w:pPr>
            <w:pStyle w:val="TOC3"/>
            <w:rPr>
              <w:del w:id="106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69" w:author="jonathan pritchard" w:date="2026-04-02T15:09:00Z" w16du:dateUtc="2026-04-02T14:09:00Z">
            <w:r w:rsidRPr="00E229A9" w:rsidDel="00E229A9">
              <w:rPr>
                <w:rPrChange w:id="1070" w:author="jonathan pritchard" w:date="2026-04-02T15:09:00Z" w16du:dateUtc="2026-04-02T14:09:00Z">
                  <w:rPr>
                    <w:rStyle w:val="Hyperlink"/>
                    <w:noProof/>
                  </w:rPr>
                </w:rPrChange>
              </w:rPr>
              <w:delText>11.11.1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71" w:author="jonathan pritchard" w:date="2026-04-02T15:09:00Z" w16du:dateUtc="2026-04-02T14:09:00Z">
                  <w:rPr>
                    <w:rStyle w:val="Hyperlink"/>
                    <w:noProof/>
                  </w:rPr>
                </w:rPrChange>
              </w:rPr>
              <w:delText>Manual updates</w:delText>
            </w:r>
            <w:r w:rsidDel="00E229A9">
              <w:rPr>
                <w:noProof/>
                <w:webHidden/>
              </w:rPr>
              <w:tab/>
              <w:delText>36</w:delText>
            </w:r>
          </w:del>
        </w:p>
        <w:p w14:paraId="626286C0" w14:textId="2E6D644D" w:rsidR="00644DBC" w:rsidDel="00E229A9" w:rsidRDefault="00644DBC">
          <w:pPr>
            <w:pStyle w:val="TOC3"/>
            <w:rPr>
              <w:del w:id="107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73" w:author="jonathan pritchard" w:date="2026-04-02T15:09:00Z" w16du:dateUtc="2026-04-02T14:09:00Z">
            <w:r w:rsidRPr="00E229A9" w:rsidDel="00E229A9">
              <w:rPr>
                <w:rPrChange w:id="1074" w:author="jonathan pritchard" w:date="2026-04-02T15:09:00Z" w16du:dateUtc="2026-04-02T14:09:00Z">
                  <w:rPr>
                    <w:rStyle w:val="Hyperlink"/>
                    <w:noProof/>
                  </w:rPr>
                </w:rPrChange>
              </w:rPr>
              <w:delText>11.11.2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75" w:author="jonathan pritchard" w:date="2026-04-02T15:09:00Z" w16du:dateUtc="2026-04-02T14:09:00Z">
                  <w:rPr>
                    <w:rStyle w:val="Hyperlink"/>
                    <w:noProof/>
                  </w:rPr>
                </w:rPrChange>
              </w:rPr>
              <w:delText>Additional Mariner’s Information</w:delText>
            </w:r>
            <w:r w:rsidDel="00E229A9">
              <w:rPr>
                <w:noProof/>
                <w:webHidden/>
              </w:rPr>
              <w:tab/>
              <w:delText>37</w:delText>
            </w:r>
          </w:del>
        </w:p>
        <w:p w14:paraId="78D86749" w14:textId="772F6333" w:rsidR="00644DBC" w:rsidDel="00E229A9" w:rsidRDefault="00644DBC">
          <w:pPr>
            <w:pStyle w:val="TOC3"/>
            <w:rPr>
              <w:del w:id="107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77" w:author="jonathan pritchard" w:date="2026-04-02T15:09:00Z" w16du:dateUtc="2026-04-02T14:09:00Z">
            <w:r w:rsidRPr="00E229A9" w:rsidDel="00E229A9">
              <w:rPr>
                <w:rPrChange w:id="1078" w:author="jonathan pritchard" w:date="2026-04-02T15:09:00Z" w16du:dateUtc="2026-04-02T14:09:00Z">
                  <w:rPr>
                    <w:rStyle w:val="Hyperlink"/>
                    <w:noProof/>
                  </w:rPr>
                </w:rPrChange>
              </w:rPr>
              <w:delText>11.11.3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79" w:author="jonathan pritchard" w:date="2026-04-02T15:09:00Z" w16du:dateUtc="2026-04-02T14:09:00Z">
                  <w:rPr>
                    <w:rStyle w:val="Hyperlink"/>
                    <w:noProof/>
                  </w:rPr>
                </w:rPrChange>
              </w:rPr>
              <w:delText>Automatic Updates</w:delText>
            </w:r>
            <w:r w:rsidDel="00E229A9">
              <w:rPr>
                <w:noProof/>
                <w:webHidden/>
              </w:rPr>
              <w:tab/>
              <w:delText>37</w:delText>
            </w:r>
          </w:del>
        </w:p>
        <w:p w14:paraId="20FF5F2C" w14:textId="4B83A550" w:rsidR="00644DBC" w:rsidDel="00E229A9" w:rsidRDefault="00644DBC">
          <w:pPr>
            <w:pStyle w:val="TOC3"/>
            <w:rPr>
              <w:del w:id="108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81" w:author="jonathan pritchard" w:date="2026-04-02T15:09:00Z" w16du:dateUtc="2026-04-02T14:09:00Z">
            <w:r w:rsidRPr="00E229A9" w:rsidDel="00E229A9">
              <w:rPr>
                <w:rPrChange w:id="1082" w:author="jonathan pritchard" w:date="2026-04-02T15:09:00Z" w16du:dateUtc="2026-04-02T14:09:00Z">
                  <w:rPr>
                    <w:rStyle w:val="Hyperlink"/>
                    <w:noProof/>
                  </w:rPr>
                </w:rPrChange>
              </w:rPr>
              <w:delText>11.11.4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83" w:author="jonathan pritchard" w:date="2026-04-02T15:09:00Z" w16du:dateUtc="2026-04-02T14:09:00Z">
                  <w:rPr>
                    <w:rStyle w:val="Hyperlink"/>
                    <w:noProof/>
                  </w:rPr>
                </w:rPrChange>
              </w:rPr>
              <w:delText>Identifying automatic chart corrections on demand</w:delText>
            </w:r>
            <w:r w:rsidDel="00E229A9">
              <w:rPr>
                <w:noProof/>
                <w:webHidden/>
              </w:rPr>
              <w:tab/>
              <w:delText>37</w:delText>
            </w:r>
          </w:del>
        </w:p>
        <w:p w14:paraId="7FF2D400" w14:textId="42AA1251" w:rsidR="00644DBC" w:rsidDel="00E229A9" w:rsidRDefault="00644DBC">
          <w:pPr>
            <w:pStyle w:val="TOC3"/>
            <w:rPr>
              <w:del w:id="108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85" w:author="jonathan pritchard" w:date="2026-04-02T15:09:00Z" w16du:dateUtc="2026-04-02T14:09:00Z">
            <w:r w:rsidRPr="00E229A9" w:rsidDel="00E229A9">
              <w:rPr>
                <w:rPrChange w:id="1086" w:author="jonathan pritchard" w:date="2026-04-02T15:09:00Z" w16du:dateUtc="2026-04-02T14:09:00Z">
                  <w:rPr>
                    <w:rStyle w:val="Hyperlink"/>
                    <w:noProof/>
                  </w:rPr>
                </w:rPrChange>
              </w:rPr>
              <w:delText>11.11.5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87" w:author="jonathan pritchard" w:date="2026-04-02T15:09:00Z" w16du:dateUtc="2026-04-02T14:09:00Z">
                  <w:rPr>
                    <w:rStyle w:val="Hyperlink"/>
                    <w:noProof/>
                  </w:rPr>
                </w:rPrChange>
              </w:rPr>
              <w:delText>Update Information</w:delText>
            </w:r>
            <w:r w:rsidDel="00E229A9">
              <w:rPr>
                <w:noProof/>
                <w:webHidden/>
              </w:rPr>
              <w:tab/>
              <w:delText>38</w:delText>
            </w:r>
          </w:del>
        </w:p>
        <w:p w14:paraId="21BC0CF9" w14:textId="16E3D19A" w:rsidR="00644DBC" w:rsidDel="00E229A9" w:rsidRDefault="00644DBC">
          <w:pPr>
            <w:pStyle w:val="TOC3"/>
            <w:rPr>
              <w:del w:id="108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89" w:author="jonathan pritchard" w:date="2026-04-02T15:09:00Z" w16du:dateUtc="2026-04-02T14:09:00Z">
            <w:r w:rsidRPr="00E229A9" w:rsidDel="00E229A9">
              <w:rPr>
                <w:rPrChange w:id="1090" w:author="jonathan pritchard" w:date="2026-04-02T15:09:00Z" w16du:dateUtc="2026-04-02T14:09:00Z">
                  <w:rPr>
                    <w:rStyle w:val="Hyperlink"/>
                    <w:noProof/>
                  </w:rPr>
                </w:rPrChange>
              </w:rPr>
              <w:delText>11.11.6</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91" w:author="jonathan pritchard" w:date="2026-04-02T15:09:00Z" w16du:dateUtc="2026-04-02T14:09:00Z">
                  <w:rPr>
                    <w:rStyle w:val="Hyperlink"/>
                    <w:noProof/>
                  </w:rPr>
                </w:rPrChange>
              </w:rPr>
              <w:delText>Non-official (Non-ENC) Chart Information</w:delText>
            </w:r>
            <w:r w:rsidDel="00E229A9">
              <w:rPr>
                <w:noProof/>
                <w:webHidden/>
              </w:rPr>
              <w:tab/>
              <w:delText>38</w:delText>
            </w:r>
          </w:del>
        </w:p>
        <w:p w14:paraId="464A616E" w14:textId="36F40BD6" w:rsidR="00644DBC" w:rsidDel="00E229A9" w:rsidRDefault="00644DBC">
          <w:pPr>
            <w:pStyle w:val="TOC2"/>
            <w:rPr>
              <w:del w:id="109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093" w:author="jonathan pritchard" w:date="2026-04-02T15:09:00Z" w16du:dateUtc="2026-04-02T14:09:00Z">
            <w:r w:rsidRPr="00E229A9" w:rsidDel="00E229A9">
              <w:rPr>
                <w:rPrChange w:id="1094" w:author="jonathan pritchard" w:date="2026-04-02T15:09:00Z" w16du:dateUtc="2026-04-02T14:09:00Z">
                  <w:rPr>
                    <w:rStyle w:val="Hyperlink"/>
                    <w:noProof/>
                  </w:rPr>
                </w:rPrChange>
              </w:rPr>
              <w:delText>11.12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095" w:author="jonathan pritchard" w:date="2026-04-02T15:09:00Z" w16du:dateUtc="2026-04-02T14:09:00Z">
                  <w:rPr>
                    <w:rStyle w:val="Hyperlink"/>
                    <w:noProof/>
                  </w:rPr>
                </w:rPrChange>
              </w:rPr>
              <w:delText>Display and Management of Navigational Warnings</w:delText>
            </w:r>
            <w:r w:rsidDel="00E229A9">
              <w:rPr>
                <w:noProof/>
                <w:webHidden/>
              </w:rPr>
              <w:tab/>
              <w:delText>38</w:delText>
            </w:r>
          </w:del>
        </w:p>
        <w:p w14:paraId="2E88A2E9" w14:textId="3DF8BE1E" w:rsidR="00644DBC" w:rsidDel="00E229A9" w:rsidRDefault="00644DBC">
          <w:pPr>
            <w:pStyle w:val="TOC3"/>
            <w:rPr>
              <w:del w:id="109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097" w:author="jonathan pritchard" w:date="2026-04-02T15:09:00Z" w16du:dateUtc="2026-04-02T14:09:00Z">
            <w:r w:rsidRPr="00E229A9" w:rsidDel="00E229A9">
              <w:rPr>
                <w:rPrChange w:id="1098" w:author="jonathan pritchard" w:date="2026-04-02T15:09:00Z" w16du:dateUtc="2026-04-02T14:09:00Z">
                  <w:rPr>
                    <w:rStyle w:val="Hyperlink"/>
                    <w:noProof/>
                  </w:rPr>
                </w:rPrChange>
              </w:rPr>
              <w:delText>11.12.1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099" w:author="jonathan pritchard" w:date="2026-04-02T15:09:00Z" w16du:dateUtc="2026-04-02T14:09:00Z">
                  <w:rPr>
                    <w:rStyle w:val="Hyperlink"/>
                    <w:noProof/>
                  </w:rPr>
                </w:rPrChange>
              </w:rPr>
              <w:delText>Additional Portrayal requirements of the Graphical User Interface</w:delText>
            </w:r>
            <w:r w:rsidDel="00E229A9">
              <w:rPr>
                <w:noProof/>
                <w:webHidden/>
              </w:rPr>
              <w:tab/>
              <w:delText>38</w:delText>
            </w:r>
          </w:del>
        </w:p>
        <w:p w14:paraId="4ADE9857" w14:textId="67054FA6" w:rsidR="00644DBC" w:rsidDel="00E229A9" w:rsidRDefault="00644DBC">
          <w:pPr>
            <w:pStyle w:val="TOC3"/>
            <w:rPr>
              <w:del w:id="110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01" w:author="jonathan pritchard" w:date="2026-04-02T15:09:00Z" w16du:dateUtc="2026-04-02T14:09:00Z">
            <w:r w:rsidRPr="00E229A9" w:rsidDel="00E229A9">
              <w:rPr>
                <w:rPrChange w:id="1102" w:author="jonathan pritchard" w:date="2026-04-02T15:09:00Z" w16du:dateUtc="2026-04-02T14:09:00Z">
                  <w:rPr>
                    <w:rStyle w:val="Hyperlink"/>
                    <w:noProof/>
                  </w:rPr>
                </w:rPrChange>
              </w:rPr>
              <w:delText>11.12.2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03" w:author="jonathan pritchard" w:date="2026-04-02T15:09:00Z" w16du:dateUtc="2026-04-02T14:09:00Z">
                  <w:rPr>
                    <w:rStyle w:val="Hyperlink"/>
                    <w:noProof/>
                  </w:rPr>
                </w:rPrChange>
              </w:rPr>
              <w:delText>Classifying Navigational Warning information</w:delText>
            </w:r>
            <w:r w:rsidDel="00E229A9">
              <w:rPr>
                <w:noProof/>
                <w:webHidden/>
              </w:rPr>
              <w:tab/>
              <w:delText>39</w:delText>
            </w:r>
          </w:del>
        </w:p>
        <w:p w14:paraId="58871752" w14:textId="101A97C8" w:rsidR="00644DBC" w:rsidDel="00E229A9" w:rsidRDefault="00644DBC">
          <w:pPr>
            <w:pStyle w:val="TOC3"/>
            <w:rPr>
              <w:del w:id="110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05" w:author="jonathan pritchard" w:date="2026-04-02T15:09:00Z" w16du:dateUtc="2026-04-02T14:09:00Z">
            <w:r w:rsidRPr="00E229A9" w:rsidDel="00E229A9">
              <w:rPr>
                <w:rPrChange w:id="1106" w:author="jonathan pritchard" w:date="2026-04-02T15:09:00Z" w16du:dateUtc="2026-04-02T14:09:00Z">
                  <w:rPr>
                    <w:rStyle w:val="Hyperlink"/>
                    <w:noProof/>
                  </w:rPr>
                </w:rPrChange>
              </w:rPr>
              <w:delText>11.12.3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07" w:author="jonathan pritchard" w:date="2026-04-02T15:09:00Z" w16du:dateUtc="2026-04-02T14:09:00Z">
                  <w:rPr>
                    <w:rStyle w:val="Hyperlink"/>
                    <w:noProof/>
                  </w:rPr>
                </w:rPrChange>
              </w:rPr>
              <w:delText>Cancelled datasets</w:delText>
            </w:r>
            <w:r w:rsidDel="00E229A9">
              <w:rPr>
                <w:noProof/>
                <w:webHidden/>
              </w:rPr>
              <w:tab/>
              <w:delText>39</w:delText>
            </w:r>
          </w:del>
        </w:p>
        <w:p w14:paraId="51969D33" w14:textId="5BA9C22F" w:rsidR="00644DBC" w:rsidDel="00E229A9" w:rsidRDefault="00644DBC">
          <w:pPr>
            <w:pStyle w:val="TOC3"/>
            <w:rPr>
              <w:del w:id="110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09" w:author="jonathan pritchard" w:date="2026-04-02T15:09:00Z" w16du:dateUtc="2026-04-02T14:09:00Z">
            <w:r w:rsidRPr="00E229A9" w:rsidDel="00E229A9">
              <w:rPr>
                <w:rPrChange w:id="1110" w:author="jonathan pritchard" w:date="2026-04-02T15:09:00Z" w16du:dateUtc="2026-04-02T14:09:00Z">
                  <w:rPr>
                    <w:rStyle w:val="Hyperlink"/>
                    <w:noProof/>
                  </w:rPr>
                </w:rPrChange>
              </w:rPr>
              <w:delText>11.12.4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11" w:author="jonathan pritchard" w:date="2026-04-02T15:09:00Z" w16du:dateUtc="2026-04-02T14:09:00Z">
                  <w:rPr>
                    <w:rStyle w:val="Hyperlink"/>
                    <w:noProof/>
                  </w:rPr>
                </w:rPrChange>
              </w:rPr>
              <w:delText>Retention of datasets</w:delText>
            </w:r>
            <w:r w:rsidDel="00E229A9">
              <w:rPr>
                <w:noProof/>
                <w:webHidden/>
              </w:rPr>
              <w:tab/>
              <w:delText>39</w:delText>
            </w:r>
          </w:del>
        </w:p>
        <w:p w14:paraId="1A198366" w14:textId="6FE0AA4D" w:rsidR="00644DBC" w:rsidDel="00E229A9" w:rsidRDefault="00644DBC">
          <w:pPr>
            <w:pStyle w:val="TOC3"/>
            <w:rPr>
              <w:del w:id="111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13" w:author="jonathan pritchard" w:date="2026-04-02T15:09:00Z" w16du:dateUtc="2026-04-02T14:09:00Z">
            <w:r w:rsidRPr="00E229A9" w:rsidDel="00E229A9">
              <w:rPr>
                <w:rPrChange w:id="1114" w:author="jonathan pritchard" w:date="2026-04-02T15:09:00Z" w16du:dateUtc="2026-04-02T14:09:00Z">
                  <w:rPr>
                    <w:rStyle w:val="Hyperlink"/>
                    <w:noProof/>
                  </w:rPr>
                </w:rPrChange>
              </w:rPr>
              <w:delText>11.12.5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15" w:author="jonathan pritchard" w:date="2026-04-02T15:09:00Z" w16du:dateUtc="2026-04-02T14:09:00Z">
                  <w:rPr>
                    <w:rStyle w:val="Hyperlink"/>
                    <w:noProof/>
                  </w:rPr>
                </w:rPrChange>
              </w:rPr>
              <w:delText>Portrayal of feature types</w:delText>
            </w:r>
            <w:r w:rsidDel="00E229A9">
              <w:rPr>
                <w:noProof/>
                <w:webHidden/>
              </w:rPr>
              <w:tab/>
              <w:delText>39</w:delText>
            </w:r>
          </w:del>
        </w:p>
        <w:p w14:paraId="5FD299AC" w14:textId="000D65FF" w:rsidR="00644DBC" w:rsidDel="00E229A9" w:rsidRDefault="00644DBC">
          <w:pPr>
            <w:pStyle w:val="TOC1"/>
            <w:rPr>
              <w:del w:id="111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17" w:author="jonathan pritchard" w:date="2026-04-02T15:09:00Z" w16du:dateUtc="2026-04-02T14:09:00Z">
            <w:r w:rsidRPr="00E229A9" w:rsidDel="00E229A9">
              <w:rPr>
                <w:rPrChange w:id="1118" w:author="jonathan pritchard" w:date="2026-04-02T15:09:00Z" w16du:dateUtc="2026-04-02T14:09:00Z">
                  <w:rPr>
                    <w:rStyle w:val="Hyperlink"/>
                    <w:noProof/>
                  </w:rPr>
                </w:rPrChange>
              </w:rPr>
              <w:delText>12</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19" w:author="jonathan pritchard" w:date="2026-04-02T15:09:00Z" w16du:dateUtc="2026-04-02T14:09:00Z">
                  <w:rPr>
                    <w:rStyle w:val="Hyperlink"/>
                    <w:noProof/>
                  </w:rPr>
                </w:rPrChange>
              </w:rPr>
              <w:delText>Coverages and Time Series for Gridded Data (S-102, S-104 and S-111)</w:delText>
            </w:r>
            <w:r w:rsidDel="00E229A9">
              <w:rPr>
                <w:noProof/>
                <w:webHidden/>
              </w:rPr>
              <w:tab/>
              <w:delText>40</w:delText>
            </w:r>
          </w:del>
        </w:p>
        <w:p w14:paraId="2D5E4F7A" w14:textId="5D7396E5" w:rsidR="00644DBC" w:rsidDel="00E229A9" w:rsidRDefault="00644DBC">
          <w:pPr>
            <w:pStyle w:val="TOC2"/>
            <w:rPr>
              <w:del w:id="112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21" w:author="jonathan pritchard" w:date="2026-04-02T15:09:00Z" w16du:dateUtc="2026-04-02T14:09:00Z">
            <w:r w:rsidRPr="00E229A9" w:rsidDel="00E229A9">
              <w:rPr>
                <w:rPrChange w:id="1122" w:author="jonathan pritchard" w:date="2026-04-02T15:09:00Z" w16du:dateUtc="2026-04-02T14:09:00Z">
                  <w:rPr>
                    <w:rStyle w:val="Hyperlink"/>
                    <w:noProof/>
                  </w:rPr>
                </w:rPrChange>
              </w:rPr>
              <w:lastRenderedPageBreak/>
              <w:delText>12.1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23" w:author="jonathan pritchard" w:date="2026-04-02T15:09:00Z" w16du:dateUtc="2026-04-02T14:09:00Z">
                  <w:rPr>
                    <w:rStyle w:val="Hyperlink"/>
                    <w:noProof/>
                  </w:rPr>
                </w:rPrChange>
              </w:rPr>
              <w:delText>Thinning</w:delText>
            </w:r>
            <w:r w:rsidDel="00E229A9">
              <w:rPr>
                <w:noProof/>
                <w:webHidden/>
              </w:rPr>
              <w:tab/>
              <w:delText>40</w:delText>
            </w:r>
          </w:del>
        </w:p>
        <w:p w14:paraId="161BB5B1" w14:textId="0BE14B4D" w:rsidR="00644DBC" w:rsidDel="00E229A9" w:rsidRDefault="00644DBC">
          <w:pPr>
            <w:pStyle w:val="TOC2"/>
            <w:rPr>
              <w:del w:id="112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25" w:author="jonathan pritchard" w:date="2026-04-02T15:09:00Z" w16du:dateUtc="2026-04-02T14:09:00Z">
            <w:r w:rsidRPr="00E229A9" w:rsidDel="00E229A9">
              <w:rPr>
                <w:rPrChange w:id="1126" w:author="jonathan pritchard" w:date="2026-04-02T15:09:00Z" w16du:dateUtc="2026-04-02T14:09:00Z">
                  <w:rPr>
                    <w:rStyle w:val="Hyperlink"/>
                    <w:noProof/>
                  </w:rPr>
                </w:rPrChange>
              </w:rPr>
              <w:delText>12.2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27" w:author="jonathan pritchard" w:date="2026-04-02T15:09:00Z" w16du:dateUtc="2026-04-02T14:09:00Z">
                  <w:rPr>
                    <w:rStyle w:val="Hyperlink"/>
                    <w:noProof/>
                  </w:rPr>
                </w:rPrChange>
              </w:rPr>
              <w:delText>Temporal variation</w:delText>
            </w:r>
            <w:r w:rsidDel="00E229A9">
              <w:rPr>
                <w:noProof/>
                <w:webHidden/>
              </w:rPr>
              <w:tab/>
              <w:delText>40</w:delText>
            </w:r>
          </w:del>
        </w:p>
        <w:p w14:paraId="40160DE2" w14:textId="15AF00A3" w:rsidR="00644DBC" w:rsidDel="00E229A9" w:rsidRDefault="00644DBC">
          <w:pPr>
            <w:pStyle w:val="TOC1"/>
            <w:rPr>
              <w:del w:id="112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29" w:author="jonathan pritchard" w:date="2026-04-02T15:09:00Z" w16du:dateUtc="2026-04-02T14:09:00Z">
            <w:r w:rsidRPr="00E229A9" w:rsidDel="00E229A9">
              <w:rPr>
                <w:rPrChange w:id="1130" w:author="jonathan pritchard" w:date="2026-04-02T15:09:00Z" w16du:dateUtc="2026-04-02T14:09:00Z">
                  <w:rPr>
                    <w:rStyle w:val="Hyperlink"/>
                    <w:noProof/>
                  </w:rPr>
                </w:rPrChange>
              </w:rPr>
              <w:delText>13</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31" w:author="jonathan pritchard" w:date="2026-04-02T15:09:00Z" w16du:dateUtc="2026-04-02T14:09:00Z">
                  <w:rPr>
                    <w:rStyle w:val="Hyperlink"/>
                    <w:noProof/>
                  </w:rPr>
                </w:rPrChange>
              </w:rPr>
              <w:delText>Colours</w:delText>
            </w:r>
            <w:r w:rsidDel="00E229A9">
              <w:rPr>
                <w:noProof/>
                <w:webHidden/>
              </w:rPr>
              <w:tab/>
              <w:delText>40</w:delText>
            </w:r>
          </w:del>
        </w:p>
        <w:p w14:paraId="291F74FD" w14:textId="484AFDAA" w:rsidR="00644DBC" w:rsidDel="00E229A9" w:rsidRDefault="00644DBC">
          <w:pPr>
            <w:pStyle w:val="TOC2"/>
            <w:rPr>
              <w:del w:id="113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33" w:author="jonathan pritchard" w:date="2026-04-02T15:09:00Z" w16du:dateUtc="2026-04-02T14:09:00Z">
            <w:r w:rsidRPr="00E229A9" w:rsidDel="00E229A9">
              <w:rPr>
                <w:rPrChange w:id="1134" w:author="jonathan pritchard" w:date="2026-04-02T15:09:00Z" w16du:dateUtc="2026-04-02T14:09:00Z">
                  <w:rPr>
                    <w:rStyle w:val="Hyperlink"/>
                    <w:noProof/>
                  </w:rPr>
                </w:rPrChange>
              </w:rPr>
              <w:delText>13.1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35" w:author="jonathan pritchard" w:date="2026-04-02T15:09:00Z" w16du:dateUtc="2026-04-02T14:09:00Z">
                  <w:rPr>
                    <w:rStyle w:val="Hyperlink"/>
                    <w:noProof/>
                  </w:rPr>
                </w:rPrChange>
              </w:rPr>
              <w:delText>Colour palettes implemented by the portrayal catalogue</w:delText>
            </w:r>
            <w:r w:rsidDel="00E229A9">
              <w:rPr>
                <w:noProof/>
                <w:webHidden/>
              </w:rPr>
              <w:tab/>
              <w:delText>40</w:delText>
            </w:r>
          </w:del>
        </w:p>
        <w:p w14:paraId="36D7D83D" w14:textId="4FD1C82F" w:rsidR="00644DBC" w:rsidDel="00E229A9" w:rsidRDefault="00644DBC">
          <w:pPr>
            <w:pStyle w:val="TOC1"/>
            <w:rPr>
              <w:del w:id="113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37" w:author="jonathan pritchard" w:date="2026-04-02T15:09:00Z" w16du:dateUtc="2026-04-02T14:09:00Z">
            <w:r w:rsidRPr="00E229A9" w:rsidDel="00E229A9">
              <w:rPr>
                <w:rPrChange w:id="1138" w:author="jonathan pritchard" w:date="2026-04-02T15:09:00Z" w16du:dateUtc="2026-04-02T14:09:00Z">
                  <w:rPr>
                    <w:rStyle w:val="Hyperlink"/>
                    <w:noProof/>
                  </w:rPr>
                </w:rPrChange>
              </w:rPr>
              <w:delText>14</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39" w:author="jonathan pritchard" w:date="2026-04-02T15:09:00Z" w16du:dateUtc="2026-04-02T14:09:00Z">
                  <w:rPr>
                    <w:rStyle w:val="Hyperlink"/>
                    <w:noProof/>
                  </w:rPr>
                </w:rPrChange>
              </w:rPr>
              <w:delText>Cursor Pick Reports and Displays in Interface Panels</w:delText>
            </w:r>
            <w:r w:rsidDel="00E229A9">
              <w:rPr>
                <w:noProof/>
                <w:webHidden/>
              </w:rPr>
              <w:tab/>
              <w:delText>41</w:delText>
            </w:r>
          </w:del>
        </w:p>
        <w:p w14:paraId="118F7D32" w14:textId="03FBA669" w:rsidR="00644DBC" w:rsidDel="00E229A9" w:rsidRDefault="00644DBC">
          <w:pPr>
            <w:pStyle w:val="TOC2"/>
            <w:rPr>
              <w:del w:id="114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41" w:author="jonathan pritchard" w:date="2026-04-02T15:09:00Z" w16du:dateUtc="2026-04-02T14:09:00Z">
            <w:r w:rsidRPr="00E229A9" w:rsidDel="00E229A9">
              <w:rPr>
                <w:rPrChange w:id="1142" w:author="jonathan pritchard" w:date="2026-04-02T15:09:00Z" w16du:dateUtc="2026-04-02T14:09:00Z">
                  <w:rPr>
                    <w:rStyle w:val="Hyperlink"/>
                    <w:noProof/>
                  </w:rPr>
                </w:rPrChange>
              </w:rPr>
              <w:delText>14.1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43" w:author="jonathan pritchard" w:date="2026-04-02T15:09:00Z" w16du:dateUtc="2026-04-02T14:09:00Z">
                  <w:rPr>
                    <w:rStyle w:val="Hyperlink"/>
                    <w:noProof/>
                  </w:rPr>
                </w:rPrChange>
              </w:rPr>
              <w:delText>Cursor pick rules</w:delText>
            </w:r>
            <w:r w:rsidDel="00E229A9">
              <w:rPr>
                <w:noProof/>
                <w:webHidden/>
              </w:rPr>
              <w:tab/>
              <w:delText>41</w:delText>
            </w:r>
          </w:del>
        </w:p>
        <w:p w14:paraId="48C2A342" w14:textId="17454324" w:rsidR="00644DBC" w:rsidDel="00E229A9" w:rsidRDefault="00644DBC">
          <w:pPr>
            <w:pStyle w:val="TOC2"/>
            <w:rPr>
              <w:del w:id="114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45" w:author="jonathan pritchard" w:date="2026-04-02T15:09:00Z" w16du:dateUtc="2026-04-02T14:09:00Z">
            <w:r w:rsidRPr="00E229A9" w:rsidDel="00E229A9">
              <w:rPr>
                <w:rPrChange w:id="1146" w:author="jonathan pritchard" w:date="2026-04-02T15:09:00Z" w16du:dateUtc="2026-04-02T14:09:00Z">
                  <w:rPr>
                    <w:rStyle w:val="Hyperlink"/>
                    <w:noProof/>
                  </w:rPr>
                </w:rPrChange>
              </w:rPr>
              <w:delText>14.2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47" w:author="jonathan pritchard" w:date="2026-04-02T15:09:00Z" w16du:dateUtc="2026-04-02T14:09:00Z">
                  <w:rPr>
                    <w:rStyle w:val="Hyperlink"/>
                    <w:noProof/>
                  </w:rPr>
                </w:rPrChange>
              </w:rPr>
              <w:delText>Display of dataset support files</w:delText>
            </w:r>
            <w:r w:rsidDel="00E229A9">
              <w:rPr>
                <w:noProof/>
                <w:webHidden/>
              </w:rPr>
              <w:tab/>
              <w:delText>41</w:delText>
            </w:r>
          </w:del>
        </w:p>
        <w:p w14:paraId="6DFDE860" w14:textId="4ABC5F81" w:rsidR="00644DBC" w:rsidDel="00E229A9" w:rsidRDefault="00644DBC">
          <w:pPr>
            <w:pStyle w:val="TOC2"/>
            <w:rPr>
              <w:del w:id="114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49" w:author="jonathan pritchard" w:date="2026-04-02T15:09:00Z" w16du:dateUtc="2026-04-02T14:09:00Z">
            <w:r w:rsidRPr="00E229A9" w:rsidDel="00E229A9">
              <w:rPr>
                <w:rPrChange w:id="1150" w:author="jonathan pritchard" w:date="2026-04-02T15:09:00Z" w16du:dateUtc="2026-04-02T14:09:00Z">
                  <w:rPr>
                    <w:rStyle w:val="Hyperlink"/>
                    <w:noProof/>
                  </w:rPr>
                </w:rPrChange>
              </w:rPr>
              <w:delText>14.3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51" w:author="jonathan pritchard" w:date="2026-04-02T15:09:00Z" w16du:dateUtc="2026-04-02T14:09:00Z">
                  <w:rPr>
                    <w:rStyle w:val="Hyperlink"/>
                    <w:noProof/>
                  </w:rPr>
                </w:rPrChange>
              </w:rPr>
              <w:delText>Pick report organisation.</w:delText>
            </w:r>
            <w:r w:rsidDel="00E229A9">
              <w:rPr>
                <w:noProof/>
                <w:webHidden/>
              </w:rPr>
              <w:tab/>
              <w:delText>42</w:delText>
            </w:r>
          </w:del>
        </w:p>
        <w:p w14:paraId="40C89D11" w14:textId="4D519607" w:rsidR="00644DBC" w:rsidDel="00E229A9" w:rsidRDefault="00644DBC">
          <w:pPr>
            <w:pStyle w:val="TOC3"/>
            <w:rPr>
              <w:del w:id="115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53" w:author="jonathan pritchard" w:date="2026-04-02T15:09:00Z" w16du:dateUtc="2026-04-02T14:09:00Z">
            <w:r w:rsidRPr="00E229A9" w:rsidDel="00E229A9">
              <w:rPr>
                <w:rPrChange w:id="1154" w:author="jonathan pritchard" w:date="2026-04-02T15:09:00Z" w16du:dateUtc="2026-04-02T14:09:00Z">
                  <w:rPr>
                    <w:rStyle w:val="Hyperlink"/>
                    <w:noProof/>
                  </w:rPr>
                </w:rPrChange>
              </w:rPr>
              <w:delText>14.3.1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55" w:author="jonathan pritchard" w:date="2026-04-02T15:09:00Z" w16du:dateUtc="2026-04-02T14:09:00Z">
                  <w:rPr>
                    <w:rStyle w:val="Hyperlink"/>
                    <w:noProof/>
                  </w:rPr>
                </w:rPrChange>
              </w:rPr>
              <w:delText>Sorting order of results</w:delText>
            </w:r>
            <w:r w:rsidDel="00E229A9">
              <w:rPr>
                <w:noProof/>
                <w:webHidden/>
              </w:rPr>
              <w:tab/>
              <w:delText>42</w:delText>
            </w:r>
          </w:del>
        </w:p>
        <w:p w14:paraId="6B3E681E" w14:textId="1EF0368F" w:rsidR="00644DBC" w:rsidDel="00E229A9" w:rsidRDefault="00644DBC">
          <w:pPr>
            <w:pStyle w:val="TOC3"/>
            <w:rPr>
              <w:del w:id="115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157" w:author="jonathan pritchard" w:date="2026-04-02T15:09:00Z" w16du:dateUtc="2026-04-02T14:09:00Z">
            <w:r w:rsidRPr="00E229A9" w:rsidDel="00E229A9">
              <w:rPr>
                <w:rPrChange w:id="1158" w:author="jonathan pritchard" w:date="2026-04-02T15:09:00Z" w16du:dateUtc="2026-04-02T14:09:00Z">
                  <w:rPr>
                    <w:rStyle w:val="Hyperlink"/>
                    <w:noProof/>
                  </w:rPr>
                </w:rPrChange>
              </w:rPr>
              <w:delText>14.3.2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159" w:author="jonathan pritchard" w:date="2026-04-02T15:09:00Z" w16du:dateUtc="2026-04-02T14:09:00Z">
                  <w:rPr>
                    <w:rStyle w:val="Hyperlink"/>
                    <w:noProof/>
                  </w:rPr>
                </w:rPrChange>
              </w:rPr>
              <w:delText>Hover-over function</w:delText>
            </w:r>
            <w:r w:rsidDel="00E229A9">
              <w:rPr>
                <w:noProof/>
                <w:webHidden/>
              </w:rPr>
              <w:tab/>
              <w:delText>42</w:delText>
            </w:r>
          </w:del>
        </w:p>
        <w:p w14:paraId="542D4A06" w14:textId="178E1C6A" w:rsidR="00644DBC" w:rsidDel="00E229A9" w:rsidRDefault="00644DBC">
          <w:pPr>
            <w:pStyle w:val="TOC2"/>
            <w:rPr>
              <w:del w:id="116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61" w:author="jonathan pritchard" w:date="2026-04-02T15:09:00Z" w16du:dateUtc="2026-04-02T14:09:00Z">
            <w:r w:rsidRPr="00E229A9" w:rsidDel="00E229A9">
              <w:rPr>
                <w:rPrChange w:id="1162" w:author="jonathan pritchard" w:date="2026-04-02T15:09:00Z" w16du:dateUtc="2026-04-02T14:09:00Z">
                  <w:rPr>
                    <w:rStyle w:val="Hyperlink"/>
                    <w:noProof/>
                  </w:rPr>
                </w:rPrChange>
              </w:rPr>
              <w:delText>14.4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63" w:author="jonathan pritchard" w:date="2026-04-02T15:09:00Z" w16du:dateUtc="2026-04-02T14:09:00Z">
                  <w:rPr>
                    <w:rStyle w:val="Hyperlink"/>
                    <w:noProof/>
                  </w:rPr>
                </w:rPrChange>
              </w:rPr>
              <w:delText>Tidal stream data panels</w:delText>
            </w:r>
            <w:r w:rsidDel="00E229A9">
              <w:rPr>
                <w:noProof/>
                <w:webHidden/>
              </w:rPr>
              <w:tab/>
              <w:delText>42</w:delText>
            </w:r>
          </w:del>
        </w:p>
        <w:p w14:paraId="687D9D39" w14:textId="51D0B255" w:rsidR="00644DBC" w:rsidDel="00E229A9" w:rsidRDefault="00644DBC">
          <w:pPr>
            <w:pStyle w:val="TOC1"/>
            <w:rPr>
              <w:del w:id="116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65" w:author="jonathan pritchard" w:date="2026-04-02T15:09:00Z" w16du:dateUtc="2026-04-02T14:09:00Z">
            <w:r w:rsidRPr="00E229A9" w:rsidDel="00E229A9">
              <w:rPr>
                <w:rPrChange w:id="1166" w:author="jonathan pritchard" w:date="2026-04-02T15:09:00Z" w16du:dateUtc="2026-04-02T14:09:00Z">
                  <w:rPr>
                    <w:rStyle w:val="Hyperlink"/>
                    <w:noProof/>
                  </w:rPr>
                </w:rPrChange>
              </w:rPr>
              <w:delText>15</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67" w:author="jonathan pritchard" w:date="2026-04-02T15:09:00Z" w16du:dateUtc="2026-04-02T14:09:00Z">
                  <w:rPr>
                    <w:rStyle w:val="Hyperlink"/>
                    <w:noProof/>
                  </w:rPr>
                </w:rPrChange>
              </w:rPr>
              <w:delText>Alerts and Indications</w:delText>
            </w:r>
            <w:r w:rsidDel="00E229A9">
              <w:rPr>
                <w:noProof/>
                <w:webHidden/>
              </w:rPr>
              <w:tab/>
              <w:delText>43</w:delText>
            </w:r>
          </w:del>
        </w:p>
        <w:p w14:paraId="360573C4" w14:textId="6AE007C5" w:rsidR="00644DBC" w:rsidDel="00E229A9" w:rsidRDefault="00644DBC">
          <w:pPr>
            <w:pStyle w:val="TOC2"/>
            <w:rPr>
              <w:del w:id="116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69" w:author="jonathan pritchard" w:date="2026-04-02T15:09:00Z" w16du:dateUtc="2026-04-02T14:09:00Z">
            <w:r w:rsidRPr="00E229A9" w:rsidDel="00E229A9">
              <w:rPr>
                <w:rPrChange w:id="1170" w:author="jonathan pritchard" w:date="2026-04-02T15:09:00Z" w16du:dateUtc="2026-04-02T14:09:00Z">
                  <w:rPr>
                    <w:rStyle w:val="Hyperlink"/>
                    <w:noProof/>
                  </w:rPr>
                </w:rPrChange>
              </w:rPr>
              <w:delText>15.1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71" w:author="jonathan pritchard" w:date="2026-04-02T15:09:00Z" w16du:dateUtc="2026-04-02T14:09:00Z">
                  <w:rPr>
                    <w:rStyle w:val="Hyperlink"/>
                    <w:noProof/>
                  </w:rPr>
                </w:rPrChange>
              </w:rPr>
              <w:delText>Multiple spatial objects.</w:delText>
            </w:r>
            <w:r w:rsidDel="00E229A9">
              <w:rPr>
                <w:noProof/>
                <w:webHidden/>
              </w:rPr>
              <w:tab/>
              <w:delText>43</w:delText>
            </w:r>
          </w:del>
        </w:p>
        <w:p w14:paraId="0A36FACD" w14:textId="443EA7BD" w:rsidR="00644DBC" w:rsidDel="00E229A9" w:rsidRDefault="00644DBC">
          <w:pPr>
            <w:pStyle w:val="TOC1"/>
            <w:rPr>
              <w:del w:id="117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73" w:author="jonathan pritchard" w:date="2026-04-02T15:09:00Z" w16du:dateUtc="2026-04-02T14:09:00Z">
            <w:r w:rsidRPr="00E229A9" w:rsidDel="00E229A9">
              <w:rPr>
                <w:rPrChange w:id="1174" w:author="jonathan pritchard" w:date="2026-04-02T15:09:00Z" w16du:dateUtc="2026-04-02T14:09:00Z">
                  <w:rPr>
                    <w:rStyle w:val="Hyperlink"/>
                    <w:noProof/>
                  </w:rPr>
                </w:rPrChange>
              </w:rPr>
              <w:delText>16</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75" w:author="jonathan pritchard" w:date="2026-04-02T15:09:00Z" w16du:dateUtc="2026-04-02T14:09:00Z">
                  <w:rPr>
                    <w:rStyle w:val="Hyperlink"/>
                    <w:noProof/>
                  </w:rPr>
                </w:rPrChange>
              </w:rPr>
              <w:delText>Use of Context Parameters</w:delText>
            </w:r>
            <w:r w:rsidDel="00E229A9">
              <w:rPr>
                <w:noProof/>
                <w:webHidden/>
              </w:rPr>
              <w:tab/>
              <w:delText>43</w:delText>
            </w:r>
          </w:del>
        </w:p>
        <w:p w14:paraId="7A4040B8" w14:textId="754128DC" w:rsidR="00644DBC" w:rsidDel="00E229A9" w:rsidRDefault="00644DBC">
          <w:pPr>
            <w:pStyle w:val="TOC1"/>
            <w:rPr>
              <w:del w:id="117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77" w:author="jonathan pritchard" w:date="2026-04-02T15:09:00Z" w16du:dateUtc="2026-04-02T14:09:00Z">
            <w:r w:rsidRPr="00E229A9" w:rsidDel="00E229A9">
              <w:rPr>
                <w:rPrChange w:id="1178" w:author="jonathan pritchard" w:date="2026-04-02T15:09:00Z" w16du:dateUtc="2026-04-02T14:09:00Z">
                  <w:rPr>
                    <w:rStyle w:val="Hyperlink"/>
                    <w:noProof/>
                  </w:rPr>
                </w:rPrChange>
              </w:rPr>
              <w:delText>17</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79" w:author="jonathan pritchard" w:date="2026-04-02T15:09:00Z" w16du:dateUtc="2026-04-02T14:09:00Z">
                  <w:rPr>
                    <w:rStyle w:val="Hyperlink"/>
                    <w:noProof/>
                  </w:rPr>
                </w:rPrChange>
              </w:rPr>
              <w:delText>Dual-fuel systems</w:delText>
            </w:r>
            <w:r w:rsidDel="00E229A9">
              <w:rPr>
                <w:noProof/>
                <w:webHidden/>
              </w:rPr>
              <w:tab/>
              <w:delText>43</w:delText>
            </w:r>
          </w:del>
        </w:p>
        <w:p w14:paraId="0DFFC02B" w14:textId="37BCCC25" w:rsidR="00644DBC" w:rsidDel="00E229A9" w:rsidRDefault="00644DBC">
          <w:pPr>
            <w:pStyle w:val="TOC2"/>
            <w:rPr>
              <w:del w:id="118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81" w:author="jonathan pritchard" w:date="2026-04-02T15:09:00Z" w16du:dateUtc="2026-04-02T14:09:00Z">
            <w:r w:rsidRPr="00E229A9" w:rsidDel="00E229A9">
              <w:rPr>
                <w:rPrChange w:id="1182" w:author="jonathan pritchard" w:date="2026-04-02T15:09:00Z" w16du:dateUtc="2026-04-02T14:09:00Z">
                  <w:rPr>
                    <w:rStyle w:val="Hyperlink"/>
                    <w:noProof/>
                  </w:rPr>
                </w:rPrChange>
              </w:rPr>
              <w:delText>17.1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83" w:author="jonathan pritchard" w:date="2026-04-02T15:09:00Z" w16du:dateUtc="2026-04-02T14:09:00Z">
                  <w:rPr>
                    <w:rStyle w:val="Hyperlink"/>
                    <w:noProof/>
                  </w:rPr>
                </w:rPrChange>
              </w:rPr>
              <w:delText>Concurrent applicability of S-52 and S-57</w:delText>
            </w:r>
            <w:r w:rsidDel="00E229A9">
              <w:rPr>
                <w:noProof/>
                <w:webHidden/>
              </w:rPr>
              <w:tab/>
              <w:delText>43</w:delText>
            </w:r>
          </w:del>
        </w:p>
        <w:p w14:paraId="277BE5B3" w14:textId="4FA5F9FE" w:rsidR="00644DBC" w:rsidDel="00E229A9" w:rsidRDefault="00644DBC">
          <w:pPr>
            <w:pStyle w:val="TOC1"/>
            <w:rPr>
              <w:del w:id="118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185" w:author="jonathan pritchard" w:date="2026-04-02T15:09:00Z" w16du:dateUtc="2026-04-02T14:09:00Z">
            <w:r w:rsidRPr="00E229A9" w:rsidDel="00E229A9">
              <w:rPr>
                <w:rPrChange w:id="1186" w:author="jonathan pritchard" w:date="2026-04-02T15:09:00Z" w16du:dateUtc="2026-04-02T14:09:00Z">
                  <w:rPr>
                    <w:rStyle w:val="Hyperlink"/>
                    <w:noProof/>
                  </w:rPr>
                </w:rPrChange>
              </w:rPr>
              <w:delText>18</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187" w:author="jonathan pritchard" w:date="2026-04-02T15:09:00Z" w16du:dateUtc="2026-04-02T14:09:00Z">
                  <w:rPr>
                    <w:rStyle w:val="Hyperlink"/>
                    <w:noProof/>
                  </w:rPr>
                </w:rPrChange>
              </w:rPr>
              <w:delText>Specifications for the display screen</w:delText>
            </w:r>
            <w:r w:rsidDel="00E229A9">
              <w:rPr>
                <w:noProof/>
                <w:webHidden/>
              </w:rPr>
              <w:tab/>
              <w:delText>44</w:delText>
            </w:r>
          </w:del>
        </w:p>
        <w:p w14:paraId="5727C0B8" w14:textId="62B29E05" w:rsidR="00644DBC" w:rsidDel="00E229A9" w:rsidRDefault="00644DBC">
          <w:pPr>
            <w:pStyle w:val="TOC2"/>
            <w:rPr>
              <w:del w:id="118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89" w:author="jonathan pritchard" w:date="2026-04-02T15:09:00Z" w16du:dateUtc="2026-04-02T14:09:00Z">
            <w:r w:rsidRPr="00E229A9" w:rsidDel="00E229A9">
              <w:rPr>
                <w:rPrChange w:id="1190" w:author="jonathan pritchard" w:date="2026-04-02T15:09:00Z" w16du:dateUtc="2026-04-02T14:09:00Z">
                  <w:rPr>
                    <w:rStyle w:val="Hyperlink"/>
                    <w:noProof/>
                  </w:rPr>
                </w:rPrChange>
              </w:rPr>
              <w:delText>18.1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91" w:author="jonathan pritchard" w:date="2026-04-02T15:09:00Z" w16du:dateUtc="2026-04-02T14:09:00Z">
                  <w:rPr>
                    <w:rStyle w:val="Hyperlink"/>
                    <w:noProof/>
                  </w:rPr>
                </w:rPrChange>
              </w:rPr>
              <w:delText>Physical display requirements</w:delText>
            </w:r>
            <w:r w:rsidDel="00E229A9">
              <w:rPr>
                <w:noProof/>
                <w:webHidden/>
              </w:rPr>
              <w:tab/>
              <w:delText>44</w:delText>
            </w:r>
          </w:del>
        </w:p>
        <w:p w14:paraId="2B1931A1" w14:textId="6922CAC5" w:rsidR="00644DBC" w:rsidDel="00E229A9" w:rsidRDefault="00644DBC">
          <w:pPr>
            <w:pStyle w:val="TOC2"/>
            <w:rPr>
              <w:del w:id="119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93" w:author="jonathan pritchard" w:date="2026-04-02T15:09:00Z" w16du:dateUtc="2026-04-02T14:09:00Z">
            <w:r w:rsidRPr="00E229A9" w:rsidDel="00E229A9">
              <w:rPr>
                <w:rPrChange w:id="1194" w:author="jonathan pritchard" w:date="2026-04-02T15:09:00Z" w16du:dateUtc="2026-04-02T14:09:00Z">
                  <w:rPr>
                    <w:rStyle w:val="Hyperlink"/>
                    <w:noProof/>
                  </w:rPr>
                </w:rPrChange>
              </w:rPr>
              <w:delText>18.2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95" w:author="jonathan pritchard" w:date="2026-04-02T15:09:00Z" w16du:dateUtc="2026-04-02T14:09:00Z">
                  <w:rPr>
                    <w:rStyle w:val="Hyperlink"/>
                    <w:noProof/>
                  </w:rPr>
                </w:rPrChange>
              </w:rPr>
              <w:delText>Colour reproduction</w:delText>
            </w:r>
            <w:r w:rsidDel="00E229A9">
              <w:rPr>
                <w:noProof/>
                <w:webHidden/>
              </w:rPr>
              <w:tab/>
              <w:delText>44</w:delText>
            </w:r>
          </w:del>
        </w:p>
        <w:p w14:paraId="0091BEB7" w14:textId="46C011F5" w:rsidR="00644DBC" w:rsidDel="00E229A9" w:rsidRDefault="00644DBC">
          <w:pPr>
            <w:pStyle w:val="TOC2"/>
            <w:rPr>
              <w:del w:id="119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197" w:author="jonathan pritchard" w:date="2026-04-02T15:09:00Z" w16du:dateUtc="2026-04-02T14:09:00Z">
            <w:r w:rsidRPr="00E229A9" w:rsidDel="00E229A9">
              <w:rPr>
                <w:rPrChange w:id="1198" w:author="jonathan pritchard" w:date="2026-04-02T15:09:00Z" w16du:dateUtc="2026-04-02T14:09:00Z">
                  <w:rPr>
                    <w:rStyle w:val="Hyperlink"/>
                    <w:noProof/>
                  </w:rPr>
                </w:rPrChange>
              </w:rPr>
              <w:delText>18.3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199" w:author="jonathan pritchard" w:date="2026-04-02T15:09:00Z" w16du:dateUtc="2026-04-02T14:09:00Z">
                  <w:rPr>
                    <w:rStyle w:val="Hyperlink"/>
                    <w:noProof/>
                  </w:rPr>
                </w:rPrChange>
              </w:rPr>
              <w:delText>Display requirements for colours</w:delText>
            </w:r>
            <w:r w:rsidDel="00E229A9">
              <w:rPr>
                <w:noProof/>
                <w:webHidden/>
              </w:rPr>
              <w:tab/>
              <w:delText>44</w:delText>
            </w:r>
          </w:del>
        </w:p>
        <w:p w14:paraId="724E220F" w14:textId="284CC8C5" w:rsidR="00644DBC" w:rsidDel="00E229A9" w:rsidRDefault="00644DBC">
          <w:pPr>
            <w:pStyle w:val="TOC3"/>
            <w:rPr>
              <w:del w:id="120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01" w:author="jonathan pritchard" w:date="2026-04-02T15:09:00Z" w16du:dateUtc="2026-04-02T14:09:00Z">
            <w:r w:rsidRPr="00E229A9" w:rsidDel="00E229A9">
              <w:rPr>
                <w:rPrChange w:id="1202" w:author="jonathan pritchard" w:date="2026-04-02T15:09:00Z" w16du:dateUtc="2026-04-02T14:09:00Z">
                  <w:rPr>
                    <w:rStyle w:val="Hyperlink"/>
                    <w:noProof/>
                  </w:rPr>
                </w:rPrChange>
              </w:rPr>
              <w:delText>18.3.1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03" w:author="jonathan pritchard" w:date="2026-04-02T15:09:00Z" w16du:dateUtc="2026-04-02T14:09:00Z">
                  <w:rPr>
                    <w:rStyle w:val="Hyperlink"/>
                    <w:noProof/>
                  </w:rPr>
                </w:rPrChange>
              </w:rPr>
              <w:delText>General</w:delText>
            </w:r>
            <w:r w:rsidDel="00E229A9">
              <w:rPr>
                <w:noProof/>
                <w:webHidden/>
              </w:rPr>
              <w:tab/>
              <w:delText>44</w:delText>
            </w:r>
          </w:del>
        </w:p>
        <w:p w14:paraId="3A7D8067" w14:textId="427D3B70" w:rsidR="00644DBC" w:rsidDel="00E229A9" w:rsidRDefault="00644DBC">
          <w:pPr>
            <w:pStyle w:val="TOC3"/>
            <w:rPr>
              <w:del w:id="120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05" w:author="jonathan pritchard" w:date="2026-04-02T15:09:00Z" w16du:dateUtc="2026-04-02T14:09:00Z">
            <w:r w:rsidRPr="00E229A9" w:rsidDel="00E229A9">
              <w:rPr>
                <w:rPrChange w:id="1206" w:author="jonathan pritchard" w:date="2026-04-02T15:09:00Z" w16du:dateUtc="2026-04-02T14:09:00Z">
                  <w:rPr>
                    <w:rStyle w:val="Hyperlink"/>
                    <w:noProof/>
                  </w:rPr>
                </w:rPrChange>
              </w:rPr>
              <w:delText>18.3.2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07" w:author="jonathan pritchard" w:date="2026-04-02T15:09:00Z" w16du:dateUtc="2026-04-02T14:09:00Z">
                  <w:rPr>
                    <w:rStyle w:val="Hyperlink"/>
                    <w:noProof/>
                  </w:rPr>
                </w:rPrChange>
              </w:rPr>
              <w:delText>Display calibration and verification</w:delText>
            </w:r>
            <w:r w:rsidDel="00E229A9">
              <w:rPr>
                <w:noProof/>
                <w:webHidden/>
              </w:rPr>
              <w:tab/>
              <w:delText>44</w:delText>
            </w:r>
          </w:del>
        </w:p>
        <w:p w14:paraId="7BB3C475" w14:textId="2AB49B22" w:rsidR="00644DBC" w:rsidDel="00E229A9" w:rsidRDefault="00644DBC">
          <w:pPr>
            <w:pStyle w:val="TOC3"/>
            <w:rPr>
              <w:del w:id="120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09" w:author="jonathan pritchard" w:date="2026-04-02T15:09:00Z" w16du:dateUtc="2026-04-02T14:09:00Z">
            <w:r w:rsidRPr="00E229A9" w:rsidDel="00E229A9">
              <w:rPr>
                <w:rPrChange w:id="1210" w:author="jonathan pritchard" w:date="2026-04-02T15:09:00Z" w16du:dateUtc="2026-04-02T14:09:00Z">
                  <w:rPr>
                    <w:rStyle w:val="Hyperlink"/>
                    <w:noProof/>
                  </w:rPr>
                </w:rPrChange>
              </w:rPr>
              <w:delText>18.3.3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11" w:author="jonathan pritchard" w:date="2026-04-02T15:09:00Z" w16du:dateUtc="2026-04-02T14:09:00Z">
                  <w:rPr>
                    <w:rStyle w:val="Hyperlink"/>
                    <w:noProof/>
                  </w:rPr>
                </w:rPrChange>
              </w:rPr>
              <w:delText>Colour control, contrast and brightness controls</w:delText>
            </w:r>
            <w:r w:rsidDel="00E229A9">
              <w:rPr>
                <w:noProof/>
                <w:webHidden/>
              </w:rPr>
              <w:tab/>
              <w:delText>45</w:delText>
            </w:r>
          </w:del>
        </w:p>
        <w:p w14:paraId="3A84C2ED" w14:textId="1804F2E0" w:rsidR="00644DBC" w:rsidDel="00E229A9" w:rsidRDefault="00644DBC">
          <w:pPr>
            <w:pStyle w:val="TOC3"/>
            <w:rPr>
              <w:del w:id="121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13" w:author="jonathan pritchard" w:date="2026-04-02T15:09:00Z" w16du:dateUtc="2026-04-02T14:09:00Z">
            <w:r w:rsidRPr="00E229A9" w:rsidDel="00E229A9">
              <w:rPr>
                <w:rPrChange w:id="1214" w:author="jonathan pritchard" w:date="2026-04-02T15:09:00Z" w16du:dateUtc="2026-04-02T14:09:00Z">
                  <w:rPr>
                    <w:rStyle w:val="Hyperlink"/>
                    <w:noProof/>
                  </w:rPr>
                </w:rPrChange>
              </w:rPr>
              <w:delText>18.3.4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15" w:author="jonathan pritchard" w:date="2026-04-02T15:09:00Z" w16du:dateUtc="2026-04-02T14:09:00Z">
                  <w:rPr>
                    <w:rStyle w:val="Hyperlink"/>
                    <w:noProof/>
                  </w:rPr>
                </w:rPrChange>
              </w:rPr>
              <w:delText>Effect of controls</w:delText>
            </w:r>
            <w:r w:rsidDel="00E229A9">
              <w:rPr>
                <w:noProof/>
                <w:webHidden/>
              </w:rPr>
              <w:tab/>
              <w:delText>45</w:delText>
            </w:r>
          </w:del>
        </w:p>
        <w:p w14:paraId="1236D2D8" w14:textId="53303661" w:rsidR="00644DBC" w:rsidDel="00E229A9" w:rsidRDefault="00644DBC">
          <w:pPr>
            <w:pStyle w:val="TOC3"/>
            <w:rPr>
              <w:del w:id="121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17" w:author="jonathan pritchard" w:date="2026-04-02T15:09:00Z" w16du:dateUtc="2026-04-02T14:09:00Z">
            <w:r w:rsidRPr="00E229A9" w:rsidDel="00E229A9">
              <w:rPr>
                <w:rPrChange w:id="1218" w:author="jonathan pritchard" w:date="2026-04-02T15:09:00Z" w16du:dateUtc="2026-04-02T14:09:00Z">
                  <w:rPr>
                    <w:rStyle w:val="Hyperlink"/>
                    <w:noProof/>
                  </w:rPr>
                </w:rPrChange>
              </w:rPr>
              <w:delText>18.3.5</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19" w:author="jonathan pritchard" w:date="2026-04-02T15:09:00Z" w16du:dateUtc="2026-04-02T14:09:00Z">
                  <w:rPr>
                    <w:rStyle w:val="Hyperlink"/>
                    <w:noProof/>
                  </w:rPr>
                </w:rPrChange>
              </w:rPr>
              <w:delText>Use of the controls</w:delText>
            </w:r>
            <w:r w:rsidDel="00E229A9">
              <w:rPr>
                <w:noProof/>
                <w:webHidden/>
              </w:rPr>
              <w:tab/>
              <w:delText>45</w:delText>
            </w:r>
          </w:del>
        </w:p>
        <w:p w14:paraId="5C436CA7" w14:textId="75492F7D" w:rsidR="00644DBC" w:rsidDel="00E229A9" w:rsidRDefault="00644DBC">
          <w:pPr>
            <w:pStyle w:val="TOC3"/>
            <w:rPr>
              <w:del w:id="122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21" w:author="jonathan pritchard" w:date="2026-04-02T15:09:00Z" w16du:dateUtc="2026-04-02T14:09:00Z">
            <w:r w:rsidRPr="00E229A9" w:rsidDel="00E229A9">
              <w:rPr>
                <w:rPrChange w:id="1222" w:author="jonathan pritchard" w:date="2026-04-02T15:09:00Z" w16du:dateUtc="2026-04-02T14:09:00Z">
                  <w:rPr>
                    <w:rStyle w:val="Hyperlink"/>
                    <w:noProof/>
                  </w:rPr>
                </w:rPrChange>
              </w:rPr>
              <w:delText>18.3.6</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23" w:author="jonathan pritchard" w:date="2026-04-02T15:09:00Z" w16du:dateUtc="2026-04-02T14:09:00Z">
                  <w:rPr>
                    <w:rStyle w:val="Hyperlink"/>
                    <w:noProof/>
                  </w:rPr>
                </w:rPrChange>
              </w:rPr>
              <w:delText>Setting the controls for route monitoring</w:delText>
            </w:r>
            <w:r w:rsidDel="00E229A9">
              <w:rPr>
                <w:noProof/>
                <w:webHidden/>
              </w:rPr>
              <w:tab/>
              <w:delText>45</w:delText>
            </w:r>
          </w:del>
        </w:p>
        <w:p w14:paraId="21AC27C0" w14:textId="70AE4146" w:rsidR="00644DBC" w:rsidDel="00E229A9" w:rsidRDefault="00644DBC">
          <w:pPr>
            <w:pStyle w:val="TOC2"/>
            <w:rPr>
              <w:del w:id="122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25" w:author="jonathan pritchard" w:date="2026-04-02T15:09:00Z" w16du:dateUtc="2026-04-02T14:09:00Z">
            <w:r w:rsidRPr="00E229A9" w:rsidDel="00E229A9">
              <w:rPr>
                <w:rPrChange w:id="1226" w:author="jonathan pritchard" w:date="2026-04-02T15:09:00Z" w16du:dateUtc="2026-04-02T14:09:00Z">
                  <w:rPr>
                    <w:rStyle w:val="Hyperlink"/>
                    <w:noProof/>
                  </w:rPr>
                </w:rPrChange>
              </w:rPr>
              <w:delText>18.4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27" w:author="jonathan pritchard" w:date="2026-04-02T15:09:00Z" w16du:dateUtc="2026-04-02T14:09:00Z">
                  <w:rPr>
                    <w:rStyle w:val="Hyperlink"/>
                    <w:noProof/>
                  </w:rPr>
                </w:rPrChange>
              </w:rPr>
              <w:delText>Colour display capability</w:delText>
            </w:r>
            <w:r w:rsidDel="00E229A9">
              <w:rPr>
                <w:noProof/>
                <w:webHidden/>
              </w:rPr>
              <w:tab/>
              <w:delText>46</w:delText>
            </w:r>
          </w:del>
        </w:p>
        <w:p w14:paraId="647DA57F" w14:textId="2D96E222" w:rsidR="00644DBC" w:rsidDel="00E229A9" w:rsidRDefault="00644DBC">
          <w:pPr>
            <w:pStyle w:val="TOC3"/>
            <w:rPr>
              <w:del w:id="122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29" w:author="jonathan pritchard" w:date="2026-04-02T15:09:00Z" w16du:dateUtc="2026-04-02T14:09:00Z">
            <w:r w:rsidRPr="00E229A9" w:rsidDel="00E229A9">
              <w:rPr>
                <w:rPrChange w:id="1230" w:author="jonathan pritchard" w:date="2026-04-02T15:09:00Z" w16du:dateUtc="2026-04-02T14:09:00Z">
                  <w:rPr>
                    <w:rStyle w:val="Hyperlink"/>
                    <w:noProof/>
                  </w:rPr>
                </w:rPrChange>
              </w:rPr>
              <w:delText>18.4.1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31" w:author="jonathan pritchard" w:date="2026-04-02T15:09:00Z" w16du:dateUtc="2026-04-02T14:09:00Z">
                  <w:rPr>
                    <w:rStyle w:val="Hyperlink"/>
                    <w:noProof/>
                  </w:rPr>
                </w:rPrChange>
              </w:rPr>
              <w:delText>Colour conversion tolerances and tests</w:delText>
            </w:r>
            <w:r w:rsidDel="00E229A9">
              <w:rPr>
                <w:noProof/>
                <w:webHidden/>
              </w:rPr>
              <w:tab/>
              <w:delText>46</w:delText>
            </w:r>
          </w:del>
        </w:p>
        <w:p w14:paraId="4342F48B" w14:textId="74490193" w:rsidR="00644DBC" w:rsidDel="00E229A9" w:rsidRDefault="00644DBC">
          <w:pPr>
            <w:pStyle w:val="TOC2"/>
            <w:rPr>
              <w:del w:id="123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33" w:author="jonathan pritchard" w:date="2026-04-02T15:09:00Z" w16du:dateUtc="2026-04-02T14:09:00Z">
            <w:r w:rsidRPr="00E229A9" w:rsidDel="00E229A9">
              <w:rPr>
                <w:rPrChange w:id="1234" w:author="jonathan pritchard" w:date="2026-04-02T15:09:00Z" w16du:dateUtc="2026-04-02T14:09:00Z">
                  <w:rPr>
                    <w:rStyle w:val="Hyperlink"/>
                    <w:noProof/>
                  </w:rPr>
                </w:rPrChange>
              </w:rPr>
              <w:delText>18.5</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35" w:author="jonathan pritchard" w:date="2026-04-02T15:09:00Z" w16du:dateUtc="2026-04-02T14:09:00Z">
                  <w:rPr>
                    <w:rStyle w:val="Hyperlink"/>
                    <w:noProof/>
                  </w:rPr>
                </w:rPrChange>
              </w:rPr>
              <w:delText>ECDIS Chart 1 and Colour (Differentiation) Test Diagram</w:delText>
            </w:r>
            <w:r w:rsidDel="00E229A9">
              <w:rPr>
                <w:noProof/>
                <w:webHidden/>
              </w:rPr>
              <w:tab/>
              <w:delText>48</w:delText>
            </w:r>
          </w:del>
        </w:p>
        <w:p w14:paraId="7AAC588D" w14:textId="6C58ED55" w:rsidR="00644DBC" w:rsidDel="00E229A9" w:rsidRDefault="00644DBC">
          <w:pPr>
            <w:pStyle w:val="TOC2"/>
            <w:rPr>
              <w:del w:id="123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37" w:author="jonathan pritchard" w:date="2026-04-02T15:09:00Z" w16du:dateUtc="2026-04-02T14:09:00Z">
            <w:r w:rsidRPr="00E229A9" w:rsidDel="00E229A9">
              <w:rPr>
                <w:rPrChange w:id="1238" w:author="jonathan pritchard" w:date="2026-04-02T15:09:00Z" w16du:dateUtc="2026-04-02T14:09:00Z">
                  <w:rPr>
                    <w:rStyle w:val="Hyperlink"/>
                    <w:noProof/>
                  </w:rPr>
                </w:rPrChange>
              </w:rPr>
              <w:delText>18.6</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39" w:author="jonathan pritchard" w:date="2026-04-02T15:09:00Z" w16du:dateUtc="2026-04-02T14:09:00Z">
                  <w:rPr>
                    <w:rStyle w:val="Hyperlink"/>
                    <w:noProof/>
                  </w:rPr>
                </w:rPrChange>
              </w:rPr>
              <w:delText>Use of ECDIS Chart 1 and Colour Test Diagram</w:delText>
            </w:r>
            <w:r w:rsidDel="00E229A9">
              <w:rPr>
                <w:noProof/>
                <w:webHidden/>
              </w:rPr>
              <w:tab/>
              <w:delText>48</w:delText>
            </w:r>
          </w:del>
        </w:p>
        <w:p w14:paraId="40CE142E" w14:textId="48E8D17A" w:rsidR="00644DBC" w:rsidDel="00E229A9" w:rsidRDefault="00644DBC">
          <w:pPr>
            <w:pStyle w:val="TOC3"/>
            <w:rPr>
              <w:del w:id="1240"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41" w:author="jonathan pritchard" w:date="2026-04-02T15:09:00Z" w16du:dateUtc="2026-04-02T14:09:00Z">
            <w:r w:rsidRPr="00E229A9" w:rsidDel="00E229A9">
              <w:rPr>
                <w:rPrChange w:id="1242" w:author="jonathan pritchard" w:date="2026-04-02T15:09:00Z" w16du:dateUtc="2026-04-02T14:09:00Z">
                  <w:rPr>
                    <w:rStyle w:val="Hyperlink"/>
                    <w:noProof/>
                  </w:rPr>
                </w:rPrChange>
              </w:rPr>
              <w:delText>18.6.1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43" w:author="jonathan pritchard" w:date="2026-04-02T15:09:00Z" w16du:dateUtc="2026-04-02T14:09:00Z">
                  <w:rPr>
                    <w:rStyle w:val="Hyperlink"/>
                    <w:noProof/>
                  </w:rPr>
                </w:rPrChange>
              </w:rPr>
              <w:delText>Specification for ECDIS Chart 1 and the Colour Test Diagram</w:delText>
            </w:r>
            <w:r w:rsidDel="00E229A9">
              <w:rPr>
                <w:noProof/>
                <w:webHidden/>
              </w:rPr>
              <w:tab/>
              <w:delText>48</w:delText>
            </w:r>
          </w:del>
        </w:p>
        <w:p w14:paraId="3CE90566" w14:textId="45AB9B49" w:rsidR="00644DBC" w:rsidDel="00E229A9" w:rsidRDefault="00644DBC">
          <w:pPr>
            <w:pStyle w:val="TOC3"/>
            <w:rPr>
              <w:del w:id="124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45" w:author="jonathan pritchard" w:date="2026-04-02T15:09:00Z" w16du:dateUtc="2026-04-02T14:09:00Z">
            <w:r w:rsidRPr="00E229A9" w:rsidDel="00E229A9">
              <w:rPr>
                <w:rPrChange w:id="1246" w:author="jonathan pritchard" w:date="2026-04-02T15:09:00Z" w16du:dateUtc="2026-04-02T14:09:00Z">
                  <w:rPr>
                    <w:rStyle w:val="Hyperlink"/>
                    <w:noProof/>
                  </w:rPr>
                </w:rPrChange>
              </w:rPr>
              <w:delText>18.6.2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47" w:author="jonathan pritchard" w:date="2026-04-02T15:09:00Z" w16du:dateUtc="2026-04-02T14:09:00Z">
                  <w:rPr>
                    <w:rStyle w:val="Hyperlink"/>
                    <w:noProof/>
                  </w:rPr>
                </w:rPrChange>
              </w:rPr>
              <w:delText>The Colour Test Diagram</w:delText>
            </w:r>
            <w:r w:rsidDel="00E229A9">
              <w:rPr>
                <w:noProof/>
                <w:webHidden/>
              </w:rPr>
              <w:tab/>
              <w:delText>49</w:delText>
            </w:r>
          </w:del>
        </w:p>
        <w:p w14:paraId="5280E7FB" w14:textId="6EEC06DB" w:rsidR="00644DBC" w:rsidDel="00E229A9" w:rsidRDefault="00644DBC">
          <w:pPr>
            <w:pStyle w:val="TOC3"/>
            <w:rPr>
              <w:del w:id="124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49" w:author="jonathan pritchard" w:date="2026-04-02T15:09:00Z" w16du:dateUtc="2026-04-02T14:09:00Z">
            <w:r w:rsidRPr="00E229A9" w:rsidDel="00E229A9">
              <w:rPr>
                <w:rPrChange w:id="1250" w:author="jonathan pritchard" w:date="2026-04-02T15:09:00Z" w16du:dateUtc="2026-04-02T14:09:00Z">
                  <w:rPr>
                    <w:rStyle w:val="Hyperlink"/>
                    <w:noProof/>
                  </w:rPr>
                </w:rPrChange>
              </w:rPr>
              <w:delText>18.6.3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51" w:author="jonathan pritchard" w:date="2026-04-02T15:09:00Z" w16du:dateUtc="2026-04-02T14:09:00Z">
                  <w:rPr>
                    <w:rStyle w:val="Hyperlink"/>
                    <w:noProof/>
                  </w:rPr>
                </w:rPrChange>
              </w:rPr>
              <w:delText>Relationship to S-57 Chart 1</w:delText>
            </w:r>
            <w:r w:rsidDel="00E229A9">
              <w:rPr>
                <w:noProof/>
                <w:webHidden/>
              </w:rPr>
              <w:tab/>
              <w:delText>51</w:delText>
            </w:r>
          </w:del>
        </w:p>
        <w:p w14:paraId="36505E6D" w14:textId="2605D8F1" w:rsidR="00644DBC" w:rsidDel="00E229A9" w:rsidRDefault="00644DBC">
          <w:pPr>
            <w:pStyle w:val="TOC3"/>
            <w:rPr>
              <w:del w:id="125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53" w:author="jonathan pritchard" w:date="2026-04-02T15:09:00Z" w16du:dateUtc="2026-04-02T14:09:00Z">
            <w:r w:rsidRPr="00E229A9" w:rsidDel="00E229A9">
              <w:rPr>
                <w:rPrChange w:id="1254" w:author="jonathan pritchard" w:date="2026-04-02T15:09:00Z" w16du:dateUtc="2026-04-02T14:09:00Z">
                  <w:rPr>
                    <w:rStyle w:val="Hyperlink"/>
                    <w:noProof/>
                  </w:rPr>
                </w:rPrChange>
              </w:rPr>
              <w:delText>18.6.4</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55" w:author="jonathan pritchard" w:date="2026-04-02T15:09:00Z" w16du:dateUtc="2026-04-02T14:09:00Z">
                  <w:rPr>
                    <w:rStyle w:val="Hyperlink"/>
                    <w:noProof/>
                  </w:rPr>
                </w:rPrChange>
              </w:rPr>
              <w:delText>The Black-adjust symbol</w:delText>
            </w:r>
            <w:r w:rsidDel="00E229A9">
              <w:rPr>
                <w:noProof/>
                <w:webHidden/>
              </w:rPr>
              <w:tab/>
              <w:delText>51</w:delText>
            </w:r>
          </w:del>
        </w:p>
        <w:p w14:paraId="4443580F" w14:textId="7B1F2EED" w:rsidR="00644DBC" w:rsidDel="00E229A9" w:rsidRDefault="00644DBC">
          <w:pPr>
            <w:pStyle w:val="TOC1"/>
            <w:rPr>
              <w:del w:id="125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257" w:author="jonathan pritchard" w:date="2026-04-02T15:09:00Z" w16du:dateUtc="2026-04-02T14:09:00Z">
            <w:r w:rsidRPr="00E229A9" w:rsidDel="00E229A9">
              <w:rPr>
                <w:rPrChange w:id="1258" w:author="jonathan pritchard" w:date="2026-04-02T15:09:00Z" w16du:dateUtc="2026-04-02T14:09:00Z">
                  <w:rPr>
                    <w:rStyle w:val="Hyperlink"/>
                    <w:noProof/>
                  </w:rPr>
                </w:rPrChange>
              </w:rPr>
              <w:delText>19</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259" w:author="jonathan pritchard" w:date="2026-04-02T15:09:00Z" w16du:dateUtc="2026-04-02T14:09:00Z">
                  <w:rPr>
                    <w:rStyle w:val="Hyperlink"/>
                    <w:noProof/>
                  </w:rPr>
                </w:rPrChange>
              </w:rPr>
              <w:delText>Dataset Management</w:delText>
            </w:r>
            <w:r w:rsidDel="00E229A9">
              <w:rPr>
                <w:noProof/>
                <w:webHidden/>
              </w:rPr>
              <w:tab/>
              <w:delText>51</w:delText>
            </w:r>
          </w:del>
        </w:p>
        <w:p w14:paraId="669616D5" w14:textId="22536A7F" w:rsidR="00644DBC" w:rsidDel="00E229A9" w:rsidRDefault="00644DBC">
          <w:pPr>
            <w:pStyle w:val="TOC2"/>
            <w:rPr>
              <w:del w:id="126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61" w:author="jonathan pritchard" w:date="2026-04-02T15:09:00Z" w16du:dateUtc="2026-04-02T14:09:00Z">
            <w:r w:rsidRPr="00E229A9" w:rsidDel="00E229A9">
              <w:rPr>
                <w:rPrChange w:id="1262" w:author="jonathan pritchard" w:date="2026-04-02T15:09:00Z" w16du:dateUtc="2026-04-02T14:09:00Z">
                  <w:rPr>
                    <w:rStyle w:val="Hyperlink"/>
                    <w:noProof/>
                  </w:rPr>
                </w:rPrChange>
              </w:rPr>
              <w:delText>19.1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63" w:author="jonathan pritchard" w:date="2026-04-02T15:09:00Z" w16du:dateUtc="2026-04-02T14:09:00Z">
                  <w:rPr>
                    <w:rStyle w:val="Hyperlink"/>
                    <w:noProof/>
                  </w:rPr>
                </w:rPrChange>
              </w:rPr>
              <w:delText>Multiple Feature and Portrayal Catalogues</w:delText>
            </w:r>
            <w:r w:rsidDel="00E229A9">
              <w:rPr>
                <w:noProof/>
                <w:webHidden/>
              </w:rPr>
              <w:tab/>
              <w:delText>51</w:delText>
            </w:r>
          </w:del>
        </w:p>
        <w:p w14:paraId="26F6CBFD" w14:textId="4B190016" w:rsidR="00644DBC" w:rsidDel="00E229A9" w:rsidRDefault="00644DBC">
          <w:pPr>
            <w:pStyle w:val="TOC2"/>
            <w:rPr>
              <w:del w:id="126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65" w:author="jonathan pritchard" w:date="2026-04-02T15:09:00Z" w16du:dateUtc="2026-04-02T14:09:00Z">
            <w:r w:rsidRPr="00E229A9" w:rsidDel="00E229A9">
              <w:rPr>
                <w:rPrChange w:id="1266" w:author="jonathan pritchard" w:date="2026-04-02T15:09:00Z" w16du:dateUtc="2026-04-02T14:09:00Z">
                  <w:rPr>
                    <w:rStyle w:val="Hyperlink"/>
                    <w:noProof/>
                  </w:rPr>
                </w:rPrChange>
              </w:rPr>
              <w:delText>19.2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67" w:author="jonathan pritchard" w:date="2026-04-02T15:09:00Z" w16du:dateUtc="2026-04-02T14:09:00Z">
                  <w:rPr>
                    <w:rStyle w:val="Hyperlink"/>
                    <w:noProof/>
                  </w:rPr>
                </w:rPrChange>
              </w:rPr>
              <w:delText>Portrayal and feature catalogue compatibility</w:delText>
            </w:r>
            <w:r w:rsidDel="00E229A9">
              <w:rPr>
                <w:noProof/>
                <w:webHidden/>
              </w:rPr>
              <w:tab/>
              <w:delText>52</w:delText>
            </w:r>
          </w:del>
        </w:p>
        <w:p w14:paraId="64FC5DE2" w14:textId="23E54966" w:rsidR="00644DBC" w:rsidDel="00E229A9" w:rsidRDefault="00644DBC">
          <w:pPr>
            <w:pStyle w:val="TOC2"/>
            <w:rPr>
              <w:del w:id="126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69" w:author="jonathan pritchard" w:date="2026-04-02T15:09:00Z" w16du:dateUtc="2026-04-02T14:09:00Z">
            <w:r w:rsidRPr="00E229A9" w:rsidDel="00E229A9">
              <w:rPr>
                <w:rPrChange w:id="1270" w:author="jonathan pritchard" w:date="2026-04-02T15:09:00Z" w16du:dateUtc="2026-04-02T14:09:00Z">
                  <w:rPr>
                    <w:rStyle w:val="Hyperlink"/>
                    <w:noProof/>
                  </w:rPr>
                </w:rPrChange>
              </w:rPr>
              <w:delText>19.3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71" w:author="jonathan pritchard" w:date="2026-04-02T15:09:00Z" w16du:dateUtc="2026-04-02T14:09:00Z">
                  <w:rPr>
                    <w:rStyle w:val="Hyperlink"/>
                    <w:noProof/>
                  </w:rPr>
                </w:rPrChange>
              </w:rPr>
              <w:delText>Dataset overlaps and gaps</w:delText>
            </w:r>
            <w:r w:rsidDel="00E229A9">
              <w:rPr>
                <w:noProof/>
                <w:webHidden/>
              </w:rPr>
              <w:tab/>
              <w:delText>53</w:delText>
            </w:r>
          </w:del>
        </w:p>
        <w:p w14:paraId="40AA910D" w14:textId="531D70D2" w:rsidR="00644DBC" w:rsidDel="00E229A9" w:rsidRDefault="00644DBC">
          <w:pPr>
            <w:pStyle w:val="TOC3"/>
            <w:rPr>
              <w:del w:id="127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73" w:author="jonathan pritchard" w:date="2026-04-02T15:09:00Z" w16du:dateUtc="2026-04-02T14:09:00Z">
            <w:r w:rsidRPr="00E229A9" w:rsidDel="00E229A9">
              <w:rPr>
                <w:rPrChange w:id="1274" w:author="jonathan pritchard" w:date="2026-04-02T15:09:00Z" w16du:dateUtc="2026-04-02T14:09:00Z">
                  <w:rPr>
                    <w:rStyle w:val="Hyperlink"/>
                    <w:noProof/>
                  </w:rPr>
                </w:rPrChange>
              </w:rPr>
              <w:delText>19.3.1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75" w:author="jonathan pritchard" w:date="2026-04-02T15:09:00Z" w16du:dateUtc="2026-04-02T14:09:00Z">
                  <w:rPr>
                    <w:rStyle w:val="Hyperlink"/>
                    <w:noProof/>
                  </w:rPr>
                </w:rPrChange>
              </w:rPr>
              <w:delText>Overlaps and gaps in ENC coverage</w:delText>
            </w:r>
            <w:r w:rsidDel="00E229A9">
              <w:rPr>
                <w:noProof/>
                <w:webHidden/>
              </w:rPr>
              <w:tab/>
              <w:delText>53</w:delText>
            </w:r>
          </w:del>
        </w:p>
        <w:p w14:paraId="6A8B736A" w14:textId="1A21E4FE" w:rsidR="00644DBC" w:rsidDel="00E229A9" w:rsidRDefault="00644DBC">
          <w:pPr>
            <w:pStyle w:val="TOC3"/>
            <w:rPr>
              <w:del w:id="1276"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77" w:author="jonathan pritchard" w:date="2026-04-02T15:09:00Z" w16du:dateUtc="2026-04-02T14:09:00Z">
            <w:r w:rsidRPr="00E229A9" w:rsidDel="00E229A9">
              <w:rPr>
                <w:rPrChange w:id="1278" w:author="jonathan pritchard" w:date="2026-04-02T15:09:00Z" w16du:dateUtc="2026-04-02T14:09:00Z">
                  <w:rPr>
                    <w:rStyle w:val="Hyperlink"/>
                    <w:noProof/>
                  </w:rPr>
                </w:rPrChange>
              </w:rPr>
              <w:delText>19.3.2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79" w:author="jonathan pritchard" w:date="2026-04-02T15:09:00Z" w16du:dateUtc="2026-04-02T14:09:00Z">
                  <w:rPr>
                    <w:rStyle w:val="Hyperlink"/>
                    <w:noProof/>
                  </w:rPr>
                </w:rPrChange>
              </w:rPr>
              <w:delText>Overlaps and gaps between other data products</w:delText>
            </w:r>
            <w:r w:rsidDel="00E229A9">
              <w:rPr>
                <w:noProof/>
                <w:webHidden/>
              </w:rPr>
              <w:tab/>
              <w:delText>53</w:delText>
            </w:r>
          </w:del>
        </w:p>
        <w:p w14:paraId="02D7A598" w14:textId="58E6E2DE" w:rsidR="00644DBC" w:rsidDel="00E229A9" w:rsidRDefault="00644DBC">
          <w:pPr>
            <w:pStyle w:val="TOC2"/>
            <w:rPr>
              <w:del w:id="128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81" w:author="jonathan pritchard" w:date="2026-04-02T15:09:00Z" w16du:dateUtc="2026-04-02T14:09:00Z">
            <w:r w:rsidRPr="00E229A9" w:rsidDel="00E229A9">
              <w:rPr>
                <w:rPrChange w:id="1282" w:author="jonathan pritchard" w:date="2026-04-02T15:09:00Z" w16du:dateUtc="2026-04-02T14:09:00Z">
                  <w:rPr>
                    <w:rStyle w:val="Hyperlink"/>
                    <w:noProof/>
                  </w:rPr>
                </w:rPrChange>
              </w:rPr>
              <w:delText>19.4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83" w:author="jonathan pritchard" w:date="2026-04-02T15:09:00Z" w16du:dateUtc="2026-04-02T14:09:00Z">
                  <w:rPr>
                    <w:rStyle w:val="Hyperlink"/>
                    <w:noProof/>
                  </w:rPr>
                </w:rPrChange>
              </w:rPr>
              <w:delText>Updating Datasets on ECDIS</w:delText>
            </w:r>
            <w:r w:rsidDel="00E229A9">
              <w:rPr>
                <w:noProof/>
                <w:webHidden/>
              </w:rPr>
              <w:tab/>
              <w:delText>53</w:delText>
            </w:r>
          </w:del>
        </w:p>
        <w:p w14:paraId="25F863E7" w14:textId="6369CAA8" w:rsidR="00644DBC" w:rsidDel="00E229A9" w:rsidRDefault="00644DBC">
          <w:pPr>
            <w:pStyle w:val="TOC3"/>
            <w:rPr>
              <w:del w:id="1284"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85" w:author="jonathan pritchard" w:date="2026-04-02T15:09:00Z" w16du:dateUtc="2026-04-02T14:09:00Z">
            <w:r w:rsidRPr="00E229A9" w:rsidDel="00E229A9">
              <w:rPr>
                <w:rPrChange w:id="1286" w:author="jonathan pritchard" w:date="2026-04-02T15:09:00Z" w16du:dateUtc="2026-04-02T14:09:00Z">
                  <w:rPr>
                    <w:rStyle w:val="Hyperlink"/>
                    <w:noProof/>
                  </w:rPr>
                </w:rPrChange>
              </w:rPr>
              <w:delText>19.4.1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87" w:author="jonathan pritchard" w:date="2026-04-02T15:09:00Z" w16du:dateUtc="2026-04-02T14:09:00Z">
                  <w:rPr>
                    <w:rStyle w:val="Hyperlink"/>
                    <w:noProof/>
                  </w:rPr>
                </w:rPrChange>
              </w:rPr>
              <w:delText>Introduction</w:delText>
            </w:r>
            <w:r w:rsidDel="00E229A9">
              <w:rPr>
                <w:noProof/>
                <w:webHidden/>
              </w:rPr>
              <w:tab/>
              <w:delText>53</w:delText>
            </w:r>
          </w:del>
        </w:p>
        <w:p w14:paraId="451D6ACA" w14:textId="641908F3" w:rsidR="00644DBC" w:rsidDel="00E229A9" w:rsidRDefault="00644DBC">
          <w:pPr>
            <w:pStyle w:val="TOC3"/>
            <w:rPr>
              <w:del w:id="1288"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89" w:author="jonathan pritchard" w:date="2026-04-02T15:09:00Z" w16du:dateUtc="2026-04-02T14:09:00Z">
            <w:r w:rsidRPr="00E229A9" w:rsidDel="00E229A9">
              <w:rPr>
                <w:rPrChange w:id="1290" w:author="jonathan pritchard" w:date="2026-04-02T15:09:00Z" w16du:dateUtc="2026-04-02T14:09:00Z">
                  <w:rPr>
                    <w:rStyle w:val="Hyperlink"/>
                    <w:noProof/>
                  </w:rPr>
                </w:rPrChange>
              </w:rPr>
              <w:delText>19.4.2</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91" w:author="jonathan pritchard" w:date="2026-04-02T15:09:00Z" w16du:dateUtc="2026-04-02T14:09:00Z">
                  <w:rPr>
                    <w:rStyle w:val="Hyperlink"/>
                    <w:noProof/>
                  </w:rPr>
                </w:rPrChange>
              </w:rPr>
              <w:delText>General requirements</w:delText>
            </w:r>
            <w:r w:rsidDel="00E229A9">
              <w:rPr>
                <w:noProof/>
                <w:webHidden/>
              </w:rPr>
              <w:tab/>
              <w:delText>53</w:delText>
            </w:r>
          </w:del>
        </w:p>
        <w:p w14:paraId="14969802" w14:textId="1C89B30C" w:rsidR="00644DBC" w:rsidDel="00E229A9" w:rsidRDefault="00644DBC">
          <w:pPr>
            <w:pStyle w:val="TOC3"/>
            <w:rPr>
              <w:del w:id="1292"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293" w:author="jonathan pritchard" w:date="2026-04-02T15:09:00Z" w16du:dateUtc="2026-04-02T14:09:00Z">
            <w:r w:rsidRPr="00E229A9" w:rsidDel="00E229A9">
              <w:rPr>
                <w:rPrChange w:id="1294" w:author="jonathan pritchard" w:date="2026-04-02T15:09:00Z" w16du:dateUtc="2026-04-02T14:09:00Z">
                  <w:rPr>
                    <w:rStyle w:val="Hyperlink"/>
                    <w:noProof/>
                  </w:rPr>
                </w:rPrChange>
              </w:rPr>
              <w:delText>19.4.3</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295" w:author="jonathan pritchard" w:date="2026-04-02T15:09:00Z" w16du:dateUtc="2026-04-02T14:09:00Z">
                  <w:rPr>
                    <w:rStyle w:val="Hyperlink"/>
                    <w:noProof/>
                  </w:rPr>
                </w:rPrChange>
              </w:rPr>
              <w:delText>Automatic Update</w:delText>
            </w:r>
            <w:r w:rsidDel="00E229A9">
              <w:rPr>
                <w:noProof/>
                <w:webHidden/>
              </w:rPr>
              <w:tab/>
              <w:delText>54</w:delText>
            </w:r>
          </w:del>
        </w:p>
        <w:p w14:paraId="70524949" w14:textId="64219DED" w:rsidR="00644DBC" w:rsidDel="00E229A9" w:rsidRDefault="00644DBC">
          <w:pPr>
            <w:pStyle w:val="TOC2"/>
            <w:rPr>
              <w:del w:id="129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297" w:author="jonathan pritchard" w:date="2026-04-02T15:09:00Z" w16du:dateUtc="2026-04-02T14:09:00Z">
            <w:r w:rsidRPr="00E229A9" w:rsidDel="00E229A9">
              <w:rPr>
                <w:rPrChange w:id="1298" w:author="jonathan pritchard" w:date="2026-04-02T15:09:00Z" w16du:dateUtc="2026-04-02T14:09:00Z">
                  <w:rPr>
                    <w:rStyle w:val="Hyperlink"/>
                    <w:noProof/>
                  </w:rPr>
                </w:rPrChange>
              </w:rPr>
              <w:delText>19.5</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299" w:author="jonathan pritchard" w:date="2026-04-02T15:09:00Z" w16du:dateUtc="2026-04-02T14:09:00Z">
                  <w:rPr>
                    <w:rStyle w:val="Hyperlink"/>
                    <w:noProof/>
                  </w:rPr>
                </w:rPrChange>
              </w:rPr>
              <w:delText>New editions, re-issues, cancellations and updates of datasets</w:delText>
            </w:r>
            <w:r w:rsidDel="00E229A9">
              <w:rPr>
                <w:noProof/>
                <w:webHidden/>
              </w:rPr>
              <w:tab/>
              <w:delText>54</w:delText>
            </w:r>
          </w:del>
        </w:p>
        <w:p w14:paraId="1FD25714" w14:textId="2ABCEC39" w:rsidR="00644DBC" w:rsidDel="00E229A9" w:rsidRDefault="00644DBC">
          <w:pPr>
            <w:pStyle w:val="TOC1"/>
            <w:rPr>
              <w:del w:id="130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01" w:author="jonathan pritchard" w:date="2026-04-02T15:09:00Z" w16du:dateUtc="2026-04-02T14:09:00Z">
            <w:r w:rsidRPr="00E229A9" w:rsidDel="00E229A9">
              <w:rPr>
                <w:rPrChange w:id="1302" w:author="jonathan pritchard" w:date="2026-04-02T15:09:00Z" w16du:dateUtc="2026-04-02T14:09:00Z">
                  <w:rPr>
                    <w:rStyle w:val="Hyperlink"/>
                    <w:noProof/>
                  </w:rPr>
                </w:rPrChange>
              </w:rPr>
              <w:delText>20</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03" w:author="jonathan pritchard" w:date="2026-04-02T15:09:00Z" w16du:dateUtc="2026-04-02T14:09:00Z">
                  <w:rPr>
                    <w:rStyle w:val="Hyperlink"/>
                    <w:noProof/>
                  </w:rPr>
                </w:rPrChange>
              </w:rPr>
              <w:delText>Dataset Support Files</w:delText>
            </w:r>
            <w:r w:rsidDel="00E229A9">
              <w:rPr>
                <w:noProof/>
                <w:webHidden/>
              </w:rPr>
              <w:tab/>
              <w:delText>55</w:delText>
            </w:r>
          </w:del>
        </w:p>
        <w:p w14:paraId="636360EC" w14:textId="5585213E" w:rsidR="00644DBC" w:rsidDel="00E229A9" w:rsidRDefault="00644DBC">
          <w:pPr>
            <w:pStyle w:val="TOC2"/>
            <w:rPr>
              <w:del w:id="130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05" w:author="jonathan pritchard" w:date="2026-04-02T15:09:00Z" w16du:dateUtc="2026-04-02T14:09:00Z">
            <w:r w:rsidRPr="00E229A9" w:rsidDel="00E229A9">
              <w:rPr>
                <w:rPrChange w:id="1306" w:author="jonathan pritchard" w:date="2026-04-02T15:09:00Z" w16du:dateUtc="2026-04-02T14:09:00Z">
                  <w:rPr>
                    <w:rStyle w:val="Hyperlink"/>
                    <w:noProof/>
                  </w:rPr>
                </w:rPrChange>
              </w:rPr>
              <w:delText>20.1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07" w:author="jonathan pritchard" w:date="2026-04-02T15:09:00Z" w16du:dateUtc="2026-04-02T14:09:00Z">
                  <w:rPr>
                    <w:rStyle w:val="Hyperlink"/>
                    <w:noProof/>
                  </w:rPr>
                </w:rPrChange>
              </w:rPr>
              <w:delText>Exchange set delivery</w:delText>
            </w:r>
            <w:r w:rsidDel="00E229A9">
              <w:rPr>
                <w:noProof/>
                <w:webHidden/>
              </w:rPr>
              <w:tab/>
              <w:delText>55</w:delText>
            </w:r>
          </w:del>
        </w:p>
        <w:p w14:paraId="768A2296" w14:textId="40CA1115" w:rsidR="00644DBC" w:rsidDel="00E229A9" w:rsidRDefault="00644DBC">
          <w:pPr>
            <w:pStyle w:val="TOC2"/>
            <w:rPr>
              <w:del w:id="130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09" w:author="jonathan pritchard" w:date="2026-04-02T15:09:00Z" w16du:dateUtc="2026-04-02T14:09:00Z">
            <w:r w:rsidRPr="00E229A9" w:rsidDel="00E229A9">
              <w:rPr>
                <w:rPrChange w:id="1310" w:author="jonathan pritchard" w:date="2026-04-02T15:09:00Z" w16du:dateUtc="2026-04-02T14:09:00Z">
                  <w:rPr>
                    <w:rStyle w:val="Hyperlink"/>
                    <w:noProof/>
                  </w:rPr>
                </w:rPrChange>
              </w:rPr>
              <w:delText>20.2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11" w:author="jonathan pritchard" w:date="2026-04-02T15:09:00Z" w16du:dateUtc="2026-04-02T14:09:00Z">
                  <w:rPr>
                    <w:rStyle w:val="Hyperlink"/>
                    <w:noProof/>
                  </w:rPr>
                </w:rPrChange>
              </w:rPr>
              <w:delText>Management of automatic updates to Dataset Support files</w:delText>
            </w:r>
            <w:r w:rsidDel="00E229A9">
              <w:rPr>
                <w:noProof/>
                <w:webHidden/>
              </w:rPr>
              <w:tab/>
              <w:delText>55</w:delText>
            </w:r>
          </w:del>
        </w:p>
        <w:p w14:paraId="2C5DC111" w14:textId="4D21254D" w:rsidR="00644DBC" w:rsidDel="00E229A9" w:rsidRDefault="00644DBC">
          <w:pPr>
            <w:pStyle w:val="TOC2"/>
            <w:rPr>
              <w:del w:id="131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13" w:author="jonathan pritchard" w:date="2026-04-02T15:09:00Z" w16du:dateUtc="2026-04-02T14:09:00Z">
            <w:r w:rsidRPr="00E229A9" w:rsidDel="00E229A9">
              <w:rPr>
                <w:rPrChange w:id="1314" w:author="jonathan pritchard" w:date="2026-04-02T15:09:00Z" w16du:dateUtc="2026-04-02T14:09:00Z">
                  <w:rPr>
                    <w:rStyle w:val="Hyperlink"/>
                    <w:noProof/>
                  </w:rPr>
                </w:rPrChange>
              </w:rPr>
              <w:delText>20.3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15" w:author="jonathan pritchard" w:date="2026-04-02T15:09:00Z" w16du:dateUtc="2026-04-02T14:09:00Z">
                  <w:rPr>
                    <w:rStyle w:val="Hyperlink"/>
                    <w:noProof/>
                  </w:rPr>
                </w:rPrChange>
              </w:rPr>
              <w:delText>Dataset Support File formats.</w:delText>
            </w:r>
            <w:r w:rsidDel="00E229A9">
              <w:rPr>
                <w:noProof/>
                <w:webHidden/>
              </w:rPr>
              <w:tab/>
              <w:delText>56</w:delText>
            </w:r>
          </w:del>
        </w:p>
        <w:p w14:paraId="23C4644C" w14:textId="5A38F3D5" w:rsidR="00644DBC" w:rsidDel="00E229A9" w:rsidRDefault="00644DBC">
          <w:pPr>
            <w:pStyle w:val="TOC1"/>
            <w:rPr>
              <w:del w:id="131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17" w:author="jonathan pritchard" w:date="2026-04-02T15:09:00Z" w16du:dateUtc="2026-04-02T14:09:00Z">
            <w:r w:rsidRPr="00E229A9" w:rsidDel="00E229A9">
              <w:rPr>
                <w:rPrChange w:id="1318" w:author="jonathan pritchard" w:date="2026-04-02T15:09:00Z" w16du:dateUtc="2026-04-02T14:09:00Z">
                  <w:rPr>
                    <w:rStyle w:val="Hyperlink"/>
                    <w:noProof/>
                  </w:rPr>
                </w:rPrChange>
              </w:rPr>
              <w:delText>Appendix A – Manual Updates</w:delText>
            </w:r>
            <w:r w:rsidDel="00E229A9">
              <w:rPr>
                <w:noProof/>
                <w:webHidden/>
              </w:rPr>
              <w:tab/>
              <w:delText>58</w:delText>
            </w:r>
          </w:del>
        </w:p>
        <w:p w14:paraId="40487726" w14:textId="25B67D3C" w:rsidR="00644DBC" w:rsidDel="00E229A9" w:rsidRDefault="00644DBC">
          <w:pPr>
            <w:pStyle w:val="TOC2"/>
            <w:rPr>
              <w:del w:id="1319"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20" w:author="jonathan pritchard" w:date="2026-04-02T15:09:00Z" w16du:dateUtc="2026-04-02T14:09:00Z">
            <w:r w:rsidRPr="00E229A9" w:rsidDel="00E229A9">
              <w:rPr>
                <w:rPrChange w:id="1321" w:author="jonathan pritchard" w:date="2026-04-02T15:09:00Z" w16du:dateUtc="2026-04-02T14:09:00Z">
                  <w:rPr>
                    <w:rStyle w:val="Hyperlink"/>
                    <w:noProof/>
                  </w:rPr>
                </w:rPrChange>
              </w:rPr>
              <w:delText>A-1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22" w:author="jonathan pritchard" w:date="2026-04-02T15:09:00Z" w16du:dateUtc="2026-04-02T14:09:00Z">
                  <w:rPr>
                    <w:rStyle w:val="Hyperlink"/>
                    <w:noProof/>
                  </w:rPr>
                </w:rPrChange>
              </w:rPr>
              <w:delText>Introduction</w:delText>
            </w:r>
            <w:r w:rsidDel="00E229A9">
              <w:rPr>
                <w:noProof/>
                <w:webHidden/>
              </w:rPr>
              <w:tab/>
              <w:delText>58</w:delText>
            </w:r>
          </w:del>
        </w:p>
        <w:p w14:paraId="370FC7D8" w14:textId="28A23D37" w:rsidR="00644DBC" w:rsidDel="00E229A9" w:rsidRDefault="00644DBC">
          <w:pPr>
            <w:pStyle w:val="TOC2"/>
            <w:rPr>
              <w:del w:id="1323"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24" w:author="jonathan pritchard" w:date="2026-04-02T15:09:00Z" w16du:dateUtc="2026-04-02T14:09:00Z">
            <w:r w:rsidRPr="00E229A9" w:rsidDel="00E229A9">
              <w:rPr>
                <w:rPrChange w:id="1325" w:author="jonathan pritchard" w:date="2026-04-02T15:09:00Z" w16du:dateUtc="2026-04-02T14:09:00Z">
                  <w:rPr>
                    <w:rStyle w:val="Hyperlink"/>
                    <w:noProof/>
                  </w:rPr>
                </w:rPrChange>
              </w:rPr>
              <w:delText>A-2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26" w:author="jonathan pritchard" w:date="2026-04-02T15:09:00Z" w16du:dateUtc="2026-04-02T14:09:00Z">
                  <w:rPr>
                    <w:rStyle w:val="Hyperlink"/>
                    <w:noProof/>
                  </w:rPr>
                </w:rPrChange>
              </w:rPr>
              <w:delText>Attribution of Manual Update Features</w:delText>
            </w:r>
            <w:r w:rsidDel="00E229A9">
              <w:rPr>
                <w:noProof/>
                <w:webHidden/>
              </w:rPr>
              <w:tab/>
              <w:delText>60</w:delText>
            </w:r>
          </w:del>
        </w:p>
        <w:p w14:paraId="7372778B" w14:textId="685679B1" w:rsidR="00644DBC" w:rsidDel="00E229A9" w:rsidRDefault="00644DBC">
          <w:pPr>
            <w:pStyle w:val="TOC1"/>
            <w:rPr>
              <w:del w:id="132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28" w:author="jonathan pritchard" w:date="2026-04-02T15:09:00Z" w16du:dateUtc="2026-04-02T14:09:00Z">
            <w:r w:rsidRPr="00E229A9" w:rsidDel="00E229A9">
              <w:rPr>
                <w:rPrChange w:id="1329" w:author="jonathan pritchard" w:date="2026-04-02T15:09:00Z" w16du:dateUtc="2026-04-02T14:09:00Z">
                  <w:rPr>
                    <w:rStyle w:val="Hyperlink"/>
                    <w:noProof/>
                  </w:rPr>
                </w:rPrChange>
              </w:rPr>
              <w:delText>Appendix B: S-100 Data Import Error Codes and Explanations</w:delText>
            </w:r>
            <w:r w:rsidDel="00E229A9">
              <w:rPr>
                <w:noProof/>
                <w:webHidden/>
              </w:rPr>
              <w:tab/>
              <w:delText>61</w:delText>
            </w:r>
          </w:del>
        </w:p>
        <w:p w14:paraId="0960F3AE" w14:textId="67700C23" w:rsidR="00644DBC" w:rsidDel="00E229A9" w:rsidRDefault="00644DBC">
          <w:pPr>
            <w:pStyle w:val="TOC2"/>
            <w:rPr>
              <w:del w:id="133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31" w:author="jonathan pritchard" w:date="2026-04-02T15:09:00Z" w16du:dateUtc="2026-04-02T14:09:00Z">
            <w:r w:rsidRPr="00E229A9" w:rsidDel="00E229A9">
              <w:rPr>
                <w:rPrChange w:id="1332" w:author="jonathan pritchard" w:date="2026-04-02T15:09:00Z" w16du:dateUtc="2026-04-02T14:09:00Z">
                  <w:rPr>
                    <w:rStyle w:val="Hyperlink"/>
                    <w:noProof/>
                  </w:rPr>
                </w:rPrChange>
              </w:rPr>
              <w:delText>B-1.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33" w:author="jonathan pritchard" w:date="2026-04-02T15:09:00Z" w16du:dateUtc="2026-04-02T14:09:00Z">
                  <w:rPr>
                    <w:rStyle w:val="Hyperlink"/>
                    <w:noProof/>
                  </w:rPr>
                </w:rPrChange>
              </w:rPr>
              <w:delText>Introduction.</w:delText>
            </w:r>
            <w:r w:rsidDel="00E229A9">
              <w:rPr>
                <w:noProof/>
                <w:webHidden/>
              </w:rPr>
              <w:tab/>
              <w:delText>61</w:delText>
            </w:r>
          </w:del>
        </w:p>
        <w:p w14:paraId="67710824" w14:textId="3227A403" w:rsidR="00644DBC" w:rsidDel="00E229A9" w:rsidRDefault="00644DBC">
          <w:pPr>
            <w:pStyle w:val="TOC2"/>
            <w:rPr>
              <w:del w:id="133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35" w:author="jonathan pritchard" w:date="2026-04-02T15:09:00Z" w16du:dateUtc="2026-04-02T14:09:00Z">
            <w:r w:rsidRPr="00E229A9" w:rsidDel="00E229A9">
              <w:rPr>
                <w:rPrChange w:id="1336" w:author="jonathan pritchard" w:date="2026-04-02T15:09:00Z" w16du:dateUtc="2026-04-02T14:09:00Z">
                  <w:rPr>
                    <w:rStyle w:val="Hyperlink"/>
                    <w:noProof/>
                  </w:rPr>
                </w:rPrChange>
              </w:rPr>
              <w:delText>B-2.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37" w:author="jonathan pritchard" w:date="2026-04-02T15:09:00Z" w16du:dateUtc="2026-04-02T14:09:00Z">
                  <w:rPr>
                    <w:rStyle w:val="Hyperlink"/>
                    <w:noProof/>
                  </w:rPr>
                </w:rPrChange>
              </w:rPr>
              <w:delText>Error code descriptions.</w:delText>
            </w:r>
            <w:r w:rsidDel="00E229A9">
              <w:rPr>
                <w:noProof/>
                <w:webHidden/>
              </w:rPr>
              <w:tab/>
              <w:delText>62</w:delText>
            </w:r>
          </w:del>
        </w:p>
        <w:p w14:paraId="7652342D" w14:textId="7CEB7E8B" w:rsidR="00644DBC" w:rsidDel="00E229A9" w:rsidRDefault="00644DBC">
          <w:pPr>
            <w:pStyle w:val="TOC2"/>
            <w:rPr>
              <w:del w:id="133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339" w:author="jonathan pritchard" w:date="2026-04-02T15:09:00Z" w16du:dateUtc="2026-04-02T14:09:00Z">
            <w:r w:rsidRPr="00E229A9" w:rsidDel="00E229A9">
              <w:rPr>
                <w:rPrChange w:id="1340" w:author="jonathan pritchard" w:date="2026-04-02T15:09:00Z" w16du:dateUtc="2026-04-02T14:09:00Z">
                  <w:rPr>
                    <w:rStyle w:val="Hyperlink"/>
                    <w:noProof/>
                  </w:rPr>
                </w:rPrChange>
              </w:rPr>
              <w:delText>B-3.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341" w:author="jonathan pritchard" w:date="2026-04-02T15:09:00Z" w16du:dateUtc="2026-04-02T14:09:00Z">
                  <w:rPr>
                    <w:rStyle w:val="Hyperlink"/>
                    <w:noProof/>
                  </w:rPr>
                </w:rPrChange>
              </w:rPr>
              <w:delText>Exchange Set Installation on ECDIS</w:delText>
            </w:r>
            <w:r w:rsidDel="00E229A9">
              <w:rPr>
                <w:noProof/>
                <w:webHidden/>
              </w:rPr>
              <w:tab/>
              <w:delText>63</w:delText>
            </w:r>
          </w:del>
        </w:p>
        <w:p w14:paraId="4AA8A027" w14:textId="78EBFF17" w:rsidR="00644DBC" w:rsidDel="00E229A9" w:rsidRDefault="00644DBC">
          <w:pPr>
            <w:pStyle w:val="TOC1"/>
            <w:rPr>
              <w:del w:id="134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43" w:author="jonathan pritchard" w:date="2026-04-02T15:09:00Z" w16du:dateUtc="2026-04-02T14:09:00Z">
            <w:r w:rsidRPr="00E229A9" w:rsidDel="00E229A9">
              <w:rPr>
                <w:rPrChange w:id="1344" w:author="jonathan pritchard" w:date="2026-04-02T15:09:00Z" w16du:dateUtc="2026-04-02T14:09:00Z">
                  <w:rPr>
                    <w:rStyle w:val="Hyperlink"/>
                    <w:noProof/>
                  </w:rPr>
                </w:rPrChange>
              </w:rPr>
              <w:lastRenderedPageBreak/>
              <w:delText>Appendix C  -  ECDIS Update Status Reports</w:delText>
            </w:r>
            <w:r w:rsidDel="00E229A9">
              <w:rPr>
                <w:noProof/>
                <w:webHidden/>
              </w:rPr>
              <w:tab/>
              <w:delText>67</w:delText>
            </w:r>
          </w:del>
        </w:p>
        <w:p w14:paraId="4214D11C" w14:textId="0AA9CB14" w:rsidR="00644DBC" w:rsidDel="00E229A9" w:rsidRDefault="00644DBC">
          <w:pPr>
            <w:pStyle w:val="TOC1"/>
            <w:rPr>
              <w:del w:id="134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46" w:author="jonathan pritchard" w:date="2026-04-02T15:09:00Z" w16du:dateUtc="2026-04-02T14:09:00Z">
            <w:r w:rsidRPr="00E229A9" w:rsidDel="00E229A9">
              <w:rPr>
                <w:rPrChange w:id="1347" w:author="jonathan pritchard" w:date="2026-04-02T15:09:00Z" w16du:dateUtc="2026-04-02T14:09:00Z">
                  <w:rPr>
                    <w:rStyle w:val="Hyperlink"/>
                    <w:noProof/>
                  </w:rPr>
                </w:rPrChange>
              </w:rPr>
              <w:delText>C-1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48" w:author="jonathan pritchard" w:date="2026-04-02T15:09:00Z" w16du:dateUtc="2026-04-02T14:09:00Z">
                  <w:rPr>
                    <w:rStyle w:val="Hyperlink"/>
                    <w:noProof/>
                  </w:rPr>
                </w:rPrChange>
              </w:rPr>
              <w:delText>Purpose</w:delText>
            </w:r>
            <w:r w:rsidDel="00E229A9">
              <w:rPr>
                <w:noProof/>
                <w:webHidden/>
              </w:rPr>
              <w:tab/>
              <w:delText>67</w:delText>
            </w:r>
          </w:del>
        </w:p>
        <w:p w14:paraId="33A6E9F4" w14:textId="129FBF2C" w:rsidR="00644DBC" w:rsidDel="00E229A9" w:rsidRDefault="00644DBC">
          <w:pPr>
            <w:pStyle w:val="TOC1"/>
            <w:rPr>
              <w:del w:id="134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50" w:author="jonathan pritchard" w:date="2026-04-02T15:09:00Z" w16du:dateUtc="2026-04-02T14:09:00Z">
            <w:r w:rsidRPr="00E229A9" w:rsidDel="00E229A9">
              <w:rPr>
                <w:rPrChange w:id="1351" w:author="jonathan pritchard" w:date="2026-04-02T15:09:00Z" w16du:dateUtc="2026-04-02T14:09:00Z">
                  <w:rPr>
                    <w:rStyle w:val="Hyperlink"/>
                    <w:noProof/>
                  </w:rPr>
                </w:rPrChange>
              </w:rPr>
              <w:delText>Appendix D – Enhanced Safety Contour and Water Level Adjustment</w:delText>
            </w:r>
            <w:r w:rsidDel="00E229A9">
              <w:rPr>
                <w:noProof/>
                <w:webHidden/>
              </w:rPr>
              <w:tab/>
              <w:delText>74</w:delText>
            </w:r>
          </w:del>
        </w:p>
        <w:p w14:paraId="2569F3C2" w14:textId="357DF7F7" w:rsidR="00644DBC" w:rsidDel="00E229A9" w:rsidRDefault="00644DBC">
          <w:pPr>
            <w:pStyle w:val="TOC1"/>
            <w:rPr>
              <w:del w:id="135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53" w:author="jonathan pritchard" w:date="2026-04-02T15:09:00Z" w16du:dateUtc="2026-04-02T14:09:00Z">
            <w:r w:rsidRPr="00E229A9" w:rsidDel="00E229A9">
              <w:rPr>
                <w:rPrChange w:id="1354" w:author="jonathan pritchard" w:date="2026-04-02T15:09:00Z" w16du:dateUtc="2026-04-02T14:09:00Z">
                  <w:rPr>
                    <w:rStyle w:val="Hyperlink"/>
                    <w:noProof/>
                  </w:rPr>
                </w:rPrChange>
              </w:rPr>
              <w:delText>D-1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55" w:author="jonathan pritchard" w:date="2026-04-02T15:09:00Z" w16du:dateUtc="2026-04-02T14:09:00Z">
                  <w:rPr>
                    <w:rStyle w:val="Hyperlink"/>
                    <w:noProof/>
                  </w:rPr>
                </w:rPrChange>
              </w:rPr>
              <w:delText>Enhanced Safety Contour</w:delText>
            </w:r>
            <w:r w:rsidDel="00E229A9">
              <w:rPr>
                <w:noProof/>
                <w:webHidden/>
              </w:rPr>
              <w:tab/>
              <w:delText>74</w:delText>
            </w:r>
          </w:del>
        </w:p>
        <w:p w14:paraId="6CB92334" w14:textId="1DC7642C" w:rsidR="00644DBC" w:rsidDel="00E229A9" w:rsidRDefault="00644DBC">
          <w:pPr>
            <w:pStyle w:val="TOC1"/>
            <w:rPr>
              <w:del w:id="135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57" w:author="jonathan pritchard" w:date="2026-04-02T15:09:00Z" w16du:dateUtc="2026-04-02T14:09:00Z">
            <w:r w:rsidRPr="00E229A9" w:rsidDel="00E229A9">
              <w:rPr>
                <w:rPrChange w:id="1358" w:author="jonathan pritchard" w:date="2026-04-02T15:09:00Z" w16du:dateUtc="2026-04-02T14:09:00Z">
                  <w:rPr>
                    <w:rStyle w:val="Hyperlink"/>
                    <w:noProof/>
                  </w:rPr>
                </w:rPrChange>
              </w:rPr>
              <w:delText>D-1.1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59" w:author="jonathan pritchard" w:date="2026-04-02T15:09:00Z" w16du:dateUtc="2026-04-02T14:09:00Z">
                  <w:rPr>
                    <w:rStyle w:val="Hyperlink"/>
                    <w:noProof/>
                  </w:rPr>
                </w:rPrChange>
              </w:rPr>
              <w:delText>Provision of Sun Illumination</w:delText>
            </w:r>
            <w:r w:rsidDel="00E229A9">
              <w:rPr>
                <w:noProof/>
                <w:webHidden/>
              </w:rPr>
              <w:tab/>
              <w:delText>75</w:delText>
            </w:r>
          </w:del>
        </w:p>
        <w:p w14:paraId="158877E8" w14:textId="5E354A9F" w:rsidR="00644DBC" w:rsidDel="00E229A9" w:rsidRDefault="00644DBC">
          <w:pPr>
            <w:pStyle w:val="TOC1"/>
            <w:rPr>
              <w:del w:id="136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61" w:author="jonathan pritchard" w:date="2026-04-02T15:09:00Z" w16du:dateUtc="2026-04-02T14:09:00Z">
            <w:r w:rsidRPr="00E229A9" w:rsidDel="00E229A9">
              <w:rPr>
                <w:rPrChange w:id="1362" w:author="jonathan pritchard" w:date="2026-04-02T15:09:00Z" w16du:dateUtc="2026-04-02T14:09:00Z">
                  <w:rPr>
                    <w:rStyle w:val="Hyperlink"/>
                    <w:noProof/>
                  </w:rPr>
                </w:rPrChange>
              </w:rPr>
              <w:delText>D-1.2</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63" w:author="jonathan pritchard" w:date="2026-04-02T15:09:00Z" w16du:dateUtc="2026-04-02T14:09:00Z">
                  <w:rPr>
                    <w:rStyle w:val="Hyperlink"/>
                    <w:noProof/>
                  </w:rPr>
                </w:rPrChange>
              </w:rPr>
              <w:delText>Data Constraints</w:delText>
            </w:r>
            <w:r w:rsidDel="00E229A9">
              <w:rPr>
                <w:noProof/>
                <w:webHidden/>
              </w:rPr>
              <w:tab/>
              <w:delText>75</w:delText>
            </w:r>
          </w:del>
        </w:p>
        <w:p w14:paraId="2F6CB60E" w14:textId="583BCF65" w:rsidR="00644DBC" w:rsidDel="00E229A9" w:rsidRDefault="00644DBC">
          <w:pPr>
            <w:pStyle w:val="TOC1"/>
            <w:rPr>
              <w:del w:id="136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65" w:author="jonathan pritchard" w:date="2026-04-02T15:09:00Z" w16du:dateUtc="2026-04-02T14:09:00Z">
            <w:r w:rsidRPr="00E229A9" w:rsidDel="00E229A9">
              <w:rPr>
                <w:rPrChange w:id="1366" w:author="jonathan pritchard" w:date="2026-04-02T15:09:00Z" w16du:dateUtc="2026-04-02T14:09:00Z">
                  <w:rPr>
                    <w:rStyle w:val="Hyperlink"/>
                    <w:noProof/>
                  </w:rPr>
                </w:rPrChange>
              </w:rPr>
              <w:delText>D-1.3</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67" w:author="jonathan pritchard" w:date="2026-04-02T15:09:00Z" w16du:dateUtc="2026-04-02T14:09:00Z">
                  <w:rPr>
                    <w:rStyle w:val="Hyperlink"/>
                    <w:noProof/>
                  </w:rPr>
                </w:rPrChange>
              </w:rPr>
              <w:delText>Enhanced Safety Contour Selection and Implementation</w:delText>
            </w:r>
            <w:r w:rsidDel="00E229A9">
              <w:rPr>
                <w:noProof/>
                <w:webHidden/>
              </w:rPr>
              <w:tab/>
              <w:delText>76</w:delText>
            </w:r>
          </w:del>
        </w:p>
        <w:p w14:paraId="78910874" w14:textId="099EBCF9" w:rsidR="00644DBC" w:rsidDel="00E229A9" w:rsidRDefault="00644DBC">
          <w:pPr>
            <w:pStyle w:val="TOC1"/>
            <w:rPr>
              <w:del w:id="136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69" w:author="jonathan pritchard" w:date="2026-04-02T15:09:00Z" w16du:dateUtc="2026-04-02T14:09:00Z">
            <w:r w:rsidRPr="00E229A9" w:rsidDel="00E229A9">
              <w:rPr>
                <w:rPrChange w:id="1370" w:author="jonathan pritchard" w:date="2026-04-02T15:09:00Z" w16du:dateUtc="2026-04-02T14:09:00Z">
                  <w:rPr>
                    <w:rStyle w:val="Hyperlink"/>
                    <w:noProof/>
                  </w:rPr>
                </w:rPrChange>
              </w:rPr>
              <w:delText>D-1.4</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71" w:author="jonathan pritchard" w:date="2026-04-02T15:09:00Z" w16du:dateUtc="2026-04-02T14:09:00Z">
                  <w:rPr>
                    <w:rStyle w:val="Hyperlink"/>
                    <w:noProof/>
                  </w:rPr>
                </w:rPrChange>
              </w:rPr>
              <w:delText>Vertical Uncertainty in the calculation of depth values.</w:delText>
            </w:r>
            <w:r w:rsidDel="00E229A9">
              <w:rPr>
                <w:noProof/>
                <w:webHidden/>
              </w:rPr>
              <w:tab/>
              <w:delText>77</w:delText>
            </w:r>
          </w:del>
        </w:p>
        <w:p w14:paraId="6EFE5461" w14:textId="239E0081" w:rsidR="00644DBC" w:rsidDel="00E229A9" w:rsidRDefault="00644DBC">
          <w:pPr>
            <w:pStyle w:val="TOC1"/>
            <w:rPr>
              <w:del w:id="137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73" w:author="jonathan pritchard" w:date="2026-04-02T15:09:00Z" w16du:dateUtc="2026-04-02T14:09:00Z">
            <w:r w:rsidRPr="00E229A9" w:rsidDel="00E229A9">
              <w:rPr>
                <w:rPrChange w:id="1374" w:author="jonathan pritchard" w:date="2026-04-02T15:09:00Z" w16du:dateUtc="2026-04-02T14:09:00Z">
                  <w:rPr>
                    <w:rStyle w:val="Hyperlink"/>
                    <w:noProof/>
                  </w:rPr>
                </w:rPrChange>
              </w:rPr>
              <w:delText>D-2</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75" w:author="jonathan pritchard" w:date="2026-04-02T15:09:00Z" w16du:dateUtc="2026-04-02T14:09:00Z">
                  <w:rPr>
                    <w:rStyle w:val="Hyperlink"/>
                    <w:noProof/>
                  </w:rPr>
                </w:rPrChange>
              </w:rPr>
              <w:delText>Water Level Adjustment (WLA)</w:delText>
            </w:r>
            <w:r w:rsidDel="00E229A9">
              <w:rPr>
                <w:noProof/>
                <w:webHidden/>
              </w:rPr>
              <w:tab/>
              <w:delText>79</w:delText>
            </w:r>
          </w:del>
        </w:p>
        <w:p w14:paraId="2DF81263" w14:textId="5340A0DE" w:rsidR="00644DBC" w:rsidDel="00E229A9" w:rsidRDefault="00644DBC">
          <w:pPr>
            <w:pStyle w:val="TOC1"/>
            <w:rPr>
              <w:del w:id="137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77" w:author="jonathan pritchard" w:date="2026-04-02T15:09:00Z" w16du:dateUtc="2026-04-02T14:09:00Z">
            <w:r w:rsidRPr="00E229A9" w:rsidDel="00E229A9">
              <w:rPr>
                <w:rPrChange w:id="1378" w:author="jonathan pritchard" w:date="2026-04-02T15:09:00Z" w16du:dateUtc="2026-04-02T14:09:00Z">
                  <w:rPr>
                    <w:rStyle w:val="Hyperlink"/>
                    <w:noProof/>
                  </w:rPr>
                </w:rPrChange>
              </w:rPr>
              <w:delText>D-2.1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79" w:author="jonathan pritchard" w:date="2026-04-02T15:09:00Z" w16du:dateUtc="2026-04-02T14:09:00Z">
                  <w:rPr>
                    <w:rStyle w:val="Hyperlink"/>
                    <w:noProof/>
                  </w:rPr>
                </w:rPrChange>
              </w:rPr>
              <w:delText>Scope</w:delText>
            </w:r>
            <w:r w:rsidDel="00E229A9">
              <w:rPr>
                <w:noProof/>
                <w:webHidden/>
              </w:rPr>
              <w:tab/>
              <w:delText>79</w:delText>
            </w:r>
          </w:del>
        </w:p>
        <w:p w14:paraId="20E63144" w14:textId="62A52C8E" w:rsidR="00644DBC" w:rsidDel="00E229A9" w:rsidRDefault="00644DBC">
          <w:pPr>
            <w:pStyle w:val="TOC1"/>
            <w:rPr>
              <w:del w:id="138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81" w:author="jonathan pritchard" w:date="2026-04-02T15:09:00Z" w16du:dateUtc="2026-04-02T14:09:00Z">
            <w:r w:rsidRPr="00E229A9" w:rsidDel="00E229A9">
              <w:rPr>
                <w:rPrChange w:id="1382" w:author="jonathan pritchard" w:date="2026-04-02T15:09:00Z" w16du:dateUtc="2026-04-02T14:09:00Z">
                  <w:rPr>
                    <w:rStyle w:val="Hyperlink"/>
                    <w:noProof/>
                  </w:rPr>
                </w:rPrChange>
              </w:rPr>
              <w:delText>D-2.2</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83" w:author="jonathan pritchard" w:date="2026-04-02T15:09:00Z" w16du:dateUtc="2026-04-02T14:09:00Z">
                  <w:rPr>
                    <w:rStyle w:val="Hyperlink"/>
                    <w:noProof/>
                  </w:rPr>
                </w:rPrChange>
              </w:rPr>
              <w:delText>Constraints on input data</w:delText>
            </w:r>
            <w:r w:rsidDel="00E229A9">
              <w:rPr>
                <w:noProof/>
                <w:webHidden/>
              </w:rPr>
              <w:tab/>
              <w:delText>79</w:delText>
            </w:r>
          </w:del>
        </w:p>
        <w:p w14:paraId="39FCB440" w14:textId="51A3582E" w:rsidR="00644DBC" w:rsidDel="00E229A9" w:rsidRDefault="00644DBC">
          <w:pPr>
            <w:pStyle w:val="TOC1"/>
            <w:rPr>
              <w:del w:id="138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85" w:author="jonathan pritchard" w:date="2026-04-02T15:09:00Z" w16du:dateUtc="2026-04-02T14:09:00Z">
            <w:r w:rsidRPr="00E229A9" w:rsidDel="00E229A9">
              <w:rPr>
                <w:rPrChange w:id="1386" w:author="jonathan pritchard" w:date="2026-04-02T15:09:00Z" w16du:dateUtc="2026-04-02T14:09:00Z">
                  <w:rPr>
                    <w:rStyle w:val="Hyperlink"/>
                    <w:noProof/>
                  </w:rPr>
                </w:rPrChange>
              </w:rPr>
              <w:delText>D-2.3</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87" w:author="jonathan pritchard" w:date="2026-04-02T15:09:00Z" w16du:dateUtc="2026-04-02T14:09:00Z">
                  <w:rPr>
                    <w:rStyle w:val="Hyperlink"/>
                    <w:noProof/>
                  </w:rPr>
                </w:rPrChange>
              </w:rPr>
              <w:delText>User Inputs</w:delText>
            </w:r>
            <w:r w:rsidDel="00E229A9">
              <w:rPr>
                <w:noProof/>
                <w:webHidden/>
              </w:rPr>
              <w:tab/>
              <w:delText>80</w:delText>
            </w:r>
          </w:del>
        </w:p>
        <w:p w14:paraId="2E9BDE15" w14:textId="05EE338A" w:rsidR="00644DBC" w:rsidDel="00E229A9" w:rsidRDefault="00644DBC">
          <w:pPr>
            <w:pStyle w:val="TOC1"/>
            <w:rPr>
              <w:del w:id="138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89" w:author="jonathan pritchard" w:date="2026-04-02T15:09:00Z" w16du:dateUtc="2026-04-02T14:09:00Z">
            <w:r w:rsidRPr="00E229A9" w:rsidDel="00E229A9">
              <w:rPr>
                <w:rPrChange w:id="1390" w:author="jonathan pritchard" w:date="2026-04-02T15:09:00Z" w16du:dateUtc="2026-04-02T14:09:00Z">
                  <w:rPr>
                    <w:rStyle w:val="Hyperlink"/>
                    <w:noProof/>
                  </w:rPr>
                </w:rPrChange>
              </w:rPr>
              <w:delText>D-2.4</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91" w:author="jonathan pritchard" w:date="2026-04-02T15:09:00Z" w16du:dateUtc="2026-04-02T14:09:00Z">
                  <w:rPr>
                    <w:rStyle w:val="Hyperlink"/>
                    <w:noProof/>
                  </w:rPr>
                </w:rPrChange>
              </w:rPr>
              <w:delText>Implementation - general</w:delText>
            </w:r>
            <w:r w:rsidDel="00E229A9">
              <w:rPr>
                <w:noProof/>
                <w:webHidden/>
              </w:rPr>
              <w:tab/>
              <w:delText>80</w:delText>
            </w:r>
          </w:del>
        </w:p>
        <w:p w14:paraId="2CA39582" w14:textId="116FBB5B" w:rsidR="00644DBC" w:rsidDel="00E229A9" w:rsidRDefault="00644DBC">
          <w:pPr>
            <w:pStyle w:val="TOC1"/>
            <w:rPr>
              <w:del w:id="139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93" w:author="jonathan pritchard" w:date="2026-04-02T15:09:00Z" w16du:dateUtc="2026-04-02T14:09:00Z">
            <w:r w:rsidRPr="00E229A9" w:rsidDel="00E229A9">
              <w:rPr>
                <w:rPrChange w:id="1394" w:author="jonathan pritchard" w:date="2026-04-02T15:09:00Z" w16du:dateUtc="2026-04-02T14:09:00Z">
                  <w:rPr>
                    <w:rStyle w:val="Hyperlink"/>
                    <w:noProof/>
                  </w:rPr>
                </w:rPrChange>
              </w:rPr>
              <w:delText>D-2.5</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95" w:author="jonathan pritchard" w:date="2026-04-02T15:09:00Z" w16du:dateUtc="2026-04-02T14:09:00Z">
                  <w:rPr>
                    <w:rStyle w:val="Hyperlink"/>
                    <w:noProof/>
                  </w:rPr>
                </w:rPrChange>
              </w:rPr>
              <w:delText>Implementation of WLA Option 1 – WLA for a single datetime instant</w:delText>
            </w:r>
            <w:r w:rsidDel="00E229A9">
              <w:rPr>
                <w:noProof/>
                <w:webHidden/>
              </w:rPr>
              <w:tab/>
              <w:delText>81</w:delText>
            </w:r>
          </w:del>
        </w:p>
        <w:p w14:paraId="1AAB79D1" w14:textId="6CD407B2" w:rsidR="00644DBC" w:rsidDel="00E229A9" w:rsidRDefault="00644DBC">
          <w:pPr>
            <w:pStyle w:val="TOC1"/>
            <w:rPr>
              <w:del w:id="1396"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397" w:author="jonathan pritchard" w:date="2026-04-02T15:09:00Z" w16du:dateUtc="2026-04-02T14:09:00Z">
            <w:r w:rsidRPr="00E229A9" w:rsidDel="00E229A9">
              <w:rPr>
                <w:rPrChange w:id="1398" w:author="jonathan pritchard" w:date="2026-04-02T15:09:00Z" w16du:dateUtc="2026-04-02T14:09:00Z">
                  <w:rPr>
                    <w:rStyle w:val="Hyperlink"/>
                    <w:noProof/>
                  </w:rPr>
                </w:rPrChange>
              </w:rPr>
              <w:delText>D-2.6</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399" w:author="jonathan pritchard" w:date="2026-04-02T15:09:00Z" w16du:dateUtc="2026-04-02T14:09:00Z">
                  <w:rPr>
                    <w:rStyle w:val="Hyperlink"/>
                    <w:noProof/>
                  </w:rPr>
                </w:rPrChange>
              </w:rPr>
              <w:delText>Implementation of WLA Option 2 – WLA for a datetime range specified by the user as a time period</w:delText>
            </w:r>
            <w:r w:rsidDel="00E229A9">
              <w:rPr>
                <w:noProof/>
                <w:webHidden/>
              </w:rPr>
              <w:tab/>
              <w:delText>82</w:delText>
            </w:r>
          </w:del>
        </w:p>
        <w:p w14:paraId="3F6CF562" w14:textId="375D8725" w:rsidR="00644DBC" w:rsidDel="00E229A9" w:rsidRDefault="00644DBC">
          <w:pPr>
            <w:pStyle w:val="TOC1"/>
            <w:rPr>
              <w:del w:id="1400"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01" w:author="jonathan pritchard" w:date="2026-04-02T15:09:00Z" w16du:dateUtc="2026-04-02T14:09:00Z">
            <w:r w:rsidRPr="00E229A9" w:rsidDel="00E229A9">
              <w:rPr>
                <w:rPrChange w:id="1402" w:author="jonathan pritchard" w:date="2026-04-02T15:09:00Z" w16du:dateUtc="2026-04-02T14:09:00Z">
                  <w:rPr>
                    <w:rStyle w:val="Hyperlink"/>
                    <w:noProof/>
                  </w:rPr>
                </w:rPrChange>
              </w:rPr>
              <w:delText>D-2.7</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03" w:author="jonathan pritchard" w:date="2026-04-02T15:09:00Z" w16du:dateUtc="2026-04-02T14:09:00Z">
                  <w:rPr>
                    <w:rStyle w:val="Hyperlink"/>
                    <w:noProof/>
                  </w:rPr>
                </w:rPrChange>
              </w:rPr>
              <w:delText>Implementation of WLA Option 3 – linking of WLA to a defined route with planned waypoints and times</w:delText>
            </w:r>
            <w:r w:rsidDel="00E229A9">
              <w:rPr>
                <w:noProof/>
                <w:webHidden/>
              </w:rPr>
              <w:tab/>
              <w:delText>83</w:delText>
            </w:r>
          </w:del>
        </w:p>
        <w:p w14:paraId="520E7BC1" w14:textId="5B76617A" w:rsidR="00644DBC" w:rsidDel="00E229A9" w:rsidRDefault="00644DBC">
          <w:pPr>
            <w:pStyle w:val="TOC1"/>
            <w:rPr>
              <w:del w:id="140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05" w:author="jonathan pritchard" w:date="2026-04-02T15:09:00Z" w16du:dateUtc="2026-04-02T14:09:00Z">
            <w:r w:rsidRPr="00E229A9" w:rsidDel="00E229A9">
              <w:rPr>
                <w:rPrChange w:id="1406" w:author="jonathan pritchard" w:date="2026-04-02T15:09:00Z" w16du:dateUtc="2026-04-02T14:09:00Z">
                  <w:rPr>
                    <w:rStyle w:val="Hyperlink"/>
                    <w:noProof/>
                  </w:rPr>
                </w:rPrChange>
              </w:rPr>
              <w:delText>D-3</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07" w:author="jonathan pritchard" w:date="2026-04-02T15:09:00Z" w16du:dateUtc="2026-04-02T14:09:00Z">
                  <w:rPr>
                    <w:rStyle w:val="Hyperlink"/>
                    <w:noProof/>
                  </w:rPr>
                </w:rPrChange>
              </w:rPr>
              <w:delText>Treatment of depth and water level related S-101 features</w:delText>
            </w:r>
            <w:r w:rsidDel="00E229A9">
              <w:rPr>
                <w:noProof/>
                <w:webHidden/>
              </w:rPr>
              <w:tab/>
              <w:delText>88</w:delText>
            </w:r>
          </w:del>
        </w:p>
        <w:p w14:paraId="10AE7C13" w14:textId="008CFB59" w:rsidR="00644DBC" w:rsidDel="00E229A9" w:rsidRDefault="00644DBC">
          <w:pPr>
            <w:pStyle w:val="TOC2"/>
            <w:rPr>
              <w:del w:id="1408"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09" w:author="jonathan pritchard" w:date="2026-04-02T15:09:00Z" w16du:dateUtc="2026-04-02T14:09:00Z">
            <w:r w:rsidRPr="00E229A9" w:rsidDel="00E229A9">
              <w:rPr>
                <w:rPrChange w:id="1410" w:author="jonathan pritchard" w:date="2026-04-02T15:09:00Z" w16du:dateUtc="2026-04-02T14:09:00Z">
                  <w:rPr>
                    <w:rStyle w:val="Hyperlink"/>
                    <w:noProof/>
                  </w:rPr>
                </w:rPrChange>
              </w:rPr>
              <w:delText>D-3.1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11" w:author="jonathan pritchard" w:date="2026-04-02T15:09:00Z" w16du:dateUtc="2026-04-02T14:09:00Z">
                  <w:rPr>
                    <w:rStyle w:val="Hyperlink"/>
                    <w:noProof/>
                  </w:rPr>
                </w:rPrChange>
              </w:rPr>
              <w:delText>Substitution and adjustment of depth values</w:delText>
            </w:r>
            <w:r w:rsidDel="00E229A9">
              <w:rPr>
                <w:noProof/>
                <w:webHidden/>
              </w:rPr>
              <w:tab/>
              <w:delText>88</w:delText>
            </w:r>
          </w:del>
        </w:p>
        <w:p w14:paraId="10DA9A08" w14:textId="02A7C5A4" w:rsidR="00644DBC" w:rsidDel="00E229A9" w:rsidRDefault="00644DBC">
          <w:pPr>
            <w:pStyle w:val="TOC2"/>
            <w:rPr>
              <w:del w:id="141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13" w:author="jonathan pritchard" w:date="2026-04-02T15:09:00Z" w16du:dateUtc="2026-04-02T14:09:00Z">
            <w:r w:rsidRPr="00E229A9" w:rsidDel="00E229A9">
              <w:rPr>
                <w:rPrChange w:id="1414" w:author="jonathan pritchard" w:date="2026-04-02T15:09:00Z" w16du:dateUtc="2026-04-02T14:09:00Z">
                  <w:rPr>
                    <w:rStyle w:val="Hyperlink"/>
                    <w:noProof/>
                  </w:rPr>
                </w:rPrChange>
              </w:rPr>
              <w:delText>D-3.2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15" w:author="jonathan pritchard" w:date="2026-04-02T15:09:00Z" w16du:dateUtc="2026-04-02T14:09:00Z">
                  <w:rPr>
                    <w:rStyle w:val="Hyperlink"/>
                    <w:noProof/>
                  </w:rPr>
                </w:rPrChange>
              </w:rPr>
              <w:delText>Areas covered by S-102 only or by both S-102 and S-104</w:delText>
            </w:r>
            <w:r w:rsidDel="00E229A9">
              <w:rPr>
                <w:noProof/>
                <w:webHidden/>
              </w:rPr>
              <w:tab/>
              <w:delText>88</w:delText>
            </w:r>
          </w:del>
        </w:p>
        <w:p w14:paraId="2D53D011" w14:textId="3D976632" w:rsidR="00644DBC" w:rsidDel="00E229A9" w:rsidRDefault="00644DBC">
          <w:pPr>
            <w:pStyle w:val="TOC2"/>
            <w:rPr>
              <w:del w:id="141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17" w:author="jonathan pritchard" w:date="2026-04-02T15:09:00Z" w16du:dateUtc="2026-04-02T14:09:00Z">
            <w:r w:rsidRPr="00E229A9" w:rsidDel="00E229A9">
              <w:rPr>
                <w:rPrChange w:id="1418" w:author="jonathan pritchard" w:date="2026-04-02T15:09:00Z" w16du:dateUtc="2026-04-02T14:09:00Z">
                  <w:rPr>
                    <w:rStyle w:val="Hyperlink"/>
                    <w:noProof/>
                  </w:rPr>
                </w:rPrChange>
              </w:rPr>
              <w:delText>D-3.3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19" w:author="jonathan pritchard" w:date="2026-04-02T15:09:00Z" w16du:dateUtc="2026-04-02T14:09:00Z">
                  <w:rPr>
                    <w:rStyle w:val="Hyperlink"/>
                    <w:noProof/>
                  </w:rPr>
                </w:rPrChange>
              </w:rPr>
              <w:delText>Adjustment of heights and vertical clearance values</w:delText>
            </w:r>
            <w:r w:rsidDel="00E229A9">
              <w:rPr>
                <w:noProof/>
                <w:webHidden/>
              </w:rPr>
              <w:tab/>
              <w:delText>90</w:delText>
            </w:r>
          </w:del>
        </w:p>
        <w:p w14:paraId="0361E7A2" w14:textId="5A0F8DAC" w:rsidR="00644DBC" w:rsidDel="00E229A9" w:rsidRDefault="00644DBC">
          <w:pPr>
            <w:pStyle w:val="TOC2"/>
            <w:rPr>
              <w:del w:id="142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21" w:author="jonathan pritchard" w:date="2026-04-02T15:09:00Z" w16du:dateUtc="2026-04-02T14:09:00Z">
            <w:r w:rsidRPr="00E229A9" w:rsidDel="00E229A9">
              <w:rPr>
                <w:rPrChange w:id="1422" w:author="jonathan pritchard" w:date="2026-04-02T15:09:00Z" w16du:dateUtc="2026-04-02T14:09:00Z">
                  <w:rPr>
                    <w:rStyle w:val="Hyperlink"/>
                    <w:noProof/>
                  </w:rPr>
                </w:rPrChange>
              </w:rPr>
              <w:delText>D-3.4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23" w:author="jonathan pritchard" w:date="2026-04-02T15:09:00Z" w16du:dateUtc="2026-04-02T14:09:00Z">
                  <w:rPr>
                    <w:rStyle w:val="Hyperlink"/>
                    <w:noProof/>
                  </w:rPr>
                </w:rPrChange>
              </w:rPr>
              <w:delText>Alerts and indication details</w:delText>
            </w:r>
            <w:r w:rsidDel="00E229A9">
              <w:rPr>
                <w:noProof/>
                <w:webHidden/>
              </w:rPr>
              <w:tab/>
              <w:delText>90</w:delText>
            </w:r>
          </w:del>
        </w:p>
        <w:p w14:paraId="5DFFE1F4" w14:textId="106F4CEC" w:rsidR="00644DBC" w:rsidDel="00E229A9" w:rsidRDefault="00644DBC">
          <w:pPr>
            <w:pStyle w:val="TOC2"/>
            <w:rPr>
              <w:del w:id="142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25" w:author="jonathan pritchard" w:date="2026-04-02T15:09:00Z" w16du:dateUtc="2026-04-02T14:09:00Z">
            <w:r w:rsidRPr="00E229A9" w:rsidDel="00E229A9">
              <w:rPr>
                <w:rPrChange w:id="1426" w:author="jonathan pritchard" w:date="2026-04-02T15:09:00Z" w16du:dateUtc="2026-04-02T14:09:00Z">
                  <w:rPr>
                    <w:rStyle w:val="Hyperlink"/>
                    <w:noProof/>
                  </w:rPr>
                </w:rPrChange>
              </w:rPr>
              <w:delText>D-3.5</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27" w:author="jonathan pritchard" w:date="2026-04-02T15:09:00Z" w16du:dateUtc="2026-04-02T14:09:00Z">
                  <w:rPr>
                    <w:rStyle w:val="Hyperlink"/>
                    <w:noProof/>
                  </w:rPr>
                </w:rPrChange>
              </w:rPr>
              <w:delText>Legend details</w:delText>
            </w:r>
            <w:r w:rsidDel="00E229A9">
              <w:rPr>
                <w:noProof/>
                <w:webHidden/>
              </w:rPr>
              <w:tab/>
              <w:delText>91</w:delText>
            </w:r>
          </w:del>
        </w:p>
        <w:p w14:paraId="3C8C3F02" w14:textId="739E25A5" w:rsidR="00644DBC" w:rsidDel="00E229A9" w:rsidRDefault="00644DBC">
          <w:pPr>
            <w:pStyle w:val="TOC1"/>
            <w:rPr>
              <w:del w:id="142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29" w:author="jonathan pritchard" w:date="2026-04-02T15:09:00Z" w16du:dateUtc="2026-04-02T14:09:00Z">
            <w:r w:rsidRPr="00E229A9" w:rsidDel="00E229A9">
              <w:rPr>
                <w:rPrChange w:id="1430" w:author="jonathan pritchard" w:date="2026-04-02T15:09:00Z" w16du:dateUtc="2026-04-02T14:09:00Z">
                  <w:rPr>
                    <w:rStyle w:val="Hyperlink"/>
                    <w:noProof/>
                  </w:rPr>
                </w:rPrChange>
              </w:rPr>
              <w:delText>Appendix E – Dataset Loading and Display (Rendering) Algorithms</w:delText>
            </w:r>
            <w:r w:rsidDel="00E229A9">
              <w:rPr>
                <w:noProof/>
                <w:webHidden/>
              </w:rPr>
              <w:tab/>
              <w:delText>93</w:delText>
            </w:r>
          </w:del>
        </w:p>
        <w:p w14:paraId="6B5A02BF" w14:textId="49EEF960" w:rsidR="00644DBC" w:rsidDel="00E229A9" w:rsidRDefault="00644DBC">
          <w:pPr>
            <w:pStyle w:val="TOC1"/>
            <w:rPr>
              <w:del w:id="1431"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32" w:author="jonathan pritchard" w:date="2026-04-02T15:09:00Z" w16du:dateUtc="2026-04-02T14:09:00Z">
            <w:r w:rsidRPr="00E229A9" w:rsidDel="00E229A9">
              <w:rPr>
                <w:rPrChange w:id="1433" w:author="jonathan pritchard" w:date="2026-04-02T15:09:00Z" w16du:dateUtc="2026-04-02T14:09:00Z">
                  <w:rPr>
                    <w:rStyle w:val="Hyperlink"/>
                    <w:noProof/>
                  </w:rPr>
                </w:rPrChange>
              </w:rPr>
              <w:delText>E-1.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34" w:author="jonathan pritchard" w:date="2026-04-02T15:09:00Z" w16du:dateUtc="2026-04-02T14:09:00Z">
                  <w:rPr>
                    <w:rStyle w:val="Hyperlink"/>
                    <w:noProof/>
                  </w:rPr>
                </w:rPrChange>
              </w:rPr>
              <w:delText>Introduction</w:delText>
            </w:r>
            <w:r w:rsidDel="00E229A9">
              <w:rPr>
                <w:noProof/>
                <w:webHidden/>
              </w:rPr>
              <w:tab/>
              <w:delText>93</w:delText>
            </w:r>
          </w:del>
        </w:p>
        <w:p w14:paraId="77283D1D" w14:textId="089F5E2A" w:rsidR="00644DBC" w:rsidDel="00E229A9" w:rsidRDefault="00644DBC">
          <w:pPr>
            <w:pStyle w:val="TOC3"/>
            <w:rPr>
              <w:del w:id="1435" w:author="jonathan pritchard" w:date="2026-04-02T15:09:00Z" w16du:dateUtc="2026-04-02T14:09:00Z"/>
              <w:rFonts w:asciiTheme="minorHAnsi" w:eastAsiaTheme="minorEastAsia" w:hAnsiTheme="minorHAnsi" w:cstheme="minorBidi"/>
              <w:iCs w:val="0"/>
              <w:noProof/>
              <w:kern w:val="2"/>
              <w:sz w:val="24"/>
              <w:szCs w:val="24"/>
              <w:lang w:eastAsia="en-GB"/>
              <w14:ligatures w14:val="standardContextual"/>
            </w:rPr>
          </w:pPr>
          <w:del w:id="1436" w:author="jonathan pritchard" w:date="2026-04-02T15:09:00Z" w16du:dateUtc="2026-04-02T14:09:00Z">
            <w:r w:rsidRPr="00E229A9" w:rsidDel="00E229A9">
              <w:rPr>
                <w:rPrChange w:id="1437" w:author="jonathan pritchard" w:date="2026-04-02T15:09:00Z" w16du:dateUtc="2026-04-02T14:09:00Z">
                  <w:rPr>
                    <w:rStyle w:val="Hyperlink"/>
                    <w:noProof/>
                    <w:lang w:eastAsia="en-US"/>
                  </w:rPr>
                </w:rPrChange>
              </w:rPr>
              <w:delText>E-1.1.1.</w:delText>
            </w:r>
            <w:r w:rsidDel="00E229A9">
              <w:rPr>
                <w:rFonts w:asciiTheme="minorHAnsi" w:eastAsiaTheme="minorEastAsia" w:hAnsiTheme="minorHAnsi" w:cstheme="minorBidi"/>
                <w:iCs w:val="0"/>
                <w:noProof/>
                <w:kern w:val="2"/>
                <w:sz w:val="24"/>
                <w:szCs w:val="24"/>
                <w:lang w:eastAsia="en-GB"/>
                <w14:ligatures w14:val="standardContextual"/>
              </w:rPr>
              <w:tab/>
            </w:r>
            <w:r w:rsidRPr="00E229A9" w:rsidDel="00E229A9">
              <w:rPr>
                <w:rPrChange w:id="1438" w:author="jonathan pritchard" w:date="2026-04-02T15:09:00Z" w16du:dateUtc="2026-04-02T14:09:00Z">
                  <w:rPr>
                    <w:rStyle w:val="Hyperlink"/>
                    <w:noProof/>
                    <w:lang w:eastAsia="en-US"/>
                  </w:rPr>
                </w:rPrChange>
              </w:rPr>
              <w:delText>Prerequisites</w:delText>
            </w:r>
            <w:r w:rsidDel="00E229A9">
              <w:rPr>
                <w:noProof/>
                <w:webHidden/>
              </w:rPr>
              <w:tab/>
              <w:delText>93</w:delText>
            </w:r>
          </w:del>
        </w:p>
        <w:p w14:paraId="5DBD78BF" w14:textId="76393334" w:rsidR="00644DBC" w:rsidDel="00E229A9" w:rsidRDefault="00644DBC">
          <w:pPr>
            <w:pStyle w:val="TOC1"/>
            <w:rPr>
              <w:del w:id="1439"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40" w:author="jonathan pritchard" w:date="2026-04-02T15:09:00Z" w16du:dateUtc="2026-04-02T14:09:00Z">
            <w:r w:rsidRPr="00E229A9" w:rsidDel="00E229A9">
              <w:rPr>
                <w:rPrChange w:id="1441" w:author="jonathan pritchard" w:date="2026-04-02T15:09:00Z" w16du:dateUtc="2026-04-02T14:09:00Z">
                  <w:rPr>
                    <w:rStyle w:val="Hyperlink"/>
                    <w:noProof/>
                  </w:rPr>
                </w:rPrChange>
              </w:rPr>
              <w:delText>Appendix F – GML Coverage Polygons</w:delText>
            </w:r>
            <w:r w:rsidDel="00E229A9">
              <w:rPr>
                <w:noProof/>
                <w:webHidden/>
              </w:rPr>
              <w:tab/>
              <w:delText>99</w:delText>
            </w:r>
          </w:del>
        </w:p>
        <w:p w14:paraId="48CE10ED" w14:textId="6DECD108" w:rsidR="00644DBC" w:rsidDel="00E229A9" w:rsidRDefault="00644DBC">
          <w:pPr>
            <w:pStyle w:val="TOC1"/>
            <w:rPr>
              <w:del w:id="1442"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43" w:author="jonathan pritchard" w:date="2026-04-02T15:09:00Z" w16du:dateUtc="2026-04-02T14:09:00Z">
            <w:r w:rsidRPr="00E229A9" w:rsidDel="00E229A9">
              <w:rPr>
                <w:rPrChange w:id="1444" w:author="jonathan pritchard" w:date="2026-04-02T15:09:00Z" w16du:dateUtc="2026-04-02T14:09:00Z">
                  <w:rPr>
                    <w:rStyle w:val="Hyperlink"/>
                    <w:noProof/>
                  </w:rPr>
                </w:rPrChange>
              </w:rPr>
              <w:delText>F-1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45" w:author="jonathan pritchard" w:date="2026-04-02T15:09:00Z" w16du:dateUtc="2026-04-02T14:09:00Z">
                  <w:rPr>
                    <w:rStyle w:val="Hyperlink"/>
                    <w:noProof/>
                  </w:rPr>
                </w:rPrChange>
              </w:rPr>
              <w:delText>GML Coverage Polygons</w:delText>
            </w:r>
            <w:r w:rsidDel="00E229A9">
              <w:rPr>
                <w:noProof/>
                <w:webHidden/>
              </w:rPr>
              <w:tab/>
              <w:delText>99</w:delText>
            </w:r>
          </w:del>
        </w:p>
        <w:p w14:paraId="246C3043" w14:textId="023EC99F" w:rsidR="00644DBC" w:rsidDel="00E229A9" w:rsidRDefault="00644DBC">
          <w:pPr>
            <w:pStyle w:val="TOC2"/>
            <w:rPr>
              <w:del w:id="144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47" w:author="jonathan pritchard" w:date="2026-04-02T15:09:00Z" w16du:dateUtc="2026-04-02T14:09:00Z">
            <w:r w:rsidRPr="00E229A9" w:rsidDel="00E229A9">
              <w:rPr>
                <w:rPrChange w:id="1448" w:author="jonathan pritchard" w:date="2026-04-02T15:09:00Z" w16du:dateUtc="2026-04-02T14:09:00Z">
                  <w:rPr>
                    <w:rStyle w:val="Hyperlink"/>
                    <w:noProof/>
                  </w:rPr>
                </w:rPrChange>
              </w:rPr>
              <w:delText>F-1.1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49" w:author="jonathan pritchard" w:date="2026-04-02T15:09:00Z" w16du:dateUtc="2026-04-02T14:09:00Z">
                  <w:rPr>
                    <w:rStyle w:val="Hyperlink"/>
                    <w:noProof/>
                  </w:rPr>
                </w:rPrChange>
              </w:rPr>
              <w:delText>Introduction</w:delText>
            </w:r>
            <w:r w:rsidDel="00E229A9">
              <w:rPr>
                <w:noProof/>
                <w:webHidden/>
              </w:rPr>
              <w:tab/>
              <w:delText>99</w:delText>
            </w:r>
          </w:del>
        </w:p>
        <w:p w14:paraId="65843DD9" w14:textId="7D546D93" w:rsidR="00644DBC" w:rsidDel="00E229A9" w:rsidRDefault="00644DBC">
          <w:pPr>
            <w:pStyle w:val="TOC2"/>
            <w:rPr>
              <w:del w:id="145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51" w:author="jonathan pritchard" w:date="2026-04-02T15:09:00Z" w16du:dateUtc="2026-04-02T14:09:00Z">
            <w:r w:rsidRPr="00E229A9" w:rsidDel="00E229A9">
              <w:rPr>
                <w:rPrChange w:id="1452" w:author="jonathan pritchard" w:date="2026-04-02T15:09:00Z" w16du:dateUtc="2026-04-02T14:09:00Z">
                  <w:rPr>
                    <w:rStyle w:val="Hyperlink"/>
                    <w:noProof/>
                  </w:rPr>
                </w:rPrChange>
              </w:rPr>
              <w:delText>F-1.2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53" w:author="jonathan pritchard" w:date="2026-04-02T15:09:00Z" w16du:dateUtc="2026-04-02T14:09:00Z">
                  <w:rPr>
                    <w:rStyle w:val="Hyperlink"/>
                    <w:noProof/>
                  </w:rPr>
                </w:rPrChange>
              </w:rPr>
              <w:delText>Specification</w:delText>
            </w:r>
            <w:r w:rsidDel="00E229A9">
              <w:rPr>
                <w:noProof/>
                <w:webHidden/>
              </w:rPr>
              <w:tab/>
              <w:delText>99</w:delText>
            </w:r>
          </w:del>
        </w:p>
        <w:p w14:paraId="1D45A0ED" w14:textId="46F1C94C" w:rsidR="00644DBC" w:rsidDel="00E229A9" w:rsidRDefault="00644DBC">
          <w:pPr>
            <w:pStyle w:val="TOC1"/>
            <w:rPr>
              <w:del w:id="1454"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55" w:author="jonathan pritchard" w:date="2026-04-02T15:09:00Z" w16du:dateUtc="2026-04-02T14:09:00Z">
            <w:r w:rsidRPr="00E229A9" w:rsidDel="00E229A9">
              <w:rPr>
                <w:rPrChange w:id="1456" w:author="jonathan pritchard" w:date="2026-04-02T15:09:00Z" w16du:dateUtc="2026-04-02T14:09:00Z">
                  <w:rPr>
                    <w:rStyle w:val="Hyperlink"/>
                    <w:noProof/>
                  </w:rPr>
                </w:rPrChange>
              </w:rPr>
              <w:delText>Appendix G - Thinning Algorithms</w:delText>
            </w:r>
            <w:r w:rsidDel="00E229A9">
              <w:rPr>
                <w:noProof/>
                <w:webHidden/>
              </w:rPr>
              <w:tab/>
              <w:delText>100</w:delText>
            </w:r>
          </w:del>
        </w:p>
        <w:p w14:paraId="133B5794" w14:textId="08C1FAD3" w:rsidR="00644DBC" w:rsidDel="00E229A9" w:rsidRDefault="00644DBC">
          <w:pPr>
            <w:pStyle w:val="TOC1"/>
            <w:rPr>
              <w:del w:id="1457"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58" w:author="jonathan pritchard" w:date="2026-04-02T15:09:00Z" w16du:dateUtc="2026-04-02T14:09:00Z">
            <w:r w:rsidRPr="00E229A9" w:rsidDel="00E229A9">
              <w:rPr>
                <w:rPrChange w:id="1459" w:author="jonathan pritchard" w:date="2026-04-02T15:09:00Z" w16du:dateUtc="2026-04-02T14:09:00Z">
                  <w:rPr>
                    <w:rStyle w:val="Hyperlink"/>
                    <w:noProof/>
                  </w:rPr>
                </w:rPrChange>
              </w:rPr>
              <w:delText>G-1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60" w:author="jonathan pritchard" w:date="2026-04-02T15:09:00Z" w16du:dateUtc="2026-04-02T14:09:00Z">
                  <w:rPr>
                    <w:rStyle w:val="Hyperlink"/>
                    <w:noProof/>
                  </w:rPr>
                </w:rPrChange>
              </w:rPr>
              <w:delText>Introduction</w:delText>
            </w:r>
            <w:r w:rsidDel="00E229A9">
              <w:rPr>
                <w:noProof/>
                <w:webHidden/>
              </w:rPr>
              <w:tab/>
              <w:delText>100</w:delText>
            </w:r>
          </w:del>
        </w:p>
        <w:p w14:paraId="669B7412" w14:textId="5281021E" w:rsidR="00644DBC" w:rsidDel="00E229A9" w:rsidRDefault="00644DBC">
          <w:pPr>
            <w:pStyle w:val="TOC2"/>
            <w:rPr>
              <w:del w:id="1461"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62" w:author="jonathan pritchard" w:date="2026-04-02T15:09:00Z" w16du:dateUtc="2026-04-02T14:09:00Z">
            <w:r w:rsidRPr="00E229A9" w:rsidDel="00E229A9">
              <w:rPr>
                <w:rPrChange w:id="1463" w:author="jonathan pritchard" w:date="2026-04-02T15:09:00Z" w16du:dateUtc="2026-04-02T14:09:00Z">
                  <w:rPr>
                    <w:rStyle w:val="Hyperlink"/>
                    <w:noProof/>
                  </w:rPr>
                </w:rPrChange>
              </w:rPr>
              <w:delText>G-1.1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64" w:author="jonathan pritchard" w:date="2026-04-02T15:09:00Z" w16du:dateUtc="2026-04-02T14:09:00Z">
                  <w:rPr>
                    <w:rStyle w:val="Hyperlink"/>
                    <w:noProof/>
                  </w:rPr>
                </w:rPrChange>
              </w:rPr>
              <w:delText>Regularly gridded data</w:delText>
            </w:r>
            <w:r w:rsidDel="00E229A9">
              <w:rPr>
                <w:noProof/>
                <w:webHidden/>
              </w:rPr>
              <w:tab/>
              <w:delText>100</w:delText>
            </w:r>
          </w:del>
        </w:p>
        <w:p w14:paraId="74C0D64A" w14:textId="1909B346" w:rsidR="00644DBC" w:rsidDel="00E229A9" w:rsidRDefault="00644DBC">
          <w:pPr>
            <w:pStyle w:val="TOC1"/>
            <w:rPr>
              <w:del w:id="1465"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66" w:author="jonathan pritchard" w:date="2026-04-02T15:09:00Z" w16du:dateUtc="2026-04-02T14:09:00Z">
            <w:r w:rsidRPr="00E229A9" w:rsidDel="00E229A9">
              <w:rPr>
                <w:rPrChange w:id="1467" w:author="jonathan pritchard" w:date="2026-04-02T15:09:00Z" w16du:dateUtc="2026-04-02T14:09:00Z">
                  <w:rPr>
                    <w:rStyle w:val="Hyperlink"/>
                    <w:noProof/>
                  </w:rPr>
                </w:rPrChange>
              </w:rPr>
              <w:delText>Appendix H-  Import and Use of projected data on S-100 ECDIS</w:delText>
            </w:r>
            <w:r w:rsidDel="00E229A9">
              <w:rPr>
                <w:noProof/>
                <w:webHidden/>
              </w:rPr>
              <w:tab/>
              <w:delText>104</w:delText>
            </w:r>
          </w:del>
        </w:p>
        <w:p w14:paraId="24E9C979" w14:textId="099B9C7E" w:rsidR="00644DBC" w:rsidDel="00E229A9" w:rsidRDefault="00644DBC">
          <w:pPr>
            <w:pStyle w:val="TOC1"/>
            <w:rPr>
              <w:del w:id="1468" w:author="jonathan pritchard" w:date="2026-04-02T15:09:00Z" w16du:dateUtc="2026-04-02T14:09:00Z"/>
              <w:rFonts w:asciiTheme="minorHAnsi" w:eastAsiaTheme="minorEastAsia" w:hAnsiTheme="minorHAnsi" w:cstheme="minorBidi"/>
              <w:bCs w:val="0"/>
              <w:noProof/>
              <w:kern w:val="2"/>
              <w:sz w:val="24"/>
              <w:szCs w:val="24"/>
              <w:lang w:eastAsia="en-GB"/>
              <w14:ligatures w14:val="standardContextual"/>
            </w:rPr>
          </w:pPr>
          <w:del w:id="1469" w:author="jonathan pritchard" w:date="2026-04-02T15:09:00Z" w16du:dateUtc="2026-04-02T14:09:00Z">
            <w:r w:rsidRPr="00E229A9" w:rsidDel="00E229A9">
              <w:rPr>
                <w:rPrChange w:id="1470" w:author="jonathan pritchard" w:date="2026-04-02T15:09:00Z" w16du:dateUtc="2026-04-02T14:09:00Z">
                  <w:rPr>
                    <w:rStyle w:val="Hyperlink"/>
                    <w:noProof/>
                  </w:rPr>
                </w:rPrChange>
              </w:rPr>
              <w:delText>H-1</w:delText>
            </w:r>
            <w:r w:rsidDel="00E229A9">
              <w:rPr>
                <w:rFonts w:asciiTheme="minorHAnsi" w:eastAsiaTheme="minorEastAsia" w:hAnsiTheme="minorHAnsi" w:cstheme="minorBidi"/>
                <w:bCs w:val="0"/>
                <w:noProof/>
                <w:kern w:val="2"/>
                <w:sz w:val="24"/>
                <w:szCs w:val="24"/>
                <w:lang w:eastAsia="en-GB"/>
                <w14:ligatures w14:val="standardContextual"/>
              </w:rPr>
              <w:tab/>
            </w:r>
            <w:r w:rsidRPr="00E229A9" w:rsidDel="00E229A9">
              <w:rPr>
                <w:rPrChange w:id="1471" w:author="jonathan pritchard" w:date="2026-04-02T15:09:00Z" w16du:dateUtc="2026-04-02T14:09:00Z">
                  <w:rPr>
                    <w:rStyle w:val="Hyperlink"/>
                    <w:noProof/>
                  </w:rPr>
                </w:rPrChange>
              </w:rPr>
              <w:delText>Introduction</w:delText>
            </w:r>
            <w:r w:rsidDel="00E229A9">
              <w:rPr>
                <w:noProof/>
                <w:webHidden/>
              </w:rPr>
              <w:tab/>
              <w:delText>104</w:delText>
            </w:r>
          </w:del>
        </w:p>
        <w:p w14:paraId="37E2F2B6" w14:textId="4A020C1C" w:rsidR="00644DBC" w:rsidDel="00E229A9" w:rsidRDefault="00644DBC">
          <w:pPr>
            <w:pStyle w:val="TOC2"/>
            <w:rPr>
              <w:del w:id="1472"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73" w:author="jonathan pritchard" w:date="2026-04-02T15:09:00Z" w16du:dateUtc="2026-04-02T14:09:00Z">
            <w:r w:rsidRPr="00E229A9" w:rsidDel="00E229A9">
              <w:rPr>
                <w:rPrChange w:id="1474" w:author="jonathan pritchard" w:date="2026-04-02T15:09:00Z" w16du:dateUtc="2026-04-02T14:09:00Z">
                  <w:rPr>
                    <w:rStyle w:val="Hyperlink"/>
                    <w:noProof/>
                  </w:rPr>
                </w:rPrChange>
              </w:rPr>
              <w:delText>H-1.1</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75" w:author="jonathan pritchard" w:date="2026-04-02T15:09:00Z" w16du:dateUtc="2026-04-02T14:09:00Z">
                  <w:rPr>
                    <w:rStyle w:val="Hyperlink"/>
                    <w:noProof/>
                  </w:rPr>
                </w:rPrChange>
              </w:rPr>
              <w:delText>Conversion from UTM to WGS 84</w:delText>
            </w:r>
            <w:r w:rsidDel="00E229A9">
              <w:rPr>
                <w:noProof/>
                <w:webHidden/>
              </w:rPr>
              <w:tab/>
              <w:delText>104</w:delText>
            </w:r>
          </w:del>
        </w:p>
        <w:p w14:paraId="1885FC19" w14:textId="2D0415B6" w:rsidR="00644DBC" w:rsidDel="00E229A9" w:rsidRDefault="00644DBC">
          <w:pPr>
            <w:pStyle w:val="TOC2"/>
            <w:rPr>
              <w:del w:id="1476"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77" w:author="jonathan pritchard" w:date="2026-04-02T15:09:00Z" w16du:dateUtc="2026-04-02T14:09:00Z">
            <w:r w:rsidRPr="00E229A9" w:rsidDel="00E229A9">
              <w:rPr>
                <w:rPrChange w:id="1478" w:author="jonathan pritchard" w:date="2026-04-02T15:09:00Z" w16du:dateUtc="2026-04-02T14:09:00Z">
                  <w:rPr>
                    <w:rStyle w:val="Hyperlink"/>
                    <w:noProof/>
                  </w:rPr>
                </w:rPrChange>
              </w:rPr>
              <w:delText>H-1.2</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79" w:author="jonathan pritchard" w:date="2026-04-02T15:09:00Z" w16du:dateUtc="2026-04-02T14:09:00Z">
                  <w:rPr>
                    <w:rStyle w:val="Hyperlink"/>
                    <w:noProof/>
                  </w:rPr>
                </w:rPrChange>
              </w:rPr>
              <w:delText>Conversion from UPS North to WGS 84</w:delText>
            </w:r>
            <w:r w:rsidDel="00E229A9">
              <w:rPr>
                <w:noProof/>
                <w:webHidden/>
              </w:rPr>
              <w:tab/>
              <w:delText>106</w:delText>
            </w:r>
          </w:del>
        </w:p>
        <w:p w14:paraId="67250599" w14:textId="4F715E15" w:rsidR="00644DBC" w:rsidDel="00E229A9" w:rsidRDefault="00644DBC">
          <w:pPr>
            <w:pStyle w:val="TOC2"/>
            <w:rPr>
              <w:del w:id="1480"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81" w:author="jonathan pritchard" w:date="2026-04-02T15:09:00Z" w16du:dateUtc="2026-04-02T14:09:00Z">
            <w:r w:rsidRPr="00E229A9" w:rsidDel="00E229A9">
              <w:rPr>
                <w:rPrChange w:id="1482" w:author="jonathan pritchard" w:date="2026-04-02T15:09:00Z" w16du:dateUtc="2026-04-02T14:09:00Z">
                  <w:rPr>
                    <w:rStyle w:val="Hyperlink"/>
                    <w:noProof/>
                  </w:rPr>
                </w:rPrChange>
              </w:rPr>
              <w:delText>H-1.3</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83" w:author="jonathan pritchard" w:date="2026-04-02T15:09:00Z" w16du:dateUtc="2026-04-02T14:09:00Z">
                  <w:rPr>
                    <w:rStyle w:val="Hyperlink"/>
                    <w:noProof/>
                  </w:rPr>
                </w:rPrChange>
              </w:rPr>
              <w:delText>Conversion from UPS South to WGS 84</w:delText>
            </w:r>
            <w:r w:rsidDel="00E229A9">
              <w:rPr>
                <w:noProof/>
                <w:webHidden/>
              </w:rPr>
              <w:tab/>
              <w:delText>107</w:delText>
            </w:r>
          </w:del>
        </w:p>
        <w:p w14:paraId="1254B978" w14:textId="28C6999E" w:rsidR="00644DBC" w:rsidDel="00E229A9" w:rsidRDefault="00644DBC">
          <w:pPr>
            <w:pStyle w:val="TOC2"/>
            <w:rPr>
              <w:del w:id="1484" w:author="jonathan pritchard" w:date="2026-04-02T15:09:00Z" w16du:dateUtc="2026-04-02T14:09:00Z"/>
              <w:rFonts w:asciiTheme="minorHAnsi" w:eastAsiaTheme="minorEastAsia" w:hAnsiTheme="minorHAnsi" w:cstheme="minorBidi"/>
              <w:noProof/>
              <w:kern w:val="2"/>
              <w:sz w:val="24"/>
              <w:szCs w:val="24"/>
              <w:lang w:eastAsia="en-GB"/>
              <w14:ligatures w14:val="standardContextual"/>
            </w:rPr>
          </w:pPr>
          <w:del w:id="1485" w:author="jonathan pritchard" w:date="2026-04-02T15:09:00Z" w16du:dateUtc="2026-04-02T14:09:00Z">
            <w:r w:rsidRPr="00E229A9" w:rsidDel="00E229A9">
              <w:rPr>
                <w:rPrChange w:id="1486" w:author="jonathan pritchard" w:date="2026-04-02T15:09:00Z" w16du:dateUtc="2026-04-02T14:09:00Z">
                  <w:rPr>
                    <w:rStyle w:val="Hyperlink"/>
                    <w:noProof/>
                  </w:rPr>
                </w:rPrChange>
              </w:rPr>
              <w:delText>H-1.4</w:delText>
            </w:r>
            <w:r w:rsidDel="00E229A9">
              <w:rPr>
                <w:rFonts w:asciiTheme="minorHAnsi" w:eastAsiaTheme="minorEastAsia" w:hAnsiTheme="minorHAnsi" w:cstheme="minorBidi"/>
                <w:noProof/>
                <w:kern w:val="2"/>
                <w:sz w:val="24"/>
                <w:szCs w:val="24"/>
                <w:lang w:eastAsia="en-GB"/>
                <w14:ligatures w14:val="standardContextual"/>
              </w:rPr>
              <w:tab/>
            </w:r>
            <w:r w:rsidRPr="00E229A9" w:rsidDel="00E229A9">
              <w:rPr>
                <w:rPrChange w:id="1487" w:author="jonathan pritchard" w:date="2026-04-02T15:09:00Z" w16du:dateUtc="2026-04-02T14:09:00Z">
                  <w:rPr>
                    <w:rStyle w:val="Hyperlink"/>
                    <w:noProof/>
                  </w:rPr>
                </w:rPrChange>
              </w:rPr>
              <w:delText>References [Informative]</w:delText>
            </w:r>
            <w:r w:rsidDel="00E229A9">
              <w:rPr>
                <w:noProof/>
                <w:webHidden/>
              </w:rPr>
              <w:tab/>
              <w:delText>108</w:delText>
            </w:r>
          </w:del>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r w:rsidRPr="0062074F">
              <w:rPr>
                <w:rFonts w:cs="Arial"/>
              </w:rPr>
              <w:t>J.Powell</w:t>
            </w:r>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r>
              <w:rPr>
                <w:rFonts w:cs="Arial"/>
              </w:rPr>
              <w:t>J.Pritchard</w:t>
            </w:r>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r w:rsidR="00104287" w:rsidRPr="0062074F" w14:paraId="72CFD89A" w14:textId="77777777" w:rsidTr="008841FB">
        <w:trPr>
          <w:ins w:id="1488" w:author="jonathan pritchard" w:date="2026-03-27T14:05:00Z"/>
        </w:trPr>
        <w:tc>
          <w:tcPr>
            <w:tcW w:w="1526" w:type="dxa"/>
            <w:tcBorders>
              <w:top w:val="single" w:sz="4" w:space="0" w:color="auto"/>
              <w:left w:val="single" w:sz="4" w:space="0" w:color="auto"/>
              <w:bottom w:val="single" w:sz="4" w:space="0" w:color="auto"/>
              <w:right w:val="single" w:sz="4" w:space="0" w:color="auto"/>
            </w:tcBorders>
          </w:tcPr>
          <w:p w14:paraId="2A16F615" w14:textId="75A85C4F" w:rsidR="00104287" w:rsidRPr="0062074F" w:rsidRDefault="00E229A9" w:rsidP="004E61EE">
            <w:pPr>
              <w:spacing w:before="60" w:after="60" w:line="240" w:lineRule="auto"/>
              <w:rPr>
                <w:ins w:id="1489" w:author="jonathan pritchard" w:date="2026-03-27T14:05:00Z" w16du:dateUtc="2026-03-27T14:05:00Z"/>
                <w:rFonts w:cs="Arial"/>
              </w:rPr>
            </w:pPr>
            <w:ins w:id="1490" w:author="jonathan pritchard" w:date="2026-04-02T15:09:00Z" w16du:dateUtc="2026-04-02T14:09:00Z">
              <w:r>
                <w:rPr>
                  <w:rFonts w:cs="Arial"/>
                </w:rPr>
                <w:t>3.0.0</w:t>
              </w:r>
            </w:ins>
          </w:p>
        </w:tc>
        <w:tc>
          <w:tcPr>
            <w:tcW w:w="1730" w:type="dxa"/>
            <w:tcBorders>
              <w:top w:val="single" w:sz="4" w:space="0" w:color="auto"/>
              <w:left w:val="single" w:sz="4" w:space="0" w:color="auto"/>
              <w:bottom w:val="single" w:sz="4" w:space="0" w:color="auto"/>
              <w:right w:val="single" w:sz="4" w:space="0" w:color="auto"/>
            </w:tcBorders>
          </w:tcPr>
          <w:p w14:paraId="4DEB4963" w14:textId="772AB1C7" w:rsidR="00104287" w:rsidRPr="0062074F" w:rsidRDefault="00104287" w:rsidP="004E61EE">
            <w:pPr>
              <w:spacing w:before="60" w:after="60" w:line="240" w:lineRule="auto"/>
              <w:ind w:left="-1" w:firstLine="1"/>
              <w:rPr>
                <w:ins w:id="1491" w:author="jonathan pritchard" w:date="2026-03-27T14:05:00Z" w16du:dateUtc="2026-03-27T14:05:00Z"/>
                <w:rFonts w:cs="Arial"/>
              </w:rPr>
            </w:pPr>
            <w:ins w:id="1492" w:author="jonathan pritchard" w:date="2026-03-27T14:05:00Z" w16du:dateUtc="2026-03-27T14:05:00Z">
              <w:r>
                <w:rPr>
                  <w:rFonts w:cs="Arial"/>
                </w:rPr>
                <w:t>March 2026</w:t>
              </w:r>
            </w:ins>
          </w:p>
        </w:tc>
        <w:tc>
          <w:tcPr>
            <w:tcW w:w="1134" w:type="dxa"/>
            <w:tcBorders>
              <w:top w:val="single" w:sz="4" w:space="0" w:color="auto"/>
              <w:left w:val="single" w:sz="4" w:space="0" w:color="auto"/>
              <w:bottom w:val="single" w:sz="4" w:space="0" w:color="auto"/>
              <w:right w:val="single" w:sz="4" w:space="0" w:color="auto"/>
            </w:tcBorders>
          </w:tcPr>
          <w:p w14:paraId="566B38ED" w14:textId="63211DB5" w:rsidR="00104287" w:rsidRDefault="00104287" w:rsidP="004E61EE">
            <w:pPr>
              <w:spacing w:before="60" w:after="60" w:line="240" w:lineRule="auto"/>
              <w:ind w:firstLine="21"/>
              <w:rPr>
                <w:ins w:id="1493" w:author="jonathan pritchard" w:date="2026-03-27T14:05:00Z" w16du:dateUtc="2026-03-27T14:05:00Z"/>
                <w:rFonts w:cs="Arial"/>
              </w:rPr>
            </w:pPr>
            <w:ins w:id="1494" w:author="jonathan pritchard" w:date="2026-03-27T14:05:00Z" w16du:dateUtc="2026-03-27T14:05:00Z">
              <w:r>
                <w:rPr>
                  <w:rFonts w:cs="Arial"/>
                </w:rPr>
                <w:t>J Pritchard</w:t>
              </w:r>
            </w:ins>
          </w:p>
        </w:tc>
        <w:tc>
          <w:tcPr>
            <w:tcW w:w="4702" w:type="dxa"/>
            <w:tcBorders>
              <w:top w:val="single" w:sz="4" w:space="0" w:color="auto"/>
              <w:left w:val="single" w:sz="4" w:space="0" w:color="auto"/>
              <w:bottom w:val="single" w:sz="4" w:space="0" w:color="auto"/>
              <w:right w:val="single" w:sz="4" w:space="0" w:color="auto"/>
            </w:tcBorders>
          </w:tcPr>
          <w:p w14:paraId="6A73AD65" w14:textId="12A45C46" w:rsidR="00104287" w:rsidRPr="0062074F" w:rsidRDefault="00104287" w:rsidP="006D2CAA">
            <w:pPr>
              <w:spacing w:before="60" w:after="60" w:line="240" w:lineRule="auto"/>
              <w:ind w:left="44"/>
              <w:rPr>
                <w:ins w:id="1495" w:author="jonathan pritchard" w:date="2026-03-27T14:05:00Z" w16du:dateUtc="2026-03-27T14:05:00Z"/>
                <w:rFonts w:cs="Arial"/>
              </w:rPr>
            </w:pPr>
            <w:ins w:id="1496" w:author="jonathan pritchard" w:date="2026-03-27T14:05:00Z" w16du:dateUtc="2026-03-27T14:05:00Z">
              <w:r>
                <w:rPr>
                  <w:rFonts w:cs="Arial"/>
                </w:rPr>
                <w:t>Updates following comment adjudication meetings and TSM meeting. Version for HSSC.</w:t>
              </w:r>
            </w:ins>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1512" w:name="_Toc226034967"/>
      <w:bookmarkEnd w:id="0"/>
      <w:bookmarkEnd w:id="1"/>
      <w:bookmarkEnd w:id="2"/>
      <w:r w:rsidRPr="0062074F">
        <w:rPr>
          <w:rFonts w:eastAsia="MS Mincho"/>
        </w:rPr>
        <w:lastRenderedPageBreak/>
        <w:t>Introduction</w:t>
      </w:r>
      <w:bookmarkEnd w:id="1512"/>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66959D7"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ins w:id="1513" w:author="jon pritchard" w:date="2026-03-07T05:03:00Z" w16du:dateUtc="2026-03-06T16:03:00Z">
        <w:r w:rsidR="008303AC">
          <w:t xml:space="preserve"> and</w:t>
        </w:r>
      </w:ins>
      <w:del w:id="1514" w:author="jon pritchard" w:date="2026-03-07T05:03:00Z" w16du:dateUtc="2026-03-06T16:03:00Z">
        <w:r w:rsidR="00E558AF" w:rsidRPr="0062074F" w:rsidDel="008303AC">
          <w:delText>,</w:delText>
        </w:r>
      </w:del>
      <w:r w:rsidR="00E558AF" w:rsidRPr="0062074F">
        <w:t xml:space="preserve"> </w:t>
      </w:r>
      <w:r w:rsidR="00BA654F" w:rsidRPr="0062074F">
        <w:t>services</w:t>
      </w:r>
      <w:r w:rsidR="00C4067C" w:rsidRPr="0062074F">
        <w:t xml:space="preserve"> </w:t>
      </w:r>
      <w:del w:id="1515" w:author="jon pritchard" w:date="2026-03-07T05:03:00Z" w16du:dateUtc="2026-03-06T16:03:00Z">
        <w:r w:rsidR="00C4067C" w:rsidRPr="0062074F" w:rsidDel="008303AC">
          <w:delText>and</w:delText>
        </w:r>
        <w:r w:rsidR="00E558AF" w:rsidRPr="0062074F" w:rsidDel="008303AC">
          <w:delText xml:space="preserve"> weather</w:delText>
        </w:r>
      </w:del>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rPr>
          <w:ins w:id="1516" w:author="jon pritchard" w:date="2026-03-19T15:21:00Z" w16du:dateUtc="2026-03-19T14:21:00Z"/>
        </w:rPr>
      </w:pPr>
      <w:bookmarkStart w:id="1517" w:name="_Toc38829536"/>
      <w:bookmarkStart w:id="1518" w:name="_Toc38830039"/>
      <w:bookmarkStart w:id="1519" w:name="_Toc38936204"/>
      <w:bookmarkStart w:id="1520" w:name="_Toc40990380"/>
      <w:bookmarkStart w:id="1521" w:name="_Toc484523815"/>
      <w:bookmarkEnd w:id="1517"/>
      <w:bookmarkEnd w:id="1518"/>
      <w:bookmarkEnd w:id="1519"/>
      <w:bookmarkEnd w:id="152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21B696C9" w14:textId="77777777" w:rsidR="00BD5CCF" w:rsidRPr="00104287" w:rsidRDefault="00BD5CCF" w:rsidP="00BD5CCF">
      <w:pPr>
        <w:spacing w:after="120"/>
        <w:jc w:val="both"/>
        <w:rPr>
          <w:ins w:id="1522" w:author="jon pritchard" w:date="2026-03-19T15:22:00Z"/>
        </w:rPr>
      </w:pPr>
      <w:ins w:id="1523" w:author="jon pritchard" w:date="2026-03-19T15:22:00Z">
        <w:r w:rsidRPr="00104287">
          <w:t>IHO Standards are maintained under a formal, ongoing maintenance regime and are subject to periodic review and revision. They are intended to evolve in response to operational experience, technological developments, and user requirements.</w:t>
        </w:r>
      </w:ins>
    </w:p>
    <w:p w14:paraId="74C356C9" w14:textId="77777777" w:rsidR="00BD5CCF" w:rsidRPr="00104287" w:rsidRDefault="00BD5CCF" w:rsidP="00BD5CCF">
      <w:pPr>
        <w:spacing w:after="120"/>
        <w:jc w:val="both"/>
        <w:rPr>
          <w:ins w:id="1524" w:author="jon pritchard" w:date="2026-03-19T15:22:00Z"/>
        </w:rPr>
      </w:pPr>
      <w:ins w:id="1525" w:author="jon pritchard" w:date="2026-03-19T15:22:00Z">
        <w:r w:rsidRPr="00104287">
          <w:lastRenderedPageBreak/>
          <w:t>Consequently, future editions of an IHO 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ins>
    </w:p>
    <w:p w14:paraId="21B42A89" w14:textId="5D62E606" w:rsidR="00BD5CCF" w:rsidRDefault="00BD5CCF" w:rsidP="004554DE">
      <w:pPr>
        <w:spacing w:after="120"/>
        <w:jc w:val="both"/>
      </w:pPr>
      <w:ins w:id="1526" w:author="jon pritchard" w:date="2026-03-19T15:22:00Z" w16du:dateUtc="2026-03-19T14:22:00Z">
        <w:r w:rsidRPr="00104287">
          <w:t>Implementers</w:t>
        </w:r>
      </w:ins>
      <w:ins w:id="1527" w:author="jon pritchard" w:date="2026-03-19T15:22:00Z">
        <w:r w:rsidRPr="00104287">
          <w:t xml:space="preserve"> are advised to ensure they are using the current edition of the Standard and to consider the potential impact of future revisions in system design and implementation.</w:t>
        </w:r>
      </w:ins>
    </w:p>
    <w:p w14:paraId="7289ED63" w14:textId="4E813EF3" w:rsidR="00CD3CA0" w:rsidRPr="0062074F" w:rsidRDefault="00CD3CA0" w:rsidP="004554DE">
      <w:pPr>
        <w:spacing w:after="120"/>
        <w:jc w:val="both"/>
      </w:pPr>
      <w:r>
        <w:t>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Annex A thus contains no requirements for ECDIS over and above those contained in the main document of S-98.</w:t>
      </w:r>
    </w:p>
    <w:p w14:paraId="697FD68D" w14:textId="15B01C10" w:rsidR="0064639B" w:rsidRPr="0062074F" w:rsidRDefault="0064639B" w:rsidP="00AE3E22">
      <w:pPr>
        <w:pStyle w:val="Heading1"/>
      </w:pPr>
      <w:bookmarkStart w:id="1528" w:name="_Toc219458167"/>
      <w:bookmarkStart w:id="1529" w:name="_Toc219458168"/>
      <w:bookmarkStart w:id="1530" w:name="_Toc219458169"/>
      <w:bookmarkStart w:id="1531" w:name="_Toc226034968"/>
      <w:bookmarkEnd w:id="1521"/>
      <w:bookmarkEnd w:id="1528"/>
      <w:bookmarkEnd w:id="1529"/>
      <w:bookmarkEnd w:id="1530"/>
      <w:r w:rsidRPr="0062074F">
        <w:t>References</w:t>
      </w:r>
      <w:bookmarkEnd w:id="1531"/>
    </w:p>
    <w:p w14:paraId="263D91F4" w14:textId="7B06BD9B" w:rsidR="0096295A" w:rsidRPr="0062074F" w:rsidRDefault="0096295A" w:rsidP="00DB7CFE">
      <w:pPr>
        <w:pStyle w:val="Heading2"/>
      </w:pPr>
      <w:bookmarkStart w:id="1532" w:name="_Toc226034969"/>
      <w:r w:rsidRPr="0062074F">
        <w:t>Normative references</w:t>
      </w:r>
      <w:bookmarkEnd w:id="1532"/>
    </w:p>
    <w:p w14:paraId="6BD7343C" w14:textId="3530E47E" w:rsidR="00B727EB" w:rsidRPr="0062074F" w:rsidRDefault="00B727EB" w:rsidP="004E61EE">
      <w:pPr>
        <w:spacing w:after="120" w:line="240" w:lineRule="auto"/>
        <w:ind w:left="1418" w:hanging="1418"/>
        <w:jc w:val="both"/>
        <w:rPr>
          <w:lang w:eastAsia="en-GB"/>
        </w:rPr>
      </w:pPr>
      <w:bookmarkStart w:id="1533"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533"/>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534"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46A0A45" w:rsidR="0081373B" w:rsidRPr="0062074F" w:rsidRDefault="0056040E" w:rsidP="0081373B">
      <w:pPr>
        <w:spacing w:after="120" w:line="240" w:lineRule="auto"/>
        <w:ind w:left="1418" w:hanging="1418"/>
        <w:jc w:val="both"/>
        <w:rPr>
          <w:lang w:eastAsia="en-GB"/>
        </w:rPr>
      </w:pPr>
      <w:r w:rsidRPr="0062074F">
        <w:rPr>
          <w:lang w:eastAsia="en-GB"/>
        </w:rPr>
        <w:t>MSC.530(106)</w:t>
      </w:r>
      <w:r w:rsidRPr="00BF09B8">
        <w:rPr>
          <w:strike/>
          <w:lang w:eastAsia="en-GB"/>
          <w:rPrChange w:id="1535" w:author="jonathan pritchard" w:date="2026-03-05T07:12:00Z" w16du:dateUtc="2026-03-05T07:12:00Z">
            <w:rPr>
              <w:lang w:eastAsia="en-GB"/>
            </w:rPr>
          </w:rPrChange>
        </w:rPr>
        <w:t>/</w:t>
      </w:r>
      <w:r w:rsidR="008D6C94" w:rsidRPr="008303AC">
        <w:rPr>
          <w:lang w:eastAsia="en-GB"/>
        </w:rPr>
        <w:t>Rev</w:t>
      </w:r>
      <w:ins w:id="1536" w:author="jon pritchard" w:date="2026-03-07T05:08:00Z" w16du:dateUtc="2026-03-06T16:08:00Z">
        <w:r w:rsidR="008303AC">
          <w:rPr>
            <w:lang w:eastAsia="en-GB"/>
          </w:rPr>
          <w:t>.</w:t>
        </w:r>
      </w:ins>
      <w:del w:id="1537" w:author="jon pritchard" w:date="2026-03-07T05:08:00Z" w16du:dateUtc="2026-03-06T16:08:00Z">
        <w:r w:rsidR="008D6C94" w:rsidRPr="008303AC" w:rsidDel="008303AC">
          <w:rPr>
            <w:lang w:eastAsia="en-GB"/>
          </w:rPr>
          <w:delText xml:space="preserve">. </w:delText>
        </w:r>
      </w:del>
      <w:r w:rsidR="008D6C94" w:rsidRPr="008303AC">
        <w:rPr>
          <w:lang w:eastAsia="en-GB"/>
        </w:rPr>
        <w:t>1</w:t>
      </w:r>
      <w:r w:rsidR="0081373B" w:rsidRPr="0062074F">
        <w:rPr>
          <w:lang w:eastAsia="en-GB"/>
        </w:rPr>
        <w:tab/>
        <w:t>Performance Standards for Electronic Chart Display and</w:t>
      </w:r>
      <w:del w:id="1538" w:author="jon pritchard" w:date="2026-03-07T12:32:00Z" w16du:dateUtc="2026-03-06T23:32:00Z">
        <w:r w:rsidR="0081373B" w:rsidRPr="0062074F" w:rsidDel="003C1749">
          <w:rPr>
            <w:lang w:eastAsia="en-GB"/>
          </w:rPr>
          <w:delText xml:space="preserve">  </w:delText>
        </w:r>
      </w:del>
      <w:ins w:id="1539" w:author="jon pritchard" w:date="2026-03-07T12:32:00Z" w16du:dateUtc="2026-03-06T23:32:00Z">
        <w:r w:rsidR="003C1749">
          <w:rPr>
            <w:lang w:eastAsia="en-GB"/>
          </w:rPr>
          <w:t xml:space="preserve"> </w:t>
        </w:r>
      </w:ins>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MSC.1/Circ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del w:id="1540" w:author="jonathan pritchard" w:date="2026-03-12T09:57:00Z" w16du:dateUtc="2026-03-12T09:57:00Z">
        <w:r w:rsidR="00D453BA" w:rsidRPr="0062074F" w:rsidDel="00727F57">
          <w:rPr>
            <w:lang w:eastAsia="en-GB"/>
          </w:rPr>
          <w:delText>.</w:delText>
        </w:r>
        <w:r w:rsidR="000A7EC5" w:rsidDel="00727F57">
          <w:rPr>
            <w:lang w:eastAsia="en-GB"/>
          </w:rPr>
          <w:delText>1</w:delText>
        </w:r>
      </w:del>
      <w:r w:rsidR="00D453BA" w:rsidRPr="0062074F">
        <w:rPr>
          <w:lang w:eastAsia="en-GB"/>
        </w:rPr>
        <w:t xml:space="preserve"> (</w:t>
      </w:r>
      <w:del w:id="1541" w:author="jonathan pritchard" w:date="2026-03-12T15:38:00Z" w16du:dateUtc="2026-03-12T15:38:00Z">
        <w:r w:rsidR="00B840E1" w:rsidRPr="0062074F" w:rsidDel="00FD236E">
          <w:rPr>
            <w:lang w:eastAsia="en-GB"/>
          </w:rPr>
          <w:delText xml:space="preserve"> </w:delText>
        </w:r>
      </w:del>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1DB8AC45" w:rsidR="00395724" w:rsidRPr="0062074F" w:rsidRDefault="005A72AB" w:rsidP="00B812CA">
      <w:r w:rsidRPr="0062074F">
        <w:t xml:space="preserve">All </w:t>
      </w:r>
      <w:ins w:id="1542" w:author="jonathan pritchard" w:date="2026-03-12T15:42:00Z" w16du:dateUtc="2026-03-12T15:42:00Z">
        <w:r w:rsidR="00FD236E">
          <w:t>undated</w:t>
        </w:r>
      </w:ins>
      <w:ins w:id="1543" w:author="jon pritchard" w:date="2026-03-18T13:19:00Z" w16du:dateUtc="2026-03-18T12:19:00Z">
        <w:r w:rsidR="006336DC">
          <w:t xml:space="preserve"> or unnumbered</w:t>
        </w:r>
      </w:ins>
      <w:ins w:id="1544" w:author="jonathan pritchard" w:date="2026-03-12T15:42:00Z" w16du:dateUtc="2026-03-12T15:42:00Z">
        <w:r w:rsidR="00FD236E">
          <w:t xml:space="preserve"> </w:t>
        </w:r>
      </w:ins>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545" w:name="_Toc226034970"/>
      <w:bookmarkEnd w:id="1534"/>
      <w:r w:rsidRPr="0062074F">
        <w:rPr>
          <w:lang w:eastAsia="en-GB"/>
        </w:rPr>
        <w:lastRenderedPageBreak/>
        <w:t>Informative references</w:t>
      </w:r>
      <w:bookmarkEnd w:id="1545"/>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t xml:space="preserve"> </w:t>
      </w:r>
      <w:bookmarkStart w:id="1546" w:name="_Toc226034971"/>
      <w:r w:rsidRPr="0062074F">
        <w:rPr>
          <w:lang w:eastAsia="en-GB"/>
        </w:rPr>
        <w:t>Abbreviations and Notation</w:t>
      </w:r>
      <w:bookmarkEnd w:id="1546"/>
    </w:p>
    <w:p w14:paraId="672C963E" w14:textId="6BCD1D62" w:rsidR="003E7D16" w:rsidRPr="0062074F" w:rsidRDefault="003E7D16" w:rsidP="00DB7CFE">
      <w:pPr>
        <w:pStyle w:val="Heading2"/>
        <w:rPr>
          <w:lang w:eastAsia="en-GB"/>
        </w:rPr>
      </w:pPr>
      <w:bookmarkStart w:id="1547" w:name="_Toc99104495"/>
      <w:bookmarkStart w:id="1548" w:name="_Toc99104948"/>
      <w:bookmarkStart w:id="1549" w:name="_Toc226034972"/>
      <w:bookmarkEnd w:id="1547"/>
      <w:bookmarkEnd w:id="1548"/>
      <w:r w:rsidRPr="0062074F">
        <w:rPr>
          <w:lang w:eastAsia="en-GB"/>
        </w:rPr>
        <w:t>Abbreviations</w:t>
      </w:r>
      <w:bookmarkEnd w:id="1549"/>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4DC745A9" w:rsidR="001243D7" w:rsidRPr="0062074F" w:rsidDel="003B29CE" w:rsidRDefault="001243D7" w:rsidP="004E61EE">
      <w:pPr>
        <w:spacing w:after="120" w:line="240" w:lineRule="auto"/>
        <w:rPr>
          <w:del w:id="1550" w:author="jon pritchard" w:date="2026-03-07T21:04:00Z" w16du:dateUtc="2026-03-07T08:04:00Z"/>
          <w:lang w:eastAsia="en-GB"/>
        </w:rPr>
      </w:pPr>
      <w:del w:id="1551" w:author="jon pritchard" w:date="2026-03-07T21:04:00Z" w16du:dateUtc="2026-03-07T08:04:00Z">
        <w:r w:rsidRPr="0062074F" w:rsidDel="003B29CE">
          <w:rPr>
            <w:lang w:eastAsia="en-GB"/>
          </w:rPr>
          <w:delText>EBL</w:delText>
        </w:r>
        <w:r w:rsidRPr="0062074F" w:rsidDel="003B29CE">
          <w:rPr>
            <w:lang w:eastAsia="en-GB"/>
          </w:rPr>
          <w:tab/>
          <w:delText>Electronic Bearing Line</w:delText>
        </w:r>
      </w:del>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ins w:id="1552" w:author="jon pritchard" w:date="2026-03-07T12:00:00Z" w16du:dateUtc="2026-03-06T23:00:00Z"/>
          <w:lang w:eastAsia="en-GB"/>
        </w:rPr>
      </w:pPr>
      <w:r w:rsidRPr="0062074F">
        <w:rPr>
          <w:lang w:eastAsia="en-GB"/>
        </w:rPr>
        <w:t>IMO</w:t>
      </w:r>
      <w:r w:rsidR="00815769" w:rsidRPr="0062074F">
        <w:rPr>
          <w:lang w:eastAsia="en-GB"/>
        </w:rPr>
        <w:tab/>
        <w:t>International Maritime Organization</w:t>
      </w:r>
    </w:p>
    <w:p w14:paraId="384F3B5C" w14:textId="2D24D6D3" w:rsidR="007435CC" w:rsidDel="006F00D6" w:rsidRDefault="007435CC" w:rsidP="004E61EE">
      <w:pPr>
        <w:spacing w:after="120" w:line="240" w:lineRule="auto"/>
        <w:rPr>
          <w:ins w:id="1553" w:author="jon pritchard" w:date="2026-03-07T12:00:00Z" w16du:dateUtc="2026-03-06T23:00:00Z"/>
          <w:del w:id="1554" w:author="jonathan pritchard" w:date="2026-03-11T14:50:00Z" w16du:dateUtc="2026-03-11T14:50:00Z"/>
          <w:lang w:eastAsia="en-GB"/>
        </w:rPr>
      </w:pPr>
      <w:ins w:id="1555" w:author="jon pritchard" w:date="2026-03-07T12:00:00Z" w16du:dateUtc="2026-03-06T23:00:00Z">
        <w:del w:id="1556" w:author="jonathan pritchard" w:date="2026-03-11T14:50:00Z" w16du:dateUtc="2026-03-11T14:50:00Z">
          <w:r w:rsidDel="006F00D6">
            <w:rPr>
              <w:lang w:eastAsia="en-GB"/>
            </w:rPr>
            <w:delText>IMS</w:delText>
          </w:r>
          <w:r w:rsidDel="006F00D6">
            <w:rPr>
              <w:lang w:eastAsia="en-GB"/>
            </w:rPr>
            <w:tab/>
            <w:delText>Independent Mariner Selection</w:delText>
          </w:r>
        </w:del>
      </w:ins>
    </w:p>
    <w:p w14:paraId="5D1DDE83" w14:textId="2A715AAC" w:rsidR="007435CC" w:rsidRPr="0062074F" w:rsidRDefault="007435CC" w:rsidP="004E61EE">
      <w:pPr>
        <w:spacing w:after="120" w:line="240" w:lineRule="auto"/>
        <w:rPr>
          <w:lang w:eastAsia="en-GB"/>
        </w:rPr>
      </w:pPr>
      <w:ins w:id="1557" w:author="jon pritchard" w:date="2026-03-07T12:00:00Z" w16du:dateUtc="2026-03-06T23:00:00Z">
        <w:r>
          <w:rPr>
            <w:lang w:eastAsia="en-GB"/>
          </w:rPr>
          <w:t>MSVS</w:t>
        </w:r>
        <w:r>
          <w:rPr>
            <w:lang w:eastAsia="en-GB"/>
          </w:rPr>
          <w:tab/>
          <w:t>Mariner Selected Viewing Scale</w:t>
        </w:r>
      </w:ins>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0BA101A6" w:rsidR="001243D7" w:rsidRPr="0062074F" w:rsidDel="003B29CE" w:rsidRDefault="001243D7" w:rsidP="004E61EE">
      <w:pPr>
        <w:spacing w:after="120" w:line="240" w:lineRule="auto"/>
        <w:rPr>
          <w:del w:id="1558" w:author="jon pritchard" w:date="2026-03-07T21:04:00Z" w16du:dateUtc="2026-03-07T08:04:00Z"/>
          <w:lang w:eastAsia="en-GB"/>
        </w:rPr>
      </w:pPr>
      <w:del w:id="1559" w:author="jon pritchard" w:date="2026-03-07T21:04:00Z" w16du:dateUtc="2026-03-07T08:04:00Z">
        <w:r w:rsidRPr="0062074F" w:rsidDel="003B29CE">
          <w:rPr>
            <w:lang w:eastAsia="en-GB"/>
          </w:rPr>
          <w:delText>VRM</w:delText>
        </w:r>
        <w:r w:rsidRPr="0062074F" w:rsidDel="003B29CE">
          <w:rPr>
            <w:lang w:eastAsia="en-GB"/>
          </w:rPr>
          <w:tab/>
          <w:delText>Variable Range Marker</w:delText>
        </w:r>
      </w:del>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r w:rsidR="004C74B2" w:rsidRPr="0062074F">
        <w:rPr>
          <w:lang w:eastAsia="en-GB"/>
        </w:rPr>
        <w:t>e</w:t>
      </w:r>
      <w:r w:rsidR="00815769" w:rsidRPr="0062074F">
        <w:rPr>
          <w:lang w:eastAsia="en-GB"/>
        </w:rPr>
        <w:t>Xtensible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r w:rsidR="004C74B2" w:rsidRPr="0062074F">
        <w:rPr>
          <w:lang w:eastAsia="en-GB"/>
        </w:rPr>
        <w:t>e</w:t>
      </w:r>
      <w:r w:rsidRPr="0062074F">
        <w:rPr>
          <w:lang w:eastAsia="en-GB"/>
        </w:rPr>
        <w:t>Xtensible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1560" w:name="_Toc226034973"/>
      <w:r w:rsidRPr="0062074F">
        <w:rPr>
          <w:lang w:eastAsia="en-GB"/>
        </w:rPr>
        <w:t>Notation</w:t>
      </w:r>
      <w:bookmarkEnd w:id="1560"/>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3575B" w:rsidRDefault="007F21D9" w:rsidP="004E61EE">
      <w:pPr>
        <w:pStyle w:val="dl"/>
        <w:spacing w:after="120" w:line="240" w:lineRule="auto"/>
        <w:ind w:left="431" w:hanging="28"/>
        <w:jc w:val="both"/>
        <w:rPr>
          <w:b/>
          <w:bCs/>
          <w:lang w:eastAsia="en-GB"/>
          <w:rPrChange w:id="1561" w:author="jon pritchard" w:date="2026-03-08T00:25:00Z" w16du:dateUtc="2026-03-08T08:25:00Z">
            <w:rPr>
              <w:lang w:eastAsia="en-GB"/>
            </w:rPr>
          </w:rPrChange>
        </w:rPr>
      </w:pPr>
      <w:r w:rsidRPr="0062074F">
        <w:rPr>
          <w:lang w:eastAsia="en-GB"/>
        </w:rPr>
        <w:t>Features and information types are referenced by their names in camel-case or space-separated names in initial capitals (</w:t>
      </w:r>
      <w:r w:rsidR="00D8414F" w:rsidRPr="0062074F">
        <w:rPr>
          <w:lang w:eastAsia="en-GB"/>
        </w:rPr>
        <w:t xml:space="preserve">e.g </w:t>
      </w:r>
      <w:r w:rsidRPr="0062074F">
        <w:rPr>
          <w:lang w:eastAsia="en-GB"/>
        </w:rPr>
        <w:t>“LandArea” or “Land</w:t>
      </w:r>
      <w:r w:rsidR="00CE08C7" w:rsidRPr="0062074F">
        <w:rPr>
          <w:lang w:eastAsia="en-GB"/>
        </w:rPr>
        <w:t xml:space="preserve"> </w:t>
      </w:r>
      <w:r w:rsidRPr="0062074F">
        <w:rPr>
          <w:lang w:eastAsia="en-GB"/>
        </w:rPr>
        <w:t>Area”)</w:t>
      </w:r>
      <w:r w:rsidR="00CE08C7" w:rsidRPr="0062074F">
        <w:rPr>
          <w:lang w:eastAsia="en-GB"/>
        </w:rPr>
        <w:t>.</w:t>
      </w:r>
      <w:ins w:id="1562" w:author="jon pritchard" w:date="2026-03-08T00:24:00Z" w16du:dateUtc="2026-03-08T08:24:00Z">
        <w:r w:rsidR="0053575B">
          <w:rPr>
            <w:lang w:eastAsia="en-GB"/>
          </w:rPr>
          <w:t xml:space="preserve"> These names will be in </w:t>
        </w:r>
        <w:r w:rsidR="0053575B">
          <w:rPr>
            <w:b/>
            <w:bCs/>
            <w:lang w:eastAsia="en-GB"/>
          </w:rPr>
          <w:t>bold</w:t>
        </w:r>
        <w:r w:rsidR="0053575B">
          <w:rPr>
            <w:lang w:eastAsia="en-GB"/>
          </w:rPr>
          <w:t xml:space="preserve"> text to differentiate them from other text</w:t>
        </w:r>
      </w:ins>
      <w:ins w:id="1563" w:author="jon pritchard" w:date="2026-03-08T00:25:00Z" w16du:dateUtc="2026-03-08T08:25:00Z">
        <w:r w:rsidR="0053575B">
          <w:rPr>
            <w:lang w:eastAsia="en-GB"/>
          </w:rPr>
          <w:t>, e.g “</w:t>
        </w:r>
        <w:r w:rsidR="0053575B">
          <w:rPr>
            <w:b/>
            <w:bCs/>
            <w:lang w:eastAsia="en-GB"/>
          </w:rPr>
          <w:t>LandArea”</w:t>
        </w:r>
      </w:ins>
    </w:p>
    <w:p w14:paraId="1B919E0A" w14:textId="78DFD69A" w:rsidR="00CE08C7" w:rsidRPr="0062074F" w:rsidRDefault="00CE08C7" w:rsidP="004E61EE">
      <w:pPr>
        <w:pStyle w:val="DescriptionTag"/>
        <w:spacing w:line="240" w:lineRule="auto"/>
        <w:jc w:val="both"/>
        <w:rPr>
          <w:lang w:eastAsia="en-GB"/>
        </w:rPr>
      </w:pPr>
      <w:r w:rsidRPr="0062074F">
        <w:rPr>
          <w:lang w:eastAsia="en-GB"/>
        </w:rPr>
        <w:lastRenderedPageBreak/>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1564" w:name="_Hlk87453078"/>
      <w:r w:rsidRPr="0062074F">
        <w:rPr>
          <w:lang w:eastAsia="en-GB"/>
        </w:rPr>
        <w:t>Attributes are referenced by their names in camel-case with initial letters in lower case, or space-separated names in all lower case (</w:t>
      </w:r>
      <w:r w:rsidR="00D8414F" w:rsidRPr="0062074F">
        <w:rPr>
          <w:lang w:eastAsia="en-GB"/>
        </w:rPr>
        <w:t xml:space="preserve">e.g </w:t>
      </w:r>
      <w:r w:rsidRPr="0062074F">
        <w:rPr>
          <w:lang w:eastAsia="en-GB"/>
        </w:rPr>
        <w:t>“visuallyConspicuous” or “visually conspicuous”).</w:t>
      </w:r>
      <w:bookmarkEnd w:id="1564"/>
      <w:ins w:id="1565" w:author="jon pritchard" w:date="2026-03-08T00:24:00Z" w16du:dateUtc="2026-03-08T08:24:00Z">
        <w:r w:rsidR="0053575B">
          <w:rPr>
            <w:lang w:eastAsia="en-GB"/>
          </w:rPr>
          <w:t xml:space="preserve"> These names will be </w:t>
        </w:r>
      </w:ins>
      <w:ins w:id="1566" w:author="jon pritchard" w:date="2026-03-08T00:25:00Z" w16du:dateUtc="2026-03-08T08:25:00Z">
        <w:r w:rsidR="0053575B">
          <w:rPr>
            <w:lang w:eastAsia="en-GB"/>
          </w:rPr>
          <w:t xml:space="preserve">in </w:t>
        </w:r>
        <w:r w:rsidR="0053575B" w:rsidRPr="006E1A3A">
          <w:rPr>
            <w:i/>
            <w:iCs/>
            <w:lang w:eastAsia="en-GB"/>
          </w:rPr>
          <w:t>italics</w:t>
        </w:r>
        <w:r w:rsidR="0053575B">
          <w:rPr>
            <w:lang w:eastAsia="en-GB"/>
          </w:rPr>
          <w:t>, e.g. “</w:t>
        </w:r>
        <w:r w:rsidR="0053575B" w:rsidRPr="003D72A2">
          <w:rPr>
            <w:i/>
            <w:iCs/>
            <w:lang w:eastAsia="en-GB"/>
            <w:rPrChange w:id="1567" w:author="jon pritchard" w:date="2026-03-16T10:00:00Z" w16du:dateUtc="2026-03-16T09:00:00Z">
              <w:rPr>
                <w:lang w:eastAsia="en-GB"/>
              </w:rPr>
            </w:rPrChange>
          </w:rPr>
          <w:t>visuallyConspicuous</w:t>
        </w:r>
        <w:r w:rsidR="0053575B">
          <w:rPr>
            <w:lang w:eastAsia="en-GB"/>
          </w:rPr>
          <w:t>”</w:t>
        </w:r>
      </w:ins>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ins w:id="1568" w:author="jon pritchard" w:date="2026-03-16T09:28:00Z" w16du:dateUtc="2026-03-16T08:28:00Z"/>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ins w:id="1569" w:author="jon pritchard" w:date="2026-03-16T09:28:00Z" w16du:dateUtc="2026-03-16T08:28:00Z"/>
          <w:lang w:eastAsia="en-GB"/>
        </w:rPr>
      </w:pPr>
      <w:ins w:id="1570" w:author="jon pritchard" w:date="2026-03-16T09:28:00Z" w16du:dateUtc="2026-03-16T08:28:00Z">
        <w:r>
          <w:rPr>
            <w:lang w:eastAsia="en-GB"/>
          </w:rPr>
          <w:t xml:space="preserve">Other </w:t>
        </w:r>
      </w:ins>
      <w:ins w:id="1571" w:author="jon pritchard" w:date="2026-03-16T09:29:00Z" w16du:dateUtc="2026-03-16T08:29:00Z">
        <w:r>
          <w:rPr>
            <w:lang w:eastAsia="en-GB"/>
          </w:rPr>
          <w:t>i</w:t>
        </w:r>
      </w:ins>
      <w:ins w:id="1572" w:author="jon pritchard" w:date="2026-03-16T09:28:00Z" w16du:dateUtc="2026-03-16T08:28:00Z">
        <w:r>
          <w:rPr>
            <w:lang w:eastAsia="en-GB"/>
          </w:rPr>
          <w:t>tems</w:t>
        </w:r>
      </w:ins>
      <w:ins w:id="1573" w:author="jon pritchard" w:date="2026-03-16T09:29:00Z" w16du:dateUtc="2026-03-16T08:29:00Z">
        <w:r>
          <w:rPr>
            <w:lang w:eastAsia="en-GB"/>
          </w:rPr>
          <w:t xml:space="preserve"> </w:t>
        </w:r>
      </w:ins>
      <w:ins w:id="1574" w:author="jon pritchard" w:date="2026-03-16T09:35:00Z" w16du:dateUtc="2026-03-16T08:35:00Z">
        <w:r>
          <w:rPr>
            <w:lang w:eastAsia="en-GB"/>
          </w:rPr>
          <w:t xml:space="preserve">of a technical nature, for example context parameters, are </w:t>
        </w:r>
      </w:ins>
      <w:ins w:id="1575" w:author="jon pritchard" w:date="2026-03-16T09:37:00Z" w16du:dateUtc="2026-03-16T08:37:00Z">
        <w:r>
          <w:rPr>
            <w:lang w:eastAsia="en-GB"/>
          </w:rPr>
          <w:t xml:space="preserve">referenced by their names in </w:t>
        </w:r>
      </w:ins>
      <w:ins w:id="1576" w:author="jon pritchard" w:date="2026-03-16T09:38:00Z" w16du:dateUtc="2026-03-16T08:38:00Z">
        <w:r>
          <w:rPr>
            <w:i/>
            <w:iCs/>
            <w:lang w:eastAsia="en-GB"/>
          </w:rPr>
          <w:t>italics</w:t>
        </w:r>
        <w:r>
          <w:rPr>
            <w:lang w:eastAsia="en-GB"/>
          </w:rPr>
          <w:t xml:space="preserve">. </w:t>
        </w:r>
      </w:ins>
    </w:p>
    <w:p w14:paraId="4724F14A" w14:textId="65DB1DA0" w:rsidR="006E1A3A" w:rsidRPr="0062074F" w:rsidRDefault="006E1A3A">
      <w:pPr>
        <w:pStyle w:val="dl"/>
        <w:spacing w:after="120" w:line="240" w:lineRule="auto"/>
        <w:ind w:left="0" w:firstLine="0"/>
        <w:jc w:val="both"/>
        <w:rPr>
          <w:lang w:eastAsia="en-GB"/>
        </w:rPr>
        <w:pPrChange w:id="1577" w:author="jon pritchard" w:date="2026-03-16T09:28:00Z" w16du:dateUtc="2026-03-16T08:28:00Z">
          <w:pPr>
            <w:pStyle w:val="dl"/>
            <w:spacing w:after="120" w:line="240" w:lineRule="auto"/>
            <w:ind w:left="426" w:hanging="26"/>
            <w:jc w:val="both"/>
          </w:pPr>
        </w:pPrChange>
      </w:pPr>
    </w:p>
    <w:p w14:paraId="6F71C654" w14:textId="4D44BAED" w:rsidR="00480BC0" w:rsidRPr="0062074F" w:rsidRDefault="00480BC0" w:rsidP="00DB7CFE">
      <w:pPr>
        <w:pStyle w:val="Heading2"/>
        <w:rPr>
          <w:lang w:eastAsia="en-GB"/>
        </w:rPr>
      </w:pPr>
      <w:bookmarkStart w:id="1578" w:name="_Toc226034974"/>
      <w:r w:rsidRPr="0062074F">
        <w:rPr>
          <w:lang w:eastAsia="en-GB"/>
        </w:rPr>
        <w:t>Normative vs Informative</w:t>
      </w:r>
      <w:r w:rsidR="00B6123E" w:rsidRPr="0062074F">
        <w:rPr>
          <w:lang w:eastAsia="en-GB"/>
        </w:rPr>
        <w:t xml:space="preserve"> within this document</w:t>
      </w:r>
      <w:r w:rsidRPr="0062074F">
        <w:rPr>
          <w:lang w:eastAsia="en-GB"/>
        </w:rPr>
        <w:t>.</w:t>
      </w:r>
      <w:bookmarkEnd w:id="1578"/>
    </w:p>
    <w:p w14:paraId="2FE3184A" w14:textId="7A9F0331"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del w:id="1579" w:author="jon pritchard" w:date="2026-03-08T00:19:00Z" w16du:dateUtc="2026-03-08T08:19:00Z">
        <w:r w:rsidR="00AD2F07" w:rsidRPr="0062074F" w:rsidDel="00E934DF">
          <w:rPr>
            <w:lang w:eastAsia="en-GB"/>
          </w:rPr>
          <w:delText xml:space="preserve">sections </w:delText>
        </w:r>
      </w:del>
      <w:ins w:id="1580" w:author="jon pritchard" w:date="2026-03-08T00:19:00Z" w16du:dateUtc="2026-03-08T08:19:00Z">
        <w:r w:rsidR="00E934DF">
          <w:rPr>
            <w:lang w:eastAsia="en-GB"/>
          </w:rPr>
          <w:t>clauses</w:t>
        </w:r>
        <w:r w:rsidR="00E934DF" w:rsidRPr="0062074F">
          <w:rPr>
            <w:lang w:eastAsia="en-GB"/>
          </w:rPr>
          <w:t xml:space="preserve"> </w:t>
        </w:r>
      </w:ins>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7450636F"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del w:id="1581" w:author="jon pritchard" w:date="2026-03-16T09:27:00Z" w16du:dateUtc="2026-03-16T08:27:00Z">
        <w:r w:rsidRPr="001C1CAB" w:rsidDel="006E1A3A">
          <w:rPr>
            <w:strike/>
            <w:lang w:eastAsia="en-GB"/>
          </w:rPr>
          <w:delText>“shall” or</w:delText>
        </w:r>
      </w:del>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1582" w:name="_Toc40990386"/>
      <w:bookmarkStart w:id="1583" w:name="_Toc40990387"/>
      <w:bookmarkStart w:id="1584" w:name="_Toc40990388"/>
      <w:bookmarkStart w:id="1585" w:name="_Toc40990389"/>
      <w:bookmarkStart w:id="1586" w:name="_Toc40990390"/>
      <w:bookmarkStart w:id="1587" w:name="_Toc40990391"/>
      <w:bookmarkStart w:id="1588" w:name="_Toc40990392"/>
      <w:bookmarkStart w:id="1589" w:name="_Toc40990393"/>
      <w:bookmarkStart w:id="1590" w:name="_Toc40990394"/>
      <w:bookmarkStart w:id="1591" w:name="_Toc40990395"/>
      <w:bookmarkStart w:id="1592" w:name="_Toc40990396"/>
      <w:bookmarkStart w:id="1593" w:name="_Toc40990397"/>
      <w:bookmarkStart w:id="1594" w:name="_Toc40990398"/>
      <w:bookmarkStart w:id="1595" w:name="_Toc40990399"/>
      <w:bookmarkStart w:id="1596" w:name="_Toc40990400"/>
      <w:bookmarkStart w:id="1597" w:name="_Toc40990401"/>
      <w:bookmarkStart w:id="1598" w:name="_Toc38829544"/>
      <w:bookmarkStart w:id="1599" w:name="_Toc38830047"/>
      <w:bookmarkStart w:id="1600" w:name="_Toc226034975"/>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1600"/>
      <w:r w:rsidR="00411D24" w:rsidRPr="0062074F">
        <w:t xml:space="preserve"> </w:t>
      </w:r>
    </w:p>
    <w:p w14:paraId="72A69B43" w14:textId="29666087" w:rsidR="00826285" w:rsidRPr="0062074F" w:rsidRDefault="00826285" w:rsidP="00DB7CFE">
      <w:pPr>
        <w:pStyle w:val="Heading2"/>
      </w:pPr>
      <w:bookmarkStart w:id="1601" w:name="_Toc226034976"/>
      <w:r w:rsidRPr="0062074F">
        <w:t>The concepts of ENC</w:t>
      </w:r>
      <w:r w:rsidR="00C64C79" w:rsidRPr="0062074F">
        <w:t>, ENDS and System Database</w:t>
      </w:r>
      <w:bookmarkEnd w:id="1601"/>
    </w:p>
    <w:p w14:paraId="7C9F4ED3" w14:textId="2FCC945D"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ins w:id="1602" w:author="jon pritchard" w:date="2026-03-07T05:07:00Z" w16du:dateUtc="2026-03-06T16:07: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603" w:author="jon pritchard" w:date="2026-03-07T05:07:00Z" w16du:dateUtc="2026-03-06T16:07:00Z">
        <w:r w:rsidR="0007117E" w:rsidRPr="0062074F" w:rsidDel="008303AC">
          <w:delText xml:space="preserve">MSC 530(106) </w:delText>
        </w:r>
      </w:del>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1604"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1604"/>
      <w:r w:rsidR="0007117E" w:rsidRPr="0062074F">
        <w:rPr>
          <w:i w:val="0"/>
          <w:iCs w:val="0"/>
        </w:rPr>
        <w:t>.</w:t>
      </w:r>
    </w:p>
    <w:p w14:paraId="11B34173" w14:textId="77777777" w:rsidR="00826285" w:rsidRPr="0062074F" w:rsidRDefault="00826285" w:rsidP="00DB7CFE">
      <w:pPr>
        <w:pStyle w:val="Heading2"/>
      </w:pPr>
      <w:bookmarkStart w:id="1605" w:name="_Ref98329076"/>
      <w:bookmarkStart w:id="1606" w:name="_Ref98339151"/>
      <w:bookmarkStart w:id="1607" w:name="_Ref98339270"/>
      <w:bookmarkStart w:id="1608" w:name="_Toc226034977"/>
      <w:r w:rsidRPr="0062074F">
        <w:lastRenderedPageBreak/>
        <w:t>ECDIS concept, limitations, and challenges</w:t>
      </w:r>
      <w:bookmarkEnd w:id="1605"/>
      <w:bookmarkEnd w:id="1606"/>
      <w:bookmarkEnd w:id="1607"/>
      <w:bookmarkEnd w:id="1608"/>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1E3264BA"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del w:id="1609" w:author="jon pritchard" w:date="2026-03-07T12:32:00Z" w16du:dateUtc="2026-03-06T23:32:00Z">
        <w:r w:rsidRPr="0062074F" w:rsidDel="003C1749">
          <w:delText xml:space="preserve">  </w:delText>
        </w:r>
      </w:del>
      <w:ins w:id="1610" w:author="jon pritchard" w:date="2026-03-07T12:32:00Z" w16du:dateUtc="2026-03-06T23:32:00Z">
        <w:r w:rsidR="003C1749">
          <w:t xml:space="preserve"> </w:t>
        </w:r>
      </w:ins>
      <w:r w:rsidRPr="0062074F">
        <w:t>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7B1C8941"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ins w:id="1611" w:author="jon pritchard" w:date="2026-03-07T09:21:00Z" w16du:dateUtc="2026-03-06T20:21:00Z">
        <w:r w:rsidR="00413BA8">
          <w:t>2</w:t>
        </w:r>
      </w:ins>
      <w:del w:id="1612" w:author="jon pritchard" w:date="2026-03-07T09:21:00Z" w16du:dateUtc="2026-03-06T20:21:00Z">
        <w:r w:rsidR="00C0149A" w:rsidRPr="0062074F" w:rsidDel="00413BA8">
          <w:delText>1</w:delText>
        </w:r>
      </w:del>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lastRenderedPageBreak/>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ins w:id="1613" w:author="jon pritchard" w:date="2026-03-07T09:21:00Z" w16du:dateUtc="2026-03-06T20:21:00Z">
        <w:r w:rsidR="00413BA8">
          <w:t>ing</w:t>
        </w:r>
      </w:ins>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1614" w:name="_Toc226034978"/>
      <w:r w:rsidRPr="0062074F">
        <w:t>Depth Related Functionality</w:t>
      </w:r>
      <w:bookmarkEnd w:id="1614"/>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1615" w:name="_Toc226034979"/>
      <w:r w:rsidRPr="0062074F">
        <w:t>I</w:t>
      </w:r>
      <w:r w:rsidR="000F49BE" w:rsidRPr="0062074F">
        <w:t>ntegrated Navigation System (INS)</w:t>
      </w:r>
      <w:r w:rsidR="004C242A" w:rsidRPr="0062074F">
        <w:t xml:space="preserve"> concept, limitations and challenges</w:t>
      </w:r>
      <w:bookmarkEnd w:id="1615"/>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lastRenderedPageBreak/>
        <w:t>The considerations related to portrayal</w:t>
      </w:r>
      <w:r w:rsidR="00B252DF" w:rsidRPr="0062074F">
        <w:t xml:space="preserve"> that are in addition to the requirements already embedded in the INS standards </w:t>
      </w:r>
      <w:r w:rsidRPr="0062074F">
        <w:t>are outlined below:</w:t>
      </w:r>
    </w:p>
    <w:p w14:paraId="0F973999" w14:textId="6401BC7A"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ins w:id="1616"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ins>
      <w:del w:id="1617" w:author="jon pritchard" w:date="2026-03-07T05:08:00Z" w16du:dateUtc="2026-03-06T16:08:00Z">
        <w:r w:rsidR="002C5B24" w:rsidRPr="0062074F" w:rsidDel="008303AC">
          <w:delText xml:space="preserve">MSC </w:delText>
        </w:r>
        <w:r w:rsidR="00F00C10" w:rsidRPr="0062074F" w:rsidDel="008303AC">
          <w:delText>530(106)</w:delText>
        </w:r>
      </w:del>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1618" w:name="_Toc38936212"/>
      <w:bookmarkStart w:id="1619" w:name="_Toc40990404"/>
      <w:bookmarkStart w:id="1620" w:name="_Toc41235015"/>
      <w:bookmarkStart w:id="1621" w:name="_Toc41235059"/>
      <w:bookmarkStart w:id="1622" w:name="_Toc38936213"/>
      <w:bookmarkStart w:id="1623" w:name="_Toc40990405"/>
      <w:bookmarkStart w:id="1624" w:name="_Toc41235016"/>
      <w:bookmarkStart w:id="1625" w:name="_Toc41235060"/>
      <w:bookmarkStart w:id="1626" w:name="_Toc226034980"/>
      <w:bookmarkEnd w:id="1618"/>
      <w:bookmarkEnd w:id="1619"/>
      <w:bookmarkEnd w:id="1620"/>
      <w:bookmarkEnd w:id="1621"/>
      <w:bookmarkEnd w:id="1622"/>
      <w:bookmarkEnd w:id="1623"/>
      <w:bookmarkEnd w:id="1624"/>
      <w:bookmarkEnd w:id="1625"/>
      <w:r w:rsidRPr="0062074F">
        <w:t>User Interface Design</w:t>
      </w:r>
      <w:bookmarkEnd w:id="1626"/>
    </w:p>
    <w:p w14:paraId="5681FAC0" w14:textId="00D054DE" w:rsidR="00793684" w:rsidRPr="0062074F" w:rsidRDefault="00793684" w:rsidP="00DB7CFE">
      <w:pPr>
        <w:pStyle w:val="Heading2"/>
      </w:pPr>
      <w:bookmarkStart w:id="1627" w:name="_Toc226034981"/>
      <w:r w:rsidRPr="0062074F">
        <w:t>General principles</w:t>
      </w:r>
      <w:bookmarkEnd w:id="1627"/>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1628" w:name="_Toc47708006"/>
      <w:bookmarkStart w:id="1629" w:name="_Ref188951485"/>
      <w:bookmarkStart w:id="1630" w:name="_Toc226034982"/>
      <w:bookmarkEnd w:id="1628"/>
      <w:r w:rsidRPr="0062074F">
        <w:t>Data</w:t>
      </w:r>
      <w:r w:rsidR="00E12CDB" w:rsidRPr="0062074F">
        <w:t xml:space="preserve"> </w:t>
      </w:r>
      <w:r w:rsidRPr="0062074F">
        <w:t>L</w:t>
      </w:r>
      <w:r w:rsidR="00E12CDB" w:rsidRPr="0062074F">
        <w:t>ayers</w:t>
      </w:r>
      <w:bookmarkEnd w:id="1629"/>
      <w:bookmarkEnd w:id="1630"/>
    </w:p>
    <w:p w14:paraId="77DB75E3" w14:textId="39CA3488" w:rsidR="00D60E7E" w:rsidRPr="0062074F" w:rsidRDefault="00B55D04" w:rsidP="00DB7CFE">
      <w:pPr>
        <w:pStyle w:val="Heading2"/>
      </w:pPr>
      <w:bookmarkStart w:id="1631" w:name="_Toc175130107"/>
      <w:bookmarkStart w:id="1632" w:name="_Toc178784314"/>
      <w:bookmarkStart w:id="1633" w:name="_Ref45143574"/>
      <w:bookmarkStart w:id="1634" w:name="_Toc226034983"/>
      <w:bookmarkEnd w:id="1631"/>
      <w:bookmarkEnd w:id="1632"/>
      <w:r w:rsidRPr="0062074F">
        <w:t>D</w:t>
      </w:r>
      <w:r w:rsidR="00960834" w:rsidRPr="0062074F">
        <w:t xml:space="preserve">ata </w:t>
      </w:r>
      <w:r w:rsidR="008549AF" w:rsidRPr="0062074F">
        <w:t>products and information layers</w:t>
      </w:r>
      <w:bookmarkEnd w:id="1633"/>
      <w:bookmarkEnd w:id="1634"/>
    </w:p>
    <w:p w14:paraId="130C22D9" w14:textId="0D0BF85D" w:rsidR="00B55D04" w:rsidRPr="0062074F" w:rsidRDefault="00B55D04" w:rsidP="00F2390C">
      <w:pPr>
        <w:pStyle w:val="Heading3"/>
      </w:pPr>
      <w:bookmarkStart w:id="1635" w:name="_Ref45055302"/>
      <w:bookmarkStart w:id="1636" w:name="_Ref45211567"/>
      <w:bookmarkStart w:id="1637" w:name="_Toc226034984"/>
      <w:r w:rsidRPr="0062074F">
        <w:t>Basic product</w:t>
      </w:r>
      <w:r w:rsidR="00FD4A8D" w:rsidRPr="0062074F">
        <w:t xml:space="preserve"> specifications</w:t>
      </w:r>
      <w:r w:rsidRPr="0062074F">
        <w:t xml:space="preserve"> and layers</w:t>
      </w:r>
      <w:bookmarkEnd w:id="1635"/>
      <w:bookmarkEnd w:id="1636"/>
      <w:bookmarkEnd w:id="1637"/>
    </w:p>
    <w:p w14:paraId="431C6DD0" w14:textId="53CD9C00" w:rsidR="0083356D" w:rsidRPr="0062074F" w:rsidRDefault="00E73F38" w:rsidP="00AA0332">
      <w:pPr>
        <w:spacing w:after="60" w:line="240" w:lineRule="auto"/>
        <w:jc w:val="both"/>
      </w:pPr>
      <w:ins w:id="1638" w:author="jon pritchard" w:date="2026-03-16T14:00:00Z" w16du:dateUtc="2026-03-16T13:00:00Z">
        <w:r>
          <w:t>T</w:t>
        </w:r>
      </w:ins>
      <w:del w:id="1639" w:author="jon pritchard" w:date="2026-03-16T14:00:00Z" w16du:dateUtc="2026-03-16T13:00:00Z">
        <w:r w:rsidR="00C8199B" w:rsidRPr="0062074F" w:rsidDel="00E73F38">
          <w:delText>Navigation displays such as t</w:delText>
        </w:r>
      </w:del>
      <w:r w:rsidR="00C8199B" w:rsidRPr="0062074F">
        <w:t>he ECDIS</w:t>
      </w:r>
      <w:del w:id="1640" w:author="jon pritchard" w:date="2026-03-16T14:00:00Z" w16du:dateUtc="2026-03-16T13:00:00Z">
        <w:r w:rsidR="00C8199B" w:rsidRPr="0062074F" w:rsidDel="00E73F38">
          <w:delText xml:space="preserve"> main screen</w:delText>
        </w:r>
      </w:del>
      <w:r w:rsidR="00C8199B" w:rsidRPr="0062074F">
        <w:t xml:space="preserve"> </w:t>
      </w:r>
      <w:r w:rsidR="00960834" w:rsidRPr="004B50D9">
        <w:rPr>
          <w:rPrChange w:id="1641" w:author="jonathan pritchard" w:date="2026-03-11T14:39:00Z" w16du:dateUtc="2026-03-11T14:39:00Z">
            <w:rPr>
              <w:b/>
              <w:bCs/>
            </w:rPr>
          </w:rPrChange>
        </w:rPr>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539E4B4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del w:id="1642" w:author="jon pritchard" w:date="2026-03-08T00:19:00Z" w16du:dateUtc="2026-03-08T08:19:00Z">
        <w:r w:rsidR="00C470C5" w:rsidRPr="0062074F" w:rsidDel="00E934DF">
          <w:delText xml:space="preserve">Section </w:delText>
        </w:r>
      </w:del>
      <w:ins w:id="1643" w:author="jon pritchard" w:date="2026-03-08T00:19:00Z" w16du:dateUtc="2026-03-08T08:19:00Z">
        <w:r w:rsidR="00E934DF">
          <w:t>Clause</w:t>
        </w:r>
        <w:r w:rsidR="00E934DF" w:rsidRPr="0062074F">
          <w:t xml:space="preserve"> </w:t>
        </w:r>
      </w:ins>
      <w:del w:id="1644" w:author="jonathan pritchard" w:date="2026-03-11T11:00:00Z" w16du:dateUtc="2026-03-11T11:00:00Z">
        <w:r w:rsidR="00C470C5" w:rsidRPr="0062074F" w:rsidDel="00EC7CA3">
          <w:delText>13.1</w:delText>
        </w:r>
      </w:del>
      <w:ins w:id="1645" w:author="jonathan pritchard" w:date="2026-03-11T11:00:00Z" w16du:dateUtc="2026-03-11T11:00:00Z">
        <w:r w:rsidR="00EC7CA3">
          <w:fldChar w:fldCharType="begin"/>
        </w:r>
        <w:r w:rsidR="00EC7CA3">
          <w:instrText xml:space="preserve"> REF _Ref224119248 \r \h </w:instrText>
        </w:r>
      </w:ins>
      <w:ins w:id="1646" w:author="jonathan pritchard" w:date="2026-03-11T11:00:00Z" w16du:dateUtc="2026-03-11T11:00:00Z">
        <w:r w:rsidR="00EC7CA3">
          <w:fldChar w:fldCharType="separate"/>
        </w:r>
        <w:r w:rsidR="00EC7CA3">
          <w:t>12.1</w:t>
        </w:r>
        <w:r w:rsidR="00EC7CA3">
          <w:fldChar w:fldCharType="end"/>
        </w:r>
      </w:ins>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612EE54E" w:rsidR="007435CC" w:rsidRPr="0062074F" w:rsidRDefault="007435CC" w:rsidP="007435CC">
      <w:pPr>
        <w:pStyle w:val="ListParagraph"/>
        <w:numPr>
          <w:ilvl w:val="0"/>
          <w:numId w:val="16"/>
        </w:numPr>
        <w:spacing w:after="60" w:line="240" w:lineRule="auto"/>
        <w:jc w:val="both"/>
        <w:rPr>
          <w:moveTo w:id="1647" w:author="jon pritchard" w:date="2026-03-07T12:01:00Z" w16du:dateUtc="2026-03-06T23:01:00Z"/>
        </w:rPr>
      </w:pPr>
      <w:moveToRangeStart w:id="1648" w:author="jon pritchard" w:date="2026-03-07T12:01:00Z" w:name="move223777288"/>
      <w:moveTo w:id="1649" w:author="jon pritchard" w:date="2026-03-07T12:01:00Z" w16du:dateUtc="2026-03-06T23:01:00Z">
        <w:r w:rsidRPr="0062074F">
          <w:t xml:space="preserve">S-124 Navigational Warnings, additional </w:t>
        </w:r>
      </w:moveTo>
      <w:ins w:id="1650" w:author="jonathan pritchard" w:date="2026-03-27T15:32:00Z" w16du:dateUtc="2026-03-27T15:32:00Z">
        <w:r w:rsidR="00993081">
          <w:t xml:space="preserve">optional </w:t>
        </w:r>
      </w:ins>
      <w:moveTo w:id="1651" w:author="jon pritchard" w:date="2026-03-07T12:01:00Z" w16du:dateUtc="2026-03-06T23:01:00Z">
        <w:r w:rsidRPr="0062074F">
          <w:t>requirements also apply (</w:t>
        </w:r>
        <w:del w:id="1652" w:author="jon pritchard" w:date="2026-03-08T00:19:00Z" w16du:dateUtc="2026-03-08T08:19:00Z">
          <w:r w:rsidRPr="0062074F" w:rsidDel="00E934DF">
            <w:delText>Section</w:delText>
          </w:r>
        </w:del>
      </w:moveTo>
      <w:ins w:id="1653" w:author="jon pritchard" w:date="2026-03-08T00:19:00Z" w16du:dateUtc="2026-03-08T08:19:00Z">
        <w:r w:rsidR="00E934DF">
          <w:t>Clause</w:t>
        </w:r>
      </w:ins>
      <w:moveTo w:id="1654" w:author="jon pritchard" w:date="2026-03-07T12:01:00Z" w16du:dateUtc="2026-03-06T23:01:00Z">
        <w:del w:id="1655" w:author="jonathan pritchard" w:date="2026-03-11T10:58:00Z" w16du:dateUtc="2026-03-11T10:58:00Z">
          <w:r w:rsidRPr="0062074F" w:rsidDel="00EC7CA3">
            <w:delText xml:space="preserve"> </w:delText>
          </w:r>
        </w:del>
      </w:moveTo>
      <w:ins w:id="1656" w:author="jonathan pritchard" w:date="2026-03-11T10:58:00Z" w16du:dateUtc="2026-03-11T10:58:00Z">
        <w:r w:rsidR="00EC7CA3">
          <w:t xml:space="preserve"> </w:t>
        </w:r>
      </w:ins>
      <w:ins w:id="1657" w:author="jonathan pritchard" w:date="2026-03-11T10:59:00Z" w16du:dateUtc="2026-03-11T10:59:00Z">
        <w:r w:rsidR="00EC7CA3">
          <w:fldChar w:fldCharType="begin"/>
        </w:r>
        <w:r w:rsidR="00EC7CA3">
          <w:instrText xml:space="preserve"> REF _Ref224119179 \r \h </w:instrText>
        </w:r>
      </w:ins>
      <w:ins w:id="1658" w:author="jonathan pritchard" w:date="2026-03-11T10:59:00Z" w16du:dateUtc="2026-03-11T10:59:00Z">
        <w:r w:rsidR="00EC7CA3">
          <w:fldChar w:fldCharType="separate"/>
        </w:r>
        <w:r w:rsidR="00EC7CA3">
          <w:t>11.12</w:t>
        </w:r>
        <w:r w:rsidR="00EC7CA3">
          <w:fldChar w:fldCharType="end"/>
        </w:r>
      </w:ins>
      <w:moveTo w:id="1659" w:author="jon pritchard" w:date="2026-03-07T12:01:00Z" w16du:dateUtc="2026-03-06T23:01:00Z">
        <w:del w:id="1660" w:author="jonathan pritchard" w:date="2026-03-11T10:58:00Z" w16du:dateUtc="2026-03-11T10:58:00Z">
          <w:r w:rsidRPr="0062074F" w:rsidDel="00EC7CA3">
            <w:delText xml:space="preserve">12.12 </w:delText>
          </w:r>
        </w:del>
        <w:r w:rsidRPr="0062074F">
          <w:t>);</w:t>
        </w:r>
      </w:moveTo>
    </w:p>
    <w:moveToRangeEnd w:id="1648"/>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3D15681A" w:rsidR="007435CC" w:rsidRPr="0062074F" w:rsidRDefault="007435CC" w:rsidP="007435CC">
      <w:pPr>
        <w:pStyle w:val="ListParagraph"/>
        <w:numPr>
          <w:ilvl w:val="0"/>
          <w:numId w:val="16"/>
        </w:numPr>
        <w:spacing w:after="120" w:line="240" w:lineRule="auto"/>
        <w:jc w:val="both"/>
        <w:rPr>
          <w:ins w:id="1661" w:author="jon pritchard" w:date="2026-03-07T12:01:00Z" w16du:dateUtc="2026-03-06T23:01:00Z"/>
        </w:rPr>
      </w:pPr>
      <w:ins w:id="1662" w:author="jon pritchard" w:date="2026-03-07T12:01:00Z" w16du:dateUtc="2026-03-06T23:01:00Z">
        <w:r w:rsidRPr="0062074F">
          <w:t>S-128 Catalogue of Nautical Products, only within Update Status Reports (Appendix C) and graphical indexes (</w:t>
        </w:r>
      </w:ins>
      <w:ins w:id="1663" w:author="jon pritchard" w:date="2026-03-08T00:19:00Z" w16du:dateUtc="2026-03-08T08:19:00Z">
        <w:r w:rsidR="00E934DF">
          <w:t>Clause</w:t>
        </w:r>
      </w:ins>
      <w:ins w:id="1664" w:author="jon pritchard" w:date="2026-03-07T12:01:00Z" w16du:dateUtc="2026-03-06T23:01:00Z">
        <w:r w:rsidRPr="0062074F">
          <w:t xml:space="preserve"> </w:t>
        </w:r>
        <w:del w:id="1665" w:author="jonathan pritchard" w:date="2026-03-11T10:59:00Z" w16du:dateUtc="2026-03-11T10:59:00Z">
          <w:r w:rsidRPr="0062074F" w:rsidDel="00EC7CA3">
            <w:delText>12.4</w:delText>
          </w:r>
        </w:del>
      </w:ins>
      <w:ins w:id="1666" w:author="jonathan pritchard" w:date="2026-03-11T11:00:00Z" w16du:dateUtc="2026-03-11T11:00:00Z">
        <w:r w:rsidR="00EC7CA3">
          <w:fldChar w:fldCharType="begin"/>
        </w:r>
        <w:r w:rsidR="00EC7CA3">
          <w:instrText xml:space="preserve"> REF _Ref49376543 \r \h </w:instrText>
        </w:r>
      </w:ins>
      <w:ins w:id="1667" w:author="jonathan pritchard" w:date="2026-03-11T11:00:00Z" w16du:dateUtc="2026-03-11T11:00:00Z">
        <w:r w:rsidR="00EC7CA3">
          <w:fldChar w:fldCharType="separate"/>
        </w:r>
        <w:r w:rsidR="00EC7CA3">
          <w:t>11.4</w:t>
        </w:r>
        <w:r w:rsidR="00EC7CA3">
          <w:fldChar w:fldCharType="end"/>
        </w:r>
      </w:ins>
      <w:ins w:id="1668" w:author="jon pritchard" w:date="2026-03-07T12:01:00Z" w16du:dateUtc="2026-03-06T23:01:00Z">
        <w:r w:rsidRPr="0062074F">
          <w:t>)</w:t>
        </w:r>
        <w:r>
          <w:t>;</w:t>
        </w:r>
      </w:ins>
    </w:p>
    <w:p w14:paraId="7D02B5E1" w14:textId="77777777" w:rsidR="007435CC" w:rsidRPr="0062074F" w:rsidRDefault="007435CC" w:rsidP="007435CC">
      <w:pPr>
        <w:pStyle w:val="ListParagraph"/>
        <w:numPr>
          <w:ilvl w:val="0"/>
          <w:numId w:val="16"/>
        </w:numPr>
        <w:spacing w:after="60" w:line="240" w:lineRule="auto"/>
        <w:jc w:val="both"/>
        <w:rPr>
          <w:ins w:id="1669" w:author="jon pritchard" w:date="2026-03-07T12:01:00Z" w16du:dateUtc="2026-03-06T23:01:00Z"/>
        </w:rPr>
      </w:pPr>
      <w:ins w:id="1670" w:author="jon pritchard" w:date="2026-03-07T12:01:00Z" w16du:dateUtc="2026-03-06T23:01:00Z">
        <w:r w:rsidRPr="0062074F">
          <w:t>S-129 Under Keel Clearance Management</w:t>
        </w:r>
        <w:r>
          <w:t>.</w:t>
        </w:r>
      </w:ins>
    </w:p>
    <w:p w14:paraId="5DCDCA66" w14:textId="12B3423A" w:rsidR="0007559B" w:rsidRPr="0062074F" w:rsidRDefault="0007559B" w:rsidP="0007559B">
      <w:pPr>
        <w:pStyle w:val="ListParagraph"/>
        <w:numPr>
          <w:ilvl w:val="0"/>
          <w:numId w:val="16"/>
        </w:numPr>
        <w:spacing w:after="60" w:line="240" w:lineRule="auto"/>
        <w:jc w:val="both"/>
      </w:pPr>
      <w:r w:rsidRPr="0062074F">
        <w:lastRenderedPageBreak/>
        <w:t>S-131 Marine Harbour Infrastructure;</w:t>
      </w:r>
    </w:p>
    <w:p w14:paraId="1802341C" w14:textId="66B66516" w:rsidR="001A3D58" w:rsidRPr="0062074F" w:rsidDel="007435CC" w:rsidRDefault="000F2A6A" w:rsidP="00AE2737">
      <w:pPr>
        <w:pStyle w:val="ListParagraph"/>
        <w:numPr>
          <w:ilvl w:val="0"/>
          <w:numId w:val="16"/>
        </w:numPr>
        <w:spacing w:after="60" w:line="240" w:lineRule="auto"/>
        <w:jc w:val="both"/>
        <w:rPr>
          <w:moveFrom w:id="1671" w:author="jon pritchard" w:date="2026-03-07T12:01:00Z" w16du:dateUtc="2026-03-06T23:01:00Z"/>
        </w:rPr>
      </w:pPr>
      <w:moveFromRangeStart w:id="1672" w:author="jon pritchard" w:date="2026-03-07T12:01:00Z" w:name="move223777288"/>
      <w:moveFrom w:id="1673" w:author="jon pritchard" w:date="2026-03-07T12:01:00Z" w16du:dateUtc="2026-03-06T23:01:00Z">
        <w:r w:rsidRPr="0062074F" w:rsidDel="007435CC">
          <w:t>S-124 Navigational Warnings</w:t>
        </w:r>
        <w:r w:rsidR="00C470C5" w:rsidRPr="0062074F" w:rsidDel="007435CC">
          <w:t>, additional requirements also apply (Section 12.12 )</w:t>
        </w:r>
        <w:r w:rsidRPr="0062074F" w:rsidDel="007435CC">
          <w:t>;</w:t>
        </w:r>
      </w:moveFrom>
    </w:p>
    <w:moveFromRangeEnd w:id="1672"/>
    <w:p w14:paraId="43BE239C" w14:textId="3B340928" w:rsidR="00AD2F07" w:rsidRPr="0062074F" w:rsidDel="007435CC" w:rsidRDefault="00AD2F07" w:rsidP="00AD2F07">
      <w:pPr>
        <w:pStyle w:val="ListParagraph"/>
        <w:numPr>
          <w:ilvl w:val="0"/>
          <w:numId w:val="16"/>
        </w:numPr>
        <w:spacing w:after="120" w:line="240" w:lineRule="auto"/>
        <w:jc w:val="both"/>
        <w:rPr>
          <w:del w:id="1674" w:author="jon pritchard" w:date="2026-03-07T12:01:00Z" w16du:dateUtc="2026-03-06T23:01:00Z"/>
        </w:rPr>
      </w:pPr>
      <w:del w:id="1675" w:author="jon pritchard" w:date="2026-03-07T12:01:00Z" w16du:dateUtc="2026-03-06T23:01:00Z">
        <w:r w:rsidRPr="0062074F" w:rsidDel="007435CC">
          <w:delText>S-128 Catalogue of Nautical Products</w:delText>
        </w:r>
        <w:r w:rsidR="00C470C5" w:rsidRPr="0062074F" w:rsidDel="007435CC">
          <w:delText>, only with</w:delText>
        </w:r>
        <w:r w:rsidR="006779F8" w:rsidRPr="0062074F" w:rsidDel="007435CC">
          <w:delText>in</w:delText>
        </w:r>
        <w:r w:rsidR="00C470C5" w:rsidRPr="0062074F" w:rsidDel="007435CC">
          <w:delText xml:space="preserve"> Update Status Reports</w:delText>
        </w:r>
        <w:r w:rsidR="006779F8" w:rsidRPr="0062074F" w:rsidDel="007435CC">
          <w:delText xml:space="preserve"> (Appendix C)</w:delText>
        </w:r>
        <w:r w:rsidR="00C470C5" w:rsidRPr="0062074F" w:rsidDel="007435CC">
          <w:delText xml:space="preserve"> and graphical indexes</w:delText>
        </w:r>
        <w:r w:rsidR="006779F8" w:rsidRPr="0062074F" w:rsidDel="007435CC">
          <w:delText xml:space="preserve"> (Section 12.4)</w:delText>
        </w:r>
      </w:del>
    </w:p>
    <w:p w14:paraId="521B8F4A" w14:textId="5E39A5EF" w:rsidR="00C470C5" w:rsidRPr="0062074F" w:rsidDel="007435CC" w:rsidRDefault="000F2A6A" w:rsidP="00C470C5">
      <w:pPr>
        <w:pStyle w:val="ListParagraph"/>
        <w:numPr>
          <w:ilvl w:val="0"/>
          <w:numId w:val="16"/>
        </w:numPr>
        <w:spacing w:after="60" w:line="240" w:lineRule="auto"/>
        <w:jc w:val="both"/>
        <w:rPr>
          <w:del w:id="1676" w:author="jon pritchard" w:date="2026-03-07T12:01:00Z" w16du:dateUtc="2026-03-06T23:01:00Z"/>
        </w:rPr>
      </w:pPr>
      <w:del w:id="1677" w:author="jon pritchard" w:date="2026-03-07T12:01:00Z" w16du:dateUtc="2026-03-06T23:01:00Z">
        <w:r w:rsidRPr="0062074F" w:rsidDel="007435CC">
          <w:delText>S-129 Under</w:delText>
        </w:r>
        <w:r w:rsidR="002128CD" w:rsidRPr="0062074F" w:rsidDel="007435CC">
          <w:delText xml:space="preserve"> </w:delText>
        </w:r>
        <w:r w:rsidR="008972A2" w:rsidRPr="0062074F" w:rsidDel="007435CC">
          <w:delText>K</w:delText>
        </w:r>
        <w:r w:rsidRPr="0062074F" w:rsidDel="007435CC">
          <w:delText>eel Clearance</w:delText>
        </w:r>
        <w:r w:rsidR="008972A2" w:rsidRPr="0062074F" w:rsidDel="007435CC">
          <w:delText xml:space="preserve"> Management</w:delText>
        </w:r>
      </w:del>
      <w:del w:id="1678" w:author="jon pritchard" w:date="2026-03-07T09:28:00Z" w16du:dateUtc="2026-03-06T20:28:00Z">
        <w:r w:rsidRPr="0062074F" w:rsidDel="00D56539">
          <w:delText>;</w:delText>
        </w:r>
      </w:del>
    </w:p>
    <w:p w14:paraId="4795731A" w14:textId="77777777" w:rsidR="00C470C5" w:rsidRPr="0062074F" w:rsidRDefault="00C470C5" w:rsidP="00C470C5">
      <w:pPr>
        <w:spacing w:after="60" w:line="240" w:lineRule="auto"/>
        <w:jc w:val="both"/>
      </w:pPr>
    </w:p>
    <w:p w14:paraId="0BF1C0C1" w14:textId="57D6A958" w:rsidR="00C470C5" w:rsidRPr="0062074F" w:rsidRDefault="00725AA2" w:rsidP="00530F27">
      <w:pPr>
        <w:spacing w:after="120" w:line="240" w:lineRule="auto"/>
        <w:jc w:val="both"/>
      </w:pPr>
      <w:bookmarkStart w:id="1679"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1679"/>
      <w:r w:rsidR="003C0506" w:rsidRPr="0062074F">
        <w:t xml:space="preserve">S-111, </w:t>
      </w:r>
      <w:r w:rsidR="0007559B" w:rsidRPr="0062074F">
        <w:t xml:space="preserve">S-122, </w:t>
      </w:r>
      <w:ins w:id="1680" w:author="jonathan pritchard" w:date="2026-03-10T09:37:00Z" w16du:dateUtc="2026-03-10T09:37:00Z">
        <w:r w:rsidR="00797EE6">
          <w:t xml:space="preserve">S-124, </w:t>
        </w:r>
      </w:ins>
      <w:r w:rsidR="0007559B" w:rsidRPr="0062074F">
        <w:t xml:space="preserve">S-123, S-127, </w:t>
      </w:r>
      <w:ins w:id="1681" w:author="jonathan pritchard" w:date="2026-03-10T09:37:00Z" w16du:dateUtc="2026-03-10T09:37:00Z">
        <w:r w:rsidR="00797EE6">
          <w:t xml:space="preserve">S-129 and </w:t>
        </w:r>
      </w:ins>
      <w:r w:rsidR="0007559B" w:rsidRPr="0062074F">
        <w:t>S-131</w:t>
      </w:r>
      <w:del w:id="1682" w:author="jonathan pritchard" w:date="2026-03-10T09:37:00Z" w16du:dateUtc="2026-03-10T09:37:00Z">
        <w:r w:rsidR="0007559B" w:rsidRPr="0062074F" w:rsidDel="00797EE6">
          <w:delText>,</w:delText>
        </w:r>
      </w:del>
      <w:r w:rsidR="0007559B" w:rsidRPr="0062074F">
        <w:t xml:space="preserve"> </w:t>
      </w:r>
      <w:del w:id="1683" w:author="jonathan pritchard" w:date="2026-03-10T09:37:00Z" w16du:dateUtc="2026-03-10T09:37:00Z">
        <w:r w:rsidR="003C0506" w:rsidRPr="0062074F" w:rsidDel="00797EE6">
          <w:delText>S-124,</w:delText>
        </w:r>
        <w:r w:rsidR="0007559B" w:rsidRPr="0062074F" w:rsidDel="00797EE6">
          <w:delText xml:space="preserve"> and</w:delText>
        </w:r>
        <w:r w:rsidR="003C0506" w:rsidRPr="0062074F" w:rsidDel="00797EE6">
          <w:delText xml:space="preserve"> S-129</w:delText>
        </w:r>
        <w:r w:rsidR="00C470C5" w:rsidRPr="0062074F" w:rsidDel="00797EE6">
          <w:delText xml:space="preserve"> </w:delText>
        </w:r>
      </w:del>
      <w:r w:rsidR="00C470C5" w:rsidRPr="0062074F">
        <w:t xml:space="preserve">on and off. </w:t>
      </w:r>
      <w:r w:rsidR="00E4615A" w:rsidRPr="0062074F">
        <w:t xml:space="preserve">Graphical display of S-101 is defined in Appendix E. Additional requirements for the graphical display of S-111, </w:t>
      </w:r>
      <w:r w:rsidR="0007559B" w:rsidRPr="0062074F">
        <w:t xml:space="preserve">S-122, S-123, </w:t>
      </w:r>
      <w:ins w:id="1684" w:author="jonathan pritchard" w:date="2026-03-10T09:37:00Z" w16du:dateUtc="2026-03-10T09:37:00Z">
        <w:r w:rsidR="00797EE6">
          <w:t xml:space="preserve">S-124, </w:t>
        </w:r>
      </w:ins>
      <w:r w:rsidR="0007559B" w:rsidRPr="0062074F">
        <w:t xml:space="preserve">S-127, </w:t>
      </w:r>
      <w:ins w:id="1685" w:author="jonathan pritchard" w:date="2026-03-10T09:38:00Z" w16du:dateUtc="2026-03-10T09:38:00Z">
        <w:r w:rsidR="00797EE6">
          <w:t xml:space="preserve">S-129 and </w:t>
        </w:r>
      </w:ins>
      <w:r w:rsidR="0007559B" w:rsidRPr="0062074F">
        <w:t>S-131</w:t>
      </w:r>
      <w:del w:id="1686" w:author="jonathan pritchard" w:date="2026-03-10T09:38:00Z" w16du:dateUtc="2026-03-10T09:38:00Z">
        <w:r w:rsidR="0007559B" w:rsidRPr="0062074F" w:rsidDel="00797EE6">
          <w:delText xml:space="preserve">, </w:delText>
        </w:r>
        <w:r w:rsidR="00E4615A" w:rsidRPr="0062074F" w:rsidDel="00797EE6">
          <w:delText>S-124 and S-129</w:delText>
        </w:r>
      </w:del>
      <w:r w:rsidR="00E4615A" w:rsidRPr="0062074F">
        <w:t xml:space="preserve"> are contained in </w:t>
      </w:r>
      <w:ins w:id="1687" w:author="jon pritchard" w:date="2026-03-08T00:19:00Z" w16du:dateUtc="2026-03-08T08:19:00Z">
        <w:r w:rsidR="00E934DF">
          <w:t xml:space="preserve">clause </w:t>
        </w:r>
      </w:ins>
      <w:del w:id="1688" w:author="jonathan pritchard" w:date="2026-03-11T11:01:00Z" w16du:dateUtc="2026-03-11T11:01:00Z">
        <w:r w:rsidR="00E4615A" w:rsidRPr="0062074F" w:rsidDel="00EC7CA3">
          <w:delText>12.2</w:delText>
        </w:r>
      </w:del>
      <w:ins w:id="1689" w:author="jonathan pritchard" w:date="2026-03-11T11:01:00Z" w16du:dateUtc="2026-03-11T11:01:00Z">
        <w:r w:rsidR="00EC7CA3">
          <w:fldChar w:fldCharType="begin"/>
        </w:r>
        <w:r w:rsidR="00EC7CA3">
          <w:instrText xml:space="preserve"> REF _Ref192503285 \r \h </w:instrText>
        </w:r>
      </w:ins>
      <w:ins w:id="1690" w:author="jonathan pritchard" w:date="2026-03-11T11:01:00Z" w16du:dateUtc="2026-03-11T11:01:00Z">
        <w:r w:rsidR="00EC7CA3">
          <w:fldChar w:fldCharType="separate"/>
        </w:r>
        <w:r w:rsidR="00EC7CA3">
          <w:t>11.2</w:t>
        </w:r>
        <w:r w:rsidR="00EC7CA3">
          <w:fldChar w:fldCharType="end"/>
        </w:r>
      </w:ins>
      <w:r w:rsidR="00E4615A" w:rsidRPr="0062074F">
        <w:t>.</w:t>
      </w:r>
      <w:ins w:id="1691" w:author="jonathan pritchard" w:date="2026-03-10T08:00:00Z" w16du:dateUtc="2026-03-10T08:00:00Z">
        <w:r w:rsidR="00C679C8">
          <w:t xml:space="preserve"> S-10</w:t>
        </w:r>
      </w:ins>
      <w:ins w:id="1692" w:author="jonathan pritchard" w:date="2026-03-10T09:38:00Z" w16du:dateUtc="2026-03-10T09:38:00Z">
        <w:r w:rsidR="00797EE6">
          <w:t>2</w:t>
        </w:r>
      </w:ins>
      <w:ins w:id="1693" w:author="jonathan pritchard" w:date="2026-03-10T08:00:00Z" w16du:dateUtc="2026-03-10T08:00:00Z">
        <w:r w:rsidR="00C679C8">
          <w:t xml:space="preserve"> and S-10</w:t>
        </w:r>
      </w:ins>
      <w:ins w:id="1694" w:author="jonathan pritchard" w:date="2026-03-10T09:38:00Z" w16du:dateUtc="2026-03-10T09:38:00Z">
        <w:r w:rsidR="00797EE6">
          <w:t>4</w:t>
        </w:r>
      </w:ins>
      <w:ins w:id="1695" w:author="jonathan pritchard" w:date="2026-03-10T08:00:00Z" w16du:dateUtc="2026-03-10T08:00:00Z">
        <w:r w:rsidR="00C679C8">
          <w:t xml:space="preserve"> processing is contained in</w:t>
        </w:r>
      </w:ins>
      <w:ins w:id="1696" w:author="jonathan pritchard" w:date="2026-03-10T08:01:00Z" w16du:dateUtc="2026-03-10T08:01:00Z">
        <w:r w:rsidR="00C679C8">
          <w:t xml:space="preserve"> Appendix D.</w:t>
        </w:r>
      </w:ins>
    </w:p>
    <w:p w14:paraId="09D5B609" w14:textId="5BF0EFA9" w:rsidR="008C35BD" w:rsidRPr="0062074F" w:rsidRDefault="008C35BD" w:rsidP="00530F27">
      <w:pPr>
        <w:pStyle w:val="Heading3"/>
      </w:pPr>
      <w:bookmarkStart w:id="1697" w:name="_Toc226034985"/>
      <w:r w:rsidRPr="0062074F">
        <w:t>Projected Data</w:t>
      </w:r>
      <w:bookmarkEnd w:id="1697"/>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1698" w:name="_Ref45055480"/>
      <w:bookmarkStart w:id="1699" w:name="_Ref45211570"/>
      <w:bookmarkStart w:id="1700" w:name="_Toc226034986"/>
      <w:r w:rsidRPr="0062074F">
        <w:t xml:space="preserve">Other </w:t>
      </w:r>
      <w:r w:rsidR="008549AF" w:rsidRPr="0062074F">
        <w:t>data products</w:t>
      </w:r>
      <w:bookmarkEnd w:id="1698"/>
      <w:bookmarkEnd w:id="1699"/>
      <w:bookmarkEnd w:id="1700"/>
    </w:p>
    <w:p w14:paraId="3209FFF3" w14:textId="2DA006BC" w:rsidR="001A3D58" w:rsidRPr="0062074F" w:rsidRDefault="00796161" w:rsidP="00AA0332">
      <w:pPr>
        <w:spacing w:after="60" w:line="240" w:lineRule="auto"/>
        <w:jc w:val="both"/>
      </w:pPr>
      <w:r w:rsidRPr="0062074F">
        <w:t>The intention is that in future editions of this document, when operational product specifications are published</w:t>
      </w:r>
      <w:del w:id="1701" w:author="jon pritchard" w:date="2026-03-07T12:13:00Z" w16du:dateUtc="2026-03-06T23:13:00Z">
        <w:r w:rsidRPr="00D8666D" w:rsidDel="00167419">
          <w:rPr>
            <w:strike/>
            <w:rPrChange w:id="1702" w:author="jonathan pritchard" w:date="2026-03-05T07:25:00Z" w16du:dateUtc="2026-03-05T07:25:00Z">
              <w:rPr/>
            </w:rPrChange>
          </w:rPr>
          <w:delText xml:space="preserve"> by IHO</w:delText>
        </w:r>
      </w:del>
      <w:r w:rsidRPr="0062074F">
        <w:t xml:space="preserve">,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ins w:id="1703" w:author="jonathan pritchard" w:date="2026-03-11T11:01:00Z" w16du:dateUtc="2026-03-11T11:01:00Z">
        <w:r w:rsidR="00EC7CA3">
          <w:t>:</w:t>
        </w:r>
      </w:ins>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5E72742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ins w:id="1704" w:author="jonathan pritchard" w:date="2026-03-11T11:01:00Z" w16du:dateUtc="2026-03-11T11:01:00Z">
        <w:r w:rsidR="00EC7CA3">
          <w:t>.</w:t>
        </w:r>
      </w:ins>
      <w:del w:id="1705" w:author="jonathan pritchard" w:date="2026-03-11T11:01:00Z" w16du:dateUtc="2026-03-11T11:01:00Z">
        <w:r w:rsidR="009109CA" w:rsidRPr="0062074F" w:rsidDel="00EC7CA3">
          <w:delText>;</w:delText>
        </w:r>
      </w:del>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1706" w:name="_Toc226034987"/>
      <w:r w:rsidRPr="0062074F">
        <w:t xml:space="preserve">Data layers in Display </w:t>
      </w:r>
      <w:r w:rsidR="00500BB0">
        <w:t>B</w:t>
      </w:r>
      <w:r w:rsidRPr="0062074F">
        <w:t>ase and Standard Display</w:t>
      </w:r>
      <w:bookmarkEnd w:id="1706"/>
    </w:p>
    <w:p w14:paraId="66D440FB" w14:textId="64642AA9"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ins w:id="1707"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708" w:author="jon pritchard" w:date="2026-03-07T05:08:00Z" w16du:dateUtc="2026-03-06T16:08:00Z">
        <w:r w:rsidRPr="001C1CAB" w:rsidDel="008303AC">
          <w:rPr>
            <w:sz w:val="20"/>
          </w:rPr>
          <w:delText xml:space="preserve">MSC.530(106) </w:delText>
        </w:r>
      </w:del>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ins w:id="1709" w:author="jonathan pritchard" w:date="2026-03-11T11:01:00Z" w16du:dateUtc="2026-03-11T11:01:00Z">
        <w:r w:rsidR="00EC7CA3">
          <w:t>;</w:t>
        </w:r>
      </w:ins>
    </w:p>
    <w:p w14:paraId="2C7BB667" w14:textId="5163DE6D"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del w:id="1710" w:author="jonathan pritchard" w:date="2026-03-11T11:02:00Z" w16du:dateUtc="2026-03-11T11:02:00Z">
        <w:r w:rsidR="008A4A4B" w:rsidRPr="0062074F" w:rsidDel="00EC7CA3">
          <w:delText xml:space="preserve"> </w:delText>
        </w:r>
      </w:del>
      <w:ins w:id="1711" w:author="jonathan pritchard" w:date="2026-03-11T11:01:00Z" w16du:dateUtc="2026-03-11T11:01:00Z">
        <w:r w:rsidR="00EC7CA3">
          <w:t>;</w:t>
        </w:r>
      </w:ins>
    </w:p>
    <w:p w14:paraId="5C1E2C23" w14:textId="45F0B1B2" w:rsidR="008A4A4B" w:rsidRPr="0062074F" w:rsidDel="004F1CC7" w:rsidRDefault="008A4A4B">
      <w:pPr>
        <w:pStyle w:val="ListParagraph"/>
        <w:numPr>
          <w:ilvl w:val="0"/>
          <w:numId w:val="252"/>
        </w:numPr>
        <w:spacing w:after="60" w:line="240" w:lineRule="auto"/>
        <w:jc w:val="both"/>
        <w:rPr>
          <w:del w:id="1712" w:author="jon pritchard" w:date="2026-03-19T12:57:00Z" w16du:dateUtc="2026-03-19T11:57:00Z"/>
        </w:rPr>
      </w:pPr>
      <w:del w:id="1713" w:author="jon pritchard" w:date="2026-03-19T12:57:00Z" w16du:dateUtc="2026-03-19T11:57:00Z">
        <w:r w:rsidRPr="001C1CAB" w:rsidDel="004F1CC7">
          <w:delText>A</w:delText>
        </w:r>
        <w:r w:rsidRPr="0062074F" w:rsidDel="004F1CC7">
          <w:delText xml:space="preserve">ll other S-100 data products listed in </w:delText>
        </w:r>
        <w:r w:rsidRPr="0062074F" w:rsidDel="004F1CC7">
          <w:fldChar w:fldCharType="begin"/>
        </w:r>
        <w:r w:rsidRPr="0062074F" w:rsidDel="004F1CC7">
          <w:delInstrText xml:space="preserve"> REF _Ref45055302 \r \h </w:delInstrText>
        </w:r>
        <w:r w:rsidR="0062074F" w:rsidDel="004F1CC7">
          <w:delInstrText xml:space="preserve"> \* MERGEFORMAT </w:delInstrText>
        </w:r>
        <w:r w:rsidRPr="0062074F" w:rsidDel="004F1CC7">
          <w:fldChar w:fldCharType="separate"/>
        </w:r>
        <w:r w:rsidRPr="0062074F" w:rsidDel="004F1CC7">
          <w:delText>6.1.1</w:delText>
        </w:r>
        <w:r w:rsidRPr="0062074F" w:rsidDel="004F1CC7">
          <w:fldChar w:fldCharType="end"/>
        </w:r>
        <w:r w:rsidRPr="0062074F" w:rsidDel="004F1CC7">
          <w:delText xml:space="preserve"> must be suppressed.</w:delText>
        </w:r>
      </w:del>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1714" w:name="_Ref42642169"/>
      <w:bookmarkStart w:id="1715" w:name="_Toc226034988"/>
      <w:r w:rsidRPr="0062074F">
        <w:t>Mitigation of d</w:t>
      </w:r>
      <w:r w:rsidR="00A36C96" w:rsidRPr="0062074F">
        <w:t>ata overload</w:t>
      </w:r>
      <w:bookmarkEnd w:id="1714"/>
      <w:bookmarkEnd w:id="1715"/>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lastRenderedPageBreak/>
        <w:t>Selection of standard display, available via a single operator action, provides an additional mitigation to data overload</w:t>
      </w:r>
      <w:ins w:id="1716" w:author="jon pritchard" w:date="2026-03-07T18:09:00Z" w16du:dateUtc="2026-03-07T05:09:00Z">
        <w:r w:rsidR="00512F7B">
          <w:t>.</w:t>
        </w:r>
      </w:ins>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1717" w:name="_Toc226034989"/>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1717"/>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561ED69" w:rsidR="00D85A9D" w:rsidRPr="0062074F" w:rsidRDefault="00161C04" w:rsidP="00AA0332">
      <w:pPr>
        <w:spacing w:after="120" w:line="240" w:lineRule="auto"/>
        <w:jc w:val="both"/>
      </w:pPr>
      <w:r w:rsidRPr="0062074F">
        <w:t xml:space="preserve">Later </w:t>
      </w:r>
      <w:del w:id="1718" w:author="jon pritchard" w:date="2026-03-08T00:20:00Z" w16du:dateUtc="2026-03-08T08:20:00Z">
        <w:r w:rsidRPr="0062074F" w:rsidDel="00E934DF">
          <w:delText xml:space="preserve">sections </w:delText>
        </w:r>
      </w:del>
      <w:ins w:id="1719" w:author="jon pritchard" w:date="2026-03-08T00:20:00Z" w16du:dateUtc="2026-03-08T08:20:00Z">
        <w:r w:rsidR="00E934DF">
          <w:t>clauses</w:t>
        </w:r>
        <w:r w:rsidR="00E934DF" w:rsidRPr="0062074F">
          <w:t xml:space="preserve"> </w:t>
        </w:r>
      </w:ins>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1720" w:name="_Toc226034990"/>
      <w:r w:rsidRPr="0062074F">
        <w:t>Overview of the portrayal process</w:t>
      </w:r>
      <w:bookmarkEnd w:id="1720"/>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4956AB8A" w:rsidR="003E3619" w:rsidRPr="003E3619" w:rsidRDefault="005543C4" w:rsidP="003E3619">
      <w:pPr>
        <w:rPr>
          <w:ins w:id="1721" w:author="jon pritchard" w:date="2026-03-27T08:52:00Z" w16du:dateUtc="2026-03-27T08:52:00Z"/>
        </w:rPr>
      </w:pPr>
      <w:del w:id="1722" w:author="jon pritchard" w:date="2026-03-27T08:52:00Z" w16du:dateUtc="2026-03-27T08:52:00Z">
        <w:r w:rsidRPr="0062074F" w:rsidDel="003E3619">
          <w:delText>S-</w:delText>
        </w:r>
        <w:r w:rsidR="00A5400C" w:rsidRPr="0062074F" w:rsidDel="003E3619">
          <w:delText>100 describes</w:delText>
        </w:r>
        <w:r w:rsidRPr="0062074F" w:rsidDel="003E3619">
          <w:delText xml:space="preserve"> </w:delText>
        </w:r>
        <w:r w:rsidR="00653147" w:rsidRPr="0062074F" w:rsidDel="003E3619">
          <w:delText xml:space="preserve">two different portrayal mechanisms, one based on </w:delText>
        </w:r>
        <w:r w:rsidRPr="0062074F" w:rsidDel="003E3619">
          <w:delText xml:space="preserve">XSLT </w:delText>
        </w:r>
        <w:r w:rsidR="00653147" w:rsidRPr="0062074F" w:rsidDel="003E3619">
          <w:delText xml:space="preserve">templates </w:delText>
        </w:r>
        <w:r w:rsidRPr="0062074F" w:rsidDel="003E3619">
          <w:delText xml:space="preserve">and </w:delText>
        </w:r>
        <w:r w:rsidR="00653147" w:rsidRPr="0062074F" w:rsidDel="003E3619">
          <w:delText xml:space="preserve">the other </w:delText>
        </w:r>
        <w:r w:rsidR="00B42BF5" w:rsidRPr="0062074F" w:rsidDel="003E3619">
          <w:delText xml:space="preserve">based </w:delText>
        </w:r>
        <w:r w:rsidR="00653147" w:rsidRPr="0062074F" w:rsidDel="003E3619">
          <w:delText xml:space="preserve">on </w:delText>
        </w:r>
        <w:r w:rsidR="00756C2F" w:rsidRPr="0062074F" w:rsidDel="003E3619">
          <w:delText xml:space="preserve">the </w:delText>
        </w:r>
      </w:del>
      <w:del w:id="1723" w:author="jon pritchard" w:date="2026-03-26T11:51:00Z" w16du:dateUtc="2026-03-26T11:51:00Z">
        <w:r w:rsidR="00756C2F" w:rsidRPr="0062074F" w:rsidDel="00424790">
          <w:delText xml:space="preserve">scripting </w:delText>
        </w:r>
      </w:del>
      <w:del w:id="1724" w:author="jon pritchard" w:date="2026-03-27T08:52:00Z" w16du:dateUtc="2026-03-27T08:52:00Z">
        <w:r w:rsidR="00E75DD4" w:rsidRPr="0062074F" w:rsidDel="003E3619">
          <w:delText>capability described in S-100 Part 13</w:delText>
        </w:r>
        <w:r w:rsidRPr="0062074F" w:rsidDel="003E3619">
          <w:delText xml:space="preserve">. </w:delText>
        </w:r>
        <w:r w:rsidR="00D5076B" w:rsidRPr="0062074F" w:rsidDel="003E3619">
          <w:delText xml:space="preserve">The </w:delText>
        </w:r>
        <w:r w:rsidR="00653147" w:rsidRPr="0062074F" w:rsidDel="003E3619">
          <w:delText>basic</w:delText>
        </w:r>
        <w:r w:rsidR="00D5076B" w:rsidRPr="0062074F" w:rsidDel="003E3619">
          <w:delText xml:space="preserve"> portrayal process is </w:delText>
        </w:r>
        <w:r w:rsidR="00653147" w:rsidRPr="0062074F" w:rsidDel="003E3619">
          <w:delText xml:space="preserve">the same for both, and is </w:delText>
        </w:r>
        <w:r w:rsidR="00D5076B" w:rsidRPr="0062074F" w:rsidDel="003E3619">
          <w:delText>described in S-100 Part 9</w:delText>
        </w:r>
        <w:r w:rsidR="0081247B" w:rsidRPr="0062074F" w:rsidDel="003E3619">
          <w:delText xml:space="preserve"> and 9a</w:delText>
        </w:r>
        <w:r w:rsidR="00D5076B" w:rsidRPr="0062074F" w:rsidDel="003E3619">
          <w:delText>.</w:delText>
        </w:r>
        <w:r w:rsidR="00F42EC6" w:rsidRPr="0062074F" w:rsidDel="003E3619">
          <w:delText xml:space="preserve"> </w:delText>
        </w:r>
      </w:del>
      <w:ins w:id="1725" w:author="jon pritchard" w:date="2026-03-27T08:52:00Z" w16du:dateUtc="2026-03-27T08:52:00Z">
        <w:r w:rsidR="003E3619" w:rsidRPr="003E3619">
          <w:t>S-100 defines two different portrayal mechanisms, one based on XSLT templates and the other based on Lua programming. The basic portrayal process is the same for both, and is described in S-100 Part 9. For the S-100 product specifications listed in 6.1.1, the ECDIS must at least support Lua based portrayal catalogues in accordance with Part 9a and Part 13</w:t>
        </w:r>
      </w:ins>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Heading2"/>
      </w:pPr>
      <w:bookmarkStart w:id="1726" w:name="_Toc226034991"/>
      <w:r w:rsidRPr="0062074F">
        <w:t xml:space="preserve">Elements of </w:t>
      </w:r>
      <w:r w:rsidR="00AD2F07" w:rsidRPr="0062074F">
        <w:t>S-100 P</w:t>
      </w:r>
      <w:r w:rsidRPr="0062074F">
        <w:t>ortrayal</w:t>
      </w:r>
      <w:bookmarkEnd w:id="1726"/>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1727" w:name="_Toc226034992"/>
      <w:r w:rsidRPr="0062074F">
        <w:t>Pixmaps</w:t>
      </w:r>
      <w:bookmarkEnd w:id="1727"/>
    </w:p>
    <w:p w14:paraId="30373C0E" w14:textId="6F92C22F" w:rsidR="00EE62F6" w:rsidRPr="0062074F" w:rsidRDefault="0016682D" w:rsidP="00A52928">
      <w:pPr>
        <w:spacing w:after="120" w:line="240" w:lineRule="auto"/>
        <w:jc w:val="both"/>
      </w:pPr>
      <w:r w:rsidRPr="0062074F">
        <w:t xml:space="preserve">Pixmaps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1728" w:name="_Toc226034993"/>
      <w:r w:rsidRPr="0062074F">
        <w:t xml:space="preserve">Colour </w:t>
      </w:r>
      <w:r w:rsidR="00E75C72" w:rsidRPr="0062074F">
        <w:t>c</w:t>
      </w:r>
      <w:r w:rsidRPr="0062074F">
        <w:t xml:space="preserve">oding </w:t>
      </w:r>
      <w:r w:rsidR="00E75C72" w:rsidRPr="0062074F">
        <w:t>s</w:t>
      </w:r>
      <w:r w:rsidRPr="0062074F">
        <w:t>cheme</w:t>
      </w:r>
      <w:bookmarkEnd w:id="1728"/>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0D116B0E"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ins w:id="1729" w:author="jon pritchard" w:date="2026-03-07T05:09:00Z" w16du:dateUtc="2026-03-06T16:09: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730" w:author="jon pritchard" w:date="2026-03-07T05:09:00Z" w16du:dateUtc="2026-03-06T16:09:00Z">
        <w:r w:rsidR="002759B2" w:rsidRPr="0062074F" w:rsidDel="008303AC">
          <w:delText xml:space="preserve">MSC </w:delText>
        </w:r>
        <w:r w:rsidR="00F00C10" w:rsidRPr="0062074F" w:rsidDel="008303AC">
          <w:delText>530(106)</w:delText>
        </w:r>
        <w:r w:rsidR="002759B2" w:rsidRPr="0062074F" w:rsidDel="008303AC">
          <w:delText xml:space="preserve"> </w:delText>
        </w:r>
      </w:del>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1731" w:name="_Toc226034994"/>
      <w:r w:rsidRPr="0062074F">
        <w:t>Symbols</w:t>
      </w:r>
      <w:bookmarkEnd w:id="1731"/>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1732" w:name="_Toc226034995"/>
      <w:r w:rsidRPr="0062074F">
        <w:lastRenderedPageBreak/>
        <w:t xml:space="preserve">Area </w:t>
      </w:r>
      <w:r w:rsidR="00E75C72" w:rsidRPr="0062074F">
        <w:t>f</w:t>
      </w:r>
      <w:r w:rsidRPr="0062074F">
        <w:t>ills</w:t>
      </w:r>
      <w:bookmarkEnd w:id="1732"/>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commentRangeStart w:id="1733"/>
      <w:commentRangeStart w:id="1734"/>
      <w:r w:rsidRPr="004F4B90">
        <w:rPr>
          <w:rPrChange w:id="1735" w:author="jonathan pritchard" w:date="2026-04-04T11:18:00Z" w16du:dateUtc="2026-04-04T10:18:00Z">
            <w:rPr>
              <w:highlight w:val="yellow"/>
            </w:rPr>
          </w:rPrChange>
        </w:rPr>
        <w:t xml:space="preserve">Area boundaries </w:t>
      </w:r>
      <w:r w:rsidR="00771A11" w:rsidRPr="004F4B90">
        <w:rPr>
          <w:rPrChange w:id="1736" w:author="jonathan pritchard" w:date="2026-04-04T11:18:00Z" w16du:dateUtc="2026-04-04T10:18:00Z">
            <w:rPr>
              <w:highlight w:val="yellow"/>
            </w:rPr>
          </w:rPrChange>
        </w:rPr>
        <w:t>should</w:t>
      </w:r>
      <w:r w:rsidRPr="004F4B90">
        <w:rPr>
          <w:rPrChange w:id="1737" w:author="jonathan pritchard" w:date="2026-04-04T11:18:00Z" w16du:dateUtc="2026-04-04T10:18:00Z">
            <w:rPr>
              <w:highlight w:val="yellow"/>
            </w:rPr>
          </w:rPrChange>
        </w:rPr>
        <w:t xml:space="preserve"> not be visible on the edge of the display window when the display window is enclosed by an area</w:t>
      </w:r>
      <w:r w:rsidR="005E0B00" w:rsidRPr="004F4B90">
        <w:rPr>
          <w:rPrChange w:id="1738" w:author="jonathan pritchard" w:date="2026-04-04T11:18:00Z" w16du:dateUtc="2026-04-04T10:18:00Z">
            <w:rPr>
              <w:highlight w:val="yellow"/>
            </w:rPr>
          </w:rPrChange>
        </w:rPr>
        <w:t>.</w:t>
      </w:r>
      <w:r w:rsidR="00771A11" w:rsidRPr="004F4B90">
        <w:rPr>
          <w:rPrChange w:id="1739" w:author="jonathan pritchard" w:date="2026-04-04T11:18:00Z" w16du:dateUtc="2026-04-04T10:18:00Z">
            <w:rPr>
              <w:highlight w:val="yellow"/>
            </w:rPr>
          </w:rPrChange>
        </w:rPr>
        <w:t xml:space="preserve"> Howeve</w:t>
      </w:r>
      <w:r w:rsidR="00B87412" w:rsidRPr="004F4B90">
        <w:rPr>
          <w:rPrChange w:id="1740" w:author="jonathan pritchard" w:date="2026-04-04T11:18:00Z" w16du:dateUtc="2026-04-04T10:18:00Z">
            <w:rPr>
              <w:highlight w:val="yellow"/>
            </w:rPr>
          </w:rPrChange>
        </w:rPr>
        <w:t>r</w:t>
      </w:r>
      <w:r w:rsidR="00771A11" w:rsidRPr="004F4B90">
        <w:rPr>
          <w:rPrChange w:id="1741" w:author="jonathan pritchard" w:date="2026-04-04T11:18:00Z" w16du:dateUtc="2026-04-04T10:18:00Z">
            <w:rPr>
              <w:highlight w:val="yellow"/>
            </w:rPr>
          </w:rPrChange>
        </w:rPr>
        <w:t>, if the boundary is actually on the edge of the display window, it should be visible.</w:t>
      </w:r>
      <w:commentRangeEnd w:id="1733"/>
      <w:r w:rsidR="00185AA6" w:rsidRPr="0062074F">
        <w:rPr>
          <w:rStyle w:val="CommentReference"/>
          <w:sz w:val="20"/>
          <w:lang w:val="en-GB"/>
        </w:rPr>
        <w:commentReference w:id="1733"/>
      </w:r>
      <w:commentRangeEnd w:id="1734"/>
      <w:r w:rsidR="00185AA6" w:rsidRPr="0062074F">
        <w:rPr>
          <w:rStyle w:val="CommentReference"/>
          <w:sz w:val="20"/>
          <w:lang w:val="en-GB"/>
        </w:rPr>
        <w:commentReference w:id="1734"/>
      </w:r>
    </w:p>
    <w:p w14:paraId="65D15267" w14:textId="5386D25C" w:rsidR="00EE220D" w:rsidRPr="0062074F" w:rsidRDefault="00EE220D" w:rsidP="00A13F5A">
      <w:pPr>
        <w:pStyle w:val="Heading3"/>
      </w:pPr>
      <w:bookmarkStart w:id="1742" w:name="_Toc194061679"/>
      <w:bookmarkStart w:id="1743" w:name="_Toc194067069"/>
      <w:bookmarkStart w:id="1744" w:name="_Toc226034996"/>
      <w:bookmarkEnd w:id="1742"/>
      <w:bookmarkEnd w:id="1743"/>
      <w:r w:rsidRPr="0062074F">
        <w:t xml:space="preserve">Line </w:t>
      </w:r>
      <w:r w:rsidR="00E75C72" w:rsidRPr="0062074F">
        <w:t>s</w:t>
      </w:r>
      <w:r w:rsidRPr="0062074F">
        <w:t>tyles</w:t>
      </w:r>
      <w:bookmarkEnd w:id="1744"/>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Complex linestyles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1745" w:name="_Toc175130120"/>
      <w:bookmarkStart w:id="1746" w:name="_Toc226034997"/>
      <w:bookmarkEnd w:id="1745"/>
      <w:r w:rsidRPr="0062074F">
        <w:t>Portrayal of Shared Edges.</w:t>
      </w:r>
      <w:bookmarkEnd w:id="1746"/>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1747" w:name="_Toc226034998"/>
      <w:r w:rsidRPr="0062074F">
        <w:t>Text</w:t>
      </w:r>
      <w:bookmarkEnd w:id="1747"/>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r w:rsidRPr="0062074F">
        <w:rPr>
          <w:b/>
          <w:bCs/>
        </w:rPr>
        <w:t>TextPlacement</w:t>
      </w:r>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1748" w:name="_Ref44530594"/>
      <w:bookmarkStart w:id="1749" w:name="_Toc226034999"/>
      <w:r w:rsidRPr="0062074F">
        <w:t>Style sheets</w:t>
      </w:r>
      <w:bookmarkEnd w:id="1748"/>
      <w:bookmarkEnd w:id="1749"/>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1750" w:name="_Toc226035000"/>
      <w:r w:rsidRPr="0062074F">
        <w:t>Display planes</w:t>
      </w:r>
      <w:bookmarkEnd w:id="1750"/>
    </w:p>
    <w:p w14:paraId="691481A3" w14:textId="38668B8D" w:rsidR="001534DA" w:rsidRPr="0062074F" w:rsidRDefault="001534DA" w:rsidP="00A52928">
      <w:pPr>
        <w:spacing w:after="120" w:line="240" w:lineRule="auto"/>
        <w:jc w:val="both"/>
      </w:pPr>
      <w:r w:rsidRPr="0062074F">
        <w:t xml:space="preserve">Display planes are used to split the output of the portrayal functions into </w:t>
      </w:r>
      <w:del w:id="1751" w:author="jonathan pritchard" w:date="2026-03-10T10:24:00Z" w16du:dateUtc="2026-03-10T10:24:00Z">
        <w:r w:rsidR="002C40AA" w:rsidRPr="0062074F" w:rsidDel="00175BA0">
          <w:delText xml:space="preserve">mutually exclusive </w:delText>
        </w:r>
      </w:del>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1752" w:name="_Toc226035001"/>
      <w:r w:rsidRPr="0062074F">
        <w:t xml:space="preserve">Display </w:t>
      </w:r>
      <w:r w:rsidR="001949CA" w:rsidRPr="0062074F">
        <w:t xml:space="preserve">(drawing) </w:t>
      </w:r>
      <w:r w:rsidR="00E75C72" w:rsidRPr="0062074F">
        <w:t>p</w:t>
      </w:r>
      <w:r w:rsidRPr="0062074F">
        <w:t>riorities</w:t>
      </w:r>
      <w:bookmarkEnd w:id="1752"/>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1753" w:name="_Toc226035002"/>
      <w:r w:rsidRPr="0062074F">
        <w:t>Viewing groups</w:t>
      </w:r>
      <w:bookmarkEnd w:id="1753"/>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754" w:name="_Toc226035003"/>
      <w:r w:rsidRPr="0062074F">
        <w:t>Viewing group layers</w:t>
      </w:r>
      <w:bookmarkEnd w:id="1754"/>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755" w:name="_Toc226035004"/>
      <w:r w:rsidRPr="0062074F">
        <w:t>Display modes</w:t>
      </w:r>
      <w:bookmarkEnd w:id="1755"/>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756" w:name="_Toc188368609"/>
      <w:bookmarkStart w:id="1757" w:name="_Toc188621811"/>
      <w:bookmarkStart w:id="1758" w:name="_Toc188950392"/>
      <w:bookmarkStart w:id="1759" w:name="_Toc188968308"/>
      <w:bookmarkStart w:id="1760" w:name="_Toc188968533"/>
      <w:bookmarkStart w:id="1761" w:name="_Toc188368610"/>
      <w:bookmarkStart w:id="1762" w:name="_Toc188621812"/>
      <w:bookmarkStart w:id="1763" w:name="_Toc188950393"/>
      <w:bookmarkStart w:id="1764" w:name="_Toc188968309"/>
      <w:bookmarkStart w:id="1765" w:name="_Toc188968534"/>
      <w:bookmarkStart w:id="1766" w:name="_Toc226035005"/>
      <w:bookmarkEnd w:id="1756"/>
      <w:bookmarkEnd w:id="1757"/>
      <w:bookmarkEnd w:id="1758"/>
      <w:bookmarkEnd w:id="1759"/>
      <w:bookmarkEnd w:id="1760"/>
      <w:bookmarkEnd w:id="1761"/>
      <w:bookmarkEnd w:id="1762"/>
      <w:bookmarkEnd w:id="1763"/>
      <w:bookmarkEnd w:id="1764"/>
      <w:bookmarkEnd w:id="1765"/>
      <w:r w:rsidRPr="0062074F">
        <w:t>Rules</w:t>
      </w:r>
      <w:bookmarkEnd w:id="1766"/>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767" w:name="_Ref44796990"/>
      <w:bookmarkStart w:id="1768" w:name="_Toc226035006"/>
      <w:r w:rsidRPr="0062074F">
        <w:lastRenderedPageBreak/>
        <w:t>Context</w:t>
      </w:r>
      <w:bookmarkEnd w:id="1767"/>
      <w:bookmarkEnd w:id="1768"/>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769" w:name="_Toc226035007"/>
      <w:r w:rsidRPr="0062074F">
        <w:t>Validity times</w:t>
      </w:r>
      <w:bookmarkEnd w:id="1769"/>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r w:rsidR="00BA119C" w:rsidRPr="003D72A2">
        <w:rPr>
          <w:i/>
          <w:iCs/>
        </w:rPr>
        <w:t>dateStart</w:t>
      </w:r>
      <w:r w:rsidR="00BA119C" w:rsidRPr="0062074F">
        <w:t xml:space="preserve"> and </w:t>
      </w:r>
      <w:r w:rsidR="00BA119C" w:rsidRPr="003D72A2">
        <w:rPr>
          <w:i/>
          <w:iCs/>
        </w:rPr>
        <w:t>dateEnd</w:t>
      </w:r>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4C20F3CF" w:rsidR="0018654C" w:rsidRPr="0062074F" w:rsidRDefault="00172E40" w:rsidP="00DB7CFE">
      <w:pPr>
        <w:pStyle w:val="Heading2"/>
      </w:pPr>
      <w:bookmarkStart w:id="1770" w:name="_Toc226035008"/>
      <w:r w:rsidRPr="0062074F">
        <w:t xml:space="preserve">The </w:t>
      </w:r>
      <w:r w:rsidR="00EA650D" w:rsidRPr="0062074F">
        <w:t>Aler</w:t>
      </w:r>
      <w:ins w:id="1771" w:author="jon pritchard" w:date="2026-03-07T08:51:00Z" w16du:dateUtc="2026-03-06T19:51:00Z">
        <w:r w:rsidR="007E60A6">
          <w:t xml:space="preserve">t </w:t>
        </w:r>
      </w:ins>
      <w:del w:id="1772" w:author="jon pritchard" w:date="2026-03-07T08:51:00Z" w16du:dateUtc="2026-03-06T19:51:00Z">
        <w:r w:rsidR="00EA650D" w:rsidRPr="0062074F" w:rsidDel="007E60A6">
          <w:delText>ts</w:delText>
        </w:r>
        <w:r w:rsidRPr="0062074F" w:rsidDel="007E60A6">
          <w:delText xml:space="preserve"> </w:delText>
        </w:r>
        <w:r w:rsidR="00D90794" w:rsidRPr="0062074F" w:rsidDel="007E60A6">
          <w:delText xml:space="preserve">and Indications </w:delText>
        </w:r>
      </w:del>
      <w:r w:rsidRPr="0062074F">
        <w:t>Catalogue</w:t>
      </w:r>
      <w:bookmarkEnd w:id="1770"/>
    </w:p>
    <w:p w14:paraId="72134CB6" w14:textId="43F3D338"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del w:id="1773" w:author="jon pritchard" w:date="2026-03-07T08:51:00Z" w16du:dateUtc="2026-03-06T19:51:00Z">
        <w:r w:rsidRPr="0062074F" w:rsidDel="007E60A6">
          <w:rPr>
            <w:sz w:val="20"/>
          </w:rPr>
          <w:delText xml:space="preserve">s </w:delText>
        </w:r>
        <w:r w:rsidR="00D90794" w:rsidRPr="0062074F" w:rsidDel="007E60A6">
          <w:rPr>
            <w:sz w:val="20"/>
          </w:rPr>
          <w:delText>and Indications</w:delText>
        </w:r>
      </w:del>
      <w:r w:rsidR="00D90794" w:rsidRPr="0062074F">
        <w:rPr>
          <w:sz w:val="20"/>
        </w:rPr>
        <w:t xml:space="preserve"> </w:t>
      </w:r>
      <w:r w:rsidR="003B3F16" w:rsidRPr="0062074F">
        <w:rPr>
          <w:sz w:val="20"/>
        </w:rPr>
        <w:t>C</w:t>
      </w:r>
      <w:r w:rsidRPr="0062074F">
        <w:rPr>
          <w:sz w:val="20"/>
        </w:rPr>
        <w:t>atalogue</w:t>
      </w:r>
      <w:ins w:id="1774" w:author="jon pritchard" w:date="2026-03-07T08:52:00Z" w16du:dateUtc="2026-03-06T19:52:00Z">
        <w:r w:rsidR="007E60A6">
          <w:rPr>
            <w:sz w:val="20"/>
          </w:rPr>
          <w:t xml:space="preserve"> (S-100 9-13.4)</w:t>
        </w:r>
      </w:ins>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775" w:name="_Ref49380568"/>
    </w:p>
    <w:p w14:paraId="6D762915" w14:textId="43B75661" w:rsidR="00BC555A" w:rsidRPr="0062074F" w:rsidRDefault="00FD648E" w:rsidP="00A13F5A">
      <w:pPr>
        <w:pStyle w:val="Heading1"/>
      </w:pPr>
      <w:bookmarkStart w:id="1776" w:name="_Toc226035009"/>
      <w:r w:rsidRPr="0062074F">
        <w:t>Display Organisation</w:t>
      </w:r>
      <w:r w:rsidR="00A80530" w:rsidRPr="0062074F">
        <w:t xml:space="preserve"> and Operation</w:t>
      </w:r>
      <w:bookmarkEnd w:id="1775"/>
      <w:bookmarkEnd w:id="1776"/>
    </w:p>
    <w:p w14:paraId="501C6929" w14:textId="7DAEDB8F" w:rsidR="00D37328" w:rsidRPr="0062074F" w:rsidRDefault="00D37328" w:rsidP="00DB7CFE">
      <w:pPr>
        <w:pStyle w:val="Heading2"/>
      </w:pPr>
      <w:bookmarkStart w:id="1777" w:name="_Toc38829553"/>
      <w:bookmarkStart w:id="1778" w:name="_Toc38830056"/>
      <w:bookmarkStart w:id="1779" w:name="_Ref49480223"/>
      <w:bookmarkStart w:id="1780" w:name="_Ref49480231"/>
      <w:bookmarkStart w:id="1781" w:name="_Toc226035010"/>
      <w:bookmarkStart w:id="1782" w:name="_Hlk167438924"/>
      <w:bookmarkEnd w:id="1777"/>
      <w:bookmarkEnd w:id="1778"/>
      <w:r w:rsidRPr="0062074F">
        <w:t xml:space="preserve">Display of </w:t>
      </w:r>
      <w:r w:rsidR="00950DDE" w:rsidRPr="0062074F">
        <w:t>non-</w:t>
      </w:r>
      <w:r w:rsidR="00716B39" w:rsidRPr="0062074F">
        <w:t>S-100</w:t>
      </w:r>
      <w:r w:rsidR="00950DDE" w:rsidRPr="0062074F">
        <w:t xml:space="preserve"> </w:t>
      </w:r>
      <w:r w:rsidRPr="0062074F">
        <w:t>information</w:t>
      </w:r>
      <w:bookmarkEnd w:id="1779"/>
      <w:bookmarkEnd w:id="1780"/>
      <w:bookmarkEnd w:id="1781"/>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783" w:name="_Ref49482794"/>
      <w:bookmarkStart w:id="1784" w:name="_Ref178773055"/>
      <w:bookmarkStart w:id="1785" w:name="_Ref179768848"/>
      <w:bookmarkStart w:id="1786" w:name="_Toc226035011"/>
      <w:r w:rsidRPr="0062074F">
        <w:t xml:space="preserve">Distinguishing between </w:t>
      </w:r>
      <w:r w:rsidR="0052443F" w:rsidRPr="0062074F">
        <w:t xml:space="preserve">official </w:t>
      </w:r>
      <w:r w:rsidR="000F4DF4" w:rsidRPr="0062074F">
        <w:t xml:space="preserve">S-100 </w:t>
      </w:r>
      <w:r w:rsidRPr="0062074F">
        <w:t>data and additional data</w:t>
      </w:r>
      <w:bookmarkEnd w:id="1783"/>
      <w:bookmarkEnd w:id="1784"/>
      <w:bookmarkEnd w:id="1785"/>
      <w:bookmarkEnd w:id="1786"/>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w:t>
      </w:r>
      <w:r w:rsidR="00C1137D" w:rsidRPr="0062074F">
        <w:rPr>
          <w:rFonts w:cs="Arial"/>
        </w:rPr>
        <w:lastRenderedPageBreak/>
        <w:t>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782"/>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787" w:name="_Toc175130138"/>
      <w:bookmarkStart w:id="1788" w:name="_Toc175130139"/>
      <w:bookmarkStart w:id="1789" w:name="_Ref49484794"/>
      <w:bookmarkStart w:id="1790" w:name="_Toc226035012"/>
      <w:bookmarkEnd w:id="1787"/>
      <w:bookmarkEnd w:id="1788"/>
      <w:r w:rsidRPr="0062074F">
        <w:t>Supplemental display items</w:t>
      </w:r>
      <w:bookmarkEnd w:id="1789"/>
      <w:bookmarkEnd w:id="1790"/>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541ADA31"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w:t>
      </w:r>
      <w:del w:id="1791" w:author="jon pritchard" w:date="2026-03-17T09:07:00Z" w16du:dateUtc="2026-03-17T08:07:00Z">
        <w:r w:rsidR="008C77AA" w:rsidRPr="0062074F" w:rsidDel="005F4566">
          <w:delText xml:space="preserve"> </w:delText>
        </w:r>
        <w:r w:rsidR="008C77AA" w:rsidRPr="005F4566" w:rsidDel="005F4566">
          <w:fldChar w:fldCharType="begin"/>
        </w:r>
        <w:r w:rsidR="008C77AA" w:rsidRPr="005F4566" w:rsidDel="005F4566">
          <w:delInstrText xml:space="preserve"> REF _Ref167188547 \r \h </w:delInstrText>
        </w:r>
        <w:r w:rsidR="0062074F" w:rsidRPr="005F4566" w:rsidDel="005F4566">
          <w:delInstrText xml:space="preserve"> \* MERGEFORMAT </w:delInstrText>
        </w:r>
        <w:r w:rsidR="008C77AA" w:rsidRPr="005F4566" w:rsidDel="005F4566">
          <w:fldChar w:fldCharType="separate"/>
        </w:r>
      </w:del>
      <w:ins w:id="1792" w:author="jonathan pritchard" w:date="2026-03-11T14:48:00Z" w16du:dateUtc="2026-03-11T14:48:00Z">
        <w:del w:id="1793" w:author="jon pritchard" w:date="2026-03-17T09:07:00Z" w16du:dateUtc="2026-03-17T08:07:00Z">
          <w:r w:rsidR="004B50D9" w:rsidRPr="005F4566" w:rsidDel="005F4566">
            <w:delText>8.1.4</w:delText>
          </w:r>
        </w:del>
      </w:ins>
      <w:del w:id="1794" w:author="jon pritchard" w:date="2026-03-17T09:07:00Z" w16du:dateUtc="2026-03-17T08:07:00Z">
        <w:r w:rsidR="00A74A4F" w:rsidRPr="005F4566" w:rsidDel="005F4566">
          <w:delText>9.1.5</w:delText>
        </w:r>
        <w:r w:rsidR="008C77AA" w:rsidRPr="005F4566" w:rsidDel="005F4566">
          <w:fldChar w:fldCharType="end"/>
        </w:r>
      </w:del>
      <w:ins w:id="1795" w:author="jon pritchard" w:date="2026-03-17T09:07:00Z" w16du:dateUtc="2026-03-17T08:07:00Z">
        <w:r w:rsidR="005F4566" w:rsidRPr="005F4566">
          <w:t xml:space="preserve"> </w:t>
        </w:r>
        <w:r w:rsidR="005F4566" w:rsidRPr="005F4566">
          <w:rPr>
            <w:rPrChange w:id="1796" w:author="jon pritchard" w:date="2026-03-17T09:07:00Z" w16du:dateUtc="2026-03-17T08:07:00Z">
              <w:rPr>
                <w:strike/>
              </w:rPr>
            </w:rPrChange>
          </w:rPr>
          <w:fldChar w:fldCharType="begin"/>
        </w:r>
        <w:r w:rsidR="005F4566" w:rsidRPr="005F4566">
          <w:rPr>
            <w:rPrChange w:id="1797" w:author="jon pritchard" w:date="2026-03-17T09:07:00Z" w16du:dateUtc="2026-03-17T08:07:00Z">
              <w:rPr>
                <w:strike/>
              </w:rPr>
            </w:rPrChange>
          </w:rPr>
          <w:instrText xml:space="preserve"> REF _Ref48912766 \r \h  \* MERGEFORMAT </w:instrText>
        </w:r>
      </w:ins>
      <w:ins w:id="1798" w:author="jon pritchard" w:date="2026-03-17T09:07:00Z" w16du:dateUtc="2026-03-17T08:07:00Z">
        <w:r w:rsidR="005F4566" w:rsidRPr="005F4566">
          <w:rPr>
            <w:rPrChange w:id="1799" w:author="jon pritchard" w:date="2026-03-17T09:07:00Z" w16du:dateUtc="2026-03-17T08:07:00Z">
              <w:rPr>
                <w:strike/>
              </w:rPr>
            </w:rPrChange>
          </w:rPr>
          <w:fldChar w:fldCharType="separate"/>
        </w:r>
        <w:r w:rsidR="005F4566" w:rsidRPr="005F4566">
          <w:rPr>
            <w:rPrChange w:id="1800" w:author="jon pritchard" w:date="2026-03-17T09:07:00Z" w16du:dateUtc="2026-03-17T08:07:00Z">
              <w:rPr>
                <w:strike/>
              </w:rPr>
            </w:rPrChange>
          </w:rPr>
          <w:t>11.10.1</w:t>
        </w:r>
        <w:r w:rsidR="005F4566" w:rsidRPr="005F4566">
          <w:rPr>
            <w:rPrChange w:id="1801" w:author="jon pritchard" w:date="2026-03-17T09:07:00Z" w16du:dateUtc="2026-03-17T08:07:00Z">
              <w:rPr>
                <w:strike/>
              </w:rPr>
            </w:rPrChange>
          </w:rPr>
          <w:fldChar w:fldCharType="end"/>
        </w:r>
      </w:ins>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7348C22D" w:rsidR="00282925" w:rsidRPr="0062074F" w:rsidRDefault="005F4566" w:rsidP="00AE2737">
      <w:pPr>
        <w:pStyle w:val="ListParagraph"/>
        <w:numPr>
          <w:ilvl w:val="0"/>
          <w:numId w:val="25"/>
        </w:numPr>
        <w:spacing w:after="60" w:line="240" w:lineRule="auto"/>
        <w:jc w:val="both"/>
      </w:pPr>
      <w:ins w:id="1802" w:author="jon pritchard" w:date="2026-03-17T09:07:00Z" w16du:dateUtc="2026-03-17T08:07:00Z">
        <w:r>
          <w:t>T</w:t>
        </w:r>
      </w:ins>
      <w:del w:id="1803" w:author="jon pritchard" w:date="2026-03-17T09:07:00Z" w16du:dateUtc="2026-03-17T08:07:00Z">
        <w:r w:rsidR="00282925" w:rsidRPr="0062074F" w:rsidDel="005F4566">
          <w:delText>t</w:delText>
        </w:r>
      </w:del>
      <w:r w:rsidR="00282925" w:rsidRPr="0062074F">
        <w: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5356FA5B" w:rsidR="00D755A5" w:rsidRPr="0062074F" w:rsidRDefault="00491401" w:rsidP="00AE2737">
      <w:pPr>
        <w:pStyle w:val="ListParagraph"/>
        <w:numPr>
          <w:ilvl w:val="0"/>
          <w:numId w:val="25"/>
        </w:numPr>
        <w:spacing w:after="60" w:line="240" w:lineRule="auto"/>
        <w:jc w:val="both"/>
      </w:pPr>
      <w:r w:rsidRPr="0062074F">
        <w:t>Black</w:t>
      </w:r>
      <w:ins w:id="1804" w:author="jon pritchard" w:date="2026-03-07T12:45:00Z" w16du:dateUtc="2026-03-06T23:45:00Z">
        <w:r w:rsidR="00714B6A">
          <w:t>-</w:t>
        </w:r>
      </w:ins>
      <w:del w:id="1805" w:author="jon pritchard" w:date="2026-03-07T12:45:00Z" w16du:dateUtc="2026-03-06T23:45:00Z">
        <w:r w:rsidRPr="0062074F" w:rsidDel="00714B6A">
          <w:delText xml:space="preserve"> </w:delText>
        </w:r>
      </w:del>
      <w:r w:rsidRPr="0062074F">
        <w:t>adjust symbol for contrast adjustment</w:t>
      </w:r>
      <w:r w:rsidR="00D755A5" w:rsidRPr="0062074F">
        <w:t>;</w:t>
      </w:r>
    </w:p>
    <w:p w14:paraId="7D8FF987" w14:textId="53426DB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del w:id="1806" w:author="jon pritchard" w:date="2026-03-07T12:32:00Z" w16du:dateUtc="2026-03-06T23:32:00Z">
        <w:r w:rsidR="00330D8D" w:rsidRPr="0062074F" w:rsidDel="003C1749">
          <w:delText xml:space="preserve"> </w:delText>
        </w:r>
        <w:r w:rsidR="003222A6" w:rsidRPr="0062074F" w:rsidDel="003C1749">
          <w:delText xml:space="preserve"> </w:delText>
        </w:r>
      </w:del>
      <w:ins w:id="1807" w:author="jon pritchard" w:date="2026-03-07T12:32:00Z" w16du:dateUtc="2026-03-06T23:32:00Z">
        <w:r w:rsidR="003C1749">
          <w:t xml:space="preserve"> </w:t>
        </w:r>
      </w:ins>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76307245" w:rsidR="00D755A5" w:rsidRPr="006F00D6" w:rsidDel="005F4566" w:rsidRDefault="00D755A5" w:rsidP="00D755A5">
      <w:pPr>
        <w:pStyle w:val="Heading3"/>
        <w:rPr>
          <w:del w:id="1808" w:author="jon pritchard" w:date="2026-03-17T09:07:00Z" w16du:dateUtc="2026-03-17T08:07:00Z"/>
          <w:strike/>
          <w:rPrChange w:id="1809" w:author="jonathan pritchard" w:date="2026-03-11T14:51:00Z" w16du:dateUtc="2026-03-11T14:51:00Z">
            <w:rPr>
              <w:del w:id="1810" w:author="jon pritchard" w:date="2026-03-17T09:07:00Z" w16du:dateUtc="2026-03-17T08:07:00Z"/>
            </w:rPr>
          </w:rPrChange>
        </w:rPr>
      </w:pPr>
      <w:del w:id="1811" w:author="jon pritchard" w:date="2026-03-17T09:07:00Z" w16du:dateUtc="2026-03-17T08:07:00Z">
        <w:r w:rsidRPr="006F00D6" w:rsidDel="005F4566">
          <w:rPr>
            <w:b w:val="0"/>
            <w:bCs w:val="0"/>
            <w:strike/>
            <w:rPrChange w:id="1812" w:author="jonathan pritchard" w:date="2026-03-11T14:51:00Z" w16du:dateUtc="2026-03-11T14:51:00Z">
              <w:rPr>
                <w:b w:val="0"/>
                <w:bCs w:val="0"/>
              </w:rPr>
            </w:rPrChange>
          </w:rPr>
          <w:delText>Navigational Warning functions</w:delText>
        </w:r>
        <w:bookmarkStart w:id="1813" w:name="_Toc226035013"/>
        <w:bookmarkEnd w:id="1813"/>
      </w:del>
    </w:p>
    <w:p w14:paraId="622BFA03" w14:textId="0A4D00B1" w:rsidR="00A13F5A" w:rsidRPr="006F00D6" w:rsidDel="005F4566" w:rsidRDefault="000F4DF4" w:rsidP="00530F27">
      <w:pPr>
        <w:rPr>
          <w:del w:id="1814" w:author="jon pritchard" w:date="2026-03-17T09:07:00Z" w16du:dateUtc="2026-03-17T08:07:00Z"/>
          <w:b/>
          <w:bCs/>
          <w:strike/>
          <w:rPrChange w:id="1815" w:author="jonathan pritchard" w:date="2026-03-11T14:51:00Z" w16du:dateUtc="2026-03-11T14:51:00Z">
            <w:rPr>
              <w:del w:id="1816" w:author="jon pritchard" w:date="2026-03-17T09:07:00Z" w16du:dateUtc="2026-03-17T08:07:00Z"/>
              <w:b/>
              <w:bCs/>
            </w:rPr>
          </w:rPrChange>
        </w:rPr>
      </w:pPr>
      <w:del w:id="1817" w:author="jon pritchard" w:date="2026-03-17T09:07:00Z" w16du:dateUtc="2026-03-17T08:07:00Z">
        <w:r w:rsidRPr="006F00D6" w:rsidDel="005F4566">
          <w:rPr>
            <w:strike/>
            <w:rPrChange w:id="1818" w:author="jonathan pritchard" w:date="2026-03-11T14:51:00Z" w16du:dateUtc="2026-03-11T14:51:00Z">
              <w:rPr/>
            </w:rPrChange>
          </w:rPr>
          <w:delText xml:space="preserve">Specification for the display of navigational warnings are contained in </w:delText>
        </w:r>
      </w:del>
      <w:del w:id="1819" w:author="jon pritchard" w:date="2026-03-08T00:20:00Z" w16du:dateUtc="2026-03-08T08:20:00Z">
        <w:r w:rsidRPr="006F00D6" w:rsidDel="00E934DF">
          <w:rPr>
            <w:strike/>
            <w:rPrChange w:id="1820" w:author="jonathan pritchard" w:date="2026-03-11T14:51:00Z" w16du:dateUtc="2026-03-11T14:51:00Z">
              <w:rPr/>
            </w:rPrChange>
          </w:rPr>
          <w:delText xml:space="preserve">section </w:delText>
        </w:r>
      </w:del>
      <w:del w:id="1821" w:author="jon pritchard" w:date="2026-03-17T09:07:00Z" w16du:dateUtc="2026-03-17T08:07:00Z">
        <w:r w:rsidR="007750F0" w:rsidRPr="006F00D6" w:rsidDel="005F4566">
          <w:rPr>
            <w:strike/>
            <w:rPrChange w:id="1822" w:author="jonathan pritchard" w:date="2026-03-11T14:51:00Z" w16du:dateUtc="2026-03-11T14:51:00Z">
              <w:rPr/>
            </w:rPrChange>
          </w:rPr>
          <w:fldChar w:fldCharType="begin"/>
        </w:r>
        <w:r w:rsidR="007750F0" w:rsidRPr="006F00D6" w:rsidDel="005F4566">
          <w:rPr>
            <w:strike/>
            <w:rPrChange w:id="1823" w:author="jonathan pritchard" w:date="2026-03-11T14:51:00Z" w16du:dateUtc="2026-03-11T14:51:00Z">
              <w:rPr/>
            </w:rPrChange>
          </w:rPr>
          <w:delInstrText xml:space="preserve"> REF _Ref189057024 \r \h  \* MERGEFORMAT </w:delInstrText>
        </w:r>
        <w:r w:rsidR="007750F0" w:rsidRPr="006E0CF2" w:rsidDel="005F4566">
          <w:rPr>
            <w:strike/>
          </w:rPr>
        </w:r>
        <w:r w:rsidR="007750F0" w:rsidRPr="006F00D6" w:rsidDel="005F4566">
          <w:rPr>
            <w:strike/>
            <w:rPrChange w:id="1824" w:author="jonathan pritchard" w:date="2026-03-11T14:51:00Z" w16du:dateUtc="2026-03-11T14:51:00Z">
              <w:rPr/>
            </w:rPrChange>
          </w:rPr>
          <w:fldChar w:fldCharType="separate"/>
        </w:r>
        <w:r w:rsidR="007872AD" w:rsidRPr="006F00D6" w:rsidDel="005F4566">
          <w:rPr>
            <w:strike/>
            <w:rPrChange w:id="1825" w:author="jonathan pritchard" w:date="2026-03-11T14:51:00Z" w16du:dateUtc="2026-03-11T14:51:00Z">
              <w:rPr/>
            </w:rPrChange>
          </w:rPr>
          <w:delText>11.12</w:delText>
        </w:r>
      </w:del>
      <w:del w:id="1826" w:author="jon pritchard" w:date="2026-03-07T21:11:00Z" w16du:dateUtc="2026-03-07T08:11:00Z">
        <w:r w:rsidR="007750F0" w:rsidRPr="006F00D6" w:rsidDel="007872AD">
          <w:rPr>
            <w:strike/>
            <w:rPrChange w:id="1827" w:author="jonathan pritchard" w:date="2026-03-11T14:51:00Z" w16du:dateUtc="2026-03-11T14:51:00Z">
              <w:rPr/>
            </w:rPrChange>
          </w:rPr>
          <w:delText>12.13</w:delText>
        </w:r>
      </w:del>
      <w:del w:id="1828" w:author="jon pritchard" w:date="2026-03-17T09:07:00Z" w16du:dateUtc="2026-03-17T08:07:00Z">
        <w:r w:rsidR="007750F0" w:rsidRPr="006F00D6" w:rsidDel="005F4566">
          <w:rPr>
            <w:strike/>
            <w:rPrChange w:id="1829" w:author="jonathan pritchard" w:date="2026-03-11T14:51:00Z" w16du:dateUtc="2026-03-11T14:51:00Z">
              <w:rPr/>
            </w:rPrChange>
          </w:rPr>
          <w:fldChar w:fldCharType="end"/>
        </w:r>
        <w:bookmarkStart w:id="1830" w:name="_Toc226035014"/>
        <w:bookmarkEnd w:id="1830"/>
      </w:del>
    </w:p>
    <w:p w14:paraId="1FA1CC56" w14:textId="4FF187EA" w:rsidR="00282925" w:rsidRPr="006F00D6" w:rsidDel="005F4566" w:rsidRDefault="00282925" w:rsidP="00A13F5A">
      <w:pPr>
        <w:pStyle w:val="Heading3"/>
        <w:rPr>
          <w:del w:id="1831" w:author="jon pritchard" w:date="2026-03-17T09:07:00Z" w16du:dateUtc="2026-03-17T08:07:00Z"/>
          <w:strike/>
          <w:rPrChange w:id="1832" w:author="jonathan pritchard" w:date="2026-03-11T14:51:00Z" w16du:dateUtc="2026-03-11T14:51:00Z">
            <w:rPr>
              <w:del w:id="1833" w:author="jon pritchard" w:date="2026-03-17T09:07:00Z" w16du:dateUtc="2026-03-17T08:07:00Z"/>
            </w:rPr>
          </w:rPrChange>
        </w:rPr>
      </w:pPr>
      <w:bookmarkStart w:id="1834" w:name="_Toc219458216"/>
      <w:bookmarkStart w:id="1835" w:name="_Toc219458217"/>
      <w:bookmarkStart w:id="1836" w:name="_Toc219458218"/>
      <w:bookmarkStart w:id="1837" w:name="_Toc219458219"/>
      <w:bookmarkStart w:id="1838" w:name="_Toc219458220"/>
      <w:bookmarkStart w:id="1839" w:name="_Toc219458221"/>
      <w:bookmarkStart w:id="1840" w:name="_Toc219458222"/>
      <w:bookmarkStart w:id="1841" w:name="_Toc219458223"/>
      <w:bookmarkStart w:id="1842" w:name="_Toc219458224"/>
      <w:bookmarkStart w:id="1843" w:name="_Toc219458225"/>
      <w:bookmarkStart w:id="1844" w:name="_Ref167188547"/>
      <w:bookmarkEnd w:id="1834"/>
      <w:bookmarkEnd w:id="1835"/>
      <w:bookmarkEnd w:id="1836"/>
      <w:bookmarkEnd w:id="1837"/>
      <w:bookmarkEnd w:id="1838"/>
      <w:bookmarkEnd w:id="1839"/>
      <w:bookmarkEnd w:id="1840"/>
      <w:bookmarkEnd w:id="1841"/>
      <w:bookmarkEnd w:id="1842"/>
      <w:bookmarkEnd w:id="1843"/>
      <w:del w:id="1845" w:author="jon pritchard" w:date="2026-03-17T09:07:00Z" w16du:dateUtc="2026-03-17T08:07:00Z">
        <w:r w:rsidRPr="006F00D6" w:rsidDel="005F4566">
          <w:rPr>
            <w:b w:val="0"/>
            <w:bCs w:val="0"/>
            <w:strike/>
            <w:rPrChange w:id="1846" w:author="jonathan pritchard" w:date="2026-03-11T14:51:00Z" w16du:dateUtc="2026-03-11T14:51:00Z">
              <w:rPr>
                <w:b w:val="0"/>
                <w:bCs w:val="0"/>
              </w:rPr>
            </w:rPrChange>
          </w:rPr>
          <w:delText>Legend</w:delText>
        </w:r>
        <w:bookmarkStart w:id="1847" w:name="_Toc226035015"/>
        <w:bookmarkEnd w:id="1844"/>
        <w:bookmarkEnd w:id="1847"/>
      </w:del>
    </w:p>
    <w:p w14:paraId="0B2C28CA" w14:textId="4A59A5BE" w:rsidR="00143BD1" w:rsidRPr="006F00D6" w:rsidDel="005F4566" w:rsidRDefault="00282925" w:rsidP="00530F27">
      <w:pPr>
        <w:spacing w:after="60" w:line="240" w:lineRule="auto"/>
        <w:jc w:val="both"/>
        <w:rPr>
          <w:del w:id="1848" w:author="jon pritchard" w:date="2026-03-17T09:07:00Z" w16du:dateUtc="2026-03-17T08:07:00Z"/>
          <w:strike/>
          <w:rPrChange w:id="1849" w:author="jonathan pritchard" w:date="2026-03-11T14:51:00Z" w16du:dateUtc="2026-03-11T14:51:00Z">
            <w:rPr>
              <w:del w:id="1850" w:author="jon pritchard" w:date="2026-03-17T09:07:00Z" w16du:dateUtc="2026-03-17T08:07:00Z"/>
            </w:rPr>
          </w:rPrChange>
        </w:rPr>
      </w:pPr>
      <w:del w:id="1851" w:author="jon pritchard" w:date="2026-03-17T09:07:00Z" w16du:dateUtc="2026-03-17T08:07:00Z">
        <w:r w:rsidRPr="006F00D6" w:rsidDel="005F4566">
          <w:rPr>
            <w:strike/>
            <w:rPrChange w:id="1852" w:author="jonathan pritchard" w:date="2026-03-11T14:51:00Z" w16du:dateUtc="2026-03-11T14:51:00Z">
              <w:rPr/>
            </w:rPrChange>
          </w:rPr>
          <w:delText xml:space="preserve">A standard legend of general information relating to the area displayed, applicable to the position selected by the mariner, </w:delText>
        </w:r>
        <w:r w:rsidR="0023731C" w:rsidRPr="006F00D6" w:rsidDel="005F4566">
          <w:rPr>
            <w:strike/>
            <w:rPrChange w:id="1853" w:author="jonathan pritchard" w:date="2026-03-11T14:51:00Z" w16du:dateUtc="2026-03-11T14:51:00Z">
              <w:rPr/>
            </w:rPrChange>
          </w:rPr>
          <w:delText xml:space="preserve">must </w:delText>
        </w:r>
        <w:r w:rsidRPr="006F00D6" w:rsidDel="005F4566">
          <w:rPr>
            <w:strike/>
            <w:rPrChange w:id="1854" w:author="jonathan pritchard" w:date="2026-03-11T14:51:00Z" w16du:dateUtc="2026-03-11T14:51:00Z">
              <w:rPr/>
            </w:rPrChange>
          </w:rPr>
          <w:delText xml:space="preserve">be shown on a graphic or text display. </w:delText>
        </w:r>
        <w:r w:rsidR="00C23499" w:rsidRPr="006F00D6" w:rsidDel="005F4566">
          <w:rPr>
            <w:strike/>
            <w:rPrChange w:id="1855" w:author="jonathan pritchard" w:date="2026-03-11T14:51:00Z" w16du:dateUtc="2026-03-11T14:51:00Z">
              <w:rPr/>
            </w:rPrChange>
          </w:rPr>
          <w:delText xml:space="preserve">See </w:delText>
        </w:r>
        <w:r w:rsidR="00D21916" w:rsidRPr="006F00D6" w:rsidDel="005F4566">
          <w:rPr>
            <w:strike/>
            <w:rPrChange w:id="1856" w:author="jonathan pritchard" w:date="2026-03-11T14:51:00Z" w16du:dateUtc="2026-03-11T14:51:00Z">
              <w:rPr/>
            </w:rPrChange>
          </w:rPr>
          <w:delText xml:space="preserve">clause </w:delText>
        </w:r>
        <w:r w:rsidR="00C23499" w:rsidRPr="006F00D6" w:rsidDel="005F4566">
          <w:rPr>
            <w:strike/>
            <w:rPrChange w:id="1857" w:author="jonathan pritchard" w:date="2026-03-11T14:51:00Z" w16du:dateUtc="2026-03-11T14:51:00Z">
              <w:rPr/>
            </w:rPrChange>
          </w:rPr>
          <w:fldChar w:fldCharType="begin"/>
        </w:r>
        <w:r w:rsidR="00C23499" w:rsidRPr="006F00D6" w:rsidDel="005F4566">
          <w:rPr>
            <w:strike/>
            <w:rPrChange w:id="1858" w:author="jonathan pritchard" w:date="2026-03-11T14:51:00Z" w16du:dateUtc="2026-03-11T14:51:00Z">
              <w:rPr/>
            </w:rPrChange>
          </w:rPr>
          <w:delInstrText xml:space="preserve"> REF _Ref48912766 \r \h </w:delInstrText>
        </w:r>
        <w:r w:rsidR="000D5648" w:rsidRPr="006F00D6" w:rsidDel="005F4566">
          <w:rPr>
            <w:strike/>
            <w:rPrChange w:id="1859" w:author="jonathan pritchard" w:date="2026-03-11T14:51:00Z" w16du:dateUtc="2026-03-11T14:51:00Z">
              <w:rPr/>
            </w:rPrChange>
          </w:rPr>
          <w:delInstrText xml:space="preserve"> \* MERGEFORMAT </w:delInstrText>
        </w:r>
        <w:r w:rsidR="00C23499" w:rsidRPr="006E0CF2" w:rsidDel="005F4566">
          <w:rPr>
            <w:strike/>
          </w:rPr>
        </w:r>
        <w:r w:rsidR="00C23499" w:rsidRPr="006F00D6" w:rsidDel="005F4566">
          <w:rPr>
            <w:strike/>
            <w:rPrChange w:id="1860" w:author="jonathan pritchard" w:date="2026-03-11T14:51:00Z" w16du:dateUtc="2026-03-11T14:51:00Z">
              <w:rPr/>
            </w:rPrChange>
          </w:rPr>
          <w:fldChar w:fldCharType="separate"/>
        </w:r>
      </w:del>
      <w:del w:id="1861" w:author="jon pritchard" w:date="2026-03-07T21:12:00Z" w16du:dateUtc="2026-03-07T08:12:00Z">
        <w:r w:rsidR="00315726" w:rsidRPr="006F00D6" w:rsidDel="007872AD">
          <w:rPr>
            <w:strike/>
            <w:rPrChange w:id="1862" w:author="jonathan pritchard" w:date="2026-03-11T14:51:00Z" w16du:dateUtc="2026-03-11T14:51:00Z">
              <w:rPr/>
            </w:rPrChange>
          </w:rPr>
          <w:delText>12.10.1</w:delText>
        </w:r>
      </w:del>
      <w:del w:id="1863" w:author="jon pritchard" w:date="2026-03-17T09:07:00Z" w16du:dateUtc="2026-03-17T08:07:00Z">
        <w:r w:rsidR="00C23499" w:rsidRPr="006F00D6" w:rsidDel="005F4566">
          <w:rPr>
            <w:strike/>
            <w:rPrChange w:id="1864" w:author="jonathan pritchard" w:date="2026-03-11T14:51:00Z" w16du:dateUtc="2026-03-11T14:51:00Z">
              <w:rPr/>
            </w:rPrChange>
          </w:rPr>
          <w:fldChar w:fldCharType="end"/>
        </w:r>
        <w:r w:rsidR="00C23499" w:rsidRPr="006F00D6" w:rsidDel="005F4566">
          <w:rPr>
            <w:strike/>
            <w:rPrChange w:id="1865" w:author="jonathan pritchard" w:date="2026-03-11T14:51:00Z" w16du:dateUtc="2026-03-11T14:51:00Z">
              <w:rPr/>
            </w:rPrChange>
          </w:rPr>
          <w:delText xml:space="preserve"> for</w:delText>
        </w:r>
        <w:r w:rsidR="000F4DF4" w:rsidRPr="006F00D6" w:rsidDel="005F4566">
          <w:rPr>
            <w:strike/>
            <w:rPrChange w:id="1866" w:author="jonathan pritchard" w:date="2026-03-11T14:51:00Z" w16du:dateUtc="2026-03-11T14:51:00Z">
              <w:rPr/>
            </w:rPrChange>
          </w:rPr>
          <w:delText xml:space="preserve"> </w:delText>
        </w:r>
        <w:r w:rsidR="00560AA4" w:rsidRPr="006F00D6" w:rsidDel="005F4566">
          <w:rPr>
            <w:strike/>
            <w:rPrChange w:id="1867" w:author="jonathan pritchard" w:date="2026-03-11T14:51:00Z" w16du:dateUtc="2026-03-11T14:51:00Z">
              <w:rPr/>
            </w:rPrChange>
          </w:rPr>
          <w:delText>detail.</w:delText>
        </w:r>
        <w:bookmarkStart w:id="1868" w:name="_Toc226035016"/>
        <w:bookmarkEnd w:id="1868"/>
      </w:del>
    </w:p>
    <w:p w14:paraId="6CE2E102" w14:textId="6C7C63EA" w:rsidR="00145602" w:rsidRPr="0062074F" w:rsidRDefault="00145602" w:rsidP="00DB7CFE">
      <w:pPr>
        <w:pStyle w:val="Heading2"/>
      </w:pPr>
      <w:bookmarkStart w:id="1869" w:name="_Toc226035017"/>
      <w:r w:rsidRPr="0062074F">
        <w:lastRenderedPageBreak/>
        <w:t>Priority of information</w:t>
      </w:r>
      <w:del w:id="1870" w:author="jon pritchard" w:date="2026-03-07T21:11:00Z" w16du:dateUtc="2026-03-07T08:11:00Z">
        <w:r w:rsidR="009A245C" w:rsidRPr="0062074F" w:rsidDel="00FC6126">
          <w:delText xml:space="preserve"> [</w:delText>
        </w:r>
        <w:commentRangeStart w:id="1871"/>
        <w:r w:rsidR="0064471E" w:rsidRPr="00185AA6" w:rsidDel="00FC6126">
          <w:rPr>
            <w:strike/>
          </w:rPr>
          <w:delText>Informative</w:delText>
        </w:r>
        <w:commentRangeEnd w:id="1871"/>
        <w:r w:rsidR="00185AA6" w:rsidRPr="0062074F" w:rsidDel="00FC6126">
          <w:rPr>
            <w:rStyle w:val="CommentReference"/>
            <w:position w:val="6"/>
            <w:lang w:val="en-GB"/>
          </w:rPr>
          <w:commentReference w:id="1871"/>
        </w:r>
      </w:del>
      <w:r w:rsidR="000F4DF4" w:rsidRPr="0062074F">
        <w:rPr>
          <w:rStyle w:val="FootnoteReference"/>
          <w:noProof w:val="0"/>
          <w:lang w:val="en-GB"/>
        </w:rPr>
        <w:footnoteReference w:id="3"/>
      </w:r>
      <w:bookmarkEnd w:id="1869"/>
      <w:del w:id="1872" w:author="jon pritchard" w:date="2026-03-07T21:11:00Z" w16du:dateUtc="2026-03-07T08:11:00Z">
        <w:r w:rsidR="009A245C" w:rsidRPr="0062074F" w:rsidDel="00FC6126">
          <w:delText>]</w:delText>
        </w:r>
      </w:del>
    </w:p>
    <w:p w14:paraId="48C6DDC4" w14:textId="7F00C2B6" w:rsidR="00145602" w:rsidRPr="0062074F" w:rsidRDefault="00950DDE" w:rsidP="00214B3A">
      <w:pPr>
        <w:pStyle w:val="Heading3"/>
      </w:pPr>
      <w:bookmarkStart w:id="1873" w:name="_Toc226035018"/>
      <w:r w:rsidRPr="0062074F">
        <w:t>Priority layers</w:t>
      </w:r>
      <w:bookmarkEnd w:id="1873"/>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ins w:id="1874" w:author="jon pritchard" w:date="2026-03-07T08:38:00Z" w16du:dateUtc="2026-03-06T19:38:00Z">
        <w:r w:rsidR="009E7FC0">
          <w:t>s</w:t>
        </w:r>
      </w:ins>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875" w:name="_Toc226035019"/>
      <w:r w:rsidRPr="0062074F">
        <w:t>Radar priority</w:t>
      </w:r>
      <w:bookmarkEnd w:id="1875"/>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r w:rsidR="00F757E9" w:rsidRPr="0062074F">
        <w:rPr>
          <w:i/>
        </w:rPr>
        <w:t>RadarOverlay</w:t>
      </w:r>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876" w:name="_Ref49427616"/>
      <w:bookmarkStart w:id="1877" w:name="_Toc226035020"/>
      <w:bookmarkStart w:id="1878" w:name="_Ref44795999"/>
      <w:r w:rsidRPr="0062074F">
        <w:t>Displaying ECDIS updates</w:t>
      </w:r>
      <w:bookmarkEnd w:id="1876"/>
      <w:bookmarkEnd w:id="1877"/>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ins w:id="1879" w:author="jon pritchard" w:date="2026-03-07T08:39:00Z" w16du:dateUtc="2026-03-06T19:39:00Z">
        <w:r w:rsidR="009E7FC0">
          <w:t>s</w:t>
        </w:r>
      </w:ins>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60EFB291"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w:t>
      </w:r>
      <w:r w:rsidR="005D2986" w:rsidRPr="0062074F">
        <w:rPr>
          <w:i/>
          <w:iCs/>
        </w:rPr>
        <w:lastRenderedPageBreak/>
        <w:t>and its official updates and not affect display legibility.</w:t>
      </w:r>
      <w:r w:rsidR="005D2986" w:rsidRPr="0062074F">
        <w:t xml:space="preserve"> (The requirements for Manual Updates are given in clauses </w:t>
      </w:r>
      <w:del w:id="1880" w:author="jon pritchard" w:date="2026-03-07T12:46:00Z" w16du:dateUtc="2026-03-06T23:46:00Z">
        <w:r w:rsidR="005D2986" w:rsidRPr="0062074F" w:rsidDel="005F0747">
          <w:delText>12.</w:delText>
        </w:r>
        <w:r w:rsidR="00E40A4B" w:rsidRPr="0062074F" w:rsidDel="005F0747">
          <w:delText>12</w:delText>
        </w:r>
        <w:r w:rsidR="005D2986" w:rsidRPr="0062074F" w:rsidDel="005F0747">
          <w:delText>.</w:delText>
        </w:r>
        <w:r w:rsidR="00036FFD" w:rsidRPr="0062074F" w:rsidDel="005F0747">
          <w:delText>1</w:delText>
        </w:r>
        <w:r w:rsidR="005D2986" w:rsidRPr="0062074F" w:rsidDel="005F0747">
          <w:delText xml:space="preserve"> and </w:delText>
        </w:r>
        <w:r w:rsidR="00E40A4B" w:rsidRPr="0062074F" w:rsidDel="005F0747">
          <w:delText>20.4.4</w:delText>
        </w:r>
      </w:del>
      <w:ins w:id="1881" w:author="jon pritchard" w:date="2026-03-07T12:46:00Z" w16du:dateUtc="2026-03-06T23:46:00Z">
        <w:r w:rsidR="005F0747">
          <w:t>11.11.1</w:t>
        </w:r>
      </w:ins>
      <w:r w:rsidR="005D2986" w:rsidRPr="0062074F">
        <w:t>.)</w:t>
      </w:r>
    </w:p>
    <w:p w14:paraId="5C62A24D" w14:textId="22B726E8"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ins w:id="1882" w:author="jon pritchard" w:date="2026-03-07T14:59:00Z" w16du:dateUtc="2026-03-07T01:59:00Z">
        <w:r w:rsidR="007244D0">
          <w:fldChar w:fldCharType="begin"/>
        </w:r>
        <w:r w:rsidR="007244D0">
          <w:instrText xml:space="preserve"> REF _Ref223787996 \r \h </w:instrText>
        </w:r>
      </w:ins>
      <w:r w:rsidR="007244D0">
        <w:fldChar w:fldCharType="separate"/>
      </w:r>
      <w:ins w:id="1883" w:author="jon pritchard" w:date="2026-03-07T14:59:00Z" w16du:dateUtc="2026-03-07T01:59:00Z">
        <w:r w:rsidR="007244D0">
          <w:t>11.11.5</w:t>
        </w:r>
        <w:r w:rsidR="007244D0">
          <w:fldChar w:fldCharType="end"/>
        </w:r>
      </w:ins>
      <w:del w:id="1884" w:author="jon pritchard" w:date="2026-03-07T14:59:00Z" w16du:dateUtc="2026-03-07T01:59:00Z">
        <w:r w:rsidR="005D2986" w:rsidRPr="0062074F" w:rsidDel="007244D0">
          <w:delText>1</w:delText>
        </w:r>
        <w:r w:rsidR="00E40A4B" w:rsidRPr="0062074F" w:rsidDel="007244D0">
          <w:delText>2.12</w:delText>
        </w:r>
        <w:r w:rsidR="005D2986" w:rsidRPr="0062074F" w:rsidDel="007244D0">
          <w:delText>.</w:delText>
        </w:r>
        <w:r w:rsidR="00E40A4B" w:rsidRPr="0062074F" w:rsidDel="007244D0">
          <w:delText>4</w:delText>
        </w:r>
      </w:del>
      <w:r w:rsidR="005D2986" w:rsidRPr="0062074F">
        <w:t>.)</w:t>
      </w:r>
      <w:r w:rsidR="004C64D4" w:rsidRPr="0062074F">
        <w:t>.</w:t>
      </w:r>
    </w:p>
    <w:p w14:paraId="4A3A326D" w14:textId="4604F477" w:rsidR="00CE0733" w:rsidRPr="0062074F" w:rsidRDefault="00CE0733" w:rsidP="00DB7CFE">
      <w:pPr>
        <w:pStyle w:val="Heading2"/>
      </w:pPr>
      <w:bookmarkStart w:id="1885" w:name="_Toc187673042"/>
      <w:bookmarkStart w:id="1886" w:name="_Toc187673274"/>
      <w:bookmarkStart w:id="1887" w:name="_Toc188368627"/>
      <w:bookmarkStart w:id="1888" w:name="_Toc188621829"/>
      <w:bookmarkStart w:id="1889" w:name="_Toc188950410"/>
      <w:bookmarkStart w:id="1890" w:name="_Toc188968326"/>
      <w:bookmarkStart w:id="1891" w:name="_Toc188968551"/>
      <w:bookmarkStart w:id="1892" w:name="_Toc187673043"/>
      <w:bookmarkStart w:id="1893" w:name="_Toc187673275"/>
      <w:bookmarkStart w:id="1894" w:name="_Toc188368628"/>
      <w:bookmarkStart w:id="1895" w:name="_Toc188621830"/>
      <w:bookmarkStart w:id="1896" w:name="_Toc188950411"/>
      <w:bookmarkStart w:id="1897" w:name="_Toc188968327"/>
      <w:bookmarkStart w:id="1898" w:name="_Toc188968552"/>
      <w:bookmarkStart w:id="1899" w:name="_Toc187673044"/>
      <w:bookmarkStart w:id="1900" w:name="_Toc187673276"/>
      <w:bookmarkStart w:id="1901" w:name="_Toc188368629"/>
      <w:bookmarkStart w:id="1902" w:name="_Toc188621831"/>
      <w:bookmarkStart w:id="1903" w:name="_Toc188950412"/>
      <w:bookmarkStart w:id="1904" w:name="_Toc188968328"/>
      <w:bookmarkStart w:id="1905" w:name="_Toc188968553"/>
      <w:bookmarkStart w:id="1906" w:name="_Toc187673045"/>
      <w:bookmarkStart w:id="1907" w:name="_Toc187673277"/>
      <w:bookmarkStart w:id="1908" w:name="_Toc188368630"/>
      <w:bookmarkStart w:id="1909" w:name="_Toc188621832"/>
      <w:bookmarkStart w:id="1910" w:name="_Toc188950413"/>
      <w:bookmarkStart w:id="1911" w:name="_Toc188968329"/>
      <w:bookmarkStart w:id="1912" w:name="_Toc188968554"/>
      <w:bookmarkStart w:id="1913" w:name="_Toc187673046"/>
      <w:bookmarkStart w:id="1914" w:name="_Toc187673278"/>
      <w:bookmarkStart w:id="1915" w:name="_Toc188368631"/>
      <w:bookmarkStart w:id="1916" w:name="_Toc188621833"/>
      <w:bookmarkStart w:id="1917" w:name="_Toc188950414"/>
      <w:bookmarkStart w:id="1918" w:name="_Toc188968330"/>
      <w:bookmarkStart w:id="1919" w:name="_Toc188968555"/>
      <w:bookmarkStart w:id="1920" w:name="_Toc187673047"/>
      <w:bookmarkStart w:id="1921" w:name="_Toc187673279"/>
      <w:bookmarkStart w:id="1922" w:name="_Toc188368632"/>
      <w:bookmarkStart w:id="1923" w:name="_Toc188621834"/>
      <w:bookmarkStart w:id="1924" w:name="_Toc188950415"/>
      <w:bookmarkStart w:id="1925" w:name="_Toc188968331"/>
      <w:bookmarkStart w:id="1926" w:name="_Toc188968556"/>
      <w:bookmarkStart w:id="1927" w:name="_Toc187673048"/>
      <w:bookmarkStart w:id="1928" w:name="_Toc187673280"/>
      <w:bookmarkStart w:id="1929" w:name="_Toc188368633"/>
      <w:bookmarkStart w:id="1930" w:name="_Toc188621835"/>
      <w:bookmarkStart w:id="1931" w:name="_Toc188950416"/>
      <w:bookmarkStart w:id="1932" w:name="_Toc188968332"/>
      <w:bookmarkStart w:id="1933" w:name="_Toc188968557"/>
      <w:bookmarkStart w:id="1934" w:name="_Ref45240945"/>
      <w:bookmarkStart w:id="1935" w:name="_Toc226035021"/>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r w:rsidRPr="0062074F">
        <w:t>Display functions</w:t>
      </w:r>
      <w:bookmarkEnd w:id="1878"/>
      <w:bookmarkEnd w:id="1934"/>
      <w:bookmarkEnd w:id="1935"/>
    </w:p>
    <w:p w14:paraId="5691A282" w14:textId="39E3CE40" w:rsidR="00702918" w:rsidRPr="0062074F" w:rsidRDefault="00AA714E" w:rsidP="00FE0DAE">
      <w:pPr>
        <w:spacing w:after="120" w:line="240" w:lineRule="auto"/>
        <w:jc w:val="both"/>
      </w:pPr>
      <w:r w:rsidRPr="0062074F">
        <w:t xml:space="preserve">The Portrayal Catalogue defines a number of </w:t>
      </w:r>
      <w:del w:id="1936" w:author="jon pritchard" w:date="2026-03-16T09:40:00Z" w16du:dateUtc="2026-03-16T08:40:00Z">
        <w:r w:rsidRPr="0062074F" w:rsidDel="00755C6F">
          <w:delText xml:space="preserve">Independent Mariner Selections and </w:delText>
        </w:r>
      </w:del>
      <w:r w:rsidRPr="0062074F">
        <w:t xml:space="preserve">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del w:id="1937" w:author="jon pritchard" w:date="2026-03-07T21:13:00Z" w16du:dateUtc="2026-03-07T08:13:00Z">
        <w:r w:rsidRPr="0062074F" w:rsidDel="007872AD">
          <w:delText xml:space="preserve"> </w:delText>
        </w:r>
      </w:del>
    </w:p>
    <w:p w14:paraId="0D05C4BD" w14:textId="36521834" w:rsidR="000002BE" w:rsidRPr="0062074F" w:rsidRDefault="000002BE" w:rsidP="00BE68E8">
      <w:pPr>
        <w:pStyle w:val="Heading1"/>
      </w:pPr>
      <w:bookmarkStart w:id="1938" w:name="_Toc46655801"/>
      <w:bookmarkStart w:id="1939" w:name="_Toc46659185"/>
      <w:bookmarkStart w:id="1940" w:name="_Toc46659364"/>
      <w:bookmarkStart w:id="1941" w:name="_Toc47457004"/>
      <w:bookmarkStart w:id="1942" w:name="_Toc47574675"/>
      <w:bookmarkStart w:id="1943" w:name="_Toc47618735"/>
      <w:bookmarkStart w:id="1944" w:name="_Toc47651153"/>
      <w:bookmarkStart w:id="1945" w:name="_Toc47708078"/>
      <w:bookmarkStart w:id="1946" w:name="_Toc47708340"/>
      <w:bookmarkStart w:id="1947" w:name="_Toc47708574"/>
      <w:bookmarkStart w:id="1948" w:name="_Toc47711981"/>
      <w:bookmarkStart w:id="1949" w:name="_Toc46655802"/>
      <w:bookmarkStart w:id="1950" w:name="_Toc46659186"/>
      <w:bookmarkStart w:id="1951" w:name="_Toc46659365"/>
      <w:bookmarkStart w:id="1952" w:name="_Toc47457005"/>
      <w:bookmarkStart w:id="1953" w:name="_Toc47574676"/>
      <w:bookmarkStart w:id="1954" w:name="_Toc47618736"/>
      <w:bookmarkStart w:id="1955" w:name="_Toc47651154"/>
      <w:bookmarkStart w:id="1956" w:name="_Toc47708079"/>
      <w:bookmarkStart w:id="1957" w:name="_Toc47708341"/>
      <w:bookmarkStart w:id="1958" w:name="_Toc47708575"/>
      <w:bookmarkStart w:id="1959" w:name="_Toc47711982"/>
      <w:bookmarkStart w:id="1960" w:name="_Toc46655803"/>
      <w:bookmarkStart w:id="1961" w:name="_Toc46659187"/>
      <w:bookmarkStart w:id="1962" w:name="_Toc46659366"/>
      <w:bookmarkStart w:id="1963" w:name="_Toc47457006"/>
      <w:bookmarkStart w:id="1964" w:name="_Toc47574677"/>
      <w:bookmarkStart w:id="1965" w:name="_Toc47618737"/>
      <w:bookmarkStart w:id="1966" w:name="_Toc47651155"/>
      <w:bookmarkStart w:id="1967" w:name="_Toc47708080"/>
      <w:bookmarkStart w:id="1968" w:name="_Toc47708342"/>
      <w:bookmarkStart w:id="1969" w:name="_Toc47708576"/>
      <w:bookmarkStart w:id="1970" w:name="_Toc47711983"/>
      <w:bookmarkStart w:id="1971" w:name="_Toc226035022"/>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r w:rsidRPr="0062074F">
        <w:t>General Rules for Symbols and Text</w:t>
      </w:r>
      <w:bookmarkEnd w:id="1971"/>
    </w:p>
    <w:p w14:paraId="31594813" w14:textId="77777777" w:rsidR="000002BE" w:rsidRPr="0062074F" w:rsidRDefault="000002BE" w:rsidP="00DB7CFE">
      <w:pPr>
        <w:pStyle w:val="Heading2"/>
      </w:pPr>
      <w:bookmarkStart w:id="1972" w:name="_Ref49475956"/>
      <w:bookmarkStart w:id="1973" w:name="_Toc226035023"/>
      <w:r w:rsidRPr="0062074F">
        <w:t>Symbol Specifications</w:t>
      </w:r>
      <w:bookmarkEnd w:id="1972"/>
      <w:bookmarkEnd w:id="1973"/>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1974" w:name="_Ref49261612"/>
      <w:bookmarkStart w:id="1975" w:name="_Toc22603502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1974"/>
      <w:bookmarkEnd w:id="1975"/>
      <w:r w:rsidR="003B02BE" w:rsidRPr="0062074F">
        <w:t xml:space="preserve"> </w:t>
      </w:r>
    </w:p>
    <w:p w14:paraId="27621210" w14:textId="3E3E3B58" w:rsidR="008A2A98" w:rsidRPr="0062074F" w:rsidRDefault="0057617F" w:rsidP="001C1CAB">
      <w:pPr>
        <w:pStyle w:val="Heading3"/>
      </w:pPr>
      <w:bookmarkStart w:id="1976" w:name="_Toc226035025"/>
      <w:r w:rsidRPr="0062074F">
        <w:t>Introduction</w:t>
      </w:r>
      <w:bookmarkStart w:id="1977" w:name="_Toc219458236"/>
      <w:bookmarkStart w:id="1978" w:name="_Toc219458237"/>
      <w:bookmarkStart w:id="1979" w:name="_Toc219458238"/>
      <w:bookmarkEnd w:id="1976"/>
      <w:bookmarkEnd w:id="1977"/>
      <w:bookmarkEnd w:id="1978"/>
      <w:bookmarkEnd w:id="1979"/>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ins w:id="1980" w:author="jon pritchard" w:date="2026-03-17T08:53:00Z">
        <w:r w:rsidRPr="00373369">
          <w:t>Requirements for additional symbols not yet available in the IEC 62288 are defined in IEC 61174</w:t>
        </w:r>
      </w:ins>
      <w:ins w:id="1981" w:author="jon pritchard" w:date="2026-03-17T08:53:00Z" w16du:dateUtc="2026-03-17T07:53:00Z">
        <w:r>
          <w:t xml:space="preserve">. </w:t>
        </w:r>
      </w:ins>
      <w:r w:rsidR="00F06772" w:rsidRPr="0062074F">
        <w:t>The Portrayal Catalogue sets requirements for size of chart symbols</w:t>
      </w:r>
    </w:p>
    <w:p w14:paraId="670F2D6F" w14:textId="611C4FEC" w:rsidR="0057617F" w:rsidRPr="0062074F" w:rsidRDefault="007764D1" w:rsidP="00214B3A">
      <w:pPr>
        <w:pStyle w:val="Heading3"/>
      </w:pPr>
      <w:bookmarkStart w:id="1982" w:name="_Ref49150167"/>
      <w:bookmarkStart w:id="1983" w:name="_Toc226035026"/>
      <w:r w:rsidRPr="0062074F">
        <w:t xml:space="preserve">Minimum Requirement </w:t>
      </w:r>
      <w:r w:rsidR="0057617F" w:rsidRPr="0062074F">
        <w:t>for size and resolution</w:t>
      </w:r>
      <w:bookmarkEnd w:id="1982"/>
      <w:bookmarkEnd w:id="1983"/>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1984"/>
      <w:commentRangeEnd w:id="1984"/>
      <w:r w:rsidR="00F06772" w:rsidRPr="0062074F">
        <w:rPr>
          <w:rStyle w:val="CommentReference"/>
          <w:sz w:val="20"/>
          <w:lang w:val="en-GB"/>
        </w:rPr>
        <w:commentReference w:id="1984"/>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1985" w:name="_Toc226035027"/>
      <w:r w:rsidRPr="0062074F">
        <w:t>Zooming</w:t>
      </w:r>
      <w:bookmarkEnd w:id="1985"/>
    </w:p>
    <w:p w14:paraId="334ADDEC" w14:textId="146F7883" w:rsidR="00AA02E7" w:rsidRPr="0062074F" w:rsidRDefault="00F06772" w:rsidP="00AA02E7">
      <w:pPr>
        <w:spacing w:after="120" w:line="240" w:lineRule="auto"/>
        <w:jc w:val="both"/>
      </w:pPr>
      <w:commentRangeStart w:id="1986"/>
      <w:commentRangeEnd w:id="1986"/>
      <w:r w:rsidRPr="0062074F">
        <w:rPr>
          <w:rStyle w:val="CommentReference"/>
          <w:sz w:val="20"/>
          <w:lang w:val="en-GB"/>
        </w:rPr>
        <w:commentReference w:id="1986"/>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1987" w:name="_Ref189057755"/>
      <w:bookmarkStart w:id="1988" w:name="_Toc226035028"/>
      <w:r w:rsidRPr="0062074F">
        <w:t>Common text</w:t>
      </w:r>
      <w:r w:rsidR="00453DD3" w:rsidRPr="0062074F">
        <w:t xml:space="preserve"> and</w:t>
      </w:r>
      <w:r w:rsidRPr="0062074F">
        <w:t xml:space="preserve"> information</w:t>
      </w:r>
      <w:r w:rsidR="0004119A" w:rsidRPr="0062074F">
        <w:t xml:space="preserve"> attributes</w:t>
      </w:r>
      <w:bookmarkEnd w:id="1987"/>
      <w:bookmarkEnd w:id="1988"/>
    </w:p>
    <w:p w14:paraId="20F5E552" w14:textId="333EAAD1" w:rsidR="00AC6B03" w:rsidRPr="00E2552C" w:rsidRDefault="00F747C8" w:rsidP="002D7DEE">
      <w:pPr>
        <w:spacing w:after="120" w:line="240" w:lineRule="auto"/>
        <w:jc w:val="both"/>
        <w:rPr>
          <w:i/>
          <w:iCs/>
          <w:rPrChange w:id="1989" w:author="jonathan pritchard" w:date="2026-03-27T16:07:00Z" w16du:dateUtc="2026-03-27T16:07:00Z">
            <w:rPr/>
          </w:rPrChange>
        </w:rPr>
      </w:pPr>
      <w:r w:rsidRPr="0062074F">
        <w:t xml:space="preserve">Several Product Specifications use </w:t>
      </w:r>
      <w:r w:rsidR="00453DD3" w:rsidRPr="0062074F">
        <w:t xml:space="preserve">common </w:t>
      </w:r>
      <w:r w:rsidRPr="0062074F">
        <w:t xml:space="preserve">structures for feature names </w:t>
      </w:r>
      <w:r w:rsidR="00453DD3" w:rsidRPr="0062074F">
        <w:t>(</w:t>
      </w:r>
      <w:r w:rsidR="00453DD3" w:rsidRPr="00E2552C">
        <w:rPr>
          <w:i/>
          <w:iCs/>
          <w:rPrChange w:id="1990" w:author="jonathan pritchard" w:date="2026-03-27T16:07:00Z" w16du:dateUtc="2026-03-27T16:07:00Z">
            <w:rPr>
              <w:b/>
              <w:bCs/>
            </w:rPr>
          </w:rPrChange>
        </w:rPr>
        <w:t>featureName</w:t>
      </w:r>
      <w:r w:rsidR="00453DD3" w:rsidRPr="0062074F">
        <w:t>)</w:t>
      </w:r>
      <w:r w:rsidR="00C72695" w:rsidRPr="0062074F">
        <w:t xml:space="preserve"> </w:t>
      </w:r>
      <w:r w:rsidRPr="0062074F">
        <w:t>and information attributes</w:t>
      </w:r>
      <w:r w:rsidR="00453DD3" w:rsidRPr="0062074F">
        <w:t xml:space="preserve"> (</w:t>
      </w:r>
      <w:r w:rsidR="00453DD3" w:rsidRPr="00E2552C">
        <w:rPr>
          <w:i/>
          <w:iCs/>
          <w:rPrChange w:id="1991" w:author="jonathan pritchard" w:date="2026-03-27T16:07:00Z" w16du:dateUtc="2026-03-27T16:07:00Z">
            <w:rPr>
              <w:b/>
              <w:bCs/>
            </w:rPr>
          </w:rPrChange>
        </w:rPr>
        <w:t>information</w:t>
      </w:r>
      <w:ins w:id="1992" w:author="jonathan pritchard" w:date="2026-03-27T16:07:00Z" w16du:dateUtc="2026-03-27T16:07:00Z">
        <w:r w:rsidR="00E2552C">
          <w:rPr>
            <w:i/>
            <w:iCs/>
          </w:rPr>
          <w:t>.</w:t>
        </w:r>
      </w:ins>
      <w:del w:id="1993" w:author="jonathan pritchard" w:date="2026-03-27T16:07:00Z" w16du:dateUtc="2026-03-27T16:07:00Z">
        <w:r w:rsidR="00453DD3" w:rsidRPr="00E2552C" w:rsidDel="00E2552C">
          <w:rPr>
            <w:i/>
            <w:iCs/>
            <w:rPrChange w:id="1994" w:author="jonathan pritchard" w:date="2026-03-27T16:07:00Z" w16du:dateUtc="2026-03-27T16:07:00Z">
              <w:rPr>
                <w:b/>
                <w:bCs/>
              </w:rPr>
            </w:rPrChange>
          </w:rPr>
          <w:delText>/</w:delText>
        </w:r>
      </w:del>
      <w:r w:rsidR="00453DD3" w:rsidRPr="00E2552C">
        <w:rPr>
          <w:i/>
          <w:iCs/>
          <w:rPrChange w:id="1995" w:author="jonathan pritchard" w:date="2026-03-27T16:07:00Z" w16du:dateUtc="2026-03-27T16:07:00Z">
            <w:rPr>
              <w:b/>
              <w:bCs/>
            </w:rPr>
          </w:rPrChange>
        </w:rPr>
        <w:t>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lastRenderedPageBreak/>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755C6F">
        <w:rPr>
          <w:rPrChange w:id="1996" w:author="jon pritchard" w:date="2026-03-16T09:41:00Z" w16du:dateUtc="2026-03-16T08:41:00Z">
            <w:rPr>
              <w:b/>
              <w:bCs/>
            </w:rPr>
          </w:rPrChange>
        </w:rPr>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31186F1E" w:rsidR="00AC6B03" w:rsidRPr="0062074F" w:rsidRDefault="00AC6B03" w:rsidP="00AC6B03">
      <w:pPr>
        <w:jc w:val="both"/>
      </w:pPr>
      <w:r w:rsidRPr="00D87A53">
        <w:t>Feature names</w:t>
      </w:r>
      <w:ins w:id="1997" w:author="jon pritchard" w:date="2026-03-16T09:41:00Z" w16du:dateUtc="2026-03-16T08:41:00Z">
        <w:r w:rsidR="00755C6F" w:rsidRPr="00D87A53">
          <w:rPr>
            <w:rPrChange w:id="1998" w:author="jonathan pritchard" w:date="2026-04-02T15:10:00Z" w16du:dateUtc="2026-04-02T14:10:00Z">
              <w:rPr>
                <w:highlight w:val="yellow"/>
              </w:rPr>
            </w:rPrChange>
          </w:rPr>
          <w:t>:</w:t>
        </w:r>
      </w:ins>
      <w:r w:rsidRPr="00D87A53">
        <w:t xml:space="preserve"> </w:t>
      </w:r>
      <w:ins w:id="1999" w:author="jon pritchard" w:date="2026-03-16T09:41:00Z" w16du:dateUtc="2026-03-16T08:41:00Z">
        <w:r w:rsidR="00755C6F" w:rsidRPr="00D87A53">
          <w:rPr>
            <w:rPrChange w:id="2000" w:author="jonathan pritchard" w:date="2026-04-02T15:10:00Z" w16du:dateUtc="2026-04-02T14:10:00Z">
              <w:rPr>
                <w:highlight w:val="yellow"/>
              </w:rPr>
            </w:rPrChange>
          </w:rPr>
          <w:t>The a</w:t>
        </w:r>
      </w:ins>
      <w:del w:id="2001" w:author="jon pritchard" w:date="2026-03-16T09:41:00Z" w16du:dateUtc="2026-03-16T08:41:00Z">
        <w:r w:rsidRPr="00D87A53" w:rsidDel="00755C6F">
          <w:delText>A</w:delText>
        </w:r>
      </w:del>
      <w:r w:rsidRPr="00D87A53">
        <w:t>ttribute</w:t>
      </w:r>
      <w:r w:rsidRPr="0062074F">
        <w:t xml:space="preserve"> “</w:t>
      </w:r>
      <w:r w:rsidRPr="00D87A53">
        <w:rPr>
          <w:i/>
          <w:iCs/>
          <w:rPrChange w:id="2002" w:author="jonathan pritchard" w:date="2026-04-02T15:10:00Z" w16du:dateUtc="2026-04-02T14:10:00Z">
            <w:rPr/>
          </w:rPrChange>
        </w:rPr>
        <w:t>feature name</w:t>
      </w:r>
      <w:r w:rsidRPr="0062074F">
        <w:t>” (</w:t>
      </w:r>
      <w:r w:rsidRPr="00E2552C">
        <w:rPr>
          <w:i/>
          <w:iCs/>
          <w:rPrChange w:id="2003" w:author="jonathan pritchard" w:date="2026-03-27T16:07:00Z" w16du:dateUtc="2026-03-27T16:07:00Z">
            <w:rPr/>
          </w:rPrChange>
        </w:rPr>
        <w:t>featureName</w:t>
      </w:r>
      <w:r w:rsidRPr="0062074F">
        <w:t>) is a complex attribute consisting of the mandatory sub-attribute “</w:t>
      </w:r>
      <w:r w:rsidRPr="003D72A2">
        <w:t>name</w:t>
      </w:r>
      <w:r w:rsidRPr="0062074F">
        <w:t>” (the actual name of the feature) and sub-attributes “</w:t>
      </w:r>
      <w:r w:rsidRPr="00E2552C">
        <w:rPr>
          <w:i/>
          <w:iCs/>
          <w:rPrChange w:id="2004" w:author="jonathan pritchard" w:date="2026-03-27T16:07:00Z" w16du:dateUtc="2026-03-27T16:07:00Z">
            <w:rPr/>
          </w:rPrChange>
        </w:rPr>
        <w:t>language</w:t>
      </w:r>
      <w:r w:rsidRPr="0062074F">
        <w:t>” and “</w:t>
      </w:r>
      <w:r w:rsidRPr="00E2552C">
        <w:rPr>
          <w:i/>
          <w:iCs/>
          <w:rPrChange w:id="2005" w:author="jonathan pritchard" w:date="2026-03-27T16:07:00Z" w16du:dateUtc="2026-03-27T16:07:00Z">
            <w:rPr/>
          </w:rPrChange>
        </w:rPr>
        <w:t>name usage</w:t>
      </w:r>
      <w:r w:rsidRPr="0062074F">
        <w:t>”. The sub-attribute “</w:t>
      </w:r>
      <w:r w:rsidRPr="00E2552C">
        <w:rPr>
          <w:i/>
          <w:iCs/>
          <w:rPrChange w:id="2006" w:author="jonathan pritchard" w:date="2026-03-27T16:07:00Z" w16du:dateUtc="2026-03-27T16:07:00Z">
            <w:rPr/>
          </w:rPrChange>
        </w:rPr>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xml:space="preserve">. If no feature names correspond to the language preferences, then the feature name with </w:t>
      </w:r>
      <w:r w:rsidR="00F747C8" w:rsidRPr="00E2552C">
        <w:rPr>
          <w:i/>
          <w:iCs/>
          <w:rPrChange w:id="2007" w:author="jonathan pritchard" w:date="2026-03-27T16:07:00Z" w16du:dateUtc="2026-03-27T16:07:00Z">
            <w:rPr/>
          </w:rPrChange>
        </w:rPr>
        <w:t>name usage</w:t>
      </w:r>
      <w:r w:rsidR="00F747C8" w:rsidRPr="0062074F">
        <w:t>=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ms</w:t>
      </w:r>
    </w:p>
    <w:p w14:paraId="44E0657D" w14:textId="47F873DE"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mn</w:t>
      </w:r>
    </w:p>
    <w:p w14:paraId="1A041A45" w14:textId="77777777" w:rsidR="00F62570" w:rsidRPr="0062074F" w:rsidRDefault="00F62570" w:rsidP="00F747C8"/>
    <w:p w14:paraId="6FA24F3D" w14:textId="7987356C" w:rsidR="00F747C8" w:rsidRPr="0062074F" w:rsidRDefault="00F747C8" w:rsidP="00F747C8">
      <w:r w:rsidRPr="0062074F">
        <w:t>Then the name Lâu'ŋŋsuõllu is displayed</w:t>
      </w:r>
      <w:r w:rsidR="00045787" w:rsidRPr="0062074F">
        <w:t xml:space="preserve">, because it contains a name with the language “sms”, the highest priority in the language preference list. With no language preference set, the name “Turvesaaret” must be displayed because it has </w:t>
      </w:r>
      <w:r w:rsidR="00045787" w:rsidRPr="003D72A2">
        <w:rPr>
          <w:i/>
          <w:iCs/>
          <w:rPrChange w:id="2008" w:author="jon pritchard" w:date="2026-03-16T10:01:00Z" w16du:dateUtc="2026-03-16T09:01:00Z">
            <w:rPr/>
          </w:rPrChange>
        </w:rPr>
        <w:t>nameUsage</w:t>
      </w:r>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r w:rsidRPr="0062074F">
        <w:rPr>
          <w:rFonts w:ascii="Courier New" w:hAnsi="Courier New" w:cs="Courier New"/>
          <w:b/>
          <w:bCs/>
        </w:rPr>
        <w:t>IslandGroup</w:t>
      </w:r>
    </w:p>
    <w:p w14:paraId="24DC9828"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Turvesaaret</w:t>
      </w:r>
    </w:p>
    <w:p w14:paraId="5835FB6F"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1</w:t>
      </w:r>
    </w:p>
    <w:p w14:paraId="29FBA5C5"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smn</w:t>
      </w:r>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Lavŋesuolluuh</w:t>
      </w:r>
    </w:p>
    <w:p w14:paraId="63F7D4D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2</w:t>
      </w:r>
    </w:p>
    <w:p w14:paraId="35AC5F6C"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sms</w:t>
      </w:r>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Lâu'ŋŋsuõllu</w:t>
      </w:r>
    </w:p>
    <w:p w14:paraId="27FE8B64" w14:textId="5F7C5D2A"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009" w:name="_Toc175130157"/>
      <w:bookmarkStart w:id="2010" w:name="_Toc175130158"/>
      <w:bookmarkStart w:id="2011" w:name="_Toc46655819"/>
      <w:bookmarkStart w:id="2012" w:name="_Toc46659203"/>
      <w:bookmarkStart w:id="2013" w:name="_Toc46659382"/>
      <w:bookmarkStart w:id="2014" w:name="_Toc47457023"/>
      <w:bookmarkStart w:id="2015" w:name="_Toc47574699"/>
      <w:bookmarkStart w:id="2016" w:name="_Toc47618759"/>
      <w:bookmarkStart w:id="2017" w:name="_Toc47651177"/>
      <w:bookmarkStart w:id="2018" w:name="_Toc47708102"/>
      <w:bookmarkStart w:id="2019" w:name="_Toc47708364"/>
      <w:bookmarkStart w:id="2020" w:name="_Toc47708598"/>
      <w:bookmarkStart w:id="2021" w:name="_Toc226035029"/>
      <w:bookmarkEnd w:id="2009"/>
      <w:bookmarkEnd w:id="2010"/>
      <w:bookmarkEnd w:id="2011"/>
      <w:bookmarkEnd w:id="2012"/>
      <w:bookmarkEnd w:id="2013"/>
      <w:bookmarkEnd w:id="2014"/>
      <w:bookmarkEnd w:id="2015"/>
      <w:bookmarkEnd w:id="2016"/>
      <w:bookmarkEnd w:id="2017"/>
      <w:bookmarkEnd w:id="2018"/>
      <w:bookmarkEnd w:id="2019"/>
      <w:bookmarkEnd w:id="2020"/>
      <w:r w:rsidRPr="0062074F">
        <w:t>Text</w:t>
      </w:r>
      <w:r w:rsidR="00007DC7" w:rsidRPr="0062074F">
        <w:t xml:space="preserve"> and Graphics</w:t>
      </w:r>
      <w:bookmarkEnd w:id="2021"/>
    </w:p>
    <w:p w14:paraId="223F4165" w14:textId="215750E5" w:rsidR="001D7E15" w:rsidRPr="0062074F" w:rsidRDefault="001D7E15" w:rsidP="00DB7CFE">
      <w:pPr>
        <w:pStyle w:val="Heading2"/>
      </w:pPr>
      <w:bookmarkStart w:id="2022" w:name="_Toc226035030"/>
      <w:r w:rsidRPr="0062074F">
        <w:t>Arrangement of viewing group layers.</w:t>
      </w:r>
      <w:bookmarkEnd w:id="2022"/>
    </w:p>
    <w:p w14:paraId="22EDEFDA" w14:textId="03D1CFA5" w:rsidR="001D7E15" w:rsidRPr="0062074F" w:rsidRDefault="00B94DFF" w:rsidP="00B812CA">
      <w:pPr>
        <w:spacing w:after="120" w:line="240" w:lineRule="auto"/>
        <w:jc w:val="both"/>
      </w:pPr>
      <w:bookmarkStart w:id="2023" w:name="_Ref44339526"/>
      <w:r w:rsidRPr="0062074F">
        <w:t>V</w:t>
      </w:r>
      <w:bookmarkEnd w:id="2023"/>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755C6F">
        <w:rPr>
          <w:i/>
          <w:iCs/>
          <w:rPrChange w:id="2024" w:author="jon pritchard" w:date="2026-03-16T09:45:00Z" w16du:dateUtc="2026-03-16T08:45:00Z">
            <w:rPr/>
          </w:rPrChange>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lastRenderedPageBreak/>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Del="00175BA0" w:rsidRDefault="001D7E15" w:rsidP="00620930">
      <w:pPr>
        <w:spacing w:after="120" w:line="240" w:lineRule="auto"/>
        <w:jc w:val="both"/>
        <w:rPr>
          <w:del w:id="2025" w:author="jon pritchard" w:date="2026-03-07T12:33:00Z" w16du:dateUtc="2026-03-06T23:33:00Z"/>
        </w:rPr>
      </w:pPr>
    </w:p>
    <w:p w14:paraId="09AEE4AC" w14:textId="77777777" w:rsidR="00175BA0" w:rsidRDefault="00175BA0" w:rsidP="001F57C8">
      <w:pPr>
        <w:spacing w:after="120" w:line="240" w:lineRule="auto"/>
        <w:rPr>
          <w:ins w:id="2026" w:author="jonathan pritchard" w:date="2026-03-10T10:24:00Z" w16du:dateUtc="2026-03-10T10:24:00Z"/>
        </w:rPr>
      </w:pPr>
    </w:p>
    <w:p w14:paraId="51E0DC47" w14:textId="77777777" w:rsidR="00175BA0" w:rsidRPr="0062074F" w:rsidRDefault="00175BA0" w:rsidP="001F57C8">
      <w:pPr>
        <w:spacing w:after="120" w:line="240" w:lineRule="auto"/>
        <w:rPr>
          <w:ins w:id="2027" w:author="jonathan pritchard" w:date="2026-03-10T10:24:00Z" w16du:dateUtc="2026-03-10T10:24:00Z"/>
        </w:rPr>
      </w:pPr>
    </w:p>
    <w:p w14:paraId="34C33955" w14:textId="77777777" w:rsidR="0091366D" w:rsidRPr="0062074F" w:rsidRDefault="0091366D" w:rsidP="00620930">
      <w:pPr>
        <w:spacing w:after="120" w:line="240" w:lineRule="auto"/>
        <w:jc w:val="both"/>
      </w:pPr>
      <w:bookmarkStart w:id="2028" w:name="_Toc175130161"/>
      <w:bookmarkEnd w:id="2028"/>
    </w:p>
    <w:p w14:paraId="44CDD629" w14:textId="38D4CE28" w:rsidR="00AD5025" w:rsidRPr="0062074F" w:rsidRDefault="00EA6515" w:rsidP="00BE68E8">
      <w:pPr>
        <w:pStyle w:val="Heading1"/>
      </w:pPr>
      <w:bookmarkStart w:id="2029" w:name="_Toc175130163"/>
      <w:bookmarkStart w:id="2030" w:name="_Toc175130164"/>
      <w:bookmarkStart w:id="2031" w:name="_Toc175130165"/>
      <w:bookmarkStart w:id="2032" w:name="_Toc175130166"/>
      <w:bookmarkStart w:id="2033" w:name="_Toc175130167"/>
      <w:bookmarkStart w:id="2034" w:name="_Toc175130168"/>
      <w:bookmarkStart w:id="2035" w:name="_Toc175130169"/>
      <w:bookmarkStart w:id="2036" w:name="_Toc175130170"/>
      <w:bookmarkStart w:id="2037" w:name="_Toc175130171"/>
      <w:bookmarkStart w:id="2038" w:name="_Toc175130172"/>
      <w:bookmarkStart w:id="2039" w:name="_Toc175130173"/>
      <w:bookmarkStart w:id="2040" w:name="_Toc175130174"/>
      <w:bookmarkStart w:id="2041" w:name="_Toc175130175"/>
      <w:bookmarkStart w:id="2042" w:name="_Toc175130176"/>
      <w:bookmarkStart w:id="2043" w:name="_Toc175130177"/>
      <w:bookmarkStart w:id="2044" w:name="_Toc175130178"/>
      <w:bookmarkStart w:id="2045" w:name="_Toc175130179"/>
      <w:bookmarkStart w:id="2046" w:name="_Toc175130194"/>
      <w:bookmarkStart w:id="2047" w:name="_Toc175130195"/>
      <w:bookmarkStart w:id="2048" w:name="_Toc175130196"/>
      <w:bookmarkStart w:id="2049" w:name="_Toc175130197"/>
      <w:bookmarkStart w:id="2050" w:name="_Toc99104596"/>
      <w:bookmarkStart w:id="2051" w:name="_Toc99105049"/>
      <w:bookmarkStart w:id="2052" w:name="_Toc175130198"/>
      <w:bookmarkStart w:id="2053" w:name="_Toc175130199"/>
      <w:bookmarkStart w:id="2054" w:name="_Toc175130200"/>
      <w:bookmarkStart w:id="2055" w:name="_Toc175130201"/>
      <w:bookmarkStart w:id="2056" w:name="_Toc175130202"/>
      <w:bookmarkStart w:id="2057" w:name="_Toc175130203"/>
      <w:bookmarkStart w:id="2058" w:name="_Toc175130204"/>
      <w:bookmarkStart w:id="2059" w:name="_Toc226035031"/>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r w:rsidRPr="0062074F">
        <w:t>Display Elements</w:t>
      </w:r>
      <w:bookmarkEnd w:id="2059"/>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CE18E82"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ins w:id="2060" w:author="jon pritchard" w:date="2026-03-07T21:14:00Z" w16du:dateUtc="2026-03-07T08:14:00Z">
        <w:r w:rsidR="003E5FBF">
          <w:t>14</w:t>
        </w:r>
      </w:ins>
      <w:del w:id="2061" w:author="jon pritchard" w:date="2026-03-07T21:14:00Z" w16du:dateUtc="2026-03-07T08:14:00Z">
        <w:r w:rsidR="00C72695" w:rsidRPr="0062074F" w:rsidDel="003E5FBF">
          <w:delText>15</w:delText>
        </w:r>
      </w:del>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2062" w:name="_Toc226035032"/>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2062"/>
      <w:r w:rsidR="002A10D2" w:rsidRPr="0062074F">
        <w:t xml:space="preserve"> </w:t>
      </w:r>
    </w:p>
    <w:p w14:paraId="4A2521A0" w14:textId="2B326E5F" w:rsidR="0010683F" w:rsidRDefault="00CF374E" w:rsidP="001C1CAB">
      <w:pPr>
        <w:jc w:val="both"/>
        <w:rPr>
          <w:ins w:id="2063" w:author="jonathan pritchard" w:date="2026-03-10T10:26:00Z" w16du:dateUtc="2026-03-10T10:26:00Z"/>
        </w:rPr>
      </w:pPr>
      <w:r w:rsidRPr="0062074F">
        <w:t xml:space="preserve">ENC Features are </w:t>
      </w:r>
      <w:r w:rsidR="009C0BE1" w:rsidRPr="0062074F">
        <w:t xml:space="preserve">contained within </w:t>
      </w:r>
      <w:r w:rsidRPr="00755C6F">
        <w:rPr>
          <w:b/>
          <w:bCs/>
          <w:rPrChange w:id="2064" w:author="jon pritchard" w:date="2026-03-16T09:46:00Z" w16du:dateUtc="2026-03-16T08:46:00Z">
            <w:rPr/>
          </w:rPrChange>
        </w:rPr>
        <w:t>DataCoverage</w:t>
      </w:r>
      <w:r w:rsidRPr="0062074F">
        <w:t xml:space="preserve"> features and aggregated into datasets. Each </w:t>
      </w:r>
      <w:r w:rsidRPr="00755C6F">
        <w:rPr>
          <w:b/>
          <w:bCs/>
          <w:rPrChange w:id="2065" w:author="jon pritchard" w:date="2026-03-16T09:46:00Z" w16du:dateUtc="2026-03-16T08:46:00Z">
            <w:rPr/>
          </w:rPrChange>
        </w:rPr>
        <w:t>DataCoverage</w:t>
      </w:r>
      <w:r w:rsidRPr="0062074F">
        <w:t xml:space="preserve"> feature contains attributes </w:t>
      </w:r>
      <w:r w:rsidRPr="003D72A2">
        <w:rPr>
          <w:i/>
          <w:iCs/>
        </w:rPr>
        <w:t>optimumDisplayScale</w:t>
      </w:r>
      <w:r w:rsidRPr="0062074F">
        <w:t xml:space="preserve">, </w:t>
      </w:r>
      <w:r w:rsidRPr="003D72A2">
        <w:rPr>
          <w:i/>
          <w:iCs/>
        </w:rPr>
        <w:t>minimumDisplayScale</w:t>
      </w:r>
      <w:r w:rsidRPr="0062074F">
        <w:t xml:space="preserve"> and </w:t>
      </w:r>
      <w:r w:rsidR="008F1A27" w:rsidRPr="003D72A2">
        <w:rPr>
          <w:i/>
          <w:iCs/>
        </w:rPr>
        <w:t>m</w:t>
      </w:r>
      <w:r w:rsidRPr="003D72A2">
        <w:rPr>
          <w:i/>
          <w:iCs/>
        </w:rPr>
        <w:t>aximumDisplayScale</w:t>
      </w:r>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ins w:id="2066" w:author="jon pritchard" w:date="2026-03-07T18:11:00Z" w16du:dateUtc="2026-03-07T05:11:00Z">
        <w:r w:rsidR="00512F7B" w:rsidRPr="001111B5">
          <w:rPr>
            <w:sz w:val="18"/>
            <w:szCs w:val="18"/>
            <w:rPrChange w:id="2067" w:author="jon pritchard" w:date="2026-03-17T11:59:00Z" w16du:dateUtc="2026-03-17T10:59:00Z">
              <w:rPr/>
            </w:rPrChange>
          </w:rPr>
          <w:t xml:space="preserve">in </w:t>
        </w:r>
      </w:ins>
      <w:ins w:id="2068" w:author="jon pritchard" w:date="2026-03-07T18:12:00Z" w16du:dateUtc="2026-03-07T05:12:00Z">
        <w:r w:rsidR="00512F7B" w:rsidRPr="001111B5">
          <w:rPr>
            <w:sz w:val="16"/>
            <w:szCs w:val="16"/>
            <w:rPrChange w:id="2069" w:author="jon pritchard" w:date="2026-03-17T11:59:00Z" w16du:dateUtc="2026-03-17T10:59:00Z">
              <w:rPr/>
            </w:rPrChange>
          </w:rPr>
          <w:fldChar w:fldCharType="begin"/>
        </w:r>
        <w:r w:rsidR="00512F7B" w:rsidRPr="001111B5">
          <w:rPr>
            <w:sz w:val="16"/>
            <w:szCs w:val="16"/>
            <w:rPrChange w:id="2070" w:author="jon pritchard" w:date="2026-03-17T11:59:00Z" w16du:dateUtc="2026-03-17T10:59:00Z">
              <w:rPr/>
            </w:rPrChange>
          </w:rPr>
          <w:instrText xml:space="preserve"> REF _Ref223799592 \h </w:instrText>
        </w:r>
      </w:ins>
      <w:r w:rsidR="00A32525" w:rsidRPr="001111B5">
        <w:rPr>
          <w:sz w:val="16"/>
          <w:szCs w:val="16"/>
          <w:rPrChange w:id="2071" w:author="jon pritchard" w:date="2026-03-17T11:59:00Z" w16du:dateUtc="2026-03-17T10:59:00Z">
            <w:rPr>
              <w:sz w:val="18"/>
              <w:szCs w:val="18"/>
            </w:rPr>
          </w:rPrChange>
        </w:rPr>
        <w:instrText xml:space="preserve"> \* MERGEFORMAT </w:instrText>
      </w:r>
      <w:r w:rsidR="00512F7B" w:rsidRPr="006E0CF2">
        <w:rPr>
          <w:sz w:val="16"/>
          <w:szCs w:val="16"/>
        </w:rPr>
      </w:r>
      <w:r w:rsidR="00512F7B" w:rsidRPr="001111B5">
        <w:rPr>
          <w:sz w:val="16"/>
          <w:szCs w:val="16"/>
          <w:rPrChange w:id="2072" w:author="jon pritchard" w:date="2026-03-17T11:59:00Z" w16du:dateUtc="2026-03-17T10:59:00Z">
            <w:rPr/>
          </w:rPrChange>
        </w:rPr>
        <w:fldChar w:fldCharType="separate"/>
      </w:r>
      <w:ins w:id="2073" w:author="jon pritchard" w:date="2026-03-07T18:12:00Z" w16du:dateUtc="2026-03-07T05:12:00Z">
        <w:r w:rsidR="00512F7B" w:rsidRPr="001111B5">
          <w:rPr>
            <w:sz w:val="18"/>
            <w:szCs w:val="15"/>
            <w:rPrChange w:id="2074" w:author="jon pritchard" w:date="2026-03-17T11:59:00Z" w16du:dateUtc="2026-03-17T10:59:00Z">
              <w:rPr>
                <w:sz w:val="22"/>
                <w:szCs w:val="18"/>
              </w:rPr>
            </w:rPrChange>
          </w:rPr>
          <w:t>Appendix E – Dataset Loading and Display (Rendering) Algorithms</w:t>
        </w:r>
        <w:r w:rsidR="00512F7B" w:rsidRPr="001111B5">
          <w:rPr>
            <w:sz w:val="16"/>
            <w:szCs w:val="16"/>
            <w:rPrChange w:id="2075" w:author="jon pritchard" w:date="2026-03-17T11:59:00Z" w16du:dateUtc="2026-03-17T10:59:00Z">
              <w:rPr/>
            </w:rPrChange>
          </w:rPr>
          <w:fldChar w:fldCharType="end"/>
        </w:r>
      </w:ins>
      <w:ins w:id="2076" w:author="jon pritchard" w:date="2026-03-07T18:13:00Z" w16du:dateUtc="2026-03-07T05:13:00Z">
        <w:r w:rsidR="00512F7B" w:rsidRPr="00A32525">
          <w:rPr>
            <w:sz w:val="18"/>
            <w:szCs w:val="18"/>
            <w:rPrChange w:id="2077" w:author="jonathan pritchard" w:date="2026-03-10T10:43:00Z" w16du:dateUtc="2026-03-10T10:43:00Z">
              <w:rPr/>
            </w:rPrChange>
          </w:rPr>
          <w:t>.</w:t>
        </w:r>
      </w:ins>
      <w:del w:id="2078" w:author="jon pritchard" w:date="2026-03-07T18:11:00Z" w16du:dateUtc="2026-03-07T05:11:00Z">
        <w:r w:rsidR="008F1A27" w:rsidRPr="0062074F" w:rsidDel="00512F7B">
          <w:delText xml:space="preserve">in </w:delText>
        </w:r>
        <w:r w:rsidR="00B94DFF" w:rsidRPr="0062074F" w:rsidDel="00512F7B">
          <w:fldChar w:fldCharType="begin"/>
        </w:r>
        <w:r w:rsidR="00B94DFF" w:rsidRPr="0062074F" w:rsidDel="00512F7B">
          <w:delInstrText xml:space="preserve"> REF _Ref188629855 \h </w:delInstrText>
        </w:r>
        <w:r w:rsidR="0082441E" w:rsidRPr="0062074F" w:rsidDel="00512F7B">
          <w:delInstrText xml:space="preserve"> \* MERGEFORMAT </w:delInstrText>
        </w:r>
        <w:r w:rsidR="00B94DFF" w:rsidRPr="0062074F" w:rsidDel="00512F7B">
          <w:fldChar w:fldCharType="separate"/>
        </w:r>
        <w:r w:rsidR="00B94DFF" w:rsidRPr="0062074F" w:rsidDel="00512F7B">
          <w:delText xml:space="preserve">Appendix E – </w:delText>
        </w:r>
        <w:r w:rsidR="00B94DFF" w:rsidRPr="0062074F" w:rsidDel="00512F7B">
          <w:rPr>
            <w:lang w:val="en-US"/>
          </w:rPr>
          <w:delText>Dataset Loading and Display (Rendering) Algorithms</w:delText>
        </w:r>
        <w:r w:rsidR="00B94DFF" w:rsidRPr="0062074F" w:rsidDel="00512F7B">
          <w:fldChar w:fldCharType="end"/>
        </w:r>
      </w:del>
    </w:p>
    <w:p w14:paraId="6DE2CD38" w14:textId="35BDDD86" w:rsidR="00175BA0" w:rsidRPr="003F6075" w:rsidDel="00E2552C" w:rsidRDefault="00175BA0" w:rsidP="001C1CAB">
      <w:pPr>
        <w:jc w:val="both"/>
        <w:rPr>
          <w:ins w:id="2079" w:author="jon pritchard" w:date="2026-03-17T11:57:00Z" w16du:dateUtc="2026-03-17T10:57:00Z"/>
          <w:del w:id="2080" w:author="jonathan pritchard" w:date="2026-03-27T16:08:00Z" w16du:dateUtc="2026-03-27T16:08:00Z"/>
          <w:strike/>
          <w:rPrChange w:id="2081" w:author="jon pritchard" w:date="2026-03-17T11:58:00Z" w16du:dateUtc="2026-03-17T10:58:00Z">
            <w:rPr>
              <w:ins w:id="2082" w:author="jon pritchard" w:date="2026-03-17T11:57:00Z" w16du:dateUtc="2026-03-17T10:57:00Z"/>
              <w:del w:id="2083" w:author="jonathan pritchard" w:date="2026-03-27T16:08:00Z" w16du:dateUtc="2026-03-27T16:08:00Z"/>
            </w:rPr>
          </w:rPrChange>
        </w:rPr>
      </w:pPr>
    </w:p>
    <w:p w14:paraId="783407B3" w14:textId="21A19351" w:rsidR="003F6075" w:rsidRPr="00E2552C" w:rsidRDefault="003F6075" w:rsidP="001C1CAB">
      <w:pPr>
        <w:jc w:val="both"/>
      </w:pPr>
      <w:ins w:id="2084" w:author="jon pritchard" w:date="2026-03-17T11:57:00Z" w16du:dateUtc="2026-03-17T10:57:00Z">
        <w:r w:rsidRPr="00E2552C">
          <w:rPr>
            <w:rPrChange w:id="2085" w:author="jonathan pritchard" w:date="2026-03-27T16:08:00Z" w16du:dateUtc="2026-03-27T16:08:00Z">
              <w:rPr>
                <w:highlight w:val="yellow"/>
              </w:rPr>
            </w:rPrChange>
          </w:rPr>
          <w:t xml:space="preserve">To ensure seamless presentation </w:t>
        </w:r>
      </w:ins>
      <w:ins w:id="2086" w:author="jon pritchard" w:date="2026-03-17T11:57:00Z">
        <w:r w:rsidRPr="00E2552C">
          <w:rPr>
            <w:lang w:val="en-US"/>
            <w:rPrChange w:id="2087" w:author="jonathan pritchard" w:date="2026-03-27T16:08:00Z" w16du:dateUtc="2026-03-27T16:08:00Z">
              <w:rPr>
                <w:b/>
                <w:bCs/>
                <w:lang w:val="en-US"/>
              </w:rPr>
            </w:rPrChange>
          </w:rPr>
          <w:t>all enabled features of same display priority from all datasets must be drawn so as to prevent clipping at the edges of datasets.  </w:t>
        </w:r>
      </w:ins>
    </w:p>
    <w:p w14:paraId="00620AFF" w14:textId="4436BC53" w:rsidR="002A10D2" w:rsidRPr="0062074F" w:rsidRDefault="002A10D2" w:rsidP="00450770">
      <w:pPr>
        <w:pStyle w:val="Heading3"/>
      </w:pPr>
      <w:bookmarkStart w:id="2088" w:name="_Toc188368646"/>
      <w:bookmarkStart w:id="2089" w:name="_Toc188621848"/>
      <w:bookmarkStart w:id="2090" w:name="_Toc188950429"/>
      <w:bookmarkStart w:id="2091" w:name="_Toc188968345"/>
      <w:bookmarkStart w:id="2092" w:name="_Toc188968570"/>
      <w:bookmarkStart w:id="2093" w:name="_Ref192264106"/>
      <w:bookmarkStart w:id="2094" w:name="_Toc226035033"/>
      <w:bookmarkEnd w:id="2088"/>
      <w:bookmarkEnd w:id="2089"/>
      <w:bookmarkEnd w:id="2090"/>
      <w:bookmarkEnd w:id="2091"/>
      <w:bookmarkEnd w:id="2092"/>
      <w:r w:rsidRPr="0062074F">
        <w:t>ENC scale</w:t>
      </w:r>
      <w:bookmarkEnd w:id="2093"/>
      <w:bookmarkEnd w:id="2094"/>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r w:rsidR="00FF1663" w:rsidRPr="00755C6F">
        <w:rPr>
          <w:b/>
          <w:bCs/>
          <w:rPrChange w:id="2095" w:author="jon pritchard" w:date="2026-03-16T09:46:00Z" w16du:dateUtc="2026-03-16T08:46:00Z">
            <w:rPr/>
          </w:rPrChange>
        </w:rPr>
        <w:t>DataCoverage</w:t>
      </w:r>
      <w:r w:rsidR="00FF1663" w:rsidRPr="0062074F">
        <w:t xml:space="preserve"> </w:t>
      </w:r>
      <w:r w:rsidR="00B73DF0" w:rsidRPr="0062074F">
        <w:t xml:space="preserve">attributes </w:t>
      </w:r>
      <w:r w:rsidR="00497384" w:rsidRPr="003D72A2">
        <w:rPr>
          <w:i/>
          <w:iCs/>
        </w:rPr>
        <w:t>minimumDisplayScale</w:t>
      </w:r>
      <w:r w:rsidRPr="0062074F">
        <w:t xml:space="preserve">, </w:t>
      </w:r>
      <w:r w:rsidRPr="003D72A2">
        <w:rPr>
          <w:i/>
          <w:iCs/>
        </w:rPr>
        <w:t>maximumDisplayScale</w:t>
      </w:r>
      <w:r w:rsidRPr="0062074F">
        <w:t xml:space="preserve">, </w:t>
      </w:r>
      <w:r w:rsidRPr="003D72A2">
        <w:rPr>
          <w:i/>
          <w:iCs/>
        </w:rPr>
        <w:t>optimumDisplayScale</w:t>
      </w:r>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r w:rsidRPr="003D72A2">
        <w:rPr>
          <w:i/>
          <w:iCs/>
        </w:rPr>
        <w:t>minimumDisplayScale</w:t>
      </w:r>
      <w:r w:rsidRPr="0062074F">
        <w:t xml:space="preserve"> and </w:t>
      </w:r>
      <w:r w:rsidRPr="003D72A2">
        <w:rPr>
          <w:i/>
          <w:iCs/>
        </w:rPr>
        <w:t>optimumDisplayScale</w:t>
      </w:r>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lastRenderedPageBreak/>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r w:rsidRPr="00755C6F">
        <w:rPr>
          <w:b/>
          <w:bCs/>
          <w:i/>
          <w:iCs/>
          <w:rPrChange w:id="2096" w:author="jon pritchard" w:date="2026-03-16T09:46:00Z" w16du:dateUtc="2026-03-16T08:46:00Z">
            <w:rPr>
              <w:i/>
              <w:iCs/>
            </w:rPr>
          </w:rPrChange>
        </w:rPr>
        <w:t>minimumDisplayScale</w:t>
      </w:r>
      <w:r w:rsidRPr="0062074F">
        <w:t xml:space="preserve"> and </w:t>
      </w:r>
      <w:r w:rsidRPr="00755C6F">
        <w:rPr>
          <w:b/>
          <w:bCs/>
          <w:i/>
          <w:iCs/>
          <w:rPrChange w:id="2097" w:author="jon pritchard" w:date="2026-03-16T09:46:00Z" w16du:dateUtc="2026-03-16T08:46:00Z">
            <w:rPr>
              <w:i/>
              <w:iCs/>
            </w:rPr>
          </w:rPrChange>
        </w:rPr>
        <w:t>optimumDisplayScale</w:t>
      </w:r>
      <w:r w:rsidRPr="0062074F">
        <w:t xml:space="preserve"> values</w:t>
      </w:r>
    </w:p>
    <w:p w14:paraId="4B3D614C" w14:textId="2DD560E8"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ins w:id="2098" w:author="jon pritchard" w:date="2026-03-07T18:13:00Z" w16du:dateUtc="2026-03-07T05:13:00Z">
        <w:r w:rsidR="0070435D">
          <w:rPr>
            <w:bCs/>
            <w:iCs/>
            <w:sz w:val="20"/>
          </w:rPr>
          <w:t xml:space="preserve"> </w:t>
        </w:r>
        <w:r w:rsidR="0070435D">
          <w:t xml:space="preserve">in </w:t>
        </w:r>
        <w:r w:rsidR="0070435D" w:rsidRPr="00755C6F">
          <w:rPr>
            <w:sz w:val="15"/>
            <w:szCs w:val="16"/>
            <w:rPrChange w:id="2099" w:author="jon pritchard" w:date="2026-03-16T09:46:00Z" w16du:dateUtc="2026-03-16T08:46:00Z">
              <w:rPr/>
            </w:rPrChange>
          </w:rPr>
          <w:fldChar w:fldCharType="begin"/>
        </w:r>
        <w:r w:rsidR="0070435D" w:rsidRPr="00755C6F">
          <w:rPr>
            <w:sz w:val="15"/>
            <w:szCs w:val="16"/>
            <w:rPrChange w:id="2100" w:author="jon pritchard" w:date="2026-03-16T09:46:00Z" w16du:dateUtc="2026-03-16T08:46:00Z">
              <w:rPr/>
            </w:rPrChange>
          </w:rPr>
          <w:instrText xml:space="preserve"> REF _Ref223799592 \h </w:instrText>
        </w:r>
      </w:ins>
      <w:r w:rsidR="00755C6F" w:rsidRPr="00755C6F">
        <w:rPr>
          <w:sz w:val="15"/>
          <w:szCs w:val="16"/>
          <w:rPrChange w:id="2101" w:author="jon pritchard" w:date="2026-03-16T09:46:00Z" w16du:dateUtc="2026-03-16T08:46:00Z">
            <w:rPr>
              <w:sz w:val="16"/>
              <w:szCs w:val="18"/>
            </w:rPr>
          </w:rPrChange>
        </w:rPr>
        <w:instrText xml:space="preserve"> \* MERGEFORMAT </w:instrText>
      </w:r>
      <w:r w:rsidR="0070435D" w:rsidRPr="006E0CF2">
        <w:rPr>
          <w:sz w:val="15"/>
          <w:szCs w:val="16"/>
        </w:rPr>
      </w:r>
      <w:ins w:id="2102" w:author="jon pritchard" w:date="2026-03-07T18:13:00Z" w16du:dateUtc="2026-03-07T05:13:00Z">
        <w:r w:rsidR="0070435D" w:rsidRPr="00755C6F">
          <w:rPr>
            <w:sz w:val="15"/>
            <w:szCs w:val="16"/>
            <w:rPrChange w:id="2103" w:author="jon pritchard" w:date="2026-03-16T09:46:00Z" w16du:dateUtc="2026-03-16T08:46:00Z">
              <w:rPr/>
            </w:rPrChange>
          </w:rPr>
          <w:fldChar w:fldCharType="separate"/>
        </w:r>
        <w:r w:rsidR="0070435D" w:rsidRPr="00755C6F">
          <w:rPr>
            <w:sz w:val="20"/>
            <w:szCs w:val="15"/>
            <w:rPrChange w:id="2104" w:author="jon pritchard" w:date="2026-03-16T09:46:00Z" w16du:dateUtc="2026-03-16T08:46:00Z">
              <w:rPr>
                <w:sz w:val="22"/>
                <w:szCs w:val="18"/>
              </w:rPr>
            </w:rPrChange>
          </w:rPr>
          <w:t>Appendix E – Dataset Loading and Display (Rendering) Algorithms</w:t>
        </w:r>
        <w:r w:rsidR="0070435D" w:rsidRPr="00755C6F">
          <w:rPr>
            <w:sz w:val="15"/>
            <w:szCs w:val="16"/>
            <w:rPrChange w:id="2105" w:author="jon pritchard" w:date="2026-03-16T09:46:00Z" w16du:dateUtc="2026-03-16T08:46:00Z">
              <w:rPr/>
            </w:rPrChange>
          </w:rPr>
          <w:fldChar w:fldCharType="end"/>
        </w:r>
      </w:ins>
      <w:del w:id="2106" w:author="jon pritchard" w:date="2026-03-07T18:13:00Z" w16du:dateUtc="2026-03-07T05:13:00Z">
        <w:r w:rsidR="00E567B0" w:rsidRPr="00755C6F" w:rsidDel="0070435D">
          <w:rPr>
            <w:bCs/>
            <w:iCs/>
            <w:sz w:val="16"/>
            <w:szCs w:val="16"/>
            <w:rPrChange w:id="2107" w:author="jon pritchard" w:date="2026-03-16T09:46:00Z" w16du:dateUtc="2026-03-16T08:46:00Z">
              <w:rPr>
                <w:bCs/>
                <w:iCs/>
                <w:sz w:val="20"/>
              </w:rPr>
            </w:rPrChange>
          </w:rPr>
          <w:delText xml:space="preserve"> </w:delText>
        </w:r>
      </w:del>
      <w:ins w:id="2108" w:author="jon pritchard" w:date="2026-03-07T18:14:00Z" w16du:dateUtc="2026-03-07T05:14:00Z">
        <w:r w:rsidR="0070435D" w:rsidRPr="00755C6F">
          <w:rPr>
            <w:bCs/>
            <w:iCs/>
            <w:sz w:val="16"/>
            <w:szCs w:val="16"/>
            <w:rPrChange w:id="2109" w:author="jon pritchard" w:date="2026-03-16T09:46:00Z" w16du:dateUtc="2026-03-16T08:46:00Z">
              <w:rPr>
                <w:bCs/>
                <w:iCs/>
                <w:sz w:val="20"/>
              </w:rPr>
            </w:rPrChange>
          </w:rPr>
          <w:t>.</w:t>
        </w:r>
      </w:ins>
      <w:del w:id="2110" w:author="jon pritchard" w:date="2026-03-07T18:13:00Z" w16du:dateUtc="2026-03-07T05:13:00Z">
        <w:r w:rsidR="00E567B0" w:rsidRPr="0062074F" w:rsidDel="0070435D">
          <w:rPr>
            <w:bCs/>
            <w:iCs/>
            <w:sz w:val="22"/>
            <w:szCs w:val="22"/>
          </w:rPr>
          <w:fldChar w:fldCharType="begin"/>
        </w:r>
        <w:r w:rsidR="00E567B0" w:rsidRPr="0062074F" w:rsidDel="0070435D">
          <w:rPr>
            <w:bCs/>
            <w:iCs/>
            <w:sz w:val="22"/>
            <w:szCs w:val="22"/>
          </w:rPr>
          <w:delInstrText xml:space="preserve"> REF _Ref188629910 \h  \* MERGEFORMAT </w:delInstrText>
        </w:r>
        <w:r w:rsidR="00E567B0" w:rsidRPr="0062074F" w:rsidDel="0070435D">
          <w:rPr>
            <w:bCs/>
            <w:iCs/>
            <w:sz w:val="22"/>
            <w:szCs w:val="22"/>
          </w:rPr>
        </w:r>
        <w:r w:rsidR="00E567B0" w:rsidRPr="0062074F" w:rsidDel="0070435D">
          <w:rPr>
            <w:bCs/>
            <w:iCs/>
            <w:sz w:val="22"/>
            <w:szCs w:val="22"/>
          </w:rPr>
          <w:fldChar w:fldCharType="separate"/>
        </w:r>
        <w:r w:rsidR="00E567B0" w:rsidRPr="0062074F" w:rsidDel="0070435D">
          <w:rPr>
            <w:sz w:val="20"/>
            <w:szCs w:val="22"/>
          </w:rPr>
          <w:delText xml:space="preserve">Appendix E – </w:delText>
        </w:r>
        <w:r w:rsidR="00E567B0" w:rsidRPr="0062074F" w:rsidDel="0070435D">
          <w:rPr>
            <w:sz w:val="20"/>
            <w:szCs w:val="22"/>
            <w:lang w:val="en-US"/>
          </w:rPr>
          <w:delText>Dataset Loading and Display (Rendering) Algorithms</w:delText>
        </w:r>
        <w:r w:rsidR="00E567B0" w:rsidRPr="0062074F" w:rsidDel="0070435D">
          <w:rPr>
            <w:bCs/>
            <w:iCs/>
            <w:sz w:val="22"/>
            <w:szCs w:val="22"/>
          </w:rPr>
          <w:fldChar w:fldCharType="end"/>
        </w:r>
        <w:r w:rsidR="00931344" w:rsidRPr="0062074F" w:rsidDel="0070435D">
          <w:rPr>
            <w:bCs/>
            <w:iCs/>
            <w:sz w:val="22"/>
            <w:szCs w:val="22"/>
          </w:rPr>
          <w:delText>.</w:delText>
        </w:r>
      </w:del>
    </w:p>
    <w:p w14:paraId="71EEBD7C" w14:textId="543F29A9" w:rsidR="00FF1663" w:rsidRPr="0062074F" w:rsidRDefault="00FF1663" w:rsidP="002D7DEE">
      <w:pPr>
        <w:pStyle w:val="Heading2"/>
      </w:pPr>
      <w:bookmarkStart w:id="2111" w:name="_Toc175130208"/>
      <w:bookmarkStart w:id="2112" w:name="_Ref192503285"/>
      <w:bookmarkStart w:id="2113" w:name="_Toc226035034"/>
      <w:bookmarkStart w:id="2114" w:name="_Ref49483442"/>
      <w:bookmarkEnd w:id="2111"/>
      <w:r w:rsidRPr="0062074F">
        <w:t>Display of Non-ENC data layers</w:t>
      </w:r>
      <w:bookmarkEnd w:id="2112"/>
      <w:bookmarkEnd w:id="2113"/>
      <w:r w:rsidRPr="0062074F">
        <w:t xml:space="preserve"> </w:t>
      </w:r>
    </w:p>
    <w:p w14:paraId="2D88D1E3" w14:textId="63A1500D" w:rsidR="00E4615A" w:rsidRPr="0062074F" w:rsidRDefault="00FF1663" w:rsidP="002D7DEE">
      <w:pPr>
        <w:spacing w:after="120" w:line="276" w:lineRule="auto"/>
        <w:jc w:val="both"/>
      </w:pPr>
      <w:r w:rsidRPr="0062074F">
        <w:t xml:space="preserve">Non-ENC data layers </w:t>
      </w:r>
      <w:ins w:id="2115" w:author="jon pritchard" w:date="2026-03-18T06:53:00Z" w16du:dateUtc="2026-03-18T05:53:00Z">
        <w:r w:rsidR="004242E6">
          <w:t xml:space="preserve">(as listed in </w:t>
        </w:r>
      </w:ins>
      <w:ins w:id="2116" w:author="jon pritchard" w:date="2026-03-18T06:54:00Z" w16du:dateUtc="2026-03-18T05:54:00Z">
        <w:r w:rsidR="004242E6">
          <w:t xml:space="preserve">clause </w:t>
        </w:r>
      </w:ins>
      <w:ins w:id="2117" w:author="jon pritchard" w:date="2026-03-18T06:53:00Z" w16du:dateUtc="2026-03-18T05:53:00Z">
        <w:r w:rsidR="004242E6">
          <w:fldChar w:fldCharType="begin"/>
        </w:r>
        <w:r w:rsidR="004242E6">
          <w:instrText xml:space="preserve"> REF _Ref45055302 \r \h </w:instrText>
        </w:r>
      </w:ins>
      <w:r w:rsidR="004242E6">
        <w:fldChar w:fldCharType="separate"/>
      </w:r>
      <w:ins w:id="2118" w:author="jon pritchard" w:date="2026-03-18T06:53:00Z" w16du:dateUtc="2026-03-18T05:53:00Z">
        <w:r w:rsidR="004242E6">
          <w:t>6.1.1</w:t>
        </w:r>
        <w:r w:rsidR="004242E6">
          <w:fldChar w:fldCharType="end"/>
        </w:r>
      </w:ins>
      <w:ins w:id="2119" w:author="jon pritchard" w:date="2026-03-18T06:54:00Z" w16du:dateUtc="2026-03-18T05:54:00Z">
        <w:r w:rsidR="004242E6">
          <w:t xml:space="preserve">) </w:t>
        </w:r>
      </w:ins>
      <w:r w:rsidRPr="0062074F">
        <w:t xml:space="preserve">may not contain </w:t>
      </w:r>
      <w:r w:rsidRPr="00755C6F">
        <w:rPr>
          <w:b/>
          <w:bCs/>
          <w:rPrChange w:id="2120" w:author="jon pritchard" w:date="2026-03-16T09:47:00Z" w16du:dateUtc="2026-03-16T08:47:00Z">
            <w:rPr/>
          </w:rPrChange>
        </w:rPr>
        <w:t>DataCoverage</w:t>
      </w:r>
      <w:r w:rsidRPr="0062074F">
        <w:t xml:space="preserve"> features. Where the dataset discovery metadata entries for non-ENC datasets contain values</w:t>
      </w:r>
      <w:r w:rsidR="0007559B" w:rsidRPr="0062074F">
        <w:t xml:space="preserve"> for</w:t>
      </w:r>
      <w:r w:rsidRPr="0062074F">
        <w:t xml:space="preserve"> </w:t>
      </w:r>
      <w:r w:rsidR="00461728" w:rsidRPr="003D72A2">
        <w:rPr>
          <w:i/>
          <w:iCs/>
          <w:rPrChange w:id="2121" w:author="jon pritchard" w:date="2026-03-16T10:02:00Z" w16du:dateUtc="2026-03-16T09:02:00Z">
            <w:rPr>
              <w:b/>
              <w:bCs/>
              <w:i/>
              <w:iCs/>
            </w:rPr>
          </w:rPrChange>
        </w:rPr>
        <w:t>minimumDisplayScale</w:t>
      </w:r>
      <w:r w:rsidR="00461728" w:rsidRPr="0062074F">
        <w:t xml:space="preserve"> </w:t>
      </w:r>
      <w:r w:rsidRPr="0062074F">
        <w:t xml:space="preserve">and </w:t>
      </w:r>
      <w:ins w:id="2122" w:author="jonathan pritchard" w:date="2026-04-02T15:41:00Z" w16du:dateUtc="2026-04-02T14:41:00Z">
        <w:r w:rsidR="00642FF3" w:rsidRPr="0075719A">
          <w:rPr>
            <w:i/>
            <w:iCs/>
          </w:rPr>
          <w:t>optimumDisplayScale</w:t>
        </w:r>
        <w:r w:rsidR="00642FF3">
          <w:t xml:space="preserve"> </w:t>
        </w:r>
      </w:ins>
      <w:del w:id="2123" w:author="jonathan pritchard" w:date="2026-04-02T15:41:00Z" w16du:dateUtc="2026-04-02T14:41:00Z">
        <w:r w:rsidR="00E567B0" w:rsidRPr="003D72A2" w:rsidDel="00642FF3">
          <w:rPr>
            <w:i/>
            <w:iCs/>
            <w:rPrChange w:id="2124" w:author="jon pritchard" w:date="2026-03-16T10:02:00Z" w16du:dateUtc="2026-03-16T09:02:00Z">
              <w:rPr>
                <w:b/>
                <w:bCs/>
                <w:i/>
                <w:iCs/>
              </w:rPr>
            </w:rPrChange>
          </w:rPr>
          <w:delText>m</w:delText>
        </w:r>
        <w:r w:rsidRPr="003D72A2" w:rsidDel="00642FF3">
          <w:rPr>
            <w:i/>
            <w:iCs/>
            <w:rPrChange w:id="2125" w:author="jon pritchard" w:date="2026-03-16T10:02:00Z" w16du:dateUtc="2026-03-16T09:02:00Z">
              <w:rPr>
                <w:b/>
                <w:bCs/>
                <w:i/>
                <w:iCs/>
              </w:rPr>
            </w:rPrChange>
          </w:rPr>
          <w:delText>aximumDisplayScale</w:delText>
        </w:r>
        <w:r w:rsidRPr="0062074F" w:rsidDel="00642FF3">
          <w:delText xml:space="preserve"> </w:delText>
        </w:r>
      </w:del>
      <w:r w:rsidRPr="0062074F">
        <w:t xml:space="preserve">these values define the range of display scales for which a non-ENC dataset </w:t>
      </w:r>
      <w:r w:rsidR="00C60E86" w:rsidRPr="0062074F">
        <w:t xml:space="preserve">is intended to </w:t>
      </w:r>
      <w:r w:rsidRPr="0062074F">
        <w:t xml:space="preserve">be displayed. </w:t>
      </w:r>
    </w:p>
    <w:p w14:paraId="3BB770A1" w14:textId="356A251D" w:rsidR="00E4615A" w:rsidRPr="0062074F" w:rsidRDefault="00E4615A" w:rsidP="002D7DEE">
      <w:pPr>
        <w:spacing w:after="120" w:line="276" w:lineRule="auto"/>
        <w:jc w:val="both"/>
      </w:pPr>
      <w:r w:rsidRPr="0062074F">
        <w:t xml:space="preserve">Where the dataset discovery metadata do not contain values for </w:t>
      </w:r>
      <w:r w:rsidRPr="003D72A2">
        <w:rPr>
          <w:rPrChange w:id="2126" w:author="jon pritchard" w:date="2026-03-16T10:02:00Z" w16du:dateUtc="2026-03-16T09:02:00Z">
            <w:rPr>
              <w:b/>
              <w:bCs/>
            </w:rPr>
          </w:rPrChange>
        </w:rPr>
        <w:t>minimumDisplayScale</w:t>
      </w:r>
      <w:r w:rsidRPr="0062074F">
        <w:t xml:space="preserve"> and </w:t>
      </w:r>
      <w:ins w:id="2127" w:author="jonathan pritchard" w:date="2026-04-02T15:41:00Z" w16du:dateUtc="2026-04-02T14:41:00Z">
        <w:r w:rsidR="00642FF3" w:rsidRPr="0075719A">
          <w:rPr>
            <w:i/>
            <w:iCs/>
          </w:rPr>
          <w:t>optimumDisplayScale</w:t>
        </w:r>
        <w:r w:rsidR="00642FF3">
          <w:t xml:space="preserve"> </w:t>
        </w:r>
      </w:ins>
      <w:del w:id="2128" w:author="jonathan pritchard" w:date="2026-04-02T15:41:00Z" w16du:dateUtc="2026-04-02T14:41:00Z">
        <w:r w:rsidRPr="003D72A2" w:rsidDel="00642FF3">
          <w:rPr>
            <w:rPrChange w:id="2129" w:author="jon pritchard" w:date="2026-03-16T10:02:00Z" w16du:dateUtc="2026-03-16T09:02:00Z">
              <w:rPr>
                <w:b/>
                <w:bCs/>
              </w:rPr>
            </w:rPrChange>
          </w:rPr>
          <w:delText>maximumDisplayScale</w:delText>
        </w:r>
        <w:r w:rsidRPr="0062074F" w:rsidDel="00642FF3">
          <w:delText xml:space="preserve"> </w:delText>
        </w:r>
      </w:del>
      <w:bookmarkStart w:id="2130" w:name="_Hlk211515224"/>
      <w:r w:rsidR="00725AA2" w:rsidRPr="0062074F">
        <w:t xml:space="preserve">and the user has requested data to be displayed/used, </w:t>
      </w:r>
      <w:bookmarkEnd w:id="2130"/>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rPr>
          <w:ins w:id="2131" w:author="jonathan pritchard" w:date="2026-03-12T09:37:00Z" w16du:dateUtc="2026-03-12T09:37:00Z"/>
        </w:rPr>
      </w:pPr>
      <w:r w:rsidRPr="0062074F">
        <w:t xml:space="preserve">There is no algorithm defined for the selection and rendering of non-ENC </w:t>
      </w:r>
      <w:r w:rsidR="00BB1D20" w:rsidRPr="0062074F">
        <w:t>data</w:t>
      </w:r>
      <w:r w:rsidRPr="0062074F">
        <w:t>.</w:t>
      </w:r>
    </w:p>
    <w:p w14:paraId="6A1211A4" w14:textId="32EF3B25" w:rsidR="004242E6" w:rsidRDefault="004242E6">
      <w:pPr>
        <w:pStyle w:val="Heading3"/>
        <w:rPr>
          <w:ins w:id="2132" w:author="jonathan pritchard" w:date="2026-04-02T15:37:00Z" w16du:dateUtc="2026-04-02T14:37:00Z"/>
        </w:rPr>
      </w:pPr>
      <w:bookmarkStart w:id="2133" w:name="_Toc226035035"/>
      <w:ins w:id="2134" w:author="jon pritchard" w:date="2026-03-18T06:58:00Z" w16du:dateUtc="2026-03-18T05:58:00Z">
        <w:r>
          <w:t>Restrictions on display of Non-ENC data layers</w:t>
        </w:r>
      </w:ins>
      <w:bookmarkEnd w:id="2133"/>
    </w:p>
    <w:p w14:paraId="775302A2" w14:textId="7DE721C3" w:rsidR="00642FF3" w:rsidRPr="00642FF3" w:rsidDel="00642FF3" w:rsidRDefault="00642FF3">
      <w:pPr>
        <w:rPr>
          <w:ins w:id="2135" w:author="jon pritchard" w:date="2026-03-18T06:58:00Z" w16du:dateUtc="2026-03-18T05:58:00Z"/>
          <w:del w:id="2136" w:author="jonathan pritchard" w:date="2026-04-02T15:41:00Z" w16du:dateUtc="2026-04-02T14:41:00Z"/>
        </w:rPr>
        <w:pPrChange w:id="2137" w:author="jonathan pritchard" w:date="2026-04-02T15:37:00Z" w16du:dateUtc="2026-04-02T14:37:00Z">
          <w:pPr>
            <w:spacing w:after="120" w:line="276" w:lineRule="auto"/>
            <w:jc w:val="both"/>
          </w:pPr>
        </w:pPrChange>
      </w:pPr>
      <w:ins w:id="2138" w:author="jonathan pritchard" w:date="2026-04-02T15:37:00Z" w16du:dateUtc="2026-04-02T14:37:00Z">
        <w:r>
          <w:t xml:space="preserve">Spatial overlap </w:t>
        </w:r>
      </w:ins>
      <w:ins w:id="2139" w:author="jonathan pritchard" w:date="2026-04-02T15:38:00Z" w16du:dateUtc="2026-04-02T14:38:00Z">
        <w:r>
          <w:t>between non-ENC data</w:t>
        </w:r>
      </w:ins>
      <w:ins w:id="2140" w:author="jonathan pritchard" w:date="2026-04-02T15:39:00Z" w16du:dateUtc="2026-04-02T14:39:00Z">
        <w:r>
          <w:t xml:space="preserve">sets is only permitted when their display scale ranges do not overlap. In the case of such overlaps the user must be able to choose which </w:t>
        </w:r>
      </w:ins>
      <w:ins w:id="2141" w:author="jonathan pritchard" w:date="2026-04-02T15:40:00Z" w16du:dateUtc="2026-04-02T14:40:00Z">
        <w:r>
          <w:t xml:space="preserve">data provider is used, or a selection based on maximum available </w:t>
        </w:r>
        <w:r w:rsidRPr="00642FF3">
          <w:rPr>
            <w:i/>
            <w:iCs/>
            <w:rPrChange w:id="2142" w:author="jonathan pritchard" w:date="2026-04-02T15:41:00Z" w16du:dateUtc="2026-04-02T14:41:00Z">
              <w:rPr/>
            </w:rPrChange>
          </w:rPr>
          <w:t>optimumDisplayScale</w:t>
        </w:r>
        <w:r>
          <w:t xml:space="preserve"> values, or </w:t>
        </w:r>
        <w:r w:rsidRPr="00642FF3">
          <w:rPr>
            <w:i/>
            <w:iCs/>
            <w:rPrChange w:id="2143" w:author="jonathan pritchard" w:date="2026-04-02T15:41:00Z" w16du:dateUtc="2026-04-02T14:41:00Z">
              <w:rPr/>
            </w:rPrChange>
          </w:rPr>
          <w:t>optimumDisplayScale</w:t>
        </w:r>
        <w:r>
          <w:t xml:space="preserve"> values closest to the MSVS</w:t>
        </w:r>
      </w:ins>
      <w:ins w:id="2144" w:author="jonathan pritchard" w:date="2026-04-02T15:38:00Z" w16du:dateUtc="2026-04-02T14:38:00Z">
        <w:r>
          <w:t xml:space="preserve"> </w:t>
        </w:r>
      </w:ins>
    </w:p>
    <w:p w14:paraId="383B1056" w14:textId="6265E733" w:rsidR="001C7563" w:rsidDel="000D6FE7" w:rsidRDefault="001C7563" w:rsidP="001C1CAB">
      <w:pPr>
        <w:spacing w:after="120" w:line="276" w:lineRule="auto"/>
        <w:jc w:val="both"/>
        <w:rPr>
          <w:ins w:id="2145" w:author="jonathan pritchard" w:date="2026-03-12T09:38:00Z" w16du:dateUtc="2026-03-12T09:38:00Z"/>
          <w:del w:id="2146" w:author="jon pritchard" w:date="2026-03-19T12:46:00Z" w16du:dateUtc="2026-03-19T11:46:00Z"/>
        </w:rPr>
      </w:pPr>
      <w:ins w:id="2147" w:author="jonathan pritchard" w:date="2026-03-12T09:40:00Z" w16du:dateUtc="2026-03-12T09:40:00Z">
        <w:del w:id="2148" w:author="jon pritchard" w:date="2026-03-19T12:46:00Z" w16du:dateUtc="2026-03-19T11:46:00Z">
          <w:r w:rsidDel="000D6FE7">
            <w:delText xml:space="preserve">The ECDIS must only </w:delText>
          </w:r>
        </w:del>
      </w:ins>
      <w:ins w:id="2149" w:author="jonathan pritchard" w:date="2026-03-12T09:38:00Z" w16du:dateUtc="2026-03-12T09:38:00Z">
        <w:del w:id="2150" w:author="jon pritchard" w:date="2026-03-19T12:46:00Z" w16du:dateUtc="2026-03-19T11:46:00Z">
          <w:r w:rsidDel="000D6FE7">
            <w:delText>display</w:delText>
          </w:r>
        </w:del>
      </w:ins>
      <w:ins w:id="2151" w:author="jonathan pritchard" w:date="2026-03-12T09:40:00Z" w16du:dateUtc="2026-03-12T09:40:00Z">
        <w:del w:id="2152" w:author="jon pritchard" w:date="2026-03-19T12:46:00Z" w16du:dateUtc="2026-03-19T11:46:00Z">
          <w:r w:rsidDel="000D6FE7">
            <w:delText xml:space="preserve"> non-ENC data</w:delText>
          </w:r>
        </w:del>
      </w:ins>
      <w:ins w:id="2153" w:author="jonathan pritchard" w:date="2026-03-12T09:38:00Z" w16du:dateUtc="2026-03-12T09:38:00Z">
        <w:del w:id="2154" w:author="jon pritchard" w:date="2026-03-19T12:46:00Z" w16du:dateUtc="2026-03-19T11:46:00Z">
          <w:r w:rsidDel="000D6FE7">
            <w:delText xml:space="preserve"> over ENC if</w:delText>
          </w:r>
        </w:del>
      </w:ins>
      <w:ins w:id="2155" w:author="jonathan pritchard" w:date="2026-03-12T09:41:00Z" w16du:dateUtc="2026-03-12T09:41:00Z">
        <w:del w:id="2156" w:author="jon pritchard" w:date="2026-03-19T12:46:00Z" w16du:dateUtc="2026-03-19T11:46:00Z">
          <w:r w:rsidDel="000D6FE7">
            <w:delText xml:space="preserve"> at least one of the following conditions is met for the entire spatial and temporal extent of the </w:delText>
          </w:r>
        </w:del>
      </w:ins>
      <w:ins w:id="2157" w:author="jonathan pritchard" w:date="2026-03-12T09:42:00Z" w16du:dateUtc="2026-03-12T09:42:00Z">
        <w:del w:id="2158" w:author="jon pritchard" w:date="2026-03-19T12:46:00Z" w16du:dateUtc="2026-03-19T11:46:00Z">
          <w:r w:rsidDel="000D6FE7">
            <w:delText>non-ENC data</w:delText>
          </w:r>
        </w:del>
      </w:ins>
      <w:ins w:id="2159" w:author="jonathan pritchard" w:date="2026-03-12T09:38:00Z" w16du:dateUtc="2026-03-12T09:38:00Z">
        <w:del w:id="2160" w:author="jon pritchard" w:date="2026-03-19T12:46:00Z" w16du:dateUtc="2026-03-19T11:46:00Z">
          <w:r w:rsidDel="000D6FE7">
            <w:delText>:</w:delText>
          </w:r>
        </w:del>
      </w:ins>
    </w:p>
    <w:p w14:paraId="0CEF75FB" w14:textId="7C477922" w:rsidR="001C7563" w:rsidDel="000D6FE7" w:rsidRDefault="001C7563" w:rsidP="001C7563">
      <w:pPr>
        <w:pStyle w:val="ListParagraph"/>
        <w:numPr>
          <w:ilvl w:val="0"/>
          <w:numId w:val="269"/>
        </w:numPr>
        <w:spacing w:after="120" w:line="276" w:lineRule="auto"/>
        <w:jc w:val="both"/>
        <w:rPr>
          <w:ins w:id="2161" w:author="jonathan pritchard" w:date="2026-03-12T09:40:00Z" w16du:dateUtc="2026-03-12T09:40:00Z"/>
          <w:del w:id="2162" w:author="jon pritchard" w:date="2026-03-19T12:46:00Z" w16du:dateUtc="2026-03-19T11:46:00Z"/>
        </w:rPr>
      </w:pPr>
      <w:ins w:id="2163" w:author="jonathan pritchard" w:date="2026-03-12T09:38:00Z" w16du:dateUtc="2026-03-12T09:38:00Z">
        <w:del w:id="2164" w:author="jon pritchard" w:date="2026-03-19T12:46:00Z" w16du:dateUtc="2026-03-19T11:46:00Z">
          <w:r w:rsidDel="000D6FE7">
            <w:delText>The data producer o</w:delText>
          </w:r>
        </w:del>
      </w:ins>
      <w:ins w:id="2165" w:author="jonathan pritchard" w:date="2026-03-12T09:39:00Z" w16du:dateUtc="2026-03-12T09:39:00Z">
        <w:del w:id="2166" w:author="jon pritchard" w:date="2026-03-19T12:46:00Z" w16du:dateUtc="2026-03-19T11:46:00Z">
          <w:r w:rsidDel="000D6FE7">
            <w:delText>f the non-ENC data is the same as the data producer of the ENC data or</w:delText>
          </w:r>
        </w:del>
        <w:del w:id="2167" w:author="jon pritchard" w:date="2026-03-18T06:59:00Z" w16du:dateUtc="2026-03-18T05:59:00Z">
          <w:r w:rsidDel="004242E6">
            <w:delText>;</w:delText>
          </w:r>
        </w:del>
      </w:ins>
    </w:p>
    <w:p w14:paraId="0A76E521" w14:textId="2C63DAEC" w:rsidR="001C7563" w:rsidDel="000D6FE7" w:rsidRDefault="001C7563" w:rsidP="001C7563">
      <w:pPr>
        <w:pStyle w:val="ListParagraph"/>
        <w:numPr>
          <w:ilvl w:val="0"/>
          <w:numId w:val="269"/>
        </w:numPr>
        <w:spacing w:after="120" w:line="276" w:lineRule="auto"/>
        <w:jc w:val="both"/>
        <w:rPr>
          <w:ins w:id="2168" w:author="jonathan pritchard" w:date="2026-03-12T09:39:00Z" w16du:dateUtc="2026-03-12T09:39:00Z"/>
          <w:del w:id="2169" w:author="jon pritchard" w:date="2026-03-19T12:46:00Z" w16du:dateUtc="2026-03-19T11:46:00Z"/>
        </w:rPr>
      </w:pPr>
      <w:ins w:id="2170" w:author="jonathan pritchard" w:date="2026-03-12T09:40:00Z" w16du:dateUtc="2026-03-12T09:40:00Z">
        <w:del w:id="2171" w:author="jon pritchard" w:date="2026-03-19T12:46:00Z" w16du:dateUtc="2026-03-19T11:46:00Z">
          <w:r w:rsidDel="000D6FE7">
            <w:delText xml:space="preserve">The </w:delText>
          </w:r>
        </w:del>
      </w:ins>
      <w:ins w:id="2172" w:author="jonathan pritchard" w:date="2026-03-12T09:42:00Z" w16du:dateUtc="2026-03-12T09:42:00Z">
        <w:del w:id="2173" w:author="jon pritchard" w:date="2026-03-19T12:46:00Z" w16du:dateUtc="2026-03-19T11:46:00Z">
          <w:r w:rsidDel="000D6FE7">
            <w:delText>n</w:delText>
          </w:r>
        </w:del>
      </w:ins>
      <w:ins w:id="2174" w:author="jonathan pritchard" w:date="2026-03-12T09:40:00Z" w16du:dateUtc="2026-03-12T09:40:00Z">
        <w:del w:id="2175" w:author="jon pritchard" w:date="2026-03-19T12:46:00Z" w16du:dateUtc="2026-03-19T11:46:00Z">
          <w:r w:rsidDel="000D6FE7">
            <w:delText>on-ENC dataset has a digital signature issued by the ENC producer or</w:delText>
          </w:r>
        </w:del>
        <w:del w:id="2176" w:author="jon pritchard" w:date="2026-03-18T06:59:00Z" w16du:dateUtc="2026-03-18T05:59:00Z">
          <w:r w:rsidDel="004242E6">
            <w:delText>;</w:delText>
          </w:r>
        </w:del>
      </w:ins>
    </w:p>
    <w:p w14:paraId="2C43A845" w14:textId="23AE5AEF" w:rsidR="004242E6" w:rsidDel="004242E6" w:rsidRDefault="001C7563">
      <w:pPr>
        <w:spacing w:after="120" w:line="276" w:lineRule="auto"/>
        <w:ind w:left="360"/>
        <w:jc w:val="both"/>
        <w:rPr>
          <w:ins w:id="2177" w:author="jonathan pritchard" w:date="2026-03-12T09:43:00Z" w16du:dateUtc="2026-03-12T09:43:00Z"/>
          <w:del w:id="2178" w:author="jon pritchard" w:date="2026-03-18T06:58:00Z" w16du:dateUtc="2026-03-18T05:58:00Z"/>
        </w:rPr>
        <w:pPrChange w:id="2179" w:author="jon pritchard" w:date="2026-03-18T06:55:00Z" w16du:dateUtc="2026-03-18T05:55:00Z">
          <w:pPr>
            <w:pStyle w:val="ListParagraph"/>
            <w:numPr>
              <w:numId w:val="269"/>
            </w:numPr>
            <w:spacing w:after="120" w:line="276" w:lineRule="auto"/>
            <w:ind w:hanging="360"/>
            <w:jc w:val="both"/>
          </w:pPr>
        </w:pPrChange>
      </w:pPr>
      <w:ins w:id="2180" w:author="jonathan pritchard" w:date="2026-03-12T09:39:00Z" w16du:dateUtc="2026-03-12T09:39:00Z">
        <w:del w:id="2181" w:author="jon pritchard" w:date="2026-03-19T12:46:00Z" w16du:dateUtc="2026-03-19T11:46:00Z">
          <w:r w:rsidDel="000D6FE7">
            <w:delText xml:space="preserve">The ECDIS has a certificate issued by the ENC producer with the </w:delText>
          </w:r>
        </w:del>
      </w:ins>
      <w:ins w:id="2182" w:author="jonathan pritchard" w:date="2026-03-12T09:42:00Z" w16du:dateUtc="2026-03-12T09:42:00Z">
        <w:del w:id="2183" w:author="jon pritchard" w:date="2026-03-19T12:46:00Z" w16du:dateUtc="2026-03-19T11:46:00Z">
          <w:r w:rsidDel="000D6FE7">
            <w:delText>n</w:delText>
          </w:r>
        </w:del>
      </w:ins>
      <w:ins w:id="2184" w:author="jonathan pritchard" w:date="2026-03-12T09:39:00Z" w16du:dateUtc="2026-03-12T09:39:00Z">
        <w:del w:id="2185" w:author="jon pritchard" w:date="2026-03-19T12:46:00Z" w16du:dateUtc="2026-03-19T11:46:00Z">
          <w:r w:rsidDel="000D6FE7">
            <w:delText>on-ENC data producer as it</w:delText>
          </w:r>
        </w:del>
      </w:ins>
      <w:ins w:id="2186" w:author="jonathan pritchard" w:date="2026-03-12T09:40:00Z" w16du:dateUtc="2026-03-12T09:40:00Z">
        <w:del w:id="2187" w:author="jon pritchard" w:date="2026-03-19T12:46:00Z" w16du:dateUtc="2026-03-19T11:46:00Z">
          <w:r w:rsidDel="000D6FE7">
            <w:delText>s Subject.</w:delText>
          </w:r>
        </w:del>
      </w:ins>
    </w:p>
    <w:p w14:paraId="52A2A38A" w14:textId="170B3B63" w:rsidR="004242E6" w:rsidRPr="0062074F" w:rsidRDefault="001C7563">
      <w:pPr>
        <w:pPrChange w:id="2188" w:author="jonathan pritchard" w:date="2026-04-02T15:41:00Z" w16du:dateUtc="2026-04-02T14:41:00Z">
          <w:pPr>
            <w:spacing w:after="120" w:line="276" w:lineRule="auto"/>
            <w:jc w:val="both"/>
          </w:pPr>
        </w:pPrChange>
      </w:pPr>
      <w:ins w:id="2189" w:author="jonathan pritchard" w:date="2026-03-12T09:43:00Z" w16du:dateUtc="2026-03-12T09:43:00Z">
        <w:del w:id="2190" w:author="jon pritchard" w:date="2026-03-19T12:46:00Z" w16du:dateUtc="2026-03-19T11:46:00Z">
          <w:r w:rsidDel="000D6FE7">
            <w:delText xml:space="preserve">Where certificates and identities are defined by clause </w:delText>
          </w:r>
        </w:del>
      </w:ins>
      <w:ins w:id="2191" w:author="jonathan pritchard" w:date="2026-03-12T09:44:00Z" w16du:dateUtc="2026-03-12T09:44:00Z">
        <w:del w:id="2192" w:author="jon pritchard" w:date="2026-03-19T12:46:00Z" w16du:dateUtc="2026-03-19T11:46:00Z">
          <w:r w:rsidDel="000D6FE7">
            <w:fldChar w:fldCharType="begin"/>
          </w:r>
          <w:r w:rsidDel="000D6FE7">
            <w:delInstrText xml:space="preserve"> REF _Ref49482794 \r \h </w:delInstrText>
          </w:r>
        </w:del>
      </w:ins>
      <w:del w:id="2193" w:author="jon pritchard" w:date="2026-03-19T12:46:00Z" w16du:dateUtc="2026-03-19T11:46:00Z"/>
      <w:ins w:id="2194" w:author="jonathan pritchard" w:date="2026-03-12T09:44:00Z" w16du:dateUtc="2026-03-12T09:44:00Z">
        <w:del w:id="2195" w:author="jon pritchard" w:date="2026-03-19T12:46:00Z" w16du:dateUtc="2026-03-19T11:46:00Z">
          <w:r w:rsidDel="000D6FE7">
            <w:fldChar w:fldCharType="separate"/>
          </w:r>
          <w:r w:rsidDel="000D6FE7">
            <w:delText>8.1.1</w:delText>
          </w:r>
          <w:r w:rsidDel="000D6FE7">
            <w:fldChar w:fldCharType="end"/>
          </w:r>
        </w:del>
      </w:ins>
    </w:p>
    <w:p w14:paraId="4B8E4439" w14:textId="444DA639" w:rsidR="002A10D2" w:rsidRPr="0062074F" w:rsidRDefault="002A10D2" w:rsidP="002D7DEE">
      <w:pPr>
        <w:pStyle w:val="Heading2"/>
      </w:pPr>
      <w:bookmarkStart w:id="2196" w:name="_Ref188968037"/>
      <w:bookmarkStart w:id="2197" w:name="_Toc226035036"/>
      <w:r w:rsidRPr="0062074F">
        <w:t>Overscale</w:t>
      </w:r>
      <w:bookmarkEnd w:id="2114"/>
      <w:bookmarkEnd w:id="2196"/>
      <w:bookmarkEnd w:id="2197"/>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r w:rsidR="00045787" w:rsidRPr="003D72A2">
        <w:rPr>
          <w:i/>
          <w:iCs/>
          <w:rPrChange w:id="2198" w:author="jon pritchard" w:date="2026-03-16T10:02:00Z" w16du:dateUtc="2026-03-16T09:02:00Z">
            <w:rPr>
              <w:b/>
              <w:bCs/>
              <w:i/>
              <w:iCs/>
            </w:rPr>
          </w:rPrChange>
        </w:rPr>
        <w:t>optimum</w:t>
      </w:r>
      <w:r w:rsidR="002A10D2" w:rsidRPr="003D72A2">
        <w:rPr>
          <w:i/>
          <w:iCs/>
          <w:rPrChange w:id="2199" w:author="jon pritchard" w:date="2026-03-16T10:02:00Z" w16du:dateUtc="2026-03-16T09:02:00Z">
            <w:rPr>
              <w:b/>
              <w:bCs/>
              <w:i/>
              <w:iCs/>
            </w:rPr>
          </w:rPrChange>
        </w:rPr>
        <w:t>DisplayScale</w:t>
      </w:r>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r w:rsidR="00BB7133" w:rsidRPr="003D72A2">
        <w:rPr>
          <w:i/>
          <w:iCs/>
          <w:rPrChange w:id="2200" w:author="jon pritchard" w:date="2026-03-16T10:02:00Z" w16du:dateUtc="2026-03-16T09:02:00Z">
            <w:rPr>
              <w:b/>
              <w:bCs/>
              <w:i/>
              <w:iCs/>
            </w:rPr>
          </w:rPrChange>
        </w:rPr>
        <w:t>optimum</w:t>
      </w:r>
      <w:r w:rsidRPr="003D72A2">
        <w:rPr>
          <w:i/>
          <w:iCs/>
          <w:rPrChange w:id="2201" w:author="jon pritchard" w:date="2026-03-16T10:02:00Z" w16du:dateUtc="2026-03-16T09:02:00Z">
            <w:rPr>
              <w:b/>
              <w:bCs/>
              <w:i/>
              <w:iCs/>
            </w:rPr>
          </w:rPrChange>
        </w:rPr>
        <w:t>DisplayScale</w:t>
      </w:r>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54391B22" w:rsidR="002A10D2" w:rsidRPr="0062074F" w:rsidRDefault="002A10D2" w:rsidP="00916A2A">
      <w:pPr>
        <w:spacing w:after="120" w:line="240" w:lineRule="auto"/>
        <w:jc w:val="both"/>
      </w:pPr>
      <w:r w:rsidRPr="0062074F">
        <w:lastRenderedPageBreak/>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del w:id="2202" w:author="jon pritchard" w:date="2026-03-07T15:01:00Z" w16du:dateUtc="2026-03-07T02:01:00Z">
        <w:r w:rsidR="00EA2EBA" w:rsidRPr="0062074F" w:rsidDel="007244D0">
          <w:delText>)</w:delText>
        </w:r>
      </w:del>
      <w:r w:rsidRPr="0062074F">
        <w:t xml:space="preserve"> </w:t>
      </w:r>
      <w:ins w:id="2203" w:author="jon pritchard" w:date="2026-03-07T15:00:00Z" w16du:dateUtc="2026-03-07T02:00:00Z">
        <w:r w:rsidR="007244D0">
          <w:t>clau</w:t>
        </w:r>
      </w:ins>
      <w:ins w:id="2204" w:author="jon pritchard" w:date="2026-03-07T15:01:00Z" w16du:dateUtc="2026-03-07T02:01:00Z">
        <w:r w:rsidR="007244D0">
          <w:t xml:space="preserve">se 6.1.1) </w:t>
        </w:r>
      </w:ins>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2205" w:name="_Toc226035037"/>
      <w:r w:rsidRPr="0062074F">
        <w:t xml:space="preserve">Chart </w:t>
      </w:r>
      <w:r w:rsidR="002A10D2" w:rsidRPr="0062074F">
        <w:t>Scale boundary</w:t>
      </w:r>
      <w:bookmarkEnd w:id="2205"/>
    </w:p>
    <w:p w14:paraId="7BD61842" w14:textId="2EAF3CD1"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ins w:id="2206" w:author="jon pritchard" w:date="2026-03-16T10:02:00Z" w16du:dateUtc="2026-03-16T09:02:00Z">
        <w:r w:rsidR="003D72A2">
          <w:rPr>
            <w:i/>
            <w:iCs/>
          </w:rPr>
          <w:t>O</w:t>
        </w:r>
      </w:ins>
      <w:del w:id="2207" w:author="jon pritchard" w:date="2026-03-16T10:02:00Z" w16du:dateUtc="2026-03-16T09:02:00Z">
        <w:r w:rsidRPr="003D72A2" w:rsidDel="003D72A2">
          <w:rPr>
            <w:i/>
            <w:iCs/>
            <w:rPrChange w:id="2208" w:author="jon pritchard" w:date="2026-03-16T10:02:00Z" w16du:dateUtc="2026-03-16T09:02:00Z">
              <w:rPr>
                <w:b/>
                <w:bCs/>
                <w:i/>
                <w:iCs/>
              </w:rPr>
            </w:rPrChange>
          </w:rPr>
          <w:delText>o</w:delText>
        </w:r>
      </w:del>
      <w:r w:rsidRPr="003D72A2">
        <w:rPr>
          <w:i/>
          <w:iCs/>
          <w:rPrChange w:id="2209" w:author="jon pritchard" w:date="2026-03-16T10:02:00Z" w16du:dateUtc="2026-03-16T09:02:00Z">
            <w:rPr>
              <w:b/>
              <w:bCs/>
              <w:i/>
              <w:iCs/>
            </w:rPr>
          </w:rPrChange>
        </w:rPr>
        <w:t>ptimum</w:t>
      </w:r>
      <w:ins w:id="2210" w:author="jon pritchard" w:date="2026-03-16T10:02:00Z" w16du:dateUtc="2026-03-16T09:02:00Z">
        <w:r w:rsidR="003D72A2">
          <w:rPr>
            <w:i/>
            <w:iCs/>
          </w:rPr>
          <w:t xml:space="preserve"> </w:t>
        </w:r>
      </w:ins>
      <w:r w:rsidRPr="003D72A2">
        <w:rPr>
          <w:i/>
          <w:iCs/>
          <w:rPrChange w:id="2211" w:author="jon pritchard" w:date="2026-03-16T10:02:00Z" w16du:dateUtc="2026-03-16T09:02:00Z">
            <w:rPr>
              <w:b/>
              <w:bCs/>
              <w:i/>
              <w:iCs/>
            </w:rPr>
          </w:rPrChange>
        </w:rPr>
        <w:t>Display</w:t>
      </w:r>
      <w:ins w:id="2212" w:author="jon pritchard" w:date="2026-03-16T10:02:00Z" w16du:dateUtc="2026-03-16T09:02:00Z">
        <w:r w:rsidR="003D72A2">
          <w:rPr>
            <w:i/>
            <w:iCs/>
          </w:rPr>
          <w:t xml:space="preserve"> </w:t>
        </w:r>
      </w:ins>
      <w:r w:rsidRPr="003D72A2">
        <w:rPr>
          <w:i/>
          <w:iCs/>
          <w:rPrChange w:id="2213" w:author="jon pritchard" w:date="2026-03-16T10:02:00Z" w16du:dateUtc="2026-03-16T09:02:00Z">
            <w:rPr>
              <w:b/>
              <w:bCs/>
              <w:i/>
              <w:iCs/>
            </w:rPr>
          </w:rPrChange>
        </w:rPr>
        <w:t>Scales</w:t>
      </w:r>
      <w:r w:rsidRPr="001C1CAB">
        <w:rPr>
          <w:b/>
          <w:bCs/>
          <w:i/>
          <w:iCs/>
        </w:rPr>
        <w:t>,</w:t>
      </w:r>
      <w:r w:rsidRPr="001C1CAB">
        <w:t xml:space="preserve"> the “chart scale boundary” must be shown between regions where there are differences in </w:t>
      </w:r>
      <w:r w:rsidRPr="003D72A2">
        <w:rPr>
          <w:i/>
          <w:iCs/>
        </w:rPr>
        <w:t>optimumDisplayScale</w:t>
      </w:r>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r w:rsidR="009A279C" w:rsidRPr="003D72A2">
        <w:rPr>
          <w:i/>
          <w:iCs/>
          <w:rPrChange w:id="2214" w:author="jon pritchard" w:date="2026-03-16T10:02:00Z" w16du:dateUtc="2026-03-16T09:02:00Z">
            <w:rPr>
              <w:b/>
              <w:bCs/>
              <w:i/>
              <w:iCs/>
            </w:rPr>
          </w:rPrChange>
        </w:rPr>
        <w:t>optimumDisplayScale</w:t>
      </w:r>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linestyle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2215" w:name="_Ref223809525"/>
      <w:bookmarkStart w:id="2216" w:name="_Toc226035038"/>
      <w:r w:rsidRPr="0062074F">
        <w:t>Overscale Pattern</w:t>
      </w:r>
      <w:bookmarkEnd w:id="2215"/>
      <w:bookmarkEnd w:id="2216"/>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r w:rsidR="009A279C" w:rsidRPr="003D72A2">
        <w:rPr>
          <w:i/>
          <w:iCs/>
          <w:rPrChange w:id="2217" w:author="jon pritchard" w:date="2026-03-16T10:02:00Z" w16du:dateUtc="2026-03-16T09:02:00Z">
            <w:rPr>
              <w:b/>
              <w:bCs/>
              <w:i/>
              <w:iCs/>
            </w:rPr>
          </w:rPrChange>
        </w:rPr>
        <w:t>optimumDisplayScale</w:t>
      </w:r>
      <w:r w:rsidRPr="0062074F">
        <w:t>.</w:t>
      </w:r>
    </w:p>
    <w:p w14:paraId="08042A4C" w14:textId="226BF42E"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r w:rsidR="0017170A" w:rsidRPr="003D72A2">
        <w:rPr>
          <w:i/>
          <w:iCs/>
          <w:rPrChange w:id="2218" w:author="jon pritchard" w:date="2026-03-16T10:02:00Z" w16du:dateUtc="2026-03-16T09:02:00Z">
            <w:rPr>
              <w:b/>
              <w:bCs/>
              <w:i/>
              <w:iCs/>
            </w:rPr>
          </w:rPrChange>
        </w:rPr>
        <w:t>m</w:t>
      </w:r>
      <w:r w:rsidR="004857B7" w:rsidRPr="003D72A2">
        <w:rPr>
          <w:i/>
          <w:iCs/>
          <w:rPrChange w:id="2219" w:author="jon pritchard" w:date="2026-03-16T10:02:00Z" w16du:dateUtc="2026-03-16T09:02:00Z">
            <w:rPr>
              <w:b/>
              <w:bCs/>
              <w:i/>
              <w:iCs/>
            </w:rPr>
          </w:rPrChange>
        </w:rPr>
        <w:t>aximumDisplayScale</w:t>
      </w:r>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ins w:id="2220" w:author="jon pritchard" w:date="2026-03-07T15:04:00Z" w16du:dateUtc="2026-03-07T02:04:00Z">
        <w:r w:rsidR="007244D0">
          <w:t>Row</w:t>
        </w:r>
      </w:ins>
      <w:del w:id="2221" w:author="jon pritchard" w:date="2026-03-07T15:04:00Z" w16du:dateUtc="2026-03-07T02:04:00Z">
        <w:r w:rsidR="00587BD5" w:rsidRPr="0062074F" w:rsidDel="007244D0">
          <w:delText>stage</w:delText>
        </w:r>
      </w:del>
      <w:r w:rsidR="00587BD5" w:rsidRPr="0062074F">
        <w:t xml:space="preserve"> 3.b</w:t>
      </w:r>
      <w:ins w:id="2222" w:author="jon pritchard" w:date="2026-03-07T15:04:00Z" w16du:dateUtc="2026-03-07T02:04:00Z">
        <w:r w:rsidR="007244D0">
          <w:t xml:space="preserve">, </w:t>
        </w:r>
      </w:ins>
      <w:del w:id="2223" w:author="jon pritchard" w:date="2026-03-07T15:05:00Z" w16du:dateUtc="2026-03-07T02:05:00Z">
        <w:r w:rsidR="00587BD5" w:rsidRPr="0062074F" w:rsidDel="007244D0">
          <w:delText xml:space="preserve"> </w:delText>
        </w:r>
      </w:del>
      <w:r w:rsidR="00C72695" w:rsidRPr="0062074F">
        <w:t xml:space="preserve">is reached </w:t>
      </w:r>
      <w:r w:rsidR="00587BD5" w:rsidRPr="0062074F">
        <w:t>in the SelectDataCoverages function</w:t>
      </w:r>
      <w:r w:rsidR="00E567B0" w:rsidRPr="0062074F">
        <w:rPr>
          <w:bCs/>
          <w:iCs/>
        </w:rPr>
        <w:t xml:space="preserve"> in</w:t>
      </w:r>
      <w:ins w:id="2224" w:author="jon pritchard" w:date="2026-03-07T15:05:00Z" w16du:dateUtc="2026-03-07T02:05:00Z">
        <w:r w:rsidR="007244D0">
          <w:rPr>
            <w:bCs/>
            <w:iCs/>
          </w:rPr>
          <w:t xml:space="preserve"> claus</w:t>
        </w:r>
        <w:r w:rsidR="007244D0" w:rsidRPr="006A79F7">
          <w:rPr>
            <w:bCs/>
            <w:iCs/>
            <w:sz w:val="18"/>
            <w:szCs w:val="18"/>
            <w:rPrChange w:id="2225" w:author="jonathan pritchard" w:date="2026-03-10T10:54:00Z" w16du:dateUtc="2026-03-10T10:54:00Z">
              <w:rPr>
                <w:bCs/>
                <w:iCs/>
              </w:rPr>
            </w:rPrChange>
          </w:rPr>
          <w:t>e</w:t>
        </w:r>
      </w:ins>
      <w:ins w:id="2226" w:author="jon pritchard" w:date="2026-03-07T18:14:00Z" w16du:dateUtc="2026-03-07T05:14:00Z">
        <w:r w:rsidR="004211FA" w:rsidRPr="006A79F7">
          <w:rPr>
            <w:bCs/>
            <w:iCs/>
            <w:sz w:val="18"/>
            <w:szCs w:val="18"/>
            <w:rPrChange w:id="2227" w:author="jonathan pritchard" w:date="2026-03-10T10:54:00Z" w16du:dateUtc="2026-03-10T10:54:00Z">
              <w:rPr>
                <w:bCs/>
                <w:iCs/>
              </w:rPr>
            </w:rPrChange>
          </w:rPr>
          <w:t xml:space="preserve"> </w:t>
        </w:r>
      </w:ins>
      <w:ins w:id="2228" w:author="jon pritchard" w:date="2026-03-07T18:15:00Z" w16du:dateUtc="2026-03-07T05:15:00Z">
        <w:r w:rsidR="004211FA" w:rsidRPr="006A79F7">
          <w:rPr>
            <w:bCs/>
            <w:iCs/>
            <w:sz w:val="18"/>
            <w:szCs w:val="18"/>
            <w:rPrChange w:id="2229" w:author="jonathan pritchard" w:date="2026-03-10T10:54:00Z" w16du:dateUtc="2026-03-10T10:54:00Z">
              <w:rPr>
                <w:bCs/>
                <w:iCs/>
              </w:rPr>
            </w:rPrChange>
          </w:rPr>
          <w:fldChar w:fldCharType="begin"/>
        </w:r>
        <w:r w:rsidR="004211FA" w:rsidRPr="006A79F7">
          <w:rPr>
            <w:bCs/>
            <w:iCs/>
            <w:sz w:val="18"/>
            <w:szCs w:val="18"/>
            <w:rPrChange w:id="2230" w:author="jonathan pritchard" w:date="2026-03-10T10:54:00Z" w16du:dateUtc="2026-03-10T10:54:00Z">
              <w:rPr>
                <w:bCs/>
                <w:iCs/>
              </w:rPr>
            </w:rPrChange>
          </w:rPr>
          <w:instrText xml:space="preserve"> REF _Ref223799748 \r \h </w:instrText>
        </w:r>
      </w:ins>
      <w:r w:rsidR="006A79F7" w:rsidRPr="006A79F7">
        <w:rPr>
          <w:bCs/>
          <w:iCs/>
          <w:sz w:val="18"/>
          <w:szCs w:val="18"/>
        </w:rPr>
        <w:instrText xml:space="preserve"> \* MERGEFORMAT </w:instrText>
      </w:r>
      <w:r w:rsidR="004211FA" w:rsidRPr="006E0CF2">
        <w:rPr>
          <w:bCs/>
          <w:iCs/>
          <w:sz w:val="18"/>
          <w:szCs w:val="18"/>
        </w:rPr>
      </w:r>
      <w:r w:rsidR="004211FA" w:rsidRPr="006A79F7">
        <w:rPr>
          <w:bCs/>
          <w:iCs/>
          <w:sz w:val="18"/>
          <w:szCs w:val="18"/>
          <w:rPrChange w:id="2231" w:author="jonathan pritchard" w:date="2026-03-10T10:54:00Z" w16du:dateUtc="2026-03-10T10:54:00Z">
            <w:rPr>
              <w:bCs/>
              <w:iCs/>
            </w:rPr>
          </w:rPrChange>
        </w:rPr>
        <w:fldChar w:fldCharType="separate"/>
      </w:r>
      <w:ins w:id="2232" w:author="jon pritchard" w:date="2026-03-07T18:15:00Z" w16du:dateUtc="2026-03-07T05:15:00Z">
        <w:r w:rsidR="004211FA" w:rsidRPr="006A79F7">
          <w:rPr>
            <w:bCs/>
            <w:iCs/>
            <w:sz w:val="18"/>
            <w:szCs w:val="18"/>
            <w:rPrChange w:id="2233" w:author="jonathan pritchard" w:date="2026-03-10T10:54:00Z" w16du:dateUtc="2026-03-10T10:54:00Z">
              <w:rPr>
                <w:bCs/>
                <w:iCs/>
              </w:rPr>
            </w:rPrChange>
          </w:rPr>
          <w:t>E-1.3</w:t>
        </w:r>
        <w:r w:rsidR="004211FA" w:rsidRPr="006A79F7">
          <w:rPr>
            <w:bCs/>
            <w:iCs/>
            <w:sz w:val="18"/>
            <w:szCs w:val="18"/>
            <w:rPrChange w:id="2234" w:author="jonathan pritchard" w:date="2026-03-10T10:54:00Z" w16du:dateUtc="2026-03-10T10:54:00Z">
              <w:rPr>
                <w:bCs/>
                <w:iCs/>
              </w:rPr>
            </w:rPrChange>
          </w:rPr>
          <w:fldChar w:fldCharType="end"/>
        </w:r>
        <w:r w:rsidR="004211FA" w:rsidRPr="006A79F7">
          <w:rPr>
            <w:bCs/>
            <w:iCs/>
            <w:sz w:val="18"/>
            <w:szCs w:val="18"/>
            <w:rPrChange w:id="2235" w:author="jonathan pritchard" w:date="2026-03-10T10:54:00Z" w16du:dateUtc="2026-03-10T10:54:00Z">
              <w:rPr>
                <w:bCs/>
                <w:iCs/>
              </w:rPr>
            </w:rPrChange>
          </w:rPr>
          <w:t xml:space="preserve"> of </w:t>
        </w:r>
        <w:r w:rsidR="004211FA" w:rsidRPr="006A79F7">
          <w:rPr>
            <w:sz w:val="18"/>
            <w:szCs w:val="18"/>
            <w:rPrChange w:id="2236" w:author="jonathan pritchard" w:date="2026-03-10T10:54:00Z" w16du:dateUtc="2026-03-10T10:54:00Z">
              <w:rPr/>
            </w:rPrChange>
          </w:rPr>
          <w:fldChar w:fldCharType="begin"/>
        </w:r>
        <w:r w:rsidR="004211FA" w:rsidRPr="006A79F7">
          <w:rPr>
            <w:sz w:val="18"/>
            <w:szCs w:val="18"/>
            <w:rPrChange w:id="2237" w:author="jonathan pritchard" w:date="2026-03-10T10:54:00Z" w16du:dateUtc="2026-03-10T10:54:00Z">
              <w:rPr/>
            </w:rPrChange>
          </w:rPr>
          <w:instrText xml:space="preserve"> REF _Ref223799592 \h </w:instrText>
        </w:r>
      </w:ins>
      <w:r w:rsidR="006A79F7" w:rsidRPr="006A79F7">
        <w:rPr>
          <w:sz w:val="18"/>
          <w:szCs w:val="18"/>
        </w:rPr>
        <w:instrText xml:space="preserve"> \* MERGEFORMAT </w:instrText>
      </w:r>
      <w:r w:rsidR="004211FA" w:rsidRPr="006E0CF2">
        <w:rPr>
          <w:sz w:val="18"/>
          <w:szCs w:val="18"/>
        </w:rPr>
      </w:r>
      <w:ins w:id="2238" w:author="jon pritchard" w:date="2026-03-07T18:15:00Z" w16du:dateUtc="2026-03-07T05:15:00Z">
        <w:r w:rsidR="004211FA" w:rsidRPr="006A79F7">
          <w:rPr>
            <w:sz w:val="18"/>
            <w:szCs w:val="18"/>
            <w:rPrChange w:id="2239" w:author="jonathan pritchard" w:date="2026-03-10T10:54:00Z" w16du:dateUtc="2026-03-10T10:54:00Z">
              <w:rPr/>
            </w:rPrChange>
          </w:rPr>
          <w:fldChar w:fldCharType="separate"/>
        </w:r>
        <w:r w:rsidR="004211FA" w:rsidRPr="006A79F7">
          <w:rPr>
            <w:szCs w:val="16"/>
            <w:rPrChange w:id="2240" w:author="jonathan pritchard" w:date="2026-03-10T10:54:00Z" w16du:dateUtc="2026-03-10T10:54:00Z">
              <w:rPr>
                <w:sz w:val="22"/>
                <w:szCs w:val="18"/>
              </w:rPr>
            </w:rPrChange>
          </w:rPr>
          <w:t>Appendix E – Dataset Loading and Display (Rendering) Algorithms</w:t>
        </w:r>
        <w:r w:rsidR="004211FA" w:rsidRPr="006A79F7">
          <w:rPr>
            <w:sz w:val="18"/>
            <w:szCs w:val="18"/>
            <w:rPrChange w:id="2241" w:author="jonathan pritchard" w:date="2026-03-10T10:54:00Z" w16du:dateUtc="2026-03-10T10:54:00Z">
              <w:rPr/>
            </w:rPrChange>
          </w:rPr>
          <w:fldChar w:fldCharType="end"/>
        </w:r>
      </w:ins>
      <w:del w:id="2242" w:author="jon pritchard" w:date="2026-03-07T18:15:00Z" w16du:dateUtc="2026-03-07T05:15:00Z">
        <w:r w:rsidR="00E567B0" w:rsidRPr="0062074F" w:rsidDel="004211FA">
          <w:rPr>
            <w:bCs/>
            <w:iCs/>
          </w:rPr>
          <w:delText xml:space="preserve"> </w:delText>
        </w:r>
        <w:r w:rsidR="00E567B0" w:rsidRPr="0062074F" w:rsidDel="004211FA">
          <w:rPr>
            <w:bCs/>
            <w:iCs/>
            <w:sz w:val="22"/>
            <w:szCs w:val="22"/>
          </w:rPr>
          <w:fldChar w:fldCharType="begin"/>
        </w:r>
        <w:r w:rsidR="00E567B0" w:rsidRPr="0062074F" w:rsidDel="004211FA">
          <w:rPr>
            <w:bCs/>
            <w:iCs/>
            <w:sz w:val="22"/>
            <w:szCs w:val="22"/>
          </w:rPr>
          <w:delInstrText xml:space="preserve"> REF _Ref188629910 \h  \* MERGEFORMAT </w:delInstrText>
        </w:r>
        <w:r w:rsidR="00E567B0" w:rsidRPr="0062074F" w:rsidDel="004211FA">
          <w:rPr>
            <w:bCs/>
            <w:iCs/>
            <w:sz w:val="22"/>
            <w:szCs w:val="22"/>
          </w:rPr>
        </w:r>
        <w:r w:rsidR="00E567B0" w:rsidRPr="0062074F" w:rsidDel="004211FA">
          <w:rPr>
            <w:bCs/>
            <w:iCs/>
            <w:sz w:val="22"/>
            <w:szCs w:val="22"/>
          </w:rPr>
          <w:fldChar w:fldCharType="separate"/>
        </w:r>
        <w:r w:rsidR="00E567B0" w:rsidRPr="0062074F" w:rsidDel="004211FA">
          <w:rPr>
            <w:szCs w:val="22"/>
          </w:rPr>
          <w:delText xml:space="preserve">Appendix E – </w:delText>
        </w:r>
        <w:r w:rsidR="00E567B0" w:rsidRPr="0062074F" w:rsidDel="004211FA">
          <w:rPr>
            <w:szCs w:val="22"/>
            <w:lang w:val="en-US"/>
          </w:rPr>
          <w:delText>Dataset Loading and Display (Rendering) Algorithms</w:delText>
        </w:r>
        <w:r w:rsidR="00E567B0" w:rsidRPr="0062074F" w:rsidDel="004211FA">
          <w:rPr>
            <w:bCs/>
            <w:iCs/>
            <w:sz w:val="22"/>
            <w:szCs w:val="22"/>
          </w:rPr>
          <w:fldChar w:fldCharType="end"/>
        </w:r>
        <w:r w:rsidR="0017170A" w:rsidRPr="0062074F" w:rsidDel="004211FA">
          <w:delText>.</w:delText>
        </w:r>
      </w:del>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w:t>
      </w:r>
      <w:del w:id="2243" w:author="jonathan pritchard" w:date="2026-03-10T08:02:00Z" w16du:dateUtc="2026-03-10T08:02:00Z">
        <w:r w:rsidR="00100E31" w:rsidRPr="0062074F" w:rsidDel="00C679C8">
          <w:delText>0</w:delText>
        </w:r>
      </w:del>
      <w:r w:rsidR="00100E31" w:rsidRPr="0062074F">
        <w:t>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rPr>
          <w:ins w:id="2244" w:author="jonathan pritchard" w:date="2026-03-10T08:04:00Z" w16du:dateUtc="2026-03-10T08:04:00Z"/>
        </w:rPr>
      </w:pPr>
      <w:r w:rsidRPr="0062074F">
        <w:t xml:space="preserve">The diagram shows the </w:t>
      </w:r>
      <w:r w:rsidRPr="003D72A2">
        <w:t>optimumDisplayScale</w:t>
      </w:r>
      <w:r w:rsidRPr="0062074F">
        <w:t xml:space="preserve"> value of the larger scale ENC and the </w:t>
      </w:r>
      <w:r w:rsidRPr="003D72A2">
        <w:t>maximumDisplayScale</w:t>
      </w:r>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Change w:id="2245" w:author="jon pritchard" w:date="2026-03-07T15:09:00Z" w16du:dateUtc="2026-03-07T02:09:00Z">
          <w:tblPr>
            <w:tblStyle w:val="TableGrid"/>
            <w:tblW w:w="0" w:type="auto"/>
            <w:jc w:val="center"/>
            <w:tblLook w:val="04A0" w:firstRow="1" w:lastRow="0" w:firstColumn="1" w:lastColumn="0" w:noHBand="0" w:noVBand="1"/>
          </w:tblPr>
        </w:tblPrChange>
      </w:tblPr>
      <w:tblGrid>
        <w:gridCol w:w="2132"/>
        <w:gridCol w:w="2295"/>
        <w:gridCol w:w="2656"/>
        <w:tblGridChange w:id="2246">
          <w:tblGrid>
            <w:gridCol w:w="1838"/>
            <w:gridCol w:w="294"/>
            <w:gridCol w:w="2001"/>
            <w:gridCol w:w="294"/>
            <w:gridCol w:w="2090"/>
            <w:gridCol w:w="566"/>
          </w:tblGrid>
        </w:tblGridChange>
      </w:tblGrid>
      <w:tr w:rsidR="002E5DBC" w:rsidRPr="007244D0" w14:paraId="679FD1C8" w14:textId="77777777" w:rsidTr="007244D0">
        <w:trPr>
          <w:jc w:val="center"/>
          <w:trPrChange w:id="2247" w:author="jon pritchard" w:date="2026-03-07T15:09:00Z" w16du:dateUtc="2026-03-07T02:09:00Z">
            <w:trPr>
              <w:gridAfter w:val="0"/>
              <w:jc w:val="center"/>
            </w:trPr>
          </w:trPrChange>
        </w:trPr>
        <w:tc>
          <w:tcPr>
            <w:tcW w:w="2132" w:type="dxa"/>
            <w:vAlign w:val="bottom"/>
            <w:tcPrChange w:id="2248" w:author="jon pritchard" w:date="2026-03-07T15:09:00Z" w16du:dateUtc="2026-03-07T02:09:00Z">
              <w:tcPr>
                <w:tcW w:w="1838" w:type="dxa"/>
              </w:tcPr>
            </w:tcPrChange>
          </w:tcPr>
          <w:p w14:paraId="1BE24F5B" w14:textId="4B348B0C" w:rsidR="002E5DBC" w:rsidRPr="007244D0" w:rsidRDefault="002E5DBC">
            <w:pPr>
              <w:spacing w:after="120"/>
              <w:rPr>
                <w:b/>
                <w:bCs/>
                <w:sz w:val="18"/>
                <w:szCs w:val="18"/>
                <w:rPrChange w:id="2249" w:author="jon pritchard" w:date="2026-03-07T15:09:00Z" w16du:dateUtc="2026-03-07T02:09:00Z">
                  <w:rPr>
                    <w:b/>
                    <w:bCs/>
                  </w:rPr>
                </w:rPrChange>
              </w:rPr>
              <w:pPrChange w:id="2250" w:author="jon pritchard" w:date="2026-03-07T15:08:00Z" w16du:dateUtc="2026-03-07T02:08:00Z">
                <w:pPr>
                  <w:spacing w:after="120"/>
                  <w:jc w:val="both"/>
                </w:pPr>
              </w:pPrChange>
            </w:pPr>
            <w:r w:rsidRPr="007244D0">
              <w:rPr>
                <w:b/>
                <w:bCs/>
                <w:sz w:val="18"/>
                <w:szCs w:val="18"/>
                <w:rPrChange w:id="2251" w:author="jon pritchard" w:date="2026-03-07T15:09:00Z" w16du:dateUtc="2026-03-07T02:09:00Z">
                  <w:rPr>
                    <w:b/>
                    <w:bCs/>
                  </w:rPr>
                </w:rPrChange>
              </w:rPr>
              <w:t>Small Scale ENC</w:t>
            </w:r>
          </w:p>
        </w:tc>
        <w:tc>
          <w:tcPr>
            <w:tcW w:w="2295" w:type="dxa"/>
            <w:vAlign w:val="bottom"/>
            <w:tcPrChange w:id="2252" w:author="jon pritchard" w:date="2026-03-07T15:09:00Z" w16du:dateUtc="2026-03-07T02:09:00Z">
              <w:tcPr>
                <w:tcW w:w="2295" w:type="dxa"/>
                <w:gridSpan w:val="2"/>
              </w:tcPr>
            </w:tcPrChange>
          </w:tcPr>
          <w:p w14:paraId="540B0B8F" w14:textId="4DFA9FCA" w:rsidR="002E5DBC" w:rsidRPr="007244D0" w:rsidRDefault="002E5DBC">
            <w:pPr>
              <w:spacing w:after="120"/>
              <w:jc w:val="center"/>
              <w:rPr>
                <w:b/>
                <w:bCs/>
                <w:sz w:val="18"/>
                <w:szCs w:val="18"/>
                <w:rPrChange w:id="2253" w:author="jon pritchard" w:date="2026-03-07T15:09:00Z" w16du:dateUtc="2026-03-07T02:09:00Z">
                  <w:rPr>
                    <w:b/>
                    <w:bCs/>
                  </w:rPr>
                </w:rPrChange>
              </w:rPr>
              <w:pPrChange w:id="2254" w:author="jon pritchard" w:date="2026-03-07T15:06:00Z" w16du:dateUtc="2026-03-07T02:06:00Z">
                <w:pPr>
                  <w:spacing w:after="120"/>
                  <w:jc w:val="both"/>
                </w:pPr>
              </w:pPrChange>
            </w:pPr>
            <w:r w:rsidRPr="007244D0">
              <w:rPr>
                <w:b/>
                <w:bCs/>
                <w:sz w:val="18"/>
                <w:szCs w:val="18"/>
                <w:rPrChange w:id="2255" w:author="jon pritchard" w:date="2026-03-07T15:09:00Z" w16du:dateUtc="2026-03-07T02:09:00Z">
                  <w:rPr>
                    <w:b/>
                    <w:bCs/>
                  </w:rPr>
                </w:rPrChange>
              </w:rPr>
              <w:t>optimumDisplayScale</w:t>
            </w:r>
          </w:p>
        </w:tc>
        <w:tc>
          <w:tcPr>
            <w:tcW w:w="2656" w:type="dxa"/>
            <w:vAlign w:val="bottom"/>
            <w:tcPrChange w:id="2256" w:author="jon pritchard" w:date="2026-03-07T15:09:00Z" w16du:dateUtc="2026-03-07T02:09:00Z">
              <w:tcPr>
                <w:tcW w:w="2384" w:type="dxa"/>
                <w:gridSpan w:val="2"/>
              </w:tcPr>
            </w:tcPrChange>
          </w:tcPr>
          <w:p w14:paraId="46C751F4" w14:textId="4CA89A5E" w:rsidR="002E5DBC" w:rsidRPr="007244D0" w:rsidRDefault="002E5DBC">
            <w:pPr>
              <w:spacing w:after="120"/>
              <w:jc w:val="center"/>
              <w:rPr>
                <w:b/>
                <w:bCs/>
                <w:sz w:val="18"/>
                <w:szCs w:val="18"/>
                <w:rPrChange w:id="2257" w:author="jon pritchard" w:date="2026-03-07T15:09:00Z" w16du:dateUtc="2026-03-07T02:09:00Z">
                  <w:rPr>
                    <w:b/>
                    <w:bCs/>
                  </w:rPr>
                </w:rPrChange>
              </w:rPr>
              <w:pPrChange w:id="2258" w:author="jon pritchard" w:date="2026-03-07T15:06:00Z" w16du:dateUtc="2026-03-07T02:06:00Z">
                <w:pPr>
                  <w:spacing w:after="120"/>
                  <w:jc w:val="both"/>
                </w:pPr>
              </w:pPrChange>
            </w:pPr>
            <w:r w:rsidRPr="007244D0">
              <w:rPr>
                <w:b/>
                <w:bCs/>
                <w:sz w:val="18"/>
                <w:szCs w:val="18"/>
                <w:rPrChange w:id="2259" w:author="jon pritchard" w:date="2026-03-07T15:09:00Z" w16du:dateUtc="2026-03-07T02:09:00Z">
                  <w:rPr>
                    <w:b/>
                    <w:bCs/>
                  </w:rPr>
                </w:rPrChange>
              </w:rPr>
              <w:t>maximumDisplayScale</w:t>
            </w:r>
          </w:p>
        </w:tc>
      </w:tr>
      <w:tr w:rsidR="002E5DBC" w:rsidRPr="007244D0" w14:paraId="46A8A6F1" w14:textId="77777777" w:rsidTr="007244D0">
        <w:trPr>
          <w:jc w:val="center"/>
          <w:trPrChange w:id="2260" w:author="jon pritchard" w:date="2026-03-07T15:09:00Z" w16du:dateUtc="2026-03-07T02:09:00Z">
            <w:trPr>
              <w:gridAfter w:val="0"/>
              <w:jc w:val="center"/>
            </w:trPr>
          </w:trPrChange>
        </w:trPr>
        <w:tc>
          <w:tcPr>
            <w:tcW w:w="2132" w:type="dxa"/>
            <w:vAlign w:val="bottom"/>
            <w:tcPrChange w:id="2261" w:author="jon pritchard" w:date="2026-03-07T15:09:00Z" w16du:dateUtc="2026-03-07T02:09:00Z">
              <w:tcPr>
                <w:tcW w:w="1838" w:type="dxa"/>
              </w:tcPr>
            </w:tcPrChange>
          </w:tcPr>
          <w:p w14:paraId="793FE52E" w14:textId="77777777" w:rsidR="002E5DBC" w:rsidRPr="007244D0" w:rsidRDefault="002E5DBC">
            <w:pPr>
              <w:spacing w:after="120"/>
              <w:rPr>
                <w:sz w:val="18"/>
                <w:szCs w:val="18"/>
                <w:rPrChange w:id="2262" w:author="jon pritchard" w:date="2026-03-07T15:09:00Z" w16du:dateUtc="2026-03-07T02:09:00Z">
                  <w:rPr/>
                </w:rPrChange>
              </w:rPr>
              <w:pPrChange w:id="2263" w:author="jon pritchard" w:date="2026-03-07T15:08:00Z" w16du:dateUtc="2026-03-07T02:08:00Z">
                <w:pPr>
                  <w:spacing w:after="120"/>
                  <w:jc w:val="both"/>
                </w:pPr>
              </w:pPrChange>
            </w:pPr>
          </w:p>
        </w:tc>
        <w:tc>
          <w:tcPr>
            <w:tcW w:w="2295" w:type="dxa"/>
            <w:vAlign w:val="bottom"/>
            <w:tcPrChange w:id="2264" w:author="jon pritchard" w:date="2026-03-07T15:09:00Z" w16du:dateUtc="2026-03-07T02:09:00Z">
              <w:tcPr>
                <w:tcW w:w="2295" w:type="dxa"/>
                <w:gridSpan w:val="2"/>
              </w:tcPr>
            </w:tcPrChange>
          </w:tcPr>
          <w:p w14:paraId="23481BC2" w14:textId="5DE4E468" w:rsidR="002E5DBC" w:rsidRPr="007244D0" w:rsidRDefault="00DE1106">
            <w:pPr>
              <w:spacing w:after="120"/>
              <w:jc w:val="center"/>
              <w:rPr>
                <w:sz w:val="18"/>
                <w:szCs w:val="18"/>
                <w:rPrChange w:id="2265" w:author="jon pritchard" w:date="2026-03-07T15:09:00Z" w16du:dateUtc="2026-03-07T02:09:00Z">
                  <w:rPr/>
                </w:rPrChange>
              </w:rPr>
              <w:pPrChange w:id="2266" w:author="jon pritchard" w:date="2026-03-07T15:06:00Z" w16du:dateUtc="2026-03-07T02:06:00Z">
                <w:pPr>
                  <w:spacing w:after="120"/>
                  <w:jc w:val="both"/>
                </w:pPr>
              </w:pPrChange>
            </w:pPr>
            <w:r w:rsidRPr="007244D0">
              <w:rPr>
                <w:sz w:val="18"/>
                <w:szCs w:val="18"/>
                <w:rPrChange w:id="2267" w:author="jon pritchard" w:date="2026-03-07T15:09:00Z" w16du:dateUtc="2026-03-07T02:09:00Z">
                  <w:rPr/>
                </w:rPrChange>
              </w:rPr>
              <w:t>1:180,000</w:t>
            </w:r>
          </w:p>
        </w:tc>
        <w:tc>
          <w:tcPr>
            <w:tcW w:w="2656" w:type="dxa"/>
            <w:vAlign w:val="bottom"/>
            <w:tcPrChange w:id="2268" w:author="jon pritchard" w:date="2026-03-07T15:09:00Z" w16du:dateUtc="2026-03-07T02:09:00Z">
              <w:tcPr>
                <w:tcW w:w="2384" w:type="dxa"/>
                <w:gridSpan w:val="2"/>
              </w:tcPr>
            </w:tcPrChange>
          </w:tcPr>
          <w:p w14:paraId="205DB9AB" w14:textId="127AACCB" w:rsidR="002E5DBC" w:rsidRPr="007244D0" w:rsidRDefault="00DE1106">
            <w:pPr>
              <w:spacing w:after="120"/>
              <w:jc w:val="center"/>
              <w:rPr>
                <w:sz w:val="18"/>
                <w:szCs w:val="18"/>
                <w:rPrChange w:id="2269" w:author="jon pritchard" w:date="2026-03-07T15:09:00Z" w16du:dateUtc="2026-03-07T02:09:00Z">
                  <w:rPr/>
                </w:rPrChange>
              </w:rPr>
              <w:pPrChange w:id="2270" w:author="jon pritchard" w:date="2026-03-07T15:06:00Z" w16du:dateUtc="2026-03-07T02:06:00Z">
                <w:pPr>
                  <w:spacing w:after="120"/>
                  <w:jc w:val="both"/>
                </w:pPr>
              </w:pPrChange>
            </w:pPr>
            <w:r w:rsidRPr="007244D0">
              <w:rPr>
                <w:sz w:val="18"/>
                <w:szCs w:val="18"/>
                <w:rPrChange w:id="2271" w:author="jon pritchard" w:date="2026-03-07T15:09:00Z" w16du:dateUtc="2026-03-07T02:09:00Z">
                  <w:rPr/>
                </w:rPrChange>
              </w:rPr>
              <w:t>1:50,000</w:t>
            </w:r>
          </w:p>
        </w:tc>
      </w:tr>
      <w:tr w:rsidR="002E5DBC" w:rsidRPr="007244D0" w14:paraId="1D4433EA" w14:textId="77777777" w:rsidTr="007244D0">
        <w:trPr>
          <w:jc w:val="center"/>
          <w:trPrChange w:id="2272" w:author="jon pritchard" w:date="2026-03-07T15:09:00Z" w16du:dateUtc="2026-03-07T02:09:00Z">
            <w:trPr>
              <w:gridAfter w:val="0"/>
              <w:jc w:val="center"/>
            </w:trPr>
          </w:trPrChange>
        </w:trPr>
        <w:tc>
          <w:tcPr>
            <w:tcW w:w="2132" w:type="dxa"/>
            <w:vAlign w:val="bottom"/>
            <w:tcPrChange w:id="2273" w:author="jon pritchard" w:date="2026-03-07T15:09:00Z" w16du:dateUtc="2026-03-07T02:09:00Z">
              <w:tcPr>
                <w:tcW w:w="1838" w:type="dxa"/>
              </w:tcPr>
            </w:tcPrChange>
          </w:tcPr>
          <w:p w14:paraId="5C915BEC" w14:textId="78D0ED79" w:rsidR="002E5DBC" w:rsidRPr="007244D0" w:rsidRDefault="002E5DBC">
            <w:pPr>
              <w:spacing w:after="120"/>
              <w:rPr>
                <w:b/>
                <w:bCs/>
                <w:sz w:val="18"/>
                <w:szCs w:val="18"/>
                <w:rPrChange w:id="2274" w:author="jon pritchard" w:date="2026-03-07T15:09:00Z" w16du:dateUtc="2026-03-07T02:09:00Z">
                  <w:rPr>
                    <w:b/>
                    <w:bCs/>
                  </w:rPr>
                </w:rPrChange>
              </w:rPr>
              <w:pPrChange w:id="2275" w:author="jon pritchard" w:date="2026-03-07T15:08:00Z" w16du:dateUtc="2026-03-07T02:08:00Z">
                <w:pPr>
                  <w:spacing w:after="120"/>
                  <w:jc w:val="both"/>
                </w:pPr>
              </w:pPrChange>
            </w:pPr>
            <w:r w:rsidRPr="007244D0">
              <w:rPr>
                <w:b/>
                <w:bCs/>
                <w:sz w:val="18"/>
                <w:szCs w:val="18"/>
                <w:rPrChange w:id="2276" w:author="jon pritchard" w:date="2026-03-07T15:09:00Z" w16du:dateUtc="2026-03-07T02:09:00Z">
                  <w:rPr>
                    <w:b/>
                    <w:bCs/>
                  </w:rPr>
                </w:rPrChange>
              </w:rPr>
              <w:t>Large Scale ENC</w:t>
            </w:r>
          </w:p>
        </w:tc>
        <w:tc>
          <w:tcPr>
            <w:tcW w:w="2295" w:type="dxa"/>
            <w:vAlign w:val="bottom"/>
            <w:tcPrChange w:id="2277" w:author="jon pritchard" w:date="2026-03-07T15:09:00Z" w16du:dateUtc="2026-03-07T02:09:00Z">
              <w:tcPr>
                <w:tcW w:w="2295" w:type="dxa"/>
                <w:gridSpan w:val="2"/>
              </w:tcPr>
            </w:tcPrChange>
          </w:tcPr>
          <w:p w14:paraId="4F805C14" w14:textId="3A6EFA3A" w:rsidR="002E5DBC" w:rsidRPr="007244D0" w:rsidRDefault="002E5DBC">
            <w:pPr>
              <w:spacing w:after="120"/>
              <w:jc w:val="center"/>
              <w:rPr>
                <w:sz w:val="18"/>
                <w:szCs w:val="18"/>
                <w:rPrChange w:id="2278" w:author="jon pritchard" w:date="2026-03-07T15:09:00Z" w16du:dateUtc="2026-03-07T02:09:00Z">
                  <w:rPr/>
                </w:rPrChange>
              </w:rPr>
              <w:pPrChange w:id="2279" w:author="jon pritchard" w:date="2026-03-07T15:06:00Z" w16du:dateUtc="2026-03-07T02:06:00Z">
                <w:pPr>
                  <w:spacing w:after="120"/>
                  <w:jc w:val="both"/>
                </w:pPr>
              </w:pPrChange>
            </w:pPr>
          </w:p>
        </w:tc>
        <w:tc>
          <w:tcPr>
            <w:tcW w:w="2656" w:type="dxa"/>
            <w:vAlign w:val="bottom"/>
            <w:tcPrChange w:id="2280" w:author="jon pritchard" w:date="2026-03-07T15:09:00Z" w16du:dateUtc="2026-03-07T02:09:00Z">
              <w:tcPr>
                <w:tcW w:w="2384" w:type="dxa"/>
                <w:gridSpan w:val="2"/>
              </w:tcPr>
            </w:tcPrChange>
          </w:tcPr>
          <w:p w14:paraId="0A5941F6" w14:textId="37CC03D6" w:rsidR="002E5DBC" w:rsidRPr="007244D0" w:rsidRDefault="002E5DBC">
            <w:pPr>
              <w:spacing w:after="120"/>
              <w:jc w:val="center"/>
              <w:rPr>
                <w:sz w:val="18"/>
                <w:szCs w:val="18"/>
                <w:rPrChange w:id="2281" w:author="jon pritchard" w:date="2026-03-07T15:09:00Z" w16du:dateUtc="2026-03-07T02:09:00Z">
                  <w:rPr/>
                </w:rPrChange>
              </w:rPr>
              <w:pPrChange w:id="2282" w:author="jon pritchard" w:date="2026-03-07T15:06:00Z" w16du:dateUtc="2026-03-07T02:06:00Z">
                <w:pPr>
                  <w:spacing w:after="120"/>
                  <w:jc w:val="both"/>
                </w:pPr>
              </w:pPrChange>
            </w:pPr>
          </w:p>
        </w:tc>
      </w:tr>
      <w:tr w:rsidR="00DE1106" w:rsidRPr="007244D0" w14:paraId="211DFD98" w14:textId="77777777" w:rsidTr="007244D0">
        <w:trPr>
          <w:jc w:val="center"/>
          <w:trPrChange w:id="2283" w:author="jon pritchard" w:date="2026-03-07T15:09:00Z" w16du:dateUtc="2026-03-07T02:09:00Z">
            <w:trPr>
              <w:gridAfter w:val="0"/>
              <w:jc w:val="center"/>
            </w:trPr>
          </w:trPrChange>
        </w:trPr>
        <w:tc>
          <w:tcPr>
            <w:tcW w:w="2132" w:type="dxa"/>
            <w:vAlign w:val="bottom"/>
            <w:tcPrChange w:id="2284" w:author="jon pritchard" w:date="2026-03-07T15:09:00Z" w16du:dateUtc="2026-03-07T02:09:00Z">
              <w:tcPr>
                <w:tcW w:w="1838" w:type="dxa"/>
              </w:tcPr>
            </w:tcPrChange>
          </w:tcPr>
          <w:p w14:paraId="0111A9F4" w14:textId="64F30D7E" w:rsidR="00DE1106" w:rsidRPr="007244D0" w:rsidRDefault="00DE1106">
            <w:pPr>
              <w:spacing w:after="120"/>
              <w:rPr>
                <w:b/>
                <w:bCs/>
                <w:sz w:val="18"/>
                <w:szCs w:val="18"/>
                <w:rPrChange w:id="2285" w:author="jon pritchard" w:date="2026-03-07T15:09:00Z" w16du:dateUtc="2026-03-07T02:09:00Z">
                  <w:rPr>
                    <w:b/>
                    <w:bCs/>
                  </w:rPr>
                </w:rPrChange>
              </w:rPr>
              <w:pPrChange w:id="2286" w:author="jon pritchard" w:date="2026-03-07T15:07:00Z" w16du:dateUtc="2026-03-07T02:07:00Z">
                <w:pPr>
                  <w:spacing w:after="120"/>
                  <w:jc w:val="both"/>
                </w:pPr>
              </w:pPrChange>
            </w:pPr>
          </w:p>
        </w:tc>
        <w:tc>
          <w:tcPr>
            <w:tcW w:w="2295" w:type="dxa"/>
            <w:vAlign w:val="bottom"/>
            <w:tcPrChange w:id="2287" w:author="jon pritchard" w:date="2026-03-07T15:09:00Z" w16du:dateUtc="2026-03-07T02:09:00Z">
              <w:tcPr>
                <w:tcW w:w="2295" w:type="dxa"/>
                <w:gridSpan w:val="2"/>
              </w:tcPr>
            </w:tcPrChange>
          </w:tcPr>
          <w:p w14:paraId="1DB1B243" w14:textId="40DE8E7B" w:rsidR="00DE1106" w:rsidRPr="007244D0" w:rsidRDefault="00DE1106">
            <w:pPr>
              <w:spacing w:after="120"/>
              <w:jc w:val="center"/>
              <w:rPr>
                <w:sz w:val="18"/>
                <w:szCs w:val="18"/>
                <w:rPrChange w:id="2288" w:author="jon pritchard" w:date="2026-03-07T15:09:00Z" w16du:dateUtc="2026-03-07T02:09:00Z">
                  <w:rPr/>
                </w:rPrChange>
              </w:rPr>
              <w:pPrChange w:id="2289" w:author="jon pritchard" w:date="2026-03-07T15:06:00Z" w16du:dateUtc="2026-03-07T02:06:00Z">
                <w:pPr>
                  <w:spacing w:after="120"/>
                  <w:jc w:val="both"/>
                </w:pPr>
              </w:pPrChange>
            </w:pPr>
            <w:r w:rsidRPr="007244D0">
              <w:rPr>
                <w:sz w:val="18"/>
                <w:szCs w:val="18"/>
                <w:rPrChange w:id="2290" w:author="jon pritchard" w:date="2026-03-07T15:09:00Z" w16du:dateUtc="2026-03-07T02:09:00Z">
                  <w:rPr/>
                </w:rPrChange>
              </w:rPr>
              <w:t>1:</w:t>
            </w:r>
            <w:ins w:id="2291" w:author="jonathan pritchard" w:date="2026-03-10T08:08:00Z" w16du:dateUtc="2026-03-10T08:08:00Z">
              <w:r w:rsidR="00C679C8">
                <w:rPr>
                  <w:sz w:val="18"/>
                  <w:szCs w:val="18"/>
                </w:rPr>
                <w:t>1</w:t>
              </w:r>
            </w:ins>
            <w:del w:id="2292" w:author="jonathan pritchard" w:date="2026-03-10T08:06:00Z" w16du:dateUtc="2026-03-10T08:06:00Z">
              <w:r w:rsidRPr="007244D0" w:rsidDel="00C679C8">
                <w:rPr>
                  <w:sz w:val="18"/>
                  <w:szCs w:val="18"/>
                  <w:rPrChange w:id="2293" w:author="jon pritchard" w:date="2026-03-07T15:09:00Z" w16du:dateUtc="2026-03-07T02:09:00Z">
                    <w:rPr/>
                  </w:rPrChange>
                </w:rPr>
                <w:delText>1</w:delText>
              </w:r>
            </w:del>
            <w:r w:rsidRPr="007244D0">
              <w:rPr>
                <w:sz w:val="18"/>
                <w:szCs w:val="18"/>
                <w:rPrChange w:id="2294" w:author="jon pritchard" w:date="2026-03-07T15:09:00Z" w16du:dateUtc="2026-03-07T02:09:00Z">
                  <w:rPr/>
                </w:rPrChange>
              </w:rPr>
              <w:t>2,</w:t>
            </w:r>
            <w:ins w:id="2295" w:author="jonathan pritchard" w:date="2026-03-10T08:03:00Z" w16du:dateUtc="2026-03-10T08:03:00Z">
              <w:r w:rsidR="00C679C8">
                <w:rPr>
                  <w:sz w:val="18"/>
                  <w:szCs w:val="18"/>
                </w:rPr>
                <w:t>0</w:t>
              </w:r>
            </w:ins>
            <w:del w:id="2296" w:author="jonathan pritchard" w:date="2026-03-10T08:03:00Z" w16du:dateUtc="2026-03-10T08:03:00Z">
              <w:r w:rsidRPr="007244D0" w:rsidDel="00C679C8">
                <w:rPr>
                  <w:sz w:val="18"/>
                  <w:szCs w:val="18"/>
                  <w:rPrChange w:id="2297" w:author="jon pritchard" w:date="2026-03-07T15:09:00Z" w16du:dateUtc="2026-03-07T02:09:00Z">
                    <w:rPr/>
                  </w:rPrChange>
                </w:rPr>
                <w:delText>5</w:delText>
              </w:r>
            </w:del>
            <w:r w:rsidRPr="007244D0">
              <w:rPr>
                <w:sz w:val="18"/>
                <w:szCs w:val="18"/>
                <w:rPrChange w:id="2298" w:author="jon pritchard" w:date="2026-03-07T15:09:00Z" w16du:dateUtc="2026-03-07T02:09:00Z">
                  <w:rPr/>
                </w:rPrChange>
              </w:rPr>
              <w:t>00</w:t>
            </w:r>
          </w:p>
        </w:tc>
        <w:tc>
          <w:tcPr>
            <w:tcW w:w="2656" w:type="dxa"/>
            <w:vAlign w:val="bottom"/>
            <w:tcPrChange w:id="2299" w:author="jon pritchard" w:date="2026-03-07T15:09:00Z" w16du:dateUtc="2026-03-07T02:09:00Z">
              <w:tcPr>
                <w:tcW w:w="2384" w:type="dxa"/>
                <w:gridSpan w:val="2"/>
              </w:tcPr>
            </w:tcPrChange>
          </w:tcPr>
          <w:p w14:paraId="451065CB" w14:textId="32069991" w:rsidR="00DE1106" w:rsidRPr="007244D0" w:rsidRDefault="00DE1106">
            <w:pPr>
              <w:spacing w:after="120"/>
              <w:jc w:val="center"/>
              <w:rPr>
                <w:sz w:val="18"/>
                <w:szCs w:val="18"/>
                <w:rPrChange w:id="2300" w:author="jon pritchard" w:date="2026-03-07T15:09:00Z" w16du:dateUtc="2026-03-07T02:09:00Z">
                  <w:rPr/>
                </w:rPrChange>
              </w:rPr>
              <w:pPrChange w:id="2301" w:author="jon pritchard" w:date="2026-03-07T15:06:00Z" w16du:dateUtc="2026-03-07T02:06:00Z">
                <w:pPr>
                  <w:spacing w:after="120"/>
                  <w:jc w:val="both"/>
                </w:pPr>
              </w:pPrChange>
            </w:pPr>
            <w:r w:rsidRPr="007244D0">
              <w:rPr>
                <w:sz w:val="18"/>
                <w:szCs w:val="18"/>
                <w:rPrChange w:id="2302" w:author="jon pritchard" w:date="2026-03-07T15:09:00Z" w16du:dateUtc="2026-03-07T02:09:00Z">
                  <w:rPr/>
                </w:rPrChange>
              </w:rPr>
              <w:t>1:4,000</w:t>
            </w:r>
          </w:p>
        </w:tc>
      </w:tr>
    </w:tbl>
    <w:p w14:paraId="4D7568C7" w14:textId="0AEB7A39" w:rsidR="002E5DBC" w:rsidRPr="0062074F" w:rsidRDefault="00397508" w:rsidP="00632E3E">
      <w:pPr>
        <w:spacing w:after="120" w:line="240" w:lineRule="auto"/>
        <w:jc w:val="both"/>
      </w:pPr>
      <w:ins w:id="2303" w:author="jon pritchard" w:date="2026-03-07T15:10:00Z" w16du:dateUtc="2026-03-07T02:10:00Z">
        <w:r>
          <w:t>`</w:t>
        </w:r>
      </w:ins>
    </w:p>
    <w:p w14:paraId="7876EC88" w14:textId="5164C4E1" w:rsidR="00E567B0" w:rsidRPr="0062074F" w:rsidRDefault="00B17B0C" w:rsidP="00E567B0">
      <w:pPr>
        <w:keepNext/>
        <w:spacing w:line="240" w:lineRule="auto"/>
        <w:jc w:val="center"/>
      </w:pPr>
      <w:bookmarkStart w:id="2304" w:name="_Ref45642442"/>
      <w:r w:rsidRPr="0062074F">
        <w:lastRenderedPageBreak/>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2304"/>
    <w:p w14:paraId="480C389F" w14:textId="70D0D21F" w:rsidR="008D10ED" w:rsidRPr="0062074F" w:rsidRDefault="008D10ED" w:rsidP="00AA1762">
      <w:pPr>
        <w:spacing w:after="120" w:line="240" w:lineRule="auto"/>
        <w:jc w:val="both"/>
      </w:pPr>
      <w:r w:rsidRPr="0062074F">
        <w:t xml:space="preserve">In this </w:t>
      </w:r>
      <w:del w:id="2305" w:author="jonathan pritchard" w:date="2026-03-10T10:55:00Z" w16du:dateUtc="2026-03-10T10:55:00Z">
        <w:r w:rsidRPr="0062074F" w:rsidDel="006A79F7">
          <w:delText>context</w:delText>
        </w:r>
      </w:del>
      <w:ins w:id="2306" w:author="jonathan pritchard" w:date="2026-03-10T10:55:00Z" w16du:dateUtc="2026-03-10T10:55:00Z">
        <w:r w:rsidR="006A79F7">
          <w:t>clause</w:t>
        </w:r>
      </w:ins>
      <w:r w:rsidRPr="0062074F">
        <w:t xml:space="preserve">, "grossly enlarged" and "grossly overscale" </w:t>
      </w:r>
      <w:del w:id="2307" w:author="jonathan pritchard" w:date="2026-03-10T10:55:00Z" w16du:dateUtc="2026-03-10T10:55:00Z">
        <w:r w:rsidRPr="0062074F" w:rsidDel="006A79F7">
          <w:delText xml:space="preserve">should be taken to </w:delText>
        </w:r>
      </w:del>
      <w:r w:rsidRPr="0062074F">
        <w:t>mean</w:t>
      </w:r>
      <w:ins w:id="2308" w:author="jonathan pritchard" w:date="2026-03-10T10:55:00Z" w16du:dateUtc="2026-03-10T10:55:00Z">
        <w:r w:rsidR="006A79F7">
          <w:t>s</w:t>
        </w:r>
      </w:ins>
      <w:r w:rsidRPr="0062074F">
        <w:t xml:space="preserve"> that the display scale is enlarged/overscale with respect to the </w:t>
      </w:r>
      <w:r w:rsidRPr="003D72A2">
        <w:rPr>
          <w:i/>
          <w:iCs/>
          <w:rPrChange w:id="2309" w:author="jon pritchard" w:date="2026-03-16T10:03:00Z" w16du:dateUtc="2026-03-16T09:03:00Z">
            <w:rPr>
              <w:b/>
              <w:bCs/>
              <w:i/>
              <w:iCs/>
            </w:rPr>
          </w:rPrChange>
        </w:rPr>
        <w:t>maximumDisplayScale</w:t>
      </w:r>
      <w:r w:rsidRPr="0062074F">
        <w:t xml:space="preserve">. </w:t>
      </w:r>
      <w:del w:id="2310" w:author="jonathan pritchard" w:date="2026-03-10T10:57:00Z" w16du:dateUtc="2026-03-10T10:57:00Z">
        <w:r w:rsidRPr="0062074F" w:rsidDel="006A79F7">
          <w:delText xml:space="preserve">For </w:delText>
        </w:r>
      </w:del>
      <w:ins w:id="2311" w:author="jonathan pritchard" w:date="2026-03-10T10:57:00Z" w16du:dateUtc="2026-03-10T10:57:00Z">
        <w:r w:rsidR="006A79F7">
          <w:t>In the</w:t>
        </w:r>
        <w:r w:rsidR="006A79F7" w:rsidRPr="0062074F">
          <w:t xml:space="preserve"> </w:t>
        </w:r>
      </w:ins>
      <w:r w:rsidRPr="0062074F">
        <w:t>example, at the left edge of</w:t>
      </w:r>
      <w:del w:id="2312" w:author="jon pritchard" w:date="2026-03-07T12:33:00Z" w16du:dateUtc="2026-03-06T23:33:00Z">
        <w:r w:rsidRPr="0062074F" w:rsidDel="003C1749">
          <w:delText xml:space="preserve">  </w:delText>
        </w:r>
      </w:del>
      <w:ins w:id="2313" w:author="jon pritchard" w:date="2026-03-07T12:33:00Z" w16du:dateUtc="2026-03-06T23:33:00Z">
        <w:r w:rsidR="003C1749">
          <w:t xml:space="preserve"> </w:t>
        </w:r>
      </w:ins>
      <w:r w:rsidRPr="0062074F">
        <w:t xml:space="preserve">the </w:t>
      </w:r>
      <w:r w:rsidRPr="00C679C8">
        <w:t>display</w:t>
      </w:r>
      <w:r w:rsidR="002E5DBC" w:rsidRPr="00C679C8">
        <w:t xml:space="preserve">, </w:t>
      </w:r>
      <w:r w:rsidR="002E5DBC" w:rsidRPr="00C679C8">
        <w:rPr>
          <w:rPrChange w:id="2314" w:author="jonathan pritchard" w:date="2026-03-10T08:04:00Z" w16du:dateUtc="2026-03-10T08:04:00Z">
            <w:rPr>
              <w:highlight w:val="yellow"/>
            </w:rPr>
          </w:rPrChange>
        </w:rPr>
        <w:t>the</w:t>
      </w:r>
      <w:r w:rsidRPr="00C679C8">
        <w:rPr>
          <w:rPrChange w:id="2315" w:author="jonathan pritchard" w:date="2026-03-10T08:04:00Z" w16du:dateUtc="2026-03-10T08:04:00Z">
            <w:rPr>
              <w:highlight w:val="yellow"/>
            </w:rPr>
          </w:rPrChange>
        </w:rPr>
        <w:t xml:space="preserve"> </w:t>
      </w:r>
      <w:ins w:id="2316" w:author="jonathan pritchard" w:date="2026-03-10T08:03:00Z" w16du:dateUtc="2026-03-10T08:03:00Z">
        <w:r w:rsidR="00C679C8" w:rsidRPr="00C679C8">
          <w:rPr>
            <w:rPrChange w:id="2317" w:author="jonathan pritchard" w:date="2026-03-10T08:04:00Z" w16du:dateUtc="2026-03-10T08:04:00Z">
              <w:rPr>
                <w:highlight w:val="yellow"/>
              </w:rPr>
            </w:rPrChange>
          </w:rPr>
          <w:t xml:space="preserve">MSVS of </w:t>
        </w:r>
      </w:ins>
      <w:r w:rsidRPr="00C679C8">
        <w:rPr>
          <w:rPrChange w:id="2318" w:author="jonathan pritchard" w:date="2026-03-10T08:04:00Z" w16du:dateUtc="2026-03-10T08:04:00Z">
            <w:rPr>
              <w:highlight w:val="yellow"/>
            </w:rPr>
          </w:rPrChange>
        </w:rPr>
        <w:t>scale of</w:t>
      </w:r>
      <w:r w:rsidRPr="0079413D">
        <w:t xml:space="preserve"> 1</w:t>
      </w:r>
      <w:r w:rsidR="002E5DBC" w:rsidRPr="00C679C8">
        <w:t>:</w:t>
      </w:r>
      <w:r w:rsidRPr="00C679C8">
        <w:t>12,500</w:t>
      </w:r>
      <w:r w:rsidRPr="0062074F">
        <w:t xml:space="preserve"> is larger than the </w:t>
      </w:r>
      <w:r w:rsidRPr="003D72A2">
        <w:rPr>
          <w:i/>
          <w:iCs/>
          <w:rPrChange w:id="2319" w:author="jon pritchard" w:date="2026-03-16T10:03:00Z" w16du:dateUtc="2026-03-16T09:03:00Z">
            <w:rPr>
              <w:b/>
              <w:bCs/>
              <w:i/>
              <w:iCs/>
            </w:rPr>
          </w:rPrChange>
        </w:rPr>
        <w:t>maximumDisplayScale</w:t>
      </w:r>
      <w:r w:rsidRPr="0062074F">
        <w:t xml:space="preserve"> of 1</w:t>
      </w:r>
      <w:r w:rsidR="002E5DBC" w:rsidRPr="0062074F">
        <w:t>:</w:t>
      </w:r>
      <w:r w:rsidRPr="0062074F">
        <w:t>50,000, and so the overscale pattern is required.</w:t>
      </w:r>
    </w:p>
    <w:p w14:paraId="0A578FEC" w14:textId="219D0CC4"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del w:id="2320" w:author="jon pritchard" w:date="2026-03-07T12:33:00Z" w16du:dateUtc="2026-03-06T23:33:00Z">
        <w:r w:rsidRPr="0062074F" w:rsidDel="003C1749">
          <w:delText xml:space="preserve">  </w:delText>
        </w:r>
      </w:del>
      <w:ins w:id="2321" w:author="jon pritchard" w:date="2026-03-07T12:33:00Z" w16du:dateUtc="2026-03-06T23:33:00Z">
        <w:r w:rsidR="003C1749">
          <w:t xml:space="preserve"> </w:t>
        </w:r>
      </w:ins>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EA718A7"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r w:rsidR="009A279C" w:rsidRPr="003D72A2">
        <w:rPr>
          <w:i/>
          <w:iCs/>
          <w:rPrChange w:id="2322" w:author="jon pritchard" w:date="2026-03-16T10:03:00Z" w16du:dateUtc="2026-03-16T09:03:00Z">
            <w:rPr>
              <w:b/>
              <w:bCs/>
              <w:i/>
              <w:iCs/>
            </w:rPr>
          </w:rPrChange>
        </w:rPr>
        <w:t>optimum</w:t>
      </w:r>
      <w:r w:rsidR="00117C0F" w:rsidRPr="003D72A2">
        <w:rPr>
          <w:i/>
          <w:iCs/>
          <w:rPrChange w:id="2323" w:author="jon pritchard" w:date="2026-03-16T10:03:00Z" w16du:dateUtc="2026-03-16T09:03:00Z">
            <w:rPr>
              <w:b/>
              <w:bCs/>
              <w:i/>
              <w:iCs/>
            </w:rPr>
          </w:rPrChange>
        </w:rPr>
        <w:t>D</w:t>
      </w:r>
      <w:r w:rsidR="009A279C" w:rsidRPr="003D72A2">
        <w:rPr>
          <w:i/>
          <w:iCs/>
          <w:rPrChange w:id="2324" w:author="jon pritchard" w:date="2026-03-16T10:03:00Z" w16du:dateUtc="2026-03-16T09:03:00Z">
            <w:rPr>
              <w:b/>
              <w:bCs/>
              <w:i/>
              <w:iCs/>
            </w:rPr>
          </w:rPrChange>
        </w:rPr>
        <w:t>isplay</w:t>
      </w:r>
      <w:r w:rsidR="00117C0F" w:rsidRPr="003D72A2">
        <w:rPr>
          <w:i/>
          <w:iCs/>
          <w:rPrChange w:id="2325" w:author="jon pritchard" w:date="2026-03-16T10:03:00Z" w16du:dateUtc="2026-03-16T09:03:00Z">
            <w:rPr>
              <w:b/>
              <w:bCs/>
              <w:i/>
              <w:iCs/>
            </w:rPr>
          </w:rPrChange>
        </w:rPr>
        <w:t>S</w:t>
      </w:r>
      <w:r w:rsidR="009A279C" w:rsidRPr="003D72A2">
        <w:rPr>
          <w:i/>
          <w:iCs/>
          <w:rPrChange w:id="2326" w:author="jon pritchard" w:date="2026-03-16T10:03:00Z" w16du:dateUtc="2026-03-16T09:03:00Z">
            <w:rPr>
              <w:b/>
              <w:bCs/>
              <w:i/>
              <w:iCs/>
            </w:rPr>
          </w:rPrChange>
        </w:rPr>
        <w:t>cale</w:t>
      </w:r>
      <w:r w:rsidR="009A279C" w:rsidRPr="0062074F" w:rsidDel="009A279C">
        <w:t xml:space="preserve"> </w:t>
      </w:r>
      <w:r w:rsidRPr="0062074F">
        <w:t>1</w:t>
      </w:r>
      <w:r w:rsidR="00513917" w:rsidRPr="0062074F">
        <w:t>:</w:t>
      </w:r>
      <w:ins w:id="2327" w:author="jonathan pritchard" w:date="2026-03-10T08:08:00Z" w16du:dateUtc="2026-03-10T08:08:00Z">
        <w:r w:rsidR="00C679C8">
          <w:t>1</w:t>
        </w:r>
      </w:ins>
      <w:del w:id="2328" w:author="jonathan pritchard" w:date="2026-03-10T08:07:00Z" w16du:dateUtc="2026-03-10T08:07:00Z">
        <w:r w:rsidRPr="0062074F" w:rsidDel="00C679C8">
          <w:delText>1</w:delText>
        </w:r>
      </w:del>
      <w:r w:rsidRPr="0062074F">
        <w:t>2,</w:t>
      </w:r>
      <w:ins w:id="2329" w:author="jonathan pritchard" w:date="2026-03-10T08:05:00Z" w16du:dateUtc="2026-03-10T08:05:00Z">
        <w:r w:rsidR="00C679C8">
          <w:t>0</w:t>
        </w:r>
      </w:ins>
      <w:del w:id="2330" w:author="jonathan pritchard" w:date="2026-03-10T08:05:00Z" w16du:dateUtc="2026-03-10T08:05:00Z">
        <w:r w:rsidRPr="0062074F" w:rsidDel="00C679C8">
          <w:delText>5</w:delText>
        </w:r>
      </w:del>
      <w:r w:rsidRPr="0062074F">
        <w:t>00 would have an overscale indication of X</w:t>
      </w:r>
      <w:del w:id="2331" w:author="jonathan pritchard" w:date="2026-03-10T08:05:00Z" w16du:dateUtc="2026-03-10T08:05:00Z">
        <w:r w:rsidRPr="0062074F" w:rsidDel="00C679C8">
          <w:delText xml:space="preserve"> </w:delText>
        </w:r>
      </w:del>
      <w:r w:rsidRPr="0062074F">
        <w:t>3.</w:t>
      </w:r>
      <w:ins w:id="2332" w:author="jonathan pritchard" w:date="2026-03-10T08:09:00Z" w16du:dateUtc="2026-03-10T08:09:00Z">
        <w:r w:rsidR="00C679C8">
          <w:t>4</w:t>
        </w:r>
      </w:ins>
      <w:del w:id="2333" w:author="jonathan pritchard" w:date="2026-03-10T08:06:00Z" w16du:dateUtc="2026-03-10T08:06:00Z">
        <w:r w:rsidRPr="0062074F" w:rsidDel="00C679C8">
          <w:delText>6</w:delText>
        </w:r>
      </w:del>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2334" w:name="_Ref49483424"/>
      <w:bookmarkStart w:id="2335" w:name="_Toc226035039"/>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2334"/>
      <w:bookmarkEnd w:id="2335"/>
    </w:p>
    <w:p w14:paraId="331417C2" w14:textId="6F3A2173" w:rsidR="00DE1106" w:rsidRPr="0062074F" w:rsidDel="007244D0" w:rsidRDefault="00DE1106" w:rsidP="00AA1762">
      <w:pPr>
        <w:spacing w:after="120" w:line="240" w:lineRule="auto"/>
        <w:jc w:val="both"/>
        <w:rPr>
          <w:del w:id="2336" w:author="jon pritchard" w:date="2026-03-07T15:02:00Z" w16du:dateUtc="2026-03-07T02:02:00Z"/>
        </w:rPr>
      </w:pPr>
      <w:r w:rsidRPr="0062074F">
        <w:rPr>
          <w:szCs w:val="18"/>
        </w:rPr>
        <w:t xml:space="preserve">The ECDIS must provide an indication when an ENC with a larger </w:t>
      </w:r>
      <w:r w:rsidRPr="003D72A2">
        <w:rPr>
          <w:i/>
          <w:iCs/>
          <w:szCs w:val="18"/>
          <w:rPrChange w:id="2337" w:author="jon pritchard" w:date="2026-03-16T10:03:00Z" w16du:dateUtc="2026-03-16T09:03:00Z">
            <w:rPr>
              <w:b/>
              <w:bCs/>
              <w:i/>
              <w:iCs/>
              <w:szCs w:val="18"/>
            </w:rPr>
          </w:rPrChange>
        </w:rPr>
        <w:t>optimumDisplayScale</w:t>
      </w:r>
      <w:r w:rsidRPr="0062074F">
        <w:rPr>
          <w:szCs w:val="18"/>
        </w:rPr>
        <w:t xml:space="preserve"> than that provided by the display is available at own ship’s position</w:t>
      </w:r>
      <w:ins w:id="2338" w:author="jon pritchard" w:date="2026-03-07T15:10:00Z" w16du:dateUtc="2026-03-07T02:10:00Z">
        <w:r w:rsidR="00397508">
          <w:rPr>
            <w:szCs w:val="18"/>
          </w:rPr>
          <w:t xml:space="preserve"> </w:t>
        </w:r>
        <w:r w:rsidR="00397508" w:rsidRPr="00397508">
          <w:rPr>
            <w:szCs w:val="18"/>
          </w:rPr>
          <w:t>as required by MSC.530(106) Rev.1 clause 6.1.2</w:t>
        </w:r>
      </w:ins>
      <w:r w:rsidRPr="0062074F">
        <w:rPr>
          <w:szCs w:val="18"/>
        </w:rPr>
        <w:t>.</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2339" w:name="_Ref49376543"/>
      <w:bookmarkStart w:id="2340" w:name="_Toc226035040"/>
      <w:r w:rsidRPr="0062074F">
        <w:t>Graphical indexes</w:t>
      </w:r>
      <w:bookmarkEnd w:id="2339"/>
      <w:bookmarkEnd w:id="2340"/>
    </w:p>
    <w:p w14:paraId="704627B5" w14:textId="1C88F51F" w:rsidR="00910895" w:rsidRPr="0062074F" w:rsidRDefault="002A10D2" w:rsidP="00C8687E">
      <w:pPr>
        <w:pStyle w:val="Heading3"/>
      </w:pPr>
      <w:bookmarkStart w:id="2341" w:name="_Ref45727559"/>
      <w:bookmarkStart w:id="2342" w:name="_Toc226035041"/>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2341"/>
      <w:bookmarkEnd w:id="2342"/>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Del="00397508" w:rsidRDefault="00A36BF3">
      <w:pPr>
        <w:spacing w:after="120" w:line="240" w:lineRule="auto"/>
        <w:rPr>
          <w:del w:id="2343" w:author="jon pritchard" w:date="2026-03-07T15:11:00Z" w16du:dateUtc="2026-03-07T02:11:00Z"/>
        </w:rPr>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2344" w:name="_Ref45727563"/>
      <w:bookmarkStart w:id="2345" w:name="_Toc226035042"/>
      <w:r w:rsidRPr="0062074F">
        <w:lastRenderedPageBreak/>
        <w:t>Graphical indexes of other S-100 products</w:t>
      </w:r>
      <w:bookmarkEnd w:id="2344"/>
      <w:bookmarkEnd w:id="2345"/>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0C2406F4"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del w:id="2346" w:author="jon pritchard" w:date="2026-03-07T15:11:00Z" w16du:dateUtc="2026-03-07T02:11:00Z">
        <w:r w:rsidR="00A4022E" w:rsidRPr="0062074F" w:rsidDel="00397508">
          <w:delText xml:space="preserve">shall </w:delText>
        </w:r>
      </w:del>
      <w:ins w:id="2347" w:author="jon pritchard" w:date="2026-03-07T15:11:00Z" w16du:dateUtc="2026-03-07T02:11:00Z">
        <w:r w:rsidR="00397508">
          <w:t>must</w:t>
        </w:r>
        <w:r w:rsidR="00397508" w:rsidRPr="0062074F">
          <w:t xml:space="preserve"> </w:t>
        </w:r>
      </w:ins>
      <w:r w:rsidR="00A4022E" w:rsidRPr="0062074F">
        <w:t>be differentiated.</w:t>
      </w:r>
    </w:p>
    <w:p w14:paraId="22856E97" w14:textId="6B27E20D" w:rsidR="00910006" w:rsidRPr="0062074F" w:rsidRDefault="00910006" w:rsidP="00DB7CFE">
      <w:pPr>
        <w:pStyle w:val="Heading2"/>
      </w:pPr>
      <w:bookmarkStart w:id="2348" w:name="_Toc187673070"/>
      <w:bookmarkStart w:id="2349" w:name="_Toc187673302"/>
      <w:bookmarkStart w:id="2350" w:name="_Toc188368657"/>
      <w:bookmarkStart w:id="2351" w:name="_Toc188621859"/>
      <w:bookmarkStart w:id="2352" w:name="_Toc188950440"/>
      <w:bookmarkStart w:id="2353" w:name="_Toc188968356"/>
      <w:bookmarkStart w:id="2354" w:name="_Toc188968581"/>
      <w:bookmarkStart w:id="2355" w:name="_Toc175130216"/>
      <w:bookmarkStart w:id="2356" w:name="_Toc175130217"/>
      <w:bookmarkStart w:id="2357" w:name="_Toc226035043"/>
      <w:bookmarkEnd w:id="2348"/>
      <w:bookmarkEnd w:id="2349"/>
      <w:bookmarkEnd w:id="2350"/>
      <w:bookmarkEnd w:id="2351"/>
      <w:bookmarkEnd w:id="2352"/>
      <w:bookmarkEnd w:id="2353"/>
      <w:bookmarkEnd w:id="2354"/>
      <w:bookmarkEnd w:id="2355"/>
      <w:bookmarkEnd w:id="2356"/>
      <w:r w:rsidRPr="0062074F">
        <w:t>Limits of data</w:t>
      </w:r>
      <w:bookmarkEnd w:id="2357"/>
    </w:p>
    <w:p w14:paraId="1971E9CE" w14:textId="0B2AE818" w:rsidR="00115385" w:rsidRPr="0062074F" w:rsidRDefault="007B18E6" w:rsidP="00115385">
      <w:pPr>
        <w:pStyle w:val="Heading3"/>
      </w:pPr>
      <w:bookmarkStart w:id="2358" w:name="_Ref45730411"/>
      <w:bookmarkStart w:id="2359" w:name="_Toc226035044"/>
      <w:r w:rsidRPr="0062074F">
        <w:t xml:space="preserve">ENC </w:t>
      </w:r>
      <w:r w:rsidR="00115385" w:rsidRPr="0062074F">
        <w:t>No data areas</w:t>
      </w:r>
      <w:bookmarkEnd w:id="2358"/>
      <w:bookmarkEnd w:id="2359"/>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2360" w:name="_Hlk188952838"/>
      <w:r w:rsidR="007763CD" w:rsidRPr="0062074F">
        <w:rPr>
          <w:b/>
          <w:bCs/>
          <w:i/>
          <w:iCs/>
        </w:rPr>
        <w:t>No ENC Available</w:t>
      </w:r>
      <w:r w:rsidR="00115385" w:rsidRPr="0062074F">
        <w:t xml:space="preserve">" </w:t>
      </w:r>
      <w:r w:rsidRPr="0062074F">
        <w:t xml:space="preserve">must </w:t>
      </w:r>
      <w:bookmarkEnd w:id="2360"/>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1F67EDD0"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w:t>
      </w:r>
      <w:r w:rsidRPr="00E2552C">
        <w:t>NONHODAT appears on the display, or whenever the display is comprised of other than ENC data</w:t>
      </w:r>
      <w:r w:rsidR="006577E0" w:rsidRPr="00E2552C">
        <w:t xml:space="preserve"> </w:t>
      </w:r>
      <w:r w:rsidR="00A4022E" w:rsidRPr="00E2552C">
        <w:t xml:space="preserve">as specified by </w:t>
      </w:r>
      <w:del w:id="2361" w:author="jon pritchard" w:date="2026-03-08T00:20:00Z" w16du:dateUtc="2026-03-08T08:20:00Z">
        <w:r w:rsidR="00A4022E" w:rsidRPr="00E2552C" w:rsidDel="00E934DF">
          <w:delText xml:space="preserve">Section </w:delText>
        </w:r>
      </w:del>
      <w:ins w:id="2362" w:author="jon pritchard" w:date="2026-03-08T00:20:00Z" w16du:dateUtc="2026-03-08T08:20:00Z">
        <w:r w:rsidR="00E934DF" w:rsidRPr="00E2552C">
          <w:rPr>
            <w:rPrChange w:id="2363" w:author="jonathan pritchard" w:date="2026-03-27T16:08:00Z" w16du:dateUtc="2026-03-27T16:08:00Z">
              <w:rPr>
                <w:highlight w:val="yellow"/>
              </w:rPr>
            </w:rPrChange>
          </w:rPr>
          <w:t>clause</w:t>
        </w:r>
        <w:r w:rsidR="00E934DF" w:rsidRPr="00E2552C">
          <w:t xml:space="preserve"> </w:t>
        </w:r>
      </w:ins>
      <w:r w:rsidR="00A4022E" w:rsidRPr="00E2552C">
        <w:fldChar w:fldCharType="begin"/>
      </w:r>
      <w:r w:rsidR="00A4022E" w:rsidRPr="00E2552C">
        <w:instrText xml:space="preserve"> REF _Ref179768848 \r \h </w:instrText>
      </w:r>
      <w:r w:rsidR="0062074F" w:rsidRPr="00E2552C">
        <w:instrText xml:space="preserve"> \* MERGEFORMAT </w:instrText>
      </w:r>
      <w:r w:rsidR="00A4022E" w:rsidRPr="00E2552C">
        <w:fldChar w:fldCharType="separate"/>
      </w:r>
      <w:ins w:id="2364" w:author="jon pritchard" w:date="2026-03-07T15:12:00Z" w16du:dateUtc="2026-03-07T02:12:00Z">
        <w:r w:rsidR="00397508" w:rsidRPr="00E2552C">
          <w:t>8.1.1</w:t>
        </w:r>
      </w:ins>
      <w:del w:id="2365" w:author="jon pritchard" w:date="2026-03-07T15:12:00Z" w16du:dateUtc="2026-03-07T02:12:00Z">
        <w:r w:rsidR="00D76083" w:rsidRPr="00E2552C" w:rsidDel="00397508">
          <w:delText>9.1.1</w:delText>
        </w:r>
      </w:del>
      <w:r w:rsidR="00A4022E" w:rsidRPr="00E2552C">
        <w:fldChar w:fldCharType="end"/>
      </w:r>
      <w:r w:rsidRPr="00E2552C">
        <w:t>.</w:t>
      </w:r>
    </w:p>
    <w:p w14:paraId="4DC1DFAF" w14:textId="4CC863CF" w:rsidR="002A10D2" w:rsidRPr="0062074F" w:rsidRDefault="002A10D2" w:rsidP="00226D98">
      <w:pPr>
        <w:pStyle w:val="Heading3"/>
      </w:pPr>
      <w:bookmarkStart w:id="2366" w:name="_Toc226035045"/>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2366"/>
      <w:r w:rsidR="00C1640C" w:rsidRPr="0062074F">
        <w:t xml:space="preserve"> </w:t>
      </w:r>
    </w:p>
    <w:p w14:paraId="21AF0B2D" w14:textId="283365F6"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del w:id="2367" w:author="jonathan pritchard" w:date="2026-03-10T15:06:00Z" w16du:dateUtc="2026-03-10T15:06:00Z">
        <w:r w:rsidR="008F1A27" w:rsidRPr="0062074F" w:rsidDel="00C83FEF">
          <w:delText xml:space="preserve">The definition of </w:delText>
        </w:r>
        <w:r w:rsidR="00CF6F82" w:rsidRPr="0062074F" w:rsidDel="00C83FEF">
          <w:delText xml:space="preserve">official </w:delText>
        </w:r>
        <w:r w:rsidR="008F1A27" w:rsidRPr="0062074F" w:rsidDel="00C83FEF">
          <w:delText xml:space="preserve">data as opposed to </w:delText>
        </w:r>
        <w:r w:rsidR="00CF6F82" w:rsidRPr="0062074F" w:rsidDel="00C83FEF">
          <w:delText xml:space="preserve">non official </w:delText>
        </w:r>
        <w:r w:rsidR="008F1A27" w:rsidRPr="0062074F" w:rsidDel="00C83FEF">
          <w:delText>data is contained in</w:delText>
        </w:r>
      </w:del>
      <w:ins w:id="2368" w:author="jonathan pritchard" w:date="2026-03-10T15:06:00Z" w16du:dateUtc="2026-03-10T15:06:00Z">
        <w:r w:rsidR="00C83FEF">
          <w:t xml:space="preserve">Clause </w:t>
        </w:r>
      </w:ins>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ins w:id="2369" w:author="jonathan pritchard" w:date="2026-03-10T15:05:00Z" w16du:dateUtc="2026-03-10T15:05:00Z">
        <w:r w:rsidR="00C83FEF">
          <w:t>8.1.1</w:t>
        </w:r>
      </w:ins>
      <w:del w:id="2370" w:author="jonathan pritchard" w:date="2026-03-10T15:05:00Z" w16du:dateUtc="2026-03-10T15:05:00Z">
        <w:r w:rsidR="00FB64A7" w:rsidRPr="0062074F" w:rsidDel="00C83FEF">
          <w:delText>9.1.1</w:delText>
        </w:r>
      </w:del>
      <w:r w:rsidR="008F1A27" w:rsidRPr="0062074F">
        <w:fldChar w:fldCharType="end"/>
      </w:r>
      <w:r w:rsidRPr="0062074F">
        <w:t xml:space="preserve"> </w:t>
      </w:r>
      <w:ins w:id="2371" w:author="jonathan pritchard" w:date="2026-03-10T15:06:00Z" w16du:dateUtc="2026-03-10T15:06:00Z">
        <w:r w:rsidR="00C83FEF" w:rsidRPr="00C83FEF">
          <w:t>describes how the ECDIS determines that the data is official</w:t>
        </w:r>
      </w:ins>
      <w:ins w:id="2372" w:author="jonathan pritchard" w:date="2026-03-12T11:42:00Z" w16du:dateUtc="2026-03-12T11:42:00Z">
        <w:r w:rsidR="005D6548">
          <w:t>.</w:t>
        </w:r>
      </w:ins>
    </w:p>
    <w:p w14:paraId="39AD5C80" w14:textId="30953574"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del w:id="2373" w:author="jon pritchard" w:date="2026-03-07T12:33:00Z" w16du:dateUtc="2026-03-06T23:33:00Z">
        <w:r w:rsidRPr="0062074F" w:rsidDel="003C1749">
          <w:delText xml:space="preserve">  </w:delText>
        </w:r>
      </w:del>
      <w:ins w:id="2374" w:author="jon pritchard" w:date="2026-03-07T12:33:00Z" w16du:dateUtc="2026-03-06T23:33:00Z">
        <w:r w:rsidR="003C1749">
          <w:t xml:space="preserve"> </w:t>
        </w:r>
      </w:ins>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2375" w:name="_Toc226035046"/>
      <w:r w:rsidRPr="0062074F">
        <w:t>Limits of other S-100 product data</w:t>
      </w:r>
      <w:bookmarkEnd w:id="2375"/>
    </w:p>
    <w:p w14:paraId="104426E9" w14:textId="4885FAE3" w:rsidR="00A65053" w:rsidRPr="00C83FEF" w:rsidDel="00DE689C" w:rsidRDefault="00A65053" w:rsidP="002D7DEE">
      <w:pPr>
        <w:jc w:val="both"/>
        <w:rPr>
          <w:del w:id="2376" w:author="jon pritchard" w:date="2026-03-16T09:49:00Z" w16du:dateUtc="2026-03-16T08:49:00Z"/>
          <w:strike/>
          <w:rPrChange w:id="2377" w:author="jonathan pritchard" w:date="2026-03-10T15:02:00Z" w16du:dateUtc="2026-03-10T15:02:00Z">
            <w:rPr>
              <w:del w:id="2378" w:author="jon pritchard" w:date="2026-03-16T09:49:00Z" w16du:dateUtc="2026-03-16T08:49:00Z"/>
            </w:rPr>
          </w:rPrChange>
        </w:rPr>
      </w:pPr>
      <w:commentRangeStart w:id="2379"/>
      <w:del w:id="2380" w:author="jon pritchard" w:date="2026-03-16T09:49:00Z" w16du:dateUtc="2026-03-16T08:49:00Z">
        <w:r w:rsidRPr="00C83FEF" w:rsidDel="00DE689C">
          <w:rPr>
            <w:strike/>
            <w:highlight w:val="yellow"/>
            <w:rPrChange w:id="2381" w:author="jonathan pritchard" w:date="2026-03-10T15:02:00Z" w16du:dateUtc="2026-03-10T15:02:00Z">
              <w:rPr/>
            </w:rPrChange>
          </w:rPr>
          <w:delText>No specific requirements for non S-101 products</w:delText>
        </w:r>
        <w:r w:rsidR="00095B33" w:rsidRPr="00C83FEF" w:rsidDel="00DE689C">
          <w:rPr>
            <w:strike/>
            <w:highlight w:val="yellow"/>
            <w:rPrChange w:id="2382" w:author="jonathan pritchard" w:date="2026-03-10T15:02:00Z" w16du:dateUtc="2026-03-10T15:02:00Z">
              <w:rPr/>
            </w:rPrChange>
          </w:rPr>
          <w:delText>? Or by pick report? Or mark with NONHODAT if it’s unofficial? Or is it done as a CP?</w:delText>
        </w:r>
        <w:commentRangeEnd w:id="2379"/>
        <w:r w:rsidR="00167419" w:rsidRPr="00C83FEF" w:rsidDel="00DE689C">
          <w:rPr>
            <w:rStyle w:val="CommentReference"/>
            <w:strike/>
            <w:sz w:val="20"/>
            <w:lang w:val="en-GB"/>
            <w:rPrChange w:id="2383" w:author="jonathan pritchard" w:date="2026-03-10T15:02:00Z" w16du:dateUtc="2026-03-10T15:02:00Z">
              <w:rPr>
                <w:rStyle w:val="CommentReference"/>
                <w:sz w:val="20"/>
                <w:lang w:val="en-GB"/>
              </w:rPr>
            </w:rPrChange>
          </w:rPr>
          <w:commentReference w:id="2379"/>
        </w:r>
      </w:del>
    </w:p>
    <w:p w14:paraId="441B685C" w14:textId="6E03B60E"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ins w:id="2384" w:author="jonathan pritchard" w:date="2026-03-12T11:40:00Z" w16du:dateUtc="2026-03-12T11:40:00Z">
        <w:r w:rsidR="00292EBC">
          <w:t xml:space="preserve">. </w:t>
        </w:r>
      </w:ins>
      <w:del w:id="2385" w:author="jonathan pritchard" w:date="2026-03-12T11:41:00Z" w16du:dateUtc="2026-03-12T11:41:00Z">
        <w:r w:rsidR="007F7BF1" w:rsidRPr="0062074F" w:rsidDel="00292EBC">
          <w:delText xml:space="preserve"> as defined by</w:delText>
        </w:r>
      </w:del>
      <w:ins w:id="2386" w:author="jonathan pritchard" w:date="2026-03-12T11:41:00Z" w16du:dateUtc="2026-03-12T11:41:00Z">
        <w:r w:rsidR="00292EBC">
          <w:t>Clause</w:t>
        </w:r>
      </w:ins>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ins w:id="2387" w:author="jonathan pritchard" w:date="2026-03-12T11:41:00Z" w16du:dateUtc="2026-03-12T11:41:00Z">
        <w:r w:rsidR="00292EBC">
          <w:t xml:space="preserve"> </w:t>
        </w:r>
        <w:r w:rsidR="00292EBC" w:rsidRPr="00292EBC">
          <w:t>describes how the ECDIS determines that data is official</w:t>
        </w:r>
      </w:ins>
      <w:del w:id="2388" w:author="jonathan pritchard" w:date="2026-03-12T11:41:00Z" w16du:dateUtc="2026-03-12T11:41:00Z">
        <w:r w:rsidR="007F7BF1" w:rsidRPr="0062074F" w:rsidDel="00292EBC">
          <w:delText xml:space="preserve"> </w:delText>
        </w:r>
      </w:del>
      <w:r w:rsidRPr="0062074F">
        <w:t>. The display for each supported data product must be differentiated.</w:t>
      </w:r>
    </w:p>
    <w:p w14:paraId="528E9580" w14:textId="2FE9E64D" w:rsidR="00FB5B93" w:rsidRPr="00E2552C" w:rsidDel="00D87A53" w:rsidRDefault="00FB5B93" w:rsidP="002D7DEE">
      <w:pPr>
        <w:jc w:val="both"/>
        <w:rPr>
          <w:del w:id="2389" w:author="jonathan pritchard" w:date="2026-04-02T15:10:00Z" w16du:dateUtc="2026-04-02T14:10:00Z"/>
        </w:rPr>
      </w:pPr>
      <w:del w:id="2390" w:author="jonathan pritchard" w:date="2026-04-02T15:10:00Z" w16du:dateUtc="2026-04-02T14:10:00Z">
        <w:r w:rsidRPr="00E2552C" w:rsidDel="00D87A53">
          <w:delText>For gridded data, the no-data area limits do not need to demarcate areas within the grid extent which are covered by fill values.</w:delText>
        </w:r>
      </w:del>
    </w:p>
    <w:p w14:paraId="09CC841A" w14:textId="16A2DCC8" w:rsidR="00A72FA4" w:rsidRPr="0062074F" w:rsidDel="00D87A53" w:rsidRDefault="008325BE" w:rsidP="00A72FA4">
      <w:pPr>
        <w:spacing w:after="120" w:line="240" w:lineRule="auto"/>
        <w:jc w:val="both"/>
        <w:rPr>
          <w:del w:id="2391" w:author="jonathan pritchard" w:date="2026-04-02T15:10:00Z" w16du:dateUtc="2026-04-02T14:10:00Z"/>
        </w:rPr>
      </w:pPr>
      <w:del w:id="2392" w:author="jonathan pritchard" w:date="2026-04-02T15:10:00Z" w16du:dateUtc="2026-04-02T14:10:00Z">
        <w:r w:rsidRPr="00E2552C" w:rsidDel="00D87A53">
          <w:rPr>
            <w:b/>
            <w:bCs/>
          </w:rPr>
          <w:delText xml:space="preserve">NOTE: </w:delText>
        </w:r>
        <w:r w:rsidR="00F80433" w:rsidRPr="00E2552C" w:rsidDel="00D87A53">
          <w:rPr>
            <w:b/>
            <w:bCs/>
          </w:rPr>
          <w:delText>F</w:delText>
        </w:r>
        <w:r w:rsidRPr="00E2552C" w:rsidDel="00D87A53">
          <w:rPr>
            <w:b/>
            <w:bCs/>
          </w:rPr>
          <w:delText xml:space="preserve">or </w:delText>
        </w:r>
        <w:r w:rsidR="00F80433" w:rsidRPr="00E2552C" w:rsidDel="00D87A53">
          <w:rPr>
            <w:b/>
            <w:bCs/>
          </w:rPr>
          <w:delText>some types of coverage products (for example gridded data)</w:delText>
        </w:r>
        <w:r w:rsidRPr="00E2552C" w:rsidDel="00D87A53">
          <w:rPr>
            <w:b/>
            <w:bCs/>
          </w:rPr>
          <w:delText xml:space="preserve">, no-data areas </w:delText>
        </w:r>
      </w:del>
      <w:del w:id="2393" w:author="jonathan pritchard" w:date="2026-03-10T15:03:00Z" w16du:dateUtc="2026-03-10T15:03:00Z">
        <w:r w:rsidR="00F80433" w:rsidRPr="00E2552C" w:rsidDel="00C83FEF">
          <w:rPr>
            <w:b/>
            <w:bCs/>
          </w:rPr>
          <w:delText>may</w:delText>
        </w:r>
        <w:r w:rsidRPr="00E2552C" w:rsidDel="00C83FEF">
          <w:rPr>
            <w:b/>
            <w:bCs/>
          </w:rPr>
          <w:delText xml:space="preserve"> </w:delText>
        </w:r>
      </w:del>
      <w:del w:id="2394" w:author="jonathan pritchard" w:date="2026-04-02T15:10:00Z" w16du:dateUtc="2026-04-02T14:10:00Z">
        <w:r w:rsidRPr="00E2552C" w:rsidDel="00D87A53">
          <w:rPr>
            <w:b/>
            <w:bCs/>
          </w:rPr>
          <w:delText xml:space="preserve">be </w:delText>
        </w:r>
        <w:r w:rsidR="00F80433" w:rsidRPr="00E2552C" w:rsidDel="00D87A53">
          <w:rPr>
            <w:b/>
            <w:bCs/>
          </w:rPr>
          <w:delText>easily distinguished by the lack of portrayal.</w:delText>
        </w:r>
        <w:r w:rsidR="00F80433" w:rsidRPr="00E2552C" w:rsidDel="00D87A53">
          <w:delText xml:space="preserve"> </w:delText>
        </w:r>
        <w:r w:rsidR="00D6305C" w:rsidRPr="00E2552C" w:rsidDel="00D87A53">
          <w:delText xml:space="preserve">Nevertheless, consistent treatment of products is </w:delText>
        </w:r>
        <w:r w:rsidR="00FB5B93" w:rsidRPr="00E2552C" w:rsidDel="00D87A53">
          <w:delText xml:space="preserve">required </w:delText>
        </w:r>
        <w:r w:rsidR="00D6305C" w:rsidRPr="00E2552C" w:rsidDel="00D87A53">
          <w:delText>for the convenience of the mariner - either this clause should be implemented for all the non-ENC S-100 products, or for none of them.</w:delText>
        </w:r>
        <w:r w:rsidR="00F80433" w:rsidRPr="0062074F" w:rsidDel="00D87A53">
          <w:delText xml:space="preserve"> </w:delText>
        </w:r>
      </w:del>
    </w:p>
    <w:p w14:paraId="3E065986" w14:textId="666AE9E1" w:rsidR="002A10D2" w:rsidRPr="0062074F" w:rsidRDefault="002A10D2" w:rsidP="00DB7CFE">
      <w:pPr>
        <w:pStyle w:val="Heading2"/>
      </w:pPr>
      <w:bookmarkStart w:id="2395" w:name="_Ref98335407"/>
      <w:bookmarkStart w:id="2396" w:name="_Toc226035047"/>
      <w:r w:rsidRPr="0062074F">
        <w:t>Special ECDIS chart symbols to identify unsafe depths</w:t>
      </w:r>
      <w:bookmarkEnd w:id="2395"/>
      <w:bookmarkEnd w:id="2396"/>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2397" w:name="_Ref49484089"/>
      <w:bookmarkStart w:id="2398" w:name="_Toc226035048"/>
      <w:r w:rsidRPr="0062074F">
        <w:t>Safety Contour</w:t>
      </w:r>
      <w:bookmarkEnd w:id="2397"/>
      <w:bookmarkEnd w:id="2398"/>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lastRenderedPageBreak/>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2399" w:name="_Toc194061734"/>
      <w:bookmarkStart w:id="2400" w:name="_Toc194067124"/>
      <w:bookmarkStart w:id="2401" w:name="_Toc178784384"/>
      <w:bookmarkStart w:id="2402" w:name="_Toc178784385"/>
      <w:bookmarkStart w:id="2403" w:name="_Toc178784386"/>
      <w:bookmarkStart w:id="2404" w:name="_Toc178784387"/>
      <w:bookmarkStart w:id="2405" w:name="_Toc178784388"/>
      <w:bookmarkStart w:id="2406" w:name="_Toc178784389"/>
      <w:bookmarkStart w:id="2407" w:name="_Toc178784390"/>
      <w:bookmarkStart w:id="2408" w:name="_Toc178784391"/>
      <w:bookmarkStart w:id="2409" w:name="_Toc175130228"/>
      <w:bookmarkStart w:id="2410" w:name="_Toc175130229"/>
      <w:bookmarkStart w:id="2411" w:name="_Toc175130230"/>
      <w:bookmarkStart w:id="2412" w:name="_Toc175130231"/>
      <w:bookmarkStart w:id="2413" w:name="_Toc175130232"/>
      <w:bookmarkStart w:id="2414" w:name="_Toc175130233"/>
      <w:bookmarkStart w:id="2415" w:name="_Ref49471603"/>
      <w:bookmarkStart w:id="2416" w:name="_Toc226035049"/>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r w:rsidRPr="0062074F">
        <w:t>Date-dependent features</w:t>
      </w:r>
      <w:bookmarkEnd w:id="2415"/>
      <w:bookmarkEnd w:id="2416"/>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r w:rsidRPr="003D72A2">
        <w:rPr>
          <w:i/>
          <w:iCs/>
        </w:rPr>
        <w:t>periodicDateRange</w:t>
      </w:r>
      <w:r w:rsidRPr="0062074F">
        <w:t xml:space="preserve"> with the sub attributes </w:t>
      </w:r>
      <w:r w:rsidRPr="003D72A2">
        <w:rPr>
          <w:i/>
          <w:iCs/>
        </w:rPr>
        <w:t>dateStart</w:t>
      </w:r>
      <w:r w:rsidRPr="0062074F">
        <w:t xml:space="preserve"> and </w:t>
      </w:r>
      <w:r w:rsidRPr="003D72A2">
        <w:rPr>
          <w:i/>
          <w:iCs/>
        </w:rPr>
        <w:t>dateEnd</w:t>
      </w:r>
      <w:r w:rsidRPr="0062074F">
        <w:t xml:space="preserve"> to indicate the periodic nature of the feature. Other features, such as traffic separation schemes, use the complex attribute </w:t>
      </w:r>
      <w:r w:rsidRPr="003D72A2">
        <w:rPr>
          <w:i/>
          <w:iCs/>
        </w:rPr>
        <w:t>fixedDateRange</w:t>
      </w:r>
      <w:r w:rsidRPr="0062074F">
        <w:t xml:space="preserve"> with the sub attributes </w:t>
      </w:r>
      <w:r w:rsidRPr="003D72A2">
        <w:rPr>
          <w:i/>
          <w:iCs/>
        </w:rPr>
        <w:t>dateStart</w:t>
      </w:r>
      <w:r w:rsidRPr="0062074F">
        <w:t xml:space="preserve"> and </w:t>
      </w:r>
      <w:r w:rsidRPr="003D72A2">
        <w:rPr>
          <w:i/>
          <w:iCs/>
        </w:rPr>
        <w:t>dateEnd</w:t>
      </w:r>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2417" w:name="_Toc226035050"/>
      <w:r w:rsidRPr="0062074F">
        <w:t>Display of date-dependent features by mariner-selected date</w:t>
      </w:r>
      <w:bookmarkEnd w:id="2417"/>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r w:rsidR="00004400" w:rsidRPr="003D72A2">
        <w:rPr>
          <w:i/>
          <w:iCs/>
        </w:rPr>
        <w:t>dateStart</w:t>
      </w:r>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2418" w:name="_Toc175130236"/>
      <w:bookmarkStart w:id="2419" w:name="_Toc175130237"/>
      <w:bookmarkStart w:id="2420" w:name="_Ref49481796"/>
      <w:bookmarkStart w:id="2421" w:name="_Toc226035051"/>
      <w:bookmarkEnd w:id="2418"/>
      <w:bookmarkEnd w:id="2419"/>
      <w:r w:rsidRPr="0062074F">
        <w:t>Indication of date adjustment</w:t>
      </w:r>
      <w:bookmarkEnd w:id="2420"/>
      <w:bookmarkEnd w:id="2421"/>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Time – Display is based on date dd mmm yyyy</w:t>
      </w:r>
    </w:p>
    <w:p w14:paraId="29683DEE" w14:textId="6EA50E1E" w:rsidR="00223A07" w:rsidRPr="0062074F" w:rsidDel="00D87A53" w:rsidRDefault="00223A07" w:rsidP="00AE2737">
      <w:pPr>
        <w:pStyle w:val="ListParagraph"/>
        <w:numPr>
          <w:ilvl w:val="0"/>
          <w:numId w:val="54"/>
        </w:numPr>
        <w:spacing w:after="120" w:line="240" w:lineRule="auto"/>
        <w:ind w:left="714" w:hanging="357"/>
        <w:jc w:val="both"/>
        <w:rPr>
          <w:del w:id="2422" w:author="jonathan pritchard" w:date="2026-04-02T15:10:00Z" w16du:dateUtc="2026-04-02T14:10:00Z"/>
        </w:rPr>
      </w:pPr>
      <w:r w:rsidRPr="0062074F">
        <w:t xml:space="preserve">Display Not </w:t>
      </w:r>
      <w:r w:rsidR="007F7BF1" w:rsidRPr="0062074F">
        <w:t xml:space="preserve">Current </w:t>
      </w:r>
      <w:r w:rsidRPr="0062074F">
        <w:t>Time – Display is based on viewing date range from dd mmm yyyy to dd mmm yyyy</w:t>
      </w:r>
    </w:p>
    <w:p w14:paraId="62957D6A" w14:textId="77777777" w:rsidR="00737C53" w:rsidRPr="0062074F" w:rsidRDefault="00737C53">
      <w:pPr>
        <w:pStyle w:val="ListParagraph"/>
        <w:numPr>
          <w:ilvl w:val="0"/>
          <w:numId w:val="54"/>
        </w:numPr>
        <w:spacing w:after="120" w:line="240" w:lineRule="auto"/>
        <w:ind w:left="714" w:hanging="357"/>
        <w:jc w:val="both"/>
        <w:pPrChange w:id="2423" w:author="jonathan pritchard" w:date="2026-04-02T15:10:00Z" w16du:dateUtc="2026-04-02T14:10:00Z">
          <w:pPr>
            <w:spacing w:after="120" w:line="240" w:lineRule="auto"/>
            <w:jc w:val="both"/>
          </w:pPr>
        </w:pPrChange>
      </w:pPr>
    </w:p>
    <w:p w14:paraId="60C904EA" w14:textId="4476B25B" w:rsidR="000C4FCD" w:rsidRPr="0062074F" w:rsidRDefault="002D13C2" w:rsidP="00DB7CFE">
      <w:pPr>
        <w:pStyle w:val="Heading2"/>
        <w:rPr>
          <w:strike/>
        </w:rPr>
      </w:pPr>
      <w:bookmarkStart w:id="2424" w:name="_Toc226035052"/>
      <w:r w:rsidRPr="0062074F">
        <w:t>Decluttering the screen</w:t>
      </w:r>
      <w:bookmarkEnd w:id="2424"/>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r w:rsidRPr="003D72A2">
        <w:rPr>
          <w:i/>
          <w:iCs/>
        </w:rPr>
        <w:t>scaleMinimum</w:t>
      </w:r>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r w:rsidRPr="003D72A2">
        <w:rPr>
          <w:i/>
          <w:iCs/>
        </w:rPr>
        <w:t>scaleMinimum</w:t>
      </w:r>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r w:rsidRPr="003D72A2">
        <w:rPr>
          <w:i/>
          <w:iCs/>
        </w:rPr>
        <w:t>scaleMinimum</w:t>
      </w:r>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2E2E5ED7" w:rsidR="00E02155" w:rsidDel="00397508" w:rsidRDefault="00A24FDC" w:rsidP="00A24FDC">
      <w:pPr>
        <w:spacing w:after="120" w:line="240" w:lineRule="auto"/>
        <w:jc w:val="both"/>
        <w:rPr>
          <w:del w:id="2425" w:author="jon pritchard" w:date="2026-03-07T15:15:00Z" w16du:dateUtc="2026-03-07T02:15:00Z"/>
        </w:rPr>
      </w:pPr>
      <w:r w:rsidRPr="0062074F">
        <w:t>The IMO Performance Standard</w:t>
      </w:r>
      <w:ins w:id="2426" w:author="jon pritchard" w:date="2026-03-07T08:39:00Z" w16du:dateUtc="2026-03-06T19:39:00Z">
        <w:r w:rsidR="009E7FC0">
          <w:t>s</w:t>
        </w:r>
      </w:ins>
      <w:r w:rsidRPr="0062074F">
        <w:t xml:space="preserve"> for ECDIS MSC.530(106)/Rev.1, clause </w:t>
      </w:r>
      <w:r>
        <w:t>6.1.3 states that</w:t>
      </w:r>
      <w:del w:id="2427" w:author="jon pritchard" w:date="2026-03-07T12:33:00Z" w16du:dateUtc="2026-03-06T23:33:00Z">
        <w:r w:rsidDel="003C1749">
          <w:delText xml:space="preserve">  </w:delText>
        </w:r>
      </w:del>
      <w:ins w:id="2428" w:author="jon pritchard" w:date="2026-03-07T12:33:00Z" w16du:dateUtc="2026-03-06T23:33:00Z">
        <w:r w:rsidR="003C1749">
          <w:t xml:space="preserve"> </w:t>
        </w:r>
      </w:ins>
      <w:r w:rsidRPr="00A24FDC">
        <w:t xml:space="preserve">ECDIS </w:t>
      </w:r>
      <w:del w:id="2429" w:author="jon pritchard" w:date="2026-03-07T09:22:00Z" w16du:dateUtc="2026-03-06T20:22:00Z">
        <w:r w:rsidRPr="00A24FDC" w:rsidDel="00413BA8">
          <w:delText xml:space="preserve">should </w:delText>
        </w:r>
      </w:del>
      <w:ins w:id="2430" w:author="jon pritchard" w:date="2026-03-07T09:22:00Z" w16du:dateUtc="2026-03-06T20:22:00Z">
        <w:r w:rsidR="00413BA8">
          <w:t>must</w:t>
        </w:r>
        <w:r w:rsidR="00413BA8" w:rsidRPr="00A24FDC">
          <w:t xml:space="preserve"> </w:t>
        </w:r>
      </w:ins>
      <w:r w:rsidRPr="00A24FDC">
        <w:t>provide an indication if</w:t>
      </w:r>
      <w:r>
        <w:t xml:space="preserve"> </w:t>
      </w:r>
      <w:r w:rsidRPr="00A24FDC">
        <w:t>information at own ship's position is not displayed because of applying scale minimum for display</w:t>
      </w:r>
      <w:ins w:id="2431" w:author="jon pritchard" w:date="2026-03-07T11:51:00Z" w16du:dateUtc="2026-03-06T22:51:00Z">
        <w:r w:rsidR="009B7431">
          <w:t>.</w:t>
        </w:r>
      </w:ins>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lastRenderedPageBreak/>
        <w:t xml:space="preserve"> </w:t>
      </w:r>
      <w:bookmarkStart w:id="2432" w:name="_Toc226035053"/>
      <w:r w:rsidR="000C4FCD" w:rsidRPr="0062074F">
        <w:t>IMO presentation elements</w:t>
      </w:r>
      <w:bookmarkEnd w:id="2432"/>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2433" w:name="_Ref49482141"/>
      <w:bookmarkStart w:id="2434" w:name="_Toc226035054"/>
      <w:r w:rsidRPr="0062074F">
        <w:t xml:space="preserve">Scale bar </w:t>
      </w:r>
      <w:r w:rsidR="006455DA" w:rsidRPr="0062074F">
        <w:t>and</w:t>
      </w:r>
      <w:r w:rsidRPr="0062074F">
        <w:t xml:space="preserve"> latitude scale</w:t>
      </w:r>
      <w:bookmarkEnd w:id="2433"/>
      <w:bookmarkEnd w:id="2434"/>
    </w:p>
    <w:p w14:paraId="5655115B" w14:textId="67FB481A" w:rsidR="00A9027F" w:rsidRPr="0062074F" w:rsidRDefault="00A9027F" w:rsidP="00737C53">
      <w:pPr>
        <w:spacing w:after="60" w:line="240" w:lineRule="auto"/>
        <w:jc w:val="both"/>
      </w:pPr>
      <w:bookmarkStart w:id="2435" w:name="_Hlk47653421"/>
      <w:r w:rsidRPr="0062074F">
        <w:t xml:space="preserve">The IMO </w:t>
      </w:r>
      <w:r w:rsidR="001F7977" w:rsidRPr="0062074F">
        <w:t>Performance Standards</w:t>
      </w:r>
      <w:r w:rsidRPr="0062074F">
        <w:t xml:space="preserve"> require an indication of scale and range as part of the Display Base.</w:t>
      </w:r>
      <w:bookmarkEnd w:id="2435"/>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1A519B23"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ins w:id="2436" w:author="jon pritchard" w:date="2026-03-07T08:43:00Z" w16du:dateUtc="2026-03-06T19:43:00Z">
        <w:r w:rsidR="0057084D">
          <w:t>:</w:t>
        </w:r>
      </w:ins>
      <w:del w:id="2437" w:author="jon pritchard" w:date="2026-03-07T08:43:00Z" w16du:dateUtc="2026-03-06T19:43:00Z">
        <w:r w:rsidR="00A9027F" w:rsidRPr="0062074F" w:rsidDel="0057084D">
          <w:delText>/</w:delText>
        </w:r>
      </w:del>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05024BEE"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ins w:id="2438" w:author="jon pritchard" w:date="2026-03-07T08:43:00Z" w16du:dateUtc="2026-03-06T19:43:00Z">
        <w:r w:rsidR="0057084D">
          <w:t>:</w:t>
        </w:r>
      </w:ins>
      <w:del w:id="2439" w:author="jon pritchard" w:date="2026-03-07T08:43:00Z" w16du:dateUtc="2026-03-06T19:43:00Z">
        <w:r w:rsidR="00A9027F" w:rsidRPr="0062074F" w:rsidDel="0057084D">
          <w:delText>/</w:delText>
        </w:r>
      </w:del>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2440"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ins w:id="2441" w:author="jon pritchard" w:date="2026-03-07T08:44:00Z" w16du:dateUtc="2026-03-06T19:44:00Z">
              <w:r w:rsidR="0057084D">
                <w:t>,</w:t>
              </w:r>
            </w:ins>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r w:rsidRPr="0062074F">
              <w:t>OverRadar</w:t>
            </w:r>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2440"/>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ins w:id="2442" w:author="jon pritchard" w:date="2026-03-07T08:44:00Z" w16du:dateUtc="2026-03-06T19:44:00Z">
              <w:r w:rsidR="0057084D">
                <w:t>,</w:t>
              </w:r>
            </w:ins>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46C2E594" w:rsidR="0004238B" w:rsidRPr="0062074F" w:rsidRDefault="0004238B" w:rsidP="00F42179">
      <w:pPr>
        <w:pStyle w:val="Caption"/>
        <w:spacing w:after="120" w:line="240" w:lineRule="auto"/>
        <w:jc w:val="center"/>
      </w:pPr>
      <w:bookmarkStart w:id="2443" w:name="_Ref46837498"/>
      <w:bookmarkStart w:id="2444" w:name="_Ref46837493"/>
      <w:r w:rsidRPr="0062074F">
        <w:t xml:space="preserve">Table </w:t>
      </w:r>
      <w:ins w:id="2445" w:author="jon pritchard" w:date="2026-03-27T11:52:00Z" w16du:dateUtc="2026-03-27T11:52:00Z">
        <w:r w:rsidR="00157948">
          <w:fldChar w:fldCharType="begin"/>
        </w:r>
        <w:r w:rsidR="00157948">
          <w:instrText xml:space="preserve"> SEQ Table \* ARABIC </w:instrText>
        </w:r>
      </w:ins>
      <w:r w:rsidR="00157948">
        <w:fldChar w:fldCharType="separate"/>
      </w:r>
      <w:ins w:id="2446" w:author="jon pritchard" w:date="2026-03-27T11:52:00Z" w16du:dateUtc="2026-03-27T11:52:00Z">
        <w:r w:rsidR="00157948">
          <w:rPr>
            <w:noProof/>
          </w:rPr>
          <w:t>1</w:t>
        </w:r>
        <w:r w:rsidR="00157948">
          <w:fldChar w:fldCharType="end"/>
        </w:r>
      </w:ins>
      <w:del w:id="2447"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1</w:delText>
        </w:r>
        <w:r w:rsidR="00C56536" w:rsidRPr="0062074F" w:rsidDel="00157948">
          <w:fldChar w:fldCharType="end"/>
        </w:r>
      </w:del>
      <w:bookmarkEnd w:id="2443"/>
      <w:r w:rsidRPr="0062074F">
        <w:t xml:space="preserve"> - Scale bar presentation</w:t>
      </w:r>
      <w:bookmarkEnd w:id="2444"/>
      <w:r w:rsidR="007B2046" w:rsidRPr="0062074F">
        <w:t xml:space="preserve"> parameters</w:t>
      </w:r>
    </w:p>
    <w:p w14:paraId="3485200B" w14:textId="54AE46B9"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ins w:id="2448" w:author="jon pritchard" w:date="2026-03-07T08:44:00Z" w16du:dateUtc="2026-03-06T19:44:00Z">
        <w:r w:rsidR="0057084D">
          <w:t>:</w:t>
        </w:r>
      </w:ins>
      <w:del w:id="2449" w:author="jon pritchard" w:date="2026-03-07T08:44:00Z" w16du:dateUtc="2026-03-06T19:44:00Z">
        <w:r w:rsidR="001F7977" w:rsidRPr="0062074F" w:rsidDel="0057084D">
          <w:delText>/</w:delText>
        </w:r>
      </w:del>
      <w:r w:rsidR="00224FDE" w:rsidRPr="0062074F">
        <w:t>8</w:t>
      </w:r>
      <w:r w:rsidR="001F7977" w:rsidRPr="0062074F">
        <w:t>0,000 (for example, a scale of 1</w:t>
      </w:r>
      <w:ins w:id="2450" w:author="jon pritchard" w:date="2026-03-07T08:44:00Z" w16du:dateUtc="2026-03-06T19:44:00Z">
        <w:r w:rsidR="0057084D">
          <w:t>:</w:t>
        </w:r>
      </w:ins>
      <w:del w:id="2451" w:author="jon pritchard" w:date="2026-03-07T08:44:00Z" w16du:dateUtc="2026-03-06T19:44:00Z">
        <w:r w:rsidR="001F7977" w:rsidRPr="0062074F" w:rsidDel="0057084D">
          <w:delText>/</w:delText>
        </w:r>
      </w:del>
      <w:r w:rsidR="001F7977" w:rsidRPr="0062074F">
        <w:t>50,000) draw symbol 'SCALEB10' on the left side of the chart display, bottom justified and 3mm in from the border of the display. Make sure the symbo</w:t>
      </w:r>
      <w:r w:rsidR="00A94367" w:rsidRPr="0062074F">
        <w:t>l should be sized</w:t>
      </w:r>
      <w:del w:id="2452" w:author="jon pritchard" w:date="2026-03-07T12:33:00Z" w16du:dateUtc="2026-03-06T23:33:00Z">
        <w:r w:rsidR="00A94367" w:rsidRPr="0062074F" w:rsidDel="003C1749">
          <w:delText xml:space="preserve"> </w:delText>
        </w:r>
        <w:r w:rsidR="001F7977" w:rsidRPr="0062074F" w:rsidDel="003C1749">
          <w:delText xml:space="preserve"> </w:delText>
        </w:r>
      </w:del>
      <w:ins w:id="2453" w:author="jon pritchard" w:date="2026-03-07T12:33:00Z" w16du:dateUtc="2026-03-06T23:33:00Z">
        <w:r w:rsidR="003C1749">
          <w:t xml:space="preserve"> </w:t>
        </w:r>
      </w:ins>
      <w:r w:rsidR="001F7977" w:rsidRPr="0062074F">
        <w:t>to represent 1 nautical mile (1852 m) at the scale of the display.</w:t>
      </w:r>
    </w:p>
    <w:p w14:paraId="4875647C" w14:textId="6C9283DD" w:rsidR="001F7977" w:rsidRPr="0062074F" w:rsidRDefault="00FA2769" w:rsidP="00F42179">
      <w:pPr>
        <w:spacing w:after="120" w:line="240" w:lineRule="auto"/>
        <w:jc w:val="both"/>
      </w:pPr>
      <w:r w:rsidRPr="0062074F">
        <w:t xml:space="preserve">EXAMPLE 2: </w:t>
      </w:r>
      <w:r w:rsidR="001F7977" w:rsidRPr="0062074F">
        <w:t>For display scales of 1</w:t>
      </w:r>
      <w:ins w:id="2454" w:author="jon pritchard" w:date="2026-03-07T08:44:00Z" w16du:dateUtc="2026-03-06T19:44:00Z">
        <w:r w:rsidR="0057084D">
          <w:t>:</w:t>
        </w:r>
      </w:ins>
      <w:del w:id="2455" w:author="jon pritchard" w:date="2026-03-07T08:44:00Z" w16du:dateUtc="2026-03-06T19:44:00Z">
        <w:r w:rsidR="001F7977" w:rsidRPr="0062074F" w:rsidDel="0057084D">
          <w:delText>/</w:delText>
        </w:r>
      </w:del>
      <w:r w:rsidR="00224FDE" w:rsidRPr="0062074F">
        <w:t>8</w:t>
      </w:r>
      <w:r w:rsidR="001F7977" w:rsidRPr="0062074F">
        <w:t>0,000 or smaller (for example, 1</w:t>
      </w:r>
      <w:ins w:id="2456" w:author="jon pritchard" w:date="2026-03-07T08:44:00Z" w16du:dateUtc="2026-03-06T19:44:00Z">
        <w:r w:rsidR="0057084D">
          <w:t>:</w:t>
        </w:r>
      </w:ins>
      <w:del w:id="2457" w:author="jon pritchard" w:date="2026-03-07T08:44:00Z" w16du:dateUtc="2026-03-06T19:44:00Z">
        <w:r w:rsidR="001F7977" w:rsidRPr="0062074F" w:rsidDel="0057084D">
          <w:delText>/</w:delText>
        </w:r>
      </w:del>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2458" w:name="_Ref49482026"/>
      <w:bookmarkStart w:id="2459" w:name="_Toc226035055"/>
      <w:r w:rsidRPr="0062074F">
        <w:t>North arrow</w:t>
      </w:r>
      <w:bookmarkEnd w:id="2458"/>
      <w:bookmarkEnd w:id="2459"/>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r w:rsidRPr="0062074F">
              <w:t>OverRadar</w:t>
            </w:r>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676B4705" w:rsidR="004E69AF" w:rsidRPr="0062074F" w:rsidRDefault="004E69AF" w:rsidP="004E69AF">
      <w:pPr>
        <w:pStyle w:val="Caption"/>
        <w:spacing w:after="120" w:line="240" w:lineRule="auto"/>
        <w:jc w:val="center"/>
      </w:pPr>
      <w:r w:rsidRPr="0062074F">
        <w:t xml:space="preserve">Table </w:t>
      </w:r>
      <w:ins w:id="2460" w:author="jon pritchard" w:date="2026-03-27T11:52:00Z" w16du:dateUtc="2026-03-27T11:52:00Z">
        <w:r w:rsidR="00157948">
          <w:fldChar w:fldCharType="begin"/>
        </w:r>
        <w:r w:rsidR="00157948">
          <w:instrText xml:space="preserve"> SEQ Table \* ARABIC </w:instrText>
        </w:r>
      </w:ins>
      <w:r w:rsidR="00157948">
        <w:fldChar w:fldCharType="separate"/>
      </w:r>
      <w:ins w:id="2461" w:author="jon pritchard" w:date="2026-03-27T11:52:00Z" w16du:dateUtc="2026-03-27T11:52:00Z">
        <w:r w:rsidR="00157948">
          <w:rPr>
            <w:noProof/>
          </w:rPr>
          <w:t>2</w:t>
        </w:r>
        <w:r w:rsidR="00157948">
          <w:fldChar w:fldCharType="end"/>
        </w:r>
      </w:ins>
      <w:del w:id="2462"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2</w:delText>
        </w:r>
        <w:r w:rsidR="00C56536" w:rsidRPr="0062074F" w:rsidDel="00157948">
          <w:fldChar w:fldCharType="end"/>
        </w:r>
      </w:del>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2463" w:name="_Toc226035056"/>
      <w:r w:rsidRPr="0062074F">
        <w:lastRenderedPageBreak/>
        <w:t>Graticule</w:t>
      </w:r>
      <w:bookmarkEnd w:id="2463"/>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2464" w:name="_Toc226035057"/>
      <w:r w:rsidRPr="0062074F">
        <w:t>Display mode</w:t>
      </w:r>
      <w:bookmarkEnd w:id="2464"/>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2465" w:name="_Toc226035058"/>
      <w:r w:rsidRPr="0062074F">
        <w:t>Black level adjustment symbol</w:t>
      </w:r>
      <w:bookmarkEnd w:id="2465"/>
    </w:p>
    <w:p w14:paraId="1FA380C5" w14:textId="1C13B7BC"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del w:id="2466" w:author="jon pritchard" w:date="2026-03-08T00:21:00Z" w16du:dateUtc="2026-03-08T08:21:00Z">
        <w:r w:rsidR="004E69AF" w:rsidRPr="0062074F" w:rsidDel="00E934DF">
          <w:delText xml:space="preserve">section </w:delText>
        </w:r>
      </w:del>
      <w:ins w:id="2467" w:author="jon pritchard" w:date="2026-03-08T00:21:00Z" w16du:dateUtc="2026-03-08T08:21:00Z">
        <w:r w:rsidR="00E934DF">
          <w:t>clause</w:t>
        </w:r>
        <w:r w:rsidR="00E934DF" w:rsidRPr="0062074F">
          <w:t xml:space="preserve"> </w:t>
        </w:r>
      </w:ins>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2468" w:name="_Toc175130246"/>
      <w:bookmarkStart w:id="2469" w:name="_Ref49340745"/>
      <w:bookmarkStart w:id="2470" w:name="_Toc226035059"/>
      <w:bookmarkEnd w:id="2468"/>
      <w:r w:rsidRPr="0062074F">
        <w:t>Detection and notification of navigational hazards</w:t>
      </w:r>
      <w:bookmarkEnd w:id="2469"/>
      <w:bookmarkEnd w:id="2470"/>
    </w:p>
    <w:p w14:paraId="632FEAE1" w14:textId="32C05FF2" w:rsidR="00584966" w:rsidRPr="0062074F" w:rsidRDefault="00584966" w:rsidP="009D43C5">
      <w:pPr>
        <w:spacing w:after="60" w:line="240" w:lineRule="auto"/>
        <w:jc w:val="both"/>
      </w:pPr>
      <w:r w:rsidRPr="0062074F">
        <w:t>The IMO Performance Standar</w:t>
      </w:r>
      <w:r w:rsidR="009D43C5" w:rsidRPr="0062074F">
        <w:t>d</w:t>
      </w:r>
      <w:ins w:id="2471" w:author="jon pritchard" w:date="2026-03-07T08:39:00Z" w16du:dateUtc="2026-03-06T19:39:00Z">
        <w:r w:rsidR="009E7FC0">
          <w:t>s</w:t>
        </w:r>
      </w:ins>
      <w:r w:rsidR="009D43C5" w:rsidRPr="0062074F">
        <w:t xml:space="preserve"> for ECDIS </w:t>
      </w:r>
      <w:r w:rsidR="0056040E" w:rsidRPr="0062074F">
        <w:t>MSC.</w:t>
      </w:r>
      <w:del w:id="2472" w:author="jon pritchard" w:date="2026-03-07T12:02:00Z" w16du:dateUtc="2026-03-06T23:02:00Z">
        <w:r w:rsidR="0056040E" w:rsidRPr="0062074F" w:rsidDel="007435CC">
          <w:delText>530</w:delText>
        </w:r>
      </w:del>
      <w:ins w:id="2473" w:author="jon pritchard" w:date="2026-03-07T12:02:00Z" w16du:dateUtc="2026-03-06T23:02:00Z">
        <w:r w:rsidR="007435CC" w:rsidRPr="0062074F">
          <w:t>5</w:t>
        </w:r>
      </w:ins>
      <w:ins w:id="2474" w:author="jon pritchard" w:date="2026-03-07T12:33:00Z" w16du:dateUtc="2026-03-06T23:33:00Z">
        <w:r w:rsidR="003C1749">
          <w:t>30</w:t>
        </w:r>
      </w:ins>
      <w:ins w:id="2475" w:author="jon pritchard" w:date="2026-03-07T12:02:00Z" w16du:dateUtc="2026-03-06T23:02:00Z">
        <w:r w:rsidR="007435CC">
          <w:t xml:space="preserve"> </w:t>
        </w:r>
      </w:ins>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ins w:id="2476" w:author="jon pritchard" w:date="2026-03-07T12:02:00Z" w16du:dateUtc="2026-03-06T23:02:00Z">
        <w:r w:rsidR="007435CC">
          <w:t xml:space="preserve"> </w:t>
        </w:r>
      </w:ins>
      <w:r w:rsidR="004F4995" w:rsidRPr="0062074F">
        <w:t>m</w:t>
      </w:r>
      <w:ins w:id="2477" w:author="jon pritchard" w:date="2026-03-07T12:02:00Z" w16du:dateUtc="2026-03-06T23:02:00Z">
        <w:r w:rsidR="007435CC">
          <w:t>etres</w:t>
        </w:r>
      </w:ins>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3BB11084"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del w:id="2478" w:author="jon pritchard" w:date="2026-03-07T12:33:00Z" w16du:dateUtc="2026-03-06T23:33:00Z">
        <w:r w:rsidRPr="001C1CAB" w:rsidDel="003C1749">
          <w:rPr>
            <w:sz w:val="20"/>
          </w:rPr>
          <w:delText xml:space="preserve"> </w:delText>
        </w:r>
        <w:r w:rsidRPr="001C1CAB" w:rsidDel="003C1749">
          <w:rPr>
            <w:sz w:val="22"/>
            <w:szCs w:val="22"/>
          </w:rPr>
          <w:delText xml:space="preserve"> </w:delText>
        </w:r>
      </w:del>
      <w:ins w:id="2479" w:author="jon pritchard" w:date="2026-03-07T12:33:00Z" w16du:dateUtc="2026-03-06T23:33:00Z">
        <w:r w:rsidR="003C1749">
          <w:rPr>
            <w:sz w:val="20"/>
          </w:rPr>
          <w:t xml:space="preserve"> </w:t>
        </w:r>
      </w:ins>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2480" w:name="_Ref47321487"/>
      <w:bookmarkStart w:id="2481"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2480"/>
      <w:r w:rsidRPr="0062074F">
        <w:t xml:space="preserve"> - Example</w:t>
      </w:r>
      <w:r w:rsidR="00A96A31" w:rsidRPr="0062074F">
        <w:t>s</w:t>
      </w:r>
      <w:r w:rsidRPr="0062074F">
        <w:t xml:space="preserve"> of indication highlight</w:t>
      </w:r>
      <w:bookmarkEnd w:id="2481"/>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2482" w:name="_Ref49340750"/>
      <w:bookmarkStart w:id="2483" w:name="_Toc226035060"/>
      <w:r w:rsidRPr="0062074F">
        <w:t>Detection of areas for which special conditions exist</w:t>
      </w:r>
      <w:bookmarkEnd w:id="2482"/>
      <w:bookmarkEnd w:id="2483"/>
    </w:p>
    <w:p w14:paraId="5ACECE2E" w14:textId="563DF342" w:rsidR="00FA374F" w:rsidRPr="0062074F" w:rsidRDefault="00FA374F" w:rsidP="009D43C5">
      <w:pPr>
        <w:spacing w:after="60" w:line="240" w:lineRule="auto"/>
        <w:jc w:val="both"/>
      </w:pPr>
      <w:r w:rsidRPr="0062074F">
        <w:t>The IMO Performance Standard</w:t>
      </w:r>
      <w:ins w:id="2484" w:author="jon pritchard" w:date="2026-03-07T08:39:00Z" w16du:dateUtc="2026-03-06T19:39:00Z">
        <w:r w:rsidR="009E7FC0">
          <w:t>s</w:t>
        </w:r>
      </w:ins>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2485" w:name="_Toc226035061"/>
      <w:r w:rsidRPr="0062074F">
        <w:t>Definition</w:t>
      </w:r>
      <w:r w:rsidR="001275B6" w:rsidRPr="0062074F">
        <w:t xml:space="preserve"> of safety contour</w:t>
      </w:r>
      <w:bookmarkEnd w:id="2485"/>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2486" w:name="_Ref49340754"/>
      <w:bookmarkStart w:id="2487" w:name="_Toc226035062"/>
      <w:r w:rsidRPr="0062074F">
        <w:t>Detection of safety contour</w:t>
      </w:r>
      <w:bookmarkEnd w:id="2486"/>
      <w:bookmarkEnd w:id="2487"/>
    </w:p>
    <w:p w14:paraId="2C8092B5" w14:textId="763725C6" w:rsidR="001275B6" w:rsidRPr="0062074F" w:rsidRDefault="001275B6" w:rsidP="00DA5A6F">
      <w:pPr>
        <w:spacing w:after="60" w:line="240" w:lineRule="auto"/>
        <w:jc w:val="both"/>
      </w:pPr>
      <w:r w:rsidRPr="0062074F">
        <w:t>The IMO Performance Standard</w:t>
      </w:r>
      <w:ins w:id="2488" w:author="jon pritchard" w:date="2026-03-07T08:39:00Z" w16du:dateUtc="2026-03-06T19:39:00Z">
        <w:r w:rsidR="009E7FC0">
          <w:t>s</w:t>
        </w:r>
      </w:ins>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2489" w:name="_Hlk189057382"/>
      <w:r w:rsidRPr="0062074F">
        <w:rPr>
          <w:i/>
          <w:iCs/>
        </w:rPr>
        <w:t>A graphical indication should be given if the current or the next leg of the selected route passes closer than a user-specified distance from the safety contour.</w:t>
      </w:r>
    </w:p>
    <w:bookmarkEnd w:id="2489"/>
    <w:p w14:paraId="61E2048B" w14:textId="65EAD317" w:rsidR="00947715" w:rsidRPr="0062074F" w:rsidRDefault="00947715" w:rsidP="00DA5A6F">
      <w:pPr>
        <w:spacing w:after="120" w:line="240" w:lineRule="auto"/>
        <w:jc w:val="both"/>
      </w:pPr>
      <w:r w:rsidRPr="0062074F">
        <w:lastRenderedPageBreak/>
        <w:t xml:space="preserve">The ECDIS must implement support for </w:t>
      </w:r>
      <w:ins w:id="2490" w:author="jon pritchard" w:date="2026-03-07T08:53:00Z" w16du:dateUtc="2026-03-06T19:53:00Z">
        <w:r w:rsidR="007E60A6">
          <w:t xml:space="preserve">S-100 </w:t>
        </w:r>
      </w:ins>
      <w:r w:rsidR="00DA5A6F" w:rsidRPr="0062074F">
        <w:t>A</w:t>
      </w:r>
      <w:r w:rsidRPr="0062074F">
        <w:t>lert</w:t>
      </w:r>
      <w:ins w:id="2491" w:author="jon pritchard" w:date="2026-03-07T08:53:00Z" w16du:dateUtc="2026-03-06T19:53:00Z">
        <w:r w:rsidR="007E60A6">
          <w:t xml:space="preserve"> </w:t>
        </w:r>
      </w:ins>
      <w:del w:id="2492" w:author="jon pritchard" w:date="2026-03-07T08:53:00Z" w16du:dateUtc="2026-03-06T19:53:00Z">
        <w:r w:rsidRPr="0062074F" w:rsidDel="007E60A6">
          <w:delText xml:space="preserve"> and </w:delText>
        </w:r>
        <w:r w:rsidR="00DA5A6F" w:rsidRPr="0062074F" w:rsidDel="007E60A6">
          <w:delText>I</w:delText>
        </w:r>
        <w:r w:rsidRPr="0062074F" w:rsidDel="007E60A6">
          <w:delText xml:space="preserve">ndications </w:delText>
        </w:r>
      </w:del>
      <w:r w:rsidR="00DA5A6F" w:rsidRPr="0062074F">
        <w:t>Catalogue</w:t>
      </w:r>
      <w:r w:rsidR="004E69AF" w:rsidRPr="0062074F">
        <w:t>s</w:t>
      </w:r>
      <w:r w:rsidRPr="0062074F">
        <w:t xml:space="preserve"> </w:t>
      </w:r>
      <w:ins w:id="2493" w:author="jon pritchard" w:date="2026-03-07T08:53:00Z" w16du:dateUtc="2026-03-06T19:53:00Z">
        <w:r w:rsidR="007E60A6">
          <w:t>as specified in S-100 9-13.</w:t>
        </w:r>
      </w:ins>
      <w:ins w:id="2494" w:author="jon pritchard" w:date="2026-03-07T08:54:00Z" w16du:dateUtc="2026-03-06T19:54:00Z">
        <w:r w:rsidR="007E60A6">
          <w:t>4</w:t>
        </w:r>
      </w:ins>
    </w:p>
    <w:p w14:paraId="4972FE83" w14:textId="0D7DA505" w:rsidR="001275B6" w:rsidRPr="0062074F" w:rsidRDefault="001275B6" w:rsidP="00DA5A6F">
      <w:pPr>
        <w:spacing w:after="120" w:line="240" w:lineRule="auto"/>
        <w:jc w:val="both"/>
      </w:pPr>
      <w:r w:rsidRPr="0062074F">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2495"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2495"/>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2496" w:name="_Ref224890539"/>
      <w:bookmarkStart w:id="2497" w:name="_Toc226035063"/>
      <w:r w:rsidRPr="0062074F">
        <w:t>Indications related to ENC accuracy</w:t>
      </w:r>
      <w:bookmarkEnd w:id="2496"/>
      <w:bookmarkEnd w:id="2497"/>
      <w:r w:rsidRPr="0062074F">
        <w:t xml:space="preserve"> </w:t>
      </w:r>
    </w:p>
    <w:p w14:paraId="06DEBB43" w14:textId="5636DE37" w:rsidR="009A3284" w:rsidRPr="0062074F" w:rsidRDefault="009A3284" w:rsidP="009A3284">
      <w:pPr>
        <w:jc w:val="both"/>
      </w:pPr>
      <w:r w:rsidRPr="0062074F">
        <w:t>The IMO Performance Standard</w:t>
      </w:r>
      <w:ins w:id="2498" w:author="jon pritchard" w:date="2026-03-07T08:39:00Z" w16du:dateUtc="2026-03-06T19:39:00Z">
        <w:r w:rsidR="009E7FC0">
          <w:t>s</w:t>
        </w:r>
      </w:ins>
      <w:r w:rsidRPr="0062074F">
        <w:t xml:space="preserve"> for ECDIS </w:t>
      </w:r>
      <w:r w:rsidR="0056040E" w:rsidRPr="0062074F">
        <w:t>MSC.530(106)/Rev.1</w:t>
      </w:r>
      <w:r w:rsidRPr="0062074F">
        <w:t>, clause 11.3.</w:t>
      </w:r>
      <w:del w:id="2499" w:author="jonathan pritchard" w:date="2026-04-02T17:06:00Z" w16du:dateUtc="2026-04-02T16:06:00Z">
        <w:r w:rsidRPr="0062074F" w:rsidDel="00D41A7E">
          <w:delText>6</w:delText>
        </w:r>
      </w:del>
      <w:ins w:id="2500" w:author="jonathan pritchard" w:date="2026-04-02T17:06:00Z" w16du:dateUtc="2026-04-02T16:06:00Z">
        <w:r w:rsidR="00D41A7E">
          <w:t>8</w:t>
        </w:r>
      </w:ins>
      <w:r w:rsidRPr="0062074F">
        <w:t xml:space="preserve">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ins w:id="2501" w:author="jon pritchard" w:date="2026-03-07T11:52:00Z" w16du:dateUtc="2026-03-06T22:52:00Z">
        <w:r w:rsidR="009B7431">
          <w:t xml:space="preserve">used </w:t>
        </w:r>
      </w:ins>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1B6231B5"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r w:rsidRPr="00DE689C">
        <w:rPr>
          <w:b/>
          <w:bCs/>
          <w:i/>
          <w:iCs/>
          <w:rPrChange w:id="2502" w:author="jon pritchard" w:date="2026-03-16T09:50:00Z" w16du:dateUtc="2026-03-16T08:50:00Z">
            <w:rPr>
              <w:i/>
              <w:iCs/>
            </w:rPr>
          </w:rPrChange>
        </w:rPr>
        <w:t>zoneOfConfidence</w:t>
      </w:r>
      <w:del w:id="2503" w:author="jon pritchard" w:date="2026-03-07T12:33:00Z" w16du:dateUtc="2026-03-06T23:33:00Z">
        <w:r w:rsidRPr="00DE689C" w:rsidDel="003C1749">
          <w:rPr>
            <w:b/>
            <w:bCs/>
            <w:i/>
            <w:iCs/>
          </w:rPr>
          <w:delText xml:space="preserve">  </w:delText>
        </w:r>
      </w:del>
      <w:ins w:id="2504" w:author="jon pritchard" w:date="2026-03-07T12:33:00Z" w16du:dateUtc="2026-03-06T23:33:00Z">
        <w:r w:rsidR="003C1749">
          <w:rPr>
            <w:b/>
            <w:bCs/>
            <w:i/>
            <w:iCs/>
          </w:rPr>
          <w:t xml:space="preserve"> </w:t>
        </w:r>
      </w:ins>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2505" w:name="_Toc226035064"/>
      <w:r w:rsidRPr="0062074F">
        <w:t>Check area extension value – S-101 only</w:t>
      </w:r>
      <w:bookmarkEnd w:id="2505"/>
    </w:p>
    <w:p w14:paraId="3CC38CE1" w14:textId="77777777" w:rsidR="009A3284" w:rsidRPr="0062074F" w:rsidRDefault="009A3284" w:rsidP="009A3284">
      <w:pPr>
        <w:spacing w:after="0" w:line="240" w:lineRule="auto"/>
        <w:jc w:val="both"/>
      </w:pPr>
    </w:p>
    <w:p w14:paraId="35007419" w14:textId="3DE1DC07" w:rsidR="009A3284" w:rsidRPr="0062074F" w:rsidRDefault="009A3284" w:rsidP="009A3284">
      <w:pPr>
        <w:spacing w:after="0" w:line="240" w:lineRule="auto"/>
        <w:jc w:val="both"/>
      </w:pPr>
      <w:r w:rsidRPr="0062074F">
        <w:t xml:space="preserve">When the ECDIS is using S-101 without any S-102 depth substitution or S-104 depth adjustment the S-101 </w:t>
      </w:r>
      <w:r w:rsidRPr="00DE689C">
        <w:rPr>
          <w:b/>
          <w:bCs/>
          <w:rPrChange w:id="2506" w:author="jon pritchard" w:date="2026-03-16T09:51:00Z" w16du:dateUtc="2026-03-16T08:51:00Z">
            <w:rPr/>
          </w:rPrChange>
        </w:rPr>
        <w:t>QualityOfBathymetricData</w:t>
      </w:r>
      <w:r w:rsidRPr="0062074F">
        <w:t xml:space="preserve"> feature contains a </w:t>
      </w:r>
      <w:r w:rsidRPr="003D72A2">
        <w:t>zoneOfConfidence</w:t>
      </w:r>
      <w:r w:rsidRPr="0062074F">
        <w:t xml:space="preserve"> complex attribute. This provides </w:t>
      </w:r>
      <w:r w:rsidRPr="006F00D6">
        <w:rPr>
          <w:strike/>
          <w:rPrChange w:id="2507" w:author="jonathan pritchard" w:date="2026-03-11T14:53:00Z" w16du:dateUtc="2026-03-11T14:53:00Z">
            <w:rPr/>
          </w:rPrChange>
        </w:rPr>
        <w:t>either</w:t>
      </w:r>
      <w:r w:rsidRPr="0062074F">
        <w:t xml:space="preserve"> a </w:t>
      </w:r>
      <w:r w:rsidRPr="003D72A2">
        <w:rPr>
          <w:i/>
          <w:iCs/>
        </w:rPr>
        <w:t>horizontalPositionUncertainty</w:t>
      </w:r>
      <w:r w:rsidRPr="0062074F">
        <w:t xml:space="preserve"> sub-attribute</w:t>
      </w:r>
      <w:ins w:id="2508" w:author="jonathan pritchard" w:date="2026-03-11T14:53:00Z" w16du:dateUtc="2026-03-11T14:53:00Z">
        <w:r w:rsidR="006F00D6">
          <w:t>.</w:t>
        </w:r>
      </w:ins>
      <w:r w:rsidR="008972A2" w:rsidRPr="0062074F">
        <w:t xml:space="preserve"> </w:t>
      </w:r>
      <w:r w:rsidRPr="0062074F">
        <w:t xml:space="preserve">If no </w:t>
      </w:r>
      <w:r w:rsidRPr="003D72A2">
        <w:rPr>
          <w:i/>
          <w:iCs/>
        </w:rPr>
        <w:t>horizontalPositionUncertainty</w:t>
      </w:r>
      <w:del w:id="2509" w:author="jon pritchard" w:date="2026-03-07T12:33:00Z" w16du:dateUtc="2026-03-06T23:33:00Z">
        <w:r w:rsidRPr="003D72A2" w:rsidDel="003C1749">
          <w:delText xml:space="preserve">  </w:delText>
        </w:r>
      </w:del>
      <w:ins w:id="2510" w:author="jon pritchard" w:date="2026-03-07T12:33:00Z" w16du:dateUtc="2026-03-06T23:33:00Z">
        <w:r w:rsidR="003C1749">
          <w:t xml:space="preserve"> </w:t>
        </w:r>
      </w:ins>
      <w:r w:rsidRPr="0062074F">
        <w:t xml:space="preserve">value is </w:t>
      </w:r>
      <w:r w:rsidRPr="0062074F">
        <w:lastRenderedPageBreak/>
        <w:t xml:space="preserve">available then the amount of extension must be taken from the sub-attribute </w:t>
      </w:r>
      <w:r w:rsidRPr="003D72A2">
        <w:rPr>
          <w:i/>
          <w:iCs/>
        </w:rPr>
        <w:t>categoryOfZoneOfConfidence</w:t>
      </w:r>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r w:rsidRPr="0062074F">
              <w:rPr>
                <w:b/>
                <w:bCs/>
                <w:i/>
                <w:iCs/>
              </w:rPr>
              <w:t xml:space="preserve">categoryOfZoneOfConfidence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786C8489" w:rsidR="009A3284" w:rsidRPr="0062074F" w:rsidRDefault="00C56536" w:rsidP="00530F27">
      <w:pPr>
        <w:pStyle w:val="Caption"/>
        <w:jc w:val="center"/>
      </w:pPr>
      <w:r w:rsidRPr="0062074F">
        <w:t xml:space="preserve">Table </w:t>
      </w:r>
      <w:ins w:id="2511" w:author="jon pritchard" w:date="2026-03-27T11:52:00Z" w16du:dateUtc="2026-03-27T11:52:00Z">
        <w:r w:rsidR="00157948">
          <w:fldChar w:fldCharType="begin"/>
        </w:r>
        <w:r w:rsidR="00157948">
          <w:instrText xml:space="preserve"> SEQ Table \* ARABIC </w:instrText>
        </w:r>
      </w:ins>
      <w:r w:rsidR="00157948">
        <w:fldChar w:fldCharType="separate"/>
      </w:r>
      <w:ins w:id="2512" w:author="jon pritchard" w:date="2026-03-27T11:52:00Z" w16du:dateUtc="2026-03-27T11:52:00Z">
        <w:r w:rsidR="00157948">
          <w:rPr>
            <w:noProof/>
          </w:rPr>
          <w:t>3</w:t>
        </w:r>
        <w:r w:rsidR="00157948">
          <w:fldChar w:fldCharType="end"/>
        </w:r>
      </w:ins>
      <w:del w:id="2513" w:author="jon pritchard" w:date="2026-03-27T11:52:00Z" w16du:dateUtc="2026-03-27T11:52:00Z">
        <w:r w:rsidRPr="0062074F" w:rsidDel="00157948">
          <w:fldChar w:fldCharType="begin"/>
        </w:r>
        <w:r w:rsidRPr="0062074F" w:rsidDel="00157948">
          <w:delInstrText xml:space="preserve"> SEQ Table \* ARABIC </w:delInstrText>
        </w:r>
        <w:r w:rsidRPr="0062074F" w:rsidDel="00157948">
          <w:fldChar w:fldCharType="separate"/>
        </w:r>
        <w:r w:rsidRPr="0062074F" w:rsidDel="00157948">
          <w:rPr>
            <w:noProof/>
          </w:rPr>
          <w:delText>3</w:delText>
        </w:r>
        <w:r w:rsidRPr="0062074F" w:rsidDel="00157948">
          <w:fldChar w:fldCharType="end"/>
        </w:r>
      </w:del>
      <w:r w:rsidRPr="0062074F">
        <w:t>: categoryOfZoneOfConfidence and Accuracy values.</w:t>
      </w:r>
    </w:p>
    <w:p w14:paraId="12949F5D" w14:textId="01C0E01F" w:rsidR="009A3284" w:rsidRPr="0062074F" w:rsidRDefault="00265357" w:rsidP="00530F27">
      <w:pPr>
        <w:pStyle w:val="Heading3"/>
        <w:numPr>
          <w:ilvl w:val="3"/>
          <w:numId w:val="188"/>
        </w:numPr>
      </w:pPr>
      <w:r w:rsidRPr="0062074F">
        <w:rPr>
          <w:rFonts w:eastAsia="Calibri"/>
          <w:snapToGrid w:val="0"/>
          <w:lang w:eastAsia="fr-FR"/>
        </w:rPr>
        <w:t xml:space="preserve"> </w:t>
      </w:r>
      <w:bookmarkStart w:id="2514" w:name="_Toc226035065"/>
      <w:r w:rsidR="009A3284" w:rsidRPr="0062074F">
        <w:t>Check area extension value</w:t>
      </w:r>
      <w:del w:id="2515" w:author="jon pritchard" w:date="2026-03-07T12:33:00Z" w16du:dateUtc="2026-03-06T23:33:00Z">
        <w:r w:rsidR="009A3284" w:rsidRPr="0062074F" w:rsidDel="003C1749">
          <w:delText xml:space="preserve">  </w:delText>
        </w:r>
      </w:del>
      <w:ins w:id="2516" w:author="jon pritchard" w:date="2026-03-07T12:33:00Z" w16du:dateUtc="2026-03-06T23:33:00Z">
        <w:r w:rsidR="003C1749">
          <w:t xml:space="preserve"> </w:t>
        </w:r>
      </w:ins>
      <w:r w:rsidR="009A3284" w:rsidRPr="0062074F">
        <w:t>– S-102 depth substitution</w:t>
      </w:r>
      <w:bookmarkEnd w:id="2514"/>
    </w:p>
    <w:p w14:paraId="6AB25B05" w14:textId="66081FA1" w:rsidR="009A3284" w:rsidRPr="0062074F" w:rsidRDefault="009A3284" w:rsidP="009A3284">
      <w:pPr>
        <w:spacing w:after="0" w:line="240" w:lineRule="auto"/>
      </w:pPr>
      <w:r w:rsidRPr="0062074F">
        <w:t>When the depth information in the S-101 is substituted by S-102</w:t>
      </w:r>
      <w:del w:id="2517" w:author="jon pritchard" w:date="2026-03-07T12:33:00Z" w16du:dateUtc="2026-03-06T23:33:00Z">
        <w:r w:rsidRPr="0062074F" w:rsidDel="003C1749">
          <w:delText xml:space="preserve">  </w:delText>
        </w:r>
      </w:del>
      <w:ins w:id="2518" w:author="jon pritchard" w:date="2026-03-07T12:33:00Z" w16du:dateUtc="2026-03-06T23:33:00Z">
        <w:r w:rsidR="003C1749">
          <w:t xml:space="preserve"> </w:t>
        </w:r>
      </w:ins>
      <w:r w:rsidRPr="0062074F">
        <w:t xml:space="preserve">the </w:t>
      </w:r>
      <w:r w:rsidRPr="003D72A2">
        <w:rPr>
          <w:i/>
          <w:iCs/>
        </w:rPr>
        <w:t>zoneOfConfidence.horizontalPositionUncertainty.</w:t>
      </w:r>
      <w:r w:rsidRPr="003D72A2">
        <w:t>uncertaintyFixed</w:t>
      </w:r>
      <w:del w:id="2519" w:author="jon pritchard" w:date="2026-03-07T12:33:00Z" w16du:dateUtc="2026-03-06T23:33:00Z">
        <w:r w:rsidRPr="003D72A2" w:rsidDel="003C1749">
          <w:rPr>
            <w:i/>
            <w:iCs/>
          </w:rPr>
          <w:delText xml:space="preserve">  </w:delText>
        </w:r>
      </w:del>
      <w:ins w:id="2520" w:author="jon pritchard" w:date="2026-03-07T12:33:00Z" w16du:dateUtc="2026-03-06T23:33:00Z">
        <w:r w:rsidR="003C1749">
          <w:rPr>
            <w:i/>
            <w:iCs/>
          </w:rPr>
          <w:t xml:space="preserve"> </w:t>
        </w:r>
      </w:ins>
      <w:r w:rsidR="00C56536" w:rsidRPr="0062074F">
        <w:t>in</w:t>
      </w:r>
      <w:r w:rsidRPr="0062074F">
        <w:t xml:space="preserve"> the </w:t>
      </w:r>
      <w:r w:rsidRPr="00DE689C">
        <w:rPr>
          <w:b/>
          <w:bCs/>
          <w:rPrChange w:id="2521" w:author="jon pritchard" w:date="2026-03-16T09:51:00Z" w16du:dateUtc="2026-03-16T08:51:00Z">
            <w:rPr/>
          </w:rPrChange>
        </w:rPr>
        <w:t>QualityOfBathymetryCoverage</w:t>
      </w:r>
      <w:r w:rsidRPr="0062074F">
        <w:t xml:space="preserve"> feature attribute table (S-100 Part 10c, 9.6.2)</w:t>
      </w:r>
      <w:del w:id="2522" w:author="jon pritchard" w:date="2026-03-07T12:34:00Z" w16du:dateUtc="2026-03-06T23:34:00Z">
        <w:r w:rsidRPr="0062074F" w:rsidDel="003C1749">
          <w:delText xml:space="preserve">  </w:delText>
        </w:r>
      </w:del>
      <w:ins w:id="2523" w:author="jon pritchard" w:date="2026-03-07T12:34:00Z" w16du:dateUtc="2026-03-06T23:34:00Z">
        <w:r w:rsidR="003C1749">
          <w:t xml:space="preserve"> </w:t>
        </w:r>
      </w:ins>
      <w:r w:rsidRPr="0062074F">
        <w:t>from the S-102 must be used instead</w:t>
      </w:r>
      <w:del w:id="2524" w:author="jon pritchard" w:date="2026-03-07T12:34:00Z" w16du:dateUtc="2026-03-06T23:34:00Z">
        <w:r w:rsidRPr="0062074F" w:rsidDel="003C1749">
          <w:delText xml:space="preserve">  </w:delText>
        </w:r>
      </w:del>
      <w:ins w:id="2525" w:author="jon pritchard" w:date="2026-03-07T12:34:00Z" w16du:dateUtc="2026-03-06T23:34:00Z">
        <w:r w:rsidR="003C1749">
          <w:t xml:space="preserve"> </w:t>
        </w:r>
      </w:ins>
      <w:r w:rsidRPr="0062074F">
        <w:t>of the S-101 feature information as defined in the last clause if it is set. If this value is not available</w:t>
      </w:r>
      <w:del w:id="2526" w:author="jon pritchard" w:date="2026-03-07T12:34:00Z" w16du:dateUtc="2026-03-06T23:34:00Z">
        <w:r w:rsidRPr="0062074F" w:rsidDel="003C1749">
          <w:delText xml:space="preserve">  </w:delText>
        </w:r>
      </w:del>
      <w:ins w:id="2527" w:author="jon pritchard" w:date="2026-03-07T12:34:00Z" w16du:dateUtc="2026-03-06T23:34:00Z">
        <w:r w:rsidR="003C1749">
          <w:t xml:space="preserve"> </w:t>
        </w:r>
      </w:ins>
      <w:r w:rsidRPr="0062074F">
        <w:t>then the S-101 value defined in the previous clause must be used instead.</w:t>
      </w:r>
    </w:p>
    <w:p w14:paraId="575ABD69" w14:textId="77777777" w:rsidR="009A3284" w:rsidRPr="0062074F" w:rsidDel="003D72A2" w:rsidRDefault="009A3284" w:rsidP="009A3284">
      <w:pPr>
        <w:spacing w:after="0" w:line="240" w:lineRule="auto"/>
        <w:rPr>
          <w:del w:id="2528" w:author="jon pritchard" w:date="2026-03-16T10:04:00Z" w16du:dateUtc="2026-03-16T09:04:00Z"/>
        </w:rPr>
      </w:pPr>
    </w:p>
    <w:p w14:paraId="4F2142E1" w14:textId="3171990A" w:rsidR="009A3284" w:rsidRPr="00DE689C" w:rsidDel="003D72A2" w:rsidRDefault="006F00D6" w:rsidP="00530F27">
      <w:pPr>
        <w:pStyle w:val="Heading3"/>
        <w:numPr>
          <w:ilvl w:val="3"/>
          <w:numId w:val="188"/>
        </w:numPr>
        <w:rPr>
          <w:del w:id="2529" w:author="jon pritchard" w:date="2026-03-16T10:04:00Z" w16du:dateUtc="2026-03-16T09:04:00Z"/>
          <w:strike/>
          <w:lang w:val="en-US"/>
          <w:rPrChange w:id="2530" w:author="jon pritchard" w:date="2026-03-16T09:51:00Z" w16du:dateUtc="2026-03-16T08:51:00Z">
            <w:rPr>
              <w:del w:id="2531" w:author="jon pritchard" w:date="2026-03-16T10:04:00Z" w16du:dateUtc="2026-03-16T09:04:00Z"/>
              <w:lang w:val="en-US"/>
            </w:rPr>
          </w:rPrChange>
        </w:rPr>
      </w:pPr>
      <w:ins w:id="2532" w:author="jonathan pritchard" w:date="2026-03-11T14:56:00Z" w16du:dateUtc="2026-03-11T14:56:00Z">
        <w:del w:id="2533" w:author="jon pritchard" w:date="2026-03-16T10:04:00Z" w16du:dateUtc="2026-03-16T09:04:00Z">
          <w:r w:rsidDel="003D72A2">
            <w:delText xml:space="preserve"> </w:delText>
          </w:r>
        </w:del>
      </w:ins>
      <w:del w:id="2534" w:author="jon pritchard" w:date="2026-03-16T10:04:00Z" w16du:dateUtc="2026-03-16T09:04:00Z">
        <w:r w:rsidR="009A3284" w:rsidRPr="00DE689C" w:rsidDel="003D72A2">
          <w:rPr>
            <w:b w:val="0"/>
            <w:bCs w:val="0"/>
            <w:strike/>
            <w:rPrChange w:id="2535" w:author="jon pritchard" w:date="2026-03-16T09:51:00Z" w16du:dateUtc="2026-03-16T08:51:00Z">
              <w:rPr>
                <w:b w:val="0"/>
                <w:bCs w:val="0"/>
              </w:rPr>
            </w:rPrChange>
          </w:rPr>
          <w:delText>Check area extension value – S-102 depth substitution and S-104 adjustment</w:delText>
        </w:r>
      </w:del>
    </w:p>
    <w:p w14:paraId="4A0F947E" w14:textId="3AD9D846" w:rsidR="009A3284" w:rsidRPr="00DE689C" w:rsidDel="003D72A2" w:rsidRDefault="009A3284" w:rsidP="00760179">
      <w:pPr>
        <w:spacing w:after="0" w:line="240" w:lineRule="auto"/>
        <w:rPr>
          <w:del w:id="2536" w:author="jon pritchard" w:date="2026-03-16T10:04:00Z" w16du:dateUtc="2026-03-16T09:04:00Z"/>
          <w:strike/>
          <w:rPrChange w:id="2537" w:author="jon pritchard" w:date="2026-03-16T09:51:00Z" w16du:dateUtc="2026-03-16T08:51:00Z">
            <w:rPr>
              <w:del w:id="2538" w:author="jon pritchard" w:date="2026-03-16T10:04:00Z" w16du:dateUtc="2026-03-16T09:04:00Z"/>
            </w:rPr>
          </w:rPrChange>
        </w:rPr>
      </w:pPr>
      <w:del w:id="2539" w:author="jon pritchard" w:date="2026-03-16T10:04:00Z" w16du:dateUtc="2026-03-16T09:04:00Z">
        <w:r w:rsidRPr="00DE689C" w:rsidDel="003D72A2">
          <w:rPr>
            <w:strike/>
            <w:rPrChange w:id="2540" w:author="jon pritchard" w:date="2026-03-16T09:51:00Z" w16du:dateUtc="2026-03-16T08:51:00Z">
              <w:rPr/>
            </w:rPrChange>
          </w:rPr>
          <w:delText xml:space="preserve">When the depth values in the S-101 are substituted for S-102 and also adjusted by the S-104 values (as documented in </w:delText>
        </w:r>
        <w:r w:rsidR="00265357" w:rsidRPr="00DE689C" w:rsidDel="003D72A2">
          <w:rPr>
            <w:strike/>
            <w:rPrChange w:id="2541" w:author="jon pritchard" w:date="2026-03-16T09:51:00Z" w16du:dateUtc="2026-03-16T08:51:00Z">
              <w:rPr/>
            </w:rPrChange>
          </w:rPr>
          <w:delText>Appendix</w:delText>
        </w:r>
        <w:r w:rsidR="00265357" w:rsidRPr="00DE689C" w:rsidDel="003D72A2">
          <w:rPr>
            <w:b/>
            <w:bCs/>
            <w:strike/>
            <w:rPrChange w:id="2542" w:author="jon pritchard" w:date="2026-03-16T09:51:00Z" w16du:dateUtc="2026-03-16T08:51:00Z">
              <w:rPr>
                <w:b/>
                <w:bCs/>
              </w:rPr>
            </w:rPrChange>
          </w:rPr>
          <w:delText xml:space="preserve"> </w:delText>
        </w:r>
        <w:r w:rsidR="00265357" w:rsidRPr="00DE689C" w:rsidDel="003D72A2">
          <w:rPr>
            <w:strike/>
            <w:rPrChange w:id="2543" w:author="jon pritchard" w:date="2026-03-16T09:51:00Z" w16du:dateUtc="2026-03-16T08:51:00Z">
              <w:rPr/>
            </w:rPrChange>
          </w:rPr>
          <w:delText>D</w:delText>
        </w:r>
        <w:r w:rsidRPr="00DE689C" w:rsidDel="003D72A2">
          <w:rPr>
            <w:strike/>
            <w:rPrChange w:id="2544" w:author="jon pritchard" w:date="2026-03-16T09:51:00Z" w16du:dateUtc="2026-03-16T08:51:00Z">
              <w:rPr/>
            </w:rPrChange>
          </w:rPr>
          <w:delText xml:space="preserve">) then the total value for the extension of the check area, as defined in the previous clause must then be further adjusted by adding the uncertainty value in </w:delText>
        </w:r>
        <w:r w:rsidRPr="00DE689C" w:rsidDel="003D72A2">
          <w:rPr>
            <w:strike/>
            <w:highlight w:val="yellow"/>
            <w:rPrChange w:id="2545" w:author="jon pritchard" w:date="2026-03-16T09:51:00Z" w16du:dateUtc="2026-03-16T08:51:00Z">
              <w:rPr/>
            </w:rPrChange>
          </w:rPr>
          <w:delText xml:space="preserve">the S-104 feature attribute table </w:delText>
        </w:r>
        <w:r w:rsidRPr="00DE689C" w:rsidDel="003D72A2">
          <w:rPr>
            <w:i/>
            <w:iCs/>
            <w:strike/>
            <w:highlight w:val="yellow"/>
            <w:rPrChange w:id="2546" w:author="jon pritchard" w:date="2026-03-16T09:51:00Z" w16du:dateUtc="2026-03-16T08:51:00Z">
              <w:rPr>
                <w:i/>
                <w:iCs/>
              </w:rPr>
            </w:rPrChange>
          </w:rPr>
          <w:delText>zoneOfConfidence.horizontalPositionUncertainty.uncertaintyFixed</w:delText>
        </w:r>
        <w:r w:rsidRPr="00DE689C" w:rsidDel="003D72A2">
          <w:rPr>
            <w:b/>
            <w:bCs/>
            <w:strike/>
            <w:highlight w:val="yellow"/>
            <w:rPrChange w:id="2547" w:author="jon pritchard" w:date="2026-03-16T09:51:00Z" w16du:dateUtc="2026-03-16T08:51:00Z">
              <w:rPr>
                <w:b/>
                <w:bCs/>
              </w:rPr>
            </w:rPrChange>
          </w:rPr>
          <w:delText> </w:delText>
        </w:r>
        <w:r w:rsidRPr="00DE689C" w:rsidDel="003D72A2">
          <w:rPr>
            <w:strike/>
            <w:highlight w:val="yellow"/>
            <w:rPrChange w:id="2548" w:author="jon pritchard" w:date="2026-03-16T09:51:00Z" w16du:dateUtc="2026-03-16T08:51:00Z">
              <w:rPr/>
            </w:rPrChange>
          </w:rPr>
          <w:delText>if defined.</w:delText>
        </w:r>
      </w:del>
    </w:p>
    <w:p w14:paraId="52C08F0C" w14:textId="524AB87D" w:rsidR="009A3284" w:rsidRPr="00DE689C" w:rsidDel="003D72A2" w:rsidRDefault="009A3284" w:rsidP="00760179">
      <w:pPr>
        <w:spacing w:after="0" w:line="240" w:lineRule="auto"/>
        <w:rPr>
          <w:del w:id="2549" w:author="jon pritchard" w:date="2026-03-16T10:04:00Z" w16du:dateUtc="2026-03-16T09:04:00Z"/>
          <w:strike/>
          <w:rPrChange w:id="2550" w:author="jon pritchard" w:date="2026-03-16T09:51:00Z" w16du:dateUtc="2026-03-16T08:51:00Z">
            <w:rPr>
              <w:del w:id="2551" w:author="jon pritchard" w:date="2026-03-16T10:04:00Z" w16du:dateUtc="2026-03-16T09:04:00Z"/>
            </w:rPr>
          </w:rPrChange>
        </w:rPr>
      </w:pPr>
    </w:p>
    <w:p w14:paraId="403CA111" w14:textId="694B1053" w:rsidR="009A3284" w:rsidRPr="00DE689C" w:rsidDel="003D72A2" w:rsidRDefault="009A3284" w:rsidP="00760179">
      <w:pPr>
        <w:spacing w:after="0" w:line="240" w:lineRule="auto"/>
        <w:rPr>
          <w:del w:id="2552" w:author="jon pritchard" w:date="2026-03-16T10:04:00Z" w16du:dateUtc="2026-03-16T09:04:00Z"/>
          <w:strike/>
          <w:rPrChange w:id="2553" w:author="jon pritchard" w:date="2026-03-16T09:51:00Z" w16du:dateUtc="2026-03-16T08:51:00Z">
            <w:rPr>
              <w:del w:id="2554" w:author="jon pritchard" w:date="2026-03-16T10:04:00Z" w16du:dateUtc="2026-03-16T09:04:00Z"/>
            </w:rPr>
          </w:rPrChange>
        </w:rPr>
      </w:pPr>
      <w:del w:id="2555" w:author="jon pritchard" w:date="2026-03-16T10:04:00Z" w16du:dateUtc="2026-03-16T09:04:00Z">
        <w:r w:rsidRPr="00DE689C" w:rsidDel="003D72A2">
          <w:rPr>
            <w:strike/>
            <w:rPrChange w:id="2556" w:author="jon pritchard" w:date="2026-03-16T09:51:00Z" w16du:dateUtc="2026-03-16T08:51:00Z">
              <w:rPr/>
            </w:rPrChange>
          </w:rPr>
          <w:delText xml:space="preserve">For example, when the ECDIS is using S-101 only, if the value of “closer than user specified distance is 100 m and if the value of </w:delText>
        </w:r>
        <w:r w:rsidRPr="00DE689C" w:rsidDel="003D72A2">
          <w:rPr>
            <w:i/>
            <w:iCs/>
            <w:strike/>
            <w:rPrChange w:id="2557" w:author="jon pritchard" w:date="2026-03-16T09:51:00Z" w16du:dateUtc="2026-03-16T08:51:00Z">
              <w:rPr>
                <w:i/>
                <w:iCs/>
              </w:rPr>
            </w:rPrChange>
          </w:rPr>
          <w:delText>categoryOfZoneOfConfidence</w:delText>
        </w:r>
        <w:r w:rsidRPr="00DE689C" w:rsidDel="003D72A2">
          <w:rPr>
            <w:b/>
            <w:bCs/>
            <w:i/>
            <w:iCs/>
            <w:strike/>
            <w:rPrChange w:id="2558" w:author="jon pritchard" w:date="2026-03-16T09:51:00Z" w16du:dateUtc="2026-03-16T08:51:00Z">
              <w:rPr>
                <w:b/>
                <w:bCs/>
                <w:i/>
                <w:iCs/>
              </w:rPr>
            </w:rPrChange>
          </w:rPr>
          <w:delText xml:space="preserve"> </w:delText>
        </w:r>
        <w:r w:rsidRPr="00DE689C" w:rsidDel="003D72A2">
          <w:rPr>
            <w:strike/>
            <w:rPrChange w:id="2559" w:author="jon pritchard" w:date="2026-03-16T09:51:00Z" w16du:dateUtc="2026-03-16T08:51:00Z">
              <w:rPr/>
            </w:rPrChange>
          </w:rPr>
          <w:delText>is A2 (a value of 20 m from the table of defaults) then the check is extended in the horizontal direction up to 120 m.</w:delText>
        </w:r>
      </w:del>
    </w:p>
    <w:p w14:paraId="70FBDD9E" w14:textId="3CEC2071" w:rsidR="009A3284" w:rsidRPr="00DE689C" w:rsidDel="003D72A2" w:rsidRDefault="009A3284" w:rsidP="009A3284">
      <w:pPr>
        <w:tabs>
          <w:tab w:val="left" w:pos="7629"/>
        </w:tabs>
        <w:spacing w:after="0" w:line="240" w:lineRule="auto"/>
        <w:rPr>
          <w:del w:id="2560" w:author="jon pritchard" w:date="2026-03-16T10:04:00Z" w16du:dateUtc="2026-03-16T09:04:00Z"/>
          <w:strike/>
          <w:rPrChange w:id="2561" w:author="jon pritchard" w:date="2026-03-16T09:51:00Z" w16du:dateUtc="2026-03-16T08:51:00Z">
            <w:rPr>
              <w:del w:id="2562" w:author="jon pritchard" w:date="2026-03-16T10:04:00Z" w16du:dateUtc="2026-03-16T09:04:00Z"/>
            </w:rPr>
          </w:rPrChange>
        </w:rPr>
      </w:pPr>
      <w:del w:id="2563" w:author="jon pritchard" w:date="2026-03-16T10:04:00Z" w16du:dateUtc="2026-03-16T09:04:00Z">
        <w:r w:rsidRPr="00DE689C" w:rsidDel="003D72A2">
          <w:rPr>
            <w:strike/>
            <w:rPrChange w:id="2564" w:author="jon pritchard" w:date="2026-03-16T09:51:00Z" w16du:dateUtc="2026-03-16T08:51:00Z">
              <w:rPr/>
            </w:rPrChange>
          </w:rPr>
          <w:tab/>
        </w:r>
      </w:del>
    </w:p>
    <w:p w14:paraId="0971EB71" w14:textId="6B6AB0D7" w:rsidR="009A3284" w:rsidRPr="00DE689C" w:rsidDel="003D72A2" w:rsidRDefault="009A3284" w:rsidP="009A3284">
      <w:pPr>
        <w:spacing w:after="0" w:line="240" w:lineRule="auto"/>
        <w:rPr>
          <w:del w:id="2565" w:author="jon pritchard" w:date="2026-03-16T10:04:00Z" w16du:dateUtc="2026-03-16T09:04:00Z"/>
          <w:strike/>
          <w:rPrChange w:id="2566" w:author="jon pritchard" w:date="2026-03-16T09:51:00Z" w16du:dateUtc="2026-03-16T08:51:00Z">
            <w:rPr>
              <w:del w:id="2567" w:author="jon pritchard" w:date="2026-03-16T10:04:00Z" w16du:dateUtc="2026-03-16T09:04:00Z"/>
            </w:rPr>
          </w:rPrChange>
        </w:rPr>
      </w:pPr>
      <w:del w:id="2568" w:author="jon pritchard" w:date="2026-03-16T10:04:00Z" w16du:dateUtc="2026-03-16T09:04:00Z">
        <w:r w:rsidRPr="00DE689C" w:rsidDel="003D72A2">
          <w:rPr>
            <w:strike/>
            <w:noProof/>
            <w:rPrChange w:id="2569" w:author="jon pritchard" w:date="2026-03-16T09:51:00Z" w16du:dateUtc="2026-03-16T08:51:00Z">
              <w:rPr>
                <w:noProof/>
              </w:rPr>
            </w:rPrChange>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del>
    </w:p>
    <w:p w14:paraId="7261F709" w14:textId="770F1B44" w:rsidR="009A3284" w:rsidRPr="00DE689C" w:rsidDel="003D72A2" w:rsidRDefault="009A3284" w:rsidP="009A3284">
      <w:pPr>
        <w:spacing w:after="0" w:line="240" w:lineRule="auto"/>
        <w:rPr>
          <w:del w:id="2570" w:author="jon pritchard" w:date="2026-03-16T10:04:00Z" w16du:dateUtc="2026-03-16T09:04:00Z"/>
          <w:strike/>
          <w:rPrChange w:id="2571" w:author="jon pritchard" w:date="2026-03-16T09:51:00Z" w16du:dateUtc="2026-03-16T08:51:00Z">
            <w:rPr>
              <w:del w:id="2572" w:author="jon pritchard" w:date="2026-03-16T10:04:00Z" w16du:dateUtc="2026-03-16T09:04:00Z"/>
            </w:rPr>
          </w:rPrChange>
        </w:rPr>
      </w:pPr>
    </w:p>
    <w:p w14:paraId="334EFBD2" w14:textId="768C5814" w:rsidR="009A3284" w:rsidRPr="00DE689C" w:rsidDel="003D72A2"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del w:id="2573" w:author="jon pritchard" w:date="2026-03-16T10:04:00Z" w16du:dateUtc="2026-03-16T09:04:00Z"/>
          <w:rFonts w:eastAsia="Calibri" w:cs="Arial"/>
          <w:b/>
          <w:bCs/>
          <w:strike/>
          <w:lang w:eastAsia="fr-FR"/>
          <w:rPrChange w:id="2574" w:author="jon pritchard" w:date="2026-03-16T09:51:00Z" w16du:dateUtc="2026-03-16T08:51:00Z">
            <w:rPr>
              <w:del w:id="2575" w:author="jon pritchard" w:date="2026-03-16T10:04:00Z" w16du:dateUtc="2026-03-16T09:04:00Z"/>
              <w:rFonts w:eastAsia="Calibri" w:cs="Arial"/>
              <w:b/>
              <w:bCs/>
              <w:lang w:eastAsia="fr-FR"/>
            </w:rPr>
          </w:rPrChange>
        </w:rPr>
      </w:pPr>
      <w:del w:id="2576" w:author="jon pritchard" w:date="2026-03-16T10:04:00Z" w16du:dateUtc="2026-03-16T09:04:00Z">
        <w:r w:rsidRPr="00DE689C" w:rsidDel="003D72A2">
          <w:rPr>
            <w:rFonts w:eastAsia="Calibri" w:cs="Arial"/>
            <w:b/>
            <w:bCs/>
            <w:strike/>
            <w:lang w:eastAsia="fr-FR"/>
            <w:rPrChange w:id="2577" w:author="jon pritchard" w:date="2026-03-16T09:51:00Z" w16du:dateUtc="2026-03-16T08:51:00Z">
              <w:rPr>
                <w:rFonts w:eastAsia="Calibri" w:cs="Arial"/>
                <w:b/>
                <w:bCs/>
                <w:lang w:eastAsia="fr-FR"/>
              </w:rPr>
            </w:rPrChange>
          </w:rPr>
          <w:delText xml:space="preserve">Fig 9. Example Danger Highlight extended by underlaying value of </w:delText>
        </w:r>
        <w:r w:rsidRPr="00DE689C" w:rsidDel="003D72A2">
          <w:rPr>
            <w:b/>
            <w:bCs/>
            <w:i/>
            <w:iCs/>
            <w:strike/>
            <w:rPrChange w:id="2578" w:author="jon pritchard" w:date="2026-03-16T09:51:00Z" w16du:dateUtc="2026-03-16T08:51:00Z">
              <w:rPr>
                <w:b/>
                <w:bCs/>
                <w:i/>
                <w:iCs/>
              </w:rPr>
            </w:rPrChange>
          </w:rPr>
          <w:delText>categoryOfZoneOfConfidence</w:delText>
        </w:r>
        <w:r w:rsidRPr="00DE689C" w:rsidDel="003D72A2">
          <w:rPr>
            <w:rFonts w:eastAsia="Calibri" w:cs="Arial"/>
            <w:b/>
            <w:bCs/>
            <w:strike/>
            <w:lang w:eastAsia="fr-FR"/>
            <w:rPrChange w:id="2579" w:author="jon pritchard" w:date="2026-03-16T09:51:00Z" w16du:dateUtc="2026-03-16T08:51:00Z">
              <w:rPr>
                <w:rFonts w:eastAsia="Calibri" w:cs="Arial"/>
                <w:b/>
                <w:bCs/>
                <w:lang w:eastAsia="fr-FR"/>
              </w:rPr>
            </w:rPrChange>
          </w:rPr>
          <w:delText>, left is without extension and right is with extension</w:delText>
        </w:r>
      </w:del>
    </w:p>
    <w:p w14:paraId="781F8253" w14:textId="77777777" w:rsidR="009A3284" w:rsidRPr="0062074F" w:rsidRDefault="009A3284" w:rsidP="009A3284">
      <w:pPr>
        <w:spacing w:after="0" w:line="240" w:lineRule="auto"/>
      </w:pPr>
    </w:p>
    <w:p w14:paraId="4AF4F3E2" w14:textId="31845516" w:rsidR="006F00D6" w:rsidRDefault="006F00D6">
      <w:pPr>
        <w:pStyle w:val="Heading3"/>
        <w:numPr>
          <w:ilvl w:val="3"/>
          <w:numId w:val="188"/>
        </w:numPr>
        <w:rPr>
          <w:ins w:id="2580" w:author="jonathan pritchard" w:date="2026-03-11T14:54:00Z" w16du:dateUtc="2026-03-11T14:54:00Z"/>
        </w:rPr>
        <w:pPrChange w:id="2581" w:author="jonathan pritchard" w:date="2026-03-11T14:56:00Z" w16du:dateUtc="2026-03-11T14:56:00Z">
          <w:pPr>
            <w:spacing w:after="0" w:line="240" w:lineRule="auto"/>
          </w:pPr>
        </w:pPrChange>
      </w:pPr>
      <w:ins w:id="2582" w:author="jonathan pritchard" w:date="2026-03-11T14:56:00Z" w16du:dateUtc="2026-03-11T14:56:00Z">
        <w:r>
          <w:t xml:space="preserve"> </w:t>
        </w:r>
      </w:ins>
      <w:bookmarkStart w:id="2583" w:name="_Toc226035066"/>
      <w:ins w:id="2584" w:author="jonathan pritchard" w:date="2026-03-11T14:55:00Z" w16du:dateUtc="2026-03-11T14:55:00Z">
        <w:r>
          <w:t xml:space="preserve">Multiple </w:t>
        </w:r>
        <w:r w:rsidRPr="0062074F">
          <w:t>QualityOfBathymetricData</w:t>
        </w:r>
        <w:r>
          <w:t xml:space="preserve"> Features</w:t>
        </w:r>
      </w:ins>
      <w:bookmarkEnd w:id="2583"/>
    </w:p>
    <w:p w14:paraId="6BD79E97" w14:textId="6B8E3E32" w:rsidR="009A3284" w:rsidRPr="0062074F" w:rsidRDefault="009A3284" w:rsidP="009A3284">
      <w:pPr>
        <w:spacing w:after="0" w:line="240" w:lineRule="auto"/>
      </w:pPr>
      <w:r w:rsidRPr="0062074F">
        <w:t xml:space="preserve">For the S-101 case, when multiple </w:t>
      </w:r>
      <w:r w:rsidRPr="00DE689C">
        <w:rPr>
          <w:b/>
          <w:bCs/>
          <w:rPrChange w:id="2585" w:author="jon pritchard" w:date="2026-03-16T09:51:00Z" w16du:dateUtc="2026-03-16T08:51:00Z">
            <w:rPr/>
          </w:rPrChange>
        </w:rPr>
        <w:t>QualityOfBathymetricData</w:t>
      </w:r>
      <w:r w:rsidRPr="0062074F">
        <w:t xml:space="preserve"> features with different</w:t>
      </w:r>
      <w:del w:id="2586" w:author="jon pritchard" w:date="2026-03-07T12:34:00Z" w16du:dateUtc="2026-03-06T23:34:00Z">
        <w:r w:rsidRPr="0062074F" w:rsidDel="003C1749">
          <w:delText xml:space="preserve">  </w:delText>
        </w:r>
      </w:del>
      <w:ins w:id="2587" w:author="jon pritchard" w:date="2026-03-07T12:34:00Z" w16du:dateUtc="2026-03-06T23:34:00Z">
        <w:r w:rsidR="003C1749">
          <w:t xml:space="preserve"> </w:t>
        </w:r>
      </w:ins>
      <w:r w:rsidRPr="003D72A2">
        <w:rPr>
          <w:i/>
          <w:iCs/>
        </w:rPr>
        <w:t>categoryOfZoneOfConfidence</w:t>
      </w:r>
      <w:del w:id="2588" w:author="jon pritchard" w:date="2026-03-07T12:34:00Z" w16du:dateUtc="2026-03-06T23:34:00Z">
        <w:r w:rsidRPr="003D72A2" w:rsidDel="003C1749">
          <w:delText xml:space="preserve">  </w:delText>
        </w:r>
      </w:del>
      <w:ins w:id="2589" w:author="jon pritchard" w:date="2026-03-07T12:34:00Z" w16du:dateUtc="2026-03-06T23:34:00Z">
        <w:r w:rsidR="003C1749">
          <w:t xml:space="preserve"> </w:t>
        </w:r>
      </w:ins>
      <w:r w:rsidRPr="0062074F">
        <w:t xml:space="preserve">values underlay the check area, then the value of extension changes at the point where the original non-extended check area crosses the boundary of the </w:t>
      </w:r>
      <w:r w:rsidRPr="00DE689C">
        <w:rPr>
          <w:b/>
          <w:bCs/>
          <w:rPrChange w:id="2590" w:author="jon pritchard" w:date="2026-03-16T09:51:00Z" w16du:dateUtc="2026-03-16T08:51:00Z">
            <w:rPr/>
          </w:rPrChange>
        </w:rPr>
        <w:t>QualityOfBathymetricData</w:t>
      </w:r>
      <w:r w:rsidRPr="0062074F">
        <w:t xml:space="preserve"> areas with different </w:t>
      </w:r>
      <w:r w:rsidRPr="003D72A2">
        <w:rPr>
          <w:i/>
          <w:iCs/>
        </w:rPr>
        <w:t>categoryOfZoneOfConfidence</w:t>
      </w:r>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lastRenderedPageBreak/>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r w:rsidRPr="0062074F">
        <w:rPr>
          <w:b/>
          <w:bCs/>
        </w:rPr>
        <w:t xml:space="preserve">QualityOfBathymetricData </w:t>
      </w:r>
      <w:r w:rsidRPr="0062074F">
        <w:rPr>
          <w:rFonts w:eastAsia="Calibri" w:cs="Arial"/>
          <w:b/>
          <w:bCs/>
          <w:lang w:eastAsia="fr-FR"/>
        </w:rPr>
        <w:t xml:space="preserve">areas with different values of </w:t>
      </w:r>
      <w:r w:rsidRPr="0062074F">
        <w:rPr>
          <w:b/>
          <w:bCs/>
          <w:i/>
          <w:iCs/>
        </w:rPr>
        <w:t>categoryOfZoneOfConfidence</w:t>
      </w:r>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2591" w:name="_Ref88060090"/>
      <w:bookmarkStart w:id="2592" w:name="_Toc226035067"/>
      <w:r w:rsidRPr="0062074F">
        <w:t>Enhanced</w:t>
      </w:r>
      <w:r w:rsidR="00927EBE" w:rsidRPr="0062074F">
        <w:t xml:space="preserve"> Safety Contour</w:t>
      </w:r>
      <w:bookmarkEnd w:id="2591"/>
      <w:r w:rsidR="007D1C60" w:rsidRPr="0062074F">
        <w:t xml:space="preserve"> and Water Level Adjustment.</w:t>
      </w:r>
      <w:bookmarkEnd w:id="2592"/>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2593" w:name="_Toc226035068"/>
      <w:r w:rsidR="004F141B" w:rsidRPr="0062074F">
        <w:t>Other</w:t>
      </w:r>
      <w:r w:rsidR="00286BF8" w:rsidRPr="0062074F">
        <w:t xml:space="preserve"> specified display features</w:t>
      </w:r>
      <w:bookmarkStart w:id="2594" w:name="_Toc175130256"/>
      <w:bookmarkStart w:id="2595" w:name="_Toc175130257"/>
      <w:bookmarkStart w:id="2596" w:name="_Toc175130258"/>
      <w:bookmarkStart w:id="2597" w:name="_Toc175130259"/>
      <w:bookmarkStart w:id="2598" w:name="_Toc175130260"/>
      <w:bookmarkStart w:id="2599" w:name="_Toc175130261"/>
      <w:bookmarkStart w:id="2600" w:name="_Toc175130262"/>
      <w:bookmarkEnd w:id="2593"/>
      <w:bookmarkEnd w:id="2594"/>
      <w:bookmarkEnd w:id="2595"/>
      <w:bookmarkEnd w:id="2596"/>
      <w:bookmarkEnd w:id="2597"/>
      <w:bookmarkEnd w:id="2598"/>
      <w:bookmarkEnd w:id="2599"/>
      <w:bookmarkEnd w:id="2600"/>
      <w:r w:rsidR="001A432B" w:rsidRPr="0062074F">
        <w:rPr>
          <w:strike/>
        </w:rPr>
        <w:t xml:space="preserve"> </w:t>
      </w:r>
    </w:p>
    <w:p w14:paraId="413066EB" w14:textId="52B7C055" w:rsidR="00411F4B" w:rsidRPr="0062074F" w:rsidRDefault="00411F4B" w:rsidP="00411F4B">
      <w:pPr>
        <w:pStyle w:val="Heading3"/>
      </w:pPr>
      <w:bookmarkStart w:id="2601" w:name="_Ref224658541"/>
      <w:bookmarkStart w:id="2602" w:name="_Ref224658548"/>
      <w:bookmarkStart w:id="2603" w:name="_Toc226035069"/>
      <w:bookmarkStart w:id="2604" w:name="_Ref48912766"/>
      <w:r w:rsidRPr="0062074F">
        <w:t>Legend</w:t>
      </w:r>
      <w:bookmarkEnd w:id="2601"/>
      <w:bookmarkEnd w:id="2602"/>
      <w:bookmarkEnd w:id="2603"/>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ins w:id="2605" w:author="jon pritchard" w:date="2026-03-07T11:52:00Z" w16du:dateUtc="2026-03-06T22:52:00Z">
        <w:r w:rsidR="009B7431">
          <w:t>;</w:t>
        </w:r>
      </w:ins>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ins w:id="2606" w:author="jon pritchard" w:date="2026-03-07T11:52:00Z" w16du:dateUtc="2026-03-06T22:52:00Z">
        <w:r w:rsidR="009B7431">
          <w:t>;</w:t>
        </w:r>
      </w:ins>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068CA10"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ins w:id="2607" w:author="jon pritchard" w:date="2026-03-07T11:53:00Z" w16du:dateUtc="2026-03-06T22:53:00Z">
        <w:r w:rsidR="009B7431">
          <w:t>;</w:t>
        </w:r>
      </w:ins>
      <w:del w:id="2608" w:author="jon pritchard" w:date="2026-03-07T11:52:00Z" w16du:dateUtc="2026-03-06T22:52:00Z">
        <w:r w:rsidR="001822E6" w:rsidRPr="0062074F" w:rsidDel="009B7431">
          <w:delText>,</w:delText>
        </w:r>
      </w:del>
    </w:p>
    <w:p w14:paraId="27F00FF4" w14:textId="72D02823" w:rsidR="001822E6" w:rsidRPr="0062074F" w:rsidRDefault="00411F4B" w:rsidP="001822E6">
      <w:pPr>
        <w:pStyle w:val="ListParagraph"/>
        <w:numPr>
          <w:ilvl w:val="0"/>
          <w:numId w:val="246"/>
        </w:numPr>
        <w:spacing w:after="60" w:line="240" w:lineRule="auto"/>
        <w:jc w:val="both"/>
      </w:pPr>
      <w:r w:rsidRPr="0062074F">
        <w:lastRenderedPageBreak/>
        <w:t>The value of the safety contour selected by the mariner</w:t>
      </w:r>
      <w:ins w:id="2609" w:author="jon pritchard" w:date="2026-03-07T11:53:00Z" w16du:dateUtc="2026-03-06T22:53:00Z">
        <w:r w:rsidR="009B7431">
          <w:t>;</w:t>
        </w:r>
      </w:ins>
      <w:del w:id="2610" w:author="jon pritchard" w:date="2026-03-07T11:53:00Z" w16du:dateUtc="2026-03-06T22:53:00Z">
        <w:r w:rsidRPr="0062074F" w:rsidDel="009B7431">
          <w:delText>,</w:delText>
        </w:r>
      </w:del>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ins w:id="2611" w:author="jon pritchard" w:date="2026-03-07T11:53:00Z" w16du:dateUtc="2026-03-06T22:53:00Z">
        <w:r w:rsidR="009B7431">
          <w:t>;</w:t>
        </w:r>
      </w:ins>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ins w:id="2612" w:author="jon pritchard" w:date="2026-03-16T09:52:00Z" w16du:dateUtc="2026-03-16T08:52:00Z">
        <w:r w:rsidR="00DE689C">
          <w:t>.</w:t>
        </w:r>
      </w:ins>
      <w:r w:rsidR="001B7649" w:rsidRPr="0062074F">
        <w:t xml:space="preserve"> by</w:t>
      </w:r>
      <w:r w:rsidR="000B0974" w:rsidRPr="0062074F">
        <w:t xml:space="preserve"> </w:t>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2613" w:name="_Toc226035070"/>
      <w:r w:rsidRPr="0062074F">
        <w:t>Legend details</w:t>
      </w:r>
      <w:bookmarkEnd w:id="2613"/>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ins w:id="2614" w:author="jon pritchard" w:date="2026-03-07T18:17:00Z" w16du:dateUtc="2026-03-07T05:17:00Z">
        <w:r w:rsidR="004211FA">
          <w:t>.</w:t>
        </w:r>
      </w:ins>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2615" w:name="_Toc226035071"/>
      <w:r w:rsidRPr="0062074F">
        <w:t>ECDIS Legend</w:t>
      </w:r>
      <w:bookmarkEnd w:id="2604"/>
      <w:bookmarkEnd w:id="2615"/>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r w:rsidRPr="00DE689C">
              <w:rPr>
                <w:i/>
                <w:iCs/>
                <w:rPrChange w:id="2616" w:author="jon pritchard" w:date="2026-03-16T09:53:00Z" w16du:dateUtc="2026-03-16T08:53:00Z">
                  <w:rPr/>
                </w:rPrChange>
              </w:rPr>
              <w:t>zoneOfConfidence.categoryOfZoneOfConfidence</w:t>
            </w:r>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5FCEC2C3"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r w:rsidR="00C0542A" w:rsidRPr="0062074F">
              <w:rPr>
                <w:i/>
                <w:iCs/>
              </w:rPr>
              <w:t>horizontalPositionUncertainty</w:t>
            </w:r>
            <w:del w:id="2617" w:author="jon pritchard" w:date="2026-03-07T12:34:00Z" w16du:dateUtc="2026-03-06T23:34:00Z">
              <w:r w:rsidR="00426D8A" w:rsidRPr="0062074F" w:rsidDel="003C1749">
                <w:delText xml:space="preserve"> </w:delText>
              </w:r>
              <w:r w:rsidR="003E1CAF" w:rsidRPr="0062074F" w:rsidDel="003C1749">
                <w:delText xml:space="preserve"> </w:delText>
              </w:r>
            </w:del>
            <w:ins w:id="2618" w:author="jon pritchard" w:date="2026-03-07T12:34:00Z" w16du:dateUtc="2026-03-06T23:34:00Z">
              <w:r w:rsidR="003C1749">
                <w:t xml:space="preserve"> </w:t>
              </w:r>
            </w:ins>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lastRenderedPageBreak/>
              <w:t>Sounding/vertical datum</w:t>
            </w:r>
          </w:p>
        </w:tc>
        <w:tc>
          <w:tcPr>
            <w:tcW w:w="5791" w:type="dxa"/>
          </w:tcPr>
          <w:p w14:paraId="4885C923" w14:textId="0975091E" w:rsidR="007B5B9A" w:rsidRPr="0062074F" w:rsidRDefault="002121DE" w:rsidP="000A67D1">
            <w:pPr>
              <w:spacing w:before="60" w:after="60"/>
            </w:pPr>
            <w:r w:rsidRPr="0062074F">
              <w:t xml:space="preserve">The </w:t>
            </w:r>
            <w:r w:rsidR="007B5B9A" w:rsidRPr="0062074F">
              <w:rPr>
                <w:i/>
                <w:iCs/>
              </w:rPr>
              <w:t>verticalDatum</w:t>
            </w:r>
            <w:r w:rsidR="007B5B9A" w:rsidRPr="0062074F">
              <w:t xml:space="preserve"> attribute of the </w:t>
            </w:r>
            <w:r w:rsidR="007B5B9A" w:rsidRPr="0062074F">
              <w:rPr>
                <w:b/>
                <w:bCs/>
              </w:rPr>
              <w:t>SoundingDatum</w:t>
            </w:r>
            <w:r w:rsidR="007B5B9A" w:rsidRPr="0062074F">
              <w:t xml:space="preserve"> feature and </w:t>
            </w:r>
            <w:r w:rsidR="007B5B9A" w:rsidRPr="0062074F">
              <w:rPr>
                <w:b/>
                <w:bCs/>
              </w:rPr>
              <w:t>VerticalDatum</w:t>
            </w:r>
            <w:r w:rsidR="00D3352A" w:rsidRPr="0062074F">
              <w:rPr>
                <w:b/>
                <w:bCs/>
              </w:rPr>
              <w:t>OfData</w:t>
            </w:r>
            <w:r w:rsidR="007B5B9A" w:rsidRPr="0062074F">
              <w:t xml:space="preserve"> feature when available.</w:t>
            </w:r>
          </w:p>
          <w:p w14:paraId="02353BF3" w14:textId="69EB81F0" w:rsidR="00066F3D" w:rsidRPr="0062074F" w:rsidRDefault="00066F3D" w:rsidP="000A67D1">
            <w:pPr>
              <w:spacing w:before="60" w:after="60"/>
            </w:pPr>
            <w:r w:rsidRPr="0062074F">
              <w:t>(</w:t>
            </w:r>
            <w:r w:rsidRPr="0062074F">
              <w:rPr>
                <w:i/>
                <w:iCs/>
              </w:rPr>
              <w:t>verticalDatum</w:t>
            </w:r>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E2552C" w:rsidRDefault="00374334" w:rsidP="000A67D1">
            <w:pPr>
              <w:spacing w:before="60" w:after="60"/>
              <w:rPr>
                <w:sz w:val="6"/>
                <w:szCs w:val="6"/>
                <w:rPrChange w:id="2619" w:author="jonathan pritchard" w:date="2026-03-27T16:09:00Z" w16du:dateUtc="2026-03-27T16:09:00Z">
                  <w:rPr/>
                </w:rPrChange>
              </w:rPr>
            </w:pPr>
          </w:p>
          <w:p w14:paraId="2DE8022B" w14:textId="7DE0A5F5" w:rsidR="00374334" w:rsidRPr="00F81BD6" w:rsidRDefault="00374334" w:rsidP="000A67D1">
            <w:pPr>
              <w:spacing w:before="60" w:after="60"/>
              <w:rPr>
                <w:rPrChange w:id="2620" w:author="jonathan pritchard" w:date="2026-03-04T18:28:00Z" w16du:dateUtc="2026-03-04T18:28:00Z">
                  <w:rPr>
                    <w:i/>
                    <w:iCs/>
                  </w:rPr>
                </w:rPrChange>
              </w:rPr>
            </w:pPr>
            <w:del w:id="2621" w:author="jon pritchard" w:date="2026-03-16T13:55:00Z" w16du:dateUtc="2026-03-16T12:55:00Z">
              <w:r w:rsidRPr="00F81BD6" w:rsidDel="0071796A">
                <w:rPr>
                  <w:strike/>
                  <w:rPrChange w:id="2622" w:author="jonathan pritchard" w:date="2026-03-04T18:28:00Z" w16du:dateUtc="2026-03-04T18:28:00Z">
                    <w:rPr>
                      <w:i/>
                      <w:iCs/>
                    </w:rPr>
                  </w:rPrChange>
                </w:rPr>
                <w:delText>Note:</w:delText>
              </w:r>
              <w:r w:rsidRPr="00F81BD6" w:rsidDel="0071796A">
                <w:rPr>
                  <w:rPrChange w:id="2623" w:author="jonathan pritchard" w:date="2026-03-04T18:28:00Z" w16du:dateUtc="2026-03-04T18:28:00Z">
                    <w:rPr>
                      <w:i/>
                      <w:iCs/>
                    </w:rPr>
                  </w:rPrChange>
                </w:rPr>
                <w:delText xml:space="preserve"> </w:delText>
              </w:r>
            </w:del>
            <w:r w:rsidRPr="00F81BD6">
              <w:rPr>
                <w:rPrChange w:id="2624" w:author="jonathan pritchard" w:date="2026-03-04T18:28:00Z" w16du:dateUtc="2026-03-04T18:28:00Z">
                  <w:rPr>
                    <w:i/>
                    <w:iCs/>
                  </w:rPr>
                </w:rPrChange>
              </w:rPr>
              <w:t>If the Mariner has selected a contour that is not available in the ENC</w:t>
            </w:r>
            <w:del w:id="2625" w:author="jon pritchard" w:date="2026-03-16T13:56:00Z" w16du:dateUtc="2026-03-16T12:56:00Z">
              <w:r w:rsidRPr="00F81BD6" w:rsidDel="0071796A">
                <w:rPr>
                  <w:rPrChange w:id="2626" w:author="jonathan pritchard" w:date="2026-03-04T18:28:00Z" w16du:dateUtc="2026-03-04T18:28:00Z">
                    <w:rPr>
                      <w:i/>
                      <w:iCs/>
                    </w:rPr>
                  </w:rPrChange>
                </w:rPr>
                <w:delText xml:space="preserve"> </w:delText>
              </w:r>
              <w:r w:rsidRPr="00F81BD6" w:rsidDel="0071796A">
                <w:rPr>
                  <w:strike/>
                  <w:rPrChange w:id="2627" w:author="jonathan pritchard" w:date="2026-03-04T18:28:00Z" w16du:dateUtc="2026-03-04T18:28:00Z">
                    <w:rPr>
                      <w:i/>
                      <w:iCs/>
                    </w:rPr>
                  </w:rPrChange>
                </w:rPr>
                <w:delText>and the ECD</w:delText>
              </w:r>
            </w:del>
            <w:del w:id="2628" w:author="jon pritchard" w:date="2026-03-16T13:55:00Z" w16du:dateUtc="2026-03-16T12:55:00Z">
              <w:r w:rsidRPr="00F81BD6" w:rsidDel="0071796A">
                <w:rPr>
                  <w:strike/>
                  <w:rPrChange w:id="2629" w:author="jonathan pritchard" w:date="2026-03-04T18:28:00Z" w16du:dateUtc="2026-03-04T18:28:00Z">
                    <w:rPr>
                      <w:i/>
                      <w:iCs/>
                    </w:rPr>
                  </w:rPrChange>
                </w:rPr>
                <w:delText>IS displays a default contour,</w:delText>
              </w:r>
            </w:del>
            <w:r w:rsidRPr="00F81BD6">
              <w:rPr>
                <w:rPrChange w:id="2630" w:author="jonathan pritchard" w:date="2026-03-04T18:28:00Z" w16du:dateUtc="2026-03-04T18:28:00Z">
                  <w:rPr>
                    <w:i/>
                    <w:iCs/>
                  </w:rPr>
                </w:rPrChange>
              </w:rPr>
              <w:t xml:space="preserve"> both the contour selected and the contour displayed</w:t>
            </w:r>
            <w:r w:rsidR="00AE5DD5" w:rsidRPr="00F81BD6">
              <w:rPr>
                <w:rPrChange w:id="2631" w:author="jonathan pritchard" w:date="2026-03-04T18:28:00Z" w16du:dateUtc="2026-03-04T18:28:00Z">
                  <w:rPr>
                    <w:i/>
                    <w:iCs/>
                  </w:rPr>
                </w:rPrChange>
              </w:rPr>
              <w:t xml:space="preserve"> at the selected position</w:t>
            </w:r>
            <w:r w:rsidRPr="00F81BD6">
              <w:rPr>
                <w:rPrChange w:id="2632" w:author="jonathan pritchard" w:date="2026-03-04T18:28:00Z" w16du:dateUtc="2026-03-04T18:28:00Z">
                  <w:rPr>
                    <w:i/>
                    <w:iCs/>
                  </w:rPr>
                </w:rPrChange>
              </w:rPr>
              <w:t xml:space="preserve"> must be </w:t>
            </w:r>
            <w:ins w:id="2633" w:author="jonathan pritchard" w:date="2026-03-04T18:28:00Z" w16du:dateUtc="2026-03-04T18:28:00Z">
              <w:r w:rsidR="00F81BD6">
                <w:t>displayed</w:t>
              </w:r>
            </w:ins>
            <w:ins w:id="2634" w:author="jonathan pritchard" w:date="2026-03-04T18:29:00Z" w16du:dateUtc="2026-03-04T18:29:00Z">
              <w:del w:id="2635" w:author="jon pritchard" w:date="2026-03-16T13:56:00Z" w16du:dateUtc="2026-03-16T12:56:00Z">
                <w:r w:rsidR="00F81BD6" w:rsidDel="00CC06F4">
                  <w:delText xml:space="preserve"> </w:delText>
                </w:r>
              </w:del>
            </w:ins>
            <w:del w:id="2636" w:author="jon pritchard" w:date="2026-03-16T13:56:00Z" w16du:dateUtc="2026-03-16T12:56:00Z">
              <w:r w:rsidRPr="00F81BD6" w:rsidDel="00CC06F4">
                <w:rPr>
                  <w:strike/>
                  <w:rPrChange w:id="2637" w:author="jonathan pritchard" w:date="2026-03-04T18:28:00Z" w16du:dateUtc="2026-03-04T18:28:00Z">
                    <w:rPr>
                      <w:i/>
                      <w:iCs/>
                    </w:rPr>
                  </w:rPrChange>
                </w:rPr>
                <w:delText>quoted</w:delText>
              </w:r>
            </w:del>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r w:rsidRPr="00CC06F4">
              <w:rPr>
                <w:i/>
                <w:iCs/>
                <w:rPrChange w:id="2638" w:author="jon pritchard" w:date="2026-03-16T13:56:00Z" w16du:dateUtc="2026-03-16T12:56:00Z">
                  <w:rPr/>
                </w:rPrChange>
              </w:rPr>
              <w:t>dataDynamicity</w:t>
            </w:r>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r w:rsidRPr="0062074F">
              <w:rPr>
                <w:b/>
                <w:bCs/>
              </w:rPr>
              <w:t>MagneticVariation</w:t>
            </w:r>
            <w:r w:rsidRPr="0062074F">
              <w:t xml:space="preserve"> (MAGVAR) feature, attributes:</w:t>
            </w:r>
          </w:p>
          <w:p w14:paraId="3AF3FDF5" w14:textId="2C95D330" w:rsidR="004E0F3F" w:rsidRPr="0062074F" w:rsidRDefault="007B5B9A" w:rsidP="000A67D1">
            <w:pPr>
              <w:spacing w:before="60" w:after="60"/>
            </w:pPr>
            <w:r w:rsidRPr="0062074F">
              <w:rPr>
                <w:i/>
                <w:iCs/>
              </w:rPr>
              <w:t>referenceYearForMagneticVariation</w:t>
            </w:r>
            <w:r w:rsidR="004E0F3F" w:rsidRPr="0062074F">
              <w:rPr>
                <w:i/>
                <w:iCs/>
              </w:rPr>
              <w:t xml:space="preserve"> (RYRMGV)</w:t>
            </w:r>
            <w:r w:rsidRPr="0062074F">
              <w:t>,</w:t>
            </w:r>
          </w:p>
          <w:p w14:paraId="04035B00" w14:textId="77777777" w:rsidR="004E0F3F" w:rsidRPr="0062074F" w:rsidRDefault="007B5B9A" w:rsidP="000A67D1">
            <w:pPr>
              <w:spacing w:before="60" w:after="60"/>
            </w:pPr>
            <w:r w:rsidRPr="0062074F">
              <w:rPr>
                <w:i/>
                <w:iCs/>
              </w:rPr>
              <w:t>valueofAnnualChangeInMagneticVariation</w:t>
            </w:r>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r w:rsidR="007B5B9A" w:rsidRPr="0062074F">
              <w:rPr>
                <w:i/>
                <w:iCs/>
              </w:rPr>
              <w:t>valueOfMagneticVariation</w:t>
            </w:r>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DE689C">
              <w:rPr>
                <w:i/>
                <w:iCs/>
                <w:rPrChange w:id="2639" w:author="jon pritchard" w:date="2026-03-16T09:53:00Z" w16du:dateUtc="2026-03-16T08:53:00Z">
                  <w:rPr/>
                </w:rPrChange>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DE689C">
              <w:rPr>
                <w:i/>
                <w:iCs/>
                <w:rPrChange w:id="2640" w:author="jon pritchard" w:date="2026-03-16T09:53:00Z" w16du:dateUtc="2026-03-16T08:53:00Z">
                  <w:rPr/>
                </w:rPrChange>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22660666" w:rsidR="00AA63B2" w:rsidRPr="0062074F" w:rsidRDefault="005D62A2" w:rsidP="004B2A18">
      <w:pPr>
        <w:pStyle w:val="Caption"/>
        <w:spacing w:after="120" w:line="240" w:lineRule="auto"/>
        <w:jc w:val="center"/>
      </w:pPr>
      <w:bookmarkStart w:id="2641" w:name="_Ref47362462"/>
      <w:r w:rsidRPr="0062074F">
        <w:t xml:space="preserve">Table </w:t>
      </w:r>
      <w:ins w:id="2642" w:author="jon pritchard" w:date="2026-03-27T11:52:00Z" w16du:dateUtc="2026-03-27T11:52:00Z">
        <w:r w:rsidR="00157948">
          <w:fldChar w:fldCharType="begin"/>
        </w:r>
        <w:r w:rsidR="00157948">
          <w:instrText xml:space="preserve"> SEQ Table \* ARABIC </w:instrText>
        </w:r>
      </w:ins>
      <w:r w:rsidR="00157948">
        <w:fldChar w:fldCharType="separate"/>
      </w:r>
      <w:ins w:id="2643" w:author="jon pritchard" w:date="2026-03-27T11:52:00Z" w16du:dateUtc="2026-03-27T11:52:00Z">
        <w:r w:rsidR="00157948">
          <w:rPr>
            <w:noProof/>
          </w:rPr>
          <w:t>4</w:t>
        </w:r>
        <w:r w:rsidR="00157948">
          <w:fldChar w:fldCharType="end"/>
        </w:r>
      </w:ins>
      <w:del w:id="2644"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4</w:delText>
        </w:r>
        <w:r w:rsidR="00C56536" w:rsidRPr="0062074F" w:rsidDel="00157948">
          <w:fldChar w:fldCharType="end"/>
        </w:r>
      </w:del>
      <w:bookmarkEnd w:id="2641"/>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2645" w:name="_Ref49473397"/>
      <w:r w:rsidRPr="0062074F">
        <w:t xml:space="preserve"> </w:t>
      </w:r>
      <w:bookmarkStart w:id="2646" w:name="_Toc226035072"/>
      <w:r w:rsidR="00627DB2" w:rsidRPr="0062074F">
        <w:t>Displaying manual and automatic updates and added information</w:t>
      </w:r>
      <w:bookmarkEnd w:id="2645"/>
      <w:bookmarkEnd w:id="2646"/>
    </w:p>
    <w:p w14:paraId="0E293B91" w14:textId="6EEE2B6B" w:rsidR="00453DD3" w:rsidRPr="0062074F" w:rsidRDefault="00453DD3" w:rsidP="00453DD3">
      <w:pPr>
        <w:pStyle w:val="Heading3"/>
      </w:pPr>
      <w:bookmarkStart w:id="2647" w:name="_Toc226035073"/>
      <w:r w:rsidRPr="0062074F">
        <w:t>Manual updates</w:t>
      </w:r>
      <w:bookmarkEnd w:id="2647"/>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17716B85" w14:textId="2AD1092A" w:rsidR="005F4566" w:rsidRPr="005F4566" w:rsidRDefault="00453DD3" w:rsidP="005F4566">
      <w:pPr>
        <w:jc w:val="both"/>
        <w:rPr>
          <w:ins w:id="2648" w:author="jon pritchard" w:date="2026-03-17T09:03:00Z"/>
        </w:rPr>
      </w:pPr>
      <w:del w:id="2649" w:author="jon pritchard" w:date="2026-03-17T09:03:00Z" w16du:dateUtc="2026-03-17T08:03:00Z">
        <w:r w:rsidRPr="0062074F" w:rsidDel="005F4566">
          <w:delText xml:space="preserve">A manually updated feature must be capable of the same performance in feature selection, response to cursor-picking, etc, as an ENC feature. In addition, it must provide updating information (identification and </w:delText>
        </w:r>
        <w:commentRangeStart w:id="2650"/>
        <w:r w:rsidRPr="0062074F" w:rsidDel="005F4566">
          <w:delText>source of update</w:delText>
        </w:r>
        <w:r w:rsidR="00D27EFF" w:rsidRPr="0062074F" w:rsidDel="005F4566">
          <w:delText xml:space="preserve"> (i.e. manual update)</w:delText>
        </w:r>
        <w:r w:rsidRPr="0062074F" w:rsidDel="005F4566">
          <w:delText>, when entered etc) on cursor picking</w:delText>
        </w:r>
        <w:commentRangeEnd w:id="2650"/>
        <w:r w:rsidR="00D27EFF" w:rsidRPr="005F4566" w:rsidDel="005F4566">
          <w:rPr>
            <w:rStyle w:val="CommentReference"/>
            <w:sz w:val="20"/>
            <w:lang w:val="en-GB"/>
          </w:rPr>
          <w:commentReference w:id="2650"/>
        </w:r>
      </w:del>
      <w:ins w:id="2651" w:author="jon pritchard" w:date="2026-03-17T09:03:00Z">
        <w:r w:rsidR="005F4566" w:rsidRPr="005F4566">
          <w:t>The following details must be available when the manual update object is selected by the cursor pick feature:</w:t>
        </w:r>
      </w:ins>
    </w:p>
    <w:p w14:paraId="7536995E" w14:textId="77777777" w:rsidR="005F4566" w:rsidRPr="005F4566" w:rsidRDefault="005F4566" w:rsidP="005F4566">
      <w:pPr>
        <w:numPr>
          <w:ilvl w:val="0"/>
          <w:numId w:val="270"/>
        </w:numPr>
        <w:jc w:val="both"/>
        <w:rPr>
          <w:ins w:id="2652" w:author="jon pritchard" w:date="2026-03-17T09:03:00Z"/>
        </w:rPr>
      </w:pPr>
      <w:ins w:id="2653" w:author="jon pritchard" w:date="2026-03-17T09:03:00Z">
        <w:r w:rsidRPr="005F4566">
          <w:lastRenderedPageBreak/>
          <w:t>All attributes available from the manual update feature catalogue</w:t>
        </w:r>
      </w:ins>
    </w:p>
    <w:p w14:paraId="4AA69300" w14:textId="77777777" w:rsidR="005F4566" w:rsidRPr="005F4566" w:rsidRDefault="005F4566" w:rsidP="005F4566">
      <w:pPr>
        <w:numPr>
          <w:ilvl w:val="0"/>
          <w:numId w:val="270"/>
        </w:numPr>
        <w:jc w:val="both"/>
        <w:rPr>
          <w:ins w:id="2654" w:author="jon pritchard" w:date="2026-03-17T09:03:00Z"/>
        </w:rPr>
      </w:pPr>
      <w:ins w:id="2655" w:author="jon pritchard" w:date="2026-03-17T09:03:00Z">
        <w:r w:rsidRPr="005F4566">
          <w:t>Source of update (i.e. manual update)</w:t>
        </w:r>
      </w:ins>
    </w:p>
    <w:p w14:paraId="76F0FE75" w14:textId="77777777" w:rsidR="005F4566" w:rsidRDefault="005F4566" w:rsidP="005F4566">
      <w:pPr>
        <w:numPr>
          <w:ilvl w:val="0"/>
          <w:numId w:val="270"/>
        </w:numPr>
        <w:jc w:val="both"/>
        <w:rPr>
          <w:ins w:id="2656" w:author="jon pritchard" w:date="2026-03-17T09:04:00Z" w16du:dateUtc="2026-03-17T08:04:00Z"/>
        </w:rPr>
      </w:pPr>
      <w:ins w:id="2657" w:author="jon pritchard" w:date="2026-03-17T09:03:00Z">
        <w:r w:rsidRPr="005F4566">
          <w:t>Date and time of update</w:t>
        </w:r>
      </w:ins>
    </w:p>
    <w:p w14:paraId="3369ACC6" w14:textId="1979F677" w:rsidR="005F4566" w:rsidRPr="0062074F" w:rsidRDefault="005F4566">
      <w:pPr>
        <w:numPr>
          <w:ilvl w:val="0"/>
          <w:numId w:val="270"/>
        </w:numPr>
        <w:jc w:val="both"/>
        <w:pPrChange w:id="2658" w:author="jon pritchard" w:date="2026-03-17T09:04:00Z" w16du:dateUtc="2026-03-17T08:04:00Z">
          <w:pPr>
            <w:jc w:val="both"/>
          </w:pPr>
        </w:pPrChange>
      </w:pPr>
      <w:ins w:id="2659" w:author="jon pritchard" w:date="2026-03-17T09:03:00Z">
        <w:r w:rsidRPr="005F4566">
          <w:t>Mariner entered text associated with the manual update object</w:t>
        </w:r>
      </w:ins>
    </w:p>
    <w:p w14:paraId="59239C20" w14:textId="02BEBF27" w:rsidR="00D42BC9" w:rsidRPr="0062074F" w:rsidRDefault="00D42BC9" w:rsidP="00D42BC9">
      <w:pPr>
        <w:spacing w:after="120" w:line="240" w:lineRule="auto"/>
        <w:jc w:val="both"/>
      </w:pPr>
      <w:r w:rsidRPr="0062074F">
        <w:t>Manual chart updates, which are subject to human error, must be distinguished from official information</w:t>
      </w:r>
      <w:del w:id="2660" w:author="jon pritchard" w:date="2026-03-07T12:34:00Z" w16du:dateUtc="2026-03-06T23:34:00Z">
        <w:r w:rsidRPr="0062074F" w:rsidDel="003C1749">
          <w:delText xml:space="preserve">  </w:delText>
        </w:r>
      </w:del>
      <w:ins w:id="2661" w:author="jon pritchard" w:date="2026-03-07T12:34:00Z" w16du:dateUtc="2026-03-06T23:34:00Z">
        <w:r w:rsidR="003C1749">
          <w:t xml:space="preserve"> </w:t>
        </w:r>
      </w:ins>
      <w:r w:rsidRPr="0062074F">
        <w:t>and updates applied automatically</w:t>
      </w:r>
      <w:r w:rsidR="00653128" w:rsidRPr="0062074F">
        <w:t>. Additionally:</w:t>
      </w:r>
    </w:p>
    <w:p w14:paraId="4BFA3AB6" w14:textId="1BB841CB"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ins w:id="2662" w:author="jon pritchard" w:date="2026-03-07T15:18:00Z" w16du:dateUtc="2026-03-07T02:18:00Z">
        <w:r w:rsidR="00397508">
          <w:t xml:space="preserve"> as follows</w:t>
        </w:r>
      </w:ins>
      <w:del w:id="2663" w:author="jon pritchard" w:date="2026-03-07T15:18:00Z" w16du:dateUtc="2026-03-07T02:18:00Z">
        <w:r w:rsidRPr="0062074F" w:rsidDel="00397508">
          <w:delText>. A capacity should exist to enable the mariner to</w:delText>
        </w:r>
      </w:del>
      <w:r w:rsidRPr="0062074F">
        <w:t>:</w:t>
      </w:r>
    </w:p>
    <w:p w14:paraId="59AB47D6" w14:textId="5FAAA67C" w:rsidR="00653128" w:rsidRPr="0062074F" w:rsidRDefault="00653128" w:rsidP="00653128">
      <w:pPr>
        <w:pStyle w:val="ListParagraph"/>
        <w:spacing w:after="60" w:line="240" w:lineRule="auto"/>
        <w:jc w:val="both"/>
      </w:pPr>
      <w:del w:id="2664" w:author="jonathan pritchard" w:date="2026-03-10T08:13:00Z" w16du:dateUtc="2026-03-10T08:13:00Z">
        <w:r w:rsidRPr="0062074F" w:rsidDel="0079413D">
          <w:rPr>
            <w:b/>
            <w:bCs/>
          </w:rPr>
          <w:delText>.</w:delText>
        </w:r>
      </w:del>
      <w:r w:rsidRPr="0062074F">
        <w:rPr>
          <w:b/>
          <w:bCs/>
        </w:rPr>
        <w:t>1</w:t>
      </w:r>
      <w:ins w:id="2665" w:author="jonathan pritchard" w:date="2026-03-10T08:13:00Z" w16du:dateUtc="2026-03-10T08:13:00Z">
        <w:r w:rsidR="0079413D">
          <w:rPr>
            <w:b/>
            <w:bCs/>
          </w:rPr>
          <w:t>.</w:t>
        </w:r>
      </w:ins>
      <w:r w:rsidRPr="0062074F">
        <w:t xml:space="preserve"> Enter the update so it can be displayed as described in this specification.</w:t>
      </w:r>
    </w:p>
    <w:p w14:paraId="1AEFAFEA" w14:textId="4C81F0E6" w:rsidR="00653128" w:rsidRPr="0062074F" w:rsidRDefault="00653128" w:rsidP="00653128">
      <w:pPr>
        <w:pStyle w:val="ListParagraph"/>
        <w:spacing w:after="120" w:line="240" w:lineRule="auto"/>
        <w:jc w:val="both"/>
      </w:pPr>
      <w:del w:id="2666" w:author="jonathan pritchard" w:date="2026-03-10T08:13:00Z" w16du:dateUtc="2026-03-10T08:13:00Z">
        <w:r w:rsidRPr="0062074F" w:rsidDel="0079413D">
          <w:rPr>
            <w:b/>
            <w:bCs/>
          </w:rPr>
          <w:delText>.</w:delText>
        </w:r>
      </w:del>
      <w:r w:rsidRPr="0062074F">
        <w:rPr>
          <w:b/>
          <w:bCs/>
        </w:rPr>
        <w:t>2</w:t>
      </w:r>
      <w:ins w:id="2667" w:author="jonathan pritchard" w:date="2026-03-10T08:13:00Z" w16du:dateUtc="2026-03-10T08:13:00Z">
        <w:r w:rsidR="0079413D">
          <w:rPr>
            <w:b/>
            <w:bCs/>
          </w:rPr>
          <w:t>.</w:t>
        </w:r>
      </w:ins>
      <w:r w:rsidRPr="0062074F">
        <w:t xml:space="preserve"> Ensure all update text information relevant to the new condition and to the source of the update, as entered by the Mariner, is recorded by the system for display on demand.</w:t>
      </w:r>
    </w:p>
    <w:p w14:paraId="783C6F4F" w14:textId="0E232FD9"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xml:space="preserve">. The ECDIS </w:t>
      </w:r>
      <w:del w:id="2668" w:author="jonathan pritchard" w:date="2026-03-27T16:10:00Z" w16du:dateUtc="2026-03-27T16:10:00Z">
        <w:r w:rsidRPr="005F4566" w:rsidDel="00E2552C">
          <w:rPr>
            <w:highlight w:val="yellow"/>
            <w:rPrChange w:id="2669" w:author="jon pritchard" w:date="2026-03-17T09:05:00Z" w16du:dateUtc="2026-03-17T08:05:00Z">
              <w:rPr/>
            </w:rPrChange>
          </w:rPr>
          <w:delText>should</w:delText>
        </w:r>
        <w:r w:rsidRPr="0062074F" w:rsidDel="00E2552C">
          <w:delText xml:space="preserve"> </w:delText>
        </w:r>
      </w:del>
      <w:ins w:id="2670" w:author="jonathan pritchard" w:date="2026-03-27T16:10:00Z" w16du:dateUtc="2026-03-27T16:10:00Z">
        <w:r w:rsidR="00E2552C">
          <w:t>must</w:t>
        </w:r>
        <w:r w:rsidR="00E2552C" w:rsidRPr="0062074F">
          <w:t xml:space="preserve"> </w:t>
        </w:r>
      </w:ins>
      <w:r w:rsidRPr="0062074F">
        <w:t>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BD7DB59"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del w:id="2671" w:author="jonathan pritchard" w:date="2026-03-10T14:18:00Z" w16du:dateUtc="2026-03-10T14:18:00Z">
        <w:r w:rsidRPr="0062074F" w:rsidDel="00FD4EF7">
          <w:delText xml:space="preserve">should </w:delText>
        </w:r>
      </w:del>
      <w:ins w:id="2672" w:author="jonathan pritchard" w:date="2026-03-10T14:18:00Z" w16du:dateUtc="2026-03-10T14:18:00Z">
        <w:r w:rsidR="00FD4EF7">
          <w:t>must</w:t>
        </w:r>
        <w:r w:rsidR="00FD4EF7" w:rsidRPr="0062074F">
          <w:t xml:space="preserve"> </w:t>
        </w:r>
      </w:ins>
      <w:r w:rsidRPr="0062074F">
        <w:t xml:space="preserve">be possible to remove from the display any manual update. The removed update </w:t>
      </w:r>
      <w:del w:id="2673" w:author="jonathan pritchard" w:date="2026-03-10T14:18:00Z" w16du:dateUtc="2026-03-10T14:18:00Z">
        <w:r w:rsidRPr="0062074F" w:rsidDel="00FD4EF7">
          <w:delText xml:space="preserve">should </w:delText>
        </w:r>
      </w:del>
      <w:ins w:id="2674" w:author="jonathan pritchard" w:date="2026-03-10T14:18:00Z" w16du:dateUtc="2026-03-10T14:18:00Z">
        <w:r w:rsidR="00FD4EF7">
          <w:t>must</w:t>
        </w:r>
        <w:r w:rsidR="00FD4EF7" w:rsidRPr="0062074F">
          <w:t xml:space="preserve"> </w:t>
        </w:r>
      </w:ins>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2675" w:name="_Toc226035074"/>
      <w:r w:rsidRPr="0062074F">
        <w:t>Additional Mariner’s Information</w:t>
      </w:r>
      <w:bookmarkEnd w:id="2675"/>
    </w:p>
    <w:p w14:paraId="264E9C4B" w14:textId="0CAA63F7" w:rsidR="00D27EFF" w:rsidRPr="0062074F" w:rsidRDefault="00D27EFF" w:rsidP="00D27EFF">
      <w:r w:rsidRPr="0062074F">
        <w:t xml:space="preserve">The mariner </w:t>
      </w:r>
      <w:del w:id="2676" w:author="jon pritchard" w:date="2026-03-07T15:42:00Z" w16du:dateUtc="2026-03-07T02:42:00Z">
        <w:r w:rsidRPr="0062074F" w:rsidDel="00326AD8">
          <w:delText xml:space="preserve">should </w:delText>
        </w:r>
      </w:del>
      <w:ins w:id="2677" w:author="jon pritchard" w:date="2026-03-07T15:42:00Z" w16du:dateUtc="2026-03-07T02:42:00Z">
        <w:r w:rsidR="00326AD8">
          <w:t>must</w:t>
        </w:r>
        <w:r w:rsidR="00326AD8" w:rsidRPr="0062074F">
          <w:t xml:space="preserve"> </w:t>
        </w:r>
      </w:ins>
      <w:r w:rsidRPr="0062074F">
        <w:t>be able to add:</w:t>
      </w:r>
    </w:p>
    <w:p w14:paraId="0A29107C" w14:textId="77777777" w:rsidR="00326AD8" w:rsidRPr="00326AD8" w:rsidRDefault="00326AD8" w:rsidP="00326AD8">
      <w:pPr>
        <w:numPr>
          <w:ilvl w:val="0"/>
          <w:numId w:val="268"/>
        </w:numPr>
        <w:rPr>
          <w:ins w:id="2678" w:author="jon pritchard" w:date="2026-03-07T15:43:00Z"/>
        </w:rPr>
      </w:pPr>
      <w:ins w:id="2679" w:author="jon pritchard" w:date="2026-03-07T15:43:00Z">
        <w:r w:rsidRPr="00326AD8">
          <w:t>Mariner’s caution note (!) and mariner’s information note [i] used to call up a note on the text display by cursor picking</w:t>
        </w:r>
      </w:ins>
    </w:p>
    <w:p w14:paraId="646A1094" w14:textId="77777777" w:rsidR="00326AD8" w:rsidRPr="00326AD8" w:rsidRDefault="00326AD8" w:rsidP="00326AD8">
      <w:pPr>
        <w:numPr>
          <w:ilvl w:val="0"/>
          <w:numId w:val="268"/>
        </w:numPr>
        <w:rPr>
          <w:ins w:id="2680" w:author="jon pritchard" w:date="2026-03-07T15:43:00Z"/>
        </w:rPr>
      </w:pPr>
      <w:ins w:id="2681" w:author="jon pritchard" w:date="2026-03-07T15:43:00Z">
        <w:r w:rsidRPr="00326AD8">
          <w:t>Mariner’s information lines and mariner’s information areas without colour fill, set up for cursor picking to give explanatory notes in the text display.</w:t>
        </w:r>
      </w:ins>
    </w:p>
    <w:p w14:paraId="540AEC0F" w14:textId="77777777" w:rsidR="00326AD8" w:rsidRPr="00326AD8" w:rsidRDefault="00326AD8" w:rsidP="00326AD8">
      <w:pPr>
        <w:numPr>
          <w:ilvl w:val="0"/>
          <w:numId w:val="268"/>
        </w:numPr>
        <w:rPr>
          <w:ins w:id="2682" w:author="jon pritchard" w:date="2026-03-07T15:43:00Z"/>
        </w:rPr>
      </w:pPr>
      <w:ins w:id="2683" w:author="jon pritchard" w:date="2026-03-07T15:43:00Z">
        <w:r w:rsidRPr="00326AD8">
          <w:t>Mariner’s text notes</w:t>
        </w:r>
      </w:ins>
    </w:p>
    <w:p w14:paraId="420EE3AD" w14:textId="77777777" w:rsidR="00326AD8" w:rsidRPr="00326AD8" w:rsidRDefault="00326AD8" w:rsidP="00326AD8">
      <w:pPr>
        <w:numPr>
          <w:ilvl w:val="0"/>
          <w:numId w:val="268"/>
        </w:numPr>
        <w:rPr>
          <w:ins w:id="2684" w:author="jon pritchard" w:date="2026-03-07T15:43:00Z"/>
        </w:rPr>
      </w:pPr>
      <w:ins w:id="2685" w:author="jon pritchard" w:date="2026-03-07T15:43:00Z">
        <w:r w:rsidRPr="00326AD8">
          <w:t>Mariner entered danger</w:t>
        </w:r>
      </w:ins>
    </w:p>
    <w:p w14:paraId="30CEA245" w14:textId="6BE06ED9" w:rsidR="00D27EFF" w:rsidRPr="0062074F" w:rsidDel="00326AD8" w:rsidRDefault="00D27EFF" w:rsidP="001C1CAB">
      <w:pPr>
        <w:pStyle w:val="ListParagraph"/>
        <w:numPr>
          <w:ilvl w:val="0"/>
          <w:numId w:val="251"/>
        </w:numPr>
        <w:rPr>
          <w:del w:id="2686" w:author="jon pritchard" w:date="2026-03-07T15:43:00Z" w16du:dateUtc="2026-03-07T02:43:00Z"/>
        </w:rPr>
      </w:pPr>
      <w:del w:id="2687" w:author="jon pritchard" w:date="2026-03-07T15:43:00Z" w16du:dateUtc="2026-03-07T02:43:00Z">
        <w:r w:rsidRPr="0062074F" w:rsidDel="00326AD8">
          <w:delText>simple point objects including the mariner’s caution note (!) or mariner’s information note[i]</w:delText>
        </w:r>
      </w:del>
    </w:p>
    <w:p w14:paraId="0233ED50" w14:textId="2F0D44B2" w:rsidR="00D27EFF" w:rsidRPr="0062074F" w:rsidDel="00326AD8" w:rsidRDefault="00D27EFF" w:rsidP="001C1CAB">
      <w:pPr>
        <w:pStyle w:val="ListParagraph"/>
        <w:numPr>
          <w:ilvl w:val="0"/>
          <w:numId w:val="251"/>
        </w:numPr>
        <w:rPr>
          <w:del w:id="2688" w:author="jon pritchard" w:date="2026-03-07T15:43:00Z" w16du:dateUtc="2026-03-07T02:43:00Z"/>
        </w:rPr>
      </w:pPr>
      <w:del w:id="2689" w:author="jon pritchard" w:date="2026-03-07T15:43:00Z" w16du:dateUtc="2026-03-07T02:43:00Z">
        <w:r w:rsidRPr="0062074F" w:rsidDel="00326AD8">
          <w:delText>simple lines and areas</w:delText>
        </w:r>
      </w:del>
    </w:p>
    <w:p w14:paraId="1D23CB0A" w14:textId="4CCDB1C1" w:rsidR="00D27EFF" w:rsidRPr="0062074F" w:rsidDel="00326AD8" w:rsidRDefault="00D27EFF" w:rsidP="001C1CAB">
      <w:pPr>
        <w:pStyle w:val="ListParagraph"/>
        <w:numPr>
          <w:ilvl w:val="0"/>
          <w:numId w:val="251"/>
        </w:numPr>
        <w:rPr>
          <w:del w:id="2690" w:author="jon pritchard" w:date="2026-03-07T15:43:00Z" w16du:dateUtc="2026-03-07T02:43:00Z"/>
        </w:rPr>
      </w:pPr>
      <w:del w:id="2691" w:author="jon pritchard" w:date="2026-03-07T15:43:00Z" w16du:dateUtc="2026-03-07T02:43:00Z">
        <w:r w:rsidRPr="0062074F" w:rsidDel="00326AD8">
          <w:delText xml:space="preserve">text notes </w:delText>
        </w:r>
      </w:del>
    </w:p>
    <w:p w14:paraId="59F18049" w14:textId="5A155AD3" w:rsidR="006668B5" w:rsidRPr="0062074F" w:rsidRDefault="00D27EFF" w:rsidP="00523124">
      <w:r w:rsidRPr="0062074F">
        <w:t xml:space="preserve">IEC 61174 adds further requirements for Additional Mariner’s Information. </w:t>
      </w:r>
      <w:ins w:id="2692" w:author="jon pritchard" w:date="2026-03-07T15:43:00Z" w16du:dateUtc="2026-03-07T02:43:00Z">
        <w:r w:rsidR="00326AD8" w:rsidRPr="000858B8">
          <w:t>Additional Mariner’s Information must be presented according to IEC 61174 or IEC 62288, as applicable</w:t>
        </w:r>
      </w:ins>
      <w:del w:id="2693" w:author="jon pritchard" w:date="2026-03-07T15:43:00Z" w16du:dateUtc="2026-03-07T02:43:00Z">
        <w:r w:rsidR="006668B5" w:rsidRPr="0062074F" w:rsidDel="00326AD8">
          <w:delText>Mariner’s Caution Notes and Mariner’s Information Notes must be presented according to IEC 61174 or IEC 62288, as applicable and available</w:delText>
        </w:r>
      </w:del>
      <w:r w:rsidR="006668B5" w:rsidRPr="0062074F">
        <w:t>.</w:t>
      </w:r>
    </w:p>
    <w:p w14:paraId="4AB76D16" w14:textId="04695F0F" w:rsidR="00A0054D" w:rsidRPr="0062074F" w:rsidRDefault="00A0054D" w:rsidP="00EC44E4">
      <w:pPr>
        <w:pStyle w:val="Heading3"/>
      </w:pPr>
      <w:bookmarkStart w:id="2694" w:name="_Toc219458288"/>
      <w:bookmarkStart w:id="2695" w:name="_Toc188368685"/>
      <w:bookmarkStart w:id="2696" w:name="_Toc188621887"/>
      <w:bookmarkStart w:id="2697" w:name="_Toc188950468"/>
      <w:bookmarkStart w:id="2698" w:name="_Toc188968384"/>
      <w:bookmarkStart w:id="2699" w:name="_Toc188968609"/>
      <w:bookmarkStart w:id="2700" w:name="_Toc188368686"/>
      <w:bookmarkStart w:id="2701" w:name="_Toc188621888"/>
      <w:bookmarkStart w:id="2702" w:name="_Toc188950469"/>
      <w:bookmarkStart w:id="2703" w:name="_Toc188968385"/>
      <w:bookmarkStart w:id="2704" w:name="_Toc188968610"/>
      <w:bookmarkStart w:id="2705" w:name="_Toc226035075"/>
      <w:bookmarkStart w:id="2706" w:name="_Ref49450116"/>
      <w:bookmarkEnd w:id="2694"/>
      <w:bookmarkEnd w:id="2695"/>
      <w:bookmarkEnd w:id="2696"/>
      <w:bookmarkEnd w:id="2697"/>
      <w:bookmarkEnd w:id="2698"/>
      <w:bookmarkEnd w:id="2699"/>
      <w:bookmarkEnd w:id="2700"/>
      <w:bookmarkEnd w:id="2701"/>
      <w:bookmarkEnd w:id="2702"/>
      <w:bookmarkEnd w:id="2703"/>
      <w:bookmarkEnd w:id="2704"/>
      <w:r w:rsidRPr="0062074F">
        <w:t>Automatic Updates</w:t>
      </w:r>
      <w:bookmarkEnd w:id="2705"/>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2707" w:name="_Toc226035076"/>
      <w:r w:rsidRPr="0062074F">
        <w:lastRenderedPageBreak/>
        <w:t>I</w:t>
      </w:r>
      <w:r w:rsidR="000A049F" w:rsidRPr="0062074F">
        <w:t>dentifying automatic chart corrections on demand</w:t>
      </w:r>
      <w:bookmarkEnd w:id="2706"/>
      <w:bookmarkEnd w:id="2707"/>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2708" w:name="_Ref223787996"/>
      <w:bookmarkStart w:id="2709" w:name="_Toc226035077"/>
      <w:bookmarkStart w:id="2710" w:name="_Ref49450002"/>
      <w:r w:rsidRPr="0062074F">
        <w:t>Update Information</w:t>
      </w:r>
      <w:bookmarkEnd w:id="2708"/>
      <w:bookmarkEnd w:id="2709"/>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30DA99E6" w:rsidR="00D10598" w:rsidRPr="0062074F" w:rsidRDefault="00D10598" w:rsidP="00530F27">
      <w:pPr>
        <w:spacing w:after="120" w:line="240" w:lineRule="auto"/>
        <w:jc w:val="both"/>
      </w:pPr>
      <w:r w:rsidRPr="0062074F">
        <w:t xml:space="preserve">For example, when an ENC update contains updates to various features that adjoin </w:t>
      </w:r>
      <w:ins w:id="2711" w:author="jon pritchard" w:date="2026-03-07T15:45:00Z" w16du:dateUtc="2026-03-07T02:45:00Z">
        <w:r w:rsidR="00326AD8">
          <w:t>the</w:t>
        </w:r>
      </w:ins>
      <w:del w:id="2712" w:author="jon pritchard" w:date="2026-03-07T15:45:00Z" w16du:dateUtc="2026-03-07T02:45:00Z">
        <w:r w:rsidRPr="0062074F" w:rsidDel="00326AD8">
          <w:delText>a</w:delText>
        </w:r>
      </w:del>
      <w:r w:rsidRPr="0062074F">
        <w:t xml:space="preserve"> feature that was actually update</w:t>
      </w:r>
      <w:ins w:id="2713" w:author="jon pritchard" w:date="2026-03-07T15:44:00Z" w16du:dateUtc="2026-03-07T02:44:00Z">
        <w:r w:rsidR="00326AD8">
          <w:t>d</w:t>
        </w:r>
      </w:ins>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36986906" w:rsidR="001C665A" w:rsidRPr="0062074F" w:rsidRDefault="001C665A" w:rsidP="00B812CA">
      <w:pPr>
        <w:spacing w:after="120" w:line="240" w:lineRule="auto"/>
      </w:pPr>
      <w:del w:id="2714" w:author="jon pritchard" w:date="2026-03-16T10:16:00Z" w16du:dateUtc="2026-03-16T09:16:00Z">
        <w:r w:rsidRPr="00C64DBA" w:rsidDel="009B015F">
          <w:delText xml:space="preserve">The </w:delText>
        </w:r>
      </w:del>
      <w:ins w:id="2715" w:author="jon pritchard" w:date="2026-03-16T10:16:00Z" w16du:dateUtc="2026-03-16T09:16:00Z">
        <w:r w:rsidR="009B015F" w:rsidRPr="00C64DBA">
          <w:rPr>
            <w:rPrChange w:id="2716" w:author="jonathan pritchard" w:date="2026-03-27T16:10:00Z" w16du:dateUtc="2026-03-27T16:10:00Z">
              <w:rPr>
                <w:highlight w:val="yellow"/>
              </w:rPr>
            </w:rPrChange>
          </w:rPr>
          <w:t>An</w:t>
        </w:r>
        <w:r w:rsidR="009B015F" w:rsidRPr="00C64DBA">
          <w:t xml:space="preserve"> </w:t>
        </w:r>
      </w:ins>
      <w:r w:rsidRPr="00C64DBA">
        <w:t xml:space="preserve">‘Update Review’ </w:t>
      </w:r>
      <w:del w:id="2717" w:author="jonathan pritchard" w:date="2026-03-11T14:50:00Z" w16du:dateUtc="2026-03-11T14:50:00Z">
        <w:r w:rsidRPr="00C64DBA" w:rsidDel="006F00D6">
          <w:delText>IMS</w:delText>
        </w:r>
      </w:del>
      <w:ins w:id="2718" w:author="jonathan pritchard" w:date="2026-03-11T14:50:00Z" w16du:dateUtc="2026-03-11T14:50:00Z">
        <w:r w:rsidR="006F00D6" w:rsidRPr="00C64DBA">
          <w:rPr>
            <w:rPrChange w:id="2719" w:author="jonathan pritchard" w:date="2026-03-27T16:10:00Z" w16du:dateUtc="2026-03-27T16:10:00Z">
              <w:rPr>
                <w:highlight w:val="yellow"/>
              </w:rPr>
            </w:rPrChange>
          </w:rPr>
          <w:t>Context Parameter</w:t>
        </w:r>
      </w:ins>
      <w:r w:rsidRPr="00C64DBA">
        <w:t xml:space="preserve"> must be implemented to allow update information features to be portrayed </w:t>
      </w:r>
      <w:r w:rsidR="00D10598" w:rsidRPr="00C64DBA">
        <w:t xml:space="preserve">and </w:t>
      </w:r>
      <w:r w:rsidR="00C74D25" w:rsidRPr="00C64DBA">
        <w:t>reviewed</w:t>
      </w:r>
      <w:r w:rsidR="00D10598" w:rsidRPr="00C64DBA">
        <w:t xml:space="preserve"> on demand.</w:t>
      </w:r>
      <w:r w:rsidR="00D10598" w:rsidRPr="00326AD8">
        <w:t xml:space="preserve"> </w:t>
      </w:r>
    </w:p>
    <w:p w14:paraId="6D81B45B" w14:textId="050814AE" w:rsidR="004F141B" w:rsidRPr="0062074F" w:rsidRDefault="004F141B" w:rsidP="004F141B">
      <w:pPr>
        <w:pStyle w:val="Heading3"/>
      </w:pPr>
      <w:bookmarkStart w:id="2720" w:name="_Toc194061764"/>
      <w:bookmarkStart w:id="2721" w:name="_Toc194067154"/>
      <w:bookmarkStart w:id="2722" w:name="_Toc194061765"/>
      <w:bookmarkStart w:id="2723" w:name="_Toc194067155"/>
      <w:bookmarkStart w:id="2724" w:name="_Toc178784413"/>
      <w:bookmarkStart w:id="2725" w:name="_Toc178784414"/>
      <w:bookmarkStart w:id="2726" w:name="_Toc178784415"/>
      <w:bookmarkStart w:id="2727" w:name="_Toc178784416"/>
      <w:bookmarkStart w:id="2728" w:name="_Toc178784417"/>
      <w:bookmarkStart w:id="2729" w:name="_Toc178784418"/>
      <w:bookmarkStart w:id="2730" w:name="_Toc178784419"/>
      <w:bookmarkStart w:id="2731" w:name="_Toc178784420"/>
      <w:bookmarkStart w:id="2732" w:name="_Toc178784421"/>
      <w:bookmarkStart w:id="2733" w:name="_Toc178784422"/>
      <w:bookmarkStart w:id="2734" w:name="_Toc178784423"/>
      <w:bookmarkStart w:id="2735" w:name="_Toc175130268"/>
      <w:bookmarkStart w:id="2736" w:name="_Toc175130291"/>
      <w:bookmarkStart w:id="2737" w:name="_Toc226035078"/>
      <w:bookmarkEnd w:id="2710"/>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r w:rsidRPr="0062074F">
        <w:t>Non</w:t>
      </w:r>
      <w:r w:rsidR="00CF6F82" w:rsidRPr="0062074F">
        <w:t>-official</w:t>
      </w:r>
      <w:r w:rsidRPr="0062074F">
        <w:t xml:space="preserve"> </w:t>
      </w:r>
      <w:del w:id="2738" w:author="jonathan pritchard" w:date="2026-03-27T16:11:00Z" w16du:dateUtc="2026-03-27T16:11:00Z">
        <w:r w:rsidRPr="0062074F" w:rsidDel="00C64DBA">
          <w:delText>(Non-ENC)</w:delText>
        </w:r>
      </w:del>
      <w:ins w:id="2739" w:author="jonathan pritchard" w:date="2026-03-27T16:11:00Z" w16du:dateUtc="2026-03-27T16:11:00Z">
        <w:r w:rsidR="00C64DBA">
          <w:t>Added</w:t>
        </w:r>
      </w:ins>
      <w:r w:rsidRPr="0062074F">
        <w:t xml:space="preserve"> Chart Information</w:t>
      </w:r>
      <w:bookmarkEnd w:id="2737"/>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2740" w:name="_Toc175130295"/>
      <w:bookmarkStart w:id="2741" w:name="_Toc175130296"/>
      <w:bookmarkStart w:id="2742" w:name="_Toc175130297"/>
      <w:bookmarkStart w:id="2743" w:name="_Toc175130298"/>
      <w:bookmarkStart w:id="2744" w:name="_Toc175130299"/>
      <w:bookmarkStart w:id="2745" w:name="_Ref189057024"/>
      <w:bookmarkStart w:id="2746" w:name="_Hlk212731679"/>
      <w:bookmarkEnd w:id="2740"/>
      <w:bookmarkEnd w:id="2741"/>
      <w:bookmarkEnd w:id="2742"/>
      <w:bookmarkEnd w:id="2743"/>
      <w:bookmarkEnd w:id="2744"/>
      <w:r w:rsidRPr="0062074F">
        <w:t xml:space="preserve"> </w:t>
      </w:r>
      <w:bookmarkStart w:id="2747" w:name="_Ref224119179"/>
      <w:bookmarkStart w:id="2748" w:name="_Toc226035079"/>
      <w:r w:rsidR="00A13F5A" w:rsidRPr="0062074F">
        <w:t>Display and Management of Navigational Warnings</w:t>
      </w:r>
      <w:bookmarkEnd w:id="2745"/>
      <w:bookmarkEnd w:id="2747"/>
      <w:bookmarkEnd w:id="2748"/>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565B111A" w:rsidR="00A13F5A" w:rsidRPr="0062074F" w:rsidRDefault="00A13F5A" w:rsidP="00A13F5A">
      <w:pPr>
        <w:pStyle w:val="Heading3"/>
      </w:pPr>
      <w:bookmarkStart w:id="2749" w:name="_Toc219458294"/>
      <w:bookmarkEnd w:id="2749"/>
      <w:del w:id="2750" w:author="jonathan pritchard" w:date="2026-03-11T14:57:00Z" w16du:dateUtc="2026-03-11T14:57:00Z">
        <w:r w:rsidRPr="0062074F" w:rsidDel="00FA44FB">
          <w:lastRenderedPageBreak/>
          <w:delText>Additional Portrayal r</w:delText>
        </w:r>
      </w:del>
      <w:bookmarkStart w:id="2751" w:name="_Toc226035080"/>
      <w:ins w:id="2752" w:author="jonathan pritchard" w:date="2026-03-11T14:57:00Z" w16du:dateUtc="2026-03-11T14:57:00Z">
        <w:r w:rsidR="00FA44FB">
          <w:t>R</w:t>
        </w:r>
      </w:ins>
      <w:r w:rsidRPr="0062074F">
        <w:t>equirements of the Graphical User Interface</w:t>
      </w:r>
      <w:bookmarkEnd w:id="2751"/>
      <w:r w:rsidRPr="0062074F">
        <w:t xml:space="preserve"> </w:t>
      </w:r>
    </w:p>
    <w:p w14:paraId="610C7426" w14:textId="00818BBE" w:rsidR="000A2E2D" w:rsidRPr="0062074F" w:rsidRDefault="000A2E2D" w:rsidP="000A2E2D">
      <w:r w:rsidRPr="0062074F">
        <w:t xml:space="preserve">A dedicated interface </w:t>
      </w:r>
      <w:del w:id="2753" w:author="jonathan pritchard" w:date="2026-03-27T14:37:00Z" w16du:dateUtc="2026-03-27T14:37:00Z">
        <w:r w:rsidRPr="0062074F" w:rsidDel="004A537E">
          <w:delText xml:space="preserve">must </w:delText>
        </w:r>
      </w:del>
      <w:ins w:id="2754" w:author="jonathan pritchard" w:date="2026-03-27T14:37:00Z" w16du:dateUtc="2026-03-27T14:37:00Z">
        <w:r w:rsidR="004A537E">
          <w:t>should</w:t>
        </w:r>
        <w:r w:rsidR="004A537E" w:rsidRPr="0062074F">
          <w:t xml:space="preserve"> </w:t>
        </w:r>
      </w:ins>
      <w:r w:rsidRPr="0062074F">
        <w:t xml:space="preserve">be provided to allow users to interact with NAVWARN messages. This interface </w:t>
      </w:r>
      <w:del w:id="2755" w:author="jonathan pritchard" w:date="2026-03-27T14:37:00Z" w16du:dateUtc="2026-03-27T14:37:00Z">
        <w:r w:rsidRPr="0062074F" w:rsidDel="004A537E">
          <w:delText>must</w:delText>
        </w:r>
      </w:del>
      <w:ins w:id="2756" w:author="jonathan pritchard" w:date="2026-03-27T14:37:00Z" w16du:dateUtc="2026-03-27T14:37:00Z">
        <w:r w:rsidR="004A537E">
          <w:t>should</w:t>
        </w:r>
      </w:ins>
      <w:r w:rsidRPr="0062074F">
        <w:t>, provide the following minimum functionality</w:t>
      </w:r>
      <w:ins w:id="2757" w:author="jon pritchard" w:date="2026-03-07T11:54:00Z" w16du:dateUtc="2026-03-06T22:54:00Z">
        <w:r w:rsidR="00393C8A">
          <w:t>:</w:t>
        </w:r>
      </w:ins>
      <w:del w:id="2758" w:author="jon pritchard" w:date="2026-03-07T11:54:00Z" w16du:dateUtc="2026-03-06T22:54:00Z">
        <w:r w:rsidRPr="0062074F" w:rsidDel="00393C8A">
          <w:delText>;</w:delText>
        </w:r>
      </w:del>
    </w:p>
    <w:p w14:paraId="35D0BC4F" w14:textId="5B2BACD4" w:rsidR="000A2E2D" w:rsidRPr="0062074F" w:rsidRDefault="000A2E2D" w:rsidP="000A2E2D">
      <w:pPr>
        <w:pStyle w:val="ListNumber"/>
      </w:pPr>
      <w:r w:rsidRPr="0062074F">
        <w:t xml:space="preserve">The user </w:t>
      </w:r>
      <w:del w:id="2759" w:author="jonathan pritchard" w:date="2026-03-27T14:37:00Z" w16du:dateUtc="2026-03-27T14:37:00Z">
        <w:r w:rsidRPr="0062074F" w:rsidDel="004A537E">
          <w:delText xml:space="preserve">must </w:delText>
        </w:r>
      </w:del>
      <w:ins w:id="2760" w:author="jonathan pritchard" w:date="2026-03-27T14:37:00Z" w16du:dateUtc="2026-03-27T14:37:00Z">
        <w:r w:rsidR="004A537E">
          <w:t>should</w:t>
        </w:r>
        <w:r w:rsidR="004A537E" w:rsidRPr="0062074F">
          <w:t xml:space="preserve"> </w:t>
        </w:r>
      </w:ins>
      <w:r w:rsidRPr="0062074F">
        <w:t xml:space="preserve">be able to classify individual messages in accordance with </w:t>
      </w:r>
      <w:del w:id="2761" w:author="jon pritchard" w:date="2026-03-08T00:16:00Z" w16du:dateUtc="2026-03-08T08:16:00Z">
        <w:r w:rsidRPr="0062074F" w:rsidDel="007A2C0E">
          <w:delText xml:space="preserve">section </w:delText>
        </w:r>
      </w:del>
      <w:ins w:id="2762" w:author="jon pritchard" w:date="2026-03-08T00:16:00Z" w16du:dateUtc="2026-03-08T08:16:00Z">
        <w:r w:rsidR="007A2C0E">
          <w:t>clause</w:t>
        </w:r>
        <w:r w:rsidR="007A2C0E" w:rsidRPr="0062074F">
          <w:t xml:space="preserve"> </w:t>
        </w:r>
      </w:ins>
      <w:r w:rsidRPr="0062074F">
        <w:t>1</w:t>
      </w:r>
      <w:ins w:id="2763" w:author="jon pritchard" w:date="2026-03-07T18:18:00Z" w16du:dateUtc="2026-03-07T05:18:00Z">
        <w:r w:rsidR="004211FA">
          <w:t>1</w:t>
        </w:r>
      </w:ins>
      <w:del w:id="2764" w:author="jon pritchard" w:date="2026-03-07T18:18:00Z" w16du:dateUtc="2026-03-07T05:18:00Z">
        <w:r w:rsidRPr="0062074F" w:rsidDel="004211FA">
          <w:delText>2</w:delText>
        </w:r>
      </w:del>
      <w:r w:rsidRPr="0062074F">
        <w:t>.12.2</w:t>
      </w:r>
      <w:ins w:id="2765" w:author="jon pritchard" w:date="2026-03-07T11:54:00Z" w16du:dateUtc="2026-03-06T22:54:00Z">
        <w:r w:rsidR="00393C8A">
          <w:t>;</w:t>
        </w:r>
      </w:ins>
    </w:p>
    <w:p w14:paraId="23D4E8C2" w14:textId="24B18AEA" w:rsidR="000A2E2D" w:rsidRPr="0062074F" w:rsidRDefault="000A2E2D" w:rsidP="000A2E2D">
      <w:pPr>
        <w:pStyle w:val="ListNumber"/>
      </w:pPr>
      <w:r w:rsidRPr="0062074F">
        <w:t xml:space="preserve">An on-demand listing of all (S-124) NAVWARN messages in the system </w:t>
      </w:r>
      <w:del w:id="2766" w:author="jonathan pritchard" w:date="2026-03-27T14:37:00Z" w16du:dateUtc="2026-03-27T14:37:00Z">
        <w:r w:rsidRPr="0062074F" w:rsidDel="004A537E">
          <w:delText xml:space="preserve">must </w:delText>
        </w:r>
      </w:del>
      <w:ins w:id="2767" w:author="jonathan pritchard" w:date="2026-03-27T14:37:00Z" w16du:dateUtc="2026-03-27T14:37:00Z">
        <w:r w:rsidR="004A537E">
          <w:t>shoul</w:t>
        </w:r>
      </w:ins>
      <w:ins w:id="2768" w:author="jonathan pritchard" w:date="2026-03-27T14:38:00Z" w16du:dateUtc="2026-03-27T14:38:00Z">
        <w:r w:rsidR="004A537E">
          <w:t>d</w:t>
        </w:r>
      </w:ins>
      <w:ins w:id="2769" w:author="jonathan pritchard" w:date="2026-03-27T14:37:00Z" w16du:dateUtc="2026-03-27T14:37:00Z">
        <w:r w:rsidR="004A537E" w:rsidRPr="0062074F">
          <w:t xml:space="preserve"> </w:t>
        </w:r>
      </w:ins>
      <w:r w:rsidRPr="0062074F">
        <w:t>be provided allowing sorting according to</w:t>
      </w:r>
      <w:r w:rsidRPr="004A537E">
        <w:t>: installed date and time,</w:t>
      </w:r>
      <w:r w:rsidRPr="0062074F">
        <w:t xml:space="preserve"> issue date and time</w:t>
      </w:r>
      <w:ins w:id="2770" w:author="jonathan pritchard" w:date="2026-03-11T11:06:00Z" w16du:dateUtc="2026-03-11T11:06:00Z">
        <w:r w:rsidR="00EC7CA3">
          <w:t xml:space="preserve"> (</w:t>
        </w:r>
        <w:r w:rsidR="00EC7CA3" w:rsidRPr="00EC7CA3">
          <w:rPr>
            <w:i/>
            <w:iCs/>
            <w:rPrChange w:id="2771" w:author="jonathan pritchard" w:date="2026-03-11T11:06:00Z" w16du:dateUtc="2026-03-11T11:06:00Z">
              <w:rPr/>
            </w:rPrChange>
          </w:rPr>
          <w:t>publicationTime</w:t>
        </w:r>
        <w:r w:rsidR="00EC7CA3">
          <w:t>)</w:t>
        </w:r>
      </w:ins>
      <w:r w:rsidRPr="0062074F">
        <w:t>, warning type, producer, series and message classification (as defined in 1</w:t>
      </w:r>
      <w:ins w:id="2772" w:author="jon pritchard" w:date="2026-03-07T18:18:00Z" w16du:dateUtc="2026-03-07T05:18:00Z">
        <w:r w:rsidR="004211FA">
          <w:t>1</w:t>
        </w:r>
      </w:ins>
      <w:del w:id="2773" w:author="jon pritchard" w:date="2026-03-07T18:18:00Z" w16du:dateUtc="2026-03-07T05:18:00Z">
        <w:r w:rsidRPr="0062074F" w:rsidDel="004211FA">
          <w:delText>2</w:delText>
        </w:r>
      </w:del>
      <w:r w:rsidRPr="0062074F">
        <w:t>.12.2)</w:t>
      </w:r>
      <w:ins w:id="2774" w:author="jon pritchard" w:date="2026-03-07T11:54:00Z" w16du:dateUtc="2026-03-06T22:54:00Z">
        <w:r w:rsidR="00393C8A">
          <w:t>;</w:t>
        </w:r>
      </w:ins>
    </w:p>
    <w:p w14:paraId="39F22DF3" w14:textId="7DC02A44" w:rsidR="000A2E2D" w:rsidRPr="0062074F" w:rsidRDefault="000A2E2D" w:rsidP="000A2E2D">
      <w:pPr>
        <w:pStyle w:val="ListNumber"/>
      </w:pPr>
      <w:r w:rsidRPr="0062074F">
        <w:t xml:space="preserve">The on-demand listing of all NAVWARN messages in the system </w:t>
      </w:r>
      <w:del w:id="2775" w:author="jonathan pritchard" w:date="2026-03-27T14:38:00Z" w16du:dateUtc="2026-03-27T14:38:00Z">
        <w:r w:rsidRPr="0062074F" w:rsidDel="004A537E">
          <w:delText xml:space="preserve">must </w:delText>
        </w:r>
      </w:del>
      <w:ins w:id="2776" w:author="jonathan pritchard" w:date="2026-03-27T14:38:00Z" w16du:dateUtc="2026-03-27T14:38:00Z">
        <w:r w:rsidR="004A537E">
          <w:t>should</w:t>
        </w:r>
        <w:r w:rsidR="004A537E" w:rsidRPr="0062074F">
          <w:t xml:space="preserve"> </w:t>
        </w:r>
      </w:ins>
      <w:r w:rsidRPr="0062074F">
        <w:t>include means for viewing an abbreviated view of any NAVWARNPart, warningInformation attributes present. This should consist of a minimum of the issue date</w:t>
      </w:r>
      <w:ins w:id="2777" w:author="jonathan pritchard" w:date="2026-03-11T11:06:00Z" w16du:dateUtc="2026-03-11T11:06:00Z">
        <w:r w:rsidR="00EC7CA3">
          <w:t xml:space="preserve"> (</w:t>
        </w:r>
        <w:r w:rsidR="00EC7CA3" w:rsidRPr="00EC7CA3">
          <w:rPr>
            <w:i/>
            <w:iCs/>
            <w:rPrChange w:id="2778" w:author="jonathan pritchard" w:date="2026-03-11T11:07:00Z" w16du:dateUtc="2026-03-11T11:07:00Z">
              <w:rPr/>
            </w:rPrChange>
          </w:rPr>
          <w:t>publicationTime</w:t>
        </w:r>
        <w:r w:rsidR="00EC7CA3">
          <w:t>)</w:t>
        </w:r>
      </w:ins>
      <w:r w:rsidRPr="0062074F">
        <w:t>, warning type</w:t>
      </w:r>
      <w:ins w:id="2779" w:author="jonathan pritchard" w:date="2026-03-11T11:07:00Z" w16du:dateUtc="2026-03-11T11:07:00Z">
        <w:r w:rsidR="00EC7CA3">
          <w:t xml:space="preserve"> (</w:t>
        </w:r>
      </w:ins>
      <w:ins w:id="2780" w:author="jonathan pritchard" w:date="2026-03-27T14:35:00Z" w16du:dateUtc="2026-03-27T14:35:00Z">
        <w:r w:rsidR="004A537E" w:rsidRPr="004A537E">
          <w:rPr>
            <w:i/>
            <w:iCs/>
            <w:rPrChange w:id="2781" w:author="jonathan pritchard" w:date="2026-03-27T14:35:00Z" w16du:dateUtc="2026-03-27T14:35:00Z">
              <w:rPr>
                <w:i/>
                <w:iCs/>
                <w:u w:val="single"/>
              </w:rPr>
            </w:rPrChange>
          </w:rPr>
          <w:t>navwarnTypeGeneral</w:t>
        </w:r>
      </w:ins>
      <w:ins w:id="2782" w:author="jonathan pritchard" w:date="2026-03-11T11:07:00Z" w16du:dateUtc="2026-03-11T11:07:00Z">
        <w:r w:rsidR="00EC7CA3">
          <w:t>)</w:t>
        </w:r>
      </w:ins>
      <w:r w:rsidRPr="0062074F">
        <w:t xml:space="preserve"> and the first 64 characters of the </w:t>
      </w:r>
      <w:r w:rsidRPr="004A537E">
        <w:rPr>
          <w:i/>
          <w:iCs/>
          <w:rPrChange w:id="2783" w:author="jonathan pritchard" w:date="2026-03-27T14:35:00Z" w16du:dateUtc="2026-03-27T14:35:00Z">
            <w:rPr/>
          </w:rPrChange>
        </w:rPr>
        <w:t>warningInformation</w:t>
      </w:r>
      <w:r w:rsidRPr="0062074F">
        <w:t xml:space="preserve"> attributes</w:t>
      </w:r>
      <w:ins w:id="2784" w:author="jon pritchard" w:date="2026-03-07T11:54:00Z" w16du:dateUtc="2026-03-06T22:54:00Z">
        <w:r w:rsidR="00393C8A">
          <w:t>;</w:t>
        </w:r>
      </w:ins>
      <w:del w:id="2785" w:author="jon pritchard" w:date="2026-03-07T11:54:00Z" w16du:dateUtc="2026-03-06T22:54:00Z">
        <w:r w:rsidRPr="0062074F" w:rsidDel="00393C8A">
          <w:delText>.</w:delText>
        </w:r>
      </w:del>
    </w:p>
    <w:p w14:paraId="1AD98418" w14:textId="74B342E7" w:rsidR="000A2E2D" w:rsidRPr="0062074F" w:rsidRDefault="000A2E2D" w:rsidP="000A2E2D">
      <w:pPr>
        <w:pStyle w:val="ListNumber"/>
      </w:pPr>
      <w:r w:rsidRPr="0062074F">
        <w:t xml:space="preserve">An indication </w:t>
      </w:r>
      <w:del w:id="2786" w:author="jonathan pritchard" w:date="2026-03-27T14:38:00Z" w16du:dateUtc="2026-03-27T14:38:00Z">
        <w:r w:rsidRPr="0062074F" w:rsidDel="004A537E">
          <w:delText xml:space="preserve">must </w:delText>
        </w:r>
      </w:del>
      <w:ins w:id="2787" w:author="jonathan pritchard" w:date="2026-03-27T14:38:00Z" w16du:dateUtc="2026-03-27T14:38:00Z">
        <w:r w:rsidR="004A537E">
          <w:t>should</w:t>
        </w:r>
        <w:r w:rsidR="004A537E" w:rsidRPr="0062074F">
          <w:t xml:space="preserve"> </w:t>
        </w:r>
      </w:ins>
      <w:r w:rsidRPr="0062074F">
        <w:t>be provided when a new NAVWARN message is loaded until it has been displayed or 24 hours have passed. This indication may be suppressed if the NAVWARN message does not meet filtering criteria set by the mariner or automatically applied (as defined in 1</w:t>
      </w:r>
      <w:ins w:id="2788" w:author="jonathan pritchard" w:date="2026-03-11T11:04:00Z" w16du:dateUtc="2026-03-11T11:04:00Z">
        <w:r w:rsidR="00EC7CA3">
          <w:t>1</w:t>
        </w:r>
      </w:ins>
      <w:del w:id="2789" w:author="jonathan pritchard" w:date="2026-03-11T11:04:00Z" w16du:dateUtc="2026-03-11T11:04:00Z">
        <w:r w:rsidRPr="0062074F" w:rsidDel="00EC7CA3">
          <w:delText>2</w:delText>
        </w:r>
      </w:del>
      <w:r w:rsidRPr="0062074F">
        <w:t>.12.2)</w:t>
      </w:r>
      <w:ins w:id="2790" w:author="jon pritchard" w:date="2026-03-07T11:54:00Z" w16du:dateUtc="2026-03-06T22:54:00Z">
        <w:r w:rsidR="00393C8A">
          <w:t>;</w:t>
        </w:r>
      </w:ins>
      <w:del w:id="2791" w:author="jon pritchard" w:date="2026-03-07T11:54:00Z" w16du:dateUtc="2026-03-06T22:54:00Z">
        <w:r w:rsidRPr="0062074F" w:rsidDel="00393C8A">
          <w:delText>.</w:delText>
        </w:r>
      </w:del>
    </w:p>
    <w:p w14:paraId="25AD44C4" w14:textId="5758E24D" w:rsidR="000A2E2D" w:rsidRPr="0062074F" w:rsidRDefault="000A2E2D" w:rsidP="000A2E2D">
      <w:pPr>
        <w:pStyle w:val="ListNumber"/>
      </w:pPr>
      <w:r w:rsidRPr="0062074F">
        <w:t xml:space="preserve">Means </w:t>
      </w:r>
      <w:del w:id="2792" w:author="jonathan pritchard" w:date="2026-03-27T14:38:00Z" w16du:dateUtc="2026-03-27T14:38:00Z">
        <w:r w:rsidRPr="0062074F" w:rsidDel="004A537E">
          <w:delText xml:space="preserve">must </w:delText>
        </w:r>
      </w:del>
      <w:ins w:id="2793" w:author="jonathan pritchard" w:date="2026-03-27T14:38:00Z" w16du:dateUtc="2026-03-27T14:38:00Z">
        <w:r w:rsidR="004A537E">
          <w:t>should</w:t>
        </w:r>
        <w:r w:rsidR="004A537E" w:rsidRPr="0062074F">
          <w:t xml:space="preserve"> </w:t>
        </w:r>
      </w:ins>
      <w:r w:rsidRPr="0062074F">
        <w:t>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2794" w:name="_Toc219458296"/>
      <w:bookmarkStart w:id="2795" w:name="_Toc219458297"/>
      <w:bookmarkStart w:id="2796" w:name="_Toc219458298"/>
      <w:bookmarkStart w:id="2797" w:name="_Toc219458299"/>
      <w:bookmarkStart w:id="2798" w:name="_Toc219458300"/>
      <w:bookmarkStart w:id="2799" w:name="_Toc219458301"/>
      <w:bookmarkStart w:id="2800" w:name="_Toc219458302"/>
      <w:bookmarkStart w:id="2801" w:name="_Toc219458303"/>
      <w:bookmarkStart w:id="2802" w:name="_Toc219458304"/>
      <w:bookmarkStart w:id="2803" w:name="_Toc226035081"/>
      <w:bookmarkEnd w:id="2794"/>
      <w:bookmarkEnd w:id="2795"/>
      <w:bookmarkEnd w:id="2796"/>
      <w:bookmarkEnd w:id="2797"/>
      <w:bookmarkEnd w:id="2798"/>
      <w:bookmarkEnd w:id="2799"/>
      <w:bookmarkEnd w:id="2800"/>
      <w:bookmarkEnd w:id="2801"/>
      <w:bookmarkEnd w:id="2802"/>
      <w:r w:rsidRPr="0062074F">
        <w:t>Classifying</w:t>
      </w:r>
      <w:r w:rsidR="00A13F5A" w:rsidRPr="0062074F">
        <w:t xml:space="preserve"> Navigational Warning information</w:t>
      </w:r>
      <w:bookmarkEnd w:id="2803"/>
      <w:r w:rsidR="00A13F5A" w:rsidRPr="0062074F">
        <w:t xml:space="preserve"> </w:t>
      </w:r>
    </w:p>
    <w:p w14:paraId="25244460" w14:textId="712825E7" w:rsidR="000A2E2D" w:rsidRPr="0062074F" w:rsidRDefault="000A2E2D" w:rsidP="000A2E2D">
      <w:r w:rsidRPr="0062074F">
        <w:t xml:space="preserve">To ensure only relevant information is displayed, and to ensure an uncluttered screen, the mariner </w:t>
      </w:r>
      <w:del w:id="2804" w:author="jonathan pritchard" w:date="2026-03-27T14:38:00Z" w16du:dateUtc="2026-03-27T14:38:00Z">
        <w:r w:rsidRPr="0062074F" w:rsidDel="004A537E">
          <w:delText xml:space="preserve">must </w:delText>
        </w:r>
      </w:del>
      <w:ins w:id="2805" w:author="jonathan pritchard" w:date="2026-03-27T14:38:00Z" w16du:dateUtc="2026-03-27T14:38:00Z">
        <w:r w:rsidR="004A537E">
          <w:t>should</w:t>
        </w:r>
        <w:r w:rsidR="004A537E" w:rsidRPr="0062074F">
          <w:t xml:space="preserve"> </w:t>
        </w:r>
      </w:ins>
      <w:r w:rsidRPr="0062074F">
        <w:t>be able to classify NAVWARNs which are then filtered for display by the ECDIS:</w:t>
      </w:r>
    </w:p>
    <w:p w14:paraId="7B5FDCA1" w14:textId="305DC855" w:rsidR="000A2E2D" w:rsidRPr="0062074F" w:rsidRDefault="000A2E2D" w:rsidP="000A2E2D">
      <w:r w:rsidRPr="0062074F">
        <w:t xml:space="preserve">At a minimum, functionality </w:t>
      </w:r>
      <w:del w:id="2806" w:author="jonathan pritchard" w:date="2026-03-27T14:38:00Z" w16du:dateUtc="2026-03-27T14:38:00Z">
        <w:r w:rsidRPr="0062074F" w:rsidDel="004A537E">
          <w:delText xml:space="preserve">must </w:delText>
        </w:r>
      </w:del>
      <w:ins w:id="2807" w:author="jonathan pritchard" w:date="2026-03-27T14:38:00Z" w16du:dateUtc="2026-03-27T14:38:00Z">
        <w:r w:rsidR="004A537E">
          <w:t>should</w:t>
        </w:r>
        <w:r w:rsidR="004A537E" w:rsidRPr="0062074F">
          <w:t xml:space="preserve"> </w:t>
        </w:r>
      </w:ins>
      <w:r w:rsidRPr="0062074F">
        <w:t>be included that allows the user to classify an installed NAVWARN against the intended route as:</w:t>
      </w:r>
    </w:p>
    <w:p w14:paraId="27A010D0" w14:textId="36439A3D" w:rsidR="000A2E2D" w:rsidRPr="0062074F" w:rsidRDefault="000A2E2D" w:rsidP="001C1CAB">
      <w:pPr>
        <w:pStyle w:val="ListBullet"/>
        <w:numPr>
          <w:ilvl w:val="0"/>
          <w:numId w:val="266"/>
        </w:numPr>
      </w:pPr>
      <w:r w:rsidRPr="0062074F">
        <w:t>“On chart”</w:t>
      </w:r>
      <w:r w:rsidRPr="0062074F">
        <w:rPr>
          <w:b/>
        </w:rPr>
        <w:t xml:space="preserve"> Relevant for the route, </w:t>
      </w:r>
      <w:del w:id="2808" w:author="jonathan pritchard" w:date="2026-03-27T14:38:00Z" w16du:dateUtc="2026-03-27T14:38:00Z">
        <w:r w:rsidRPr="0062074F" w:rsidDel="004A537E">
          <w:rPr>
            <w:b/>
          </w:rPr>
          <w:delText xml:space="preserve">Must </w:delText>
        </w:r>
      </w:del>
      <w:ins w:id="2809" w:author="jonathan pritchard" w:date="2026-03-27T14:38:00Z" w16du:dateUtc="2026-03-27T14:38:00Z">
        <w:r w:rsidR="004A537E">
          <w:rPr>
            <w:b/>
          </w:rPr>
          <w:t>should</w:t>
        </w:r>
        <w:r w:rsidR="004A537E" w:rsidRPr="0062074F">
          <w:rPr>
            <w:b/>
          </w:rPr>
          <w:t xml:space="preserve"> </w:t>
        </w:r>
      </w:ins>
      <w:r w:rsidRPr="0062074F">
        <w:rPr>
          <w:b/>
        </w:rPr>
        <w:t xml:space="preserve">always be </w:t>
      </w:r>
      <w:ins w:id="2810" w:author="jonathan pritchard" w:date="2026-03-11T16:17:00Z" w16du:dateUtc="2026-03-11T16:17:00Z">
        <w:r w:rsidR="00B52423">
          <w:rPr>
            <w:b/>
          </w:rPr>
          <w:t>displayed</w:t>
        </w:r>
      </w:ins>
      <w:ins w:id="2811" w:author="jonathan pritchard" w:date="2026-03-11T16:16:00Z" w16du:dateUtc="2026-03-11T16:16:00Z">
        <w:r w:rsidR="00B52423" w:rsidRPr="0062074F" w:rsidDel="00B52423">
          <w:rPr>
            <w:b/>
          </w:rPr>
          <w:t xml:space="preserve"> </w:t>
        </w:r>
      </w:ins>
      <w:del w:id="2812" w:author="jonathan pritchard" w:date="2026-03-11T16:16:00Z" w16du:dateUtc="2026-03-11T16:16:00Z">
        <w:r w:rsidRPr="0062074F" w:rsidDel="00B52423">
          <w:rPr>
            <w:b/>
          </w:rPr>
          <w:delText>displayed</w:delText>
        </w:r>
      </w:del>
      <w:r w:rsidRPr="0062074F">
        <w:rPr>
          <w:b/>
        </w:rPr>
        <w:t>, or;</w:t>
      </w:r>
    </w:p>
    <w:p w14:paraId="42B1CD02" w14:textId="7C30A7E6" w:rsidR="000A2E2D" w:rsidRPr="0062074F" w:rsidRDefault="000A2E2D" w:rsidP="001C1CAB">
      <w:pPr>
        <w:pStyle w:val="ListBullet"/>
        <w:numPr>
          <w:ilvl w:val="0"/>
          <w:numId w:val="266"/>
        </w:numPr>
      </w:pPr>
      <w:r w:rsidRPr="0062074F">
        <w:t>“Off chart”</w:t>
      </w:r>
      <w:r w:rsidRPr="0062074F">
        <w:rPr>
          <w:b/>
        </w:rPr>
        <w:t xml:space="preserve"> Not relevant for the route, </w:t>
      </w:r>
      <w:ins w:id="2813" w:author="jonathan pritchard" w:date="2026-03-27T14:38:00Z" w16du:dateUtc="2026-03-27T14:38:00Z">
        <w:r w:rsidR="004A537E">
          <w:rPr>
            <w:b/>
          </w:rPr>
          <w:t>need</w:t>
        </w:r>
      </w:ins>
      <w:del w:id="2814" w:author="jonathan pritchard" w:date="2026-03-27T14:38:00Z" w16du:dateUtc="2026-03-27T14:38:00Z">
        <w:r w:rsidRPr="0062074F" w:rsidDel="004A537E">
          <w:rPr>
            <w:b/>
          </w:rPr>
          <w:delText>Need</w:delText>
        </w:r>
      </w:del>
      <w:r w:rsidRPr="0062074F">
        <w:rPr>
          <w:b/>
        </w:rPr>
        <w:t xml:space="preserve"> not be </w:t>
      </w:r>
      <w:del w:id="2815" w:author="jonathan pritchard" w:date="2026-03-11T16:16:00Z" w16du:dateUtc="2026-03-11T16:16:00Z">
        <w:r w:rsidRPr="0062074F" w:rsidDel="00B52423">
          <w:rPr>
            <w:b/>
          </w:rPr>
          <w:delText>visualized</w:delText>
        </w:r>
      </w:del>
      <w:ins w:id="2816" w:author="jonathan pritchard" w:date="2026-03-11T16:16:00Z" w16du:dateUtc="2026-03-11T16:16:00Z">
        <w:r w:rsidR="00B52423">
          <w:rPr>
            <w:b/>
          </w:rPr>
          <w:t>displayed</w:t>
        </w:r>
      </w:ins>
      <w:r w:rsidRPr="0062074F">
        <w:rPr>
          <w:b/>
        </w:rPr>
        <w:t>, or;</w:t>
      </w:r>
    </w:p>
    <w:p w14:paraId="3A12B093" w14:textId="2D2364A3" w:rsidR="000A2E2D" w:rsidRPr="0062074F" w:rsidRDefault="000A2E2D" w:rsidP="001C1CAB">
      <w:pPr>
        <w:pStyle w:val="ListBullet"/>
        <w:numPr>
          <w:ilvl w:val="0"/>
          <w:numId w:val="266"/>
        </w:numPr>
      </w:pPr>
      <w:r w:rsidRPr="0062074F">
        <w:t>“Information”</w:t>
      </w:r>
      <w:r w:rsidRPr="0062074F">
        <w:rPr>
          <w:b/>
        </w:rPr>
        <w:t xml:space="preserve"> For information, </w:t>
      </w:r>
      <w:ins w:id="2817" w:author="jonathan pritchard" w:date="2026-03-27T14:38:00Z" w16du:dateUtc="2026-03-27T14:38:00Z">
        <w:r w:rsidR="004A537E">
          <w:rPr>
            <w:b/>
          </w:rPr>
          <w:t>need</w:t>
        </w:r>
      </w:ins>
      <w:del w:id="2818" w:author="jonathan pritchard" w:date="2026-03-27T14:38:00Z" w16du:dateUtc="2026-03-27T14:38:00Z">
        <w:r w:rsidRPr="0062074F" w:rsidDel="004A537E">
          <w:rPr>
            <w:b/>
          </w:rPr>
          <w:delText>Need</w:delText>
        </w:r>
      </w:del>
      <w:r w:rsidRPr="0062074F">
        <w:rPr>
          <w:b/>
        </w:rPr>
        <w:t xml:space="preserve"> not be </w:t>
      </w:r>
      <w:del w:id="2819" w:author="jonathan pritchard" w:date="2026-03-11T16:17:00Z" w16du:dateUtc="2026-03-11T16:17:00Z">
        <w:r w:rsidRPr="0062074F" w:rsidDel="00B52423">
          <w:rPr>
            <w:b/>
          </w:rPr>
          <w:delText>visualized</w:delText>
        </w:r>
      </w:del>
      <w:ins w:id="2820" w:author="jonathan pritchard" w:date="2026-03-11T16:17:00Z" w16du:dateUtc="2026-03-11T16:17:00Z">
        <w:r w:rsidR="00B52423">
          <w:rPr>
            <w:b/>
          </w:rPr>
          <w:t>displayed</w:t>
        </w:r>
      </w:ins>
      <w:ins w:id="2821" w:author="jonathan pritchard" w:date="2026-03-10T14:22:00Z" w16du:dateUtc="2026-03-10T14:22:00Z">
        <w:r w:rsidR="00FD4EF7">
          <w:rPr>
            <w:b/>
          </w:rPr>
          <w:t>.</w:t>
        </w:r>
      </w:ins>
    </w:p>
    <w:p w14:paraId="7A0CD1FD" w14:textId="5AA87A70" w:rsidR="000A2E2D" w:rsidRPr="0062074F" w:rsidRDefault="000A2E2D">
      <w:pPr>
        <w:pStyle w:val="ListBullet"/>
        <w:tabs>
          <w:tab w:val="clear" w:pos="360"/>
        </w:tabs>
        <w:pPrChange w:id="2822" w:author="jonathan pritchard" w:date="2026-03-10T13:49:00Z" w16du:dateUtc="2026-03-10T13:49:00Z">
          <w:pPr>
            <w:pStyle w:val="ListBullet"/>
            <w:numPr>
              <w:numId w:val="266"/>
            </w:numPr>
            <w:tabs>
              <w:tab w:val="clear" w:pos="360"/>
            </w:tabs>
            <w:ind w:left="720"/>
          </w:pPr>
        </w:pPrChange>
      </w:pPr>
      <w:r w:rsidRPr="0062074F">
        <w:t>On chart</w:t>
      </w:r>
      <w:r w:rsidRPr="0062074F">
        <w:rPr>
          <w:b/>
        </w:rPr>
        <w:t xml:space="preserve"> </w:t>
      </w:r>
      <w:del w:id="2823" w:author="jonathan pritchard" w:date="2026-03-27T14:38:00Z" w16du:dateUtc="2026-03-27T14:38:00Z">
        <w:r w:rsidRPr="00784742" w:rsidDel="004A537E">
          <w:rPr>
            <w:bCs/>
            <w:rPrChange w:id="2824" w:author="jonathan pritchard" w:date="2026-03-10T13:49:00Z" w16du:dateUtc="2026-03-10T13:49:00Z">
              <w:rPr>
                <w:b/>
              </w:rPr>
            </w:rPrChange>
          </w:rPr>
          <w:delText xml:space="preserve">must </w:delText>
        </w:r>
      </w:del>
      <w:ins w:id="2825" w:author="jonathan pritchard" w:date="2026-03-27T14:38:00Z" w16du:dateUtc="2026-03-27T14:38:00Z">
        <w:r w:rsidR="004A537E">
          <w:rPr>
            <w:bCs/>
          </w:rPr>
          <w:t>should</w:t>
        </w:r>
        <w:r w:rsidR="004A537E" w:rsidRPr="00784742">
          <w:rPr>
            <w:bCs/>
            <w:rPrChange w:id="2826" w:author="jonathan pritchard" w:date="2026-03-10T13:49:00Z" w16du:dateUtc="2026-03-10T13:49:00Z">
              <w:rPr>
                <w:b/>
              </w:rPr>
            </w:rPrChange>
          </w:rPr>
          <w:t xml:space="preserve"> </w:t>
        </w:r>
      </w:ins>
      <w:r w:rsidRPr="00784742">
        <w:rPr>
          <w:bCs/>
          <w:rPrChange w:id="2827" w:author="jonathan pritchard" w:date="2026-03-10T13:49:00Z" w16du:dateUtc="2026-03-10T13:49:00Z">
            <w:rPr>
              <w:b/>
            </w:rPr>
          </w:rPrChange>
        </w:rPr>
        <w:t>be the default classification for all NAVWARNs</w:t>
      </w:r>
      <w:r w:rsidRPr="0062074F">
        <w:rPr>
          <w:b/>
        </w:rPr>
        <w:t>.</w:t>
      </w:r>
    </w:p>
    <w:p w14:paraId="58E0C7E7" w14:textId="2D73EEE3" w:rsidR="000A2E2D" w:rsidRPr="0062074F" w:rsidRDefault="000A2E2D" w:rsidP="000A2E2D">
      <w:r w:rsidRPr="0062074F">
        <w:t xml:space="preserve">A means </w:t>
      </w:r>
      <w:del w:id="2828" w:author="jonathan pritchard" w:date="2026-03-27T14:38:00Z" w16du:dateUtc="2026-03-27T14:38:00Z">
        <w:r w:rsidRPr="0062074F" w:rsidDel="004A537E">
          <w:delText xml:space="preserve">must </w:delText>
        </w:r>
      </w:del>
      <w:ins w:id="2829" w:author="jonathan pritchard" w:date="2026-03-27T14:38:00Z" w16du:dateUtc="2026-03-27T14:38:00Z">
        <w:r w:rsidR="004A537E">
          <w:t>should</w:t>
        </w:r>
        <w:r w:rsidR="004A537E" w:rsidRPr="0062074F">
          <w:t xml:space="preserve"> </w:t>
        </w:r>
      </w:ins>
      <w:r w:rsidRPr="0062074F">
        <w:t xml:space="preserve">be provided for the mariner to enter criteria for automatic filtering of NAVWARN messages based on time and maximum distance from own ship, monitored route or planned route. When automatic filtering is applied by proximity or distance any messages without spatial extent </w:t>
      </w:r>
      <w:del w:id="2830" w:author="jonathan pritchard" w:date="2026-03-27T14:38:00Z" w16du:dateUtc="2026-03-27T14:38:00Z">
        <w:r w:rsidRPr="0062074F" w:rsidDel="004A537E">
          <w:delText xml:space="preserve">must </w:delText>
        </w:r>
      </w:del>
      <w:ins w:id="2831" w:author="jonathan pritchard" w:date="2026-03-27T14:38:00Z" w16du:dateUtc="2026-03-27T14:38:00Z">
        <w:r w:rsidR="004A537E">
          <w:t>should</w:t>
        </w:r>
        <w:r w:rsidR="004A537E" w:rsidRPr="0062074F">
          <w:t xml:space="preserve"> </w:t>
        </w:r>
      </w:ins>
      <w:r w:rsidRPr="0062074F">
        <w:t>be classified as Information.</w:t>
      </w:r>
    </w:p>
    <w:p w14:paraId="4261BF76" w14:textId="05982AEF" w:rsidR="000A2E2D" w:rsidRPr="0062074F" w:rsidRDefault="000A2E2D" w:rsidP="000A2E2D">
      <w:r w:rsidRPr="0062074F">
        <w:t xml:space="preserve">Even though the full extent of a navigational warning may not be portrayed, it </w:t>
      </w:r>
      <w:del w:id="2832" w:author="jonathan pritchard" w:date="2026-03-27T14:38:00Z" w16du:dateUtc="2026-03-27T14:38:00Z">
        <w:r w:rsidRPr="0062074F" w:rsidDel="004A537E">
          <w:delText xml:space="preserve">must </w:delText>
        </w:r>
      </w:del>
      <w:ins w:id="2833" w:author="jonathan pritchard" w:date="2026-03-27T14:38:00Z" w16du:dateUtc="2026-03-27T14:38:00Z">
        <w:r w:rsidR="004A537E">
          <w:t>should</w:t>
        </w:r>
        <w:r w:rsidR="004A537E" w:rsidRPr="0062074F">
          <w:t xml:space="preserve"> </w:t>
        </w:r>
      </w:ins>
      <w:r w:rsidRPr="0062074F">
        <w:t>still be available and discoverable in a list of NAVWARNs that can be recalled by user action at any time</w:t>
      </w:r>
      <w:ins w:id="2834" w:author="jon pritchard" w:date="2026-03-07T11:55:00Z" w16du:dateUtc="2026-03-06T22:55:00Z">
        <w:r w:rsidR="007435CC">
          <w:t>.</w:t>
        </w:r>
      </w:ins>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2835" w:name="_Toc219458306"/>
      <w:bookmarkStart w:id="2836" w:name="_Toc219458307"/>
      <w:bookmarkStart w:id="2837" w:name="_Toc219458308"/>
      <w:bookmarkStart w:id="2838" w:name="_Toc219458309"/>
      <w:bookmarkStart w:id="2839" w:name="_Toc219458310"/>
      <w:bookmarkStart w:id="2840" w:name="_Toc219458311"/>
      <w:bookmarkStart w:id="2841" w:name="_Toc219458312"/>
      <w:bookmarkStart w:id="2842" w:name="_Toc219458313"/>
      <w:bookmarkStart w:id="2843" w:name="_Toc219458314"/>
      <w:bookmarkStart w:id="2844" w:name="_Toc219458315"/>
      <w:bookmarkStart w:id="2845" w:name="_Toc219458316"/>
      <w:bookmarkStart w:id="2846" w:name="_Toc219458317"/>
      <w:bookmarkStart w:id="2847" w:name="_Toc219458318"/>
      <w:bookmarkStart w:id="2848" w:name="_Toc219458319"/>
      <w:bookmarkStart w:id="2849" w:name="_Toc219458320"/>
      <w:bookmarkStart w:id="2850" w:name="_Toc219458321"/>
      <w:bookmarkStart w:id="2851" w:name="_Toc219458322"/>
      <w:bookmarkStart w:id="2852" w:name="_Toc219458323"/>
      <w:bookmarkStart w:id="2853" w:name="_Toc219458324"/>
      <w:bookmarkStart w:id="2854" w:name="_Toc219458325"/>
      <w:bookmarkStart w:id="2855" w:name="_Toc219458326"/>
      <w:bookmarkStart w:id="2856" w:name="_Toc219458327"/>
      <w:bookmarkStart w:id="2857" w:name="_Toc219458328"/>
      <w:bookmarkStart w:id="2858" w:name="_Toc226035082"/>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r w:rsidRPr="0062074F">
        <w:lastRenderedPageBreak/>
        <w:t>Cancelled datasets</w:t>
      </w:r>
      <w:bookmarkEnd w:id="2858"/>
      <w:r w:rsidRPr="0062074F">
        <w:t xml:space="preserve"> </w:t>
      </w:r>
    </w:p>
    <w:p w14:paraId="2C127D0A" w14:textId="064398E2" w:rsidR="00BA7D92" w:rsidRDefault="00BA7D92" w:rsidP="00EF4263">
      <w:pPr>
        <w:jc w:val="both"/>
        <w:rPr>
          <w:ins w:id="2859" w:author="jonathan pritchard" w:date="2026-04-27T09:34:00Z" w16du:dateUtc="2026-04-27T08:34:00Z"/>
        </w:rPr>
        <w:pPrChange w:id="2860" w:author="jonathan pritchard" w:date="2026-04-27T09:39:00Z" w16du:dateUtc="2026-04-27T08:39:00Z">
          <w:pPr/>
        </w:pPrChange>
      </w:pPr>
      <w:ins w:id="2861" w:author="jonathan pritchard" w:date="2026-04-27T09:35:00Z" w16du:dateUtc="2026-04-27T08:35:00Z">
        <w:r>
          <w:t>In addition to S-100 Part 17 cancellation metho</w:t>
        </w:r>
      </w:ins>
      <w:ins w:id="2862" w:author="jonathan pritchard" w:date="2026-04-27T09:36:00Z" w16du:dateUtc="2026-04-27T08:36:00Z">
        <w:r>
          <w:t>d</w:t>
        </w:r>
      </w:ins>
      <w:ins w:id="2863" w:author="jonathan pritchard" w:date="2026-04-27T09:35:00Z" w16du:dateUtc="2026-04-27T08:35:00Z">
        <w:r>
          <w:t>s</w:t>
        </w:r>
      </w:ins>
      <w:ins w:id="2864" w:author="jonathan pritchard" w:date="2026-04-27T09:37:00Z" w16du:dateUtc="2026-04-27T08:37:00Z">
        <w:r>
          <w:t xml:space="preserve"> in clause </w:t>
        </w:r>
        <w:r>
          <w:fldChar w:fldCharType="begin"/>
        </w:r>
        <w:r>
          <w:instrText xml:space="preserve"> REF _Ref228175086 \r \h </w:instrText>
        </w:r>
      </w:ins>
      <w:r w:rsidR="00EF4263">
        <w:instrText xml:space="preserve"> \* MERGEFORMAT </w:instrText>
      </w:r>
      <w:ins w:id="2865" w:author="jonathan pritchard" w:date="2026-04-27T09:37:00Z" w16du:dateUtc="2026-04-27T08:37:00Z">
        <w:r>
          <w:fldChar w:fldCharType="separate"/>
        </w:r>
        <w:r>
          <w:t>19.5</w:t>
        </w:r>
        <w:r>
          <w:fldChar w:fldCharType="end"/>
        </w:r>
      </w:ins>
      <w:ins w:id="2866" w:author="jonathan pritchard" w:date="2026-04-27T09:35:00Z" w16du:dateUtc="2026-04-27T08:35:00Z">
        <w:r>
          <w:t xml:space="preserve">, </w:t>
        </w:r>
      </w:ins>
      <w:ins w:id="2867" w:author="jonathan pritchard" w:date="2026-04-27T09:36:00Z" w16du:dateUtc="2026-04-27T08:36:00Z">
        <w:r>
          <w:t>S-100 ECDIS must support</w:t>
        </w:r>
      </w:ins>
      <w:ins w:id="2868" w:author="jonathan pritchard" w:date="2026-04-27T09:38:00Z" w16du:dateUtc="2026-04-27T08:38:00Z">
        <w:r>
          <w:t xml:space="preserve"> message </w:t>
        </w:r>
      </w:ins>
      <w:ins w:id="2869" w:author="jonathan pritchard" w:date="2026-04-27T09:36:00Z" w16du:dateUtc="2026-04-27T08:36:00Z">
        <w:r>
          <w:t>self-cancellation</w:t>
        </w:r>
      </w:ins>
      <w:ins w:id="2870" w:author="jonathan pritchard" w:date="2026-04-27T09:39:00Z" w16du:dateUtc="2026-04-27T08:39:00Z">
        <w:r>
          <w:t xml:space="preserve"> using</w:t>
        </w:r>
      </w:ins>
      <w:ins w:id="2871" w:author="jonathan pritchard" w:date="2026-04-27T09:38:00Z" w16du:dateUtc="2026-04-27T08:38:00Z">
        <w:r>
          <w:t xml:space="preserve"> </w:t>
        </w:r>
      </w:ins>
      <w:ins w:id="2872" w:author="jonathan pritchard" w:date="2026-04-27T09:36:00Z" w16du:dateUtc="2026-04-27T08:36:00Z">
        <w:r>
          <w:t xml:space="preserve">the </w:t>
        </w:r>
      </w:ins>
      <w:ins w:id="2873" w:author="jonathan pritchard" w:date="2026-04-27T09:34:00Z" w16du:dateUtc="2026-04-27T08:34:00Z">
        <w:r w:rsidRPr="00BA7D92">
          <w:rPr>
            <w:i/>
            <w:iCs/>
            <w:rPrChange w:id="2874" w:author="jonathan pritchard" w:date="2026-04-27T09:36:00Z" w16du:dateUtc="2026-04-27T08:36:00Z">
              <w:rPr/>
            </w:rPrChange>
          </w:rPr>
          <w:t>cancellationDate</w:t>
        </w:r>
        <w:r w:rsidRPr="00BA7D92">
          <w:t xml:space="preserve"> </w:t>
        </w:r>
      </w:ins>
      <w:ins w:id="2875" w:author="jonathan pritchard" w:date="2026-04-27T09:36:00Z" w16du:dateUtc="2026-04-27T08:36:00Z">
        <w:r>
          <w:t xml:space="preserve">attribute </w:t>
        </w:r>
      </w:ins>
      <w:ins w:id="2876" w:author="jonathan pritchard" w:date="2026-04-27T09:38:00Z" w16du:dateUtc="2026-04-27T08:38:00Z">
        <w:r>
          <w:t xml:space="preserve">in S-124 datasets </w:t>
        </w:r>
      </w:ins>
      <w:ins w:id="2877" w:author="jonathan pritchard" w:date="2026-04-27T09:34:00Z" w16du:dateUtc="2026-04-27T08:34:00Z">
        <w:r w:rsidRPr="00BA7D92">
          <w:t xml:space="preserve">to indicate the cancellation datetime </w:t>
        </w:r>
      </w:ins>
      <w:ins w:id="2878" w:author="jonathan pritchard" w:date="2026-04-27T09:38:00Z" w16du:dateUtc="2026-04-27T08:38:00Z">
        <w:r>
          <w:t>of</w:t>
        </w:r>
      </w:ins>
      <w:ins w:id="2879" w:author="jonathan pritchard" w:date="2026-04-27T09:34:00Z" w16du:dateUtc="2026-04-27T08:34:00Z">
        <w:r w:rsidRPr="00BA7D92">
          <w:t xml:space="preserve"> the datase</w:t>
        </w:r>
      </w:ins>
      <w:ins w:id="2880" w:author="jonathan pritchard" w:date="2026-04-27T09:37:00Z" w16du:dateUtc="2026-04-27T08:37:00Z">
        <w:r>
          <w:t>t.</w:t>
        </w:r>
      </w:ins>
    </w:p>
    <w:p w14:paraId="3CB1235E" w14:textId="3C0BCF0A" w:rsidR="000A2E2D" w:rsidRPr="0062074F" w:rsidRDefault="000A2E2D" w:rsidP="000A2E2D">
      <w:r w:rsidRPr="0062074F">
        <w:t xml:space="preserve">When a S-124 dataset is cancelled it </w:t>
      </w:r>
      <w:del w:id="2881" w:author="jonathan pritchard" w:date="2026-03-27T14:41:00Z" w16du:dateUtc="2026-03-27T14:41:00Z">
        <w:r w:rsidRPr="0062074F" w:rsidDel="00974C1B">
          <w:delText xml:space="preserve">must </w:delText>
        </w:r>
      </w:del>
      <w:ins w:id="2882" w:author="jonathan pritchard" w:date="2026-03-27T14:41:00Z" w16du:dateUtc="2026-03-27T14:41:00Z">
        <w:r w:rsidR="00974C1B">
          <w:t>should</w:t>
        </w:r>
        <w:r w:rsidR="00974C1B" w:rsidRPr="0062074F">
          <w:t xml:space="preserve"> </w:t>
        </w:r>
      </w:ins>
      <w:r w:rsidRPr="0062074F">
        <w:t xml:space="preserve">not be graphically displayed on the navigation screen, but </w:t>
      </w:r>
      <w:del w:id="2883" w:author="jonathan pritchard" w:date="2026-03-27T14:39:00Z" w16du:dateUtc="2026-03-27T14:39:00Z">
        <w:r w:rsidRPr="0062074F" w:rsidDel="004A537E">
          <w:delText xml:space="preserve">must </w:delText>
        </w:r>
      </w:del>
      <w:ins w:id="2884" w:author="jonathan pritchard" w:date="2026-03-27T14:39:00Z" w16du:dateUtc="2026-03-27T14:39:00Z">
        <w:r w:rsidR="004A537E">
          <w:t>should</w:t>
        </w:r>
        <w:r w:rsidR="004A537E" w:rsidRPr="0062074F">
          <w:t xml:space="preserve"> </w:t>
        </w:r>
      </w:ins>
      <w:r w:rsidRPr="0062074F">
        <w:t>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ins w:id="2885" w:author="jon pritchard" w:date="2026-03-07T18:18:00Z" w16du:dateUtc="2026-03-07T05:18:00Z">
        <w:r w:rsidR="004211FA">
          <w:t xml:space="preserve"> (</w:t>
        </w:r>
      </w:ins>
      <w:ins w:id="2886" w:author="jon pritchard" w:date="2026-03-07T18:19:00Z" w16du:dateUtc="2026-03-07T05:19:00Z">
        <w:r w:rsidR="004211FA" w:rsidRPr="004211FA">
          <w:t>Enhanced Group Call)</w:t>
        </w:r>
      </w:ins>
      <w:r w:rsidRPr="0062074F">
        <w:t xml:space="preserve"> message</w:t>
      </w:r>
    </w:p>
    <w:p w14:paraId="7C2FD96E" w14:textId="72E1D513" w:rsidR="00C96696" w:rsidRPr="0062074F" w:rsidRDefault="00C96696" w:rsidP="00C96696">
      <w:pPr>
        <w:pStyle w:val="Heading3"/>
      </w:pPr>
      <w:bookmarkStart w:id="2887" w:name="_Toc226035083"/>
      <w:r w:rsidRPr="0062074F">
        <w:t>Retention of datasets</w:t>
      </w:r>
      <w:bookmarkEnd w:id="2887"/>
    </w:p>
    <w:p w14:paraId="7C7088E3" w14:textId="234A73AC" w:rsidR="00C96696" w:rsidRPr="0062074F" w:rsidRDefault="00C96696" w:rsidP="001C1CAB">
      <w:r w:rsidRPr="0062074F">
        <w:t xml:space="preserve">All S-124 datasets may be deleted from the system after a period of one year after their </w:t>
      </w:r>
      <w:r w:rsidRPr="00EC7CA3">
        <w:rPr>
          <w:i/>
          <w:iCs/>
          <w:rPrChange w:id="2888" w:author="jonathan pritchard" w:date="2026-03-11T11:06:00Z" w16du:dateUtc="2026-03-11T11:06:00Z">
            <w:rPr/>
          </w:rPrChange>
        </w:rPr>
        <w:t>publ</w:t>
      </w:r>
      <w:ins w:id="2889" w:author="jonathan pritchard" w:date="2026-03-11T11:06:00Z" w16du:dateUtc="2026-03-11T11:06:00Z">
        <w:r w:rsidR="00EC7CA3" w:rsidRPr="00EC7CA3">
          <w:rPr>
            <w:i/>
            <w:iCs/>
            <w:rPrChange w:id="2890" w:author="jonathan pritchard" w:date="2026-03-11T11:06:00Z" w16du:dateUtc="2026-03-11T11:06:00Z">
              <w:rPr/>
            </w:rPrChange>
          </w:rPr>
          <w:t>ication</w:t>
        </w:r>
      </w:ins>
      <w:del w:id="2891" w:author="jonathan pritchard" w:date="2026-03-11T11:06:00Z" w16du:dateUtc="2026-03-11T11:06:00Z">
        <w:r w:rsidRPr="00EC7CA3" w:rsidDel="00EC7CA3">
          <w:rPr>
            <w:i/>
            <w:iCs/>
            <w:rPrChange w:id="2892" w:author="jonathan pritchard" w:date="2026-03-11T11:06:00Z" w16du:dateUtc="2026-03-11T11:06:00Z">
              <w:rPr/>
            </w:rPrChange>
          </w:rPr>
          <w:delText>ished</w:delText>
        </w:r>
      </w:del>
      <w:ins w:id="2893" w:author="jonathan pritchard" w:date="2026-03-11T11:06:00Z" w16du:dateUtc="2026-03-11T11:06:00Z">
        <w:r w:rsidR="00EC7CA3" w:rsidRPr="00EC7CA3">
          <w:rPr>
            <w:i/>
            <w:iCs/>
            <w:rPrChange w:id="2894" w:author="jonathan pritchard" w:date="2026-03-11T11:06:00Z" w16du:dateUtc="2026-03-11T11:06:00Z">
              <w:rPr/>
            </w:rPrChange>
          </w:rPr>
          <w:t>Time</w:t>
        </w:r>
      </w:ins>
      <w:del w:id="2895" w:author="jonathan pritchard" w:date="2026-03-11T11:06:00Z" w16du:dateUtc="2026-03-11T11:06:00Z">
        <w:r w:rsidRPr="00EC7CA3" w:rsidDel="00EC7CA3">
          <w:rPr>
            <w:i/>
            <w:iCs/>
            <w:rPrChange w:id="2896" w:author="jonathan pritchard" w:date="2026-03-11T11:06:00Z" w16du:dateUtc="2026-03-11T11:06:00Z">
              <w:rPr/>
            </w:rPrChange>
          </w:rPr>
          <w:delText>Date</w:delText>
        </w:r>
      </w:del>
      <w:r w:rsidRPr="0062074F">
        <w:t xml:space="preserve"> unless retained by the user.</w:t>
      </w:r>
    </w:p>
    <w:p w14:paraId="79B1ACCF" w14:textId="420586CB" w:rsidR="00A13F5A" w:rsidRPr="0062074F" w:rsidRDefault="00A13F5A" w:rsidP="00A13F5A">
      <w:pPr>
        <w:pStyle w:val="Heading3"/>
      </w:pPr>
      <w:bookmarkStart w:id="2897" w:name="_Toc219458331"/>
      <w:bookmarkStart w:id="2898" w:name="_Toc226035084"/>
      <w:bookmarkEnd w:id="2897"/>
      <w:r w:rsidRPr="0062074F">
        <w:t xml:space="preserve">Portrayal of feature </w:t>
      </w:r>
      <w:r w:rsidR="00EF3E08" w:rsidRPr="0062074F">
        <w:t>types</w:t>
      </w:r>
      <w:bookmarkEnd w:id="2898"/>
      <w:r w:rsidR="00EF3E08" w:rsidRPr="0062074F">
        <w:t xml:space="preserve"> </w:t>
      </w:r>
    </w:p>
    <w:p w14:paraId="29EB3AC0" w14:textId="443638D4" w:rsidR="000A2E2D" w:rsidRPr="0062074F" w:rsidDel="001465AD" w:rsidRDefault="000A2E2D" w:rsidP="000A2E2D">
      <w:pPr>
        <w:rPr>
          <w:del w:id="2899" w:author="jon pritchard" w:date="2026-03-07T18:19:00Z" w16du:dateUtc="2026-03-07T05:19:00Z"/>
        </w:rPr>
      </w:pPr>
      <w:r w:rsidRPr="0062074F">
        <w:t xml:space="preserve">The </w:t>
      </w:r>
      <w:r w:rsidRPr="00CC06F4">
        <w:rPr>
          <w:b/>
          <w:bCs/>
          <w:rPrChange w:id="2900" w:author="jon pritchard" w:date="2026-03-16T13:56:00Z" w16du:dateUtc="2026-03-16T12:56:00Z">
            <w:rPr/>
          </w:rPrChange>
        </w:rPr>
        <w:t>NAVWARNAreaAffected</w:t>
      </w:r>
      <w:r w:rsidRPr="0062074F">
        <w:t xml:space="preserve"> </w:t>
      </w:r>
      <w:r w:rsidR="00287492" w:rsidRPr="0062074F">
        <w:t>feature</w:t>
      </w:r>
      <w:r w:rsidRPr="0062074F">
        <w:t xml:space="preserve"> does not have a portrayal defined to avoid causing significant cluttering on the navigation </w:t>
      </w:r>
      <w:r w:rsidRPr="004A537E">
        <w:t xml:space="preserve">screen. </w:t>
      </w:r>
      <w:ins w:id="2901" w:author="jonathan pritchard" w:date="2026-03-10T14:42:00Z" w16du:dateUtc="2026-03-10T14:42:00Z">
        <w:r w:rsidR="00345592" w:rsidRPr="004A537E">
          <w:t xml:space="preserve">As per </w:t>
        </w:r>
      </w:ins>
      <w:ins w:id="2902" w:author="jonathan pritchard" w:date="2026-03-27T14:40:00Z" w16du:dateUtc="2026-03-27T14:40:00Z">
        <w:r w:rsidR="004A537E" w:rsidRPr="004A537E">
          <w:rPr>
            <w:rPrChange w:id="2903" w:author="jonathan pritchard" w:date="2026-03-27T14:40:00Z" w16du:dateUtc="2026-03-27T14:40:00Z">
              <w:rPr>
                <w:highlight w:val="yellow"/>
              </w:rPr>
            </w:rPrChange>
          </w:rPr>
          <w:fldChar w:fldCharType="begin"/>
        </w:r>
        <w:r w:rsidR="004A537E" w:rsidRPr="004A537E">
          <w:rPr>
            <w:rPrChange w:id="2904" w:author="jonathan pritchard" w:date="2026-03-27T14:40:00Z" w16du:dateUtc="2026-03-27T14:40:00Z">
              <w:rPr>
                <w:highlight w:val="yellow"/>
              </w:rPr>
            </w:rPrChange>
          </w:rPr>
          <w:instrText xml:space="preserve"> REF _Ref225514837 \r \h </w:instrText>
        </w:r>
      </w:ins>
      <w:r w:rsidR="004A537E">
        <w:instrText xml:space="preserve"> \* MERGEFORMAT </w:instrText>
      </w:r>
      <w:ins w:id="2905" w:author="jonathan pritchard" w:date="2026-03-27T14:40:00Z" w16du:dateUtc="2026-03-27T14:40:00Z">
        <w:r w:rsidR="004A537E" w:rsidRPr="004A537E">
          <w:rPr>
            <w:rPrChange w:id="2906" w:author="jonathan pritchard" w:date="2026-03-27T14:40:00Z" w16du:dateUtc="2026-03-27T14:40:00Z">
              <w:rPr>
                <w:highlight w:val="yellow"/>
              </w:rPr>
            </w:rPrChange>
          </w:rPr>
          <w:fldChar w:fldCharType="separate"/>
        </w:r>
        <w:r w:rsidR="004A537E" w:rsidRPr="004A537E">
          <w:rPr>
            <w:rPrChange w:id="2907" w:author="jonathan pritchard" w:date="2026-03-27T14:40:00Z" w16du:dateUtc="2026-03-27T14:40:00Z">
              <w:rPr>
                <w:highlight w:val="yellow"/>
              </w:rPr>
            </w:rPrChange>
          </w:rPr>
          <w:t>14.1</w:t>
        </w:r>
        <w:r w:rsidR="004A537E" w:rsidRPr="004A537E">
          <w:rPr>
            <w:rPrChange w:id="2908" w:author="jonathan pritchard" w:date="2026-03-27T14:40:00Z" w16du:dateUtc="2026-03-27T14:40:00Z">
              <w:rPr>
                <w:highlight w:val="yellow"/>
              </w:rPr>
            </w:rPrChange>
          </w:rPr>
          <w:fldChar w:fldCharType="end"/>
        </w:r>
      </w:ins>
      <w:ins w:id="2909" w:author="jon pritchard" w:date="2026-03-16T10:17:00Z" w16du:dateUtc="2026-03-16T09:17:00Z">
        <w:del w:id="2910" w:author="jonathan pritchard" w:date="2026-03-27T14:39:00Z" w16du:dateUtc="2026-03-27T14:39:00Z">
          <w:r w:rsidR="009B015F" w:rsidRPr="004A537E" w:rsidDel="004A537E">
            <w:rPr>
              <w:rPrChange w:id="2911" w:author="jonathan pritchard" w:date="2026-03-27T14:40:00Z" w16du:dateUtc="2026-03-27T14:40:00Z">
                <w:rPr>
                  <w:highlight w:val="yellow"/>
                </w:rPr>
              </w:rPrChange>
            </w:rPr>
            <w:delText>(add reference)</w:delText>
          </w:r>
        </w:del>
      </w:ins>
      <w:ins w:id="2912" w:author="jonathan pritchard" w:date="2026-03-10T14:42:00Z" w16du:dateUtc="2026-03-10T14:42:00Z">
        <w:r w:rsidR="00345592" w:rsidRPr="004A537E">
          <w:t xml:space="preserve"> </w:t>
        </w:r>
      </w:ins>
      <w:ins w:id="2913" w:author="jonathan pritchard" w:date="2026-03-27T14:40:00Z" w16du:dateUtc="2026-03-27T14:40:00Z">
        <w:r w:rsidR="004A537E" w:rsidRPr="004A537E">
          <w:t>t</w:t>
        </w:r>
      </w:ins>
      <w:del w:id="2914" w:author="jonathan pritchard" w:date="2026-03-27T14:40:00Z" w16du:dateUtc="2026-03-27T14:40:00Z">
        <w:r w:rsidRPr="004A537E" w:rsidDel="004A537E">
          <w:delText>T</w:delText>
        </w:r>
      </w:del>
      <w:r w:rsidRPr="004A537E">
        <w:t>he feature</w:t>
      </w:r>
      <w:r w:rsidRPr="0062074F">
        <w:t xml:space="preserve"> </w:t>
      </w:r>
      <w:del w:id="2915" w:author="jonathan pritchard" w:date="2026-03-27T14:40:00Z" w16du:dateUtc="2026-03-27T14:40:00Z">
        <w:r w:rsidRPr="0062074F" w:rsidDel="004A537E">
          <w:delText xml:space="preserve">must </w:delText>
        </w:r>
      </w:del>
      <w:ins w:id="2916" w:author="jonathan pritchard" w:date="2026-03-27T14:40:00Z" w16du:dateUtc="2026-03-27T14:40:00Z">
        <w:r w:rsidR="004A537E">
          <w:t>must</w:t>
        </w:r>
        <w:r w:rsidR="004A537E" w:rsidRPr="0062074F">
          <w:t xml:space="preserve"> </w:t>
        </w:r>
      </w:ins>
      <w:r w:rsidRPr="0062074F">
        <w:t>be highlighted by the system if selected from a pick report for interrogation by user.</w:t>
      </w:r>
    </w:p>
    <w:bookmarkEnd w:id="2746"/>
    <w:p w14:paraId="7B86782D" w14:textId="77777777" w:rsidR="005E0170" w:rsidRPr="0062074F" w:rsidRDefault="005E0170">
      <w:pPr>
        <w:rPr>
          <w:rFonts w:eastAsia="Times New Roman"/>
          <w:b/>
          <w:bCs/>
          <w:sz w:val="24"/>
        </w:rPr>
      </w:pPr>
      <w:del w:id="2917" w:author="jon pritchard" w:date="2026-03-07T18:19:00Z" w16du:dateUtc="2026-03-07T05:19:00Z">
        <w:r w:rsidRPr="0062074F" w:rsidDel="001465AD">
          <w:br w:type="page"/>
        </w:r>
      </w:del>
    </w:p>
    <w:p w14:paraId="30E805F1" w14:textId="1D36B2C0" w:rsidR="00F355AD" w:rsidRPr="0062074F" w:rsidRDefault="00F355AD" w:rsidP="00BE68E8">
      <w:pPr>
        <w:pStyle w:val="Heading1"/>
      </w:pPr>
      <w:bookmarkStart w:id="2918" w:name="_Toc226035085"/>
      <w:bookmarkStart w:id="2919" w:name="_Hlk188622011"/>
      <w:r w:rsidRPr="0062074F">
        <w:lastRenderedPageBreak/>
        <w:t>Coverage</w:t>
      </w:r>
      <w:r w:rsidR="00795CE2" w:rsidRPr="0062074F">
        <w:t>s</w:t>
      </w:r>
      <w:r w:rsidR="0082087D" w:rsidRPr="0062074F">
        <w:t xml:space="preserve"> and Time Series</w:t>
      </w:r>
      <w:r w:rsidR="000B3A59" w:rsidRPr="0062074F">
        <w:t xml:space="preserve"> for Gridded Data (S-102, S-104 and S-111)</w:t>
      </w:r>
      <w:bookmarkEnd w:id="2918"/>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66E51846" w:rsidR="00A841E5" w:rsidRPr="0062074F" w:rsidRDefault="00A841E5" w:rsidP="00B812CA">
      <w:pPr>
        <w:spacing w:after="120" w:line="240" w:lineRule="auto"/>
        <w:jc w:val="both"/>
      </w:pPr>
      <w:r w:rsidRPr="0062074F">
        <w:t>For S-102 and S-104 datasets, ECDIS must support gridded data in DCF 2 format only</w:t>
      </w:r>
      <w:ins w:id="2920" w:author="jon pritchard" w:date="2026-03-27T11:10:00Z" w16du:dateUtc="2026-03-27T11:10:00Z">
        <w:r w:rsidR="0034307B">
          <w:t xml:space="preserve"> (</w:t>
        </w:r>
        <w:r w:rsidR="0034307B" w:rsidRPr="0034307B">
          <w:t xml:space="preserve">noting the one exception that S-102 </w:t>
        </w:r>
        <w:r w:rsidR="0034307B" w:rsidRPr="0034307B">
          <w:rPr>
            <w:i/>
            <w:iCs/>
            <w:rPrChange w:id="2921" w:author="jon pritchard" w:date="2026-03-27T11:10:00Z" w16du:dateUtc="2026-03-27T11:10:00Z">
              <w:rPr/>
            </w:rPrChange>
          </w:rPr>
          <w:t>QualityOfBathymetryCoverage</w:t>
        </w:r>
        <w:r w:rsidR="0034307B" w:rsidRPr="0034307B">
          <w:t xml:space="preserve"> group uses DCF 9</w:t>
        </w:r>
        <w:r w:rsidR="0034307B">
          <w:t>)</w:t>
        </w:r>
      </w:ins>
      <w:r w:rsidRPr="0062074F">
        <w:t>.</w:t>
      </w:r>
      <w:del w:id="2922" w:author="jon pritchard" w:date="2026-03-07T12:34:00Z" w16du:dateUtc="2026-03-06T23:34:00Z">
        <w:r w:rsidRPr="0062074F" w:rsidDel="003C1749">
          <w:delText xml:space="preserve">  </w:delText>
        </w:r>
      </w:del>
      <w:ins w:id="2923" w:author="jon pritchard" w:date="2026-03-07T12:34:00Z" w16du:dateUtc="2026-03-06T23:34:00Z">
        <w:r w:rsidR="003C1749">
          <w:t xml:space="preserve"> </w:t>
        </w:r>
      </w:ins>
      <w:r w:rsidRPr="0062074F">
        <w:t>For S-111 datasets, ECDIS must support gridded data in DCF 2 or DCF 3 format only</w:t>
      </w:r>
      <w:ins w:id="2924" w:author="jon pritchard" w:date="2026-03-27T11:09:00Z" w16du:dateUtc="2026-03-27T11:09:00Z">
        <w:r w:rsidR="0034307B">
          <w:t xml:space="preserve"> </w:t>
        </w:r>
      </w:ins>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2925" w:name="_Toc178784432"/>
      <w:bookmarkStart w:id="2926" w:name="_Toc178784433"/>
      <w:bookmarkStart w:id="2927" w:name="_Toc178784434"/>
      <w:bookmarkStart w:id="2928" w:name="_Toc178784435"/>
      <w:bookmarkStart w:id="2929" w:name="_Toc178784436"/>
      <w:bookmarkStart w:id="2930" w:name="_Toc178784437"/>
      <w:bookmarkStart w:id="2931" w:name="_Toc178784438"/>
      <w:bookmarkStart w:id="2932" w:name="_Toc178784439"/>
      <w:bookmarkStart w:id="2933" w:name="_Toc178784440"/>
      <w:bookmarkStart w:id="2934" w:name="_Toc178784455"/>
      <w:bookmarkStart w:id="2935" w:name="_Toc178784456"/>
      <w:bookmarkStart w:id="2936" w:name="_Toc178784457"/>
      <w:bookmarkStart w:id="2937" w:name="_Toc178784458"/>
      <w:bookmarkStart w:id="2938" w:name="_Toc178784459"/>
      <w:bookmarkStart w:id="2939" w:name="_Toc178784460"/>
      <w:bookmarkStart w:id="2940" w:name="_Toc178784461"/>
      <w:bookmarkStart w:id="2941" w:name="_Toc178784462"/>
      <w:bookmarkStart w:id="2942" w:name="_Toc178784463"/>
      <w:bookmarkStart w:id="2943" w:name="_Toc178784464"/>
      <w:bookmarkStart w:id="2944" w:name="_Toc178784465"/>
      <w:bookmarkStart w:id="2945" w:name="_Toc178784466"/>
      <w:bookmarkStart w:id="2946" w:name="_Toc178784467"/>
      <w:bookmarkStart w:id="2947" w:name="_Toc178784468"/>
      <w:bookmarkStart w:id="2948" w:name="_Toc178784469"/>
      <w:bookmarkStart w:id="2949" w:name="_Toc98339923"/>
      <w:bookmarkStart w:id="2950" w:name="_Toc98340299"/>
      <w:bookmarkStart w:id="2951" w:name="_Toc99104668"/>
      <w:bookmarkStart w:id="2952" w:name="_Toc99105110"/>
      <w:bookmarkStart w:id="2953" w:name="_Ref224119248"/>
      <w:bookmarkStart w:id="2954" w:name="_Toc226035086"/>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r w:rsidRPr="0062074F">
        <w:t>Thinning</w:t>
      </w:r>
      <w:bookmarkEnd w:id="2953"/>
      <w:bookmarkEnd w:id="2954"/>
    </w:p>
    <w:bookmarkEnd w:id="2919"/>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2955" w:name="_Ref49451543"/>
      <w:bookmarkStart w:id="2956" w:name="_Ref49451559"/>
      <w:bookmarkStart w:id="2957" w:name="_Toc226035087"/>
      <w:r w:rsidRPr="0062074F">
        <w:t>Temporal variation</w:t>
      </w:r>
      <w:bookmarkEnd w:id="2955"/>
      <w:bookmarkEnd w:id="2956"/>
      <w:bookmarkEnd w:id="2957"/>
    </w:p>
    <w:p w14:paraId="47075A25" w14:textId="42E287D5" w:rsidR="003F1FEF" w:rsidRPr="0062074F" w:rsidRDefault="003F1FEF" w:rsidP="00203BD0">
      <w:pPr>
        <w:spacing w:after="120" w:line="240" w:lineRule="auto"/>
        <w:jc w:val="both"/>
      </w:pPr>
      <w:r w:rsidRPr="0062074F">
        <w:t xml:space="preserve">The metadata variables related to time are </w:t>
      </w:r>
      <w:r w:rsidRPr="0062074F">
        <w:rPr>
          <w:i/>
          <w:iCs/>
        </w:rPr>
        <w:t>dateTimeOfFirstRecord</w:t>
      </w:r>
      <w:r w:rsidRPr="0062074F">
        <w:t xml:space="preserve">, </w:t>
      </w:r>
      <w:r w:rsidRPr="0062074F">
        <w:rPr>
          <w:i/>
          <w:iCs/>
        </w:rPr>
        <w:t>dateTimeOfLastRecord</w:t>
      </w:r>
      <w:r w:rsidRPr="0062074F">
        <w:t xml:space="preserve">, </w:t>
      </w:r>
      <w:r w:rsidRPr="0062074F">
        <w:rPr>
          <w:i/>
          <w:iCs/>
        </w:rPr>
        <w:t>timeRecordInterval</w:t>
      </w:r>
      <w:r w:rsidRPr="0062074F">
        <w:t xml:space="preserve">, </w:t>
      </w:r>
      <w:r w:rsidRPr="0062074F">
        <w:rPr>
          <w:i/>
          <w:iCs/>
        </w:rPr>
        <w:t>numberOfTimes</w:t>
      </w:r>
      <w:r w:rsidR="00957791" w:rsidRPr="0062074F">
        <w:rPr>
          <w:i/>
          <w:iCs/>
        </w:rPr>
        <w:t xml:space="preserve">, timeIntervalIndex, timePoint, startDateTime, </w:t>
      </w:r>
      <w:r w:rsidR="00957791" w:rsidRPr="0062074F">
        <w:t>and</w:t>
      </w:r>
      <w:r w:rsidR="00957791" w:rsidRPr="0062074F">
        <w:rPr>
          <w:i/>
          <w:iCs/>
        </w:rPr>
        <w:t xml:space="preserve"> endDateTime</w:t>
      </w:r>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r w:rsidR="00957791" w:rsidRPr="0062074F">
        <w:rPr>
          <w:i/>
          <w:iCs/>
        </w:rPr>
        <w:t>timePoint</w:t>
      </w:r>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r w:rsidRPr="0062074F">
        <w:rPr>
          <w:i/>
          <w:iCs/>
        </w:rPr>
        <w:t>timeRecordInterval</w:t>
      </w:r>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r w:rsidR="000560A4" w:rsidRPr="0062074F">
        <w:rPr>
          <w:i/>
          <w:iCs/>
        </w:rPr>
        <w:t>startDateTime,</w:t>
      </w:r>
      <w:r w:rsidR="000560A4" w:rsidRPr="0062074F">
        <w:t xml:space="preserve"> </w:t>
      </w:r>
      <w:r w:rsidR="000560A4" w:rsidRPr="0062074F">
        <w:rPr>
          <w:i/>
          <w:iCs/>
        </w:rPr>
        <w:t>endDateTime]</w:t>
      </w:r>
      <w:r w:rsidRPr="0062074F">
        <w:t xml:space="preserve">, then the closest but immediately preceding values in the data </w:t>
      </w:r>
      <w:r w:rsidR="0036349A" w:rsidRPr="0062074F">
        <w:t xml:space="preserve">must be </w:t>
      </w:r>
      <w:r w:rsidRPr="0062074F">
        <w:t>displayed</w:t>
      </w:r>
      <w:r w:rsidRPr="001C1CAB">
        <w:rPr>
          <w:b/>
          <w:bCs/>
          <w:i/>
          <w:iCs/>
        </w:rPr>
        <w:t>.</w:t>
      </w:r>
      <w:r w:rsidRPr="0062074F">
        <w:t xml:space="preserve"> </w:t>
      </w:r>
    </w:p>
    <w:p w14:paraId="7826A022" w14:textId="6E2A7A86" w:rsidR="00B8329D" w:rsidRPr="0062074F" w:rsidRDefault="003F1FEF">
      <w:pPr>
        <w:spacing w:after="120" w:line="240" w:lineRule="auto"/>
        <w:pPrChange w:id="2958" w:author="jon pritchard" w:date="2026-03-16T10:21:00Z" w16du:dateUtc="2026-03-16T09:21:00Z">
          <w:pPr>
            <w:spacing w:after="120" w:line="240" w:lineRule="auto"/>
            <w:jc w:val="both"/>
          </w:pPr>
        </w:pPrChange>
      </w:pPr>
      <w:r w:rsidRPr="0062074F">
        <w:t>If the selected time is later than the last timestamp</w:t>
      </w:r>
      <w:r w:rsidR="000560A4" w:rsidRPr="0062074F">
        <w:t xml:space="preserve"> or after </w:t>
      </w:r>
      <w:r w:rsidR="000560A4" w:rsidRPr="0062074F">
        <w:rPr>
          <w:i/>
          <w:iCs/>
        </w:rPr>
        <w:t>endDateTime</w:t>
      </w:r>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r w:rsidRPr="0062074F">
        <w:rPr>
          <w:i/>
          <w:iCs/>
        </w:rPr>
        <w:t>timeRecordInterval</w:t>
      </w:r>
      <w:r w:rsidRPr="0062074F">
        <w:t>).</w:t>
      </w:r>
      <w:r w:rsidR="00B8329D" w:rsidRPr="001C1CAB">
        <w:rPr>
          <w:i/>
          <w:iCs/>
        </w:rPr>
        <w:t xml:space="preserve"> </w:t>
      </w:r>
      <w:r w:rsidR="00B8329D" w:rsidRPr="001C1CAB">
        <w:t>If the selected display time is outside the interval [</w:t>
      </w:r>
      <w:r w:rsidR="005B42ED" w:rsidRPr="001C1CAB">
        <w:t>(</w:t>
      </w:r>
      <w:r w:rsidR="00B8329D" w:rsidRPr="00CC06F4">
        <w:rPr>
          <w:i/>
          <w:iCs/>
          <w:rPrChange w:id="2959" w:author="jon pritchard" w:date="2026-03-16T13:56:00Z" w16du:dateUtc="2026-03-16T12:56:00Z">
            <w:rPr/>
          </w:rPrChange>
        </w:rPr>
        <w:t>startDateTime</w:t>
      </w:r>
      <w:r w:rsidR="00B8329D" w:rsidRPr="001C1CAB">
        <w:t xml:space="preserve"> </w:t>
      </w:r>
      <w:r w:rsidR="005B42ED" w:rsidRPr="001C1CAB">
        <w:t>–</w:t>
      </w:r>
      <w:r w:rsidR="00B8329D" w:rsidRPr="001C1CAB">
        <w:t xml:space="preserve"> discriminationInterval</w:t>
      </w:r>
      <w:r w:rsidR="005B42ED" w:rsidRPr="001C1CAB">
        <w:t>)</w:t>
      </w:r>
      <w:r w:rsidR="00B8329D" w:rsidRPr="001C1CAB">
        <w:t xml:space="preserve">, </w:t>
      </w:r>
      <w:r w:rsidR="005B42ED" w:rsidRPr="001C1CAB">
        <w:t>(</w:t>
      </w:r>
      <w:r w:rsidR="00B8329D" w:rsidRPr="00CC06F4">
        <w:rPr>
          <w:i/>
          <w:iCs/>
          <w:rPrChange w:id="2960" w:author="jon pritchard" w:date="2026-03-16T13:57:00Z" w16du:dateUtc="2026-03-16T12:57:00Z">
            <w:rPr/>
          </w:rPrChange>
        </w:rPr>
        <w:t>endDateTime</w:t>
      </w:r>
      <w:r w:rsidR="00B8329D" w:rsidRPr="001C1CAB">
        <w:t>+discriminationInterval</w:t>
      </w:r>
      <w:r w:rsidR="005B42ED" w:rsidRPr="001C1CAB">
        <w:t>)</w:t>
      </w:r>
      <w:r w:rsidR="00B8329D" w:rsidRPr="001C1CAB">
        <w:t>] then the data must not be displayed</w:t>
      </w:r>
      <w:ins w:id="2961" w:author="jon pritchard" w:date="2026-03-07T11:55:00Z" w16du:dateUtc="2026-03-06T22:55:00Z">
        <w:r w:rsidR="007435CC">
          <w:t>.</w:t>
        </w:r>
      </w:ins>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70BEC009" w14:textId="77413F87" w:rsidR="00E00824" w:rsidRPr="0062074F" w:rsidRDefault="00FD648E" w:rsidP="00D42BC9">
      <w:pPr>
        <w:pStyle w:val="Heading1"/>
      </w:pPr>
      <w:bookmarkStart w:id="2962" w:name="_Toc175130314"/>
      <w:bookmarkStart w:id="2963" w:name="_Toc178784472"/>
      <w:bookmarkStart w:id="2964" w:name="_Toc175130315"/>
      <w:bookmarkStart w:id="2965" w:name="_Toc178784473"/>
      <w:bookmarkStart w:id="2966" w:name="_Toc175130316"/>
      <w:bookmarkStart w:id="2967" w:name="_Toc178784474"/>
      <w:bookmarkStart w:id="2968" w:name="_Toc175130317"/>
      <w:bookmarkStart w:id="2969" w:name="_Toc178784475"/>
      <w:bookmarkStart w:id="2970" w:name="_Toc175130318"/>
      <w:bookmarkStart w:id="2971" w:name="_Toc178784476"/>
      <w:bookmarkStart w:id="2972" w:name="_Toc226035088"/>
      <w:bookmarkEnd w:id="2962"/>
      <w:bookmarkEnd w:id="2963"/>
      <w:bookmarkEnd w:id="2964"/>
      <w:bookmarkEnd w:id="2965"/>
      <w:bookmarkEnd w:id="2966"/>
      <w:bookmarkEnd w:id="2967"/>
      <w:bookmarkEnd w:id="2968"/>
      <w:bookmarkEnd w:id="2969"/>
      <w:bookmarkEnd w:id="2970"/>
      <w:bookmarkEnd w:id="2971"/>
      <w:r w:rsidRPr="0062074F">
        <w:lastRenderedPageBreak/>
        <w:t>Colours</w:t>
      </w:r>
      <w:bookmarkStart w:id="2973" w:name="_Ref47571511"/>
      <w:bookmarkStart w:id="2974" w:name="_Ref47571525"/>
      <w:bookmarkStart w:id="2975" w:name="_Ref47571532"/>
      <w:bookmarkEnd w:id="2972"/>
    </w:p>
    <w:p w14:paraId="22B74343" w14:textId="19FA06AD" w:rsidR="00046CD2" w:rsidRPr="0062074F" w:rsidRDefault="004B6C6C" w:rsidP="00DB7CFE">
      <w:pPr>
        <w:pStyle w:val="Heading2"/>
      </w:pPr>
      <w:bookmarkStart w:id="2976" w:name="_Toc226035089"/>
      <w:r w:rsidRPr="0062074F">
        <w:t>C</w:t>
      </w:r>
      <w:r w:rsidR="00046CD2" w:rsidRPr="0062074F">
        <w:t xml:space="preserve">olour </w:t>
      </w:r>
      <w:r w:rsidR="00F31F5D" w:rsidRPr="0062074F">
        <w:t>palettes</w:t>
      </w:r>
      <w:bookmarkEnd w:id="2973"/>
      <w:bookmarkEnd w:id="2974"/>
      <w:bookmarkEnd w:id="2975"/>
      <w:r w:rsidRPr="0062074F">
        <w:t xml:space="preserve"> implemented by the portrayal catalogue</w:t>
      </w:r>
      <w:bookmarkEnd w:id="2976"/>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2977" w:name="_Toc38829558"/>
      <w:bookmarkStart w:id="2978" w:name="_Toc38830061"/>
      <w:bookmarkStart w:id="2979" w:name="_Toc38936224"/>
      <w:bookmarkEnd w:id="2977"/>
      <w:bookmarkEnd w:id="2978"/>
      <w:bookmarkEnd w:id="2979"/>
    </w:p>
    <w:p w14:paraId="583774C1" w14:textId="5D48EB7A" w:rsidR="000A5F45" w:rsidRPr="0062074F" w:rsidRDefault="00843133" w:rsidP="00BE68E8">
      <w:pPr>
        <w:pStyle w:val="Heading1"/>
      </w:pPr>
      <w:bookmarkStart w:id="2980" w:name="_Toc38829561"/>
      <w:bookmarkStart w:id="2981" w:name="_Toc38830064"/>
      <w:bookmarkStart w:id="2982" w:name="_Toc38936227"/>
      <w:bookmarkStart w:id="2983" w:name="_Toc40990418"/>
      <w:bookmarkStart w:id="2984" w:name="_Toc41235029"/>
      <w:bookmarkStart w:id="2985" w:name="_Toc41235073"/>
      <w:bookmarkStart w:id="2986" w:name="_Toc42694845"/>
      <w:bookmarkStart w:id="2987" w:name="_Toc42708806"/>
      <w:bookmarkStart w:id="2988" w:name="_Toc38829562"/>
      <w:bookmarkStart w:id="2989" w:name="_Toc38830065"/>
      <w:bookmarkStart w:id="2990" w:name="_Toc38936228"/>
      <w:bookmarkStart w:id="2991" w:name="_Toc40990419"/>
      <w:bookmarkStart w:id="2992" w:name="_Toc41235030"/>
      <w:bookmarkStart w:id="2993" w:name="_Toc41235074"/>
      <w:bookmarkStart w:id="2994" w:name="_Toc42694846"/>
      <w:bookmarkStart w:id="2995" w:name="_Toc42708807"/>
      <w:bookmarkStart w:id="2996" w:name="_Toc38829563"/>
      <w:bookmarkStart w:id="2997" w:name="_Toc38830066"/>
      <w:bookmarkStart w:id="2998" w:name="_Toc38936229"/>
      <w:bookmarkStart w:id="2999" w:name="_Toc40990420"/>
      <w:bookmarkStart w:id="3000" w:name="_Toc41235031"/>
      <w:bookmarkStart w:id="3001" w:name="_Toc41235075"/>
      <w:bookmarkStart w:id="3002" w:name="_Toc42694847"/>
      <w:bookmarkStart w:id="3003" w:name="_Toc42708808"/>
      <w:bookmarkStart w:id="3004" w:name="_Toc38829564"/>
      <w:bookmarkStart w:id="3005" w:name="_Toc38830067"/>
      <w:bookmarkStart w:id="3006" w:name="_Toc38936230"/>
      <w:bookmarkStart w:id="3007" w:name="_Toc40990421"/>
      <w:bookmarkStart w:id="3008" w:name="_Toc41235032"/>
      <w:bookmarkStart w:id="3009" w:name="_Toc41235076"/>
      <w:bookmarkStart w:id="3010" w:name="_Toc42694848"/>
      <w:bookmarkStart w:id="3011" w:name="_Toc42708809"/>
      <w:bookmarkStart w:id="3012" w:name="_Toc38829565"/>
      <w:bookmarkStart w:id="3013" w:name="_Toc38830068"/>
      <w:bookmarkStart w:id="3014" w:name="_Toc38936231"/>
      <w:bookmarkStart w:id="3015" w:name="_Toc40990422"/>
      <w:bookmarkStart w:id="3016" w:name="_Toc41235033"/>
      <w:bookmarkStart w:id="3017" w:name="_Toc41235077"/>
      <w:bookmarkStart w:id="3018" w:name="_Toc42694849"/>
      <w:bookmarkStart w:id="3019" w:name="_Toc42708810"/>
      <w:bookmarkStart w:id="3020" w:name="_Ref47470424"/>
      <w:bookmarkStart w:id="3021" w:name="_Toc226035090"/>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r w:rsidRPr="0062074F">
        <w:t>Cursor Pick Reports and Displays in Interface Panels</w:t>
      </w:r>
      <w:bookmarkEnd w:id="3020"/>
      <w:bookmarkEnd w:id="3021"/>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ciated with a</w:t>
      </w:r>
      <w:del w:id="3022" w:author="jon pritchard" w:date="2026-03-16T13:59:00Z" w16du:dateUtc="2026-03-16T12:59:00Z">
        <w:r w:rsidR="00997923" w:rsidRPr="0062074F" w:rsidDel="00E73F38">
          <w:delText xml:space="preserve"> </w:delText>
        </w:r>
        <w:r w:rsidR="00997923" w:rsidRPr="001C1CAB" w:rsidDel="00E73F38">
          <w:rPr>
            <w:strike/>
          </w:rPr>
          <w:delText>charted</w:delText>
        </w:r>
      </w:del>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3023" w:name="_Ref225514837"/>
      <w:bookmarkStart w:id="3024" w:name="_Toc226035091"/>
      <w:r w:rsidRPr="0062074F">
        <w:t>Curso</w:t>
      </w:r>
      <w:r w:rsidR="00AB7E34" w:rsidRPr="0062074F">
        <w:t>r pick r</w:t>
      </w:r>
      <w:r w:rsidRPr="0062074F">
        <w:t>ules</w:t>
      </w:r>
      <w:bookmarkEnd w:id="3023"/>
      <w:bookmarkEnd w:id="3024"/>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r w:rsidRPr="0062074F">
        <w:rPr>
          <w:i/>
          <w:iCs/>
        </w:rPr>
        <w:t>featureName</w:t>
      </w:r>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pPr>
        <w:pStyle w:val="ListParagraph"/>
        <w:numPr>
          <w:ilvl w:val="0"/>
          <w:numId w:val="34"/>
        </w:numPr>
        <w:spacing w:after="120" w:line="240" w:lineRule="auto"/>
        <w:pPrChange w:id="3025" w:author="jon pritchard" w:date="2026-03-16T10:21:00Z" w16du:dateUtc="2026-03-16T09:21:00Z">
          <w:pPr>
            <w:pStyle w:val="ListParagraph"/>
            <w:numPr>
              <w:numId w:val="34"/>
            </w:numPr>
            <w:spacing w:after="120" w:line="240" w:lineRule="auto"/>
            <w:ind w:hanging="360"/>
            <w:jc w:val="both"/>
          </w:pPr>
        </w:pPrChange>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r w:rsidR="00603B82" w:rsidRPr="009B015F">
        <w:rPr>
          <w:i/>
          <w:iCs/>
          <w:rPrChange w:id="3026" w:author="jon pritchard" w:date="2026-03-16T10:21:00Z" w16du:dateUtc="2026-03-16T09:21:00Z">
            <w:rPr/>
          </w:rPrChange>
        </w:rPr>
        <w:t>featureReference</w:t>
      </w:r>
      <w:r w:rsidR="00603B82" w:rsidRPr="009B015F">
        <w:rPr>
          <w:b/>
          <w:bCs/>
          <w:i/>
          <w:iCs/>
          <w:rPrChange w:id="3027" w:author="jon pritchard" w:date="2026-03-16T10:21:00Z" w16du:dateUtc="2026-03-16T09:21:00Z">
            <w:rPr>
              <w:b/>
              <w:bCs/>
            </w:rPr>
          </w:rPrChange>
        </w:rPr>
        <w:t>.</w:t>
      </w:r>
      <w:r w:rsidR="00603B82" w:rsidRPr="009B015F">
        <w:rPr>
          <w:i/>
          <w:iCs/>
          <w:rPrChange w:id="3028" w:author="jon pritchard" w:date="2026-03-16T10:21:00Z" w16du:dateUtc="2026-03-16T09:21:00Z">
            <w:rPr/>
          </w:rPrChange>
        </w:rPr>
        <w:t>interoperabilityIdentifier</w:t>
      </w:r>
      <w:r w:rsidR="00603B82" w:rsidRPr="0062074F">
        <w:t xml:space="preserve"> attribute containing the </w:t>
      </w:r>
      <w:r w:rsidR="00603B82" w:rsidRPr="009B015F">
        <w:rPr>
          <w:i/>
          <w:iCs/>
          <w:rPrChange w:id="3029" w:author="jon pritchard" w:date="2026-03-16T10:21:00Z" w16du:dateUtc="2026-03-16T09:21:00Z">
            <w:rPr/>
          </w:rPrChange>
        </w:rPr>
        <w:t>interoperabilityIdentifier</w:t>
      </w:r>
      <w:r w:rsidR="00603B82" w:rsidRPr="0062074F">
        <w:t xml:space="preserve">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lastRenderedPageBreak/>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3030" w:name="_Toc178784481"/>
      <w:bookmarkStart w:id="3031" w:name="_Toc178784482"/>
      <w:bookmarkStart w:id="3032" w:name="_Toc178784483"/>
      <w:bookmarkStart w:id="3033" w:name="_Toc226035092"/>
      <w:bookmarkEnd w:id="3030"/>
      <w:bookmarkEnd w:id="3031"/>
      <w:bookmarkEnd w:id="3032"/>
      <w:r w:rsidRPr="0062074F">
        <w:t>Display of dataset support files</w:t>
      </w:r>
      <w:bookmarkEnd w:id="3033"/>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3034" w:name="_Toc226035093"/>
      <w:r w:rsidRPr="0062074F">
        <w:t>Pick report organisation</w:t>
      </w:r>
      <w:r w:rsidR="00427676" w:rsidRPr="0062074F">
        <w:t>.</w:t>
      </w:r>
      <w:bookmarkEnd w:id="3034"/>
    </w:p>
    <w:p w14:paraId="1CDFCB69" w14:textId="226E43C3" w:rsidR="007C15E6" w:rsidRPr="0062074F" w:rsidRDefault="007C15E6" w:rsidP="00E673D5">
      <w:pPr>
        <w:pStyle w:val="Heading3"/>
      </w:pPr>
      <w:bookmarkStart w:id="3035" w:name="_Toc178784486"/>
      <w:bookmarkStart w:id="3036" w:name="_Toc226035094"/>
      <w:bookmarkEnd w:id="3035"/>
      <w:r w:rsidRPr="0062074F">
        <w:t xml:space="preserve">Sorting </w:t>
      </w:r>
      <w:r w:rsidR="009674CE" w:rsidRPr="0062074F">
        <w:t>o</w:t>
      </w:r>
      <w:r w:rsidR="00EE7A2C" w:rsidRPr="0062074F">
        <w:t>rder</w:t>
      </w:r>
      <w:r w:rsidR="009674CE" w:rsidRPr="0062074F">
        <w:t xml:space="preserve"> of results</w:t>
      </w:r>
      <w:bookmarkEnd w:id="3036"/>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ins w:id="3037" w:author="jon pritchard" w:date="2026-03-07T11:56:00Z" w16du:dateUtc="2026-03-06T22:56:00Z">
        <w:r w:rsidR="007435CC">
          <w:rPr>
            <w:rFonts w:cs="Arial"/>
            <w:shd w:val="clear" w:color="auto" w:fill="FFFFFF"/>
          </w:rPr>
          <w:t>.</w:t>
        </w:r>
      </w:ins>
    </w:p>
    <w:p w14:paraId="063D9ECD" w14:textId="3AFFEDDC" w:rsidR="007C15E6" w:rsidRPr="0062074F" w:rsidRDefault="007C15E6" w:rsidP="00E673D5">
      <w:pPr>
        <w:pStyle w:val="Heading3"/>
      </w:pPr>
      <w:bookmarkStart w:id="3038" w:name="_Toc178784488"/>
      <w:bookmarkStart w:id="3039" w:name="_Ref47277288"/>
      <w:bookmarkStart w:id="3040" w:name="_Ref47298226"/>
      <w:bookmarkStart w:id="3041" w:name="_Toc226035095"/>
      <w:bookmarkEnd w:id="3038"/>
      <w:r w:rsidRPr="0062074F">
        <w:t xml:space="preserve">Hover-over </w:t>
      </w:r>
      <w:r w:rsidR="009674CE" w:rsidRPr="0062074F">
        <w:t>f</w:t>
      </w:r>
      <w:r w:rsidRPr="0062074F">
        <w:t>unction</w:t>
      </w:r>
      <w:bookmarkEnd w:id="3039"/>
      <w:bookmarkEnd w:id="3040"/>
      <w:bookmarkEnd w:id="3041"/>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3042" w:name="_Toc226035096"/>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3042"/>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6A26D084" w:rsidR="009E353B" w:rsidRPr="0062074F" w:rsidRDefault="009E353B" w:rsidP="009E353B">
      <w:pPr>
        <w:spacing w:after="120" w:line="240" w:lineRule="auto"/>
        <w:jc w:val="both"/>
      </w:pPr>
      <w:r w:rsidRPr="0062074F">
        <w:t xml:space="preserve">Table </w:t>
      </w:r>
      <w:ins w:id="3043" w:author="jon pritchard" w:date="2026-03-07T18:21:00Z" w16du:dateUtc="2026-03-07T05:21:00Z">
        <w:r w:rsidR="001465AD">
          <w:t>5</w:t>
        </w:r>
      </w:ins>
      <w:del w:id="3044" w:author="jon pritchard" w:date="2026-03-07T18:21:00Z" w16du:dateUtc="2026-03-07T05:21:00Z">
        <w:r w:rsidRPr="0062074F" w:rsidDel="001465AD">
          <w:delText>6</w:delText>
        </w:r>
      </w:del>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ins w:id="3045" w:author="jon pritchard" w:date="2026-03-07T11:56:00Z" w16du:dateUtc="2026-03-06T22:56:00Z">
        <w:r w:rsidR="007435CC">
          <w:t>.</w:t>
        </w:r>
      </w:ins>
    </w:p>
    <w:p w14:paraId="49271778" w14:textId="711D55A7" w:rsidR="00650BDF" w:rsidRDefault="009E353B" w:rsidP="00650BDF">
      <w:pPr>
        <w:spacing w:after="120" w:line="240" w:lineRule="auto"/>
        <w:jc w:val="both"/>
        <w:rPr>
          <w:ins w:id="3046" w:author="jon pritchard" w:date="2026-03-16T11:14:00Z" w16du:dateUtc="2026-03-16T10:14:00Z"/>
        </w:rPr>
      </w:pPr>
      <w:bookmarkStart w:id="3047"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ins w:id="3048" w:author="jon pritchard" w:date="2026-03-16T11:20:00Z" w16du:dateUtc="2026-03-16T10:20:00Z">
        <w:r w:rsidR="00BD3EC3">
          <w:t>The names of the c</w:t>
        </w:r>
      </w:ins>
      <w:del w:id="3049" w:author="jon pritchard" w:date="2026-03-16T11:20:00Z" w16du:dateUtc="2026-03-16T10:20:00Z">
        <w:r w:rsidR="00764DCF" w:rsidRPr="0062074F" w:rsidDel="00BD3EC3">
          <w:delText>C</w:delText>
        </w:r>
      </w:del>
      <w:r w:rsidR="00764DCF" w:rsidRPr="0062074F">
        <w:t xml:space="preserve">omplex attributes are </w:t>
      </w:r>
      <w:ins w:id="3050" w:author="jon pritchard" w:date="2026-03-16T11:20:00Z" w16du:dateUtc="2026-03-16T10:20:00Z">
        <w:r w:rsidR="00BD3EC3">
          <w:t xml:space="preserve">shown </w:t>
        </w:r>
      </w:ins>
      <w:r w:rsidR="00764DCF" w:rsidRPr="0062074F">
        <w:t>in italics and encoded values are in blue text.</w:t>
      </w:r>
      <w:ins w:id="3051" w:author="jon pritchard" w:date="2026-03-16T11:14:00Z" w16du:dateUtc="2026-03-16T10:14:00Z">
        <w:r w:rsidR="00650BDF">
          <w:t xml:space="preserve"> The </w:t>
        </w:r>
      </w:ins>
      <w:ins w:id="3052" w:author="jon pritchard" w:date="2026-03-16T11:17:00Z" w16du:dateUtc="2026-03-16T10:17:00Z">
        <w:r w:rsidR="00BD3EC3">
          <w:t>ECDIS display need not use the colour blue</w:t>
        </w:r>
      </w:ins>
      <w:ins w:id="3053" w:author="jon pritchard" w:date="2026-03-16T11:19:00Z" w16du:dateUtc="2026-03-16T10:19:00Z">
        <w:r w:rsidR="00BD3EC3">
          <w:t xml:space="preserve"> for the displayed attributes</w:t>
        </w:r>
      </w:ins>
      <w:ins w:id="3054" w:author="jonathan pritchard" w:date="2026-03-27T16:12:00Z" w16du:dateUtc="2026-03-27T16:12:00Z">
        <w:r w:rsidR="00C64DBA" w:rsidRPr="00C64DBA">
          <w:rPr>
            <w:rPrChange w:id="3055" w:author="jonathan pritchard" w:date="2026-03-27T16:13:00Z" w16du:dateUtc="2026-03-27T16:13:00Z">
              <w:rPr>
                <w:highlight w:val="yellow"/>
              </w:rPr>
            </w:rPrChange>
          </w:rPr>
          <w:t>, nor display th</w:t>
        </w:r>
      </w:ins>
      <w:ins w:id="3056" w:author="jonathan pritchard" w:date="2026-03-27T16:13:00Z" w16du:dateUtc="2026-03-27T16:13:00Z">
        <w:r w:rsidR="00C64DBA" w:rsidRPr="00C64DBA">
          <w:rPr>
            <w:rPrChange w:id="3057" w:author="jonathan pritchard" w:date="2026-03-27T16:13:00Z" w16du:dateUtc="2026-03-27T16:13:00Z">
              <w:rPr>
                <w:highlight w:val="yellow"/>
              </w:rPr>
            </w:rPrChange>
          </w:rPr>
          <w:t>e descriptive text in italics.</w:t>
        </w:r>
      </w:ins>
      <w:ins w:id="3058" w:author="jon pritchard" w:date="2026-03-16T11:14:00Z" w16du:dateUtc="2026-03-16T10:14:00Z">
        <w:del w:id="3059" w:author="jonathan pritchard" w:date="2026-03-27T16:12:00Z" w16du:dateUtc="2026-03-27T16:12:00Z">
          <w:r w:rsidR="00650BDF" w:rsidRPr="00E658FD" w:rsidDel="00C64DBA">
            <w:rPr>
              <w:highlight w:val="yellow"/>
              <w:rPrChange w:id="3060" w:author="jon pritchard" w:date="2026-03-18T10:40:00Z" w16du:dateUtc="2026-03-18T09:40:00Z">
                <w:rPr/>
              </w:rPrChange>
            </w:rPr>
            <w:delText>.</w:delText>
          </w:r>
        </w:del>
      </w:ins>
      <w:ins w:id="3061" w:author="jon pritchard" w:date="2026-03-16T11:18:00Z" w16du:dateUtc="2026-03-16T10:18:00Z">
        <w:del w:id="3062" w:author="jonathan pritchard" w:date="2026-03-27T16:12:00Z" w16du:dateUtc="2026-03-27T16:12:00Z">
          <w:r w:rsidR="00BD3EC3" w:rsidRPr="00E658FD" w:rsidDel="00C64DBA">
            <w:rPr>
              <w:highlight w:val="yellow"/>
              <w:rPrChange w:id="3063" w:author="jon pritchard" w:date="2026-03-18T10:40:00Z" w16du:dateUtc="2026-03-18T09:40:00Z">
                <w:rPr/>
              </w:rPrChange>
            </w:rPr>
            <w:delText xml:space="preserve"> </w:delText>
          </w:r>
        </w:del>
      </w:ins>
      <w:ins w:id="3064" w:author="jon pritchard" w:date="2026-03-18T10:39:00Z" w16du:dateUtc="2026-03-18T09:39:00Z">
        <w:del w:id="3065" w:author="jonathan pritchard" w:date="2026-03-27T16:12:00Z" w16du:dateUtc="2026-03-27T16:12:00Z">
          <w:r w:rsidR="00E658FD" w:rsidRPr="00E658FD" w:rsidDel="00C64DBA">
            <w:rPr>
              <w:highlight w:val="yellow"/>
              <w:rPrChange w:id="3066" w:author="jon pritchard" w:date="2026-03-18T10:40:00Z" w16du:dateUtc="2026-03-18T09:40:00Z">
                <w:rPr/>
              </w:rPrChange>
            </w:rPr>
            <w:delText>[it</w:delText>
          </w:r>
        </w:del>
      </w:ins>
      <w:ins w:id="3067" w:author="jon pritchard" w:date="2026-03-18T10:40:00Z" w16du:dateUtc="2026-03-18T09:40:00Z">
        <w:del w:id="3068" w:author="jonathan pritchard" w:date="2026-03-27T16:12:00Z" w16du:dateUtc="2026-03-27T16:12:00Z">
          <w:r w:rsidR="00E658FD" w:rsidRPr="00E658FD" w:rsidDel="00C64DBA">
            <w:rPr>
              <w:highlight w:val="yellow"/>
              <w:rPrChange w:id="3069" w:author="jon pritchard" w:date="2026-03-18T10:40:00Z" w16du:dateUtc="2026-03-18T09:40:00Z">
                <w:rPr/>
              </w:rPrChange>
            </w:rPr>
            <w:delText>alics not displayed]</w:delText>
          </w:r>
        </w:del>
      </w:ins>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Change w:id="3070">
          <w:tblGrid>
            <w:gridCol w:w="10"/>
            <w:gridCol w:w="1285"/>
            <w:gridCol w:w="10"/>
            <w:gridCol w:w="1210"/>
            <w:gridCol w:w="10"/>
            <w:gridCol w:w="2863"/>
            <w:gridCol w:w="10"/>
            <w:gridCol w:w="2399"/>
            <w:gridCol w:w="10"/>
          </w:tblGrid>
        </w:tblGridChange>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3071" w:name="_Hlk211514913"/>
            <w:r w:rsidRPr="00650BDF">
              <w:rPr>
                <w:rFonts w:ascii="Aptos Narrow" w:eastAsia="Times New Roman" w:hAnsi="Aptos Narrow"/>
                <w:b/>
                <w:bCs/>
                <w:color w:val="000000"/>
                <w:sz w:val="22"/>
                <w:szCs w:val="22"/>
                <w:lang w:eastAsia="en-GB"/>
                <w:rPrChange w:id="3072" w:author="jon pritchard" w:date="2026-03-16T11:11:00Z" w16du:dateUtc="2026-03-16T10:11:00Z">
                  <w:rPr>
                    <w:rFonts w:ascii="Aptos Narrow" w:eastAsia="Times New Roman" w:hAnsi="Aptos Narrow"/>
                    <w:color w:val="000000"/>
                    <w:sz w:val="22"/>
                    <w:szCs w:val="22"/>
                    <w:lang w:eastAsia="en-GB"/>
                  </w:rPr>
                </w:rPrChange>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663F3A4C" w:rsidR="00764DCF" w:rsidRPr="0062074F" w:rsidRDefault="00764DCF"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3073" w:author="jon pritchard" w:date="2026-03-16T11:11:00Z" w16du:dateUtc="2026-03-16T10:11:00Z">
                  <w:rPr>
                    <w:rFonts w:ascii="Aptos Narrow" w:eastAsia="Times New Roman" w:hAnsi="Aptos Narrow"/>
                    <w:color w:val="000000"/>
                    <w:sz w:val="22"/>
                    <w:szCs w:val="22"/>
                    <w:lang w:eastAsia="en-GB"/>
                  </w:rPr>
                </w:rPrChange>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ins w:id="3074" w:author="jonathan pritchard" w:date="2026-03-27T16:13:00Z" w16du:dateUtc="2026-03-27T16:13:00Z">
              <w:r w:rsidR="00DE2FA4">
                <w:rPr>
                  <w:rFonts w:ascii="Aptos Narrow" w:eastAsia="Times New Roman" w:hAnsi="Aptos Narrow"/>
                  <w:i/>
                  <w:iCs/>
                  <w:color w:val="000000"/>
                  <w:sz w:val="22"/>
                  <w:szCs w:val="22"/>
                  <w:lang w:eastAsia="en-GB"/>
                </w:rPr>
                <w:t>(</w:t>
              </w:r>
            </w:ins>
            <w:ins w:id="3075" w:author="jon pritchard" w:date="2026-03-16T11:11:00Z" w16du:dateUtc="2026-03-16T10:11:00Z">
              <w:r w:rsidR="00650BDF" w:rsidRPr="00281806">
                <w:rPr>
                  <w:rFonts w:ascii="Aptos Narrow" w:eastAsia="Times New Roman" w:hAnsi="Aptos Narrow"/>
                  <w:i/>
                  <w:iCs/>
                  <w:sz w:val="22"/>
                  <w:szCs w:val="22"/>
                  <w:lang w:eastAsia="en-GB"/>
                </w:rPr>
                <w:t>station number</w:t>
              </w:r>
            </w:ins>
            <w:del w:id="3076" w:author="jon pritchard" w:date="2026-03-16T11:11:00Z" w16du:dateUtc="2026-03-16T10:11:00Z">
              <w:r w:rsidRPr="0062074F" w:rsidDel="00650BDF">
                <w:rPr>
                  <w:rFonts w:ascii="Aptos Narrow" w:eastAsia="Times New Roman" w:hAnsi="Aptos Narrow"/>
                  <w:i/>
                  <w:iCs/>
                  <w:color w:val="000000"/>
                  <w:sz w:val="22"/>
                  <w:szCs w:val="22"/>
                  <w:lang w:eastAsia="en-GB"/>
                </w:rPr>
                <w:delText>(station identifier</w:delText>
              </w:r>
            </w:del>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3077" w:author="jon pritchard" w:date="2026-03-16T11:11:00Z" w16du:dateUtc="2026-03-16T10:11:00Z">
                  <w:rPr>
                    <w:rFonts w:ascii="Aptos Narrow" w:eastAsia="Times New Roman" w:hAnsi="Aptos Narrow"/>
                    <w:color w:val="000000"/>
                    <w:sz w:val="22"/>
                    <w:szCs w:val="22"/>
                    <w:lang w:eastAsia="en-GB"/>
                  </w:rPr>
                </w:rPrChange>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650BDF">
              <w:rPr>
                <w:rFonts w:ascii="Aptos Narrow" w:eastAsia="Times New Roman" w:hAnsi="Aptos Narrow"/>
                <w:b/>
                <w:bCs/>
                <w:color w:val="000000"/>
                <w:sz w:val="22"/>
                <w:szCs w:val="22"/>
                <w:lang w:eastAsia="en-GB"/>
                <w:rPrChange w:id="3078" w:author="jon pritchard" w:date="2026-03-16T11:11:00Z" w16du:dateUtc="2026-03-16T10:11:00Z">
                  <w:rPr>
                    <w:rFonts w:ascii="Aptos Narrow" w:eastAsia="Times New Roman" w:hAnsi="Aptos Narrow"/>
                    <w:color w:val="000000"/>
                    <w:sz w:val="22"/>
                    <w:szCs w:val="22"/>
                    <w:lang w:eastAsia="en-GB"/>
                  </w:rPr>
                </w:rPrChange>
              </w:rPr>
              <w:t>Stream Depth</w:t>
            </w:r>
            <w:ins w:id="3079" w:author="jon pritchard" w:date="2026-03-16T11:16:00Z" w16du:dateUtc="2026-03-16T10:16:00Z">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ins>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650BDF" w:rsidRDefault="00853316" w:rsidP="00764DCF">
            <w:pPr>
              <w:spacing w:after="0" w:line="240" w:lineRule="auto"/>
              <w:rPr>
                <w:rFonts w:ascii="Aptos Narrow" w:eastAsia="Times New Roman" w:hAnsi="Aptos Narrow"/>
                <w:b/>
                <w:bCs/>
                <w:color w:val="000000"/>
                <w:sz w:val="22"/>
                <w:szCs w:val="22"/>
                <w:lang w:eastAsia="en-GB"/>
                <w:rPrChange w:id="3080" w:author="jon pritchard" w:date="2026-03-16T11:11:00Z" w16du:dateUtc="2026-03-16T10:11:00Z">
                  <w:rPr>
                    <w:rFonts w:ascii="Aptos Narrow" w:eastAsia="Times New Roman" w:hAnsi="Aptos Narrow"/>
                    <w:color w:val="000000"/>
                    <w:sz w:val="22"/>
                    <w:szCs w:val="22"/>
                    <w:lang w:eastAsia="en-GB"/>
                  </w:rPr>
                </w:rPrChange>
              </w:rPr>
            </w:pPr>
            <w:r w:rsidRPr="00650BDF">
              <w:rPr>
                <w:rFonts w:ascii="Aptos Narrow" w:eastAsia="Times New Roman" w:hAnsi="Aptos Narrow"/>
                <w:b/>
                <w:bCs/>
                <w:color w:val="000000"/>
                <w:sz w:val="22"/>
                <w:szCs w:val="22"/>
                <w:lang w:eastAsia="en-GB"/>
                <w:rPrChange w:id="3081" w:author="jon pritchard" w:date="2026-03-16T11:11:00Z" w16du:dateUtc="2026-03-16T10:11:00Z">
                  <w:rPr>
                    <w:rFonts w:ascii="Aptos Narrow" w:eastAsia="Times New Roman" w:hAnsi="Aptos Narrow"/>
                    <w:color w:val="000000"/>
                    <w:sz w:val="22"/>
                    <w:szCs w:val="22"/>
                    <w:lang w:eastAsia="en-GB"/>
                  </w:rPr>
                </w:rPrChange>
              </w:rPr>
              <w:t>Hours</w:t>
            </w:r>
            <w:ins w:id="3082" w:author="jon pritchard" w:date="2026-03-16T11:12:00Z" w16du:dateUtc="2026-03-16T10:12:00Z">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ins>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3083" w:author="jon pritchard" w:date="2026-03-16T11:12:00Z" w16du:dateUtc="2026-03-16T10:12:00Z">
                  <w:rPr>
                    <w:rFonts w:ascii="Aptos Narrow" w:eastAsia="Times New Roman" w:hAnsi="Aptos Narrow"/>
                    <w:color w:val="000000"/>
                    <w:sz w:val="22"/>
                    <w:szCs w:val="22"/>
                    <w:lang w:eastAsia="en-GB"/>
                  </w:rPr>
                </w:rPrChange>
              </w:rPr>
              <w:t>Direction of Stream</w:t>
            </w:r>
            <w:ins w:id="3084" w:author="jon pritchard" w:date="2026-03-16T11:12:00Z" w16du:dateUtc="2026-03-16T10:12:00Z">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ins>
            <w:ins w:id="3085" w:author="jon pritchard" w:date="2026-03-18T11:01:00Z" w16du:dateUtc="2026-03-18T10:01:00Z">
              <w:r w:rsidR="00715ED1">
                <w:rPr>
                  <w:rFonts w:ascii="Aptos Narrow" w:eastAsia="Times New Roman" w:hAnsi="Aptos Narrow"/>
                  <w:i/>
                  <w:iCs/>
                  <w:sz w:val="22"/>
                  <w:szCs w:val="22"/>
                  <w:lang w:eastAsia="en-GB"/>
                </w:rPr>
                <w:t xml:space="preserve"> value</w:t>
              </w:r>
            </w:ins>
            <w:ins w:id="3086" w:author="jon pritchard" w:date="2026-03-16T11:12:00Z" w16du:dateUtc="2026-03-16T10:12:00Z">
              <w:r w:rsidR="00650BDF">
                <w:rPr>
                  <w:rFonts w:ascii="Aptos Narrow" w:eastAsia="Times New Roman" w:hAnsi="Aptos Narrow"/>
                  <w:i/>
                  <w:iCs/>
                  <w:color w:val="000000"/>
                  <w:sz w:val="22"/>
                  <w:szCs w:val="22"/>
                  <w:lang w:eastAsia="en-GB"/>
                </w:rPr>
                <w:t>)</w:t>
              </w:r>
            </w:ins>
          </w:p>
        </w:tc>
        <w:tc>
          <w:tcPr>
            <w:tcW w:w="2409" w:type="dxa"/>
            <w:tcBorders>
              <w:top w:val="nil"/>
              <w:left w:val="nil"/>
              <w:bottom w:val="single" w:sz="4" w:space="0" w:color="auto"/>
              <w:right w:val="single" w:sz="4" w:space="0" w:color="auto"/>
            </w:tcBorders>
            <w:noWrap/>
            <w:vAlign w:val="bottom"/>
            <w:hideMark/>
          </w:tcPr>
          <w:p w14:paraId="067A588D" w14:textId="3A5F4A72" w:rsidR="00853316" w:rsidRPr="0062074F" w:rsidRDefault="00650BDF" w:rsidP="00764DCF">
            <w:pPr>
              <w:spacing w:after="0" w:line="240" w:lineRule="auto"/>
              <w:rPr>
                <w:rFonts w:ascii="Aptos Narrow" w:eastAsia="Times New Roman" w:hAnsi="Aptos Narrow"/>
                <w:color w:val="000000"/>
                <w:sz w:val="22"/>
                <w:szCs w:val="22"/>
                <w:lang w:eastAsia="en-GB"/>
              </w:rPr>
            </w:pPr>
            <w:ins w:id="3087" w:author="jon pritchard" w:date="2026-03-16T11:12:00Z" w16du:dateUtc="2026-03-16T10:12:00Z">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ins>
            <w:del w:id="3088" w:author="jon pritchard" w:date="2026-03-16T11:12:00Z" w16du:dateUtc="2026-03-16T10:12:00Z">
              <w:r w:rsidR="00853316" w:rsidRPr="0062074F" w:rsidDel="00650BDF">
                <w:rPr>
                  <w:rFonts w:ascii="Aptos Narrow" w:eastAsia="Times New Roman" w:hAnsi="Aptos Narrow"/>
                  <w:color w:val="000000"/>
                  <w:sz w:val="22"/>
                  <w:szCs w:val="22"/>
                  <w:lang w:eastAsia="en-GB"/>
                </w:rPr>
                <w:delText>Rate</w:delText>
              </w:r>
            </w:del>
            <w:del w:id="3089" w:author="jon pritchard" w:date="2026-03-07T15:48:00Z" w16du:dateUtc="2026-03-07T02:48:00Z">
              <w:r w:rsidR="00853316" w:rsidRPr="0062074F" w:rsidDel="00546051">
                <w:rPr>
                  <w:rFonts w:ascii="Aptos Narrow" w:eastAsia="Times New Roman" w:hAnsi="Aptos Narrow"/>
                  <w:color w:val="000000"/>
                  <w:sz w:val="22"/>
                  <w:szCs w:val="22"/>
                  <w:lang w:eastAsia="en-GB"/>
                </w:rPr>
                <w:delText>s</w:delText>
              </w:r>
            </w:del>
            <w:del w:id="3090" w:author="jon pritchard" w:date="2026-03-16T11:12:00Z" w16du:dateUtc="2026-03-16T10:12:00Z">
              <w:r w:rsidR="00853316" w:rsidRPr="0062074F" w:rsidDel="00650BDF">
                <w:rPr>
                  <w:rFonts w:ascii="Aptos Narrow" w:eastAsia="Times New Roman" w:hAnsi="Aptos Narrow"/>
                  <w:color w:val="000000"/>
                  <w:sz w:val="22"/>
                  <w:szCs w:val="22"/>
                  <w:lang w:eastAsia="en-GB"/>
                </w:rPr>
                <w:delText xml:space="preserve"> (</w:delText>
              </w:r>
              <w:r w:rsidR="00853316" w:rsidRPr="00546051" w:rsidDel="00650BDF">
                <w:rPr>
                  <w:rFonts w:ascii="Aptos Narrow" w:eastAsia="Times New Roman" w:hAnsi="Aptos Narrow"/>
                  <w:color w:val="000000"/>
                  <w:sz w:val="22"/>
                  <w:szCs w:val="22"/>
                  <w:highlight w:val="yellow"/>
                  <w:lang w:eastAsia="en-GB"/>
                  <w:rPrChange w:id="3091" w:author="jon pritchard" w:date="2026-03-07T15:49:00Z" w16du:dateUtc="2026-03-07T02:49:00Z">
                    <w:rPr>
                      <w:rFonts w:ascii="Aptos Narrow" w:eastAsia="Times New Roman" w:hAnsi="Aptos Narrow"/>
                      <w:color w:val="000000"/>
                      <w:sz w:val="22"/>
                      <w:szCs w:val="22"/>
                      <w:lang w:eastAsia="en-GB"/>
                    </w:rPr>
                  </w:rPrChange>
                </w:rPr>
                <w:delText>knots</w:delText>
              </w:r>
              <w:r w:rsidR="00853316" w:rsidRPr="0062074F" w:rsidDel="00650BDF">
                <w:rPr>
                  <w:rFonts w:ascii="Aptos Narrow" w:eastAsia="Times New Roman" w:hAnsi="Aptos Narrow"/>
                  <w:color w:val="000000"/>
                  <w:sz w:val="22"/>
                  <w:szCs w:val="22"/>
                  <w:lang w:eastAsia="en-GB"/>
                </w:rPr>
                <w:delText>)</w:delText>
              </w:r>
            </w:del>
          </w:p>
        </w:tc>
      </w:tr>
      <w:tr w:rsidR="00853316" w:rsidRPr="0062074F" w14:paraId="7852D238" w14:textId="77777777" w:rsidTr="00650BDF">
        <w:tblPrEx>
          <w:tblW w:w="7361" w:type="dxa"/>
          <w:jc w:val="center"/>
          <w:tblPrExChange w:id="3092" w:author="jon pritchard" w:date="2026-03-16T11:12:00Z" w16du:dateUtc="2026-03-16T10:12:00Z">
            <w:tblPrEx>
              <w:tblW w:w="7361" w:type="dxa"/>
              <w:jc w:val="center"/>
            </w:tblPrEx>
          </w:tblPrExChange>
        </w:tblPrEx>
        <w:trPr>
          <w:trHeight w:val="427"/>
          <w:jc w:val="center"/>
          <w:trPrChange w:id="3093" w:author="jon pritchard" w:date="2026-03-16T11:12:00Z" w16du:dateUtc="2026-03-16T10:12:00Z">
            <w:trPr>
              <w:gridAfter w:val="0"/>
              <w:trHeight w:val="292"/>
              <w:jc w:val="center"/>
            </w:trPr>
          </w:trPrChange>
        </w:trPr>
        <w:tc>
          <w:tcPr>
            <w:tcW w:w="1295" w:type="dxa"/>
            <w:vMerge/>
            <w:tcBorders>
              <w:top w:val="single" w:sz="4" w:space="0" w:color="auto"/>
              <w:left w:val="single" w:sz="8" w:space="0" w:color="auto"/>
              <w:bottom w:val="single" w:sz="4" w:space="0" w:color="000000"/>
              <w:right w:val="nil"/>
            </w:tcBorders>
            <w:vAlign w:val="center"/>
            <w:hideMark/>
            <w:tcPrChange w:id="3094" w:author="jon pritchard" w:date="2026-03-16T11:12:00Z" w16du:dateUtc="2026-03-16T10:12:00Z">
              <w:tcPr>
                <w:tcW w:w="1295" w:type="dxa"/>
                <w:gridSpan w:val="2"/>
                <w:vMerge/>
                <w:tcBorders>
                  <w:top w:val="single" w:sz="4" w:space="0" w:color="auto"/>
                  <w:left w:val="single" w:sz="8" w:space="0" w:color="auto"/>
                  <w:bottom w:val="single" w:sz="4" w:space="0" w:color="000000"/>
                  <w:right w:val="nil"/>
                </w:tcBorders>
                <w:vAlign w:val="center"/>
                <w:hideMark/>
              </w:tcPr>
            </w:tcPrChange>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Change w:id="3095" w:author="jon pritchard" w:date="2026-03-16T11:12:00Z" w16du:dateUtc="2026-03-16T10:12:00Z">
              <w:tcPr>
                <w:tcW w:w="784" w:type="dxa"/>
                <w:gridSpan w:val="2"/>
                <w:vMerge/>
                <w:tcBorders>
                  <w:top w:val="single" w:sz="8" w:space="0" w:color="auto"/>
                  <w:left w:val="single" w:sz="8" w:space="0" w:color="auto"/>
                  <w:bottom w:val="single" w:sz="4" w:space="0" w:color="000000"/>
                  <w:right w:val="single" w:sz="8" w:space="0" w:color="auto"/>
                </w:tcBorders>
                <w:vAlign w:val="center"/>
                <w:hideMark/>
              </w:tcPr>
            </w:tcPrChange>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Change w:id="3096" w:author="jon pritchard" w:date="2026-03-16T11:12:00Z" w16du:dateUtc="2026-03-16T10:12:00Z">
              <w:tcPr>
                <w:tcW w:w="2873" w:type="dxa"/>
                <w:gridSpan w:val="2"/>
                <w:tcBorders>
                  <w:top w:val="nil"/>
                  <w:left w:val="nil"/>
                  <w:bottom w:val="single" w:sz="4" w:space="0" w:color="auto"/>
                  <w:right w:val="single" w:sz="4" w:space="0" w:color="auto"/>
                </w:tcBorders>
                <w:noWrap/>
                <w:vAlign w:val="bottom"/>
                <w:hideMark/>
              </w:tcPr>
            </w:tcPrChange>
          </w:tcPr>
          <w:p w14:paraId="05460539" w14:textId="46AE24EA" w:rsidR="00853316" w:rsidRPr="0062074F" w:rsidRDefault="00650BDF" w:rsidP="00764DCF">
            <w:pPr>
              <w:spacing w:after="0" w:line="240" w:lineRule="auto"/>
              <w:rPr>
                <w:rFonts w:ascii="Aptos Narrow" w:eastAsia="Times New Roman" w:hAnsi="Aptos Narrow"/>
                <w:i/>
                <w:iCs/>
                <w:color w:val="000000"/>
                <w:sz w:val="22"/>
                <w:szCs w:val="22"/>
                <w:lang w:eastAsia="en-GB"/>
              </w:rPr>
            </w:pPr>
            <w:ins w:id="3097" w:author="jon pritchard" w:date="2026-03-16T11:16:00Z" w16du:dateUtc="2026-03-16T10:16:00Z">
              <w:r w:rsidRPr="0062074F" w:rsidDel="00650BDF">
                <w:rPr>
                  <w:rFonts w:ascii="Aptos Narrow" w:eastAsia="Times New Roman" w:hAnsi="Aptos Narrow"/>
                  <w:i/>
                  <w:iCs/>
                  <w:color w:val="000000"/>
                  <w:sz w:val="22"/>
                  <w:szCs w:val="22"/>
                  <w:lang w:eastAsia="en-GB"/>
                </w:rPr>
                <w:t xml:space="preserve"> </w:t>
              </w:r>
            </w:ins>
            <w:del w:id="3098" w:author="jon pritchard" w:date="2026-03-16T11:12:00Z" w16du:dateUtc="2026-03-16T10:12:00Z">
              <w:r w:rsidR="00853316" w:rsidRPr="0062074F" w:rsidDel="00650BDF">
                <w:rPr>
                  <w:rFonts w:ascii="Aptos Narrow" w:eastAsia="Times New Roman" w:hAnsi="Aptos Narrow"/>
                  <w:i/>
                  <w:iCs/>
                  <w:color w:val="000000"/>
                  <w:sz w:val="22"/>
                  <w:szCs w:val="22"/>
                  <w:lang w:eastAsia="en-GB"/>
                </w:rPr>
                <w:delText>(</w:delText>
              </w:r>
              <w:r w:rsidR="00853316" w:rsidRPr="00546051" w:rsidDel="00650BDF">
                <w:rPr>
                  <w:rFonts w:ascii="Aptos Narrow" w:eastAsia="Times New Roman" w:hAnsi="Aptos Narrow"/>
                  <w:i/>
                  <w:iCs/>
                  <w:color w:val="000000"/>
                  <w:sz w:val="22"/>
                  <w:szCs w:val="22"/>
                  <w:highlight w:val="yellow"/>
                  <w:lang w:eastAsia="en-GB"/>
                  <w:rPrChange w:id="3099" w:author="jon pritchard" w:date="2026-03-07T15:49:00Z" w16du:dateUtc="2026-03-07T02:49:00Z">
                    <w:rPr>
                      <w:rFonts w:ascii="Aptos Narrow" w:eastAsia="Times New Roman" w:hAnsi="Aptos Narrow"/>
                      <w:i/>
                      <w:iCs/>
                      <w:color w:val="000000"/>
                      <w:sz w:val="22"/>
                      <w:szCs w:val="22"/>
                      <w:lang w:eastAsia="en-GB"/>
                    </w:rPr>
                  </w:rPrChange>
                </w:rPr>
                <w:delText>degrees</w:delText>
              </w:r>
              <w:r w:rsidR="00853316" w:rsidRPr="0062074F" w:rsidDel="00650BDF">
                <w:rPr>
                  <w:rFonts w:ascii="Aptos Narrow" w:eastAsia="Times New Roman" w:hAnsi="Aptos Narrow"/>
                  <w:i/>
                  <w:iCs/>
                  <w:color w:val="000000"/>
                  <w:sz w:val="22"/>
                  <w:szCs w:val="22"/>
                  <w:lang w:eastAsia="en-GB"/>
                </w:rPr>
                <w:delText>)</w:delText>
              </w:r>
            </w:del>
          </w:p>
        </w:tc>
        <w:tc>
          <w:tcPr>
            <w:tcW w:w="2409" w:type="dxa"/>
            <w:tcBorders>
              <w:top w:val="nil"/>
              <w:left w:val="nil"/>
              <w:bottom w:val="single" w:sz="4" w:space="0" w:color="auto"/>
              <w:right w:val="single" w:sz="4" w:space="0" w:color="auto"/>
            </w:tcBorders>
            <w:noWrap/>
            <w:vAlign w:val="bottom"/>
            <w:hideMark/>
            <w:tcPrChange w:id="3100" w:author="jon pritchard" w:date="2026-03-16T11:12:00Z" w16du:dateUtc="2026-03-16T10:12:00Z">
              <w:tcPr>
                <w:tcW w:w="2409" w:type="dxa"/>
                <w:gridSpan w:val="2"/>
                <w:tcBorders>
                  <w:top w:val="nil"/>
                  <w:left w:val="nil"/>
                  <w:bottom w:val="single" w:sz="4" w:space="0" w:color="auto"/>
                  <w:right w:val="single" w:sz="4" w:space="0" w:color="auto"/>
                </w:tcBorders>
                <w:noWrap/>
                <w:vAlign w:val="bottom"/>
                <w:hideMark/>
              </w:tcPr>
            </w:tcPrChange>
          </w:tcPr>
          <w:p w14:paraId="6A43012B" w14:textId="702FC56F"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3101" w:author="jon pritchard" w:date="2026-03-16T11:12:00Z" w16du:dateUtc="2026-03-16T10:12:00Z">
              <w:r w:rsidRPr="00E658FD">
                <w:rPr>
                  <w:rFonts w:ascii="Aptos Narrow" w:eastAsia="Times New Roman" w:hAnsi="Aptos Narrow"/>
                  <w:b/>
                  <w:bCs/>
                  <w:color w:val="00B0F0"/>
                  <w:sz w:val="22"/>
                  <w:szCs w:val="22"/>
                  <w:lang w:eastAsia="en-GB"/>
                  <w:rPrChange w:id="3102" w:author="jon pritchard" w:date="2026-03-18T10:39:00Z" w16du:dateUtc="2026-03-18T09:39:00Z">
                    <w:rPr>
                      <w:rFonts w:ascii="Aptos Narrow" w:eastAsia="Times New Roman" w:hAnsi="Aptos Narrow"/>
                      <w:b/>
                      <w:bCs/>
                      <w:color w:val="000000"/>
                      <w:sz w:val="22"/>
                      <w:szCs w:val="22"/>
                      <w:lang w:eastAsia="en-GB"/>
                    </w:rPr>
                  </w:rPrChange>
                </w:rPr>
                <w:t>Springs</w:t>
              </w:r>
              <w:r w:rsidRPr="00E658FD">
                <w:rPr>
                  <w:rFonts w:ascii="Aptos Narrow" w:eastAsia="Times New Roman" w:hAnsi="Aptos Narrow"/>
                  <w:i/>
                  <w:iCs/>
                  <w:color w:val="00B0F0"/>
                  <w:sz w:val="22"/>
                  <w:szCs w:val="22"/>
                  <w:lang w:eastAsia="en-GB"/>
                  <w:rPrChange w:id="3103" w:author="jon pritchard" w:date="2026-03-18T10:39:00Z" w16du:dateUtc="2026-03-18T09:39:00Z">
                    <w:rPr>
                      <w:rFonts w:ascii="Aptos Narrow" w:eastAsia="Times New Roman" w:hAnsi="Aptos Narrow"/>
                      <w:i/>
                      <w:iCs/>
                      <w:color w:val="000000"/>
                      <w:sz w:val="22"/>
                      <w:szCs w:val="22"/>
                      <w:lang w:eastAsia="en-GB"/>
                    </w:rPr>
                  </w:rPrChange>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ins>
            <w:del w:id="3104" w:author="jon pritchard" w:date="2026-03-16T11:12:00Z" w16du:dateUtc="2026-03-16T10:12:00Z">
              <w:r w:rsidR="00853316" w:rsidRPr="00546051" w:rsidDel="00650BDF">
                <w:rPr>
                  <w:rFonts w:ascii="Aptos Narrow" w:eastAsia="Times New Roman" w:hAnsi="Aptos Narrow"/>
                  <w:i/>
                  <w:iCs/>
                  <w:color w:val="000000"/>
                  <w:sz w:val="22"/>
                  <w:szCs w:val="22"/>
                  <w:highlight w:val="yellow"/>
                  <w:lang w:eastAsia="en-GB"/>
                  <w:rPrChange w:id="3105" w:author="jon pritchard" w:date="2026-03-07T15:50:00Z" w16du:dateUtc="2026-03-07T02:50:00Z">
                    <w:rPr>
                      <w:rFonts w:ascii="Aptos Narrow" w:eastAsia="Times New Roman" w:hAnsi="Aptos Narrow"/>
                      <w:i/>
                      <w:iCs/>
                      <w:color w:val="000000"/>
                      <w:sz w:val="22"/>
                      <w:szCs w:val="22"/>
                      <w:lang w:eastAsia="en-GB"/>
                    </w:rPr>
                  </w:rPrChange>
                </w:rPr>
                <w:delText>springs</w:delText>
              </w:r>
            </w:del>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06"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07" w:author="jon pritchard" w:date="2026-03-18T10:39:00Z" w16du:dateUtc="2026-03-18T09:39:00Z">
                  <w:rPr>
                    <w:rFonts w:ascii="Aptos Narrow" w:eastAsia="Times New Roman" w:hAnsi="Aptos Narrow"/>
                    <w:i/>
                    <w:iCs/>
                    <w:color w:val="000000"/>
                    <w:sz w:val="22"/>
                    <w:szCs w:val="22"/>
                    <w:lang w:eastAsia="en-GB"/>
                  </w:rPr>
                </w:rPrChange>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ins w:id="3108" w:author="jon pritchard" w:date="2026-03-07T15:49:00Z" w16du:dateUtc="2026-03-07T02:49:00Z">
              <w:r w:rsidR="00546051" w:rsidRPr="005016B9">
                <w:rPr>
                  <w:rFonts w:ascii="Aptos Narrow" w:eastAsia="Times New Roman" w:hAnsi="Aptos Narrow"/>
                  <w:b/>
                  <w:bCs/>
                  <w:color w:val="00B0F0"/>
                  <w:sz w:val="22"/>
                  <w:szCs w:val="22"/>
                  <w:lang w:eastAsia="en-GB"/>
                </w:rPr>
                <w:sym w:font="Symbol" w:char="F0B0"/>
              </w:r>
            </w:ins>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ins w:id="310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1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11" w:author="jon pritchard" w:date="2026-03-18T10:39:00Z" w16du:dateUtc="2026-03-18T09:39:00Z">
                  <w:rPr>
                    <w:rFonts w:ascii="Aptos Narrow" w:eastAsia="Times New Roman" w:hAnsi="Aptos Narrow"/>
                    <w:i/>
                    <w:iCs/>
                    <w:color w:val="000000"/>
                    <w:sz w:val="22"/>
                    <w:szCs w:val="22"/>
                    <w:lang w:eastAsia="en-GB"/>
                  </w:rPr>
                </w:rPrChange>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ins w:id="3112" w:author="jon pritchard" w:date="2026-03-16T11:15:00Z" w16du:dateUtc="2026-03-16T10:15:00Z">
              <w:r w:rsidR="00650BDF" w:rsidRPr="005016B9">
                <w:rPr>
                  <w:rFonts w:ascii="Aptos Narrow" w:eastAsia="Times New Roman" w:hAnsi="Aptos Narrow"/>
                  <w:b/>
                  <w:bCs/>
                  <w:color w:val="00B0F0"/>
                  <w:sz w:val="22"/>
                  <w:szCs w:val="22"/>
                  <w:lang w:eastAsia="en-GB"/>
                  <w:rPrChange w:id="311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311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1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16" w:author="jon pritchard" w:date="2026-03-18T10:39:00Z" w16du:dateUtc="2026-03-18T09:39:00Z">
                  <w:rPr>
                    <w:rFonts w:ascii="Aptos Narrow" w:eastAsia="Times New Roman" w:hAnsi="Aptos Narrow"/>
                    <w:i/>
                    <w:iCs/>
                    <w:color w:val="000000"/>
                    <w:sz w:val="22"/>
                    <w:szCs w:val="22"/>
                    <w:lang w:eastAsia="en-GB"/>
                  </w:rPr>
                </w:rPrChange>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ins w:id="3117" w:author="jon pritchard" w:date="2026-03-16T11:15:00Z" w16du:dateUtc="2026-03-16T10:15:00Z">
              <w:r w:rsidR="00650BDF" w:rsidRPr="005016B9">
                <w:rPr>
                  <w:rFonts w:ascii="Aptos Narrow" w:eastAsia="Times New Roman" w:hAnsi="Aptos Narrow"/>
                  <w:b/>
                  <w:bCs/>
                  <w:color w:val="00B0F0"/>
                  <w:sz w:val="22"/>
                  <w:szCs w:val="22"/>
                  <w:lang w:eastAsia="en-GB"/>
                  <w:rPrChange w:id="311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311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2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21" w:author="jon pritchard" w:date="2026-03-18T10:39:00Z" w16du:dateUtc="2026-03-18T09:39:00Z">
                  <w:rPr>
                    <w:rFonts w:ascii="Aptos Narrow" w:eastAsia="Times New Roman" w:hAnsi="Aptos Narrow"/>
                    <w:i/>
                    <w:iCs/>
                    <w:color w:val="000000"/>
                    <w:sz w:val="22"/>
                    <w:szCs w:val="22"/>
                    <w:lang w:eastAsia="en-GB"/>
                  </w:rPr>
                </w:rPrChange>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ins w:id="3122" w:author="jon pritchard" w:date="2026-03-16T11:15:00Z" w16du:dateUtc="2026-03-16T10:15:00Z">
              <w:r w:rsidR="00650BDF" w:rsidRPr="005016B9">
                <w:rPr>
                  <w:rFonts w:ascii="Aptos Narrow" w:eastAsia="Times New Roman" w:hAnsi="Aptos Narrow"/>
                  <w:b/>
                  <w:bCs/>
                  <w:color w:val="00B0F0"/>
                  <w:sz w:val="22"/>
                  <w:szCs w:val="22"/>
                  <w:lang w:eastAsia="en-GB"/>
                  <w:rPrChange w:id="312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312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2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26" w:author="jon pritchard" w:date="2026-03-18T10:39:00Z" w16du:dateUtc="2026-03-18T09:39:00Z">
                  <w:rPr>
                    <w:rFonts w:ascii="Aptos Narrow" w:eastAsia="Times New Roman" w:hAnsi="Aptos Narrow"/>
                    <w:i/>
                    <w:iCs/>
                    <w:color w:val="000000"/>
                    <w:sz w:val="22"/>
                    <w:szCs w:val="22"/>
                    <w:lang w:eastAsia="en-GB"/>
                  </w:rPr>
                </w:rPrChange>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ins w:id="3127" w:author="jon pritchard" w:date="2026-03-16T11:15:00Z" w16du:dateUtc="2026-03-16T10:15:00Z">
              <w:r w:rsidR="00650BDF" w:rsidRPr="005016B9">
                <w:rPr>
                  <w:rFonts w:ascii="Aptos Narrow" w:eastAsia="Times New Roman" w:hAnsi="Aptos Narrow"/>
                  <w:b/>
                  <w:bCs/>
                  <w:color w:val="00B0F0"/>
                  <w:sz w:val="22"/>
                  <w:szCs w:val="22"/>
                  <w:lang w:eastAsia="en-GB"/>
                  <w:rPrChange w:id="312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ins w:id="312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3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31" w:author="jon pritchard" w:date="2026-03-18T10:39:00Z" w16du:dateUtc="2026-03-18T09:39:00Z">
                  <w:rPr>
                    <w:rFonts w:ascii="Aptos Narrow" w:eastAsia="Times New Roman" w:hAnsi="Aptos Narrow"/>
                    <w:i/>
                    <w:iCs/>
                    <w:color w:val="000000"/>
                    <w:sz w:val="22"/>
                    <w:szCs w:val="22"/>
                    <w:lang w:eastAsia="en-GB"/>
                  </w:rPr>
                </w:rPrChange>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ins w:id="3132" w:author="jon pritchard" w:date="2026-03-16T11:15:00Z" w16du:dateUtc="2026-03-16T10:15:00Z">
              <w:r w:rsidR="00650BDF" w:rsidRPr="005016B9">
                <w:rPr>
                  <w:rFonts w:ascii="Aptos Narrow" w:eastAsia="Times New Roman" w:hAnsi="Aptos Narrow"/>
                  <w:b/>
                  <w:bCs/>
                  <w:color w:val="00B0F0"/>
                  <w:sz w:val="22"/>
                  <w:szCs w:val="22"/>
                  <w:lang w:eastAsia="en-GB"/>
                  <w:rPrChange w:id="313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ins w:id="313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3F17D41B"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3135" w:author="jon pritchard" w:date="2026-03-16T11:13:00Z" w16du:dateUtc="2026-03-16T10:13:00Z">
              <w:r w:rsidRPr="00E658FD">
                <w:rPr>
                  <w:rFonts w:ascii="Aptos Narrow" w:eastAsia="Times New Roman" w:hAnsi="Aptos Narrow"/>
                  <w:b/>
                  <w:bCs/>
                  <w:color w:val="00B0F0"/>
                  <w:sz w:val="22"/>
                  <w:szCs w:val="22"/>
                  <w:lang w:eastAsia="en-GB"/>
                  <w:rPrChange w:id="3136" w:author="jon pritchard" w:date="2026-03-18T10:39:00Z" w16du:dateUtc="2026-03-18T09:39:00Z">
                    <w:rPr>
                      <w:rFonts w:ascii="Aptos Narrow" w:eastAsia="Times New Roman" w:hAnsi="Aptos Narrow"/>
                      <w:b/>
                      <w:bCs/>
                      <w:color w:val="000000"/>
                      <w:sz w:val="22"/>
                      <w:szCs w:val="22"/>
                      <w:lang w:eastAsia="en-GB"/>
                    </w:rPr>
                  </w:rPrChange>
                </w:rPr>
                <w:t>High Water</w:t>
              </w:r>
              <w:r w:rsidRPr="00E658FD">
                <w:rPr>
                  <w:rFonts w:ascii="Aptos Narrow" w:eastAsia="Times New Roman" w:hAnsi="Aptos Narrow"/>
                  <w:color w:val="00B0F0"/>
                  <w:sz w:val="22"/>
                  <w:szCs w:val="22"/>
                  <w:lang w:eastAsia="en-GB"/>
                  <w:rPrChange w:id="3137" w:author="jon pritchard" w:date="2026-03-18T10:39:00Z" w16du:dateUtc="2026-03-18T09:39:00Z">
                    <w:rPr>
                      <w:rFonts w:ascii="Aptos Narrow" w:eastAsia="Times New Roman" w:hAnsi="Aptos Narrow"/>
                      <w:color w:val="000000"/>
                      <w:sz w:val="22"/>
                      <w:szCs w:val="22"/>
                      <w:lang w:eastAsia="en-GB"/>
                    </w:rPr>
                  </w:rPrChange>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ins>
            <w:del w:id="3138" w:author="jon pritchard" w:date="2026-03-16T11:13:00Z" w16du:dateUtc="2026-03-16T10:13:00Z">
              <w:r w:rsidR="00853316" w:rsidRPr="00546051" w:rsidDel="00650BDF">
                <w:rPr>
                  <w:rFonts w:ascii="Aptos Narrow" w:eastAsia="Times New Roman" w:hAnsi="Aptos Narrow"/>
                  <w:i/>
                  <w:iCs/>
                  <w:color w:val="000000"/>
                  <w:sz w:val="22"/>
                  <w:szCs w:val="22"/>
                  <w:highlight w:val="yellow"/>
                  <w:lang w:eastAsia="en-GB"/>
                  <w:rPrChange w:id="3139" w:author="jon pritchard" w:date="2026-03-07T15:50:00Z" w16du:dateUtc="2026-03-07T02:50:00Z">
                    <w:rPr>
                      <w:rFonts w:ascii="Aptos Narrow" w:eastAsia="Times New Roman" w:hAnsi="Aptos Narrow"/>
                      <w:i/>
                      <w:iCs/>
                      <w:color w:val="000000"/>
                      <w:sz w:val="22"/>
                      <w:szCs w:val="22"/>
                      <w:lang w:eastAsia="en-GB"/>
                    </w:rPr>
                  </w:rPrChange>
                </w:rPr>
                <w:delText>high water</w:delText>
              </w:r>
            </w:del>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4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41" w:author="jon pritchard" w:date="2026-03-18T10:39:00Z" w16du:dateUtc="2026-03-18T09:39:00Z">
                  <w:rPr>
                    <w:rFonts w:ascii="Aptos Narrow" w:eastAsia="Times New Roman" w:hAnsi="Aptos Narrow"/>
                    <w:i/>
                    <w:iCs/>
                    <w:color w:val="000000"/>
                    <w:sz w:val="22"/>
                    <w:szCs w:val="22"/>
                    <w:lang w:eastAsia="en-GB"/>
                  </w:rPr>
                </w:rPrChange>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ins w:id="3142" w:author="jon pritchard" w:date="2026-03-16T11:15:00Z" w16du:dateUtc="2026-03-16T10:15:00Z">
              <w:r w:rsidR="00650BDF" w:rsidRPr="005016B9">
                <w:rPr>
                  <w:rFonts w:ascii="Aptos Narrow" w:eastAsia="Times New Roman" w:hAnsi="Aptos Narrow"/>
                  <w:b/>
                  <w:bCs/>
                  <w:color w:val="00B0F0"/>
                  <w:sz w:val="22"/>
                  <w:szCs w:val="22"/>
                  <w:lang w:eastAsia="en-GB"/>
                  <w:rPrChange w:id="314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314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4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46" w:author="jon pritchard" w:date="2026-03-18T10:39:00Z" w16du:dateUtc="2026-03-18T09:39:00Z">
                  <w:rPr>
                    <w:rFonts w:ascii="Aptos Narrow" w:eastAsia="Times New Roman" w:hAnsi="Aptos Narrow"/>
                    <w:i/>
                    <w:iCs/>
                    <w:color w:val="000000"/>
                    <w:sz w:val="22"/>
                    <w:szCs w:val="22"/>
                    <w:lang w:eastAsia="en-GB"/>
                  </w:rPr>
                </w:rPrChange>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ins w:id="3147" w:author="jon pritchard" w:date="2026-03-16T11:15:00Z" w16du:dateUtc="2026-03-16T10:15:00Z">
              <w:r w:rsidR="00650BDF" w:rsidRPr="005016B9">
                <w:rPr>
                  <w:rFonts w:ascii="Aptos Narrow" w:eastAsia="Times New Roman" w:hAnsi="Aptos Narrow"/>
                  <w:b/>
                  <w:bCs/>
                  <w:color w:val="00B0F0"/>
                  <w:sz w:val="22"/>
                  <w:szCs w:val="22"/>
                  <w:lang w:eastAsia="en-GB"/>
                  <w:rPrChange w:id="314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314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5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51" w:author="jon pritchard" w:date="2026-03-18T10:39:00Z" w16du:dateUtc="2026-03-18T09:39:00Z">
                  <w:rPr>
                    <w:rFonts w:ascii="Aptos Narrow" w:eastAsia="Times New Roman" w:hAnsi="Aptos Narrow"/>
                    <w:i/>
                    <w:iCs/>
                    <w:color w:val="000000"/>
                    <w:sz w:val="22"/>
                    <w:szCs w:val="22"/>
                    <w:lang w:eastAsia="en-GB"/>
                  </w:rPr>
                </w:rPrChange>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ins w:id="3152" w:author="jon pritchard" w:date="2026-03-16T11:15:00Z" w16du:dateUtc="2026-03-16T10:15:00Z">
              <w:r w:rsidR="00650BDF" w:rsidRPr="005016B9">
                <w:rPr>
                  <w:rFonts w:ascii="Aptos Narrow" w:eastAsia="Times New Roman" w:hAnsi="Aptos Narrow"/>
                  <w:b/>
                  <w:bCs/>
                  <w:color w:val="00B0F0"/>
                  <w:sz w:val="22"/>
                  <w:szCs w:val="22"/>
                  <w:lang w:eastAsia="en-GB"/>
                  <w:rPrChange w:id="315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315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5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56" w:author="jon pritchard" w:date="2026-03-18T10:39:00Z" w16du:dateUtc="2026-03-18T09:39:00Z">
                  <w:rPr>
                    <w:rFonts w:ascii="Aptos Narrow" w:eastAsia="Times New Roman" w:hAnsi="Aptos Narrow"/>
                    <w:i/>
                    <w:iCs/>
                    <w:color w:val="000000"/>
                    <w:sz w:val="22"/>
                    <w:szCs w:val="22"/>
                    <w:lang w:eastAsia="en-GB"/>
                  </w:rPr>
                </w:rPrChange>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ins w:id="3157" w:author="jon pritchard" w:date="2026-03-16T11:15:00Z" w16du:dateUtc="2026-03-16T10:15:00Z">
              <w:r w:rsidR="00650BDF" w:rsidRPr="005016B9">
                <w:rPr>
                  <w:rFonts w:ascii="Aptos Narrow" w:eastAsia="Times New Roman" w:hAnsi="Aptos Narrow"/>
                  <w:b/>
                  <w:bCs/>
                  <w:color w:val="00B0F0"/>
                  <w:sz w:val="22"/>
                  <w:szCs w:val="22"/>
                  <w:lang w:eastAsia="en-GB"/>
                  <w:rPrChange w:id="315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315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6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61" w:author="jon pritchard" w:date="2026-03-18T10:39:00Z" w16du:dateUtc="2026-03-18T09:39:00Z">
                  <w:rPr>
                    <w:rFonts w:ascii="Aptos Narrow" w:eastAsia="Times New Roman" w:hAnsi="Aptos Narrow"/>
                    <w:i/>
                    <w:iCs/>
                    <w:color w:val="000000"/>
                    <w:sz w:val="22"/>
                    <w:szCs w:val="22"/>
                    <w:lang w:eastAsia="en-GB"/>
                  </w:rPr>
                </w:rPrChange>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3162" w:author="jon pritchard" w:date="2026-03-16T11:15:00Z" w16du:dateUtc="2026-03-16T10:15:00Z">
              <w:r w:rsidR="00650BDF" w:rsidRPr="005016B9">
                <w:rPr>
                  <w:rFonts w:ascii="Aptos Narrow" w:eastAsia="Times New Roman" w:hAnsi="Aptos Narrow"/>
                  <w:b/>
                  <w:bCs/>
                  <w:color w:val="00B0F0"/>
                  <w:sz w:val="22"/>
                  <w:szCs w:val="22"/>
                  <w:lang w:eastAsia="en-GB"/>
                  <w:rPrChange w:id="316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316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6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66" w:author="jon pritchard" w:date="2026-03-18T10:39:00Z" w16du:dateUtc="2026-03-18T09:39:00Z">
                  <w:rPr>
                    <w:rFonts w:ascii="Aptos Narrow" w:eastAsia="Times New Roman" w:hAnsi="Aptos Narrow"/>
                    <w:i/>
                    <w:iCs/>
                    <w:color w:val="000000"/>
                    <w:sz w:val="22"/>
                    <w:szCs w:val="22"/>
                    <w:lang w:eastAsia="en-GB"/>
                  </w:rPr>
                </w:rPrChange>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3167" w:author="jon pritchard" w:date="2026-03-16T11:15:00Z" w16du:dateUtc="2026-03-16T10:15:00Z">
              <w:r w:rsidR="00650BDF" w:rsidRPr="005016B9">
                <w:rPr>
                  <w:rFonts w:ascii="Aptos Narrow" w:eastAsia="Times New Roman" w:hAnsi="Aptos Narrow"/>
                  <w:b/>
                  <w:bCs/>
                  <w:color w:val="00B0F0"/>
                  <w:sz w:val="22"/>
                  <w:szCs w:val="22"/>
                  <w:lang w:eastAsia="en-GB"/>
                  <w:rPrChange w:id="316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ins w:id="3169"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317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3171" w:author="jon pritchard" w:date="2026-03-18T10:39:00Z" w16du:dateUtc="2026-03-18T09:39:00Z">
                  <w:rPr>
                    <w:rFonts w:ascii="Aptos Narrow" w:eastAsia="Times New Roman" w:hAnsi="Aptos Narrow"/>
                    <w:i/>
                    <w:iCs/>
                    <w:color w:val="000000"/>
                    <w:sz w:val="22"/>
                    <w:szCs w:val="22"/>
                    <w:lang w:eastAsia="en-GB"/>
                  </w:rPr>
                </w:rPrChange>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ins w:id="3172" w:author="jon pritchard" w:date="2026-03-16T11:15:00Z" w16du:dateUtc="2026-03-16T10:15:00Z">
              <w:r w:rsidR="00650BDF" w:rsidRPr="005016B9">
                <w:rPr>
                  <w:rFonts w:ascii="Aptos Narrow" w:eastAsia="Times New Roman" w:hAnsi="Aptos Narrow"/>
                  <w:b/>
                  <w:bCs/>
                  <w:color w:val="00B0F0"/>
                  <w:sz w:val="22"/>
                  <w:szCs w:val="22"/>
                  <w:lang w:eastAsia="en-GB"/>
                  <w:rPrChange w:id="317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317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bl>
    <w:bookmarkEnd w:id="3071"/>
    <w:p w14:paraId="79A9F07D" w14:textId="04A2B610" w:rsidR="006D3D53" w:rsidRPr="0062074F" w:rsidRDefault="005E3EB6" w:rsidP="00A05AE2">
      <w:pPr>
        <w:pStyle w:val="Caption"/>
        <w:spacing w:after="120" w:line="240" w:lineRule="auto"/>
        <w:jc w:val="center"/>
      </w:pPr>
      <w:r w:rsidRPr="0062074F">
        <w:t xml:space="preserve">Table </w:t>
      </w:r>
      <w:ins w:id="3175" w:author="jon pritchard" w:date="2026-03-27T11:52:00Z" w16du:dateUtc="2026-03-27T11:52:00Z">
        <w:r w:rsidR="00157948">
          <w:fldChar w:fldCharType="begin"/>
        </w:r>
        <w:r w:rsidR="00157948">
          <w:instrText xml:space="preserve"> SEQ Table \* ARABIC </w:instrText>
        </w:r>
      </w:ins>
      <w:r w:rsidR="00157948">
        <w:fldChar w:fldCharType="separate"/>
      </w:r>
      <w:ins w:id="3176" w:author="jon pritchard" w:date="2026-03-27T11:52:00Z" w16du:dateUtc="2026-03-27T11:52:00Z">
        <w:r w:rsidR="00157948">
          <w:rPr>
            <w:noProof/>
          </w:rPr>
          <w:t>5</w:t>
        </w:r>
        <w:r w:rsidR="00157948">
          <w:fldChar w:fldCharType="end"/>
        </w:r>
      </w:ins>
      <w:del w:id="3177"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3178" w:author="jon pritchard" w:date="2026-03-07T18:20:00Z" w16du:dateUtc="2026-03-07T05:20:00Z">
        <w:r w:rsidR="00C56536" w:rsidRPr="0062074F" w:rsidDel="001465AD">
          <w:rPr>
            <w:noProof/>
          </w:rPr>
          <w:delText>6</w:delText>
        </w:r>
      </w:del>
      <w:del w:id="3179" w:author="jon pritchard" w:date="2026-03-27T11:52:00Z" w16du:dateUtc="2026-03-27T11:52:00Z">
        <w:r w:rsidR="00C56536" w:rsidRPr="0062074F" w:rsidDel="00157948">
          <w:fldChar w:fldCharType="end"/>
        </w:r>
      </w:del>
      <w:bookmarkEnd w:id="3047"/>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3180" w:name="_Toc178784491"/>
      <w:bookmarkStart w:id="3181" w:name="_Toc178784492"/>
      <w:bookmarkStart w:id="3182" w:name="_Toc178784493"/>
      <w:bookmarkStart w:id="3183" w:name="_Toc178784494"/>
      <w:bookmarkStart w:id="3184" w:name="_Toc178784495"/>
      <w:bookmarkStart w:id="3185" w:name="_Toc178784496"/>
      <w:bookmarkStart w:id="3186" w:name="_Toc178784497"/>
      <w:bookmarkStart w:id="3187" w:name="_Toc178784498"/>
      <w:bookmarkStart w:id="3188" w:name="_Toc38829567"/>
      <w:bookmarkStart w:id="3189" w:name="_Toc38830070"/>
      <w:bookmarkStart w:id="3190" w:name="_Toc38936233"/>
      <w:bookmarkStart w:id="3191" w:name="_Toc40990424"/>
      <w:bookmarkStart w:id="3192" w:name="_Toc41235035"/>
      <w:bookmarkStart w:id="3193" w:name="_Toc41235079"/>
      <w:bookmarkStart w:id="3194" w:name="_Toc42694851"/>
      <w:bookmarkStart w:id="3195" w:name="_Toc42708812"/>
      <w:bookmarkStart w:id="3196" w:name="_Toc226035097"/>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r w:rsidRPr="0062074F">
        <w:t xml:space="preserve">Alerts </w:t>
      </w:r>
      <w:r w:rsidR="00A80530" w:rsidRPr="0062074F">
        <w:t>and Indications</w:t>
      </w:r>
      <w:bookmarkEnd w:id="3196"/>
    </w:p>
    <w:p w14:paraId="345CA945" w14:textId="7EFB43D6" w:rsidR="005F2B6F" w:rsidRPr="0062074F" w:rsidRDefault="00A80530" w:rsidP="004710ED">
      <w:pPr>
        <w:spacing w:after="120" w:line="240" w:lineRule="auto"/>
        <w:jc w:val="both"/>
      </w:pPr>
      <w:r w:rsidRPr="0062074F">
        <w:t>IMO</w:t>
      </w:r>
      <w:ins w:id="3197" w:author="jon pritchard" w:date="2026-03-07T08:55:00Z" w16du:dateUtc="2026-03-06T19:55:00Z">
        <w:r w:rsidR="00BB6FA1">
          <w:t xml:space="preserve"> </w:t>
        </w:r>
      </w:ins>
      <w:del w:id="3198" w:author="jon pritchard" w:date="2026-03-07T08:55:00Z" w16du:dateUtc="2026-03-06T19:55:00Z">
        <w:r w:rsidRPr="0062074F" w:rsidDel="00BB6FA1">
          <w:delText xml:space="preserve"> Resolution </w:delText>
        </w:r>
      </w:del>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3199" w:name="_Toc226035098"/>
      <w:r w:rsidRPr="0062074F">
        <w:t>Multiple spatial objects</w:t>
      </w:r>
      <w:bookmarkEnd w:id="3199"/>
      <w:del w:id="3200" w:author="jon pritchard" w:date="2026-03-16T15:53:00Z" w16du:dateUtc="2026-03-16T14:53:00Z">
        <w:r w:rsidRPr="0062074F" w:rsidDel="001D0DEB">
          <w:delText>.</w:delText>
        </w:r>
      </w:del>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3201" w:name="_Toc178784500"/>
      <w:bookmarkStart w:id="3202" w:name="_Ref44433395"/>
      <w:bookmarkStart w:id="3203" w:name="_Toc226035099"/>
      <w:bookmarkEnd w:id="3201"/>
      <w:r w:rsidRPr="0062074F">
        <w:t xml:space="preserve">Use of </w:t>
      </w:r>
      <w:r w:rsidR="00F42A19" w:rsidRPr="0062074F">
        <w:t xml:space="preserve">Context </w:t>
      </w:r>
      <w:r w:rsidRPr="0062074F">
        <w:t>P</w:t>
      </w:r>
      <w:r w:rsidR="00F42A19" w:rsidRPr="0062074F">
        <w:t>arameters</w:t>
      </w:r>
      <w:bookmarkEnd w:id="3202"/>
      <w:bookmarkEnd w:id="3203"/>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3204" w:name="_Ref45143486"/>
      <w:bookmarkStart w:id="3205" w:name="_Ref171161739"/>
      <w:bookmarkStart w:id="3206" w:name="_Toc226035100"/>
      <w:r w:rsidRPr="0062074F">
        <w:t>Dual-fuel systems</w:t>
      </w:r>
      <w:bookmarkEnd w:id="3204"/>
      <w:bookmarkEnd w:id="3205"/>
      <w:bookmarkEnd w:id="3206"/>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3207" w:name="_Toc178784503"/>
      <w:bookmarkStart w:id="3208" w:name="_Toc178784504"/>
      <w:bookmarkStart w:id="3209" w:name="_Toc178784505"/>
      <w:bookmarkStart w:id="3210" w:name="_Toc178784506"/>
      <w:bookmarkStart w:id="3211" w:name="_Toc178784507"/>
      <w:bookmarkStart w:id="3212" w:name="_Toc178784508"/>
      <w:bookmarkStart w:id="3213" w:name="_Toc178784509"/>
      <w:bookmarkStart w:id="3214" w:name="_Toc178784510"/>
      <w:bookmarkEnd w:id="3207"/>
      <w:bookmarkEnd w:id="3208"/>
      <w:bookmarkEnd w:id="3209"/>
      <w:bookmarkEnd w:id="3210"/>
      <w:bookmarkEnd w:id="3211"/>
      <w:bookmarkEnd w:id="3212"/>
      <w:bookmarkEnd w:id="3213"/>
      <w:bookmarkEnd w:id="3214"/>
    </w:p>
    <w:p w14:paraId="7DA8858C" w14:textId="40262A7A" w:rsidR="007A21C9" w:rsidRPr="0062074F" w:rsidRDefault="007A21C9" w:rsidP="00DB7CFE">
      <w:pPr>
        <w:pStyle w:val="Heading2"/>
      </w:pPr>
      <w:bookmarkStart w:id="3215" w:name="_Toc226035101"/>
      <w:r w:rsidRPr="0062074F">
        <w:t>Concurrent applicability of S-</w:t>
      </w:r>
      <w:r w:rsidR="00962723" w:rsidRPr="0062074F">
        <w:t>52</w:t>
      </w:r>
      <w:r w:rsidR="00390D83" w:rsidRPr="0062074F">
        <w:t xml:space="preserve"> and S-57</w:t>
      </w:r>
      <w:bookmarkEnd w:id="3215"/>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w:t>
      </w:r>
      <w:r w:rsidR="003F3566" w:rsidRPr="0062074F">
        <w:lastRenderedPageBreak/>
        <w:t xml:space="preserve">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41C84628" w:rsidR="00F909F1" w:rsidRDefault="002F1059" w:rsidP="004C121F">
      <w:pPr>
        <w:spacing w:after="120" w:line="240" w:lineRule="auto"/>
        <w:jc w:val="both"/>
        <w:rPr>
          <w:ins w:id="3216" w:author="jonathan pritchard" w:date="2026-03-10T11:03:00Z" w16du:dateUtc="2026-03-10T11:03:00Z"/>
        </w:rPr>
      </w:pPr>
      <w:r w:rsidRPr="0062074F">
        <w:t xml:space="preserve">Seamless portrayal of </w:t>
      </w:r>
      <w:del w:id="3217" w:author="jonathan pritchard" w:date="2026-03-10T11:00:00Z" w16du:dateUtc="2026-03-10T11:00:00Z">
        <w:r w:rsidRPr="0062074F" w:rsidDel="006A79F7">
          <w:delText xml:space="preserve">S-57 and </w:delText>
        </w:r>
      </w:del>
      <w:r w:rsidRPr="0062074F">
        <w:t xml:space="preserve">S-101 data is described in Appendix </w:t>
      </w:r>
      <w:r w:rsidR="003D0589" w:rsidRPr="0062074F">
        <w:t>E</w:t>
      </w:r>
      <w:r w:rsidRPr="0062074F">
        <w:t>.</w:t>
      </w:r>
      <w:ins w:id="3218" w:author="jonathan pritchard" w:date="2026-03-10T11:02:00Z" w16du:dateUtc="2026-03-10T11:02:00Z">
        <w:r w:rsidR="006A79F7">
          <w:t xml:space="preserve"> </w:t>
        </w:r>
      </w:ins>
    </w:p>
    <w:p w14:paraId="5356C4ED" w14:textId="2A2C435C" w:rsidR="006A79F7" w:rsidRPr="0062074F" w:rsidDel="00184424" w:rsidRDefault="006A79F7" w:rsidP="004C121F">
      <w:pPr>
        <w:spacing w:after="120" w:line="240" w:lineRule="auto"/>
        <w:jc w:val="both"/>
        <w:rPr>
          <w:del w:id="3219" w:author="jonathan pritchard" w:date="2026-03-10T11:04:00Z" w16du:dateUtc="2026-03-10T11:04:00Z"/>
        </w:rPr>
      </w:pP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7AD04BFF"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del w:id="3220" w:author="jon pritchard" w:date="2026-03-07T15:53:00Z" w16du:dateUtc="2026-03-07T02:53:00Z">
        <w:r w:rsidRPr="0062074F" w:rsidDel="00546051">
          <w:delText xml:space="preserve">should </w:delText>
        </w:r>
      </w:del>
      <w:ins w:id="3221" w:author="jon pritchard" w:date="2026-03-07T15:53:00Z" w16du:dateUtc="2026-03-07T02:53:00Z">
        <w:r w:rsidR="00546051">
          <w:t>must</w:t>
        </w:r>
        <w:r w:rsidR="00546051" w:rsidRPr="0062074F">
          <w:t xml:space="preserve"> </w:t>
        </w:r>
      </w:ins>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064E8156"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ins w:id="3222" w:author="jonathan pritchard" w:date="2026-03-11T15:00:00Z" w16du:dateUtc="2026-03-11T15:00:00Z">
        <w:r w:rsidR="007D0388">
          <w:t>1</w:t>
        </w:r>
      </w:ins>
      <w:del w:id="3223" w:author="jonathan pritchard" w:date="2026-03-11T15:00:00Z" w16du:dateUtc="2026-03-11T15:00:00Z">
        <w:r w:rsidRPr="0062074F" w:rsidDel="007D0388">
          <w:delText>0</w:delText>
        </w:r>
      </w:del>
      <w:r w:rsidRPr="0062074F">
        <w:t>. Viewing groups common to S-57 and S-100 should be managed as a single group</w:t>
      </w:r>
      <w:del w:id="3224" w:author="jonathan pritchard" w:date="2026-03-11T15:00:00Z" w16du:dateUtc="2026-03-11T15:00:00Z">
        <w:r w:rsidRPr="0062074F" w:rsidDel="007D0388">
          <w:delText xml:space="preserve"> across all S-100 products</w:delText>
        </w:r>
      </w:del>
      <w:r w:rsidRPr="0062074F">
        <w:t>.</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3225" w:name="_Toc226035102"/>
      <w:r w:rsidRPr="0062074F">
        <w:t>Specifications for the display screen</w:t>
      </w:r>
      <w:bookmarkEnd w:id="3225"/>
    </w:p>
    <w:p w14:paraId="7AAA8BD5" w14:textId="2B70B9A4" w:rsidR="00874728" w:rsidRPr="0062074F" w:rsidRDefault="00725E1B" w:rsidP="00DB7CFE">
      <w:pPr>
        <w:pStyle w:val="Heading2"/>
      </w:pPr>
      <w:bookmarkStart w:id="3226" w:name="_Ref47552325"/>
      <w:bookmarkStart w:id="3227" w:name="_Ref47552331"/>
      <w:bookmarkStart w:id="3228" w:name="_Ref47553093"/>
      <w:bookmarkStart w:id="3229" w:name="_Toc226035103"/>
      <w:r w:rsidRPr="0062074F">
        <w:t>Physical display requirements</w:t>
      </w:r>
      <w:bookmarkEnd w:id="3226"/>
      <w:bookmarkEnd w:id="3227"/>
      <w:bookmarkEnd w:id="3228"/>
      <w:bookmarkEnd w:id="3229"/>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5221503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ins w:id="3230"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3231" w:author="jon pritchard" w:date="2026-03-07T05:10:00Z" w16du:dateUtc="2026-03-06T16:10:00Z">
        <w:r w:rsidR="003035C4" w:rsidRPr="0062074F" w:rsidDel="008303AC">
          <w:delText xml:space="preserve">MSC </w:delText>
        </w:r>
        <w:r w:rsidR="00C50708" w:rsidRPr="0062074F" w:rsidDel="008303AC">
          <w:delText>530(106)</w:delText>
        </w:r>
        <w:r w:rsidR="003035C4" w:rsidRPr="0062074F" w:rsidDel="008303AC">
          <w:delText xml:space="preserve"> </w:delText>
        </w:r>
      </w:del>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3232" w:name="_Toc226035104"/>
      <w:r w:rsidRPr="0062074F">
        <w:t>Colour reproduction</w:t>
      </w:r>
      <w:bookmarkEnd w:id="3232"/>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3233" w:name="_Ref49462011"/>
      <w:bookmarkStart w:id="3234" w:name="_Toc226035105"/>
      <w:r w:rsidRPr="0062074F">
        <w:t>Display requirements for colours</w:t>
      </w:r>
      <w:bookmarkEnd w:id="3233"/>
      <w:bookmarkEnd w:id="3234"/>
    </w:p>
    <w:p w14:paraId="3CB3320E" w14:textId="50B40509" w:rsidR="00334FE9" w:rsidRPr="0062074F" w:rsidRDefault="00334FE9" w:rsidP="00E673D5">
      <w:pPr>
        <w:pStyle w:val="Heading3"/>
      </w:pPr>
      <w:bookmarkStart w:id="3235" w:name="_Toc178784517"/>
      <w:bookmarkStart w:id="3236" w:name="_Toc178784518"/>
      <w:bookmarkStart w:id="3237" w:name="_Toc178784519"/>
      <w:bookmarkStart w:id="3238" w:name="_Toc178784520"/>
      <w:bookmarkStart w:id="3239" w:name="_Toc178784521"/>
      <w:bookmarkStart w:id="3240" w:name="_Toc178784522"/>
      <w:bookmarkStart w:id="3241" w:name="_Toc178784523"/>
      <w:bookmarkStart w:id="3242" w:name="_Toc178784524"/>
      <w:bookmarkStart w:id="3243" w:name="_Toc178784525"/>
      <w:bookmarkStart w:id="3244" w:name="_Toc178784526"/>
      <w:bookmarkStart w:id="3245" w:name="_Toc178784527"/>
      <w:bookmarkStart w:id="3246" w:name="_Toc178784528"/>
      <w:bookmarkStart w:id="3247" w:name="_Toc226035106"/>
      <w:bookmarkEnd w:id="3235"/>
      <w:bookmarkEnd w:id="3236"/>
      <w:bookmarkEnd w:id="3237"/>
      <w:bookmarkEnd w:id="3238"/>
      <w:bookmarkEnd w:id="3239"/>
      <w:bookmarkEnd w:id="3240"/>
      <w:bookmarkEnd w:id="3241"/>
      <w:bookmarkEnd w:id="3242"/>
      <w:bookmarkEnd w:id="3243"/>
      <w:bookmarkEnd w:id="3244"/>
      <w:bookmarkEnd w:id="3245"/>
      <w:bookmarkEnd w:id="3246"/>
      <w:r w:rsidRPr="0062074F">
        <w:t>General</w:t>
      </w:r>
      <w:bookmarkEnd w:id="3247"/>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3248" w:name="_Toc49466645"/>
      <w:bookmarkStart w:id="3249" w:name="_Toc49466891"/>
      <w:bookmarkStart w:id="3250" w:name="_Toc178784530"/>
      <w:bookmarkStart w:id="3251" w:name="_Toc178784531"/>
      <w:bookmarkStart w:id="3252" w:name="_Toc178784532"/>
      <w:bookmarkStart w:id="3253" w:name="_Toc178784533"/>
      <w:bookmarkStart w:id="3254" w:name="_Toc178784534"/>
      <w:bookmarkStart w:id="3255" w:name="_Toc178784535"/>
      <w:bookmarkStart w:id="3256" w:name="_Toc226035107"/>
      <w:bookmarkEnd w:id="3248"/>
      <w:bookmarkEnd w:id="3249"/>
      <w:bookmarkEnd w:id="3250"/>
      <w:bookmarkEnd w:id="3251"/>
      <w:bookmarkEnd w:id="3252"/>
      <w:bookmarkEnd w:id="3253"/>
      <w:bookmarkEnd w:id="3254"/>
      <w:bookmarkEnd w:id="3255"/>
      <w:r w:rsidRPr="0062074F">
        <w:t>Display calibration and verification</w:t>
      </w:r>
      <w:bookmarkEnd w:id="3256"/>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3257" w:name="_Toc226035108"/>
      <w:r w:rsidRPr="0062074F">
        <w:t>Colour control,</w:t>
      </w:r>
      <w:r w:rsidR="00334FE9" w:rsidRPr="0062074F">
        <w:t xml:space="preserve"> contrast and brightness controls</w:t>
      </w:r>
      <w:bookmarkEnd w:id="3257"/>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3258" w:name="_Toc226035109"/>
      <w:r w:rsidRPr="0062074F">
        <w:t>Effect of controls</w:t>
      </w:r>
      <w:bookmarkEnd w:id="3258"/>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3259" w:name="_Toc226035110"/>
      <w:r w:rsidRPr="0062074F">
        <w:t>Use of the controls</w:t>
      </w:r>
      <w:bookmarkEnd w:id="3259"/>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lastRenderedPageBreak/>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3260" w:name="_Toc226035111"/>
      <w:r w:rsidRPr="0062074F">
        <w:t>Setting the controls for route monitoring</w:t>
      </w:r>
      <w:bookmarkEnd w:id="3260"/>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3261" w:name="_Toc226035112"/>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3261"/>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3262" w:name="_Toc178784538"/>
      <w:bookmarkStart w:id="3263" w:name="_Toc178784539"/>
      <w:bookmarkStart w:id="3264" w:name="_Ref49465180"/>
      <w:bookmarkStart w:id="3265" w:name="_Toc226035113"/>
      <w:bookmarkEnd w:id="3262"/>
      <w:bookmarkEnd w:id="3263"/>
      <w:r w:rsidRPr="0062074F">
        <w:t>Colour conversion tolerances and tests</w:t>
      </w:r>
      <w:bookmarkEnd w:id="3264"/>
      <w:bookmarkEnd w:id="3265"/>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ins w:id="3266" w:author="jon pritchard" w:date="2026-03-07T11:56:00Z" w16du:dateUtc="2026-03-06T22:56:00Z">
        <w:r w:rsidR="007435CC">
          <w:t>.</w:t>
        </w:r>
      </w:ins>
    </w:p>
    <w:p w14:paraId="53335FBD" w14:textId="3B308731" w:rsidR="00670209" w:rsidRPr="0062074F" w:rsidRDefault="00670209" w:rsidP="00BF733E">
      <w:pPr>
        <w:spacing w:after="120" w:line="240" w:lineRule="auto"/>
        <w:jc w:val="both"/>
      </w:pPr>
      <w:r w:rsidRPr="0062074F">
        <w:lastRenderedPageBreak/>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tolerances described above, has not yet been evaluated at the low luminances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ins w:id="3267" w:author="jon pritchard" w:date="2026-03-07T11:57:00Z" w16du:dateUtc="2026-03-06T22:57:00Z">
        <w:r w:rsidR="007435CC">
          <w:t>,</w:t>
        </w:r>
      </w:ins>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4993140D" w:rsidR="001238EC" w:rsidRPr="0062074F" w:rsidRDefault="00082C11" w:rsidP="00DF09FE">
      <w:pPr>
        <w:pStyle w:val="Caption"/>
        <w:spacing w:after="120" w:line="240" w:lineRule="auto"/>
        <w:jc w:val="center"/>
      </w:pPr>
      <w:r w:rsidRPr="0062074F">
        <w:t xml:space="preserve">Table </w:t>
      </w:r>
      <w:ins w:id="3268" w:author="jon pritchard" w:date="2026-03-27T11:52:00Z" w16du:dateUtc="2026-03-27T11:52:00Z">
        <w:r w:rsidR="00157948">
          <w:fldChar w:fldCharType="begin"/>
        </w:r>
        <w:r w:rsidR="00157948">
          <w:instrText xml:space="preserve"> SEQ Table \* ARABIC </w:instrText>
        </w:r>
      </w:ins>
      <w:r w:rsidR="00157948">
        <w:fldChar w:fldCharType="separate"/>
      </w:r>
      <w:ins w:id="3269" w:author="jon pritchard" w:date="2026-03-27T11:52:00Z" w16du:dateUtc="2026-03-27T11:52:00Z">
        <w:r w:rsidR="00157948">
          <w:rPr>
            <w:noProof/>
          </w:rPr>
          <w:t>6</w:t>
        </w:r>
        <w:r w:rsidR="00157948">
          <w:fldChar w:fldCharType="end"/>
        </w:r>
      </w:ins>
      <w:del w:id="3270"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7</w:delText>
        </w:r>
        <w:r w:rsidR="00C56536" w:rsidRPr="0062074F" w:rsidDel="00157948">
          <w:fldChar w:fldCharType="end"/>
        </w:r>
      </w:del>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lastRenderedPageBreak/>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3271" w:name="_Ref189057358"/>
      <w:bookmarkStart w:id="3272" w:name="_Toc226035114"/>
      <w:bookmarkStart w:id="3273"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3271"/>
      <w:bookmarkEnd w:id="3272"/>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linestyles.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ins w:id="3274" w:author="jon pritchard" w:date="2026-03-07T11:57:00Z" w16du:dateUtc="2026-03-06T22:57:00Z">
        <w:r w:rsidR="007435CC">
          <w:t>.</w:t>
        </w:r>
      </w:ins>
    </w:p>
    <w:p w14:paraId="34A544B9" w14:textId="3CD00612" w:rsidR="00883232" w:rsidRPr="0062074F" w:rsidRDefault="00346791" w:rsidP="00DB7CFE">
      <w:pPr>
        <w:pStyle w:val="Heading2"/>
      </w:pPr>
      <w:bookmarkStart w:id="3275" w:name="_Ref49458949"/>
      <w:bookmarkStart w:id="3276" w:name="_Toc226035115"/>
      <w:r w:rsidRPr="0062074F">
        <w:t>Use of ECDIS Chart 1 and Colour Test Diagram</w:t>
      </w:r>
      <w:bookmarkEnd w:id="3273"/>
      <w:bookmarkEnd w:id="3275"/>
      <w:bookmarkEnd w:id="3276"/>
    </w:p>
    <w:p w14:paraId="1360AB5D" w14:textId="2ED40663" w:rsidR="00883232" w:rsidRPr="0062074F" w:rsidRDefault="00883232" w:rsidP="00E673D5">
      <w:pPr>
        <w:pStyle w:val="Heading3"/>
      </w:pPr>
      <w:bookmarkStart w:id="3277" w:name="_Toc226035116"/>
      <w:r w:rsidRPr="0062074F">
        <w:t>Specification for ECDIS Chart 1 and the Colour Test Diagram</w:t>
      </w:r>
      <w:bookmarkEnd w:id="3277"/>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r w:rsidR="00513480" w:rsidRPr="000A663F">
        <w:rPr>
          <w:i/>
          <w:iCs/>
          <w:rPrChange w:id="3278" w:author="jon pritchard" w:date="2026-03-16T14:31:00Z" w16du:dateUtc="2026-03-16T13:31:00Z">
            <w:rPr/>
          </w:rPrChange>
        </w:rPr>
        <w:t>optimumDisplayScale</w:t>
      </w:r>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225F3520" w:rsidR="00883232" w:rsidRPr="0062074F" w:rsidRDefault="00883232" w:rsidP="008017CF">
      <w:pPr>
        <w:spacing w:after="120" w:line="240" w:lineRule="auto"/>
        <w:jc w:val="both"/>
      </w:pPr>
      <w:r w:rsidRPr="0062074F">
        <w:t>The Colour Differentiation Test diagram is intended for display using the day</w:t>
      </w:r>
      <w:ins w:id="3279" w:author="jonathan pritchard" w:date="2026-03-11T15:01:00Z" w16du:dateUtc="2026-03-11T15:01:00Z">
        <w:r w:rsidR="007D0388">
          <w:t xml:space="preserve">, </w:t>
        </w:r>
      </w:ins>
      <w:del w:id="3280" w:author="jonathan pritchard" w:date="2026-03-11T15:01:00Z" w16du:dateUtc="2026-03-11T15:01:00Z">
        <w:r w:rsidRPr="0062074F" w:rsidDel="007D0388">
          <w:delText xml:space="preserve"> or </w:delText>
        </w:r>
      </w:del>
      <w:r w:rsidRPr="0062074F">
        <w:t>dusk</w:t>
      </w:r>
      <w:ins w:id="3281" w:author="jonathan pritchard" w:date="2026-03-11T15:01:00Z" w16du:dateUtc="2026-03-11T15:01:00Z">
        <w:r w:rsidR="007D0388">
          <w:t xml:space="preserve"> or night</w:t>
        </w:r>
      </w:ins>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lastRenderedPageBreak/>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3282" w:name="_Toc175130365"/>
      <w:bookmarkStart w:id="3283" w:name="_Toc178784545"/>
      <w:bookmarkStart w:id="3284" w:name="_Toc175130366"/>
      <w:bookmarkStart w:id="3285" w:name="_Toc178784546"/>
      <w:bookmarkStart w:id="3286" w:name="_Ref192502093"/>
      <w:bookmarkStart w:id="3287" w:name="_Toc226035117"/>
      <w:bookmarkEnd w:id="3282"/>
      <w:bookmarkEnd w:id="3283"/>
      <w:bookmarkEnd w:id="3284"/>
      <w:bookmarkEnd w:id="3285"/>
      <w:r w:rsidRPr="0062074F">
        <w:t>The</w:t>
      </w:r>
      <w:r w:rsidR="00883232" w:rsidRPr="0062074F">
        <w:t xml:space="preserve"> Colour Test Diagram</w:t>
      </w:r>
      <w:bookmarkEnd w:id="3286"/>
      <w:bookmarkEnd w:id="3287"/>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3288"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3288"/>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r w:rsidR="002B49F2" w:rsidRPr="000A663F">
        <w:rPr>
          <w:i/>
          <w:iCs/>
          <w:rPrChange w:id="3289" w:author="jon pritchard" w:date="2026-03-16T14:32:00Z" w16du:dateUtc="2026-03-16T13:32:00Z">
            <w:rPr/>
          </w:rPrChange>
        </w:rPr>
        <w:t>optimumD</w:t>
      </w:r>
      <w:r w:rsidR="00A877AA" w:rsidRPr="000A663F">
        <w:rPr>
          <w:i/>
          <w:iCs/>
          <w:rPrChange w:id="3290" w:author="jon pritchard" w:date="2026-03-16T14:32:00Z" w16du:dateUtc="2026-03-16T13:32:00Z">
            <w:rPr/>
          </w:rPrChange>
        </w:rPr>
        <w:t>i</w:t>
      </w:r>
      <w:r w:rsidR="002B49F2" w:rsidRPr="000A663F">
        <w:rPr>
          <w:i/>
          <w:iCs/>
          <w:rPrChange w:id="3291" w:author="jon pritchard" w:date="2026-03-16T14:32:00Z" w16du:dateUtc="2026-03-16T13:32:00Z">
            <w:rPr/>
          </w:rPrChange>
        </w:rPr>
        <w:t>splayScale</w:t>
      </w:r>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3292" w:name="_Toc226035118"/>
      <w:r w:rsidRPr="0062074F">
        <w:t>Relationship to S-57 Chart 1</w:t>
      </w:r>
      <w:bookmarkEnd w:id="3292"/>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3293" w:name="_Toc226035119"/>
      <w:r w:rsidRPr="0062074F">
        <w:t>The Black-adjust symbol</w:t>
      </w:r>
      <w:bookmarkEnd w:id="3293"/>
    </w:p>
    <w:p w14:paraId="52C3820D" w14:textId="19946DFF"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del w:id="3294" w:author="jon pritchard" w:date="2026-03-07T15:54:00Z" w16du:dateUtc="2026-03-07T02:54:00Z">
        <w:r w:rsidRPr="0062074F" w:rsidDel="00546051">
          <w:delText xml:space="preserve">have </w:delText>
        </w:r>
      </w:del>
      <w:ins w:id="3295" w:author="jon pritchard" w:date="2026-03-07T15:54:00Z" w16du:dateUtc="2026-03-07T02:54:00Z">
        <w:r w:rsidR="00546051">
          <w:t>make</w:t>
        </w:r>
        <w:r w:rsidR="00546051" w:rsidRPr="0062074F">
          <w:t xml:space="preserve"> </w:t>
        </w:r>
      </w:ins>
      <w:r w:rsidRPr="0062074F">
        <w:t xml:space="preserve">the black-adjust symbol </w:t>
      </w:r>
      <w:del w:id="3296" w:author="jon pritchard" w:date="2026-03-07T15:54:00Z" w16du:dateUtc="2026-03-07T02:54:00Z">
        <w:r w:rsidRPr="0062074F" w:rsidDel="00546051">
          <w:delText xml:space="preserve">displayed </w:delText>
        </w:r>
      </w:del>
      <w:ins w:id="3297" w:author="jon pritchard" w:date="2026-03-07T15:54:00Z" w16du:dateUtc="2026-03-07T02:54:00Z">
        <w:r w:rsidR="00546051">
          <w:t>available</w:t>
        </w:r>
        <w:r w:rsidR="00546051" w:rsidRPr="0062074F">
          <w:t xml:space="preserve"> </w:t>
        </w:r>
      </w:ins>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ins w:id="3298" w:author="jon pritchard" w:date="2026-03-07T15:54:00Z" w16du:dateUtc="2026-03-07T02:54:00Z">
        <w:r w:rsidR="00546051">
          <w:t>18.3</w:t>
        </w:r>
      </w:ins>
      <w:del w:id="3299" w:author="jon pritchard" w:date="2026-03-07T15:54:00Z" w16du:dateUtc="2026-03-07T02:54:00Z">
        <w:r w:rsidR="00494CD1" w:rsidRPr="0062074F" w:rsidDel="00546051">
          <w:delText>19.3</w:delText>
        </w:r>
      </w:del>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3300" w:name="_Toc226035120"/>
      <w:r w:rsidRPr="0062074F">
        <w:t>Data</w:t>
      </w:r>
      <w:r w:rsidR="00FF6170" w:rsidRPr="0062074F">
        <w:t xml:space="preserve">set </w:t>
      </w:r>
      <w:r w:rsidR="00716214" w:rsidRPr="0062074F">
        <w:t>M</w:t>
      </w:r>
      <w:r w:rsidRPr="0062074F">
        <w:t>anagement</w:t>
      </w:r>
      <w:bookmarkEnd w:id="3300"/>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3301" w:name="_Toc226035121"/>
      <w:r w:rsidRPr="0062074F">
        <w:t>Multiple Feature and Portrayal Catalogues</w:t>
      </w:r>
      <w:bookmarkEnd w:id="3301"/>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rPr>
          <w:ins w:id="3302" w:author="jon pritchard" w:date="2026-03-07T15:55:00Z" w16du:dateUtc="2026-03-07T02:55:00Z"/>
        </w:rPr>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61263EE6" w14:textId="2BE0D3B6" w:rsidR="00546051" w:rsidRPr="0062074F" w:rsidDel="00546051" w:rsidRDefault="00546051" w:rsidP="00546051">
      <w:pPr>
        <w:spacing w:after="120" w:line="240" w:lineRule="auto"/>
        <w:jc w:val="both"/>
        <w:rPr>
          <w:del w:id="3303" w:author="jon pritchard" w:date="2026-03-07T15:55:00Z" w16du:dateUtc="2026-03-07T02:55:00Z"/>
          <w:moveTo w:id="3304" w:author="jon pritchard" w:date="2026-03-07T15:55:00Z" w16du:dateUtc="2026-03-07T02:55:00Z"/>
        </w:rPr>
      </w:pPr>
      <w:moveToRangeStart w:id="3305" w:author="jon pritchard" w:date="2026-03-07T15:55:00Z" w:name="move223791365"/>
      <w:moveTo w:id="3306" w:author="jon pritchard" w:date="2026-03-07T15:55:00Z" w16du:dateUtc="2026-03-07T02:55:00Z">
        <w:del w:id="3307" w:author="jon pritchard" w:date="2026-03-07T15:56:00Z" w16du:dateUtc="2026-03-07T02:56:00Z">
          <w:r w:rsidRPr="0062074F" w:rsidDel="00546051">
            <w:delText xml:space="preserve">Therefore, this requires </w:delText>
          </w:r>
        </w:del>
      </w:moveTo>
      <w:ins w:id="3308" w:author="jon pritchard" w:date="2026-03-07T15:56:00Z" w16du:dateUtc="2026-03-07T02:56:00Z">
        <w:r>
          <w:t>T</w:t>
        </w:r>
      </w:ins>
      <w:moveTo w:id="3309" w:author="jon pritchard" w:date="2026-03-07T15:55:00Z" w16du:dateUtc="2026-03-07T02:55:00Z">
        <w:del w:id="3310" w:author="jon pritchard" w:date="2026-03-07T15:56:00Z" w16du:dateUtc="2026-03-07T02:56:00Z">
          <w:r w:rsidRPr="0062074F" w:rsidDel="00546051">
            <w:delText>t</w:delText>
          </w:r>
        </w:del>
        <w:r w:rsidRPr="0062074F">
          <w:t xml:space="preserve">he ECDIS </w:t>
        </w:r>
      </w:moveTo>
      <w:ins w:id="3311" w:author="jon pritchard" w:date="2026-03-07T15:57:00Z" w16du:dateUtc="2026-03-07T02:57:00Z">
        <w:r>
          <w:t>requires an</w:t>
        </w:r>
      </w:ins>
      <w:moveTo w:id="3312" w:author="jon pritchard" w:date="2026-03-07T15:55:00Z" w16du:dateUtc="2026-03-07T02:55:00Z">
        <w:del w:id="3313" w:author="jon pritchard" w:date="2026-03-07T15:57:00Z" w16du:dateUtc="2026-03-07T02:57:00Z">
          <w:r w:rsidRPr="0062074F" w:rsidDel="00546051">
            <w:delText>to have</w:delText>
          </w:r>
        </w:del>
        <w:r w:rsidRPr="0062074F">
          <w:t xml:space="preserve"> installed </w:t>
        </w:r>
        <w:del w:id="3314" w:author="jon pritchard" w:date="2026-03-07T15:57:00Z" w16du:dateUtc="2026-03-07T02:57:00Z">
          <w:r w:rsidRPr="0062074F" w:rsidDel="00546051">
            <w:delText xml:space="preserve">a </w:delText>
          </w:r>
        </w:del>
        <w:r w:rsidRPr="0062074F">
          <w:t xml:space="preserve">feature catalogue </w:t>
        </w:r>
      </w:moveTo>
      <w:ins w:id="3315" w:author="jon pritchard" w:date="2026-03-07T15:57:00Z" w16du:dateUtc="2026-03-07T02:57:00Z">
        <w:r>
          <w:t xml:space="preserve">with a </w:t>
        </w:r>
        <w:r w:rsidRPr="0062074F">
          <w:t>matching edition and revision number</w:t>
        </w:r>
        <w:r>
          <w:t xml:space="preserve"> </w:t>
        </w:r>
      </w:ins>
      <w:moveTo w:id="3316" w:author="jon pritchard" w:date="2026-03-07T15:55:00Z" w16du:dateUtc="2026-03-07T02:55:00Z">
        <w:r w:rsidRPr="0062074F">
          <w:t xml:space="preserve">for each </w:t>
        </w:r>
      </w:moveTo>
      <w:ins w:id="3317" w:author="jon pritchard" w:date="2026-03-07T15:58:00Z" w16du:dateUtc="2026-03-07T02:58:00Z">
        <w:r>
          <w:t xml:space="preserve">installed </w:t>
        </w:r>
      </w:ins>
      <w:moveTo w:id="3318" w:author="jon pritchard" w:date="2026-03-07T15:55:00Z" w16du:dateUtc="2026-03-07T02:55:00Z">
        <w:r w:rsidRPr="0062074F">
          <w:t>S-100 dataset</w:t>
        </w:r>
        <w:del w:id="3319" w:author="jon pritchard" w:date="2026-03-07T15:57:00Z" w16du:dateUtc="2026-03-07T02:57:00Z">
          <w:r w:rsidRPr="0062074F" w:rsidDel="00546051">
            <w:delText xml:space="preserve"> which has a matching edition and revision number</w:delText>
          </w:r>
        </w:del>
        <w:r w:rsidRPr="0062074F">
          <w:t xml:space="preserve">. Multiple feature catalogues for each S-100 product </w:t>
        </w:r>
        <w:del w:id="3320" w:author="jon pritchard" w:date="2026-03-07T15:56:00Z" w16du:dateUtc="2026-03-07T02:56:00Z">
          <w:r w:rsidRPr="00546051" w:rsidDel="00546051">
            <w:rPr>
              <w:rPrChange w:id="3321" w:author="jon pritchard" w:date="2026-03-07T15:57:00Z" w16du:dateUtc="2026-03-07T02:57:00Z">
                <w:rPr>
                  <w:b/>
                  <w:bCs/>
                </w:rPr>
              </w:rPrChange>
            </w:rPr>
            <w:delText>must</w:delText>
          </w:r>
        </w:del>
      </w:moveTo>
      <w:ins w:id="3322" w:author="jon pritchard" w:date="2026-03-07T15:56:00Z" w16du:dateUtc="2026-03-07T02:56:00Z">
        <w:r w:rsidRPr="00546051">
          <w:rPr>
            <w:rPrChange w:id="3323" w:author="jon pritchard" w:date="2026-03-07T15:57:00Z" w16du:dateUtc="2026-03-07T02:57:00Z">
              <w:rPr>
                <w:b/>
                <w:bCs/>
              </w:rPr>
            </w:rPrChange>
          </w:rPr>
          <w:t>are</w:t>
        </w:r>
      </w:ins>
      <w:moveTo w:id="3324" w:author="jon pritchard" w:date="2026-03-07T15:55:00Z" w16du:dateUtc="2026-03-07T02:55:00Z">
        <w:r w:rsidRPr="0062074F">
          <w:t xml:space="preserve"> therefore </w:t>
        </w:r>
      </w:moveTo>
      <w:ins w:id="3325" w:author="jon pritchard" w:date="2026-03-07T15:58:00Z" w16du:dateUtc="2026-03-07T02:58:00Z">
        <w:r>
          <w:t xml:space="preserve">required </w:t>
        </w:r>
      </w:ins>
      <w:moveTo w:id="3326" w:author="jon pritchard" w:date="2026-03-07T15:55:00Z" w16du:dateUtc="2026-03-07T02:55:00Z">
        <w:del w:id="3327" w:author="jon pritchard" w:date="2026-03-07T15:58:00Z" w16du:dateUtc="2026-03-07T02:58:00Z">
          <w:r w:rsidRPr="0062074F" w:rsidDel="00546051">
            <w:delText xml:space="preserve">be supported </w:delText>
          </w:r>
        </w:del>
        <w:r w:rsidRPr="0062074F">
          <w:t>to maintain different revisions and editions of datasets within the System Database.</w:t>
        </w:r>
      </w:moveTo>
    </w:p>
    <w:moveToRangeEnd w:id="3305"/>
    <w:p w14:paraId="4FDB6F21" w14:textId="77777777" w:rsidR="00546051" w:rsidRPr="0062074F" w:rsidRDefault="00546051" w:rsidP="006D480D">
      <w:pPr>
        <w:spacing w:after="120" w:line="240" w:lineRule="auto"/>
        <w:jc w:val="both"/>
      </w:pP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Del="00546051" w:rsidRDefault="00D75AC7" w:rsidP="000472A8">
      <w:pPr>
        <w:spacing w:after="60" w:line="240" w:lineRule="auto"/>
        <w:jc w:val="both"/>
        <w:rPr>
          <w:del w:id="3328" w:author="jon pritchard" w:date="2026-03-07T15:58:00Z" w16du:dateUtc="2026-03-07T02:58:00Z"/>
        </w:rPr>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r w:rsidR="00DB48AD" w:rsidRPr="0062074F">
        <w:rPr>
          <w:i/>
          <w:iCs/>
        </w:rPr>
        <w:t>Edition.Revision.Clarification</w:t>
      </w:r>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lastRenderedPageBreak/>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 xml:space="preserve">The “ProductEdition” element of the DatasetIdentification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S-XXX is the IHO product specification , e.g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PortrayalCatalogue root element of the portrayal_catalogue.xml</w:t>
      </w:r>
      <w:r w:rsidR="00EE6326" w:rsidRPr="0062074F">
        <w:t xml:space="preserve"> contained in the root level of the compressed portrayal catalogue archive.</w:t>
      </w:r>
    </w:p>
    <w:p w14:paraId="2785DA4A" w14:textId="42CCD70F" w:rsidR="00DB796E" w:rsidRPr="00487B2A" w:rsidDel="00546051" w:rsidRDefault="00AC52B2" w:rsidP="00DB796E">
      <w:pPr>
        <w:spacing w:after="120" w:line="240" w:lineRule="auto"/>
        <w:jc w:val="both"/>
        <w:rPr>
          <w:moveFrom w:id="3329" w:author="jon pritchard" w:date="2026-03-07T15:55:00Z" w16du:dateUtc="2026-03-07T02:55:00Z"/>
        </w:rPr>
      </w:pPr>
      <w:moveFromRangeStart w:id="3330" w:author="jon pritchard" w:date="2026-03-07T15:55:00Z" w:name="move223791365"/>
      <w:moveFrom w:id="3331" w:author="jon pritchard" w:date="2026-03-07T15:55:00Z" w16du:dateUtc="2026-03-07T02:55:00Z">
        <w:r w:rsidRPr="00487B2A" w:rsidDel="00546051">
          <w:t>Therefore, t</w:t>
        </w:r>
        <w:r w:rsidR="00DB796E" w:rsidRPr="00487B2A" w:rsidDel="00546051">
          <w:t xml:space="preserve">his requires the ECDIS to have installed a feature catalogue </w:t>
        </w:r>
        <w:r w:rsidRPr="00487B2A" w:rsidDel="00546051">
          <w:t xml:space="preserve">for each S-100 dataset </w:t>
        </w:r>
        <w:r w:rsidR="00DB796E" w:rsidRPr="00487B2A" w:rsidDel="00546051">
          <w:t>which has a matching edition and revision number. Multiple feature catalogues</w:t>
        </w:r>
        <w:r w:rsidRPr="00487B2A" w:rsidDel="00546051">
          <w:t xml:space="preserve"> for each S-100 product</w:t>
        </w:r>
        <w:r w:rsidR="00DB796E" w:rsidRPr="00487B2A" w:rsidDel="00546051">
          <w:t xml:space="preserve"> </w:t>
        </w:r>
        <w:r w:rsidR="00B15F52" w:rsidRPr="00487B2A" w:rsidDel="00546051">
          <w:rPr>
            <w:b/>
            <w:bCs/>
          </w:rPr>
          <w:t>must</w:t>
        </w:r>
        <w:r w:rsidR="00DB796E" w:rsidRPr="00487B2A" w:rsidDel="00546051">
          <w:t xml:space="preserve"> therefore be supported to maintain different revisions </w:t>
        </w:r>
        <w:r w:rsidR="00F26CEE" w:rsidRPr="00487B2A" w:rsidDel="00546051">
          <w:t xml:space="preserve">and editions </w:t>
        </w:r>
        <w:r w:rsidR="00DB796E" w:rsidRPr="00487B2A" w:rsidDel="00546051">
          <w:t>of datasets</w:t>
        </w:r>
        <w:r w:rsidR="00B15F52" w:rsidRPr="00487B2A" w:rsidDel="00546051">
          <w:t xml:space="preserve"> within the System Database</w:t>
        </w:r>
        <w:r w:rsidR="00DB796E" w:rsidRPr="00487B2A" w:rsidDel="00546051">
          <w:t>.</w:t>
        </w:r>
        <w:bookmarkStart w:id="3332" w:name="_Toc226035122"/>
        <w:bookmarkEnd w:id="3332"/>
      </w:moveFrom>
    </w:p>
    <w:p w14:paraId="141E40EB" w14:textId="10786B87" w:rsidR="00E52A1A" w:rsidRPr="00487B2A" w:rsidRDefault="00C54A05" w:rsidP="00DB7CFE">
      <w:pPr>
        <w:pStyle w:val="Heading2"/>
      </w:pPr>
      <w:bookmarkStart w:id="3333" w:name="_Toc226035123"/>
      <w:moveFromRangeEnd w:id="3330"/>
      <w:r w:rsidRPr="00487B2A">
        <w:t xml:space="preserve">Portrayal and </w:t>
      </w:r>
      <w:r w:rsidR="00844F6F" w:rsidRPr="00487B2A">
        <w:t>f</w:t>
      </w:r>
      <w:r w:rsidRPr="00487B2A">
        <w:t>eature c</w:t>
      </w:r>
      <w:r w:rsidR="001415B6" w:rsidRPr="00487B2A">
        <w:t>atalogue compatibility</w:t>
      </w:r>
      <w:bookmarkEnd w:id="3333"/>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lastRenderedPageBreak/>
        <w:t xml:space="preserve">Compatible datasets have identical </w:t>
      </w:r>
      <w:ins w:id="3334" w:author="jonathan pritchard" w:date="2026-03-11T16:24:00Z" w16du:dateUtc="2026-03-11T16:24:00Z">
        <w:r w:rsidR="00487B2A" w:rsidRPr="00487B2A">
          <w:rPr>
            <w:rPrChange w:id="3335" w:author="jonathan pritchard" w:date="2026-03-11T16:26:00Z" w16du:dateUtc="2026-03-11T16:26:00Z">
              <w:rPr>
                <w:highlight w:val="yellow"/>
              </w:rPr>
            </w:rPrChange>
          </w:rPr>
          <w:t xml:space="preserve">dataset </w:t>
        </w:r>
      </w:ins>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ins w:id="3336" w:author="jonathan pritchard" w:date="2026-03-11T16:24:00Z" w16du:dateUtc="2026-03-11T16:24:00Z">
        <w:r w:rsidR="00487B2A" w:rsidRPr="00487B2A">
          <w:rPr>
            <w:rPrChange w:id="3337" w:author="jonathan pritchard" w:date="2026-03-11T16:26:00Z" w16du:dateUtc="2026-03-11T16:26:00Z">
              <w:rPr>
                <w:highlight w:val="yellow"/>
              </w:rPr>
            </w:rPrChange>
          </w:rPr>
          <w:t xml:space="preserve">catalogue </w:t>
        </w:r>
      </w:ins>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ins w:id="3338" w:author="jonathan pritchard" w:date="2026-03-11T16:24:00Z" w16du:dateUtc="2026-03-11T16:24:00Z">
        <w:r w:rsidRPr="00487B2A">
          <w:rPr>
            <w:rPrChange w:id="3339" w:author="jonathan pritchard" w:date="2026-03-11T16:26:00Z" w16du:dateUtc="2026-03-11T16:26:00Z">
              <w:rPr>
                <w:highlight w:val="yellow"/>
              </w:rPr>
            </w:rPrChange>
          </w:rPr>
          <w:t xml:space="preserve">Dataset and catalogue </w:t>
        </w:r>
      </w:ins>
      <w:r w:rsidR="00E15AA8" w:rsidRPr="00487B2A">
        <w:t xml:space="preserve">Editions with different clarification numbers but identical Edition and Revision numbers are all compatible. </w:t>
      </w:r>
    </w:p>
    <w:p w14:paraId="4C01DCA5" w14:textId="3AB8427A" w:rsidR="00E15AA8" w:rsidRPr="00487B2A" w:rsidRDefault="00E15AA8" w:rsidP="00B812CA">
      <w:pPr>
        <w:pStyle w:val="ListParagraph"/>
        <w:numPr>
          <w:ilvl w:val="0"/>
          <w:numId w:val="153"/>
        </w:numPr>
        <w:spacing w:after="120" w:line="240" w:lineRule="auto"/>
        <w:jc w:val="both"/>
      </w:pPr>
      <w:r w:rsidRPr="00487B2A">
        <w:t xml:space="preserve">So, it is possible to process datasets conforming to </w:t>
      </w:r>
      <w:del w:id="3340" w:author="jonathan pritchard" w:date="2026-03-11T16:25:00Z" w16du:dateUtc="2026-03-11T16:25:00Z">
        <w:r w:rsidRPr="00487B2A" w:rsidDel="00487B2A">
          <w:delText xml:space="preserve">a </w:delText>
        </w:r>
      </w:del>
      <w:ins w:id="3341" w:author="jonathan pritchard" w:date="2026-03-11T16:25:00Z" w16du:dateUtc="2026-03-11T16:25:00Z">
        <w:r w:rsidR="00487B2A" w:rsidRPr="00487B2A">
          <w:rPr>
            <w:rPrChange w:id="3342" w:author="jonathan pritchard" w:date="2026-03-11T16:26:00Z" w16du:dateUtc="2026-03-11T16:26:00Z">
              <w:rPr>
                <w:highlight w:val="yellow"/>
              </w:rPr>
            </w:rPrChange>
          </w:rPr>
          <w:t>one catalogue</w:t>
        </w:r>
        <w:r w:rsidR="00487B2A" w:rsidRPr="00487B2A">
          <w:t xml:space="preserve"> </w:t>
        </w:r>
      </w:ins>
      <w:r w:rsidRPr="00487B2A">
        <w:t xml:space="preserve">Clarification </w:t>
      </w:r>
      <w:ins w:id="3343" w:author="jonathan pritchard" w:date="2026-03-11T16:25:00Z" w16du:dateUtc="2026-03-11T16:25:00Z">
        <w:r w:rsidR="00487B2A" w:rsidRPr="00487B2A">
          <w:rPr>
            <w:rPrChange w:id="3344" w:author="jonathan pritchard" w:date="2026-03-11T16:26:00Z" w16du:dateUtc="2026-03-11T16:26:00Z">
              <w:rPr>
                <w:highlight w:val="yellow"/>
              </w:rPr>
            </w:rPrChange>
          </w:rPr>
          <w:t xml:space="preserve">number </w:t>
        </w:r>
      </w:ins>
      <w:r w:rsidRPr="00487B2A">
        <w:t xml:space="preserve">with the Feature and Portrayal Catalogues for an earlier Clarification </w:t>
      </w:r>
      <w:ins w:id="3345" w:author="jonathan pritchard" w:date="2026-03-11T16:25:00Z" w16du:dateUtc="2026-03-11T16:25:00Z">
        <w:r w:rsidR="00487B2A" w:rsidRPr="00487B2A">
          <w:rPr>
            <w:rPrChange w:id="3346" w:author="jonathan pritchard" w:date="2026-03-11T16:26:00Z" w16du:dateUtc="2026-03-11T16:26:00Z">
              <w:rPr>
                <w:highlight w:val="yellow"/>
              </w:rPr>
            </w:rPrChange>
          </w:rPr>
          <w:t xml:space="preserve">but </w:t>
        </w:r>
      </w:ins>
      <w:r w:rsidRPr="00487B2A">
        <w:t>with</w:t>
      </w:r>
      <w:del w:id="3347" w:author="jonathan pritchard" w:date="2026-03-11T16:25:00Z" w16du:dateUtc="2026-03-11T16:25:00Z">
        <w:r w:rsidRPr="00487B2A" w:rsidDel="00487B2A">
          <w:delText>in</w:delText>
        </w:r>
      </w:del>
      <w:r w:rsidRPr="00487B2A">
        <w:t xml:space="preserve"> the same Edition and Revision</w:t>
      </w:r>
      <w:ins w:id="3348" w:author="jonathan pritchard" w:date="2026-03-11T16:25:00Z" w16du:dateUtc="2026-03-11T16:25:00Z">
        <w:r w:rsidR="00487B2A" w:rsidRPr="00487B2A">
          <w:rPr>
            <w:rPrChange w:id="3349" w:author="jonathan pritchard" w:date="2026-03-11T16:26:00Z" w16du:dateUtc="2026-03-11T16:26:00Z">
              <w:rPr>
                <w:highlight w:val="yellow"/>
              </w:rPr>
            </w:rPrChange>
          </w:rPr>
          <w:t xml:space="preserve"> </w:t>
        </w:r>
      </w:ins>
      <w:ins w:id="3350" w:author="jonathan pritchard" w:date="2026-03-11T16:26:00Z" w16du:dateUtc="2026-03-11T16:26:00Z">
        <w:r w:rsidR="00487B2A" w:rsidRPr="00487B2A">
          <w:rPr>
            <w:rPrChange w:id="3351" w:author="jonathan pritchard" w:date="2026-03-11T16:26:00Z" w16du:dateUtc="2026-03-11T16:26:00Z">
              <w:rPr>
                <w:highlight w:val="yellow"/>
              </w:rPr>
            </w:rPrChange>
          </w:rPr>
          <w:t>number</w:t>
        </w:r>
      </w:ins>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3352" w:name="_Toc226035124"/>
      <w:r w:rsidRPr="0062074F">
        <w:t>Dataset</w:t>
      </w:r>
      <w:r w:rsidR="00B2410B" w:rsidRPr="0062074F">
        <w:t xml:space="preserve"> overlaps and gaps</w:t>
      </w:r>
      <w:bookmarkEnd w:id="3352"/>
    </w:p>
    <w:p w14:paraId="0240F4DD" w14:textId="0A9C464E" w:rsidR="00E375C1" w:rsidRPr="0062074F" w:rsidRDefault="00E375C1" w:rsidP="00525920">
      <w:pPr>
        <w:pStyle w:val="Heading3"/>
      </w:pPr>
      <w:bookmarkStart w:id="3353" w:name="_Ref224033335"/>
      <w:bookmarkStart w:id="3354" w:name="_Toc226035125"/>
      <w:r w:rsidRPr="0062074F">
        <w:t xml:space="preserve">Overlaps </w:t>
      </w:r>
      <w:del w:id="3355" w:author="jonathan pritchard" w:date="2026-03-11T10:40:00Z" w16du:dateUtc="2026-03-11T10:40:00Z">
        <w:r w:rsidRPr="0062074F" w:rsidDel="00A85D08">
          <w:delText xml:space="preserve">and gaps </w:delText>
        </w:r>
      </w:del>
      <w:r w:rsidRPr="0062074F">
        <w:t>in ENC coverage</w:t>
      </w:r>
      <w:bookmarkEnd w:id="3353"/>
      <w:bookmarkEnd w:id="3354"/>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3356" w:name="_Toc226035126"/>
      <w:r w:rsidRPr="0062074F">
        <w:t xml:space="preserve">Overlaps and gaps </w:t>
      </w:r>
      <w:r w:rsidR="001D3531" w:rsidRPr="0062074F">
        <w:t xml:space="preserve">between </w:t>
      </w:r>
      <w:r w:rsidRPr="0062074F">
        <w:t>other data products</w:t>
      </w:r>
      <w:bookmarkEnd w:id="3356"/>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Del="000A663F" w:rsidRDefault="001D3531" w:rsidP="008C40B9">
      <w:pPr>
        <w:spacing w:after="120" w:line="240" w:lineRule="auto"/>
        <w:jc w:val="both"/>
        <w:rPr>
          <w:del w:id="3357" w:author="jon pritchard" w:date="2026-03-16T14:39:00Z" w16du:dateUtc="2026-03-16T13:39:00Z"/>
        </w:rPr>
      </w:pPr>
      <w:r w:rsidRPr="00AC1C6A">
        <w:t xml:space="preserve">Similarly, overlaps between different data producers’ ENC and other data products other than ENC should also be expected. Certain features, such as </w:t>
      </w:r>
      <w:r w:rsidR="00A22887" w:rsidRPr="00AC1C6A">
        <w:t>navigational warnings</w:t>
      </w:r>
      <w:r w:rsidR="008E16A3" w:rsidRPr="00AC1C6A">
        <w:t>,</w:t>
      </w:r>
      <w:r w:rsidRPr="00AC1C6A">
        <w:t xml:space="preserve"> can extend far beyond national boundaries and may therefore overlap other data producers’ ENC data.</w:t>
      </w:r>
      <w:r w:rsidR="0039296F" w:rsidRPr="00AC1C6A">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3358" w:name="_Ref49451692"/>
      <w:bookmarkStart w:id="3359" w:name="_Toc226035127"/>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3358"/>
      <w:bookmarkEnd w:id="3359"/>
    </w:p>
    <w:p w14:paraId="47D9A97D" w14:textId="7B7BA002" w:rsidR="007F3619" w:rsidRPr="0062074F" w:rsidRDefault="007F3619" w:rsidP="00525920">
      <w:pPr>
        <w:pStyle w:val="Heading3"/>
      </w:pPr>
      <w:bookmarkStart w:id="3360" w:name="_Toc226035128"/>
      <w:r w:rsidRPr="0062074F">
        <w:t>Introduction</w:t>
      </w:r>
      <w:bookmarkEnd w:id="3360"/>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3361" w:name="_Toc178784556"/>
      <w:bookmarkStart w:id="3362" w:name="_Toc178784557"/>
      <w:bookmarkStart w:id="3363" w:name="_Ref49425494"/>
      <w:bookmarkStart w:id="3364" w:name="_Toc226035129"/>
      <w:bookmarkEnd w:id="3361"/>
      <w:bookmarkEnd w:id="3362"/>
      <w:r w:rsidRPr="0062074F">
        <w:t>General</w:t>
      </w:r>
      <w:r w:rsidR="007F3619" w:rsidRPr="0062074F">
        <w:t xml:space="preserve"> requirements</w:t>
      </w:r>
      <w:bookmarkEnd w:id="3363"/>
      <w:bookmarkEnd w:id="3364"/>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459D3508" w:rsidR="006A43DE" w:rsidRPr="0062074F" w:rsidRDefault="006A43DE" w:rsidP="00E96E96">
      <w:pPr>
        <w:pStyle w:val="ListParagraph"/>
        <w:spacing w:after="60" w:line="240" w:lineRule="auto"/>
        <w:jc w:val="both"/>
      </w:pPr>
      <w:del w:id="3365" w:author="jon pritchard" w:date="2026-03-17T14:33:00Z" w16du:dateUtc="2026-03-17T13:33:00Z">
        <w:r w:rsidRPr="0062074F" w:rsidDel="000D1CFB">
          <w:rPr>
            <w:b/>
            <w:bCs/>
          </w:rPr>
          <w:delText>.</w:delText>
        </w:r>
      </w:del>
      <w:r w:rsidRPr="0062074F">
        <w:rPr>
          <w:b/>
          <w:bCs/>
        </w:rPr>
        <w:t>1</w:t>
      </w:r>
      <w:ins w:id="3366" w:author="jon pritchard" w:date="2026-03-17T14:33:00Z" w16du:dateUtc="2026-03-17T13:33:00Z">
        <w:r w:rsidR="000D1CFB">
          <w:rPr>
            <w:b/>
            <w:bCs/>
          </w:rPr>
          <w:t>.</w:t>
        </w:r>
      </w:ins>
      <w:r w:rsidRPr="0062074F">
        <w:t xml:space="preserve"> date and time of </w:t>
      </w:r>
      <w:r w:rsidR="00BB222A" w:rsidRPr="0062074F">
        <w:t>application</w:t>
      </w:r>
    </w:p>
    <w:p w14:paraId="01670003" w14:textId="7D773A0E" w:rsidR="006A43DE" w:rsidRPr="0062074F" w:rsidRDefault="006A43DE" w:rsidP="00E96E96">
      <w:pPr>
        <w:pStyle w:val="ListParagraph"/>
        <w:spacing w:after="60" w:line="240" w:lineRule="auto"/>
        <w:jc w:val="both"/>
      </w:pPr>
      <w:del w:id="3367" w:author="jon pritchard" w:date="2026-03-17T14:33:00Z" w16du:dateUtc="2026-03-17T13:33:00Z">
        <w:r w:rsidRPr="0062074F" w:rsidDel="000D1CFB">
          <w:rPr>
            <w:b/>
            <w:bCs/>
          </w:rPr>
          <w:delText>.</w:delText>
        </w:r>
      </w:del>
      <w:r w:rsidRPr="0062074F">
        <w:rPr>
          <w:b/>
          <w:bCs/>
        </w:rPr>
        <w:t>2</w:t>
      </w:r>
      <w:ins w:id="3368" w:author="jon pritchard" w:date="2026-03-17T14:33:00Z" w16du:dateUtc="2026-03-17T13:33:00Z">
        <w:r w:rsidR="000D1CFB">
          <w:rPr>
            <w:b/>
            <w:bCs/>
          </w:rPr>
          <w:t>.</w:t>
        </w:r>
      </w:ins>
      <w:r w:rsidRPr="0062074F">
        <w:t xml:space="preserve"> complete and unique identification of update</w:t>
      </w:r>
      <w:r w:rsidR="00B92C92" w:rsidRPr="0062074F">
        <w:t>, for example update and edition numbers for S-101 ENC</w:t>
      </w:r>
    </w:p>
    <w:p w14:paraId="67781900" w14:textId="4F30EA24" w:rsidR="006A43DE" w:rsidRPr="0062074F" w:rsidRDefault="006A43DE" w:rsidP="00E96E96">
      <w:pPr>
        <w:pStyle w:val="ListParagraph"/>
        <w:spacing w:after="60" w:line="240" w:lineRule="auto"/>
        <w:jc w:val="both"/>
      </w:pPr>
      <w:del w:id="3369" w:author="jon pritchard" w:date="2026-03-17T14:33:00Z" w16du:dateUtc="2026-03-17T13:33:00Z">
        <w:r w:rsidRPr="0062074F" w:rsidDel="000D1CFB">
          <w:rPr>
            <w:b/>
            <w:bCs/>
          </w:rPr>
          <w:lastRenderedPageBreak/>
          <w:delText>.</w:delText>
        </w:r>
      </w:del>
      <w:r w:rsidRPr="0062074F">
        <w:rPr>
          <w:b/>
          <w:bCs/>
        </w:rPr>
        <w:t>3</w:t>
      </w:r>
      <w:ins w:id="3370" w:author="jon pritchard" w:date="2026-03-17T14:33:00Z" w16du:dateUtc="2026-03-17T13:33:00Z">
        <w:r w:rsidR="000D1CFB">
          <w:rPr>
            <w:b/>
            <w:bCs/>
          </w:rPr>
          <w:t>.</w:t>
        </w:r>
      </w:ins>
      <w:r w:rsidRPr="0062074F">
        <w:t xml:space="preserve"> any anomalies encountered during application;</w:t>
      </w:r>
    </w:p>
    <w:p w14:paraId="056411C3" w14:textId="3FFB4A04" w:rsidR="006A43DE" w:rsidRPr="0062074F" w:rsidRDefault="006A43DE" w:rsidP="00E96E96">
      <w:pPr>
        <w:pStyle w:val="ListParagraph"/>
        <w:spacing w:after="120" w:line="240" w:lineRule="auto"/>
        <w:jc w:val="both"/>
      </w:pPr>
      <w:del w:id="3371" w:author="jon pritchard" w:date="2026-03-17T14:33:00Z" w16du:dateUtc="2026-03-17T13:33:00Z">
        <w:r w:rsidRPr="0062074F" w:rsidDel="000D1CFB">
          <w:rPr>
            <w:b/>
            <w:bCs/>
          </w:rPr>
          <w:delText>.</w:delText>
        </w:r>
      </w:del>
      <w:r w:rsidRPr="0062074F">
        <w:rPr>
          <w:b/>
          <w:bCs/>
        </w:rPr>
        <w:t>4</w:t>
      </w:r>
      <w:ins w:id="3372" w:author="jon pritchard" w:date="2026-03-17T14:33:00Z" w16du:dateUtc="2026-03-17T13:33:00Z">
        <w:r w:rsidR="000D1CFB">
          <w:rPr>
            <w:b/>
            <w:bCs/>
          </w:rPr>
          <w:t>.</w:t>
        </w:r>
      </w:ins>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3373" w:name="_Toc226035130"/>
      <w:r w:rsidRPr="0062074F">
        <w:t>Automatic Update</w:t>
      </w:r>
      <w:bookmarkEnd w:id="3373"/>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 xml:space="preserve">Management of information about the data services selected in item (i),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44D653BA" w:rsidR="006A43DE" w:rsidRPr="0062074F" w:rsidRDefault="006A43DE" w:rsidP="00B317C6">
      <w:pPr>
        <w:pStyle w:val="ListParagraph"/>
        <w:spacing w:after="60" w:line="240" w:lineRule="auto"/>
        <w:jc w:val="both"/>
      </w:pPr>
      <w:del w:id="3374" w:author="jonathan pritchard" w:date="2026-03-10T08:27:00Z" w16du:dateUtc="2026-03-10T08:27:00Z">
        <w:r w:rsidRPr="0062074F" w:rsidDel="00735A33">
          <w:rPr>
            <w:b/>
            <w:bCs/>
          </w:rPr>
          <w:delText>.</w:delText>
        </w:r>
      </w:del>
      <w:r w:rsidRPr="0062074F">
        <w:rPr>
          <w:b/>
          <w:bCs/>
        </w:rPr>
        <w:t>1</w:t>
      </w:r>
      <w:ins w:id="3375" w:author="jonathan pritchard" w:date="2026-03-10T08:27:00Z" w16du:dateUtc="2026-03-10T08:27:00Z">
        <w:r w:rsidR="00735A33">
          <w:rPr>
            <w:b/>
            <w:bCs/>
          </w:rPr>
          <w:t>.</w:t>
        </w:r>
      </w:ins>
      <w:r w:rsidRPr="0062074F">
        <w:t xml:space="preserve"> </w:t>
      </w:r>
      <w:r w:rsidR="00AE683B" w:rsidRPr="0062074F">
        <w:t>I</w:t>
      </w:r>
      <w:r w:rsidRPr="0062074F">
        <w:t>dentification of Issuing Authority;</w:t>
      </w:r>
    </w:p>
    <w:p w14:paraId="39B4B9CE" w14:textId="4E54527B" w:rsidR="006A43DE" w:rsidRPr="0062074F" w:rsidRDefault="006A43DE" w:rsidP="00B317C6">
      <w:pPr>
        <w:pStyle w:val="ListParagraph"/>
        <w:spacing w:after="60" w:line="240" w:lineRule="auto"/>
        <w:jc w:val="both"/>
      </w:pPr>
      <w:del w:id="3376" w:author="jonathan pritchard" w:date="2026-03-10T08:27:00Z" w16du:dateUtc="2026-03-10T08:27:00Z">
        <w:r w:rsidRPr="0062074F" w:rsidDel="00735A33">
          <w:rPr>
            <w:b/>
            <w:bCs/>
          </w:rPr>
          <w:delText>.</w:delText>
        </w:r>
      </w:del>
      <w:r w:rsidRPr="0062074F">
        <w:rPr>
          <w:b/>
          <w:bCs/>
        </w:rPr>
        <w:t>2</w:t>
      </w:r>
      <w:ins w:id="3377" w:author="jonathan pritchard" w:date="2026-03-10T08:27:00Z" w16du:dateUtc="2026-03-10T08:27:00Z">
        <w:r w:rsidR="00735A33">
          <w:rPr>
            <w:b/>
            <w:bCs/>
          </w:rPr>
          <w:t>.</w:t>
        </w:r>
      </w:ins>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6D50ABEA" w:rsidR="006A43DE" w:rsidRPr="0062074F" w:rsidRDefault="006A43DE" w:rsidP="00B317C6">
      <w:pPr>
        <w:pStyle w:val="ListParagraph"/>
        <w:spacing w:after="60" w:line="240" w:lineRule="auto"/>
        <w:jc w:val="both"/>
      </w:pPr>
      <w:del w:id="3378" w:author="jonathan pritchard" w:date="2026-03-10T08:27:00Z" w16du:dateUtc="2026-03-10T08:27:00Z">
        <w:r w:rsidRPr="0062074F" w:rsidDel="00735A33">
          <w:rPr>
            <w:b/>
            <w:bCs/>
          </w:rPr>
          <w:delText>.</w:delText>
        </w:r>
      </w:del>
      <w:r w:rsidRPr="0062074F">
        <w:rPr>
          <w:b/>
          <w:bCs/>
        </w:rPr>
        <w:t>3</w:t>
      </w:r>
      <w:ins w:id="3379" w:author="jonathan pritchard" w:date="2026-03-10T08:27:00Z" w16du:dateUtc="2026-03-10T08:27:00Z">
        <w:r w:rsidR="00735A33">
          <w:rPr>
            <w:b/>
            <w:bCs/>
          </w:rPr>
          <w:t>.</w:t>
        </w:r>
      </w:ins>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114507B1" w:rsidR="006A43DE" w:rsidRPr="0062074F" w:rsidRDefault="006A43DE" w:rsidP="00B317C6">
      <w:pPr>
        <w:pStyle w:val="ListParagraph"/>
        <w:spacing w:after="60" w:line="240" w:lineRule="auto"/>
        <w:jc w:val="both"/>
      </w:pPr>
      <w:del w:id="3380" w:author="jonathan pritchard" w:date="2026-03-10T08:27:00Z" w16du:dateUtc="2026-03-10T08:27:00Z">
        <w:r w:rsidRPr="0062074F" w:rsidDel="00735A33">
          <w:rPr>
            <w:b/>
            <w:bCs/>
          </w:rPr>
          <w:delText>.</w:delText>
        </w:r>
      </w:del>
      <w:r w:rsidRPr="0062074F">
        <w:rPr>
          <w:b/>
          <w:bCs/>
        </w:rPr>
        <w:t>4</w:t>
      </w:r>
      <w:ins w:id="3381" w:author="jonathan pritchard" w:date="2026-03-10T08:27:00Z" w16du:dateUtc="2026-03-10T08:27:00Z">
        <w:r w:rsidR="00735A33">
          <w:rPr>
            <w:b/>
            <w:bCs/>
          </w:rPr>
          <w:t>.</w:t>
        </w:r>
      </w:ins>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20E61984" w:rsidR="006A43DE" w:rsidRPr="0062074F" w:rsidRDefault="006A43DE" w:rsidP="00B317C6">
      <w:pPr>
        <w:pStyle w:val="ListParagraph"/>
        <w:spacing w:after="120" w:line="240" w:lineRule="auto"/>
        <w:jc w:val="both"/>
      </w:pPr>
      <w:del w:id="3382" w:author="jonathan pritchard" w:date="2026-03-10T08:27:00Z" w16du:dateUtc="2026-03-10T08:27:00Z">
        <w:r w:rsidRPr="0062074F" w:rsidDel="00735A33">
          <w:rPr>
            <w:b/>
            <w:bCs/>
          </w:rPr>
          <w:delText>.</w:delText>
        </w:r>
      </w:del>
      <w:r w:rsidRPr="0062074F">
        <w:rPr>
          <w:b/>
          <w:bCs/>
        </w:rPr>
        <w:t>5</w:t>
      </w:r>
      <w:ins w:id="3383" w:author="jonathan pritchard" w:date="2026-03-10T08:27:00Z" w16du:dateUtc="2026-03-10T08:27:00Z">
        <w:r w:rsidR="00735A33">
          <w:rPr>
            <w:b/>
            <w:bCs/>
          </w:rPr>
          <w:t>.</w:t>
        </w:r>
      </w:ins>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3384" w:name="_Toc187673148"/>
      <w:bookmarkStart w:id="3385" w:name="_Toc187673380"/>
      <w:bookmarkStart w:id="3386" w:name="_Toc188368737"/>
      <w:bookmarkStart w:id="3387" w:name="_Toc188621939"/>
      <w:bookmarkStart w:id="3388" w:name="_Toc188950520"/>
      <w:bookmarkStart w:id="3389" w:name="_Toc188968439"/>
      <w:bookmarkStart w:id="3390" w:name="_Toc188968664"/>
      <w:bookmarkStart w:id="3391" w:name="_Toc187673149"/>
      <w:bookmarkStart w:id="3392" w:name="_Toc187673381"/>
      <w:bookmarkStart w:id="3393" w:name="_Toc188368738"/>
      <w:bookmarkStart w:id="3394" w:name="_Toc188621940"/>
      <w:bookmarkStart w:id="3395" w:name="_Toc188950521"/>
      <w:bookmarkStart w:id="3396" w:name="_Toc188968440"/>
      <w:bookmarkStart w:id="3397" w:name="_Toc188968665"/>
      <w:bookmarkStart w:id="3398" w:name="_Toc187673150"/>
      <w:bookmarkStart w:id="3399" w:name="_Toc187673382"/>
      <w:bookmarkStart w:id="3400" w:name="_Toc188368739"/>
      <w:bookmarkStart w:id="3401" w:name="_Toc188621941"/>
      <w:bookmarkStart w:id="3402" w:name="_Toc188950522"/>
      <w:bookmarkStart w:id="3403" w:name="_Toc188968441"/>
      <w:bookmarkStart w:id="3404" w:name="_Toc188968666"/>
      <w:bookmarkStart w:id="3405" w:name="_Toc187673151"/>
      <w:bookmarkStart w:id="3406" w:name="_Toc187673383"/>
      <w:bookmarkStart w:id="3407" w:name="_Toc188368740"/>
      <w:bookmarkStart w:id="3408" w:name="_Toc188621942"/>
      <w:bookmarkStart w:id="3409" w:name="_Toc188950523"/>
      <w:bookmarkStart w:id="3410" w:name="_Toc188968442"/>
      <w:bookmarkStart w:id="3411" w:name="_Toc188968667"/>
      <w:bookmarkStart w:id="3412" w:name="_Toc187673152"/>
      <w:bookmarkStart w:id="3413" w:name="_Toc187673384"/>
      <w:bookmarkStart w:id="3414" w:name="_Toc188368741"/>
      <w:bookmarkStart w:id="3415" w:name="_Toc188621943"/>
      <w:bookmarkStart w:id="3416" w:name="_Toc188950524"/>
      <w:bookmarkStart w:id="3417" w:name="_Toc188968443"/>
      <w:bookmarkStart w:id="3418" w:name="_Toc188968668"/>
      <w:bookmarkStart w:id="3419" w:name="_Toc187673153"/>
      <w:bookmarkStart w:id="3420" w:name="_Toc187673385"/>
      <w:bookmarkStart w:id="3421" w:name="_Toc188368742"/>
      <w:bookmarkStart w:id="3422" w:name="_Toc188621944"/>
      <w:bookmarkStart w:id="3423" w:name="_Toc188950525"/>
      <w:bookmarkStart w:id="3424" w:name="_Toc188968444"/>
      <w:bookmarkStart w:id="3425" w:name="_Toc188968669"/>
      <w:bookmarkStart w:id="3426" w:name="_Toc187673154"/>
      <w:bookmarkStart w:id="3427" w:name="_Toc187673386"/>
      <w:bookmarkStart w:id="3428" w:name="_Toc188368743"/>
      <w:bookmarkStart w:id="3429" w:name="_Toc188621945"/>
      <w:bookmarkStart w:id="3430" w:name="_Toc188950526"/>
      <w:bookmarkStart w:id="3431" w:name="_Toc188968445"/>
      <w:bookmarkStart w:id="3432" w:name="_Toc188968670"/>
      <w:bookmarkStart w:id="3433" w:name="_Toc175130381"/>
      <w:bookmarkStart w:id="3434" w:name="_Toc178784562"/>
      <w:bookmarkStart w:id="3435" w:name="_Toc226035131"/>
      <w:bookmarkStart w:id="3436" w:name="_Ref228175086"/>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r w:rsidRPr="0062074F">
        <w:t>New editions, re-issues,</w:t>
      </w:r>
      <w:r w:rsidR="00B345CE" w:rsidRPr="0062074F">
        <w:t xml:space="preserve"> cancellations</w:t>
      </w:r>
      <w:r w:rsidRPr="0062074F">
        <w:t xml:space="preserve"> and updates</w:t>
      </w:r>
      <w:r w:rsidR="00DF374C" w:rsidRPr="0062074F">
        <w:t xml:space="preserve"> of datasets</w:t>
      </w:r>
      <w:bookmarkEnd w:id="3435"/>
      <w:bookmarkEnd w:id="3436"/>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2AF0602B" w:rsidR="00981782" w:rsidRPr="0062074F" w:rsidRDefault="00981782" w:rsidP="00AE2737">
      <w:pPr>
        <w:pStyle w:val="ListParagraph"/>
        <w:numPr>
          <w:ilvl w:val="0"/>
          <w:numId w:val="61"/>
        </w:numPr>
        <w:spacing w:after="60" w:line="240" w:lineRule="auto"/>
        <w:jc w:val="both"/>
      </w:pPr>
      <w:r w:rsidRPr="0062074F">
        <w:lastRenderedPageBreak/>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ins w:id="3437" w:author="jon pritchard" w:date="2026-03-07T12:39:00Z" w16du:dateUtc="2026-03-06T23:39:00Z">
        <w:r w:rsidR="00F77D2F">
          <w:t>19.4</w:t>
        </w:r>
      </w:ins>
      <w:del w:id="3438" w:author="jon pritchard" w:date="2026-03-07T12:39:00Z" w16du:dateUtc="2026-03-06T23:39:00Z">
        <w:r w:rsidR="00A74A4F" w:rsidRPr="00F77D2F" w:rsidDel="00F77D2F">
          <w:delText>20.4</w:delText>
        </w:r>
      </w:del>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3439" w:name="_Toc194061829"/>
      <w:bookmarkStart w:id="3440" w:name="_Toc194067217"/>
      <w:bookmarkStart w:id="3441" w:name="_Ref167112888"/>
      <w:bookmarkStart w:id="3442" w:name="_Toc226035132"/>
      <w:bookmarkEnd w:id="3439"/>
      <w:bookmarkEnd w:id="3440"/>
      <w:r w:rsidRPr="0062074F">
        <w:t xml:space="preserve">Dataset </w:t>
      </w:r>
      <w:r w:rsidR="00B073EA" w:rsidRPr="0062074F">
        <w:t xml:space="preserve">Support </w:t>
      </w:r>
      <w:r w:rsidR="001309C7" w:rsidRPr="0062074F">
        <w:t>F</w:t>
      </w:r>
      <w:r w:rsidR="00B073EA" w:rsidRPr="0062074F">
        <w:t>ile</w:t>
      </w:r>
      <w:r w:rsidR="00453DD3" w:rsidRPr="0062074F">
        <w:t>s</w:t>
      </w:r>
      <w:bookmarkEnd w:id="3441"/>
      <w:bookmarkEnd w:id="3442"/>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3443" w:name="_Ref188950832"/>
      <w:bookmarkStart w:id="3444" w:name="_Toc226035133"/>
      <w:r w:rsidRPr="0062074F">
        <w:t>Exchange set delivery</w:t>
      </w:r>
      <w:bookmarkEnd w:id="3443"/>
      <w:bookmarkEnd w:id="3444"/>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3445" w:name="_Toc226035134"/>
      <w:r w:rsidRPr="0062074F">
        <w:t>Management of automatic updates to Dataset Support files</w:t>
      </w:r>
      <w:bookmarkEnd w:id="3445"/>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09085686" w:rsidR="00453DD3" w:rsidRPr="0062074F" w:rsidRDefault="006E5EB0" w:rsidP="00453DD3">
      <w:pPr>
        <w:pStyle w:val="ListParagraph"/>
        <w:numPr>
          <w:ilvl w:val="0"/>
          <w:numId w:val="127"/>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w:t>
      </w:r>
      <w:del w:id="3446" w:author="jon pritchard" w:date="2026-03-08T00:16:00Z" w16du:dateUtc="2026-03-08T08:16:00Z">
        <w:r w:rsidR="008A7FAE" w:rsidRPr="0062074F" w:rsidDel="007A2C0E">
          <w:delText>section</w:delText>
        </w:r>
      </w:del>
      <w:ins w:id="3447" w:author="jon pritchard" w:date="2026-03-08T00:16:00Z" w16du:dateUtc="2026-03-08T08:16:00Z">
        <w:r w:rsidR="00E934DF">
          <w:t>clause</w:t>
        </w:r>
      </w:ins>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lastRenderedPageBreak/>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3448" w:name="_Toc226035135"/>
      <w:r w:rsidRPr="0062074F">
        <w:t>Dataset Support File formats.</w:t>
      </w:r>
      <w:bookmarkEnd w:id="3448"/>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3449" w:name="_Toc527357301"/>
      <w:bookmarkStart w:id="3450"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3451" w:name="_Toc226035136"/>
      <w:bookmarkEnd w:id="3449"/>
      <w:bookmarkEnd w:id="3450"/>
      <w:r w:rsidRPr="0062074F">
        <w:lastRenderedPageBreak/>
        <w:t>Appendix A – Manual Updates</w:t>
      </w:r>
      <w:bookmarkEnd w:id="3451"/>
    </w:p>
    <w:p w14:paraId="7F18C959" w14:textId="5C31C1DF" w:rsidR="00747A03" w:rsidRPr="0062074F" w:rsidRDefault="00846094" w:rsidP="002D7DEE">
      <w:pPr>
        <w:pStyle w:val="Heading2"/>
        <w:numPr>
          <w:ilvl w:val="0"/>
          <w:numId w:val="195"/>
        </w:numPr>
      </w:pPr>
      <w:bookmarkStart w:id="3452" w:name="_Toc226035137"/>
      <w:r w:rsidRPr="0062074F">
        <w:t>Introduction</w:t>
      </w:r>
      <w:bookmarkEnd w:id="3452"/>
    </w:p>
    <w:p w14:paraId="2CA76D4C" w14:textId="4DB96CB8"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ins w:id="3453" w:author="jonathan pritchard" w:date="2026-03-12T10:52:00Z" w16du:dateUtc="2026-03-12T10:52:00Z">
        <w:r w:rsidR="000641D1">
          <w:t>the</w:t>
        </w:r>
      </w:ins>
      <w:del w:id="3454" w:author="jonathan pritchard" w:date="2026-03-12T10:52:00Z" w16du:dateUtc="2026-03-12T10:52:00Z">
        <w:r w:rsidR="00264905" w:rsidRPr="0062074F" w:rsidDel="000641D1">
          <w:delText>a</w:delText>
        </w:r>
      </w:del>
      <w:r w:rsidR="00264905" w:rsidRPr="0062074F">
        <w:t xml:space="preserve"> set of portrayal symbols is supplied alongside this publication</w:t>
      </w:r>
      <w:ins w:id="3455" w:author="jonathan pritchard" w:date="2026-03-12T10:52:00Z" w16du:dateUtc="2026-03-12T10:52:00Z">
        <w:r w:rsidR="000641D1">
          <w:t xml:space="preserve"> must be used</w:t>
        </w:r>
      </w:ins>
      <w:r w:rsidR="00264905" w:rsidRPr="0062074F">
        <w:t>. As a minimum, the symbols</w:t>
      </w:r>
      <w:ins w:id="3456" w:author="jon pritchard" w:date="2026-03-17T09:00:00Z" w16du:dateUtc="2026-03-17T08:00:00Z">
        <w:r w:rsidR="001C7C14">
          <w:t xml:space="preserve"> contained in the portrayal catalogue and illustrated in </w:t>
        </w:r>
      </w:ins>
      <w:del w:id="3457" w:author="jon pritchard" w:date="2026-03-17T09:00:00Z" w16du:dateUtc="2026-03-17T08:00:00Z">
        <w:r w:rsidR="00264905" w:rsidRPr="0062074F" w:rsidDel="001C7C14">
          <w:delText xml:space="preserve"> </w:delText>
        </w:r>
      </w:del>
      <w:ins w:id="3458" w:author="jonathan pritchard" w:date="2026-03-10T14:14:00Z" w16du:dateUtc="2026-03-10T14:14:00Z">
        <w:del w:id="3459" w:author="jon pritchard" w:date="2026-03-17T09:00:00Z" w16du:dateUtc="2026-03-17T08:00:00Z">
          <w:r w:rsidR="00B14785" w:rsidRPr="00390003" w:rsidDel="001C7C14">
            <w:rPr>
              <w:highlight w:val="yellow"/>
              <w:rPrChange w:id="3460" w:author="jonathan pritchard" w:date="2026-03-11T15:29:00Z" w16du:dateUtc="2026-03-11T15:29:00Z">
                <w:rPr/>
              </w:rPrChange>
            </w:rPr>
            <w:delText>[</w:delText>
          </w:r>
          <w:r w:rsidR="00B14785" w:rsidRPr="00390003" w:rsidDel="001C7C14">
            <w:rPr>
              <w:i/>
              <w:iCs/>
              <w:highlight w:val="yellow"/>
              <w:rPrChange w:id="3461" w:author="jonathan pritchard" w:date="2026-03-11T15:29:00Z" w16du:dateUtc="2026-03-11T15:29:00Z">
                <w:rPr>
                  <w:i/>
                  <w:iCs/>
                </w:rPr>
              </w:rPrChange>
            </w:rPr>
            <w:delText>contained in the portrayal catalogue and illustrated in…]</w:delText>
          </w:r>
          <w:r w:rsidR="00B14785" w:rsidDel="001C7C14">
            <w:rPr>
              <w:i/>
              <w:iCs/>
            </w:rPr>
            <w:delText xml:space="preserve"> </w:delText>
          </w:r>
        </w:del>
      </w:ins>
      <w:del w:id="3462" w:author="jon pritchard" w:date="2026-03-08T07:48:00Z" w16du:dateUtc="2026-03-08T14:48:00Z">
        <w:r w:rsidR="00264905" w:rsidRPr="0062074F" w:rsidDel="00205768">
          <w:delText xml:space="preserve">and attributes </w:delText>
        </w:r>
      </w:del>
      <w:del w:id="3463" w:author="jon pritchard" w:date="2026-03-17T09:00:00Z" w16du:dateUtc="2026-03-17T08:00:00Z">
        <w:r w:rsidR="00264905" w:rsidRPr="0062074F" w:rsidDel="001C7C14">
          <w:delText xml:space="preserve">listed in </w:delText>
        </w:r>
      </w:del>
      <w:r w:rsidR="00264905" w:rsidRPr="0062074F">
        <w:t xml:space="preserve">Table </w:t>
      </w:r>
      <w:ins w:id="3464" w:author="jon pritchard" w:date="2026-03-08T07:48:00Z" w16du:dateUtc="2026-03-08T14:48:00Z">
        <w:r w:rsidR="00205768">
          <w:t>7</w:t>
        </w:r>
      </w:ins>
      <w:del w:id="3465" w:author="jon pritchard" w:date="2026-03-08T07:48:00Z" w16du:dateUtc="2026-03-08T14:48:00Z">
        <w:r w:rsidR="00264905" w:rsidRPr="0062074F" w:rsidDel="00205768">
          <w:delText>8</w:delText>
        </w:r>
      </w:del>
      <w:r w:rsidR="00264905" w:rsidRPr="0062074F">
        <w:t xml:space="preserve">, Table </w:t>
      </w:r>
      <w:ins w:id="3466" w:author="jon pritchard" w:date="2026-03-08T07:48:00Z" w16du:dateUtc="2026-03-08T14:48:00Z">
        <w:r w:rsidR="00205768">
          <w:t>8</w:t>
        </w:r>
      </w:ins>
      <w:del w:id="3467" w:author="jon pritchard" w:date="2026-03-08T07:48:00Z" w16du:dateUtc="2026-03-08T14:48:00Z">
        <w:r w:rsidR="00264905" w:rsidRPr="0062074F" w:rsidDel="00205768">
          <w:delText>9</w:delText>
        </w:r>
      </w:del>
      <w:r w:rsidR="00264905" w:rsidRPr="0062074F">
        <w:t xml:space="preserve"> and Table </w:t>
      </w:r>
      <w:ins w:id="3468" w:author="jon pritchard" w:date="2026-03-08T07:48:00Z" w16du:dateUtc="2026-03-08T14:48:00Z">
        <w:r w:rsidR="00205768">
          <w:t>9</w:t>
        </w:r>
      </w:ins>
      <w:del w:id="3469" w:author="jon pritchard" w:date="2026-03-08T07:48:00Z" w16du:dateUtc="2026-03-08T14:48:00Z">
        <w:r w:rsidR="00264905" w:rsidRPr="0062074F" w:rsidDel="00205768">
          <w:delText>10</w:delText>
        </w:r>
      </w:del>
      <w:r w:rsidR="00264905" w:rsidRPr="0062074F">
        <w:t xml:space="preserve"> must be supported.</w:t>
      </w:r>
      <w:del w:id="3470" w:author="jonathan pritchard" w:date="2026-03-10T14:14:00Z" w16du:dateUtc="2026-03-10T14:14:00Z">
        <w:r w:rsidR="00264905" w:rsidRPr="0062074F" w:rsidDel="00B14785">
          <w:delText xml:space="preserve">   </w:delText>
        </w:r>
      </w:del>
    </w:p>
    <w:p w14:paraId="11DDE4FB" w14:textId="5134EBD4"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ins w:id="3471" w:author="jon pritchard" w:date="2026-03-19T12:21:00Z" w16du:dateUtc="2026-03-19T11:21:00Z">
        <w:r w:rsidR="00AE2D60">
          <w:t>, using the alert catalogue included in the manual updates portrayal catalogue.</w:t>
        </w:r>
      </w:ins>
      <w:del w:id="3472" w:author="jon pritchard" w:date="2026-03-19T12:21:00Z" w16du:dateUtc="2026-03-19T11:21:00Z">
        <w:r w:rsidRPr="0062074F" w:rsidDel="00AE2D60">
          <w:delText>.</w:delText>
        </w:r>
      </w:del>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del w:id="3473" w:author="jonathan pritchard" w:date="2026-03-10T14:14:00Z" w16du:dateUtc="2026-03-10T14:14:00Z">
        <w:r w:rsidR="00D8238C" w:rsidRPr="0062074F" w:rsidDel="00B14785">
          <w:delText xml:space="preserve"> </w:delText>
        </w:r>
      </w:del>
    </w:p>
    <w:p w14:paraId="488C50B5" w14:textId="27BA4E5C" w:rsidR="0045426C" w:rsidRDefault="00D8238C" w:rsidP="00D87FDE">
      <w:pPr>
        <w:jc w:val="both"/>
        <w:rPr>
          <w:ins w:id="3474" w:author="jonathan pritchard" w:date="2026-04-02T15:14:00Z" w16du:dateUtc="2026-04-02T14:14:00Z"/>
        </w:rPr>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gridCol w:w="377"/>
      </w:tblGrid>
      <w:tr w:rsidR="00747500" w:rsidRPr="0062074F" w14:paraId="1905EB77" w14:textId="77777777" w:rsidTr="0075719A">
        <w:trPr>
          <w:jc w:val="center"/>
          <w:ins w:id="3475" w:author="jonathan pritchard" w:date="2026-04-02T15:14:00Z"/>
        </w:trPr>
        <w:tc>
          <w:tcPr>
            <w:tcW w:w="2547" w:type="dxa"/>
          </w:tcPr>
          <w:p w14:paraId="2C35829F" w14:textId="77777777" w:rsidR="00747500" w:rsidRPr="0062074F" w:rsidRDefault="00747500" w:rsidP="0075719A">
            <w:pPr>
              <w:rPr>
                <w:ins w:id="3476" w:author="jonathan pritchard" w:date="2026-04-02T15:14:00Z" w16du:dateUtc="2026-04-02T14:14:00Z"/>
                <w:b/>
                <w:bCs/>
              </w:rPr>
            </w:pPr>
            <w:ins w:id="3477" w:author="jonathan pritchard" w:date="2026-04-02T15:14:00Z" w16du:dateUtc="2026-04-02T14:14:00Z">
              <w:r w:rsidRPr="0062074F">
                <w:rPr>
                  <w:b/>
                  <w:bCs/>
                </w:rPr>
                <w:t>Symbol</w:t>
              </w:r>
              <w:r>
                <w:rPr>
                  <w:b/>
                  <w:bCs/>
                </w:rPr>
                <w:t xml:space="preserve"> Name</w:t>
              </w:r>
            </w:ins>
          </w:p>
        </w:tc>
        <w:tc>
          <w:tcPr>
            <w:tcW w:w="3666" w:type="dxa"/>
            <w:gridSpan w:val="2"/>
          </w:tcPr>
          <w:p w14:paraId="1BE0C583" w14:textId="77777777" w:rsidR="00747500" w:rsidRPr="0062074F" w:rsidRDefault="00747500" w:rsidP="0075719A">
            <w:pPr>
              <w:rPr>
                <w:ins w:id="3478" w:author="jonathan pritchard" w:date="2026-04-02T15:14:00Z" w16du:dateUtc="2026-04-02T14:14:00Z"/>
                <w:b/>
                <w:bCs/>
                <w:noProof/>
              </w:rPr>
            </w:pPr>
            <w:ins w:id="3479" w:author="jonathan pritchard" w:date="2026-04-02T15:14:00Z" w16du:dateUtc="2026-04-02T14:14:00Z">
              <w:r>
                <w:rPr>
                  <w:b/>
                  <w:bCs/>
                  <w:noProof/>
                </w:rPr>
                <w:t xml:space="preserve">Portrayal </w:t>
              </w:r>
              <w:r w:rsidRPr="0062074F">
                <w:rPr>
                  <w:b/>
                  <w:bCs/>
                  <w:noProof/>
                </w:rPr>
                <w:t>Example</w:t>
              </w:r>
            </w:ins>
          </w:p>
        </w:tc>
      </w:tr>
      <w:tr w:rsidR="00747500" w:rsidRPr="0062074F" w14:paraId="48819088" w14:textId="77777777" w:rsidTr="0075719A">
        <w:trPr>
          <w:jc w:val="center"/>
          <w:ins w:id="3480" w:author="jonathan pritchard" w:date="2026-04-02T15:14:00Z"/>
        </w:trPr>
        <w:tc>
          <w:tcPr>
            <w:tcW w:w="2547" w:type="dxa"/>
          </w:tcPr>
          <w:p w14:paraId="1326E28A" w14:textId="77777777" w:rsidR="00747500" w:rsidRPr="0062074F" w:rsidRDefault="00747500" w:rsidP="0075719A">
            <w:pPr>
              <w:rPr>
                <w:ins w:id="3481" w:author="jonathan pritchard" w:date="2026-04-02T15:14:00Z" w16du:dateUtc="2026-04-02T14:14:00Z"/>
              </w:rPr>
            </w:pPr>
            <w:ins w:id="3482" w:author="jonathan pritchard" w:date="2026-04-02T15:14:00Z" w16du:dateUtc="2026-04-02T14:14:00Z">
              <w:r w:rsidRPr="0062074F">
                <w:t>Beacon</w:t>
              </w:r>
            </w:ins>
          </w:p>
        </w:tc>
        <w:tc>
          <w:tcPr>
            <w:tcW w:w="3666" w:type="dxa"/>
            <w:gridSpan w:val="2"/>
          </w:tcPr>
          <w:p w14:paraId="55CD8559" w14:textId="77777777" w:rsidR="00747500" w:rsidRPr="0093690D" w:rsidRDefault="00747500" w:rsidP="0075719A">
            <w:pPr>
              <w:jc w:val="center"/>
              <w:rPr>
                <w:ins w:id="3483" w:author="jonathan pritchard" w:date="2026-04-02T15:14:00Z" w16du:dateUtc="2026-04-02T14:14:00Z"/>
              </w:rPr>
            </w:pPr>
            <w:ins w:id="3484" w:author="jonathan pritchard" w:date="2026-04-02T15:14:00Z" w16du:dateUtc="2026-04-02T14:14:00Z">
              <w:r w:rsidRPr="0093690D">
                <w:rPr>
                  <w:noProof/>
                </w:rPr>
                <w:drawing>
                  <wp:inline distT="0" distB="0" distL="0" distR="0" wp14:anchorId="7317A56D" wp14:editId="6D324766">
                    <wp:extent cx="1209844" cy="428685"/>
                    <wp:effectExtent l="0" t="0" r="9525" b="9525"/>
                    <wp:docPr id="301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1584" name=""/>
                            <pic:cNvPicPr/>
                          </pic:nvPicPr>
                          <pic:blipFill>
                            <a:blip r:embed="rId35"/>
                            <a:stretch>
                              <a:fillRect/>
                            </a:stretch>
                          </pic:blipFill>
                          <pic:spPr>
                            <a:xfrm>
                              <a:off x="0" y="0"/>
                              <a:ext cx="1209844" cy="428685"/>
                            </a:xfrm>
                            <a:prstGeom prst="rect">
                              <a:avLst/>
                            </a:prstGeom>
                          </pic:spPr>
                        </pic:pic>
                      </a:graphicData>
                    </a:graphic>
                  </wp:inline>
                </w:drawing>
              </w:r>
            </w:ins>
          </w:p>
        </w:tc>
      </w:tr>
      <w:tr w:rsidR="00747500" w:rsidRPr="0062074F" w14:paraId="18FF5B08" w14:textId="77777777" w:rsidTr="0075719A">
        <w:trPr>
          <w:jc w:val="center"/>
          <w:ins w:id="3485" w:author="jonathan pritchard" w:date="2026-04-02T15:14:00Z"/>
        </w:trPr>
        <w:tc>
          <w:tcPr>
            <w:tcW w:w="2547" w:type="dxa"/>
          </w:tcPr>
          <w:p w14:paraId="2D928C25" w14:textId="77777777" w:rsidR="00747500" w:rsidRPr="0062074F" w:rsidRDefault="00747500" w:rsidP="0075719A">
            <w:pPr>
              <w:rPr>
                <w:ins w:id="3486" w:author="jonathan pritchard" w:date="2026-04-02T15:14:00Z" w16du:dateUtc="2026-04-02T14:14:00Z"/>
              </w:rPr>
            </w:pPr>
            <w:ins w:id="3487" w:author="jonathan pritchard" w:date="2026-04-02T15:14:00Z" w16du:dateUtc="2026-04-02T14:14:00Z">
              <w:r w:rsidRPr="0062074F">
                <w:t>Buoy</w:t>
              </w:r>
            </w:ins>
          </w:p>
        </w:tc>
        <w:tc>
          <w:tcPr>
            <w:tcW w:w="3666" w:type="dxa"/>
            <w:gridSpan w:val="2"/>
          </w:tcPr>
          <w:p w14:paraId="6A174001" w14:textId="77777777" w:rsidR="00747500" w:rsidRPr="0093690D" w:rsidRDefault="00747500" w:rsidP="0075719A">
            <w:pPr>
              <w:jc w:val="center"/>
              <w:rPr>
                <w:ins w:id="3488" w:author="jonathan pritchard" w:date="2026-04-02T15:14:00Z" w16du:dateUtc="2026-04-02T14:14:00Z"/>
              </w:rPr>
            </w:pPr>
            <w:ins w:id="3489" w:author="jonathan pritchard" w:date="2026-04-02T15:14:00Z" w16du:dateUtc="2026-04-02T14:14:00Z">
              <w:r w:rsidRPr="0093690D">
                <w:rPr>
                  <w:noProof/>
                </w:rPr>
                <w:drawing>
                  <wp:inline distT="0" distB="0" distL="0" distR="0" wp14:anchorId="3CE9F72F" wp14:editId="76BCABE6">
                    <wp:extent cx="1066949" cy="419158"/>
                    <wp:effectExtent l="0" t="0" r="0" b="0"/>
                    <wp:docPr id="256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9936" name=""/>
                            <pic:cNvPicPr/>
                          </pic:nvPicPr>
                          <pic:blipFill>
                            <a:blip r:embed="rId36"/>
                            <a:stretch>
                              <a:fillRect/>
                            </a:stretch>
                          </pic:blipFill>
                          <pic:spPr>
                            <a:xfrm>
                              <a:off x="0" y="0"/>
                              <a:ext cx="1066949" cy="419158"/>
                            </a:xfrm>
                            <a:prstGeom prst="rect">
                              <a:avLst/>
                            </a:prstGeom>
                          </pic:spPr>
                        </pic:pic>
                      </a:graphicData>
                    </a:graphic>
                  </wp:inline>
                </w:drawing>
              </w:r>
            </w:ins>
          </w:p>
        </w:tc>
      </w:tr>
      <w:tr w:rsidR="00747500" w:rsidRPr="0062074F" w14:paraId="34E64535" w14:textId="77777777" w:rsidTr="0075719A">
        <w:trPr>
          <w:jc w:val="center"/>
          <w:ins w:id="3490" w:author="jonathan pritchard" w:date="2026-04-02T15:14:00Z"/>
        </w:trPr>
        <w:tc>
          <w:tcPr>
            <w:tcW w:w="2547" w:type="dxa"/>
          </w:tcPr>
          <w:p w14:paraId="1753EE44" w14:textId="77777777" w:rsidR="00747500" w:rsidRPr="0062074F" w:rsidRDefault="00747500" w:rsidP="0075719A">
            <w:pPr>
              <w:rPr>
                <w:ins w:id="3491" w:author="jonathan pritchard" w:date="2026-04-02T15:14:00Z" w16du:dateUtc="2026-04-02T14:14:00Z"/>
              </w:rPr>
            </w:pPr>
            <w:ins w:id="3492" w:author="jonathan pritchard" w:date="2026-04-02T15:14:00Z" w16du:dateUtc="2026-04-02T14:14:00Z">
              <w:r w:rsidRPr="0062074F">
                <w:t>Caution (Object Missing)</w:t>
              </w:r>
            </w:ins>
          </w:p>
        </w:tc>
        <w:tc>
          <w:tcPr>
            <w:tcW w:w="3666" w:type="dxa"/>
            <w:gridSpan w:val="2"/>
          </w:tcPr>
          <w:p w14:paraId="09E86E90" w14:textId="77777777" w:rsidR="00747500" w:rsidRPr="0093690D" w:rsidRDefault="00747500" w:rsidP="0075719A">
            <w:pPr>
              <w:jc w:val="center"/>
              <w:rPr>
                <w:ins w:id="3493" w:author="jonathan pritchard" w:date="2026-04-02T15:14:00Z" w16du:dateUtc="2026-04-02T14:14:00Z"/>
              </w:rPr>
            </w:pPr>
            <w:ins w:id="3494" w:author="jonathan pritchard" w:date="2026-04-02T15:14:00Z" w16du:dateUtc="2026-04-02T14:14:00Z">
              <w:r w:rsidRPr="0093690D">
                <w:rPr>
                  <w:noProof/>
                </w:rPr>
                <w:drawing>
                  <wp:inline distT="0" distB="0" distL="0" distR="0" wp14:anchorId="3F1B90FD" wp14:editId="1F960C42">
                    <wp:extent cx="2181529" cy="695422"/>
                    <wp:effectExtent l="0" t="0" r="9525" b="9525"/>
                    <wp:docPr id="3208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5676" name=""/>
                            <pic:cNvPicPr/>
                          </pic:nvPicPr>
                          <pic:blipFill>
                            <a:blip r:embed="rId37"/>
                            <a:stretch>
                              <a:fillRect/>
                            </a:stretch>
                          </pic:blipFill>
                          <pic:spPr>
                            <a:xfrm>
                              <a:off x="0" y="0"/>
                              <a:ext cx="2181529" cy="695422"/>
                            </a:xfrm>
                            <a:prstGeom prst="rect">
                              <a:avLst/>
                            </a:prstGeom>
                          </pic:spPr>
                        </pic:pic>
                      </a:graphicData>
                    </a:graphic>
                  </wp:inline>
                </w:drawing>
              </w:r>
            </w:ins>
          </w:p>
        </w:tc>
      </w:tr>
      <w:tr w:rsidR="00747500" w:rsidRPr="0062074F" w14:paraId="6AF3449E" w14:textId="77777777" w:rsidTr="0075719A">
        <w:trPr>
          <w:jc w:val="center"/>
          <w:ins w:id="3495" w:author="jonathan pritchard" w:date="2026-04-02T15:14:00Z"/>
        </w:trPr>
        <w:tc>
          <w:tcPr>
            <w:tcW w:w="2547" w:type="dxa"/>
          </w:tcPr>
          <w:p w14:paraId="00F9D341" w14:textId="77777777" w:rsidR="00747500" w:rsidRPr="0062074F" w:rsidRDefault="00747500" w:rsidP="0075719A">
            <w:pPr>
              <w:rPr>
                <w:ins w:id="3496" w:author="jonathan pritchard" w:date="2026-04-02T15:14:00Z" w16du:dateUtc="2026-04-02T14:14:00Z"/>
              </w:rPr>
            </w:pPr>
            <w:ins w:id="3497" w:author="jonathan pritchard" w:date="2026-04-02T15:14:00Z" w16du:dateUtc="2026-04-02T14:14:00Z">
              <w:r w:rsidRPr="0062074F">
                <w:t>Caution (Vicinity)</w:t>
              </w:r>
            </w:ins>
          </w:p>
        </w:tc>
        <w:tc>
          <w:tcPr>
            <w:tcW w:w="3666" w:type="dxa"/>
            <w:gridSpan w:val="2"/>
          </w:tcPr>
          <w:p w14:paraId="0B2A25A8" w14:textId="77777777" w:rsidR="00747500" w:rsidRPr="0093690D" w:rsidRDefault="00747500" w:rsidP="0075719A">
            <w:pPr>
              <w:jc w:val="center"/>
              <w:rPr>
                <w:ins w:id="3498" w:author="jonathan pritchard" w:date="2026-04-02T15:14:00Z" w16du:dateUtc="2026-04-02T14:14:00Z"/>
              </w:rPr>
            </w:pPr>
            <w:ins w:id="3499" w:author="jonathan pritchard" w:date="2026-04-02T15:14:00Z" w16du:dateUtc="2026-04-02T14:14:00Z">
              <w:r w:rsidRPr="0093690D">
                <w:rPr>
                  <w:noProof/>
                </w:rPr>
                <w:drawing>
                  <wp:inline distT="0" distB="0" distL="0" distR="0" wp14:anchorId="5A610B5A" wp14:editId="57FD718E">
                    <wp:extent cx="1667108" cy="419158"/>
                    <wp:effectExtent l="0" t="0" r="9525" b="0"/>
                    <wp:docPr id="5478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3" name=""/>
                            <pic:cNvPicPr/>
                          </pic:nvPicPr>
                          <pic:blipFill>
                            <a:blip r:embed="rId38"/>
                            <a:stretch>
                              <a:fillRect/>
                            </a:stretch>
                          </pic:blipFill>
                          <pic:spPr>
                            <a:xfrm>
                              <a:off x="0" y="0"/>
                              <a:ext cx="1667108" cy="419158"/>
                            </a:xfrm>
                            <a:prstGeom prst="rect">
                              <a:avLst/>
                            </a:prstGeom>
                          </pic:spPr>
                        </pic:pic>
                      </a:graphicData>
                    </a:graphic>
                  </wp:inline>
                </w:drawing>
              </w:r>
            </w:ins>
          </w:p>
        </w:tc>
      </w:tr>
      <w:tr w:rsidR="00747500" w:rsidRPr="0062074F" w14:paraId="32B56E6B" w14:textId="77777777" w:rsidTr="0075719A">
        <w:trPr>
          <w:jc w:val="center"/>
          <w:ins w:id="3500" w:author="jonathan pritchard" w:date="2026-04-02T15:14:00Z"/>
        </w:trPr>
        <w:tc>
          <w:tcPr>
            <w:tcW w:w="2547" w:type="dxa"/>
          </w:tcPr>
          <w:p w14:paraId="119C5BA6" w14:textId="77777777" w:rsidR="00747500" w:rsidRPr="0062074F" w:rsidRDefault="00747500" w:rsidP="0075719A">
            <w:pPr>
              <w:rPr>
                <w:ins w:id="3501" w:author="jonathan pritchard" w:date="2026-04-02T15:14:00Z" w16du:dateUtc="2026-04-02T14:14:00Z"/>
              </w:rPr>
            </w:pPr>
            <w:ins w:id="3502" w:author="jonathan pritchard" w:date="2026-04-02T15:14:00Z" w16du:dateUtc="2026-04-02T14:14:00Z">
              <w:r w:rsidRPr="0062074F">
                <w:t>Depth</w:t>
              </w:r>
            </w:ins>
          </w:p>
        </w:tc>
        <w:tc>
          <w:tcPr>
            <w:tcW w:w="3666" w:type="dxa"/>
            <w:gridSpan w:val="2"/>
          </w:tcPr>
          <w:p w14:paraId="36749CF0" w14:textId="77777777" w:rsidR="00747500" w:rsidRPr="0062074F" w:rsidRDefault="00747500" w:rsidP="0075719A">
            <w:pPr>
              <w:jc w:val="center"/>
              <w:rPr>
                <w:ins w:id="3503" w:author="jonathan pritchard" w:date="2026-04-02T15:14:00Z" w16du:dateUtc="2026-04-02T14:14:00Z"/>
              </w:rPr>
            </w:pPr>
            <w:ins w:id="3504" w:author="jonathan pritchard" w:date="2026-04-02T15:14:00Z" w16du:dateUtc="2026-04-02T14:14:00Z">
              <w:r w:rsidRPr="0093690D">
                <w:rPr>
                  <w:noProof/>
                </w:rPr>
                <w:drawing>
                  <wp:inline distT="0" distB="0" distL="0" distR="0" wp14:anchorId="30FA4A13" wp14:editId="0CF88D8D">
                    <wp:extent cx="1743318" cy="523948"/>
                    <wp:effectExtent l="0" t="0" r="9525" b="9525"/>
                    <wp:docPr id="336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6010" name=""/>
                            <pic:cNvPicPr/>
                          </pic:nvPicPr>
                          <pic:blipFill>
                            <a:blip r:embed="rId39"/>
                            <a:stretch>
                              <a:fillRect/>
                            </a:stretch>
                          </pic:blipFill>
                          <pic:spPr>
                            <a:xfrm>
                              <a:off x="0" y="0"/>
                              <a:ext cx="1743318" cy="523948"/>
                            </a:xfrm>
                            <a:prstGeom prst="rect">
                              <a:avLst/>
                            </a:prstGeom>
                          </pic:spPr>
                        </pic:pic>
                      </a:graphicData>
                    </a:graphic>
                  </wp:inline>
                </w:drawing>
              </w:r>
            </w:ins>
          </w:p>
        </w:tc>
      </w:tr>
      <w:tr w:rsidR="00747500" w:rsidRPr="0062074F" w14:paraId="7B0A0D58" w14:textId="77777777" w:rsidTr="0075719A">
        <w:trPr>
          <w:jc w:val="center"/>
          <w:ins w:id="3505" w:author="jonathan pritchard" w:date="2026-04-02T15:14:00Z"/>
        </w:trPr>
        <w:tc>
          <w:tcPr>
            <w:tcW w:w="2547" w:type="dxa"/>
          </w:tcPr>
          <w:p w14:paraId="7559C06E" w14:textId="77777777" w:rsidR="00747500" w:rsidRPr="0062074F" w:rsidRDefault="00747500" w:rsidP="0075719A">
            <w:pPr>
              <w:rPr>
                <w:ins w:id="3506" w:author="jonathan pritchard" w:date="2026-04-02T15:14:00Z" w16du:dateUtc="2026-04-02T14:14:00Z"/>
              </w:rPr>
            </w:pPr>
            <w:ins w:id="3507" w:author="jonathan pritchard" w:date="2026-04-02T15:14:00Z" w16du:dateUtc="2026-04-02T14:14:00Z">
              <w:r w:rsidRPr="0062074F">
                <w:t>Obstruction</w:t>
              </w:r>
            </w:ins>
          </w:p>
        </w:tc>
        <w:tc>
          <w:tcPr>
            <w:tcW w:w="3666" w:type="dxa"/>
            <w:gridSpan w:val="2"/>
          </w:tcPr>
          <w:p w14:paraId="0F3839B2" w14:textId="77777777" w:rsidR="00747500" w:rsidRPr="0093690D" w:rsidRDefault="00747500" w:rsidP="0075719A">
            <w:pPr>
              <w:jc w:val="center"/>
              <w:rPr>
                <w:ins w:id="3508" w:author="jonathan pritchard" w:date="2026-04-02T15:14:00Z" w16du:dateUtc="2026-04-02T14:14:00Z"/>
              </w:rPr>
            </w:pPr>
            <w:ins w:id="3509" w:author="jonathan pritchard" w:date="2026-04-02T15:14:00Z" w16du:dateUtc="2026-04-02T14:14:00Z">
              <w:r w:rsidRPr="0093690D">
                <w:rPr>
                  <w:noProof/>
                </w:rPr>
                <w:drawing>
                  <wp:inline distT="0" distB="0" distL="0" distR="0" wp14:anchorId="365B1B1D" wp14:editId="602BE68C">
                    <wp:extent cx="1495634" cy="476316"/>
                    <wp:effectExtent l="0" t="0" r="9525" b="0"/>
                    <wp:docPr id="17079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7712" name=""/>
                            <pic:cNvPicPr/>
                          </pic:nvPicPr>
                          <pic:blipFill>
                            <a:blip r:embed="rId40"/>
                            <a:stretch>
                              <a:fillRect/>
                            </a:stretch>
                          </pic:blipFill>
                          <pic:spPr>
                            <a:xfrm>
                              <a:off x="0" y="0"/>
                              <a:ext cx="1495634" cy="476316"/>
                            </a:xfrm>
                            <a:prstGeom prst="rect">
                              <a:avLst/>
                            </a:prstGeom>
                          </pic:spPr>
                        </pic:pic>
                      </a:graphicData>
                    </a:graphic>
                  </wp:inline>
                </w:drawing>
              </w:r>
            </w:ins>
          </w:p>
        </w:tc>
      </w:tr>
      <w:tr w:rsidR="00747500" w:rsidRPr="0062074F" w14:paraId="6394EFF4" w14:textId="77777777" w:rsidTr="0075719A">
        <w:trPr>
          <w:jc w:val="center"/>
          <w:ins w:id="3510" w:author="jonathan pritchard" w:date="2026-04-02T15:14:00Z"/>
        </w:trPr>
        <w:tc>
          <w:tcPr>
            <w:tcW w:w="2547" w:type="dxa"/>
          </w:tcPr>
          <w:p w14:paraId="4BAEE533" w14:textId="77777777" w:rsidR="00747500" w:rsidRPr="0062074F" w:rsidRDefault="00747500" w:rsidP="0075719A">
            <w:pPr>
              <w:rPr>
                <w:ins w:id="3511" w:author="jonathan pritchard" w:date="2026-04-02T15:14:00Z" w16du:dateUtc="2026-04-02T14:14:00Z"/>
              </w:rPr>
            </w:pPr>
            <w:ins w:id="3512" w:author="jonathan pritchard" w:date="2026-04-02T15:14:00Z" w16du:dateUtc="2026-04-02T14:14:00Z">
              <w:r>
                <w:t>Other</w:t>
              </w:r>
            </w:ins>
          </w:p>
        </w:tc>
        <w:tc>
          <w:tcPr>
            <w:tcW w:w="3666" w:type="dxa"/>
            <w:gridSpan w:val="2"/>
          </w:tcPr>
          <w:p w14:paraId="0F9BB5AA" w14:textId="77777777" w:rsidR="00747500" w:rsidRPr="0093690D" w:rsidRDefault="00747500" w:rsidP="0075719A">
            <w:pPr>
              <w:jc w:val="center"/>
              <w:rPr>
                <w:ins w:id="3513" w:author="jonathan pritchard" w:date="2026-04-02T15:14:00Z" w16du:dateUtc="2026-04-02T14:14:00Z"/>
              </w:rPr>
            </w:pPr>
            <w:ins w:id="3514" w:author="jonathan pritchard" w:date="2026-04-02T15:14:00Z" w16du:dateUtc="2026-04-02T14:14:00Z">
              <w:r w:rsidRPr="00767BF0">
                <w:rPr>
                  <w:noProof/>
                </w:rPr>
                <w:drawing>
                  <wp:inline distT="0" distB="0" distL="0" distR="0" wp14:anchorId="0F387FD9" wp14:editId="058D6C65">
                    <wp:extent cx="1095528" cy="362001"/>
                    <wp:effectExtent l="0" t="0" r="0" b="0"/>
                    <wp:docPr id="10857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941" name=""/>
                            <pic:cNvPicPr/>
                          </pic:nvPicPr>
                          <pic:blipFill>
                            <a:blip r:embed="rId41"/>
                            <a:stretch>
                              <a:fillRect/>
                            </a:stretch>
                          </pic:blipFill>
                          <pic:spPr>
                            <a:xfrm>
                              <a:off x="0" y="0"/>
                              <a:ext cx="1095528" cy="362001"/>
                            </a:xfrm>
                            <a:prstGeom prst="rect">
                              <a:avLst/>
                            </a:prstGeom>
                          </pic:spPr>
                        </pic:pic>
                      </a:graphicData>
                    </a:graphic>
                  </wp:inline>
                </w:drawing>
              </w:r>
            </w:ins>
          </w:p>
        </w:tc>
      </w:tr>
      <w:tr w:rsidR="00747500" w:rsidRPr="0062074F" w14:paraId="1983F770" w14:textId="77777777" w:rsidTr="0075719A">
        <w:trPr>
          <w:jc w:val="center"/>
          <w:ins w:id="3515" w:author="jonathan pritchard" w:date="2026-04-02T15:14:00Z"/>
        </w:trPr>
        <w:tc>
          <w:tcPr>
            <w:tcW w:w="2547" w:type="dxa"/>
          </w:tcPr>
          <w:p w14:paraId="63C6627E" w14:textId="77777777" w:rsidR="00747500" w:rsidRPr="0062074F" w:rsidRDefault="00747500" w:rsidP="0075719A">
            <w:pPr>
              <w:rPr>
                <w:ins w:id="3516" w:author="jonathan pritchard" w:date="2026-04-02T15:14:00Z" w16du:dateUtc="2026-04-02T14:14:00Z"/>
              </w:rPr>
            </w:pPr>
            <w:ins w:id="3517" w:author="jonathan pritchard" w:date="2026-04-02T15:14:00Z" w16du:dateUtc="2026-04-02T14:14:00Z">
              <w:r w:rsidRPr="0062074F">
                <w:t>Underwater</w:t>
              </w:r>
            </w:ins>
          </w:p>
        </w:tc>
        <w:tc>
          <w:tcPr>
            <w:tcW w:w="3666" w:type="dxa"/>
            <w:gridSpan w:val="2"/>
          </w:tcPr>
          <w:p w14:paraId="4CBD6978" w14:textId="77777777" w:rsidR="00747500" w:rsidRPr="0062074F" w:rsidRDefault="00747500" w:rsidP="0075719A">
            <w:pPr>
              <w:jc w:val="center"/>
              <w:rPr>
                <w:ins w:id="3518" w:author="jonathan pritchard" w:date="2026-04-02T15:14:00Z" w16du:dateUtc="2026-04-02T14:14:00Z"/>
              </w:rPr>
            </w:pPr>
            <w:ins w:id="3519" w:author="jonathan pritchard" w:date="2026-04-02T15:14:00Z" w16du:dateUtc="2026-04-02T14:14:00Z">
              <w:r w:rsidRPr="0093690D">
                <w:rPr>
                  <w:noProof/>
                </w:rPr>
                <w:drawing>
                  <wp:inline distT="0" distB="0" distL="0" distR="0" wp14:anchorId="1D8419E3" wp14:editId="6FE1DFF8">
                    <wp:extent cx="1352739" cy="409632"/>
                    <wp:effectExtent l="0" t="0" r="0" b="9525"/>
                    <wp:docPr id="17011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9038" name=""/>
                            <pic:cNvPicPr/>
                          </pic:nvPicPr>
                          <pic:blipFill>
                            <a:blip r:embed="rId42"/>
                            <a:stretch>
                              <a:fillRect/>
                            </a:stretch>
                          </pic:blipFill>
                          <pic:spPr>
                            <a:xfrm>
                              <a:off x="0" y="0"/>
                              <a:ext cx="1352739" cy="409632"/>
                            </a:xfrm>
                            <a:prstGeom prst="rect">
                              <a:avLst/>
                            </a:prstGeom>
                          </pic:spPr>
                        </pic:pic>
                      </a:graphicData>
                    </a:graphic>
                  </wp:inline>
                </w:drawing>
              </w:r>
            </w:ins>
          </w:p>
        </w:tc>
      </w:tr>
      <w:tr w:rsidR="00747500" w:rsidRPr="0062074F" w14:paraId="0AF84FBC" w14:textId="77777777" w:rsidTr="0075719A">
        <w:trPr>
          <w:jc w:val="center"/>
          <w:ins w:id="3520" w:author="jonathan pritchard" w:date="2026-04-02T15:14:00Z"/>
        </w:trPr>
        <w:tc>
          <w:tcPr>
            <w:tcW w:w="2547" w:type="dxa"/>
          </w:tcPr>
          <w:p w14:paraId="76B84B2B" w14:textId="77777777" w:rsidR="00747500" w:rsidRPr="0062074F" w:rsidRDefault="00747500" w:rsidP="0075719A">
            <w:pPr>
              <w:rPr>
                <w:ins w:id="3521" w:author="jonathan pritchard" w:date="2026-04-02T15:14:00Z" w16du:dateUtc="2026-04-02T14:14:00Z"/>
              </w:rPr>
            </w:pPr>
            <w:ins w:id="3522" w:author="jonathan pritchard" w:date="2026-04-02T15:14:00Z" w16du:dateUtc="2026-04-02T14:14:00Z">
              <w:r w:rsidRPr="0062074F">
                <w:t>Wreck</w:t>
              </w:r>
            </w:ins>
          </w:p>
        </w:tc>
        <w:tc>
          <w:tcPr>
            <w:tcW w:w="3666" w:type="dxa"/>
            <w:gridSpan w:val="2"/>
          </w:tcPr>
          <w:p w14:paraId="17289567" w14:textId="77777777" w:rsidR="00747500" w:rsidRPr="0062074F" w:rsidRDefault="00747500" w:rsidP="0075719A">
            <w:pPr>
              <w:jc w:val="center"/>
              <w:rPr>
                <w:ins w:id="3523" w:author="jonathan pritchard" w:date="2026-04-02T15:14:00Z" w16du:dateUtc="2026-04-02T14:14:00Z"/>
              </w:rPr>
            </w:pPr>
            <w:ins w:id="3524" w:author="jonathan pritchard" w:date="2026-04-02T15:14:00Z" w16du:dateUtc="2026-04-02T14:14:00Z">
              <w:r w:rsidRPr="0093690D">
                <w:rPr>
                  <w:noProof/>
                </w:rPr>
                <w:drawing>
                  <wp:inline distT="0" distB="0" distL="0" distR="0" wp14:anchorId="475A2A60" wp14:editId="69187353">
                    <wp:extent cx="1076475" cy="323895"/>
                    <wp:effectExtent l="0" t="0" r="9525" b="0"/>
                    <wp:docPr id="1055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89" name=""/>
                            <pic:cNvPicPr/>
                          </pic:nvPicPr>
                          <pic:blipFill>
                            <a:blip r:embed="rId43"/>
                            <a:stretch>
                              <a:fillRect/>
                            </a:stretch>
                          </pic:blipFill>
                          <pic:spPr>
                            <a:xfrm>
                              <a:off x="0" y="0"/>
                              <a:ext cx="1076475" cy="323895"/>
                            </a:xfrm>
                            <a:prstGeom prst="rect">
                              <a:avLst/>
                            </a:prstGeom>
                          </pic:spPr>
                        </pic:pic>
                      </a:graphicData>
                    </a:graphic>
                  </wp:inline>
                </w:drawing>
              </w:r>
            </w:ins>
          </w:p>
        </w:tc>
      </w:tr>
      <w:tr w:rsidR="001D2C6B" w:rsidRPr="0062074F" w:rsidDel="00747500" w14:paraId="179A06DF" w14:textId="5FD0EEDE" w:rsidTr="002E3578">
        <w:trPr>
          <w:gridAfter w:val="1"/>
          <w:wAfter w:w="377" w:type="dxa"/>
          <w:jc w:val="center"/>
          <w:del w:id="3525" w:author="jonathan pritchard" w:date="2026-04-02T15:14:00Z"/>
        </w:trPr>
        <w:tc>
          <w:tcPr>
            <w:tcW w:w="2547" w:type="dxa"/>
          </w:tcPr>
          <w:p w14:paraId="48FBF106" w14:textId="4CC02F3B" w:rsidR="001D2C6B" w:rsidRPr="0062074F" w:rsidDel="00747500" w:rsidRDefault="001D2C6B" w:rsidP="00846094">
            <w:pPr>
              <w:rPr>
                <w:del w:id="3526" w:author="jonathan pritchard" w:date="2026-04-02T15:14:00Z" w16du:dateUtc="2026-04-02T14:14:00Z"/>
                <w:b/>
                <w:bCs/>
              </w:rPr>
            </w:pPr>
            <w:del w:id="3527" w:author="jonathan pritchard" w:date="2026-04-02T15:13:00Z" w16du:dateUtc="2026-04-02T14:13:00Z">
              <w:r w:rsidRPr="0062074F" w:rsidDel="00747500">
                <w:rPr>
                  <w:b/>
                  <w:bCs/>
                </w:rPr>
                <w:delText>Symbol</w:delText>
              </w:r>
              <w:r w:rsidDel="00747500">
                <w:rPr>
                  <w:b/>
                  <w:bCs/>
                </w:rPr>
                <w:delText xml:space="preserve"> Name</w:delText>
              </w:r>
            </w:del>
          </w:p>
        </w:tc>
        <w:tc>
          <w:tcPr>
            <w:tcW w:w="3289" w:type="dxa"/>
          </w:tcPr>
          <w:p w14:paraId="045A4F1F" w14:textId="03E0BD75" w:rsidR="001D2C6B" w:rsidRPr="0062074F" w:rsidDel="00747500" w:rsidRDefault="001D2C6B" w:rsidP="00846094">
            <w:pPr>
              <w:rPr>
                <w:del w:id="3528" w:author="jonathan pritchard" w:date="2026-04-02T15:14:00Z" w16du:dateUtc="2026-04-02T14:14:00Z"/>
                <w:b/>
                <w:bCs/>
                <w:noProof/>
              </w:rPr>
            </w:pPr>
            <w:del w:id="3529" w:author="jonathan pritchard" w:date="2026-04-02T15:13:00Z" w16du:dateUtc="2026-04-02T14:13:00Z">
              <w:r w:rsidDel="00747500">
                <w:rPr>
                  <w:b/>
                  <w:bCs/>
                  <w:noProof/>
                </w:rPr>
                <w:delText xml:space="preserve">Portrayal </w:delText>
              </w:r>
              <w:r w:rsidRPr="0062074F" w:rsidDel="00747500">
                <w:rPr>
                  <w:b/>
                  <w:bCs/>
                  <w:noProof/>
                </w:rPr>
                <w:delText>Example</w:delText>
              </w:r>
            </w:del>
          </w:p>
        </w:tc>
      </w:tr>
      <w:tr w:rsidR="001D2C6B" w:rsidRPr="0062074F" w:rsidDel="00747500" w14:paraId="60EB0E43" w14:textId="1A602758" w:rsidTr="002E3578">
        <w:trPr>
          <w:gridAfter w:val="1"/>
          <w:wAfter w:w="377" w:type="dxa"/>
          <w:jc w:val="center"/>
          <w:del w:id="3530" w:author="jonathan pritchard" w:date="2026-04-02T15:14:00Z"/>
        </w:trPr>
        <w:tc>
          <w:tcPr>
            <w:tcW w:w="2547" w:type="dxa"/>
          </w:tcPr>
          <w:p w14:paraId="25BE308E" w14:textId="6D68B1C8" w:rsidR="001D2C6B" w:rsidRPr="0062074F" w:rsidDel="00747500" w:rsidRDefault="001D2C6B" w:rsidP="00846094">
            <w:pPr>
              <w:rPr>
                <w:del w:id="3531" w:author="jonathan pritchard" w:date="2026-04-02T15:14:00Z" w16du:dateUtc="2026-04-02T14:14:00Z"/>
              </w:rPr>
            </w:pPr>
            <w:del w:id="3532" w:author="jonathan pritchard" w:date="2026-04-02T15:13:00Z" w16du:dateUtc="2026-04-02T14:13:00Z">
              <w:r w:rsidRPr="0062074F" w:rsidDel="00747500">
                <w:delText>Depth</w:delText>
              </w:r>
            </w:del>
          </w:p>
        </w:tc>
        <w:tc>
          <w:tcPr>
            <w:tcW w:w="3289" w:type="dxa"/>
          </w:tcPr>
          <w:p w14:paraId="0C59825E" w14:textId="64793E84" w:rsidR="001D2C6B" w:rsidRPr="0062074F" w:rsidDel="00747500" w:rsidRDefault="001D2C6B" w:rsidP="002E3578">
            <w:pPr>
              <w:jc w:val="center"/>
              <w:rPr>
                <w:del w:id="3533" w:author="jonathan pritchard" w:date="2026-04-02T15:14:00Z" w16du:dateUtc="2026-04-02T14:14:00Z"/>
              </w:rPr>
            </w:pPr>
            <w:del w:id="3534" w:author="jonathan pritchard" w:date="2026-04-02T15:13:00Z" w16du:dateUtc="2026-04-02T14:13:00Z">
              <w:r w:rsidRPr="0062074F" w:rsidDel="00747500">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44"/>
                            <a:srcRect l="19770" r="11149" b="75342"/>
                            <a:stretch/>
                          </pic:blipFill>
                          <pic:spPr>
                            <a:xfrm>
                              <a:off x="0" y="0"/>
                              <a:ext cx="1759463" cy="430271"/>
                            </a:xfrm>
                            <a:prstGeom prst="rect">
                              <a:avLst/>
                            </a:prstGeom>
                          </pic:spPr>
                        </pic:pic>
                      </a:graphicData>
                    </a:graphic>
                  </wp:inline>
                </w:drawing>
              </w:r>
            </w:del>
          </w:p>
        </w:tc>
      </w:tr>
      <w:tr w:rsidR="001D2C6B" w:rsidRPr="0062074F" w:rsidDel="00747500" w14:paraId="26CDCA85" w14:textId="35ABB96D" w:rsidTr="002E3578">
        <w:trPr>
          <w:gridAfter w:val="1"/>
          <w:wAfter w:w="377" w:type="dxa"/>
          <w:jc w:val="center"/>
          <w:del w:id="3535" w:author="jonathan pritchard" w:date="2026-04-02T15:14:00Z"/>
        </w:trPr>
        <w:tc>
          <w:tcPr>
            <w:tcW w:w="2547" w:type="dxa"/>
          </w:tcPr>
          <w:p w14:paraId="348F106F" w14:textId="75D22931" w:rsidR="001D2C6B" w:rsidRPr="0062074F" w:rsidDel="00747500" w:rsidRDefault="001D2C6B" w:rsidP="00846094">
            <w:pPr>
              <w:rPr>
                <w:del w:id="3536" w:author="jonathan pritchard" w:date="2026-04-02T15:14:00Z" w16du:dateUtc="2026-04-02T14:14:00Z"/>
              </w:rPr>
            </w:pPr>
            <w:del w:id="3537" w:author="jonathan pritchard" w:date="2026-04-02T15:13:00Z" w16du:dateUtc="2026-04-02T14:13:00Z">
              <w:r w:rsidRPr="0062074F" w:rsidDel="00747500">
                <w:delText>Underwater</w:delText>
              </w:r>
            </w:del>
          </w:p>
        </w:tc>
        <w:tc>
          <w:tcPr>
            <w:tcW w:w="3289" w:type="dxa"/>
          </w:tcPr>
          <w:p w14:paraId="6F7641F8" w14:textId="1A832EEB" w:rsidR="001D2C6B" w:rsidRPr="0062074F" w:rsidDel="00747500" w:rsidRDefault="001D2C6B" w:rsidP="002E3578">
            <w:pPr>
              <w:jc w:val="center"/>
              <w:rPr>
                <w:del w:id="3538" w:author="jonathan pritchard" w:date="2026-04-02T15:14:00Z" w16du:dateUtc="2026-04-02T14:14:00Z"/>
              </w:rPr>
            </w:pPr>
            <w:del w:id="3539" w:author="jonathan pritchard" w:date="2026-04-02T15:13:00Z" w16du:dateUtc="2026-04-02T14:13:00Z">
              <w:r w:rsidRPr="0062074F" w:rsidDel="00747500">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45"/>
                            <a:srcRect l="10575" t="21084" r="44958" b="43236"/>
                            <a:stretch/>
                          </pic:blipFill>
                          <pic:spPr>
                            <a:xfrm>
                              <a:off x="0" y="0"/>
                              <a:ext cx="1421438" cy="370888"/>
                            </a:xfrm>
                            <a:prstGeom prst="rect">
                              <a:avLst/>
                            </a:prstGeom>
                          </pic:spPr>
                        </pic:pic>
                      </a:graphicData>
                    </a:graphic>
                  </wp:inline>
                </w:drawing>
              </w:r>
            </w:del>
          </w:p>
        </w:tc>
      </w:tr>
      <w:tr w:rsidR="001D2C6B" w:rsidRPr="0062074F" w:rsidDel="00747500" w14:paraId="19E7CC96" w14:textId="70D2AA58" w:rsidTr="002E3578">
        <w:trPr>
          <w:gridAfter w:val="1"/>
          <w:wAfter w:w="377" w:type="dxa"/>
          <w:jc w:val="center"/>
          <w:del w:id="3540" w:author="jonathan pritchard" w:date="2026-04-02T15:14:00Z"/>
        </w:trPr>
        <w:tc>
          <w:tcPr>
            <w:tcW w:w="2547" w:type="dxa"/>
          </w:tcPr>
          <w:p w14:paraId="3FDF1ADF" w14:textId="17F54C16" w:rsidR="001D2C6B" w:rsidRPr="0062074F" w:rsidDel="00747500" w:rsidRDefault="001D2C6B" w:rsidP="00846094">
            <w:pPr>
              <w:rPr>
                <w:del w:id="3541" w:author="jonathan pritchard" w:date="2026-04-02T15:14:00Z" w16du:dateUtc="2026-04-02T14:14:00Z"/>
              </w:rPr>
            </w:pPr>
            <w:del w:id="3542" w:author="jonathan pritchard" w:date="2026-04-02T15:13:00Z" w16du:dateUtc="2026-04-02T14:13:00Z">
              <w:r w:rsidRPr="0062074F" w:rsidDel="00747500">
                <w:delText>Wreck</w:delText>
              </w:r>
            </w:del>
          </w:p>
        </w:tc>
        <w:tc>
          <w:tcPr>
            <w:tcW w:w="3289" w:type="dxa"/>
          </w:tcPr>
          <w:p w14:paraId="6D16AC95" w14:textId="3874B864" w:rsidR="001D2C6B" w:rsidRPr="0062074F" w:rsidDel="00747500" w:rsidRDefault="001D2C6B" w:rsidP="002E3578">
            <w:pPr>
              <w:jc w:val="center"/>
              <w:rPr>
                <w:del w:id="3543" w:author="jonathan pritchard" w:date="2026-04-02T15:14:00Z" w16du:dateUtc="2026-04-02T14:14:00Z"/>
              </w:rPr>
            </w:pPr>
            <w:del w:id="3544" w:author="jonathan pritchard" w:date="2026-04-02T15:13:00Z" w16du:dateUtc="2026-04-02T14:13:00Z">
              <w:r w:rsidRPr="0062074F" w:rsidDel="00747500">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46"/>
                            <a:srcRect l="13432" t="25030" r="56922" b="51510"/>
                            <a:stretch/>
                          </pic:blipFill>
                          <pic:spPr>
                            <a:xfrm>
                              <a:off x="0" y="0"/>
                              <a:ext cx="810394" cy="286021"/>
                            </a:xfrm>
                            <a:prstGeom prst="rect">
                              <a:avLst/>
                            </a:prstGeom>
                          </pic:spPr>
                        </pic:pic>
                      </a:graphicData>
                    </a:graphic>
                  </wp:inline>
                </w:drawing>
              </w:r>
            </w:del>
          </w:p>
        </w:tc>
      </w:tr>
      <w:tr w:rsidR="001D2C6B" w:rsidRPr="0062074F" w:rsidDel="00747500" w14:paraId="6DE47503" w14:textId="0B9C1FF9" w:rsidTr="002E3578">
        <w:trPr>
          <w:gridAfter w:val="1"/>
          <w:wAfter w:w="377" w:type="dxa"/>
          <w:jc w:val="center"/>
          <w:del w:id="3545" w:author="jonathan pritchard" w:date="2026-04-02T15:14:00Z"/>
        </w:trPr>
        <w:tc>
          <w:tcPr>
            <w:tcW w:w="2547" w:type="dxa"/>
          </w:tcPr>
          <w:p w14:paraId="6CA06517" w14:textId="5CDDDFE3" w:rsidR="001D2C6B" w:rsidRPr="0062074F" w:rsidDel="00747500" w:rsidRDefault="001D2C6B" w:rsidP="00846094">
            <w:pPr>
              <w:rPr>
                <w:del w:id="3546" w:author="jonathan pritchard" w:date="2026-04-02T15:14:00Z" w16du:dateUtc="2026-04-02T14:14:00Z"/>
              </w:rPr>
            </w:pPr>
            <w:del w:id="3547" w:author="jonathan pritchard" w:date="2026-04-02T15:13:00Z" w16du:dateUtc="2026-04-02T14:13:00Z">
              <w:r w:rsidRPr="0062074F" w:rsidDel="00747500">
                <w:lastRenderedPageBreak/>
                <w:delText>Obstruction</w:delText>
              </w:r>
            </w:del>
          </w:p>
        </w:tc>
        <w:tc>
          <w:tcPr>
            <w:tcW w:w="3289" w:type="dxa"/>
          </w:tcPr>
          <w:p w14:paraId="605311F3" w14:textId="46E2F349" w:rsidR="001D2C6B" w:rsidRPr="0062074F" w:rsidDel="00747500" w:rsidRDefault="001D2C6B" w:rsidP="002E3578">
            <w:pPr>
              <w:jc w:val="center"/>
              <w:rPr>
                <w:del w:id="3548" w:author="jonathan pritchard" w:date="2026-04-02T15:14:00Z" w16du:dateUtc="2026-04-02T14:14:00Z"/>
              </w:rPr>
            </w:pPr>
            <w:del w:id="3549" w:author="jonathan pritchard" w:date="2026-04-02T15:13:00Z" w16du:dateUtc="2026-04-02T14:13:00Z">
              <w:r w:rsidRPr="0062074F" w:rsidDel="00747500">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47"/>
                            <a:srcRect l="20592" t="31281" r="43331" b="47361"/>
                            <a:stretch/>
                          </pic:blipFill>
                          <pic:spPr>
                            <a:xfrm>
                              <a:off x="0" y="0"/>
                              <a:ext cx="992406" cy="286021"/>
                            </a:xfrm>
                            <a:prstGeom prst="rect">
                              <a:avLst/>
                            </a:prstGeom>
                          </pic:spPr>
                        </pic:pic>
                      </a:graphicData>
                    </a:graphic>
                  </wp:inline>
                </w:drawing>
              </w:r>
            </w:del>
          </w:p>
        </w:tc>
      </w:tr>
      <w:tr w:rsidR="001D2C6B" w:rsidRPr="0062074F" w:rsidDel="00747500" w14:paraId="4342EB8C" w14:textId="1FBE89F0" w:rsidTr="002E3578">
        <w:trPr>
          <w:gridAfter w:val="1"/>
          <w:wAfter w:w="377" w:type="dxa"/>
          <w:jc w:val="center"/>
          <w:del w:id="3550" w:author="jonathan pritchard" w:date="2026-04-02T15:14:00Z"/>
        </w:trPr>
        <w:tc>
          <w:tcPr>
            <w:tcW w:w="2547" w:type="dxa"/>
          </w:tcPr>
          <w:p w14:paraId="7069D6D8" w14:textId="7F834EDF" w:rsidR="001D2C6B" w:rsidRPr="0062074F" w:rsidDel="00747500" w:rsidRDefault="001D2C6B" w:rsidP="00846094">
            <w:pPr>
              <w:rPr>
                <w:del w:id="3551" w:author="jonathan pritchard" w:date="2026-04-02T15:14:00Z" w16du:dateUtc="2026-04-02T14:14:00Z"/>
              </w:rPr>
            </w:pPr>
            <w:del w:id="3552" w:author="jonathan pritchard" w:date="2026-04-02T15:13:00Z" w16du:dateUtc="2026-04-02T14:13:00Z">
              <w:r w:rsidRPr="0062074F" w:rsidDel="00747500">
                <w:delText>Beacon</w:delText>
              </w:r>
            </w:del>
          </w:p>
        </w:tc>
        <w:tc>
          <w:tcPr>
            <w:tcW w:w="3289" w:type="dxa"/>
          </w:tcPr>
          <w:p w14:paraId="276405E5" w14:textId="6B75C2C9" w:rsidR="001D2C6B" w:rsidRPr="0062074F" w:rsidDel="00747500" w:rsidRDefault="001D2C6B" w:rsidP="002E3578">
            <w:pPr>
              <w:jc w:val="center"/>
              <w:rPr>
                <w:del w:id="3553" w:author="jonathan pritchard" w:date="2026-04-02T15:14:00Z" w16du:dateUtc="2026-04-02T14:14:00Z"/>
              </w:rPr>
            </w:pPr>
            <w:del w:id="3554" w:author="jonathan pritchard" w:date="2026-04-02T15:13:00Z" w16du:dateUtc="2026-04-02T14:13:00Z">
              <w:r w:rsidRPr="0062074F" w:rsidDel="00747500">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48"/>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del>
          </w:p>
        </w:tc>
      </w:tr>
      <w:tr w:rsidR="001D2C6B" w:rsidRPr="0062074F" w:rsidDel="00747500" w14:paraId="40657B39" w14:textId="200C4264" w:rsidTr="002E3578">
        <w:trPr>
          <w:gridAfter w:val="1"/>
          <w:wAfter w:w="377" w:type="dxa"/>
          <w:jc w:val="center"/>
          <w:del w:id="3555" w:author="jonathan pritchard" w:date="2026-04-02T15:14:00Z"/>
        </w:trPr>
        <w:tc>
          <w:tcPr>
            <w:tcW w:w="2547" w:type="dxa"/>
          </w:tcPr>
          <w:p w14:paraId="79532D07" w14:textId="6BBE8BD5" w:rsidR="001D2C6B" w:rsidRPr="0062074F" w:rsidDel="00747500" w:rsidRDefault="001D2C6B" w:rsidP="00846094">
            <w:pPr>
              <w:rPr>
                <w:del w:id="3556" w:author="jonathan pritchard" w:date="2026-04-02T15:14:00Z" w16du:dateUtc="2026-04-02T14:14:00Z"/>
              </w:rPr>
            </w:pPr>
            <w:del w:id="3557" w:author="jonathan pritchard" w:date="2026-04-02T15:13:00Z" w16du:dateUtc="2026-04-02T14:13:00Z">
              <w:r w:rsidRPr="0062074F" w:rsidDel="00747500">
                <w:delText>Buoy</w:delText>
              </w:r>
            </w:del>
          </w:p>
        </w:tc>
        <w:tc>
          <w:tcPr>
            <w:tcW w:w="3289" w:type="dxa"/>
          </w:tcPr>
          <w:p w14:paraId="06F35737" w14:textId="08076DCF" w:rsidR="001D2C6B" w:rsidRPr="0062074F" w:rsidDel="00747500" w:rsidRDefault="001D2C6B" w:rsidP="002E3578">
            <w:pPr>
              <w:jc w:val="center"/>
              <w:rPr>
                <w:del w:id="3558" w:author="jonathan pritchard" w:date="2026-04-02T15:14:00Z" w16du:dateUtc="2026-04-02T14:14:00Z"/>
              </w:rPr>
            </w:pPr>
            <w:del w:id="3559" w:author="jonathan pritchard" w:date="2026-04-02T15:13:00Z" w16du:dateUtc="2026-04-02T14:13:00Z">
              <w:r w:rsidRPr="0062074F" w:rsidDel="00747500">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9"/>
                            <a:srcRect l="14144" t="28709" r="54951" b="35799"/>
                            <a:stretch/>
                          </pic:blipFill>
                          <pic:spPr>
                            <a:xfrm>
                              <a:off x="0" y="0"/>
                              <a:ext cx="845062" cy="529416"/>
                            </a:xfrm>
                            <a:prstGeom prst="rect">
                              <a:avLst/>
                            </a:prstGeom>
                          </pic:spPr>
                        </pic:pic>
                      </a:graphicData>
                    </a:graphic>
                  </wp:inline>
                </w:drawing>
              </w:r>
            </w:del>
          </w:p>
        </w:tc>
      </w:tr>
      <w:tr w:rsidR="001D2C6B" w:rsidRPr="0062074F" w:rsidDel="00747500" w14:paraId="37C35340" w14:textId="6301129D" w:rsidTr="002E3578">
        <w:trPr>
          <w:gridAfter w:val="1"/>
          <w:wAfter w:w="377" w:type="dxa"/>
          <w:jc w:val="center"/>
          <w:del w:id="3560" w:author="jonathan pritchard" w:date="2026-04-02T15:14:00Z"/>
        </w:trPr>
        <w:tc>
          <w:tcPr>
            <w:tcW w:w="2547" w:type="dxa"/>
          </w:tcPr>
          <w:p w14:paraId="103513ED" w14:textId="115BC5E8" w:rsidR="001D2C6B" w:rsidRPr="0062074F" w:rsidDel="00747500" w:rsidRDefault="001D2C6B" w:rsidP="00846094">
            <w:pPr>
              <w:rPr>
                <w:del w:id="3561" w:author="jonathan pritchard" w:date="2026-04-02T15:14:00Z" w16du:dateUtc="2026-04-02T14:14:00Z"/>
              </w:rPr>
            </w:pPr>
            <w:del w:id="3562" w:author="jonathan pritchard" w:date="2026-04-02T15:13:00Z" w16du:dateUtc="2026-04-02T14:13:00Z">
              <w:r w:rsidRPr="0062074F" w:rsidDel="00747500">
                <w:delText>Caution (Vicinity)</w:delText>
              </w:r>
            </w:del>
          </w:p>
        </w:tc>
        <w:tc>
          <w:tcPr>
            <w:tcW w:w="3289" w:type="dxa"/>
          </w:tcPr>
          <w:p w14:paraId="5F4A12E2" w14:textId="08C40504" w:rsidR="001D2C6B" w:rsidRPr="0062074F" w:rsidDel="00747500" w:rsidRDefault="001D2C6B" w:rsidP="002E3578">
            <w:pPr>
              <w:tabs>
                <w:tab w:val="left" w:pos="3090"/>
              </w:tabs>
              <w:jc w:val="center"/>
              <w:rPr>
                <w:del w:id="3563" w:author="jonathan pritchard" w:date="2026-04-02T15:14:00Z" w16du:dateUtc="2026-04-02T14:14:00Z"/>
              </w:rPr>
            </w:pPr>
            <w:del w:id="3564" w:author="jonathan pritchard" w:date="2026-04-02T15:13:00Z" w16du:dateUtc="2026-04-02T14:13:00Z">
              <w:r w:rsidRPr="0062074F" w:rsidDel="00747500">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50"/>
                            <a:srcRect l="5955" t="47971" r="33234" b="28157"/>
                            <a:stretch/>
                          </pic:blipFill>
                          <pic:spPr>
                            <a:xfrm>
                              <a:off x="0" y="0"/>
                              <a:ext cx="1616451" cy="294689"/>
                            </a:xfrm>
                            <a:prstGeom prst="rect">
                              <a:avLst/>
                            </a:prstGeom>
                          </pic:spPr>
                        </pic:pic>
                      </a:graphicData>
                    </a:graphic>
                  </wp:inline>
                </w:drawing>
              </w:r>
              <w:r w:rsidRPr="0062074F" w:rsidDel="00747500">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51"/>
                            <a:srcRect r="34887" b="8855"/>
                            <a:stretch/>
                          </pic:blipFill>
                          <pic:spPr>
                            <a:xfrm>
                              <a:off x="0" y="0"/>
                              <a:ext cx="1190508" cy="728887"/>
                            </a:xfrm>
                            <a:prstGeom prst="rect">
                              <a:avLst/>
                            </a:prstGeom>
                          </pic:spPr>
                        </pic:pic>
                      </a:graphicData>
                    </a:graphic>
                  </wp:inline>
                </w:drawing>
              </w:r>
            </w:del>
          </w:p>
        </w:tc>
      </w:tr>
      <w:tr w:rsidR="001D2C6B" w:rsidRPr="0062074F" w:rsidDel="00747500" w14:paraId="18012C26" w14:textId="05BB72A2" w:rsidTr="002E3578">
        <w:trPr>
          <w:gridAfter w:val="1"/>
          <w:wAfter w:w="377" w:type="dxa"/>
          <w:jc w:val="center"/>
          <w:del w:id="3565" w:author="jonathan pritchard" w:date="2026-04-02T15:14:00Z"/>
        </w:trPr>
        <w:tc>
          <w:tcPr>
            <w:tcW w:w="2547" w:type="dxa"/>
          </w:tcPr>
          <w:p w14:paraId="5B5D8E59" w14:textId="3B33F8A9" w:rsidR="001D2C6B" w:rsidRPr="0062074F" w:rsidDel="00747500" w:rsidRDefault="001D2C6B" w:rsidP="00846094">
            <w:pPr>
              <w:rPr>
                <w:del w:id="3566" w:author="jonathan pritchard" w:date="2026-04-02T15:14:00Z" w16du:dateUtc="2026-04-02T14:14:00Z"/>
              </w:rPr>
            </w:pPr>
            <w:del w:id="3567" w:author="jonathan pritchard" w:date="2026-04-02T15:13:00Z" w16du:dateUtc="2026-04-02T14:13:00Z">
              <w:r w:rsidRPr="0062074F" w:rsidDel="00747500">
                <w:delText>Caution (Object Missing)</w:delText>
              </w:r>
            </w:del>
          </w:p>
        </w:tc>
        <w:tc>
          <w:tcPr>
            <w:tcW w:w="3289" w:type="dxa"/>
          </w:tcPr>
          <w:p w14:paraId="2F2ACCD7" w14:textId="53D74D40" w:rsidR="001D2C6B" w:rsidRPr="0062074F" w:rsidDel="00747500" w:rsidRDefault="001D2C6B" w:rsidP="002E3578">
            <w:pPr>
              <w:keepNext/>
              <w:jc w:val="center"/>
              <w:rPr>
                <w:del w:id="3568" w:author="jonathan pritchard" w:date="2026-04-02T15:14:00Z" w16du:dateUtc="2026-04-02T14:14:00Z"/>
              </w:rPr>
            </w:pPr>
            <w:del w:id="3569" w:author="jonathan pritchard" w:date="2026-04-02T15:13:00Z" w16du:dateUtc="2026-04-02T14:13:00Z">
              <w:r w:rsidRPr="0062074F" w:rsidDel="00747500">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52"/>
                            <a:srcRect l="5077" t="22871" r="35738" b="30122"/>
                            <a:stretch/>
                          </pic:blipFill>
                          <pic:spPr>
                            <a:xfrm>
                              <a:off x="0" y="0"/>
                              <a:ext cx="1616451" cy="552540"/>
                            </a:xfrm>
                            <a:prstGeom prst="rect">
                              <a:avLst/>
                            </a:prstGeom>
                          </pic:spPr>
                        </pic:pic>
                      </a:graphicData>
                    </a:graphic>
                  </wp:inline>
                </w:drawing>
              </w:r>
            </w:del>
          </w:p>
        </w:tc>
      </w:tr>
    </w:tbl>
    <w:p w14:paraId="4D2C76A0" w14:textId="7B8B1547" w:rsidR="0045426C" w:rsidRPr="0062074F" w:rsidRDefault="0045426C" w:rsidP="0045426C">
      <w:pPr>
        <w:pStyle w:val="Caption"/>
        <w:jc w:val="center"/>
      </w:pPr>
      <w:r w:rsidRPr="0062074F">
        <w:t xml:space="preserve">Table </w:t>
      </w:r>
      <w:ins w:id="3570" w:author="jon pritchard" w:date="2026-03-27T11:52:00Z" w16du:dateUtc="2026-03-27T11:52:00Z">
        <w:r w:rsidR="00157948">
          <w:fldChar w:fldCharType="begin"/>
        </w:r>
        <w:r w:rsidR="00157948">
          <w:instrText xml:space="preserve"> SEQ Table \* ARABIC </w:instrText>
        </w:r>
      </w:ins>
      <w:r w:rsidR="00157948">
        <w:fldChar w:fldCharType="separate"/>
      </w:r>
      <w:ins w:id="3571" w:author="jon pritchard" w:date="2026-03-27T11:52:00Z" w16du:dateUtc="2026-03-27T11:52:00Z">
        <w:r w:rsidR="00157948">
          <w:rPr>
            <w:noProof/>
          </w:rPr>
          <w:t>7</w:t>
        </w:r>
        <w:r w:rsidR="00157948">
          <w:fldChar w:fldCharType="end"/>
        </w:r>
      </w:ins>
      <w:del w:id="3572"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3573" w:author="jon pritchard" w:date="2026-03-07T18:22:00Z" w16du:dateUtc="2026-03-07T05:22:00Z">
        <w:r w:rsidR="00C56536" w:rsidRPr="0062074F" w:rsidDel="009310AC">
          <w:rPr>
            <w:noProof/>
          </w:rPr>
          <w:delText>8</w:delText>
        </w:r>
      </w:del>
      <w:del w:id="3574" w:author="jon pritchard" w:date="2026-03-27T11:52:00Z" w16du:dateUtc="2026-03-27T11:52:00Z">
        <w:r w:rsidR="00C56536" w:rsidRPr="0062074F" w:rsidDel="00157948">
          <w:fldChar w:fldCharType="end"/>
        </w:r>
      </w:del>
      <w:r w:rsidRPr="0062074F">
        <w:t>: Manual Update Point Symbols</w:t>
      </w:r>
    </w:p>
    <w:p w14:paraId="4B217C63" w14:textId="35A40212" w:rsidR="00DB1913" w:rsidRPr="0062074F" w:rsidRDefault="00DB1913">
      <w:r w:rsidRPr="0062074F">
        <w:br w:type="page"/>
      </w:r>
    </w:p>
    <w:tbl>
      <w:tblPr>
        <w:tblStyle w:val="TableGrid"/>
        <w:tblW w:w="0" w:type="auto"/>
        <w:jc w:val="center"/>
        <w:tblLook w:val="04A0" w:firstRow="1" w:lastRow="0" w:firstColumn="1" w:lastColumn="0" w:noHBand="0" w:noVBand="1"/>
        <w:tblPrChange w:id="3575" w:author="jonathan pritchard" w:date="2026-04-02T15:14:00Z" w16du:dateUtc="2026-04-02T14:14:00Z">
          <w:tblPr>
            <w:tblStyle w:val="TableGrid"/>
            <w:tblW w:w="0" w:type="auto"/>
            <w:tblLook w:val="04A0" w:firstRow="1" w:lastRow="0" w:firstColumn="1" w:lastColumn="0" w:noHBand="0" w:noVBand="1"/>
          </w:tblPr>
        </w:tblPrChange>
      </w:tblPr>
      <w:tblGrid>
        <w:gridCol w:w="1969"/>
        <w:gridCol w:w="5496"/>
        <w:tblGridChange w:id="3576">
          <w:tblGrid>
            <w:gridCol w:w="1969"/>
            <w:gridCol w:w="5496"/>
          </w:tblGrid>
        </w:tblGridChange>
      </w:tblGrid>
      <w:tr w:rsidR="00747500" w:rsidRPr="0062074F" w14:paraId="62372976" w14:textId="77777777" w:rsidTr="00747500">
        <w:trPr>
          <w:jc w:val="center"/>
          <w:ins w:id="3577" w:author="jonathan pritchard" w:date="2026-04-02T15:14:00Z"/>
        </w:trPr>
        <w:tc>
          <w:tcPr>
            <w:tcW w:w="1969" w:type="dxa"/>
            <w:tcPrChange w:id="3578" w:author="jonathan pritchard" w:date="2026-04-02T15:14:00Z" w16du:dateUtc="2026-04-02T14:14:00Z">
              <w:tcPr>
                <w:tcW w:w="1969" w:type="dxa"/>
              </w:tcPr>
            </w:tcPrChange>
          </w:tcPr>
          <w:p w14:paraId="05943015" w14:textId="77777777" w:rsidR="00747500" w:rsidRPr="0062074F" w:rsidRDefault="00747500" w:rsidP="0075719A">
            <w:pPr>
              <w:rPr>
                <w:ins w:id="3579" w:author="jonathan pritchard" w:date="2026-04-02T15:14:00Z" w16du:dateUtc="2026-04-02T14:14:00Z"/>
              </w:rPr>
            </w:pPr>
            <w:ins w:id="3580" w:author="jonathan pritchard" w:date="2026-04-02T15:14:00Z" w16du:dateUtc="2026-04-02T14:14:00Z">
              <w:r w:rsidRPr="0062074F">
                <w:rPr>
                  <w:b/>
                  <w:bCs/>
                </w:rPr>
                <w:lastRenderedPageBreak/>
                <w:t>Symbol</w:t>
              </w:r>
              <w:r>
                <w:rPr>
                  <w:b/>
                  <w:bCs/>
                </w:rPr>
                <w:t xml:space="preserve"> Name</w:t>
              </w:r>
            </w:ins>
          </w:p>
        </w:tc>
        <w:tc>
          <w:tcPr>
            <w:tcW w:w="5148" w:type="dxa"/>
            <w:tcPrChange w:id="3581" w:author="jonathan pritchard" w:date="2026-04-02T15:14:00Z" w16du:dateUtc="2026-04-02T14:14:00Z">
              <w:tcPr>
                <w:tcW w:w="5148" w:type="dxa"/>
              </w:tcPr>
            </w:tcPrChange>
          </w:tcPr>
          <w:p w14:paraId="21054510" w14:textId="77777777" w:rsidR="00747500" w:rsidRPr="0062074F" w:rsidRDefault="00747500" w:rsidP="0075719A">
            <w:pPr>
              <w:rPr>
                <w:ins w:id="3582" w:author="jonathan pritchard" w:date="2026-04-02T15:14:00Z" w16du:dateUtc="2026-04-02T14:14:00Z"/>
                <w:noProof/>
              </w:rPr>
            </w:pPr>
            <w:ins w:id="3583" w:author="jonathan pritchard" w:date="2026-04-02T15:14:00Z" w16du:dateUtc="2026-04-02T14:14:00Z">
              <w:r>
                <w:rPr>
                  <w:b/>
                  <w:bCs/>
                  <w:noProof/>
                </w:rPr>
                <w:t xml:space="preserve">Portrayal </w:t>
              </w:r>
              <w:r w:rsidRPr="0062074F">
                <w:rPr>
                  <w:b/>
                  <w:bCs/>
                  <w:noProof/>
                </w:rPr>
                <w:t>Example</w:t>
              </w:r>
            </w:ins>
          </w:p>
        </w:tc>
      </w:tr>
      <w:tr w:rsidR="00747500" w:rsidRPr="0062074F" w14:paraId="09016CF8" w14:textId="77777777" w:rsidTr="00747500">
        <w:trPr>
          <w:jc w:val="center"/>
          <w:ins w:id="3584" w:author="jonathan pritchard" w:date="2026-04-02T15:14:00Z"/>
        </w:trPr>
        <w:tc>
          <w:tcPr>
            <w:tcW w:w="1969" w:type="dxa"/>
            <w:tcPrChange w:id="3585" w:author="jonathan pritchard" w:date="2026-04-02T15:14:00Z" w16du:dateUtc="2026-04-02T14:14:00Z">
              <w:tcPr>
                <w:tcW w:w="1969" w:type="dxa"/>
              </w:tcPr>
            </w:tcPrChange>
          </w:tcPr>
          <w:p w14:paraId="793E8BF9" w14:textId="77777777" w:rsidR="00747500" w:rsidRPr="0062074F" w:rsidRDefault="00747500" w:rsidP="0075719A">
            <w:pPr>
              <w:rPr>
                <w:ins w:id="3586" w:author="jonathan pritchard" w:date="2026-04-02T15:14:00Z" w16du:dateUtc="2026-04-02T14:14:00Z"/>
              </w:rPr>
            </w:pPr>
            <w:ins w:id="3587" w:author="jonathan pritchard" w:date="2026-04-02T15:14:00Z" w16du:dateUtc="2026-04-02T14:14:00Z">
              <w:r w:rsidRPr="0062074F">
                <w:t>Cable</w:t>
              </w:r>
            </w:ins>
          </w:p>
        </w:tc>
        <w:tc>
          <w:tcPr>
            <w:tcW w:w="5148" w:type="dxa"/>
            <w:tcPrChange w:id="3588" w:author="jonathan pritchard" w:date="2026-04-02T15:14:00Z" w16du:dateUtc="2026-04-02T14:14:00Z">
              <w:tcPr>
                <w:tcW w:w="5148" w:type="dxa"/>
              </w:tcPr>
            </w:tcPrChange>
          </w:tcPr>
          <w:p w14:paraId="6F8CD62D" w14:textId="77777777" w:rsidR="00747500" w:rsidRPr="00032711" w:rsidRDefault="00747500" w:rsidP="0075719A">
            <w:pPr>
              <w:tabs>
                <w:tab w:val="left" w:pos="1240"/>
              </w:tabs>
              <w:jc w:val="center"/>
              <w:rPr>
                <w:ins w:id="3589" w:author="jonathan pritchard" w:date="2026-04-02T15:14:00Z" w16du:dateUtc="2026-04-02T14:14:00Z"/>
              </w:rPr>
            </w:pPr>
            <w:ins w:id="3590" w:author="jonathan pritchard" w:date="2026-04-02T15:14:00Z" w16du:dateUtc="2026-04-02T14:14:00Z">
              <w:r w:rsidRPr="0057305D">
                <w:rPr>
                  <w:noProof/>
                </w:rPr>
                <w:drawing>
                  <wp:inline distT="0" distB="0" distL="0" distR="0" wp14:anchorId="66572845" wp14:editId="38B0C7D1">
                    <wp:extent cx="3343742" cy="895475"/>
                    <wp:effectExtent l="0" t="0" r="9525" b="0"/>
                    <wp:docPr id="20616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4425" name=""/>
                            <pic:cNvPicPr/>
                          </pic:nvPicPr>
                          <pic:blipFill>
                            <a:blip r:embed="rId53"/>
                            <a:stretch>
                              <a:fillRect/>
                            </a:stretch>
                          </pic:blipFill>
                          <pic:spPr>
                            <a:xfrm>
                              <a:off x="0" y="0"/>
                              <a:ext cx="3343742" cy="895475"/>
                            </a:xfrm>
                            <a:prstGeom prst="rect">
                              <a:avLst/>
                            </a:prstGeom>
                          </pic:spPr>
                        </pic:pic>
                      </a:graphicData>
                    </a:graphic>
                  </wp:inline>
                </w:drawing>
              </w:r>
            </w:ins>
          </w:p>
        </w:tc>
      </w:tr>
      <w:tr w:rsidR="00747500" w:rsidRPr="0062074F" w14:paraId="30FF1212" w14:textId="77777777" w:rsidTr="00747500">
        <w:trPr>
          <w:jc w:val="center"/>
          <w:ins w:id="3591" w:author="jonathan pritchard" w:date="2026-04-02T15:14:00Z"/>
        </w:trPr>
        <w:tc>
          <w:tcPr>
            <w:tcW w:w="1969" w:type="dxa"/>
            <w:tcPrChange w:id="3592" w:author="jonathan pritchard" w:date="2026-04-02T15:14:00Z" w16du:dateUtc="2026-04-02T14:14:00Z">
              <w:tcPr>
                <w:tcW w:w="1969" w:type="dxa"/>
              </w:tcPr>
            </w:tcPrChange>
          </w:tcPr>
          <w:p w14:paraId="16BE19DF" w14:textId="77777777" w:rsidR="00747500" w:rsidRPr="0062074F" w:rsidRDefault="00747500" w:rsidP="0075719A">
            <w:pPr>
              <w:rPr>
                <w:ins w:id="3593" w:author="jonathan pritchard" w:date="2026-04-02T15:14:00Z" w16du:dateUtc="2026-04-02T14:14:00Z"/>
              </w:rPr>
            </w:pPr>
            <w:ins w:id="3594" w:author="jonathan pritchard" w:date="2026-04-02T15:14:00Z" w16du:dateUtc="2026-04-02T14:14:00Z">
              <w:r w:rsidRPr="0062074F">
                <w:t>Danger</w:t>
              </w:r>
            </w:ins>
          </w:p>
        </w:tc>
        <w:tc>
          <w:tcPr>
            <w:tcW w:w="5148" w:type="dxa"/>
            <w:tcPrChange w:id="3595" w:author="jonathan pritchard" w:date="2026-04-02T15:14:00Z" w16du:dateUtc="2026-04-02T14:14:00Z">
              <w:tcPr>
                <w:tcW w:w="5148" w:type="dxa"/>
              </w:tcPr>
            </w:tcPrChange>
          </w:tcPr>
          <w:p w14:paraId="15F34732" w14:textId="77777777" w:rsidR="00747500" w:rsidRPr="0062074F" w:rsidRDefault="00747500" w:rsidP="0075719A">
            <w:pPr>
              <w:jc w:val="center"/>
              <w:rPr>
                <w:ins w:id="3596" w:author="jonathan pritchard" w:date="2026-04-02T15:14:00Z" w16du:dateUtc="2026-04-02T14:14:00Z"/>
              </w:rPr>
            </w:pPr>
            <w:ins w:id="3597" w:author="jonathan pritchard" w:date="2026-04-02T15:14:00Z" w16du:dateUtc="2026-04-02T14:14:00Z">
              <w:r w:rsidRPr="00032711">
                <w:rPr>
                  <w:noProof/>
                </w:rPr>
                <w:drawing>
                  <wp:inline distT="0" distB="0" distL="0" distR="0" wp14:anchorId="70EE7437" wp14:editId="06ED5347">
                    <wp:extent cx="2057687" cy="1543265"/>
                    <wp:effectExtent l="0" t="0" r="0" b="0"/>
                    <wp:docPr id="1171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1595" name=""/>
                            <pic:cNvPicPr/>
                          </pic:nvPicPr>
                          <pic:blipFill>
                            <a:blip r:embed="rId54"/>
                            <a:stretch>
                              <a:fillRect/>
                            </a:stretch>
                          </pic:blipFill>
                          <pic:spPr>
                            <a:xfrm>
                              <a:off x="0" y="0"/>
                              <a:ext cx="2057687" cy="1543265"/>
                            </a:xfrm>
                            <a:prstGeom prst="rect">
                              <a:avLst/>
                            </a:prstGeom>
                          </pic:spPr>
                        </pic:pic>
                      </a:graphicData>
                    </a:graphic>
                  </wp:inline>
                </w:drawing>
              </w:r>
            </w:ins>
          </w:p>
        </w:tc>
      </w:tr>
      <w:tr w:rsidR="00747500" w:rsidRPr="0062074F" w14:paraId="1AF5E4CC" w14:textId="77777777" w:rsidTr="00747500">
        <w:trPr>
          <w:jc w:val="center"/>
          <w:ins w:id="3598" w:author="jonathan pritchard" w:date="2026-04-02T15:14:00Z"/>
        </w:trPr>
        <w:tc>
          <w:tcPr>
            <w:tcW w:w="1969" w:type="dxa"/>
            <w:tcPrChange w:id="3599" w:author="jonathan pritchard" w:date="2026-04-02T15:14:00Z" w16du:dateUtc="2026-04-02T14:14:00Z">
              <w:tcPr>
                <w:tcW w:w="1969" w:type="dxa"/>
              </w:tcPr>
            </w:tcPrChange>
          </w:tcPr>
          <w:p w14:paraId="44650C43" w14:textId="77777777" w:rsidR="00747500" w:rsidRPr="0062074F" w:rsidRDefault="00747500" w:rsidP="0075719A">
            <w:pPr>
              <w:rPr>
                <w:ins w:id="3600" w:author="jonathan pritchard" w:date="2026-04-02T15:14:00Z" w16du:dateUtc="2026-04-02T14:14:00Z"/>
              </w:rPr>
            </w:pPr>
            <w:ins w:id="3601" w:author="jonathan pritchard" w:date="2026-04-02T15:14:00Z" w16du:dateUtc="2026-04-02T14:14:00Z">
              <w:r w:rsidRPr="0062074F">
                <w:t>Other</w:t>
              </w:r>
            </w:ins>
          </w:p>
        </w:tc>
        <w:tc>
          <w:tcPr>
            <w:tcW w:w="5148" w:type="dxa"/>
            <w:tcPrChange w:id="3602" w:author="jonathan pritchard" w:date="2026-04-02T15:14:00Z" w16du:dateUtc="2026-04-02T14:14:00Z">
              <w:tcPr>
                <w:tcW w:w="5148" w:type="dxa"/>
              </w:tcPr>
            </w:tcPrChange>
          </w:tcPr>
          <w:p w14:paraId="73944A5E" w14:textId="77777777" w:rsidR="00747500" w:rsidRPr="0062074F" w:rsidRDefault="00747500" w:rsidP="0075719A">
            <w:pPr>
              <w:jc w:val="center"/>
              <w:rPr>
                <w:ins w:id="3603" w:author="jonathan pritchard" w:date="2026-04-02T15:14:00Z" w16du:dateUtc="2026-04-02T14:14:00Z"/>
              </w:rPr>
            </w:pPr>
            <w:ins w:id="3604" w:author="jonathan pritchard" w:date="2026-04-02T15:14:00Z" w16du:dateUtc="2026-04-02T14:14:00Z">
              <w:r w:rsidRPr="00032711">
                <w:rPr>
                  <w:noProof/>
                </w:rPr>
                <w:drawing>
                  <wp:inline distT="0" distB="0" distL="0" distR="0" wp14:anchorId="59A0707B" wp14:editId="7B080688">
                    <wp:extent cx="3115110" cy="790685"/>
                    <wp:effectExtent l="0" t="0" r="9525" b="9525"/>
                    <wp:docPr id="6217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5074" name=""/>
                            <pic:cNvPicPr/>
                          </pic:nvPicPr>
                          <pic:blipFill>
                            <a:blip r:embed="rId55"/>
                            <a:stretch>
                              <a:fillRect/>
                            </a:stretch>
                          </pic:blipFill>
                          <pic:spPr>
                            <a:xfrm>
                              <a:off x="0" y="0"/>
                              <a:ext cx="3115110" cy="790685"/>
                            </a:xfrm>
                            <a:prstGeom prst="rect">
                              <a:avLst/>
                            </a:prstGeom>
                          </pic:spPr>
                        </pic:pic>
                      </a:graphicData>
                    </a:graphic>
                  </wp:inline>
                </w:drawing>
              </w:r>
            </w:ins>
          </w:p>
        </w:tc>
      </w:tr>
      <w:tr w:rsidR="001D2C6B" w:rsidRPr="0062074F" w:rsidDel="00747500" w14:paraId="20A2B5D6" w14:textId="6822E1FF" w:rsidTr="00747500">
        <w:tblPrEx>
          <w:tblPrExChange w:id="3605" w:author="jonathan pritchard" w:date="2026-04-02T15:14:00Z" w16du:dateUtc="2026-04-02T14:14:00Z">
            <w:tblPrEx>
              <w:jc w:val="center"/>
            </w:tblPrEx>
          </w:tblPrExChange>
        </w:tblPrEx>
        <w:trPr>
          <w:jc w:val="center"/>
          <w:del w:id="3606" w:author="jonathan pritchard" w:date="2026-04-02T15:14:00Z"/>
          <w:trPrChange w:id="3607" w:author="jonathan pritchard" w:date="2026-04-02T15:14:00Z" w16du:dateUtc="2026-04-02T14:14:00Z">
            <w:trPr>
              <w:jc w:val="center"/>
            </w:trPr>
          </w:trPrChange>
        </w:trPr>
        <w:tc>
          <w:tcPr>
            <w:tcW w:w="1969" w:type="dxa"/>
            <w:tcPrChange w:id="3608" w:author="jonathan pritchard" w:date="2026-04-02T15:14:00Z" w16du:dateUtc="2026-04-02T14:14:00Z">
              <w:tcPr>
                <w:tcW w:w="1969" w:type="dxa"/>
              </w:tcPr>
            </w:tcPrChange>
          </w:tcPr>
          <w:p w14:paraId="7C1C778B" w14:textId="1F045095" w:rsidR="001D2C6B" w:rsidRPr="0062074F" w:rsidDel="00747500" w:rsidRDefault="001D2C6B" w:rsidP="00DB1913">
            <w:pPr>
              <w:rPr>
                <w:del w:id="3609" w:author="jonathan pritchard" w:date="2026-04-02T15:14:00Z" w16du:dateUtc="2026-04-02T14:14:00Z"/>
              </w:rPr>
            </w:pPr>
            <w:del w:id="3610" w:author="jonathan pritchard" w:date="2026-04-02T15:14:00Z" w16du:dateUtc="2026-04-02T14:14:00Z">
              <w:r w:rsidRPr="0062074F" w:rsidDel="00747500">
                <w:rPr>
                  <w:b/>
                  <w:bCs/>
                </w:rPr>
                <w:delText>Symbol</w:delText>
              </w:r>
              <w:r w:rsidDel="00747500">
                <w:rPr>
                  <w:b/>
                  <w:bCs/>
                </w:rPr>
                <w:delText xml:space="preserve"> Name</w:delText>
              </w:r>
            </w:del>
          </w:p>
        </w:tc>
        <w:tc>
          <w:tcPr>
            <w:tcW w:w="5148" w:type="dxa"/>
            <w:tcPrChange w:id="3611" w:author="jonathan pritchard" w:date="2026-04-02T15:14:00Z" w16du:dateUtc="2026-04-02T14:14:00Z">
              <w:tcPr>
                <w:tcW w:w="5148" w:type="dxa"/>
              </w:tcPr>
            </w:tcPrChange>
          </w:tcPr>
          <w:p w14:paraId="389754F3" w14:textId="5EA4822D" w:rsidR="001D2C6B" w:rsidRPr="0062074F" w:rsidDel="00747500" w:rsidRDefault="001D2C6B" w:rsidP="00DB1913">
            <w:pPr>
              <w:rPr>
                <w:del w:id="3612" w:author="jonathan pritchard" w:date="2026-04-02T15:14:00Z" w16du:dateUtc="2026-04-02T14:14:00Z"/>
                <w:noProof/>
              </w:rPr>
            </w:pPr>
            <w:del w:id="3613" w:author="jonathan pritchard" w:date="2026-04-02T15:14:00Z" w16du:dateUtc="2026-04-02T14:14:00Z">
              <w:r w:rsidDel="00747500">
                <w:rPr>
                  <w:b/>
                  <w:bCs/>
                  <w:noProof/>
                </w:rPr>
                <w:delText xml:space="preserve">Portrayal </w:delText>
              </w:r>
              <w:r w:rsidRPr="0062074F" w:rsidDel="00747500">
                <w:rPr>
                  <w:b/>
                  <w:bCs/>
                  <w:noProof/>
                </w:rPr>
                <w:delText>Example</w:delText>
              </w:r>
            </w:del>
          </w:p>
        </w:tc>
      </w:tr>
      <w:tr w:rsidR="001D2C6B" w:rsidRPr="0062074F" w:rsidDel="00747500" w14:paraId="39ECE61C" w14:textId="10DFD093" w:rsidTr="00747500">
        <w:tblPrEx>
          <w:tblPrExChange w:id="3614" w:author="jonathan pritchard" w:date="2026-04-02T15:14:00Z" w16du:dateUtc="2026-04-02T14:14:00Z">
            <w:tblPrEx>
              <w:jc w:val="center"/>
            </w:tblPrEx>
          </w:tblPrExChange>
        </w:tblPrEx>
        <w:trPr>
          <w:jc w:val="center"/>
          <w:del w:id="3615" w:author="jonathan pritchard" w:date="2026-04-02T15:14:00Z"/>
          <w:trPrChange w:id="3616" w:author="jonathan pritchard" w:date="2026-04-02T15:14:00Z" w16du:dateUtc="2026-04-02T14:14:00Z">
            <w:trPr>
              <w:jc w:val="center"/>
            </w:trPr>
          </w:trPrChange>
        </w:trPr>
        <w:tc>
          <w:tcPr>
            <w:tcW w:w="1969" w:type="dxa"/>
            <w:tcPrChange w:id="3617" w:author="jonathan pritchard" w:date="2026-04-02T15:14:00Z" w16du:dateUtc="2026-04-02T14:14:00Z">
              <w:tcPr>
                <w:tcW w:w="1969" w:type="dxa"/>
              </w:tcPr>
            </w:tcPrChange>
          </w:tcPr>
          <w:p w14:paraId="65DCA25F" w14:textId="74324B7D" w:rsidR="001D2C6B" w:rsidRPr="0062074F" w:rsidDel="00747500" w:rsidRDefault="001D2C6B" w:rsidP="00D343CC">
            <w:pPr>
              <w:rPr>
                <w:del w:id="3618" w:author="jonathan pritchard" w:date="2026-04-02T15:14:00Z" w16du:dateUtc="2026-04-02T14:14:00Z"/>
              </w:rPr>
            </w:pPr>
            <w:del w:id="3619" w:author="jonathan pritchard" w:date="2026-04-02T15:14:00Z" w16du:dateUtc="2026-04-02T14:14:00Z">
              <w:r w:rsidRPr="0062074F" w:rsidDel="00747500">
                <w:delText>Danger</w:delText>
              </w:r>
            </w:del>
          </w:p>
        </w:tc>
        <w:tc>
          <w:tcPr>
            <w:tcW w:w="5148" w:type="dxa"/>
            <w:tcPrChange w:id="3620" w:author="jonathan pritchard" w:date="2026-04-02T15:14:00Z" w16du:dateUtc="2026-04-02T14:14:00Z">
              <w:tcPr>
                <w:tcW w:w="5148" w:type="dxa"/>
              </w:tcPr>
            </w:tcPrChange>
          </w:tcPr>
          <w:p w14:paraId="5C4E10F1" w14:textId="7BE4BAD1" w:rsidR="001D2C6B" w:rsidRPr="0062074F" w:rsidDel="00747500" w:rsidRDefault="001D2C6B" w:rsidP="002E3578">
            <w:pPr>
              <w:jc w:val="center"/>
              <w:rPr>
                <w:del w:id="3621" w:author="jonathan pritchard" w:date="2026-04-02T15:14:00Z" w16du:dateUtc="2026-04-02T14:14:00Z"/>
              </w:rPr>
            </w:pPr>
            <w:del w:id="3622" w:author="jonathan pritchard" w:date="2026-04-02T15:14:00Z" w16du:dateUtc="2026-04-02T14:14:00Z">
              <w:r w:rsidRPr="0062074F" w:rsidDel="00747500">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56"/>
                            <a:stretch>
                              <a:fillRect/>
                            </a:stretch>
                          </pic:blipFill>
                          <pic:spPr>
                            <a:xfrm>
                              <a:off x="0" y="0"/>
                              <a:ext cx="2109353" cy="1697287"/>
                            </a:xfrm>
                            <a:prstGeom prst="rect">
                              <a:avLst/>
                            </a:prstGeom>
                          </pic:spPr>
                        </pic:pic>
                      </a:graphicData>
                    </a:graphic>
                  </wp:inline>
                </w:drawing>
              </w:r>
            </w:del>
          </w:p>
        </w:tc>
      </w:tr>
      <w:tr w:rsidR="001D2C6B" w:rsidRPr="0062074F" w:rsidDel="00747500" w14:paraId="4337B3B0" w14:textId="004CF55F" w:rsidTr="00747500">
        <w:tblPrEx>
          <w:tblPrExChange w:id="3623" w:author="jonathan pritchard" w:date="2026-04-02T15:14:00Z" w16du:dateUtc="2026-04-02T14:14:00Z">
            <w:tblPrEx>
              <w:jc w:val="center"/>
            </w:tblPrEx>
          </w:tblPrExChange>
        </w:tblPrEx>
        <w:trPr>
          <w:jc w:val="center"/>
          <w:del w:id="3624" w:author="jonathan pritchard" w:date="2026-04-02T15:14:00Z"/>
          <w:trPrChange w:id="3625" w:author="jonathan pritchard" w:date="2026-04-02T15:14:00Z" w16du:dateUtc="2026-04-02T14:14:00Z">
            <w:trPr>
              <w:jc w:val="center"/>
            </w:trPr>
          </w:trPrChange>
        </w:trPr>
        <w:tc>
          <w:tcPr>
            <w:tcW w:w="1969" w:type="dxa"/>
            <w:tcPrChange w:id="3626" w:author="jonathan pritchard" w:date="2026-04-02T15:14:00Z" w16du:dateUtc="2026-04-02T14:14:00Z">
              <w:tcPr>
                <w:tcW w:w="1969" w:type="dxa"/>
              </w:tcPr>
            </w:tcPrChange>
          </w:tcPr>
          <w:p w14:paraId="5044A3FA" w14:textId="4CE5D210" w:rsidR="001D2C6B" w:rsidRPr="0062074F" w:rsidDel="00747500" w:rsidRDefault="001D2C6B" w:rsidP="00D343CC">
            <w:pPr>
              <w:rPr>
                <w:del w:id="3627" w:author="jonathan pritchard" w:date="2026-04-02T15:14:00Z" w16du:dateUtc="2026-04-02T14:14:00Z"/>
              </w:rPr>
            </w:pPr>
            <w:del w:id="3628" w:author="jonathan pritchard" w:date="2026-04-02T15:14:00Z" w16du:dateUtc="2026-04-02T14:14:00Z">
              <w:r w:rsidRPr="0062074F" w:rsidDel="00747500">
                <w:delText>Cable</w:delText>
              </w:r>
            </w:del>
          </w:p>
        </w:tc>
        <w:tc>
          <w:tcPr>
            <w:tcW w:w="5148" w:type="dxa"/>
            <w:tcPrChange w:id="3629" w:author="jonathan pritchard" w:date="2026-04-02T15:14:00Z" w16du:dateUtc="2026-04-02T14:14:00Z">
              <w:tcPr>
                <w:tcW w:w="5148" w:type="dxa"/>
              </w:tcPr>
            </w:tcPrChange>
          </w:tcPr>
          <w:p w14:paraId="17759105" w14:textId="27B88741" w:rsidR="001D2C6B" w:rsidRPr="0062074F" w:rsidDel="00747500" w:rsidRDefault="001D2C6B" w:rsidP="002E3578">
            <w:pPr>
              <w:tabs>
                <w:tab w:val="left" w:pos="1240"/>
              </w:tabs>
              <w:jc w:val="center"/>
              <w:rPr>
                <w:del w:id="3630" w:author="jonathan pritchard" w:date="2026-04-02T15:14:00Z" w16du:dateUtc="2026-04-02T14:14:00Z"/>
              </w:rPr>
            </w:pPr>
          </w:p>
          <w:p w14:paraId="541552AB" w14:textId="7124AF7E" w:rsidR="001D2C6B" w:rsidRPr="0062074F" w:rsidDel="00747500" w:rsidRDefault="001D2C6B" w:rsidP="002E3578">
            <w:pPr>
              <w:tabs>
                <w:tab w:val="left" w:pos="1240"/>
              </w:tabs>
              <w:jc w:val="center"/>
              <w:rPr>
                <w:del w:id="3631" w:author="jonathan pritchard" w:date="2026-04-02T15:14:00Z" w16du:dateUtc="2026-04-02T14:14:00Z"/>
              </w:rPr>
            </w:pPr>
            <w:del w:id="3632" w:author="jonathan pritchard" w:date="2026-04-02T15:14:00Z" w16du:dateUtc="2026-04-02T14:14:00Z">
              <w:r w:rsidRPr="0062074F" w:rsidDel="00747500">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57"/>
                            <a:stretch>
                              <a:fillRect/>
                            </a:stretch>
                          </pic:blipFill>
                          <pic:spPr>
                            <a:xfrm>
                              <a:off x="0" y="0"/>
                              <a:ext cx="3032760" cy="1097915"/>
                            </a:xfrm>
                            <a:prstGeom prst="rect">
                              <a:avLst/>
                            </a:prstGeom>
                          </pic:spPr>
                        </pic:pic>
                      </a:graphicData>
                    </a:graphic>
                  </wp:inline>
                </w:drawing>
              </w:r>
            </w:del>
          </w:p>
          <w:p w14:paraId="1F015F30" w14:textId="276D5D73" w:rsidR="001D2C6B" w:rsidRPr="0062074F" w:rsidDel="00747500" w:rsidRDefault="001D2C6B" w:rsidP="002E3578">
            <w:pPr>
              <w:tabs>
                <w:tab w:val="left" w:pos="1240"/>
              </w:tabs>
              <w:jc w:val="center"/>
              <w:rPr>
                <w:del w:id="3633" w:author="jonathan pritchard" w:date="2026-04-02T15:14:00Z" w16du:dateUtc="2026-04-02T14:14:00Z"/>
              </w:rPr>
            </w:pPr>
          </w:p>
          <w:p w14:paraId="7453858F" w14:textId="29A6D52D" w:rsidR="001D2C6B" w:rsidRPr="0062074F" w:rsidDel="00747500" w:rsidRDefault="001D2C6B" w:rsidP="002E3578">
            <w:pPr>
              <w:tabs>
                <w:tab w:val="left" w:pos="1240"/>
              </w:tabs>
              <w:jc w:val="center"/>
              <w:rPr>
                <w:del w:id="3634" w:author="jonathan pritchard" w:date="2026-04-02T15:14:00Z" w16du:dateUtc="2026-04-02T14:14:00Z"/>
              </w:rPr>
            </w:pPr>
          </w:p>
        </w:tc>
      </w:tr>
      <w:tr w:rsidR="001D2C6B" w:rsidRPr="0062074F" w:rsidDel="00747500" w14:paraId="78B0541E" w14:textId="6DA8821D" w:rsidTr="00747500">
        <w:tblPrEx>
          <w:tblPrExChange w:id="3635" w:author="jonathan pritchard" w:date="2026-04-02T15:14:00Z" w16du:dateUtc="2026-04-02T14:14:00Z">
            <w:tblPrEx>
              <w:jc w:val="center"/>
            </w:tblPrEx>
          </w:tblPrExChange>
        </w:tblPrEx>
        <w:trPr>
          <w:jc w:val="center"/>
          <w:del w:id="3636" w:author="jonathan pritchard" w:date="2026-04-02T15:14:00Z"/>
          <w:trPrChange w:id="3637" w:author="jonathan pritchard" w:date="2026-04-02T15:14:00Z" w16du:dateUtc="2026-04-02T14:14:00Z">
            <w:trPr>
              <w:jc w:val="center"/>
            </w:trPr>
          </w:trPrChange>
        </w:trPr>
        <w:tc>
          <w:tcPr>
            <w:tcW w:w="1969" w:type="dxa"/>
            <w:tcPrChange w:id="3638" w:author="jonathan pritchard" w:date="2026-04-02T15:14:00Z" w16du:dateUtc="2026-04-02T14:14:00Z">
              <w:tcPr>
                <w:tcW w:w="1969" w:type="dxa"/>
              </w:tcPr>
            </w:tcPrChange>
          </w:tcPr>
          <w:p w14:paraId="4AF540C7" w14:textId="49058B24" w:rsidR="001D2C6B" w:rsidRPr="0062074F" w:rsidDel="00747500" w:rsidRDefault="001D2C6B" w:rsidP="00D343CC">
            <w:pPr>
              <w:rPr>
                <w:del w:id="3639" w:author="jonathan pritchard" w:date="2026-04-02T15:14:00Z" w16du:dateUtc="2026-04-02T14:14:00Z"/>
              </w:rPr>
            </w:pPr>
            <w:del w:id="3640" w:author="jonathan pritchard" w:date="2026-04-02T15:14:00Z" w16du:dateUtc="2026-04-02T14:14:00Z">
              <w:r w:rsidRPr="0062074F" w:rsidDel="00747500">
                <w:delText>Other</w:delText>
              </w:r>
            </w:del>
          </w:p>
        </w:tc>
        <w:tc>
          <w:tcPr>
            <w:tcW w:w="5148" w:type="dxa"/>
            <w:tcPrChange w:id="3641" w:author="jonathan pritchard" w:date="2026-04-02T15:14:00Z" w16du:dateUtc="2026-04-02T14:14:00Z">
              <w:tcPr>
                <w:tcW w:w="5148" w:type="dxa"/>
              </w:tcPr>
            </w:tcPrChange>
          </w:tcPr>
          <w:p w14:paraId="4E05DFAA" w14:textId="74B7AD94" w:rsidR="001D2C6B" w:rsidRPr="0062074F" w:rsidDel="00747500" w:rsidRDefault="001D2C6B" w:rsidP="002E3578">
            <w:pPr>
              <w:jc w:val="center"/>
              <w:rPr>
                <w:del w:id="3642" w:author="jonathan pritchard" w:date="2026-04-02T15:14:00Z" w16du:dateUtc="2026-04-02T14:14:00Z"/>
              </w:rPr>
            </w:pPr>
          </w:p>
          <w:p w14:paraId="233C0AC3" w14:textId="02ADFD3A" w:rsidR="001D2C6B" w:rsidRPr="0062074F" w:rsidDel="00747500" w:rsidRDefault="001D2C6B" w:rsidP="002E3578">
            <w:pPr>
              <w:jc w:val="center"/>
              <w:rPr>
                <w:del w:id="3643" w:author="jonathan pritchard" w:date="2026-04-02T15:14:00Z" w16du:dateUtc="2026-04-02T14:14:00Z"/>
              </w:rPr>
            </w:pPr>
            <w:del w:id="3644" w:author="jonathan pritchard" w:date="2026-04-02T15:14:00Z" w16du:dateUtc="2026-04-02T14:14:00Z">
              <w:r w:rsidRPr="0062074F" w:rsidDel="00747500">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58"/>
                            <a:stretch>
                              <a:fillRect/>
                            </a:stretch>
                          </pic:blipFill>
                          <pic:spPr>
                            <a:xfrm>
                              <a:off x="0" y="0"/>
                              <a:ext cx="3131820" cy="671195"/>
                            </a:xfrm>
                            <a:prstGeom prst="rect">
                              <a:avLst/>
                            </a:prstGeom>
                          </pic:spPr>
                        </pic:pic>
                      </a:graphicData>
                    </a:graphic>
                  </wp:inline>
                </w:drawing>
              </w:r>
            </w:del>
          </w:p>
          <w:p w14:paraId="3DC2E3F7" w14:textId="67D83CFC" w:rsidR="001D2C6B" w:rsidRPr="0062074F" w:rsidDel="00747500" w:rsidRDefault="001D2C6B" w:rsidP="002E3578">
            <w:pPr>
              <w:keepNext/>
              <w:jc w:val="center"/>
              <w:rPr>
                <w:del w:id="3645" w:author="jonathan pritchard" w:date="2026-04-02T15:14:00Z" w16du:dateUtc="2026-04-02T14:14:00Z"/>
              </w:rPr>
            </w:pPr>
          </w:p>
        </w:tc>
      </w:tr>
    </w:tbl>
    <w:p w14:paraId="5FCF743D" w14:textId="25B49878" w:rsidR="0045426C" w:rsidRPr="0062074F" w:rsidRDefault="0045426C" w:rsidP="0045426C">
      <w:pPr>
        <w:pStyle w:val="Caption"/>
        <w:jc w:val="center"/>
      </w:pPr>
      <w:r w:rsidRPr="0062074F">
        <w:t xml:space="preserve">Table </w:t>
      </w:r>
      <w:ins w:id="3646" w:author="jon pritchard" w:date="2026-03-27T11:52:00Z" w16du:dateUtc="2026-03-27T11:52:00Z">
        <w:r w:rsidR="00157948">
          <w:fldChar w:fldCharType="begin"/>
        </w:r>
        <w:r w:rsidR="00157948">
          <w:instrText xml:space="preserve"> SEQ Table \* ARABIC </w:instrText>
        </w:r>
      </w:ins>
      <w:r w:rsidR="00157948">
        <w:fldChar w:fldCharType="separate"/>
      </w:r>
      <w:ins w:id="3647" w:author="jon pritchard" w:date="2026-03-27T11:52:00Z" w16du:dateUtc="2026-03-27T11:52:00Z">
        <w:r w:rsidR="00157948">
          <w:rPr>
            <w:noProof/>
          </w:rPr>
          <w:t>8</w:t>
        </w:r>
        <w:r w:rsidR="00157948">
          <w:fldChar w:fldCharType="end"/>
        </w:r>
      </w:ins>
      <w:del w:id="3648"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3649" w:author="jon pritchard" w:date="2026-03-07T18:22:00Z" w16du:dateUtc="2026-03-07T05:22:00Z">
        <w:r w:rsidR="00C56536" w:rsidRPr="0062074F" w:rsidDel="009310AC">
          <w:rPr>
            <w:noProof/>
          </w:rPr>
          <w:delText>9</w:delText>
        </w:r>
      </w:del>
      <w:del w:id="3650" w:author="jon pritchard" w:date="2026-03-27T11:52:00Z" w16du:dateUtc="2026-03-27T11:52:00Z">
        <w:r w:rsidR="00C56536" w:rsidRPr="0062074F" w:rsidDel="00157948">
          <w:fldChar w:fldCharType="end"/>
        </w:r>
      </w:del>
      <w:r w:rsidRPr="0062074F">
        <w:t>: Manual update: Curve symbols</w:t>
      </w:r>
    </w:p>
    <w:p w14:paraId="1DE3E341" w14:textId="61CA362F" w:rsidR="00DB1913" w:rsidRPr="0062074F" w:rsidRDefault="00DB1913">
      <w:r w:rsidRPr="0062074F">
        <w:br w:type="page"/>
      </w:r>
    </w:p>
    <w:tbl>
      <w:tblPr>
        <w:tblStyle w:val="TableGrid"/>
        <w:tblW w:w="0" w:type="auto"/>
        <w:jc w:val="center"/>
        <w:tblLook w:val="04A0" w:firstRow="1" w:lastRow="0" w:firstColumn="1" w:lastColumn="0" w:noHBand="0" w:noVBand="1"/>
        <w:tblPrChange w:id="3651" w:author="jonathan pritchard" w:date="2026-04-02T15:16:00Z" w16du:dateUtc="2026-04-02T14:16:00Z">
          <w:tblPr>
            <w:tblStyle w:val="TableGrid"/>
            <w:tblW w:w="0" w:type="auto"/>
            <w:tblLook w:val="04A0" w:firstRow="1" w:lastRow="0" w:firstColumn="1" w:lastColumn="0" w:noHBand="0" w:noVBand="1"/>
          </w:tblPr>
        </w:tblPrChange>
      </w:tblPr>
      <w:tblGrid>
        <w:gridCol w:w="2209"/>
        <w:gridCol w:w="4596"/>
        <w:tblGridChange w:id="3652">
          <w:tblGrid>
            <w:gridCol w:w="2209"/>
            <w:gridCol w:w="4596"/>
          </w:tblGrid>
        </w:tblGridChange>
      </w:tblGrid>
      <w:tr w:rsidR="00747500" w:rsidRPr="0062074F" w14:paraId="23E5383A" w14:textId="77777777" w:rsidTr="00747500">
        <w:trPr>
          <w:jc w:val="center"/>
          <w:ins w:id="3653" w:author="jonathan pritchard" w:date="2026-04-02T15:15:00Z"/>
        </w:trPr>
        <w:tc>
          <w:tcPr>
            <w:tcW w:w="2209" w:type="dxa"/>
            <w:tcPrChange w:id="3654" w:author="jonathan pritchard" w:date="2026-04-02T15:16:00Z" w16du:dateUtc="2026-04-02T14:16:00Z">
              <w:tcPr>
                <w:tcW w:w="2209" w:type="dxa"/>
              </w:tcPr>
            </w:tcPrChange>
          </w:tcPr>
          <w:p w14:paraId="5E5F59F0" w14:textId="77777777" w:rsidR="00747500" w:rsidRPr="0062074F" w:rsidRDefault="00747500" w:rsidP="0075719A">
            <w:pPr>
              <w:rPr>
                <w:ins w:id="3655" w:author="jonathan pritchard" w:date="2026-04-02T15:15:00Z" w16du:dateUtc="2026-04-02T14:15:00Z"/>
              </w:rPr>
            </w:pPr>
            <w:ins w:id="3656" w:author="jonathan pritchard" w:date="2026-04-02T15:15:00Z" w16du:dateUtc="2026-04-02T14:15:00Z">
              <w:r w:rsidRPr="0062074F">
                <w:rPr>
                  <w:b/>
                  <w:bCs/>
                </w:rPr>
                <w:lastRenderedPageBreak/>
                <w:t>Symbol</w:t>
              </w:r>
              <w:r>
                <w:rPr>
                  <w:b/>
                  <w:bCs/>
                </w:rPr>
                <w:t xml:space="preserve"> Name</w:t>
              </w:r>
            </w:ins>
          </w:p>
        </w:tc>
        <w:tc>
          <w:tcPr>
            <w:tcW w:w="4596" w:type="dxa"/>
            <w:tcPrChange w:id="3657" w:author="jonathan pritchard" w:date="2026-04-02T15:16:00Z" w16du:dateUtc="2026-04-02T14:16:00Z">
              <w:tcPr>
                <w:tcW w:w="4565" w:type="dxa"/>
              </w:tcPr>
            </w:tcPrChange>
          </w:tcPr>
          <w:p w14:paraId="0B0A4427" w14:textId="77777777" w:rsidR="00747500" w:rsidRPr="0062074F" w:rsidRDefault="00747500" w:rsidP="0075719A">
            <w:pPr>
              <w:rPr>
                <w:ins w:id="3658" w:author="jonathan pritchard" w:date="2026-04-02T15:15:00Z" w16du:dateUtc="2026-04-02T14:15:00Z"/>
                <w:noProof/>
              </w:rPr>
            </w:pPr>
            <w:ins w:id="3659" w:author="jonathan pritchard" w:date="2026-04-02T15:15:00Z" w16du:dateUtc="2026-04-02T14:15:00Z">
              <w:r>
                <w:rPr>
                  <w:b/>
                  <w:bCs/>
                  <w:noProof/>
                </w:rPr>
                <w:t xml:space="preserve">Portrayal </w:t>
              </w:r>
              <w:r w:rsidRPr="0062074F">
                <w:rPr>
                  <w:b/>
                  <w:bCs/>
                  <w:noProof/>
                </w:rPr>
                <w:t>Example</w:t>
              </w:r>
            </w:ins>
          </w:p>
        </w:tc>
      </w:tr>
      <w:tr w:rsidR="00747500" w:rsidRPr="0062074F" w14:paraId="0DDC5DC1" w14:textId="77777777" w:rsidTr="00747500">
        <w:trPr>
          <w:jc w:val="center"/>
          <w:ins w:id="3660" w:author="jonathan pritchard" w:date="2026-04-02T15:15:00Z"/>
        </w:trPr>
        <w:tc>
          <w:tcPr>
            <w:tcW w:w="2209" w:type="dxa"/>
            <w:tcPrChange w:id="3661" w:author="jonathan pritchard" w:date="2026-04-02T15:16:00Z" w16du:dateUtc="2026-04-02T14:16:00Z">
              <w:tcPr>
                <w:tcW w:w="2209" w:type="dxa"/>
              </w:tcPr>
            </w:tcPrChange>
          </w:tcPr>
          <w:p w14:paraId="2BAADB6B" w14:textId="77777777" w:rsidR="00747500" w:rsidRPr="0062074F" w:rsidRDefault="00747500" w:rsidP="0075719A">
            <w:pPr>
              <w:rPr>
                <w:ins w:id="3662" w:author="jonathan pritchard" w:date="2026-04-02T15:15:00Z" w16du:dateUtc="2026-04-02T14:15:00Z"/>
              </w:rPr>
            </w:pPr>
            <w:ins w:id="3663" w:author="jonathan pritchard" w:date="2026-04-02T15:15:00Z" w16du:dateUtc="2026-04-02T14:15:00Z">
              <w:r w:rsidRPr="0062074F">
                <w:t>Caution Area</w:t>
              </w:r>
            </w:ins>
          </w:p>
        </w:tc>
        <w:tc>
          <w:tcPr>
            <w:tcW w:w="4596" w:type="dxa"/>
            <w:tcPrChange w:id="3664" w:author="jonathan pritchard" w:date="2026-04-02T15:16:00Z" w16du:dateUtc="2026-04-02T14:16:00Z">
              <w:tcPr>
                <w:tcW w:w="4565" w:type="dxa"/>
              </w:tcPr>
            </w:tcPrChange>
          </w:tcPr>
          <w:p w14:paraId="54B0633F" w14:textId="47A5DBB0" w:rsidR="00747500" w:rsidRPr="0062074F" w:rsidRDefault="00747500" w:rsidP="0075719A">
            <w:pPr>
              <w:jc w:val="center"/>
              <w:rPr>
                <w:ins w:id="3665" w:author="jonathan pritchard" w:date="2026-04-02T15:15:00Z" w16du:dateUtc="2026-04-02T14:15:00Z"/>
              </w:rPr>
            </w:pPr>
            <w:ins w:id="3666" w:author="jonathan pritchard" w:date="2026-04-02T15:15:00Z" w16du:dateUtc="2026-04-02T14:15:00Z">
              <w:r w:rsidRPr="0062074F">
                <w:rPr>
                  <w:noProof/>
                </w:rPr>
                <w:drawing>
                  <wp:inline distT="0" distB="0" distL="0" distR="0" wp14:anchorId="40E9C987" wp14:editId="63E50AAB">
                    <wp:extent cx="2564593" cy="1245706"/>
                    <wp:effectExtent l="0" t="0" r="7620" b="0"/>
                    <wp:docPr id="109353242"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59"/>
                            <a:stretch>
                              <a:fillRect/>
                            </a:stretch>
                          </pic:blipFill>
                          <pic:spPr>
                            <a:xfrm>
                              <a:off x="0" y="0"/>
                              <a:ext cx="2564593" cy="1245706"/>
                            </a:xfrm>
                            <a:prstGeom prst="rect">
                              <a:avLst/>
                            </a:prstGeom>
                          </pic:spPr>
                        </pic:pic>
                      </a:graphicData>
                    </a:graphic>
                  </wp:inline>
                </w:drawing>
              </w:r>
            </w:ins>
          </w:p>
        </w:tc>
      </w:tr>
      <w:tr w:rsidR="00747500" w:rsidRPr="0062074F" w14:paraId="649F0011" w14:textId="77777777" w:rsidTr="00747500">
        <w:trPr>
          <w:jc w:val="center"/>
          <w:ins w:id="3667" w:author="jonathan pritchard" w:date="2026-04-02T15:15:00Z"/>
        </w:trPr>
        <w:tc>
          <w:tcPr>
            <w:tcW w:w="2209" w:type="dxa"/>
            <w:tcPrChange w:id="3668" w:author="jonathan pritchard" w:date="2026-04-02T15:16:00Z" w16du:dateUtc="2026-04-02T14:16:00Z">
              <w:tcPr>
                <w:tcW w:w="2209" w:type="dxa"/>
              </w:tcPr>
            </w:tcPrChange>
          </w:tcPr>
          <w:p w14:paraId="5A055DDF" w14:textId="77777777" w:rsidR="00747500" w:rsidRPr="0062074F" w:rsidRDefault="00747500" w:rsidP="0075719A">
            <w:pPr>
              <w:rPr>
                <w:ins w:id="3669" w:author="jonathan pritchard" w:date="2026-04-02T15:15:00Z" w16du:dateUtc="2026-04-02T14:15:00Z"/>
              </w:rPr>
            </w:pPr>
            <w:ins w:id="3670" w:author="jonathan pritchard" w:date="2026-04-02T15:15:00Z" w16du:dateUtc="2026-04-02T14:15:00Z">
              <w:r w:rsidRPr="0062074F">
                <w:t>Other</w:t>
              </w:r>
            </w:ins>
          </w:p>
        </w:tc>
        <w:tc>
          <w:tcPr>
            <w:tcW w:w="4596" w:type="dxa"/>
            <w:tcPrChange w:id="3671" w:author="jonathan pritchard" w:date="2026-04-02T15:16:00Z" w16du:dateUtc="2026-04-02T14:16:00Z">
              <w:tcPr>
                <w:tcW w:w="4565" w:type="dxa"/>
              </w:tcPr>
            </w:tcPrChange>
          </w:tcPr>
          <w:p w14:paraId="1AEF2D06" w14:textId="77777777" w:rsidR="00747500" w:rsidRPr="0062074F" w:rsidRDefault="00747500" w:rsidP="0075719A">
            <w:pPr>
              <w:keepNext/>
              <w:jc w:val="center"/>
              <w:rPr>
                <w:ins w:id="3672" w:author="jonathan pritchard" w:date="2026-04-02T15:15:00Z" w16du:dateUtc="2026-04-02T14:15:00Z"/>
              </w:rPr>
            </w:pPr>
            <w:ins w:id="3673" w:author="jonathan pritchard" w:date="2026-04-02T15:15:00Z" w16du:dateUtc="2026-04-02T14:15:00Z">
              <w:r w:rsidRPr="00767BF0">
                <w:rPr>
                  <w:noProof/>
                </w:rPr>
                <w:drawing>
                  <wp:inline distT="0" distB="0" distL="0" distR="0" wp14:anchorId="254B964D" wp14:editId="5FD1D66C">
                    <wp:extent cx="2534004" cy="1590897"/>
                    <wp:effectExtent l="0" t="0" r="0" b="9525"/>
                    <wp:docPr id="686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4448" name=""/>
                            <pic:cNvPicPr/>
                          </pic:nvPicPr>
                          <pic:blipFill>
                            <a:blip r:embed="rId60"/>
                            <a:stretch>
                              <a:fillRect/>
                            </a:stretch>
                          </pic:blipFill>
                          <pic:spPr>
                            <a:xfrm>
                              <a:off x="0" y="0"/>
                              <a:ext cx="2534004" cy="1590897"/>
                            </a:xfrm>
                            <a:prstGeom prst="rect">
                              <a:avLst/>
                            </a:prstGeom>
                          </pic:spPr>
                        </pic:pic>
                      </a:graphicData>
                    </a:graphic>
                  </wp:inline>
                </w:drawing>
              </w:r>
            </w:ins>
          </w:p>
        </w:tc>
      </w:tr>
      <w:tr w:rsidR="00747500" w:rsidRPr="0062074F" w14:paraId="29AF4D2E" w14:textId="77777777" w:rsidTr="00747500">
        <w:trPr>
          <w:jc w:val="center"/>
          <w:ins w:id="3674" w:author="jonathan pritchard" w:date="2026-04-02T15:15:00Z"/>
        </w:trPr>
        <w:tc>
          <w:tcPr>
            <w:tcW w:w="2209" w:type="dxa"/>
            <w:tcPrChange w:id="3675" w:author="jonathan pritchard" w:date="2026-04-02T15:16:00Z" w16du:dateUtc="2026-04-02T14:16:00Z">
              <w:tcPr>
                <w:tcW w:w="2209" w:type="dxa"/>
              </w:tcPr>
            </w:tcPrChange>
          </w:tcPr>
          <w:p w14:paraId="42D2718E" w14:textId="77777777" w:rsidR="00747500" w:rsidRPr="0062074F" w:rsidRDefault="00747500" w:rsidP="0075719A">
            <w:pPr>
              <w:rPr>
                <w:ins w:id="3676" w:author="jonathan pritchard" w:date="2026-04-02T15:15:00Z" w16du:dateUtc="2026-04-02T14:15:00Z"/>
              </w:rPr>
            </w:pPr>
            <w:ins w:id="3677" w:author="jonathan pritchard" w:date="2026-04-02T15:15:00Z" w16du:dateUtc="2026-04-02T14:15:00Z">
              <w:r w:rsidRPr="0062074F">
                <w:t>Restricted Area</w:t>
              </w:r>
            </w:ins>
          </w:p>
        </w:tc>
        <w:tc>
          <w:tcPr>
            <w:tcW w:w="4596" w:type="dxa"/>
            <w:tcPrChange w:id="3678" w:author="jonathan pritchard" w:date="2026-04-02T15:16:00Z" w16du:dateUtc="2026-04-02T14:16:00Z">
              <w:tcPr>
                <w:tcW w:w="4565" w:type="dxa"/>
              </w:tcPr>
            </w:tcPrChange>
          </w:tcPr>
          <w:p w14:paraId="1E5B2536" w14:textId="77777777" w:rsidR="00747500" w:rsidRPr="00767BF0" w:rsidRDefault="00747500" w:rsidP="0075719A">
            <w:pPr>
              <w:keepNext/>
              <w:jc w:val="center"/>
              <w:rPr>
                <w:ins w:id="3679" w:author="jonathan pritchard" w:date="2026-04-02T15:15:00Z" w16du:dateUtc="2026-04-02T14:15:00Z"/>
              </w:rPr>
            </w:pPr>
            <w:ins w:id="3680" w:author="jonathan pritchard" w:date="2026-04-02T15:15:00Z" w16du:dateUtc="2026-04-02T14:15:00Z">
              <w:r w:rsidRPr="00032711">
                <w:rPr>
                  <w:noProof/>
                </w:rPr>
                <w:drawing>
                  <wp:inline distT="0" distB="0" distL="0" distR="0" wp14:anchorId="101BCDE5" wp14:editId="15B689CF">
                    <wp:extent cx="2781688" cy="1095528"/>
                    <wp:effectExtent l="0" t="0" r="0" b="9525"/>
                    <wp:docPr id="9439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5198" name=""/>
                            <pic:cNvPicPr/>
                          </pic:nvPicPr>
                          <pic:blipFill>
                            <a:blip r:embed="rId61"/>
                            <a:stretch>
                              <a:fillRect/>
                            </a:stretch>
                          </pic:blipFill>
                          <pic:spPr>
                            <a:xfrm>
                              <a:off x="0" y="0"/>
                              <a:ext cx="2781688" cy="1095528"/>
                            </a:xfrm>
                            <a:prstGeom prst="rect">
                              <a:avLst/>
                            </a:prstGeom>
                          </pic:spPr>
                        </pic:pic>
                      </a:graphicData>
                    </a:graphic>
                  </wp:inline>
                </w:drawing>
              </w:r>
            </w:ins>
          </w:p>
        </w:tc>
      </w:tr>
      <w:tr w:rsidR="001D2C6B" w:rsidRPr="0062074F" w:rsidDel="00747500" w14:paraId="5777AC6F" w14:textId="18A24465" w:rsidTr="00747500">
        <w:tblPrEx>
          <w:tblPrExChange w:id="3681" w:author="jonathan pritchard" w:date="2026-04-02T15:16:00Z" w16du:dateUtc="2026-04-02T14:16:00Z">
            <w:tblPrEx>
              <w:jc w:val="center"/>
            </w:tblPrEx>
          </w:tblPrExChange>
        </w:tblPrEx>
        <w:trPr>
          <w:jc w:val="center"/>
          <w:del w:id="3682" w:author="jonathan pritchard" w:date="2026-04-02T15:15:00Z"/>
          <w:trPrChange w:id="3683" w:author="jonathan pritchard" w:date="2026-04-02T15:16:00Z" w16du:dateUtc="2026-04-02T14:16:00Z">
            <w:trPr>
              <w:jc w:val="center"/>
            </w:trPr>
          </w:trPrChange>
        </w:trPr>
        <w:tc>
          <w:tcPr>
            <w:tcW w:w="2209" w:type="dxa"/>
            <w:tcPrChange w:id="3684" w:author="jonathan pritchard" w:date="2026-04-02T15:16:00Z" w16du:dateUtc="2026-04-02T14:16:00Z">
              <w:tcPr>
                <w:tcW w:w="2209" w:type="dxa"/>
              </w:tcPr>
            </w:tcPrChange>
          </w:tcPr>
          <w:p w14:paraId="2A620054" w14:textId="1036BCE0" w:rsidR="001D2C6B" w:rsidRPr="0062074F" w:rsidDel="00747500" w:rsidRDefault="001D2C6B" w:rsidP="00DB1913">
            <w:pPr>
              <w:rPr>
                <w:del w:id="3685" w:author="jonathan pritchard" w:date="2026-04-02T15:15:00Z" w16du:dateUtc="2026-04-02T14:15:00Z"/>
              </w:rPr>
            </w:pPr>
            <w:del w:id="3686" w:author="jonathan pritchard" w:date="2026-04-02T15:15:00Z" w16du:dateUtc="2026-04-02T14:15:00Z">
              <w:r w:rsidRPr="0062074F" w:rsidDel="00747500">
                <w:rPr>
                  <w:b/>
                  <w:bCs/>
                </w:rPr>
                <w:delText>Symbol</w:delText>
              </w:r>
              <w:r w:rsidDel="00747500">
                <w:rPr>
                  <w:b/>
                  <w:bCs/>
                </w:rPr>
                <w:delText xml:space="preserve"> Name</w:delText>
              </w:r>
            </w:del>
          </w:p>
        </w:tc>
        <w:tc>
          <w:tcPr>
            <w:tcW w:w="4596" w:type="dxa"/>
            <w:tcPrChange w:id="3687" w:author="jonathan pritchard" w:date="2026-04-02T15:16:00Z" w16du:dateUtc="2026-04-02T14:16:00Z">
              <w:tcPr>
                <w:tcW w:w="4565" w:type="dxa"/>
              </w:tcPr>
            </w:tcPrChange>
          </w:tcPr>
          <w:p w14:paraId="0CB3595B" w14:textId="178D0916" w:rsidR="001D2C6B" w:rsidRPr="0062074F" w:rsidDel="00747500" w:rsidRDefault="001D2C6B" w:rsidP="00DB1913">
            <w:pPr>
              <w:rPr>
                <w:del w:id="3688" w:author="jonathan pritchard" w:date="2026-04-02T15:15:00Z" w16du:dateUtc="2026-04-02T14:15:00Z"/>
                <w:noProof/>
              </w:rPr>
            </w:pPr>
            <w:del w:id="3689" w:author="jonathan pritchard" w:date="2026-04-02T15:15:00Z" w16du:dateUtc="2026-04-02T14:15:00Z">
              <w:r w:rsidDel="00747500">
                <w:rPr>
                  <w:b/>
                  <w:bCs/>
                  <w:noProof/>
                </w:rPr>
                <w:delText xml:space="preserve">Portrayal </w:delText>
              </w:r>
              <w:r w:rsidRPr="0062074F" w:rsidDel="00747500">
                <w:rPr>
                  <w:b/>
                  <w:bCs/>
                  <w:noProof/>
                </w:rPr>
                <w:delText>Example</w:delText>
              </w:r>
            </w:del>
          </w:p>
        </w:tc>
      </w:tr>
      <w:tr w:rsidR="001D2C6B" w:rsidRPr="0062074F" w:rsidDel="00747500" w14:paraId="069BE569" w14:textId="0F0A1511" w:rsidTr="00747500">
        <w:tblPrEx>
          <w:tblPrExChange w:id="3690" w:author="jonathan pritchard" w:date="2026-04-02T15:16:00Z" w16du:dateUtc="2026-04-02T14:16:00Z">
            <w:tblPrEx>
              <w:jc w:val="center"/>
            </w:tblPrEx>
          </w:tblPrExChange>
        </w:tblPrEx>
        <w:trPr>
          <w:jc w:val="center"/>
          <w:del w:id="3691" w:author="jonathan pritchard" w:date="2026-04-02T15:15:00Z"/>
          <w:trPrChange w:id="3692" w:author="jonathan pritchard" w:date="2026-04-02T15:16:00Z" w16du:dateUtc="2026-04-02T14:16:00Z">
            <w:trPr>
              <w:jc w:val="center"/>
            </w:trPr>
          </w:trPrChange>
        </w:trPr>
        <w:tc>
          <w:tcPr>
            <w:tcW w:w="2209" w:type="dxa"/>
            <w:tcPrChange w:id="3693" w:author="jonathan pritchard" w:date="2026-04-02T15:16:00Z" w16du:dateUtc="2026-04-02T14:16:00Z">
              <w:tcPr>
                <w:tcW w:w="2209" w:type="dxa"/>
              </w:tcPr>
            </w:tcPrChange>
          </w:tcPr>
          <w:p w14:paraId="6B89A386" w14:textId="790A7D33" w:rsidR="001D2C6B" w:rsidRPr="0062074F" w:rsidDel="00747500" w:rsidRDefault="001D2C6B" w:rsidP="00846094">
            <w:pPr>
              <w:rPr>
                <w:del w:id="3694" w:author="jonathan pritchard" w:date="2026-04-02T15:15:00Z" w16du:dateUtc="2026-04-02T14:15:00Z"/>
              </w:rPr>
            </w:pPr>
            <w:del w:id="3695" w:author="jonathan pritchard" w:date="2026-04-02T15:15:00Z" w16du:dateUtc="2026-04-02T14:15:00Z">
              <w:r w:rsidRPr="0062074F" w:rsidDel="00747500">
                <w:delText>Restricted Area</w:delText>
              </w:r>
            </w:del>
          </w:p>
        </w:tc>
        <w:tc>
          <w:tcPr>
            <w:tcW w:w="4596" w:type="dxa"/>
            <w:tcPrChange w:id="3696" w:author="jonathan pritchard" w:date="2026-04-02T15:16:00Z" w16du:dateUtc="2026-04-02T14:16:00Z">
              <w:tcPr>
                <w:tcW w:w="4565" w:type="dxa"/>
              </w:tcPr>
            </w:tcPrChange>
          </w:tcPr>
          <w:p w14:paraId="1A533EC6" w14:textId="0AB9A560" w:rsidR="001D2C6B" w:rsidRPr="0062074F" w:rsidDel="00747500" w:rsidRDefault="001D2C6B" w:rsidP="002E3578">
            <w:pPr>
              <w:jc w:val="center"/>
              <w:rPr>
                <w:del w:id="3697" w:author="jonathan pritchard" w:date="2026-04-02T15:15:00Z" w16du:dateUtc="2026-04-02T14:15:00Z"/>
              </w:rPr>
            </w:pPr>
            <w:del w:id="3698" w:author="jonathan pritchard" w:date="2026-04-02T15:15:00Z" w16du:dateUtc="2026-04-02T14:15:00Z">
              <w:r w:rsidRPr="0062074F" w:rsidDel="00747500">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62"/>
                            <a:stretch>
                              <a:fillRect/>
                            </a:stretch>
                          </pic:blipFill>
                          <pic:spPr>
                            <a:xfrm>
                              <a:off x="0" y="0"/>
                              <a:ext cx="2633754" cy="1724104"/>
                            </a:xfrm>
                            <a:prstGeom prst="rect">
                              <a:avLst/>
                            </a:prstGeom>
                          </pic:spPr>
                        </pic:pic>
                      </a:graphicData>
                    </a:graphic>
                  </wp:inline>
                </w:drawing>
              </w:r>
            </w:del>
          </w:p>
        </w:tc>
      </w:tr>
      <w:tr w:rsidR="001D2C6B" w:rsidRPr="0062074F" w:rsidDel="00747500" w14:paraId="3729F6A2" w14:textId="35B379B4" w:rsidTr="00747500">
        <w:tblPrEx>
          <w:tblPrExChange w:id="3699" w:author="jonathan pritchard" w:date="2026-04-02T15:16:00Z" w16du:dateUtc="2026-04-02T14:16:00Z">
            <w:tblPrEx>
              <w:jc w:val="center"/>
            </w:tblPrEx>
          </w:tblPrExChange>
        </w:tblPrEx>
        <w:trPr>
          <w:jc w:val="center"/>
          <w:del w:id="3700" w:author="jonathan pritchard" w:date="2026-04-02T15:15:00Z"/>
          <w:trPrChange w:id="3701" w:author="jonathan pritchard" w:date="2026-04-02T15:16:00Z" w16du:dateUtc="2026-04-02T14:16:00Z">
            <w:trPr>
              <w:jc w:val="center"/>
            </w:trPr>
          </w:trPrChange>
        </w:trPr>
        <w:tc>
          <w:tcPr>
            <w:tcW w:w="2209" w:type="dxa"/>
            <w:tcPrChange w:id="3702" w:author="jonathan pritchard" w:date="2026-04-02T15:16:00Z" w16du:dateUtc="2026-04-02T14:16:00Z">
              <w:tcPr>
                <w:tcW w:w="2209" w:type="dxa"/>
              </w:tcPr>
            </w:tcPrChange>
          </w:tcPr>
          <w:p w14:paraId="25BC9874" w14:textId="1E9D7688" w:rsidR="001D2C6B" w:rsidRPr="0062074F" w:rsidDel="00747500" w:rsidRDefault="001D2C6B" w:rsidP="00846094">
            <w:pPr>
              <w:rPr>
                <w:del w:id="3703" w:author="jonathan pritchard" w:date="2026-04-02T15:15:00Z" w16du:dateUtc="2026-04-02T14:15:00Z"/>
              </w:rPr>
            </w:pPr>
            <w:del w:id="3704" w:author="jonathan pritchard" w:date="2026-04-02T15:15:00Z" w16du:dateUtc="2026-04-02T14:15:00Z">
              <w:r w:rsidRPr="0062074F" w:rsidDel="00747500">
                <w:delText>Caution Area</w:delText>
              </w:r>
            </w:del>
          </w:p>
        </w:tc>
        <w:tc>
          <w:tcPr>
            <w:tcW w:w="4596" w:type="dxa"/>
            <w:tcPrChange w:id="3705" w:author="jonathan pritchard" w:date="2026-04-02T15:16:00Z" w16du:dateUtc="2026-04-02T14:16:00Z">
              <w:tcPr>
                <w:tcW w:w="4565" w:type="dxa"/>
              </w:tcPr>
            </w:tcPrChange>
          </w:tcPr>
          <w:p w14:paraId="4F317388" w14:textId="19D90578" w:rsidR="001D2C6B" w:rsidRPr="0062074F" w:rsidDel="00747500" w:rsidRDefault="001D2C6B" w:rsidP="002E3578">
            <w:pPr>
              <w:jc w:val="center"/>
              <w:rPr>
                <w:del w:id="3706" w:author="jonathan pritchard" w:date="2026-04-02T15:15:00Z" w16du:dateUtc="2026-04-02T14:15:00Z"/>
              </w:rPr>
            </w:pPr>
            <w:del w:id="3707" w:author="jonathan pritchard" w:date="2026-04-02T15:15:00Z" w16du:dateUtc="2026-04-02T14:15:00Z">
              <w:r w:rsidRPr="0062074F" w:rsidDel="00747500">
                <w:rPr>
                  <w:noProof/>
                </w:rPr>
                <w:drawing>
                  <wp:inline distT="0" distB="0" distL="0" distR="0" wp14:anchorId="2E7B7560" wp14:editId="64C3198D">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59"/>
                            <a:stretch>
                              <a:fillRect/>
                            </a:stretch>
                          </pic:blipFill>
                          <pic:spPr>
                            <a:xfrm>
                              <a:off x="0" y="0"/>
                              <a:ext cx="2564593" cy="1245706"/>
                            </a:xfrm>
                            <a:prstGeom prst="rect">
                              <a:avLst/>
                            </a:prstGeom>
                          </pic:spPr>
                        </pic:pic>
                      </a:graphicData>
                    </a:graphic>
                  </wp:inline>
                </w:drawing>
              </w:r>
            </w:del>
          </w:p>
        </w:tc>
      </w:tr>
      <w:tr w:rsidR="001D2C6B" w:rsidRPr="0062074F" w:rsidDel="00747500" w14:paraId="0A78EF68" w14:textId="7ADE86C5" w:rsidTr="00747500">
        <w:tblPrEx>
          <w:tblPrExChange w:id="3708" w:author="jonathan pritchard" w:date="2026-04-02T15:16:00Z" w16du:dateUtc="2026-04-02T14:16:00Z">
            <w:tblPrEx>
              <w:jc w:val="center"/>
            </w:tblPrEx>
          </w:tblPrExChange>
        </w:tblPrEx>
        <w:trPr>
          <w:jc w:val="center"/>
          <w:del w:id="3709" w:author="jonathan pritchard" w:date="2026-04-02T15:15:00Z"/>
          <w:trPrChange w:id="3710" w:author="jonathan pritchard" w:date="2026-04-02T15:16:00Z" w16du:dateUtc="2026-04-02T14:16:00Z">
            <w:trPr>
              <w:jc w:val="center"/>
            </w:trPr>
          </w:trPrChange>
        </w:trPr>
        <w:tc>
          <w:tcPr>
            <w:tcW w:w="2209" w:type="dxa"/>
            <w:tcPrChange w:id="3711" w:author="jonathan pritchard" w:date="2026-04-02T15:16:00Z" w16du:dateUtc="2026-04-02T14:16:00Z">
              <w:tcPr>
                <w:tcW w:w="2209" w:type="dxa"/>
              </w:tcPr>
            </w:tcPrChange>
          </w:tcPr>
          <w:p w14:paraId="5FE7709A" w14:textId="4F5E3C4D" w:rsidR="001D2C6B" w:rsidRPr="0062074F" w:rsidDel="00747500" w:rsidRDefault="001D2C6B" w:rsidP="00846094">
            <w:pPr>
              <w:rPr>
                <w:del w:id="3712" w:author="jonathan pritchard" w:date="2026-04-02T15:15:00Z" w16du:dateUtc="2026-04-02T14:15:00Z"/>
              </w:rPr>
            </w:pPr>
            <w:del w:id="3713" w:author="jonathan pritchard" w:date="2026-04-02T15:15:00Z" w16du:dateUtc="2026-04-02T14:15:00Z">
              <w:r w:rsidRPr="0062074F" w:rsidDel="00747500">
                <w:lastRenderedPageBreak/>
                <w:delText>Other</w:delText>
              </w:r>
            </w:del>
          </w:p>
        </w:tc>
        <w:tc>
          <w:tcPr>
            <w:tcW w:w="4596" w:type="dxa"/>
            <w:tcPrChange w:id="3714" w:author="jonathan pritchard" w:date="2026-04-02T15:16:00Z" w16du:dateUtc="2026-04-02T14:16:00Z">
              <w:tcPr>
                <w:tcW w:w="4565" w:type="dxa"/>
              </w:tcPr>
            </w:tcPrChange>
          </w:tcPr>
          <w:p w14:paraId="4CD7B649" w14:textId="383F9908" w:rsidR="001D2C6B" w:rsidRPr="0062074F" w:rsidDel="00747500" w:rsidRDefault="001D2C6B" w:rsidP="002E3578">
            <w:pPr>
              <w:keepNext/>
              <w:jc w:val="center"/>
              <w:rPr>
                <w:del w:id="3715" w:author="jonathan pritchard" w:date="2026-04-02T15:15:00Z" w16du:dateUtc="2026-04-02T14:15:00Z"/>
              </w:rPr>
            </w:pPr>
            <w:del w:id="3716" w:author="jonathan pritchard" w:date="2026-04-02T15:15:00Z" w16du:dateUtc="2026-04-02T14:15:00Z">
              <w:r w:rsidRPr="0062074F" w:rsidDel="00747500">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63"/>
                            <a:srcRect l="6407" t="29338" r="36223" b="-2640"/>
                            <a:stretch/>
                          </pic:blipFill>
                          <pic:spPr>
                            <a:xfrm>
                              <a:off x="0" y="0"/>
                              <a:ext cx="1568669" cy="1761796"/>
                            </a:xfrm>
                            <a:prstGeom prst="rect">
                              <a:avLst/>
                            </a:prstGeom>
                          </pic:spPr>
                        </pic:pic>
                      </a:graphicData>
                    </a:graphic>
                  </wp:inline>
                </w:drawing>
              </w:r>
            </w:del>
          </w:p>
        </w:tc>
      </w:tr>
    </w:tbl>
    <w:p w14:paraId="5278511F" w14:textId="5DBC3A63" w:rsidR="0045426C" w:rsidRPr="0062074F" w:rsidRDefault="0045426C" w:rsidP="0045426C">
      <w:pPr>
        <w:pStyle w:val="Caption"/>
        <w:jc w:val="center"/>
      </w:pPr>
      <w:r w:rsidRPr="0062074F">
        <w:t xml:space="preserve">Table </w:t>
      </w:r>
      <w:ins w:id="3717" w:author="jon pritchard" w:date="2026-03-27T11:52:00Z" w16du:dateUtc="2026-03-27T11:52:00Z">
        <w:r w:rsidR="00157948">
          <w:fldChar w:fldCharType="begin"/>
        </w:r>
        <w:r w:rsidR="00157948">
          <w:instrText xml:space="preserve"> SEQ Table \* ARABIC </w:instrText>
        </w:r>
      </w:ins>
      <w:r w:rsidR="00157948">
        <w:fldChar w:fldCharType="separate"/>
      </w:r>
      <w:ins w:id="3718" w:author="jon pritchard" w:date="2026-03-27T11:52:00Z" w16du:dateUtc="2026-03-27T11:52:00Z">
        <w:r w:rsidR="00157948">
          <w:rPr>
            <w:noProof/>
          </w:rPr>
          <w:t>9</w:t>
        </w:r>
        <w:r w:rsidR="00157948">
          <w:fldChar w:fldCharType="end"/>
        </w:r>
      </w:ins>
      <w:del w:id="3719"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3720" w:author="jon pritchard" w:date="2026-03-07T18:22:00Z" w16du:dateUtc="2026-03-07T05:22:00Z">
        <w:r w:rsidR="00C56536" w:rsidRPr="0062074F" w:rsidDel="009310AC">
          <w:rPr>
            <w:noProof/>
          </w:rPr>
          <w:delText>10</w:delText>
        </w:r>
      </w:del>
      <w:del w:id="3721" w:author="jon pritchard" w:date="2026-03-27T11:52:00Z" w16du:dateUtc="2026-03-27T11:52:00Z">
        <w:r w:rsidR="00C56536" w:rsidRPr="0062074F" w:rsidDel="00157948">
          <w:fldChar w:fldCharType="end"/>
        </w:r>
      </w:del>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3722" w:name="_Toc226035138"/>
      <w:r w:rsidRPr="0062074F">
        <w:t>Attribution of Manual Update Features</w:t>
      </w:r>
      <w:bookmarkEnd w:id="3722"/>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3723" w:name="_Toc226035139"/>
      <w:r w:rsidRPr="0062074F">
        <w:lastRenderedPageBreak/>
        <w:t>Appendix</w:t>
      </w:r>
      <w:r w:rsidR="000849E6" w:rsidRPr="0062074F">
        <w:t xml:space="preserve"> B:</w:t>
      </w:r>
      <w:r w:rsidR="00802BDD" w:rsidRPr="0062074F">
        <w:t xml:space="preserve"> </w:t>
      </w:r>
      <w:bookmarkStart w:id="3724" w:name="_Toc100303044"/>
      <w:r w:rsidRPr="0062074F">
        <w:t>S-100 Data Import Error Codes and Explanations</w:t>
      </w:r>
      <w:bookmarkEnd w:id="3723"/>
      <w:bookmarkEnd w:id="3724"/>
    </w:p>
    <w:p w14:paraId="7BFA1FC9" w14:textId="0FD0EBC9" w:rsidR="00DF5B84" w:rsidRPr="0062074F" w:rsidRDefault="00CC4796" w:rsidP="002D7DEE">
      <w:pPr>
        <w:pStyle w:val="Heading2"/>
        <w:numPr>
          <w:ilvl w:val="0"/>
          <w:numId w:val="169"/>
        </w:numPr>
        <w:ind w:left="357" w:hanging="357"/>
      </w:pPr>
      <w:bookmarkStart w:id="3725" w:name="_Toc226035140"/>
      <w:r w:rsidRPr="0062074F">
        <w:t>Introduction.</w:t>
      </w:r>
      <w:bookmarkEnd w:id="3725"/>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Change w:id="3726">
          <w:tblGrid>
            <w:gridCol w:w="1200"/>
            <w:gridCol w:w="7759"/>
          </w:tblGrid>
        </w:tblGridChange>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ins w:id="3727"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ins w:id="3728" w:author="jon pritchard" w:date="2026-03-07T18:25:00Z" w16du:dateUtc="2026-03-07T05:25:00Z">
              <w:r w:rsidR="00415C7D">
                <w:rPr>
                  <w:rFonts w:eastAsia="Times New Roman" w:cs="Arial"/>
                  <w:iCs/>
                  <w:color w:val="000000"/>
                  <w:sz w:val="18"/>
                  <w:szCs w:val="18"/>
                </w:rPr>
                <w:t>.</w:t>
              </w:r>
            </w:ins>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ins w:id="3729"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rsidDel="002867B5" w14:paraId="6E8F0460" w14:textId="0FC23C52" w:rsidTr="002D7DEE">
        <w:trPr>
          <w:del w:id="3730" w:author="jonathan pritchard" w:date="2026-04-02T15:18:00Z"/>
        </w:trPr>
        <w:tc>
          <w:tcPr>
            <w:tcW w:w="1200" w:type="dxa"/>
            <w:vAlign w:val="center"/>
          </w:tcPr>
          <w:p w14:paraId="3C4B5C15" w14:textId="4BA73D6C" w:rsidR="00647AF8" w:rsidRPr="00415C7D" w:rsidDel="002867B5" w:rsidRDefault="00647AF8" w:rsidP="00637E6A">
            <w:pPr>
              <w:spacing w:before="60" w:after="60" w:line="240" w:lineRule="auto"/>
              <w:rPr>
                <w:del w:id="3731" w:author="jonathan pritchard" w:date="2026-04-02T15:18:00Z" w16du:dateUtc="2026-04-02T14:18:00Z"/>
                <w:rFonts w:eastAsia="Times New Roman" w:cs="Arial"/>
                <w:b/>
                <w:sz w:val="18"/>
                <w:szCs w:val="18"/>
                <w:highlight w:val="yellow"/>
                <w:rPrChange w:id="3732" w:author="jon pritchard" w:date="2026-03-07T18:26:00Z" w16du:dateUtc="2026-03-07T05:26:00Z">
                  <w:rPr>
                    <w:del w:id="3733" w:author="jonathan pritchard" w:date="2026-04-02T15:18:00Z" w16du:dateUtc="2026-04-02T14:18:00Z"/>
                    <w:rFonts w:eastAsia="Times New Roman" w:cs="Arial"/>
                    <w:b/>
                    <w:sz w:val="18"/>
                    <w:szCs w:val="18"/>
                  </w:rPr>
                </w:rPrChange>
              </w:rPr>
            </w:pPr>
            <w:del w:id="3734" w:author="jonathan pritchard" w:date="2026-04-02T15:18:00Z" w16du:dateUtc="2026-04-02T14:18:00Z">
              <w:r w:rsidRPr="00415C7D" w:rsidDel="002867B5">
                <w:rPr>
                  <w:rFonts w:eastAsia="Times New Roman" w:cs="Arial"/>
                  <w:b/>
                  <w:sz w:val="18"/>
                  <w:szCs w:val="18"/>
                  <w:highlight w:val="yellow"/>
                  <w:rPrChange w:id="3735" w:author="jon pritchard" w:date="2026-03-07T18:26:00Z" w16du:dateUtc="2026-03-07T05:26:00Z">
                    <w:rPr>
                      <w:rFonts w:eastAsia="Times New Roman" w:cs="Arial"/>
                      <w:b/>
                      <w:sz w:val="18"/>
                      <w:szCs w:val="18"/>
                    </w:rPr>
                  </w:rPrChange>
                </w:rPr>
                <w:lastRenderedPageBreak/>
                <w:delText>SSE 127</w:delText>
              </w:r>
            </w:del>
          </w:p>
        </w:tc>
        <w:tc>
          <w:tcPr>
            <w:tcW w:w="7759" w:type="dxa"/>
            <w:vAlign w:val="center"/>
          </w:tcPr>
          <w:p w14:paraId="3218700A" w14:textId="3C7FD95B" w:rsidR="00647AF8" w:rsidRPr="00415C7D" w:rsidDel="002867B5" w:rsidRDefault="002D65F8" w:rsidP="00637E6A">
            <w:pPr>
              <w:spacing w:before="60" w:after="60" w:line="240" w:lineRule="auto"/>
              <w:rPr>
                <w:del w:id="3736" w:author="jonathan pritchard" w:date="2026-04-02T15:18:00Z" w16du:dateUtc="2026-04-02T14:18:00Z"/>
                <w:iCs/>
                <w:sz w:val="18"/>
                <w:szCs w:val="18"/>
                <w:highlight w:val="yellow"/>
                <w:rPrChange w:id="3737" w:author="jon pritchard" w:date="2026-03-07T18:26:00Z" w16du:dateUtc="2026-03-07T05:26:00Z">
                  <w:rPr>
                    <w:del w:id="3738" w:author="jonathan pritchard" w:date="2026-04-02T15:18:00Z" w16du:dateUtc="2026-04-02T14:18:00Z"/>
                    <w:iCs/>
                    <w:sz w:val="18"/>
                    <w:szCs w:val="18"/>
                  </w:rPr>
                </w:rPrChange>
              </w:rPr>
            </w:pPr>
            <w:del w:id="3739" w:author="jonathan pritchard" w:date="2026-04-02T15:18:00Z" w16du:dateUtc="2026-04-02T14:18:00Z">
              <w:r w:rsidRPr="00415C7D" w:rsidDel="002867B5">
                <w:rPr>
                  <w:rFonts w:eastAsia="Times New Roman" w:cs="Arial"/>
                  <w:iCs/>
                  <w:sz w:val="18"/>
                  <w:szCs w:val="18"/>
                  <w:highlight w:val="yellow"/>
                  <w:rPrChange w:id="3740" w:author="jon pritchard" w:date="2026-03-07T18:26:00Z" w16du:dateUtc="2026-03-07T05:26:00Z">
                    <w:rPr>
                      <w:rFonts w:eastAsia="Times New Roman" w:cs="Arial"/>
                      <w:iCs/>
                      <w:sz w:val="18"/>
                      <w:szCs w:val="18"/>
                    </w:rPr>
                  </w:rPrChange>
                </w:rPr>
                <w:delText>Dataset</w:delText>
              </w:r>
              <w:r w:rsidR="00647AF8" w:rsidRPr="00415C7D" w:rsidDel="002867B5">
                <w:rPr>
                  <w:rFonts w:eastAsia="Times New Roman" w:cs="Arial"/>
                  <w:iCs/>
                  <w:sz w:val="18"/>
                  <w:szCs w:val="18"/>
                  <w:highlight w:val="yellow"/>
                  <w:rPrChange w:id="3741" w:author="jon pritchard" w:date="2026-03-07T18:26:00Z" w16du:dateUtc="2026-03-07T05:26:00Z">
                    <w:rPr>
                      <w:rFonts w:eastAsia="Times New Roman" w:cs="Arial"/>
                      <w:iCs/>
                      <w:sz w:val="18"/>
                      <w:szCs w:val="18"/>
                    </w:rPr>
                  </w:rPrChange>
                </w:rPr>
                <w:delText xml:space="preserve"> &lt;dataset name&gt; is not up to date. A New Edition, Re-issue or Update for this cell is missing </w:delText>
              </w:r>
              <w:r w:rsidR="00647AF8" w:rsidRPr="00415C7D" w:rsidDel="002867B5">
                <w:rPr>
                  <w:iCs/>
                  <w:sz w:val="18"/>
                  <w:szCs w:val="18"/>
                  <w:highlight w:val="yellow"/>
                  <w:rPrChange w:id="3742" w:author="jon pritchard" w:date="2026-03-07T18:26:00Z" w16du:dateUtc="2026-03-07T05:26:00Z">
                    <w:rPr>
                      <w:iCs/>
                      <w:sz w:val="18"/>
                      <w:szCs w:val="18"/>
                    </w:rPr>
                  </w:rPrChange>
                </w:rPr>
                <w:delText>and therefore MUST NOT be used for Primary NAVIGATION</w:delText>
              </w:r>
            </w:del>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rsidDel="002867B5" w14:paraId="2E5229D8" w14:textId="17CC2C46" w:rsidTr="002D7DEE">
        <w:trPr>
          <w:del w:id="3743" w:author="jonathan pritchard" w:date="2026-04-02T15:17:00Z"/>
        </w:trPr>
        <w:tc>
          <w:tcPr>
            <w:tcW w:w="1200" w:type="dxa"/>
            <w:vAlign w:val="center"/>
          </w:tcPr>
          <w:p w14:paraId="10EE2E55" w14:textId="56232034" w:rsidR="00647AF8" w:rsidRPr="00415C7D" w:rsidDel="002867B5" w:rsidRDefault="00647AF8" w:rsidP="00637E6A">
            <w:pPr>
              <w:spacing w:before="60" w:after="60" w:line="240" w:lineRule="auto"/>
              <w:rPr>
                <w:del w:id="3744" w:author="jonathan pritchard" w:date="2026-04-02T15:17:00Z" w16du:dateUtc="2026-04-02T14:17:00Z"/>
                <w:rFonts w:eastAsia="Times New Roman" w:cs="Arial"/>
                <w:b/>
                <w:sz w:val="18"/>
                <w:szCs w:val="18"/>
                <w:highlight w:val="yellow"/>
                <w:rPrChange w:id="3745" w:author="jon pritchard" w:date="2026-03-07T18:26:00Z" w16du:dateUtc="2026-03-07T05:26:00Z">
                  <w:rPr>
                    <w:del w:id="3746" w:author="jonathan pritchard" w:date="2026-04-02T15:17:00Z" w16du:dateUtc="2026-04-02T14:17:00Z"/>
                    <w:rFonts w:eastAsia="Times New Roman" w:cs="Arial"/>
                    <w:b/>
                    <w:sz w:val="18"/>
                    <w:szCs w:val="18"/>
                  </w:rPr>
                </w:rPrChange>
              </w:rPr>
            </w:pPr>
            <w:del w:id="3747" w:author="jonathan pritchard" w:date="2026-04-02T15:17:00Z" w16du:dateUtc="2026-04-02T14:17:00Z">
              <w:r w:rsidRPr="00415C7D" w:rsidDel="002867B5">
                <w:rPr>
                  <w:rFonts w:eastAsia="Times New Roman" w:cs="Arial"/>
                  <w:b/>
                  <w:sz w:val="18"/>
                  <w:szCs w:val="18"/>
                  <w:highlight w:val="yellow"/>
                  <w:rPrChange w:id="3748" w:author="jon pritchard" w:date="2026-03-07T18:26:00Z" w16du:dateUtc="2026-03-07T05:26:00Z">
                    <w:rPr>
                      <w:rFonts w:eastAsia="Times New Roman" w:cs="Arial"/>
                      <w:b/>
                      <w:sz w:val="18"/>
                      <w:szCs w:val="18"/>
                    </w:rPr>
                  </w:rPrChange>
                </w:rPr>
                <w:delText>SSE130</w:delText>
              </w:r>
            </w:del>
          </w:p>
        </w:tc>
        <w:tc>
          <w:tcPr>
            <w:tcW w:w="7759" w:type="dxa"/>
            <w:vAlign w:val="center"/>
          </w:tcPr>
          <w:p w14:paraId="1C74223C" w14:textId="35264259" w:rsidR="00647AF8" w:rsidRPr="00415C7D" w:rsidDel="002867B5" w:rsidRDefault="00647AF8" w:rsidP="00637E6A">
            <w:pPr>
              <w:spacing w:before="60" w:after="60" w:line="240" w:lineRule="auto"/>
              <w:rPr>
                <w:del w:id="3749" w:author="jonathan pritchard" w:date="2026-04-02T15:17:00Z" w16du:dateUtc="2026-04-02T14:17:00Z"/>
                <w:iCs/>
                <w:sz w:val="18"/>
                <w:szCs w:val="18"/>
                <w:highlight w:val="yellow"/>
                <w:rPrChange w:id="3750" w:author="jon pritchard" w:date="2026-03-07T18:26:00Z" w16du:dateUtc="2026-03-07T05:26:00Z">
                  <w:rPr>
                    <w:del w:id="3751" w:author="jonathan pritchard" w:date="2026-04-02T15:17:00Z" w16du:dateUtc="2026-04-02T14:17:00Z"/>
                    <w:iCs/>
                    <w:sz w:val="18"/>
                    <w:szCs w:val="18"/>
                  </w:rPr>
                </w:rPrChange>
              </w:rPr>
            </w:pPr>
            <w:del w:id="3752" w:author="jonathan pritchard" w:date="2026-04-02T15:17:00Z" w16du:dateUtc="2026-04-02T14:17:00Z">
              <w:r w:rsidRPr="00415C7D" w:rsidDel="002867B5">
                <w:rPr>
                  <w:iCs/>
                  <w:sz w:val="18"/>
                  <w:szCs w:val="18"/>
                  <w:highlight w:val="yellow"/>
                  <w:rPrChange w:id="3753" w:author="jon pritchard" w:date="2026-03-07T18:26:00Z" w16du:dateUtc="2026-03-07T05:26:00Z">
                    <w:rPr>
                      <w:iCs/>
                      <w:sz w:val="18"/>
                      <w:szCs w:val="18"/>
                    </w:rPr>
                  </w:rPrChange>
                </w:rPr>
                <w:delText xml:space="preserve">Warning: Dataset &lt;dataset name&gt; is not up to date. A New Edition or </w:delText>
              </w:r>
              <w:r w:rsidR="002B7019" w:rsidRPr="00415C7D" w:rsidDel="002867B5">
                <w:rPr>
                  <w:iCs/>
                  <w:sz w:val="18"/>
                  <w:szCs w:val="18"/>
                  <w:highlight w:val="yellow"/>
                  <w:rPrChange w:id="3754" w:author="jon pritchard" w:date="2026-03-07T18:26:00Z" w16du:dateUtc="2026-03-07T05:26:00Z">
                    <w:rPr>
                      <w:iCs/>
                      <w:sz w:val="18"/>
                      <w:szCs w:val="18"/>
                    </w:rPr>
                  </w:rPrChange>
                </w:rPr>
                <w:delText>Update for this cell is missing</w:delText>
              </w:r>
            </w:del>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9310AC">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Change w:id="3755" w:author="jon pritchard" w:date="2026-03-07T18:23:00Z" w16du:dateUtc="2026-03-07T05:23:00Z">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
          </w:tblPrExChange>
        </w:tblPrEx>
        <w:trPr>
          <w:trHeight w:val="71"/>
        </w:trPr>
        <w:tc>
          <w:tcPr>
            <w:tcW w:w="1200" w:type="dxa"/>
            <w:vAlign w:val="center"/>
            <w:tcPrChange w:id="3756" w:author="jon pritchard" w:date="2026-03-07T18:23:00Z" w16du:dateUtc="2026-03-07T05:23:00Z">
              <w:tcPr>
                <w:tcW w:w="1200" w:type="dxa"/>
                <w:vAlign w:val="center"/>
              </w:tcPr>
            </w:tcPrChange>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Change w:id="3757" w:author="jon pritchard" w:date="2026-03-07T18:23:00Z" w16du:dateUtc="2026-03-07T05:23:00Z">
              <w:tcPr>
                <w:tcW w:w="7759" w:type="dxa"/>
                <w:vAlign w:val="center"/>
              </w:tcPr>
            </w:tcPrChange>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ins w:id="3758" w:author="jon pritchard" w:date="2026-03-07T18:23:00Z"/>
        </w:trPr>
        <w:tc>
          <w:tcPr>
            <w:tcW w:w="1200" w:type="dxa"/>
            <w:vAlign w:val="center"/>
          </w:tcPr>
          <w:p w14:paraId="2CB784BB" w14:textId="0ADE883F" w:rsidR="009310AC" w:rsidRPr="0062074F" w:rsidRDefault="009310AC" w:rsidP="00637E6A">
            <w:pPr>
              <w:spacing w:before="60" w:after="60" w:line="240" w:lineRule="auto"/>
              <w:rPr>
                <w:ins w:id="3759" w:author="jon pritchard" w:date="2026-03-07T18:23:00Z" w16du:dateUtc="2026-03-07T05:23:00Z"/>
                <w:rFonts w:eastAsia="Times New Roman" w:cs="Arial"/>
                <w:b/>
                <w:sz w:val="18"/>
                <w:szCs w:val="18"/>
              </w:rPr>
            </w:pPr>
            <w:ins w:id="3760" w:author="jon pritchard" w:date="2026-03-07T18:23:00Z" w16du:dateUtc="2026-03-07T05:23:00Z">
              <w:r>
                <w:rPr>
                  <w:rFonts w:eastAsia="Times New Roman" w:cs="Arial"/>
                  <w:b/>
                  <w:sz w:val="18"/>
                  <w:szCs w:val="18"/>
                </w:rPr>
                <w:t>SSE136</w:t>
              </w:r>
            </w:ins>
          </w:p>
        </w:tc>
        <w:tc>
          <w:tcPr>
            <w:tcW w:w="7759" w:type="dxa"/>
            <w:vAlign w:val="center"/>
          </w:tcPr>
          <w:p w14:paraId="176BD653" w14:textId="2A268164" w:rsidR="009310AC" w:rsidRPr="0062074F" w:rsidRDefault="009310AC" w:rsidP="00637E6A">
            <w:pPr>
              <w:spacing w:before="60" w:after="60" w:line="240" w:lineRule="auto"/>
              <w:rPr>
                <w:ins w:id="3761" w:author="jon pritchard" w:date="2026-03-07T18:23:00Z" w16du:dateUtc="2026-03-07T05:23:00Z"/>
                <w:iCs/>
                <w:sz w:val="18"/>
                <w:szCs w:val="18"/>
              </w:rPr>
            </w:pPr>
            <w:ins w:id="3762" w:author="jon pritchard" w:date="2026-03-07T18:23:00Z" w16du:dateUtc="2026-03-07T05:23:00Z">
              <w:r>
                <w:rPr>
                  <w:iCs/>
                  <w:sz w:val="18"/>
                  <w:szCs w:val="18"/>
                </w:rPr>
                <w:t>Fileless cancellation metadata is incorrect</w:t>
              </w:r>
            </w:ins>
            <w:ins w:id="3763" w:author="jon pritchard" w:date="2026-03-07T18:24:00Z" w16du:dateUtc="2026-03-07T05:24:00Z">
              <w:r>
                <w:rPr>
                  <w:iCs/>
                  <w:sz w:val="18"/>
                  <w:szCs w:val="18"/>
                </w:rPr>
                <w:t xml:space="preserve"> for &lt;filename&gt;</w:t>
              </w:r>
            </w:ins>
            <w:ins w:id="3764" w:author="jon pritchard" w:date="2026-03-07T18:23:00Z" w16du:dateUtc="2026-03-07T05:23:00Z">
              <w:r>
                <w:rPr>
                  <w:iCs/>
                  <w:sz w:val="18"/>
                  <w:szCs w:val="18"/>
                </w:rPr>
                <w:t>.</w:t>
              </w:r>
            </w:ins>
          </w:p>
        </w:tc>
      </w:tr>
      <w:tr w:rsidR="009310AC" w:rsidRPr="0062074F" w14:paraId="11F99A7C" w14:textId="77777777" w:rsidTr="009310AC">
        <w:trPr>
          <w:trHeight w:val="71"/>
          <w:ins w:id="3765" w:author="jon pritchard" w:date="2026-03-07T18:23:00Z"/>
        </w:trPr>
        <w:tc>
          <w:tcPr>
            <w:tcW w:w="1200" w:type="dxa"/>
            <w:vAlign w:val="center"/>
          </w:tcPr>
          <w:p w14:paraId="76765D40" w14:textId="13A55002" w:rsidR="009310AC" w:rsidRDefault="009310AC" w:rsidP="00637E6A">
            <w:pPr>
              <w:spacing w:before="60" w:after="60" w:line="240" w:lineRule="auto"/>
              <w:rPr>
                <w:ins w:id="3766" w:author="jon pritchard" w:date="2026-03-07T18:23:00Z" w16du:dateUtc="2026-03-07T05:23:00Z"/>
                <w:rFonts w:eastAsia="Times New Roman" w:cs="Arial"/>
                <w:b/>
                <w:sz w:val="18"/>
                <w:szCs w:val="18"/>
              </w:rPr>
            </w:pPr>
            <w:ins w:id="3767" w:author="jon pritchard" w:date="2026-03-07T18:23:00Z" w16du:dateUtc="2026-03-07T05:23:00Z">
              <w:r>
                <w:rPr>
                  <w:rFonts w:eastAsia="Times New Roman" w:cs="Arial"/>
                  <w:b/>
                  <w:sz w:val="18"/>
                  <w:szCs w:val="18"/>
                </w:rPr>
                <w:t>SSE137</w:t>
              </w:r>
            </w:ins>
          </w:p>
        </w:tc>
        <w:tc>
          <w:tcPr>
            <w:tcW w:w="7759" w:type="dxa"/>
            <w:vAlign w:val="center"/>
          </w:tcPr>
          <w:p w14:paraId="35E44A0D" w14:textId="5A83E4D0" w:rsidR="009310AC" w:rsidRPr="0062074F" w:rsidRDefault="009310AC" w:rsidP="00637E6A">
            <w:pPr>
              <w:spacing w:before="60" w:after="60" w:line="240" w:lineRule="auto"/>
              <w:rPr>
                <w:ins w:id="3768" w:author="jon pritchard" w:date="2026-03-07T18:23:00Z" w16du:dateUtc="2026-03-07T05:23:00Z"/>
                <w:iCs/>
                <w:sz w:val="18"/>
                <w:szCs w:val="18"/>
              </w:rPr>
            </w:pPr>
            <w:ins w:id="3769" w:author="jon pritchard" w:date="2026-03-07T18:24:00Z" w16du:dateUtc="2026-03-07T05:24:00Z">
              <w:r>
                <w:rPr>
                  <w:iCs/>
                  <w:sz w:val="18"/>
                  <w:szCs w:val="18"/>
                </w:rPr>
                <w:t>No Data Producer digital signature is present for dataset &lt;filename&gt;</w:t>
              </w:r>
            </w:ins>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3770" w:name="_Toc226035141"/>
      <w:r w:rsidRPr="0062074F">
        <w:t>Error code descriptions.</w:t>
      </w:r>
      <w:bookmarkEnd w:id="3770"/>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316C645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del w:id="3771" w:author="jon pritchard" w:date="2026-03-08T00:16:00Z" w16du:dateUtc="2026-03-08T08:16:00Z">
        <w:r w:rsidR="00953D68" w:rsidRPr="0062074F" w:rsidDel="00E934DF">
          <w:rPr>
            <w:rFonts w:cs="Arial"/>
            <w:iCs/>
          </w:rPr>
          <w:delText xml:space="preserve">section </w:delText>
        </w:r>
      </w:del>
      <w:ins w:id="3772" w:author="jon pritchard" w:date="2026-03-08T00:16:00Z" w16du:dateUtc="2026-03-08T08:16:00Z">
        <w:r w:rsidR="00E934DF">
          <w:rPr>
            <w:rFonts w:cs="Arial"/>
            <w:iCs/>
          </w:rPr>
          <w:t>clause</w:t>
        </w:r>
        <w:r w:rsidR="00E934DF" w:rsidRPr="0062074F">
          <w:rPr>
            <w:rFonts w:cs="Arial"/>
            <w:iCs/>
          </w:rPr>
          <w:t xml:space="preserve"> </w:t>
        </w:r>
      </w:ins>
      <w:ins w:id="3773" w:author="jon pritchard" w:date="2026-03-07T18:28:00Z" w16du:dateUtc="2026-03-07T05:28:00Z">
        <w:r w:rsidR="00415C7D">
          <w:rPr>
            <w:rFonts w:cs="Arial"/>
            <w:iCs/>
          </w:rPr>
          <w:fldChar w:fldCharType="begin"/>
        </w:r>
        <w:r w:rsidR="00415C7D">
          <w:rPr>
            <w:rFonts w:cs="Arial"/>
            <w:iCs/>
          </w:rPr>
          <w:instrText xml:space="preserve"> REF _Ref49482794 \r \h </w:instrText>
        </w:r>
      </w:ins>
      <w:r w:rsidR="00415C7D">
        <w:rPr>
          <w:rFonts w:cs="Arial"/>
          <w:iCs/>
        </w:rPr>
      </w:r>
      <w:r w:rsidR="00415C7D">
        <w:rPr>
          <w:rFonts w:cs="Arial"/>
          <w:iCs/>
        </w:rPr>
        <w:fldChar w:fldCharType="separate"/>
      </w:r>
      <w:ins w:id="3774" w:author="jon pritchard" w:date="2026-03-07T18:28:00Z" w16du:dateUtc="2026-03-07T05:28:00Z">
        <w:r w:rsidR="00415C7D">
          <w:rPr>
            <w:rFonts w:cs="Arial"/>
            <w:iCs/>
          </w:rPr>
          <w:t>8.1.1</w:t>
        </w:r>
        <w:r w:rsidR="00415C7D">
          <w:rPr>
            <w:rFonts w:cs="Arial"/>
            <w:iCs/>
          </w:rPr>
          <w:fldChar w:fldCharType="end"/>
        </w:r>
      </w:ins>
      <w:del w:id="3775" w:author="jon pritchard" w:date="2026-03-07T18:27:00Z" w16du:dateUtc="2026-03-07T05:27:00Z">
        <w:r w:rsidR="00DF6704" w:rsidRPr="0062074F" w:rsidDel="00415C7D">
          <w:rPr>
            <w:rFonts w:cs="Arial"/>
            <w:iCs/>
          </w:rPr>
          <w:delText>9</w:delText>
        </w:r>
      </w:del>
      <w:del w:id="3776" w:author="jon pritchard" w:date="2026-03-07T18:28:00Z" w16du:dateUtc="2026-03-07T05:28:00Z">
        <w:r w:rsidR="00DF6704" w:rsidRPr="0062074F" w:rsidDel="00415C7D">
          <w:rPr>
            <w:rFonts w:cs="Arial"/>
            <w:iCs/>
          </w:rPr>
          <w:delText>.1</w:delText>
        </w:r>
      </w:del>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digitalSignatureValue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ins w:id="3777" w:author="jon pritchard" w:date="2026-03-19T14:02:00Z" w16du:dateUtc="2026-03-19T13:02:00Z"/>
          <w:rFonts w:cs="Arial"/>
          <w:iCs/>
          <w:lang w:val="en-US"/>
        </w:rPr>
      </w:pPr>
      <w:r w:rsidRPr="001C1CAB">
        <w:rPr>
          <w:rFonts w:cs="Arial"/>
          <w:b/>
          <w:bCs/>
          <w:iCs/>
          <w:lang w:val="en-US"/>
        </w:rPr>
        <w:t xml:space="preserve">SSE 137 </w:t>
      </w:r>
      <w:r>
        <w:rPr>
          <w:rFonts w:cs="Arial"/>
          <w:iCs/>
          <w:lang w:val="en-US"/>
        </w:rPr>
        <w:t>must be returned if a received fileless cancellation has no DataProducer signature stored with its original installation. This message may also be shown if a dataset is received with no Data Producer signature.</w:t>
      </w:r>
    </w:p>
    <w:p w14:paraId="2A6D13B4" w14:textId="23C31363" w:rsidR="00404DE8" w:rsidRPr="001C1CAB" w:rsidRDefault="00404DE8" w:rsidP="00404DE8">
      <w:pPr>
        <w:spacing w:after="120" w:line="240" w:lineRule="auto"/>
        <w:jc w:val="both"/>
        <w:rPr>
          <w:ins w:id="3778" w:author="jon pritchard" w:date="2026-03-19T14:02:00Z" w16du:dateUtc="2026-03-19T13:02:00Z"/>
          <w:rFonts w:cs="Arial"/>
          <w:iCs/>
          <w:lang w:val="en-US"/>
        </w:rPr>
      </w:pPr>
      <w:ins w:id="3779" w:author="jon pritchard" w:date="2026-03-19T14:02:00Z" w16du:dateUtc="2026-03-19T13:02:00Z">
        <w:r w:rsidRPr="002867B5">
          <w:rPr>
            <w:rFonts w:cs="Arial"/>
            <w:b/>
            <w:bCs/>
            <w:iCs/>
            <w:lang w:val="en-US"/>
          </w:rPr>
          <w:lastRenderedPageBreak/>
          <w:t xml:space="preserve">SSE 138 </w:t>
        </w:r>
        <w:r w:rsidRPr="002867B5">
          <w:rPr>
            <w:rFonts w:cs="Arial"/>
            <w:iCs/>
            <w:lang w:val="en-US"/>
          </w:rPr>
          <w:t xml:space="preserve">must be returned if a received fileless cancellation has no cancellation signature contained in the dataset discovery metadata. A cancellation signature is a </w:t>
        </w:r>
      </w:ins>
      <w:ins w:id="3780" w:author="jon pritchard" w:date="2026-03-19T14:03:00Z" w16du:dateUtc="2026-03-19T13:03:00Z">
        <w:r w:rsidRPr="002867B5">
          <w:rPr>
            <w:rFonts w:cs="Arial"/>
            <w:iCs/>
            <w:lang w:val="en-US"/>
          </w:rPr>
          <w:t xml:space="preserve">digital signature of the original </w:t>
        </w:r>
      </w:ins>
      <w:ins w:id="3781" w:author="jon pritchard" w:date="2026-03-19T14:02:00Z" w16du:dateUtc="2026-03-19T13:02:00Z">
        <w:r w:rsidRPr="002867B5">
          <w:rPr>
            <w:rFonts w:cs="Arial"/>
            <w:iCs/>
            <w:lang w:val="en-US"/>
          </w:rPr>
          <w:t xml:space="preserve"> DataProducer signature </w:t>
        </w:r>
      </w:ins>
      <w:ins w:id="3782" w:author="jon pritchard" w:date="2026-03-19T14:03:00Z" w16du:dateUtc="2026-03-19T13:03:00Z">
        <w:r w:rsidRPr="002867B5">
          <w:rPr>
            <w:rFonts w:cs="Arial"/>
            <w:iCs/>
            <w:lang w:val="en-US"/>
          </w:rPr>
          <w:t>(a</w:t>
        </w:r>
      </w:ins>
      <w:ins w:id="3783" w:author="jonathan pritchard" w:date="2026-04-02T15:18:00Z" w16du:dateUtc="2026-04-02T14:18:00Z">
        <w:r w:rsidR="002867B5">
          <w:rPr>
            <w:rFonts w:cs="Arial"/>
            <w:iCs/>
            <w:lang w:val="en-US"/>
          </w:rPr>
          <w:t xml:space="preserve">s required under clause </w:t>
        </w:r>
        <w:r w:rsidR="002867B5">
          <w:rPr>
            <w:rFonts w:cs="Arial"/>
            <w:iCs/>
            <w:lang w:val="en-US"/>
          </w:rPr>
          <w:fldChar w:fldCharType="begin"/>
        </w:r>
        <w:r w:rsidR="002867B5">
          <w:rPr>
            <w:rFonts w:cs="Arial"/>
            <w:iCs/>
            <w:lang w:val="en-US"/>
          </w:rPr>
          <w:instrText xml:space="preserve"> REF _Ref49482794 \r \h </w:instrText>
        </w:r>
      </w:ins>
      <w:r w:rsidR="002867B5">
        <w:rPr>
          <w:rFonts w:cs="Arial"/>
          <w:iCs/>
          <w:lang w:val="en-US"/>
        </w:rPr>
      </w:r>
      <w:ins w:id="3784" w:author="jonathan pritchard" w:date="2026-04-02T15:18:00Z" w16du:dateUtc="2026-04-02T14:18:00Z">
        <w:r w:rsidR="002867B5">
          <w:rPr>
            <w:rFonts w:cs="Arial"/>
            <w:iCs/>
            <w:lang w:val="en-US"/>
          </w:rPr>
          <w:fldChar w:fldCharType="separate"/>
        </w:r>
        <w:r w:rsidR="002867B5">
          <w:rPr>
            <w:rFonts w:cs="Arial"/>
            <w:iCs/>
            <w:lang w:val="en-US"/>
          </w:rPr>
          <w:t>8.1.1</w:t>
        </w:r>
        <w:r w:rsidR="002867B5">
          <w:rPr>
            <w:rFonts w:cs="Arial"/>
            <w:iCs/>
            <w:lang w:val="en-US"/>
          </w:rPr>
          <w:fldChar w:fldCharType="end"/>
        </w:r>
      </w:ins>
      <w:ins w:id="3785" w:author="jon pritchard" w:date="2026-03-19T14:03:00Z" w16du:dateUtc="2026-03-19T13:03:00Z">
        <w:del w:id="3786" w:author="jonathan pritchard" w:date="2026-04-02T15:18:00Z" w16du:dateUtc="2026-04-02T14:18:00Z">
          <w:r w:rsidRPr="002867B5" w:rsidDel="002867B5">
            <w:rPr>
              <w:rFonts w:cs="Arial"/>
              <w:iCs/>
              <w:lang w:val="en-US"/>
            </w:rPr>
            <w:delText xml:space="preserve">n S-100 Part 15 digital </w:delText>
          </w:r>
        </w:del>
      </w:ins>
      <w:ins w:id="3787" w:author="jonathan pritchard" w:date="2026-04-02T15:18:00Z" w16du:dateUtc="2026-04-02T14:18:00Z">
        <w:r w:rsidR="002867B5">
          <w:rPr>
            <w:rFonts w:cs="Arial"/>
            <w:iCs/>
            <w:lang w:val="en-US"/>
          </w:rPr>
          <w:t>)</w:t>
        </w:r>
      </w:ins>
      <w:ins w:id="3788" w:author="jon pritchard" w:date="2026-03-19T14:02:00Z" w16du:dateUtc="2026-03-19T13:02:00Z">
        <w:r w:rsidRPr="002867B5">
          <w:rPr>
            <w:rFonts w:cs="Arial"/>
            <w:iCs/>
            <w:lang w:val="en-US"/>
          </w:rPr>
          <w:t>. This message may also be shown if a dataset is received with no Data Producer signature.</w:t>
        </w:r>
      </w:ins>
    </w:p>
    <w:p w14:paraId="5B4072E5" w14:textId="77777777" w:rsidR="00404DE8" w:rsidRPr="001C1CAB" w:rsidRDefault="00404DE8" w:rsidP="002B7019">
      <w:pPr>
        <w:spacing w:after="120" w:line="240" w:lineRule="auto"/>
        <w:jc w:val="both"/>
        <w:rPr>
          <w:rFonts w:cs="Arial"/>
          <w:iCs/>
          <w:lang w:val="en-US"/>
        </w:rPr>
      </w:pPr>
    </w:p>
    <w:p w14:paraId="47FB73C8" w14:textId="3279C9C3"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3789" w:name="_Toc219458389"/>
      <w:bookmarkStart w:id="3790" w:name="_Toc226035142"/>
      <w:bookmarkEnd w:id="3789"/>
      <w:r w:rsidRPr="0062074F">
        <w:t>Exchange Set Installation on ECDIS</w:t>
      </w:r>
      <w:bookmarkEnd w:id="3790"/>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564F818A">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lastRenderedPageBreak/>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7395D669">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Default="001358ED" w:rsidP="00807CA6">
      <w:pPr>
        <w:spacing w:after="120" w:line="240" w:lineRule="auto"/>
        <w:jc w:val="both"/>
        <w:rPr>
          <w:ins w:id="3791" w:author="jonathan pritchard" w:date="2026-04-04T11:23:00Z" w16du:dateUtc="2026-04-04T10:23:00Z"/>
        </w:rPr>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311213A4" w14:textId="77777777" w:rsidR="008A5FCE" w:rsidRPr="0062074F" w:rsidRDefault="008A5FCE" w:rsidP="008A5FCE">
      <w:pPr>
        <w:spacing w:after="120" w:line="240" w:lineRule="auto"/>
        <w:jc w:val="both"/>
        <w:rPr>
          <w:ins w:id="3792" w:author="jonathan pritchard" w:date="2026-04-04T11:23:00Z" w16du:dateUtc="2026-04-04T10:23:00Z"/>
        </w:rPr>
      </w:pPr>
    </w:p>
    <w:p w14:paraId="1D884210" w14:textId="77777777" w:rsidR="008A5FCE" w:rsidRPr="0062074F" w:rsidRDefault="008A5FCE" w:rsidP="008A5FCE">
      <w:pPr>
        <w:keepNext/>
        <w:spacing w:line="240" w:lineRule="auto"/>
        <w:jc w:val="center"/>
        <w:rPr>
          <w:ins w:id="3793" w:author="jonathan pritchard" w:date="2026-04-04T11:23:00Z" w16du:dateUtc="2026-04-04T10:23:00Z"/>
        </w:rPr>
      </w:pPr>
      <w:ins w:id="3794" w:author="jonathan pritchard" w:date="2026-04-04T11:23:00Z" w16du:dateUtc="2026-04-04T10:23:00Z">
        <w:r w:rsidRPr="0062074F">
          <w:rPr>
            <w:noProof/>
            <w:lang w:eastAsia="fr-FR"/>
          </w:rPr>
          <w:lastRenderedPageBreak/>
          <w:drawing>
            <wp:inline distT="0" distB="0" distL="0" distR="0" wp14:anchorId="5AABA106" wp14:editId="054D3741">
              <wp:extent cx="4547399" cy="3208149"/>
              <wp:effectExtent l="0" t="0" r="5715" b="0"/>
              <wp:docPr id="1658736109" name="Picture 165873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ins>
    </w:p>
    <w:p w14:paraId="0F5B1E3B" w14:textId="77777777" w:rsidR="008A5FCE" w:rsidRPr="0062074F" w:rsidRDefault="008A5FCE" w:rsidP="008A5FCE">
      <w:pPr>
        <w:pStyle w:val="Caption"/>
        <w:spacing w:line="240" w:lineRule="auto"/>
        <w:jc w:val="center"/>
        <w:rPr>
          <w:ins w:id="3795" w:author="jonathan pritchard" w:date="2026-04-04T11:23:00Z" w16du:dateUtc="2026-04-04T10:23:00Z"/>
        </w:rPr>
      </w:pPr>
      <w:ins w:id="3796" w:author="jonathan pritchard" w:date="2026-04-04T11:23:00Z" w16du:dateUtc="2026-04-04T10:23:00Z">
        <w:r w:rsidRPr="0062074F">
          <w:t>Figure 9 - Authentication of Feature and Portrayal Catalogues</w:t>
        </w:r>
      </w:ins>
    </w:p>
    <w:p w14:paraId="35A37CAD" w14:textId="77777777" w:rsidR="008A5FCE" w:rsidRPr="0062074F" w:rsidRDefault="008A5FCE" w:rsidP="008A5FCE">
      <w:pPr>
        <w:spacing w:line="240" w:lineRule="auto"/>
        <w:jc w:val="center"/>
        <w:rPr>
          <w:ins w:id="3797" w:author="jonathan pritchard" w:date="2026-04-04T11:23:00Z" w16du:dateUtc="2026-04-04T10:23:00Z"/>
        </w:rPr>
      </w:pPr>
    </w:p>
    <w:p w14:paraId="5BF2B803" w14:textId="77777777" w:rsidR="008A5FCE" w:rsidRPr="0062074F" w:rsidRDefault="008A5FCE" w:rsidP="008A5FCE">
      <w:pPr>
        <w:spacing w:line="240" w:lineRule="auto"/>
        <w:jc w:val="center"/>
        <w:rPr>
          <w:ins w:id="3798" w:author="jonathan pritchard" w:date="2026-04-04T11:23:00Z" w16du:dateUtc="2026-04-04T10:23:00Z"/>
        </w:rPr>
      </w:pPr>
    </w:p>
    <w:p w14:paraId="324C86F6" w14:textId="6DCE42D1" w:rsidR="008A5FCE" w:rsidRDefault="008A5FCE">
      <w:pPr>
        <w:jc w:val="both"/>
        <w:rPr>
          <w:ins w:id="3799" w:author="jonathan pritchard" w:date="2026-04-04T11:24:00Z" w16du:dateUtc="2026-04-04T10:24:00Z"/>
        </w:rPr>
        <w:pPrChange w:id="3800" w:author="jonathan pritchard" w:date="2026-04-04T11:24:00Z" w16du:dateUtc="2026-04-04T10:24:00Z">
          <w:pPr/>
        </w:pPrChange>
      </w:pPr>
      <w:ins w:id="3801" w:author="jonathan pritchard" w:date="2026-04-04T11:23:00Z" w16du:dateUtc="2026-04-04T10:23:00Z">
        <w:r>
          <w:t xml:space="preserve">Fileless Cancellation of datasets is achieved by the receipt of a dataset discovery metadata entry with no accompanying datafile but with a digital signature matching the original Data Producer signature, and the S100Purpose set to “cancellation”. </w:t>
        </w:r>
      </w:ins>
      <w:ins w:id="3802" w:author="jonathan pritchard" w:date="2026-04-04T11:24:00Z" w16du:dateUtc="2026-04-04T10:24:00Z">
        <w:r>
          <w:t>Additionally a cancellation signature, a signature of the original Data producer signature must be present and valid.</w:t>
        </w:r>
      </w:ins>
    </w:p>
    <w:p w14:paraId="098A29A7" w14:textId="02E1FA50" w:rsidR="008A5FCE" w:rsidRPr="0062074F" w:rsidRDefault="008A5FCE">
      <w:pPr>
        <w:jc w:val="both"/>
        <w:rPr>
          <w:ins w:id="3803" w:author="jonathan pritchard" w:date="2026-04-04T11:23:00Z" w16du:dateUtc="2026-04-04T10:23:00Z"/>
        </w:rPr>
        <w:pPrChange w:id="3804" w:author="jonathan pritchard" w:date="2026-04-04T11:24:00Z" w16du:dateUtc="2026-04-04T10:24:00Z">
          <w:pPr/>
        </w:pPrChange>
      </w:pPr>
      <w:ins w:id="3805" w:author="jonathan pritchard" w:date="2026-04-04T11:23:00Z" w16du:dateUtc="2026-04-04T10:23:00Z">
        <w:r>
          <w:t>Prior to cancellation this signature must be checked by the S-100 ECDIS to ensure it matches, according to the following flow diagram.</w:t>
        </w:r>
      </w:ins>
    </w:p>
    <w:p w14:paraId="146CA7FD" w14:textId="5FF273F3" w:rsidR="008A5FCE" w:rsidRDefault="008A5FCE">
      <w:pPr>
        <w:keepNext/>
        <w:spacing w:line="240" w:lineRule="auto"/>
        <w:jc w:val="center"/>
        <w:rPr>
          <w:ins w:id="3806" w:author="jonathan pritchard" w:date="2026-04-04T11:23:00Z" w16du:dateUtc="2026-04-04T10:23:00Z"/>
        </w:rPr>
        <w:pPrChange w:id="3807" w:author="jonathan pritchard" w:date="2026-04-04T11:23:00Z" w16du:dateUtc="2026-04-04T10:23:00Z">
          <w:pPr>
            <w:keepNext/>
            <w:spacing w:line="240" w:lineRule="auto"/>
          </w:pPr>
        </w:pPrChange>
      </w:pPr>
      <w:ins w:id="3808" w:author="jonathan pritchard" w:date="2026-04-04T11:23:00Z" w16du:dateUtc="2026-04-04T10:23:00Z">
        <w:r w:rsidRPr="00B618E8">
          <w:rPr>
            <w:noProof/>
          </w:rPr>
          <w:drawing>
            <wp:inline distT="0" distB="0" distL="0" distR="0" wp14:anchorId="7E4D6471" wp14:editId="7A134D37">
              <wp:extent cx="5782310" cy="2849880"/>
              <wp:effectExtent l="0" t="0" r="0" b="0"/>
              <wp:docPr id="126320066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69"/>
                      <a:stretch>
                        <a:fillRect/>
                      </a:stretch>
                    </pic:blipFill>
                    <pic:spPr>
                      <a:xfrm>
                        <a:off x="0" y="0"/>
                        <a:ext cx="5782310" cy="2849880"/>
                      </a:xfrm>
                      <a:prstGeom prst="rect">
                        <a:avLst/>
                      </a:prstGeom>
                    </pic:spPr>
                  </pic:pic>
                </a:graphicData>
              </a:graphic>
            </wp:inline>
          </w:drawing>
        </w:r>
      </w:ins>
    </w:p>
    <w:p w14:paraId="277550DB" w14:textId="77777777" w:rsidR="008A5FCE" w:rsidRPr="0062074F" w:rsidRDefault="008A5FCE" w:rsidP="008A5FCE">
      <w:pPr>
        <w:pStyle w:val="Caption"/>
        <w:jc w:val="center"/>
        <w:rPr>
          <w:ins w:id="3809" w:author="jonathan pritchard" w:date="2026-04-04T11:23:00Z" w16du:dateUtc="2026-04-04T10:23:00Z"/>
        </w:rPr>
      </w:pPr>
      <w:ins w:id="3810" w:author="jonathan pritchard" w:date="2026-04-04T11:23:00Z" w16du:dateUtc="2026-04-04T10:23:00Z">
        <w:r>
          <w:t>Figure 10: Fileless Cancellation of datasets.</w:t>
        </w:r>
      </w:ins>
    </w:p>
    <w:p w14:paraId="602EA6F7" w14:textId="77777777" w:rsidR="008A5FCE" w:rsidRDefault="008A5FCE" w:rsidP="00807CA6">
      <w:pPr>
        <w:spacing w:after="120" w:line="240" w:lineRule="auto"/>
        <w:jc w:val="both"/>
        <w:rPr>
          <w:ins w:id="3811" w:author="jonathan pritchard" w:date="2026-04-04T11:22:00Z" w16du:dateUtc="2026-04-04T10:22:00Z"/>
        </w:rPr>
      </w:pPr>
    </w:p>
    <w:p w14:paraId="0B667A01" w14:textId="34003978" w:rsidR="008A5FCE" w:rsidRPr="0062074F" w:rsidDel="00C52276" w:rsidRDefault="008A5FCE" w:rsidP="00807CA6">
      <w:pPr>
        <w:spacing w:after="120" w:line="240" w:lineRule="auto"/>
        <w:jc w:val="both"/>
        <w:rPr>
          <w:del w:id="3812" w:author="jonathan pritchard" w:date="2026-04-04T11:25:00Z" w16du:dateUtc="2026-04-04T10:25:00Z"/>
        </w:rPr>
      </w:pPr>
    </w:p>
    <w:p w14:paraId="402382A1" w14:textId="428C4564" w:rsidR="00A27D19" w:rsidRPr="0062074F" w:rsidDel="00C52276" w:rsidRDefault="00BB2EDA" w:rsidP="004E61EE">
      <w:pPr>
        <w:keepNext/>
        <w:spacing w:line="240" w:lineRule="auto"/>
        <w:jc w:val="center"/>
        <w:rPr>
          <w:del w:id="3813" w:author="jonathan pritchard" w:date="2026-04-04T11:25:00Z" w16du:dateUtc="2026-04-04T10:25:00Z"/>
        </w:rPr>
      </w:pPr>
      <w:del w:id="3814" w:author="jonathan pritchard" w:date="2026-04-04T11:25:00Z" w16du:dateUtc="2026-04-04T10:25:00Z">
        <w:r w:rsidRPr="0062074F" w:rsidDel="00C52276">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del>
    </w:p>
    <w:p w14:paraId="2938EE9F" w14:textId="0EB5C502" w:rsidR="00BB2EDA" w:rsidRPr="0062074F" w:rsidDel="00C52276" w:rsidRDefault="00A27D19" w:rsidP="004E61EE">
      <w:pPr>
        <w:pStyle w:val="Caption"/>
        <w:spacing w:line="240" w:lineRule="auto"/>
        <w:jc w:val="center"/>
        <w:rPr>
          <w:del w:id="3815" w:author="jonathan pritchard" w:date="2026-04-04T11:25:00Z" w16du:dateUtc="2026-04-04T10:25:00Z"/>
        </w:rPr>
      </w:pPr>
      <w:del w:id="3816" w:author="jonathan pritchard" w:date="2026-04-04T11:25:00Z" w16du:dateUtc="2026-04-04T10:25:00Z">
        <w:r w:rsidRPr="0062074F" w:rsidDel="00C52276">
          <w:delText xml:space="preserve">Figure </w:delText>
        </w:r>
        <w:r w:rsidR="00663161" w:rsidRPr="0062074F" w:rsidDel="00C52276">
          <w:delText>9</w:delText>
        </w:r>
        <w:r w:rsidR="005B4B99" w:rsidRPr="0062074F" w:rsidDel="00C52276">
          <w:delText xml:space="preserve"> -</w:delText>
        </w:r>
        <w:r w:rsidRPr="0062074F" w:rsidDel="00C52276">
          <w:delText xml:space="preserve"> Authentication of </w:delText>
        </w:r>
        <w:r w:rsidR="005B4B99" w:rsidRPr="0062074F" w:rsidDel="00C52276">
          <w:delText>F</w:delText>
        </w:r>
        <w:r w:rsidRPr="0062074F" w:rsidDel="00C52276">
          <w:delText>eature</w:delText>
        </w:r>
        <w:r w:rsidR="00606130" w:rsidRPr="0062074F" w:rsidDel="00C52276">
          <w:delText xml:space="preserve"> and</w:delText>
        </w:r>
        <w:r w:rsidRPr="0062074F" w:rsidDel="00C52276">
          <w:delText xml:space="preserve"> </w:delText>
        </w:r>
        <w:r w:rsidR="005B4B99" w:rsidRPr="0062074F" w:rsidDel="00C52276">
          <w:delText>P</w:delText>
        </w:r>
        <w:r w:rsidRPr="0062074F" w:rsidDel="00C52276">
          <w:delText xml:space="preserve">ortrayal </w:delText>
        </w:r>
        <w:r w:rsidR="005B4B99" w:rsidRPr="0062074F" w:rsidDel="00C52276">
          <w:delText>C</w:delText>
        </w:r>
        <w:r w:rsidRPr="0062074F" w:rsidDel="00C52276">
          <w:delText>atalogues</w:delText>
        </w:r>
      </w:del>
    </w:p>
    <w:p w14:paraId="3690A724" w14:textId="6E538656" w:rsidR="00BD515B" w:rsidRPr="0062074F" w:rsidDel="00C52276" w:rsidRDefault="00BD515B" w:rsidP="004E61EE">
      <w:pPr>
        <w:spacing w:line="240" w:lineRule="auto"/>
        <w:jc w:val="center"/>
        <w:rPr>
          <w:del w:id="3817" w:author="jonathan pritchard" w:date="2026-04-04T11:25:00Z" w16du:dateUtc="2026-04-04T10:25:00Z"/>
        </w:rPr>
      </w:pPr>
    </w:p>
    <w:p w14:paraId="6D3F139B" w14:textId="15557C51" w:rsidR="007778D7" w:rsidRPr="0062074F" w:rsidDel="00C52276" w:rsidRDefault="007778D7" w:rsidP="004E61EE">
      <w:pPr>
        <w:spacing w:line="240" w:lineRule="auto"/>
        <w:jc w:val="center"/>
        <w:rPr>
          <w:del w:id="3818" w:author="jonathan pritchard" w:date="2026-04-04T11:25:00Z" w16du:dateUtc="2026-04-04T10:25:00Z"/>
        </w:rPr>
      </w:pPr>
    </w:p>
    <w:p w14:paraId="1371CC4E" w14:textId="1FA6338A" w:rsidR="00153105" w:rsidRPr="004B5779" w:rsidDel="00C52276" w:rsidRDefault="004B5779" w:rsidP="001C1CAB">
      <w:pPr>
        <w:rPr>
          <w:del w:id="3819" w:author="jonathan pritchard" w:date="2026-04-04T11:25:00Z" w16du:dateUtc="2026-04-04T10:25:00Z"/>
        </w:rPr>
      </w:pPr>
      <w:del w:id="3820" w:author="jonathan pritchard" w:date="2026-04-04T11:25:00Z" w16du:dateUtc="2026-04-04T10:25:00Z">
        <w:r w:rsidDel="00C52276">
          <w:delText xml:space="preserve">Fileless Cancellation of datasets is achieved by the receipt of a dataset discovery metadata entry with no accompanying datafile but with a digital signature matching the original Data Producer signature, and </w:delText>
        </w:r>
        <w:r w:rsidR="0056664F" w:rsidDel="00C52276">
          <w:delText>the S100Purpose set to “cancellation”. Prior to cancellation this signature must be checked by the S-100 ECDIS to ensure it matches, according to the following flow diagram.</w:delText>
        </w:r>
      </w:del>
    </w:p>
    <w:p w14:paraId="27FFB26A" w14:textId="4613FCEA" w:rsidR="007778D7" w:rsidRPr="0062074F" w:rsidDel="00C52276" w:rsidRDefault="007778D7">
      <w:pPr>
        <w:rPr>
          <w:del w:id="3821" w:author="jonathan pritchard" w:date="2026-04-04T11:25:00Z" w16du:dateUtc="2026-04-04T10:25:00Z"/>
        </w:rPr>
        <w:pPrChange w:id="3822" w:author="jon pritchard" w:date="2026-03-19T13:52:00Z" w16du:dateUtc="2026-03-19T12:52:00Z">
          <w:pPr>
            <w:spacing w:line="240" w:lineRule="auto"/>
          </w:pPr>
        </w:pPrChange>
      </w:pPr>
    </w:p>
    <w:p w14:paraId="76FBFC13" w14:textId="7940928E" w:rsidR="004B5779" w:rsidDel="00C52276" w:rsidRDefault="004B5779" w:rsidP="002867B5">
      <w:pPr>
        <w:keepNext/>
        <w:spacing w:line="240" w:lineRule="auto"/>
        <w:jc w:val="center"/>
        <w:rPr>
          <w:del w:id="3823" w:author="jonathan pritchard" w:date="2026-04-04T11:25:00Z" w16du:dateUtc="2026-04-04T10:25:00Z"/>
        </w:rPr>
      </w:pPr>
      <w:del w:id="3824" w:author="jonathan pritchard" w:date="2026-04-04T11:25:00Z" w16du:dateUtc="2026-04-04T10:25:00Z">
        <w:r w:rsidDel="00C52276">
          <w:rPr>
            <w:noProof/>
          </w:rPr>
          <w:lastRenderedPageBreak/>
          <w:drawing>
            <wp:inline distT="0" distB="0" distL="0" distR="0" wp14:anchorId="3BBA5832" wp14:editId="66CD8C93">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del>
      <w:ins w:id="3825" w:author="jon pritchard" w:date="2026-03-19T13:51:00Z" w16du:dateUtc="2026-03-19T12:51:00Z">
        <w:del w:id="3826" w:author="jonathan pritchard" w:date="2026-04-04T11:25:00Z" w16du:dateUtc="2026-04-04T10:25:00Z">
          <w:r w:rsidR="00B618E8" w:rsidRPr="00B618E8" w:rsidDel="00C52276">
            <w:rPr>
              <w:noProof/>
            </w:rPr>
            <w:drawing>
              <wp:inline distT="0" distB="0" distL="0" distR="0" wp14:anchorId="10653499" wp14:editId="53E6C06B">
                <wp:extent cx="5683250" cy="2781300"/>
                <wp:effectExtent l="19050" t="19050" r="12700" b="19050"/>
                <wp:docPr id="416447464"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rotWithShape="1">
                        <a:blip r:embed="rId69"/>
                        <a:srcRect l="-548" t="445" r="2261" b="1962"/>
                        <a:stretch>
                          <a:fillRect/>
                        </a:stretch>
                      </pic:blipFill>
                      <pic:spPr bwMode="auto">
                        <a:xfrm>
                          <a:off x="0" y="0"/>
                          <a:ext cx="5683250" cy="2781300"/>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del>
      </w:ins>
    </w:p>
    <w:p w14:paraId="0BA38F47" w14:textId="1BFECA4F" w:rsidR="00312EE5" w:rsidRPr="0062074F" w:rsidDel="00C52276" w:rsidRDefault="004B5779" w:rsidP="001C1CAB">
      <w:pPr>
        <w:pStyle w:val="Caption"/>
        <w:jc w:val="center"/>
        <w:rPr>
          <w:del w:id="3827" w:author="jonathan pritchard" w:date="2026-04-04T11:25:00Z" w16du:dateUtc="2026-04-04T10:25:00Z"/>
        </w:rPr>
      </w:pPr>
      <w:del w:id="3828" w:author="jonathan pritchard" w:date="2026-04-04T11:25:00Z" w16du:dateUtc="2026-04-04T10:25:00Z">
        <w:r w:rsidDel="00C52276">
          <w:delText>Figure</w:delText>
        </w:r>
        <w:r w:rsidR="009D04EC" w:rsidDel="00C52276">
          <w:delText xml:space="preserve"> 10</w:delText>
        </w:r>
        <w:r w:rsidDel="00C52276">
          <w:delText>: Fileless Cancellation of datasets.</w:delText>
        </w:r>
      </w:del>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3829" w:name="_Ref158105624"/>
      <w:bookmarkStart w:id="3830" w:name="_Toc226035143"/>
      <w:r w:rsidRPr="0062074F">
        <w:t>Appendix</w:t>
      </w:r>
      <w:r w:rsidR="000849E6" w:rsidRPr="0062074F">
        <w:t xml:space="preserve"> C </w:t>
      </w:r>
      <w:bookmarkStart w:id="3831" w:name="_Toc100303047"/>
      <w:r w:rsidR="00802BDD" w:rsidRPr="0062074F">
        <w:t xml:space="preserve"> - </w:t>
      </w:r>
      <w:r w:rsidR="000806E0" w:rsidRPr="0062074F">
        <w:t xml:space="preserve"> </w:t>
      </w:r>
      <w:r w:rsidRPr="0062074F">
        <w:t>ECDIS Update Status Reports</w:t>
      </w:r>
      <w:bookmarkEnd w:id="3829"/>
      <w:bookmarkEnd w:id="3830"/>
      <w:bookmarkEnd w:id="3831"/>
    </w:p>
    <w:p w14:paraId="42AEC368" w14:textId="77777777" w:rsidR="000A0D43" w:rsidRPr="0062074F" w:rsidRDefault="000A0D43" w:rsidP="002D7DEE">
      <w:pPr>
        <w:pStyle w:val="Heading1"/>
        <w:numPr>
          <w:ilvl w:val="0"/>
          <w:numId w:val="172"/>
        </w:numPr>
      </w:pPr>
      <w:bookmarkStart w:id="3832" w:name="_Toc226035144"/>
      <w:r w:rsidRPr="0062074F">
        <w:t>Purpose</w:t>
      </w:r>
      <w:bookmarkEnd w:id="3832"/>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69C4A1C8"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w:t>
      </w:r>
      <w:ins w:id="3833" w:author="jon pritchard" w:date="2026-03-07T12:29:00Z" w16du:dateUtc="2026-03-06T23:29:00Z">
        <w:r w:rsidR="003C1749">
          <w:t>on,</w:t>
        </w:r>
      </w:ins>
      <w:del w:id="3834" w:author="jon pritchard" w:date="2026-03-07T12:29:00Z" w16du:dateUtc="2026-03-06T23:29:00Z">
        <w:r w:rsidRPr="0062074F" w:rsidDel="003C1749">
          <w:delText>on</w:delText>
        </w:r>
        <w:r w:rsidR="00AA3FC9" w:rsidRPr="0062074F" w:rsidDel="003C1749">
          <w:delText xml:space="preserve"> </w:delText>
        </w:r>
      </w:del>
      <w:del w:id="3835" w:author="jon pritchard" w:date="2026-03-07T12:28:00Z" w16du:dateUtc="2026-03-06T23:28:00Z">
        <w:r w:rsidRPr="0062074F" w:rsidDel="003C1749">
          <w:delText>.</w:delText>
        </w:r>
        <w:r w:rsidR="00591054" w:rsidRPr="0062074F" w:rsidDel="003C1749">
          <w:delText>i.e</w:delText>
        </w:r>
      </w:del>
      <w:del w:id="3836" w:author="jon pritchard" w:date="2026-03-07T12:29:00Z" w16du:dateUtc="2026-03-06T23:29:00Z">
        <w:r w:rsidR="00591054" w:rsidRPr="0062074F" w:rsidDel="003C1749">
          <w:delText>.</w:delText>
        </w:r>
      </w:del>
      <w:r w:rsidR="00591054" w:rsidRPr="0062074F">
        <w:t xml:space="preserve"> S-102 and S-104</w:t>
      </w:r>
      <w:ins w:id="3837" w:author="jon pritchard" w:date="2026-03-07T12:29:00Z" w16du:dateUtc="2026-03-06T23:29:00Z">
        <w:r w:rsidR="003C1749">
          <w:t>;</w:t>
        </w:r>
      </w:ins>
      <w:del w:id="3838" w:author="jon pritchard" w:date="2026-03-07T12:28:00Z" w16du:dateUtc="2026-03-06T23:28:00Z">
        <w:r w:rsidR="00591054" w:rsidRPr="0062074F" w:rsidDel="003C1749">
          <w:delText>?</w:delText>
        </w:r>
      </w:del>
    </w:p>
    <w:p w14:paraId="6C07E6A6" w14:textId="14606767" w:rsidR="000A0D43" w:rsidRPr="0062074F" w:rsidRDefault="000A0D43" w:rsidP="00E15709">
      <w:pPr>
        <w:pStyle w:val="ListParagraph"/>
        <w:numPr>
          <w:ilvl w:val="0"/>
          <w:numId w:val="81"/>
        </w:numPr>
        <w:spacing w:after="120" w:line="240" w:lineRule="auto"/>
        <w:jc w:val="both"/>
      </w:pPr>
      <w:r w:rsidRPr="0062074F">
        <w:lastRenderedPageBreak/>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ins w:id="3839" w:author="jon pritchard" w:date="2026-03-07T12:29:00Z" w16du:dateUtc="2026-03-06T23:29:00Z">
        <w:r w:rsidR="003C1749">
          <w:t>.</w:t>
        </w:r>
      </w:ins>
      <w:del w:id="3840" w:author="jon pritchard" w:date="2026-03-07T12:29:00Z" w16du:dateUtc="2026-03-06T23:29:00Z">
        <w:r w:rsidRPr="0062074F" w:rsidDel="003C1749">
          <w:delText xml:space="preserve"> </w:delText>
        </w:r>
      </w:del>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ins w:id="3841" w:author="jon pritchard" w:date="2026-03-17T11:35:00Z" w16du:dateUtc="2026-03-17T10:35:00Z">
        <w:r w:rsidR="00D457B3">
          <w:t>;</w:t>
        </w:r>
      </w:ins>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3842" w:name="_Hlk144392203"/>
      <w:r w:rsidR="003B11C8" w:rsidRPr="0062074F">
        <w:t xml:space="preserve">System Database </w:t>
      </w:r>
      <w:bookmarkEnd w:id="3842"/>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1FA6B030"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ins w:id="3843" w:author="jonathan pritchard" w:date="2026-03-11T10:48:00Z" w16du:dateUtc="2026-03-11T10:48:00Z">
        <w:r w:rsidR="00353B98">
          <w:t>W</w:t>
        </w:r>
      </w:ins>
      <w:del w:id="3844" w:author="jonathan pritchard" w:date="2026-03-11T10:48:00Z" w16du:dateUtc="2026-03-11T10:48:00Z">
        <w:r w:rsidRPr="0062074F" w:rsidDel="00353B98">
          <w:delText>w</w:delText>
        </w:r>
      </w:del>
      <w:r w:rsidRPr="0062074F">
        <w:t>arning</w:t>
      </w:r>
      <w:del w:id="3845" w:author="jonathan pritchard" w:date="2026-03-11T10:48:00Z" w16du:dateUtc="2026-03-11T10:48:00Z">
        <w:r w:rsidRPr="0062074F" w:rsidDel="00353B98">
          <w:delText>s</w:delText>
        </w:r>
      </w:del>
      <w:ins w:id="3846" w:author="jonathan pritchard" w:date="2026-03-11T10:48:00Z" w16du:dateUtc="2026-03-11T10:48:00Z">
        <w:r w:rsidR="00353B98">
          <w:t xml:space="preserve"> datasets</w:t>
        </w:r>
      </w:ins>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lastRenderedPageBreak/>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5B6867B"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del w:id="3847" w:author="jon pritchard" w:date="2026-03-08T00:16:00Z" w16du:dateUtc="2026-03-08T08:16:00Z">
        <w:r w:rsidRPr="0062074F" w:rsidDel="00E934DF">
          <w:delText>section</w:delText>
        </w:r>
        <w:r w:rsidR="00DF6704" w:rsidRPr="0062074F" w:rsidDel="00E934DF">
          <w:delText xml:space="preserve"> </w:delText>
        </w:r>
      </w:del>
      <w:ins w:id="3848" w:author="jon pritchard" w:date="2026-03-08T00:16:00Z" w16du:dateUtc="2026-03-08T08:16:00Z">
        <w:r w:rsidR="00E934DF">
          <w:t>clause</w:t>
        </w:r>
        <w:r w:rsidR="00E934DF" w:rsidRPr="0062074F">
          <w:t xml:space="preserve"> </w:t>
        </w:r>
      </w:ins>
      <w:ins w:id="3849" w:author="jon pritchard" w:date="2026-03-07T20:45:00Z" w16du:dateUtc="2026-03-07T07:45:00Z">
        <w:r w:rsidR="004F1135">
          <w:fldChar w:fldCharType="begin"/>
        </w:r>
        <w:r w:rsidR="004F1135">
          <w:instrText xml:space="preserve"> REF _Ref49482794 \r \h </w:instrText>
        </w:r>
      </w:ins>
      <w:r w:rsidR="004F1135">
        <w:fldChar w:fldCharType="separate"/>
      </w:r>
      <w:ins w:id="3850" w:author="jon pritchard" w:date="2026-03-07T20:45:00Z" w16du:dateUtc="2026-03-07T07:45:00Z">
        <w:r w:rsidR="004F1135">
          <w:t>8.1.1</w:t>
        </w:r>
        <w:r w:rsidR="004F1135">
          <w:fldChar w:fldCharType="end"/>
        </w:r>
      </w:ins>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55636A8B"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t>
      </w:r>
      <w:ins w:id="3851" w:author="jonathan pritchard" w:date="2026-04-02T17:13:00Z" w16du:dateUtc="2026-04-02T16:13:00Z">
        <w:r w:rsidR="00D41A7E">
          <w:t xml:space="preserve">listed in </w:t>
        </w:r>
        <w:r w:rsidR="00D41A7E">
          <w:fldChar w:fldCharType="begin"/>
        </w:r>
        <w:r w:rsidR="00D41A7E">
          <w:instrText xml:space="preserve"> REF _Ref45055302 \r \h </w:instrText>
        </w:r>
      </w:ins>
      <w:ins w:id="3852" w:author="jonathan pritchard" w:date="2026-04-02T17:13:00Z" w16du:dateUtc="2026-04-02T16:13:00Z">
        <w:r w:rsidR="00D41A7E">
          <w:fldChar w:fldCharType="separate"/>
        </w:r>
        <w:r w:rsidR="00D41A7E">
          <w:t>6.1.1</w:t>
        </w:r>
        <w:r w:rsidR="00D41A7E">
          <w:fldChar w:fldCharType="end"/>
        </w:r>
        <w:r w:rsidR="00D41A7E">
          <w:t xml:space="preserve"> </w:t>
        </w:r>
      </w:ins>
      <w:r w:rsidRPr="0062074F">
        <w:t>(with the exception of S-128 itself</w:t>
      </w:r>
      <w:ins w:id="3853" w:author="jonathan pritchard" w:date="2026-04-02T17:13:00Z" w16du:dateUtc="2026-04-02T16:13:00Z">
        <w:r w:rsidR="00D41A7E">
          <w:t xml:space="preserve"> and S-129</w:t>
        </w:r>
      </w:ins>
      <w:r w:rsidRPr="0062074F">
        <w:t xml:space="preserve">)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ins w:id="3854" w:author="jon pritchard" w:date="2026-03-07T20:47:00Z" w16du:dateUtc="2026-03-07T07:47:00Z">
        <w:r w:rsidR="004F1135">
          <w:t>C-</w:t>
        </w:r>
      </w:ins>
      <w:r w:rsidR="00062E19" w:rsidRPr="0062074F">
        <w:t>1</w:t>
      </w:r>
      <w:ins w:id="3855" w:author="jon pritchard" w:date="2026-03-07T20:48:00Z" w16du:dateUtc="2026-03-07T07:48:00Z">
        <w:r w:rsidR="004F1135">
          <w:t>-1</w:t>
        </w:r>
      </w:ins>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6DA63F38" w:rsidR="001640BB" w:rsidRPr="0062074F" w:rsidRDefault="001640BB" w:rsidP="001640BB">
      <w:pPr>
        <w:pStyle w:val="Caption"/>
        <w:spacing w:after="120" w:line="240" w:lineRule="auto"/>
        <w:jc w:val="center"/>
      </w:pPr>
      <w:r w:rsidRPr="0062074F">
        <w:t xml:space="preserve">Figure </w:t>
      </w:r>
      <w:ins w:id="3856" w:author="jon pritchard" w:date="2026-03-07T20:48:00Z" w16du:dateUtc="2026-03-07T07:48:00Z">
        <w:r w:rsidR="004F1135">
          <w:t>C-1-2</w:t>
        </w:r>
      </w:ins>
      <w:del w:id="3857" w:author="jon pritchard" w:date="2026-03-07T20:48:00Z" w16du:dateUtc="2026-03-07T07:48:00Z">
        <w:r w:rsidRPr="0062074F" w:rsidDel="004F1135">
          <w:delText>2</w:delText>
        </w:r>
      </w:del>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3858" w:name="_Hlk87104123"/>
            <w:r w:rsidRPr="0062074F">
              <w:t>Electronic Nautical Publications (ENP) Update Status Report</w:t>
            </w:r>
            <w:bookmarkEnd w:id="3858"/>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The date is taken from the latest S-128 datasets issueDate in the CATALOG.XML and is</w:t>
            </w:r>
            <w:r w:rsidR="00F74131" w:rsidRPr="0062074F">
              <w:t xml:space="preserve"> expressed in ISO8601 notation:</w:t>
            </w:r>
          </w:p>
          <w:p w14:paraId="704DF6D6" w14:textId="3BC18A20"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w:t>
            </w:r>
            <w:ins w:id="3859" w:author="jonathan pritchard" w:date="2026-04-02T17:08:00Z" w16du:dateUtc="2026-04-02T16:08:00Z">
              <w:r w:rsidR="00D41A7E">
                <w:rPr>
                  <w:b/>
                  <w:bCs/>
                </w:rPr>
                <w:t>T</w:t>
              </w:r>
            </w:ins>
            <w:del w:id="3860" w:author="jonathan pritchard" w:date="2026-04-02T17:08:00Z" w16du:dateUtc="2026-04-02T16:08:00Z">
              <w:r w:rsidRPr="0062074F" w:rsidDel="00D41A7E">
                <w:rPr>
                  <w:b/>
                  <w:bCs/>
                </w:rPr>
                <w:delText>Z</w:delText>
              </w:r>
            </w:del>
            <w:r w:rsidRPr="0062074F">
              <w:rPr>
                <w:b/>
                <w:bCs/>
              </w:rPr>
              <w:t>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F25B0A" w:rsidR="000054D6" w:rsidRPr="0062074F" w:rsidRDefault="00331A1D" w:rsidP="00DF6704">
      <w:pPr>
        <w:pStyle w:val="Caption"/>
        <w:spacing w:after="120" w:line="240" w:lineRule="auto"/>
        <w:jc w:val="center"/>
        <w:rPr>
          <w:bCs/>
        </w:rPr>
      </w:pPr>
      <w:r w:rsidRPr="0062074F">
        <w:t xml:space="preserve">Table </w:t>
      </w:r>
      <w:ins w:id="3861" w:author="jon pritchard" w:date="2026-03-07T20:48:00Z" w16du:dateUtc="2026-03-07T07:48:00Z">
        <w:r w:rsidR="004F1135">
          <w:t>C-1-1</w:t>
        </w:r>
      </w:ins>
      <w:del w:id="3862" w:author="jon pritchard" w:date="2026-03-07T20:48:00Z" w16du:dateUtc="2026-03-07T07:48:00Z">
        <w:r w:rsidRPr="0062074F" w:rsidDel="004F1135">
          <w:delText>3</w:delText>
        </w:r>
      </w:del>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40A8F73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del w:id="3863" w:author="jon pritchard" w:date="2026-03-08T00:17:00Z" w16du:dateUtc="2026-03-08T08:17:00Z">
        <w:r w:rsidR="00DF6704" w:rsidRPr="0062074F" w:rsidDel="00E934DF">
          <w:delText xml:space="preserve">Section </w:delText>
        </w:r>
      </w:del>
      <w:ins w:id="3864" w:author="jon pritchard" w:date="2026-03-08T00:17:00Z" w16du:dateUtc="2026-03-08T08:17:00Z">
        <w:r w:rsidR="00E934DF">
          <w:t>clause</w:t>
        </w:r>
        <w:r w:rsidR="00E934DF" w:rsidRPr="0062074F">
          <w:t xml:space="preserve"> </w:t>
        </w:r>
      </w:ins>
      <w:ins w:id="3865" w:author="jon pritchard" w:date="2026-03-07T20:47:00Z" w16du:dateUtc="2026-03-07T07:47:00Z">
        <w:r w:rsidR="004F1135">
          <w:fldChar w:fldCharType="begin"/>
        </w:r>
        <w:r w:rsidR="004F1135">
          <w:instrText xml:space="preserve"> REF _Ref49482794 \r \h </w:instrText>
        </w:r>
      </w:ins>
      <w:r w:rsidR="004F1135">
        <w:fldChar w:fldCharType="separate"/>
      </w:r>
      <w:ins w:id="3866" w:author="jon pritchard" w:date="2026-03-07T20:47:00Z" w16du:dateUtc="2026-03-07T07:47:00Z">
        <w:r w:rsidR="004F1135">
          <w:t>8.1.1</w:t>
        </w:r>
        <w:r w:rsidR="004F1135">
          <w:fldChar w:fldCharType="end"/>
        </w:r>
      </w:ins>
      <w:del w:id="3867" w:author="jon pritchard" w:date="2026-03-07T20:47:00Z" w16du:dateUtc="2026-03-07T07:47:00Z">
        <w:r w:rsidR="00DF6704" w:rsidRPr="0062074F" w:rsidDel="004F1135">
          <w:delText>9.1.1</w:delText>
        </w:r>
      </w:del>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 xml:space="preserve">pecification) update information for the </w:t>
            </w:r>
            <w:r w:rsidRPr="0062074F">
              <w:lastRenderedPageBreak/>
              <w:t>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01FC1879" w:rsidR="000A0D43" w:rsidRPr="0062074F" w:rsidRDefault="00A00ECD" w:rsidP="009E15EE">
      <w:pPr>
        <w:pStyle w:val="Caption"/>
        <w:spacing w:after="120" w:line="240" w:lineRule="auto"/>
        <w:jc w:val="center"/>
        <w:rPr>
          <w:bCs/>
        </w:rPr>
      </w:pPr>
      <w:r w:rsidRPr="0062074F">
        <w:t>Table</w:t>
      </w:r>
      <w:ins w:id="3868" w:author="jon pritchard" w:date="2026-03-07T20:48:00Z" w16du:dateUtc="2026-03-07T07:48:00Z">
        <w:r w:rsidR="004F1135">
          <w:t xml:space="preserve"> C-1-2</w:t>
        </w:r>
      </w:ins>
      <w:r w:rsidRPr="0062074F">
        <w:t xml:space="preserve"> </w:t>
      </w:r>
      <w:del w:id="3869" w:author="jon pritchard" w:date="2026-03-07T20:47:00Z" w16du:dateUtc="2026-03-07T07:47:00Z">
        <w:r w:rsidR="00A310A1" w:rsidRPr="0062074F" w:rsidDel="004F1135">
          <w:delText>4</w:delText>
        </w:r>
      </w:del>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lastRenderedPageBreak/>
        <w:t>Date of Report</w:t>
      </w:r>
      <w:r w:rsidRPr="0062074F">
        <w:t>: 1 Jun 2013</w:t>
      </w:r>
    </w:p>
    <w:p w14:paraId="5325DB12" w14:textId="77777777" w:rsidR="000A0D43" w:rsidRPr="0062074F" w:rsidRDefault="000A0D43" w:rsidP="00E12CBC">
      <w:pPr>
        <w:spacing w:after="120" w:line="240" w:lineRule="auto"/>
      </w:pPr>
      <w:r w:rsidRPr="0062074F">
        <w:rPr>
          <w:b/>
          <w:bCs/>
        </w:rPr>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73"/>
          <w:headerReference w:type="default" r:id="rId74"/>
          <w:footerReference w:type="even" r:id="rId75"/>
          <w:footerReference w:type="default" r:id="rId76"/>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3884" w:name="_Toc226035145"/>
      <w:r w:rsidRPr="0062074F">
        <w:lastRenderedPageBreak/>
        <w:t xml:space="preserve">Appendix </w:t>
      </w:r>
      <w:r w:rsidR="000849E6" w:rsidRPr="0062074F">
        <w:t>D</w:t>
      </w:r>
      <w:bookmarkStart w:id="3885"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3884"/>
      <w:bookmarkEnd w:id="3885"/>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3886" w:name="_Toc88852880"/>
      <w:bookmarkStart w:id="3887" w:name="_Toc98339988"/>
      <w:bookmarkStart w:id="3888" w:name="_Toc98340364"/>
      <w:bookmarkStart w:id="3889" w:name="_Ref224022094"/>
      <w:bookmarkStart w:id="3890" w:name="_Ref225517419"/>
      <w:bookmarkStart w:id="3891" w:name="_Toc226035146"/>
      <w:r w:rsidRPr="0062074F">
        <w:t>Enhanced</w:t>
      </w:r>
      <w:r w:rsidR="001374ED" w:rsidRPr="0062074F">
        <w:t xml:space="preserve"> Safety Contour</w:t>
      </w:r>
      <w:bookmarkEnd w:id="3886"/>
      <w:bookmarkEnd w:id="3887"/>
      <w:bookmarkEnd w:id="3888"/>
      <w:bookmarkEnd w:id="3889"/>
      <w:bookmarkEnd w:id="3890"/>
      <w:bookmarkEnd w:id="3891"/>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Edition 5.2</w:t>
      </w:r>
      <w:del w:id="3892" w:author="jon pritchard" w:date="2026-03-07T12:30:00Z" w16du:dateUtc="2026-03-06T23:30:00Z">
        <w:r w:rsidR="00B70E86" w:rsidRPr="0062074F" w:rsidDel="003C1749">
          <w:delText>.0</w:delText>
        </w:r>
      </w:del>
      <w:r w:rsidR="00B70E86" w:rsidRPr="0062074F">
        <w:t xml:space="preserve">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53535E0"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ins w:id="3893" w:author="jon pritchard" w:date="2026-03-07T12:39:00Z" w16du:dateUtc="2026-03-06T23:39:00Z">
        <w:r w:rsidR="00F77D2F">
          <w:t>11.6.1</w:t>
        </w:r>
      </w:ins>
      <w:del w:id="3894" w:author="jon pritchard" w:date="2026-03-07T12:39:00Z" w16du:dateUtc="2026-03-06T23:39:00Z">
        <w:r w:rsidR="00D41E80" w:rsidRPr="0062074F" w:rsidDel="00F77D2F">
          <w:delText>12.6.1</w:delText>
        </w:r>
      </w:del>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3896" w:name="_Toc226035147"/>
      <w:r w:rsidRPr="0062074F">
        <w:lastRenderedPageBreak/>
        <w:t>Provision of Sun Illumination</w:t>
      </w:r>
      <w:bookmarkEnd w:id="3896"/>
    </w:p>
    <w:p w14:paraId="2C0988F7" w14:textId="77777777" w:rsidR="001B7649" w:rsidRPr="0062074F" w:rsidRDefault="001B7649" w:rsidP="001B7649">
      <w:pPr>
        <w:spacing w:after="120" w:line="240" w:lineRule="auto"/>
      </w:pPr>
      <w:r w:rsidRPr="0062074F">
        <w:t>Sun illumination may be provided. Where provided:</w:t>
      </w:r>
    </w:p>
    <w:p w14:paraId="04D82C2C" w14:textId="462C7095"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ins w:id="3897" w:author="jon pritchard" w:date="2026-03-07T11:58:00Z" w16du:dateUtc="2026-03-06T22:58:00Z">
        <w:r w:rsidR="007435CC">
          <w:t>;</w:t>
        </w:r>
      </w:ins>
      <w:del w:id="3898" w:author="jon pritchard" w:date="2026-03-07T11:58:00Z" w16du:dateUtc="2026-03-06T22:58:00Z">
        <w:r w:rsidRPr="0062074F" w:rsidDel="007435CC">
          <w:delText xml:space="preserve">. </w:delText>
        </w:r>
      </w:del>
    </w:p>
    <w:p w14:paraId="74234F8D" w14:textId="5A8541F2" w:rsidR="001B7649" w:rsidRPr="0062074F" w:rsidRDefault="001B7649" w:rsidP="001B7649">
      <w:pPr>
        <w:pStyle w:val="ListParagraph"/>
        <w:numPr>
          <w:ilvl w:val="0"/>
          <w:numId w:val="264"/>
        </w:numPr>
        <w:spacing w:after="120" w:line="240" w:lineRule="auto"/>
      </w:pPr>
      <w:r w:rsidRPr="0062074F">
        <w:t xml:space="preserve">Selection of Base or Standard Display </w:t>
      </w:r>
      <w:del w:id="3899" w:author="jon pritchard" w:date="2026-03-07T16:01:00Z" w16du:dateUtc="2026-03-07T03:01:00Z">
        <w:r w:rsidRPr="0062074F" w:rsidDel="00546051">
          <w:delText xml:space="preserve">shall </w:delText>
        </w:r>
      </w:del>
      <w:ins w:id="3900" w:author="jon pritchard" w:date="2026-03-07T16:01:00Z" w16du:dateUtc="2026-03-07T03:01:00Z">
        <w:r w:rsidR="00546051">
          <w:t>must</w:t>
        </w:r>
        <w:r w:rsidR="00546051" w:rsidRPr="0062074F">
          <w:t xml:space="preserve"> </w:t>
        </w:r>
      </w:ins>
      <w:r w:rsidRPr="0062074F">
        <w:t>disable sun-illumination</w:t>
      </w:r>
      <w:ins w:id="3901" w:author="jon pritchard" w:date="2026-03-07T11:58:00Z" w16du:dateUtc="2026-03-06T22:58:00Z">
        <w:r w:rsidR="007435CC">
          <w:t>;</w:t>
        </w:r>
      </w:ins>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ins w:id="3902" w:author="jon pritchard" w:date="2026-03-07T11:58:00Z" w16du:dateUtc="2026-03-06T22:58:00Z">
        <w:r w:rsidR="007435CC">
          <w:t>;</w:t>
        </w:r>
      </w:ins>
    </w:p>
    <w:p w14:paraId="6DED4C1B" w14:textId="6E93092A" w:rsidR="001B7649" w:rsidRPr="0062074F" w:rsidRDefault="001B7649" w:rsidP="001C1CAB">
      <w:pPr>
        <w:pStyle w:val="ListParagraph"/>
        <w:numPr>
          <w:ilvl w:val="0"/>
          <w:numId w:val="264"/>
        </w:numPr>
        <w:spacing w:after="120" w:line="240" w:lineRule="auto"/>
      </w:pPr>
      <w:r w:rsidRPr="0062074F">
        <w:t xml:space="preserve">The mariner </w:t>
      </w:r>
      <w:del w:id="3903" w:author="jonathan pritchard" w:date="2026-04-02T17:09:00Z" w16du:dateUtc="2026-04-02T16:09:00Z">
        <w:r w:rsidRPr="008143C5" w:rsidDel="00D41A7E">
          <w:delText>may</w:delText>
        </w:r>
        <w:r w:rsidRPr="0062074F" w:rsidDel="00D41A7E">
          <w:delText xml:space="preserve"> </w:delText>
        </w:r>
      </w:del>
      <w:ins w:id="3904" w:author="jonathan pritchard" w:date="2026-04-02T17:09:00Z" w16du:dateUtc="2026-04-02T16:09:00Z">
        <w:r w:rsidR="00D41A7E">
          <w:t>should</w:t>
        </w:r>
        <w:r w:rsidR="00D41A7E" w:rsidRPr="0062074F">
          <w:t xml:space="preserve"> </w:t>
        </w:r>
      </w:ins>
      <w:r w:rsidRPr="0062074F">
        <w:t>be able to vary the sun azimuth and elevation values.</w:t>
      </w:r>
      <w:del w:id="3905" w:author="jon pritchard" w:date="2026-03-07T11:58:00Z" w16du:dateUtc="2026-03-06T22:58:00Z">
        <w:r w:rsidRPr="0062074F" w:rsidDel="007435CC">
          <w:delText xml:space="preserve">  </w:delText>
        </w:r>
      </w:del>
    </w:p>
    <w:p w14:paraId="03ACE4F8" w14:textId="77777777" w:rsidR="001B7649" w:rsidRPr="0062074F" w:rsidRDefault="001B7649" w:rsidP="001B7649">
      <w:pPr>
        <w:spacing w:after="120" w:line="240" w:lineRule="auto"/>
      </w:pPr>
    </w:p>
    <w:p w14:paraId="26BB2FF6" w14:textId="5FD18008" w:rsidR="000D6FE7" w:rsidRDefault="000D6FE7" w:rsidP="001C1CAB">
      <w:pPr>
        <w:pStyle w:val="Heading1"/>
        <w:numPr>
          <w:ilvl w:val="1"/>
          <w:numId w:val="236"/>
        </w:numPr>
        <w:rPr>
          <w:ins w:id="3906" w:author="jon pritchard" w:date="2026-03-19T12:47:00Z" w16du:dateUtc="2026-03-19T11:47:00Z"/>
        </w:rPr>
      </w:pPr>
      <w:bookmarkStart w:id="3907" w:name="_Toc226035148"/>
      <w:ins w:id="3908" w:author="jon pritchard" w:date="2026-03-19T12:47:00Z" w16du:dateUtc="2026-03-19T11:47:00Z">
        <w:r>
          <w:t>Control o</w:t>
        </w:r>
      </w:ins>
      <w:ins w:id="3909" w:author="jon pritchard" w:date="2026-03-19T12:50:00Z" w16du:dateUtc="2026-03-19T11:50:00Z">
        <w:r>
          <w:t>ver the</w:t>
        </w:r>
      </w:ins>
      <w:ins w:id="3910" w:author="jon pritchard" w:date="2026-03-19T12:47:00Z" w16du:dateUtc="2026-03-19T11:47:00Z">
        <w:r>
          <w:t xml:space="preserve"> </w:t>
        </w:r>
      </w:ins>
      <w:ins w:id="3911" w:author="jon pritchard" w:date="2026-03-19T12:49:00Z" w16du:dateUtc="2026-03-19T11:49:00Z">
        <w:r>
          <w:t>use of S-102</w:t>
        </w:r>
      </w:ins>
      <w:bookmarkEnd w:id="3907"/>
    </w:p>
    <w:p w14:paraId="1033F7FD" w14:textId="2EAB1D1E" w:rsidR="000D6FE7" w:rsidRPr="0006159F" w:rsidRDefault="000D6FE7" w:rsidP="000D6FE7">
      <w:pPr>
        <w:spacing w:after="120" w:line="276" w:lineRule="auto"/>
        <w:jc w:val="both"/>
        <w:rPr>
          <w:ins w:id="3912" w:author="jon pritchard" w:date="2026-03-19T12:47:00Z" w16du:dateUtc="2026-03-19T11:47:00Z"/>
          <w:b/>
          <w:bCs/>
          <w:rPrChange w:id="3913" w:author="jon pritchard" w:date="2026-03-20T12:09:00Z" w16du:dateUtc="2026-03-20T11:09:00Z">
            <w:rPr>
              <w:ins w:id="3914" w:author="jon pritchard" w:date="2026-03-19T12:47:00Z" w16du:dateUtc="2026-03-19T11:47:00Z"/>
            </w:rPr>
          </w:rPrChange>
        </w:rPr>
      </w:pPr>
      <w:ins w:id="3915" w:author="jon pritchard" w:date="2026-03-19T12:47:00Z" w16du:dateUtc="2026-03-19T11:47:00Z">
        <w:r>
          <w:t xml:space="preserve">The ECDIS must only </w:t>
        </w:r>
      </w:ins>
      <w:ins w:id="3916" w:author="jon pritchard" w:date="2026-03-19T12:48:00Z" w16du:dateUtc="2026-03-19T11:48:00Z">
        <w:r>
          <w:t xml:space="preserve">allow the </w:t>
        </w:r>
      </w:ins>
      <w:ins w:id="3917" w:author="jon pritchard" w:date="2026-03-19T12:50:00Z" w16du:dateUtc="2026-03-19T11:50:00Z">
        <w:r>
          <w:t xml:space="preserve">use of S-102 for the </w:t>
        </w:r>
      </w:ins>
      <w:ins w:id="3918" w:author="jon pritchard" w:date="2026-03-19T12:48:00Z" w16du:dateUtc="2026-03-19T11:48:00Z">
        <w:r>
          <w:t xml:space="preserve">application of ESC </w:t>
        </w:r>
      </w:ins>
      <w:ins w:id="3919" w:author="jon pritchard" w:date="2026-03-19T12:47:00Z" w16du:dateUtc="2026-03-19T11:47:00Z">
        <w:r>
          <w:t xml:space="preserve">if at least one of the following conditions is met </w:t>
        </w:r>
      </w:ins>
      <w:ins w:id="3920" w:author="jon pritchard" w:date="2026-03-27T11:20:00Z" w16du:dateUtc="2026-03-27T11:20:00Z">
        <w:r w:rsidR="00CA4A51">
          <w:t>between</w:t>
        </w:r>
      </w:ins>
      <w:ins w:id="3921" w:author="jon pritchard" w:date="2026-03-19T12:47:00Z" w16du:dateUtc="2026-03-19T11:47:00Z">
        <w:r>
          <w:t xml:space="preserve"> the </w:t>
        </w:r>
      </w:ins>
      <w:ins w:id="3922" w:author="jon pritchard" w:date="2026-03-19T12:48:00Z" w16du:dateUtc="2026-03-19T11:48:00Z">
        <w:r>
          <w:t>S-102</w:t>
        </w:r>
      </w:ins>
      <w:ins w:id="3923" w:author="jon pritchard" w:date="2026-03-19T12:47:00Z" w16du:dateUtc="2026-03-19T11:47:00Z">
        <w:r>
          <w:t xml:space="preserve"> data</w:t>
        </w:r>
      </w:ins>
      <w:ins w:id="3924" w:author="jon pritchard" w:date="2026-03-20T09:46:00Z" w16du:dateUtc="2026-03-20T08:46:00Z">
        <w:r w:rsidR="008143C5">
          <w:t xml:space="preserve"> </w:t>
        </w:r>
      </w:ins>
      <w:ins w:id="3925" w:author="jon pritchard" w:date="2026-03-19T12:50:00Z" w16du:dateUtc="2026-03-19T11:50:00Z">
        <w:r>
          <w:t xml:space="preserve">and the </w:t>
        </w:r>
      </w:ins>
      <w:ins w:id="3926" w:author="jon pritchard" w:date="2026-03-27T11:19:00Z" w16du:dateUtc="2026-03-27T11:19:00Z">
        <w:r w:rsidR="00CA4A51">
          <w:t xml:space="preserve">extent of the </w:t>
        </w:r>
      </w:ins>
      <w:ins w:id="3927" w:author="jon pritchard" w:date="2026-03-19T12:50:00Z" w16du:dateUtc="2026-03-19T11:50:00Z">
        <w:r>
          <w:t>ENC data it spatially coincides with</w:t>
        </w:r>
      </w:ins>
      <w:ins w:id="3928" w:author="jon pritchard" w:date="2026-03-19T12:47:00Z" w16du:dateUtc="2026-03-19T11:47:00Z">
        <w:r>
          <w:t>:</w:t>
        </w:r>
      </w:ins>
    </w:p>
    <w:p w14:paraId="34BD6E7E" w14:textId="54244D4B" w:rsidR="000D6FE7" w:rsidRDefault="000D6FE7" w:rsidP="000D6FE7">
      <w:pPr>
        <w:pStyle w:val="ListParagraph"/>
        <w:numPr>
          <w:ilvl w:val="0"/>
          <w:numId w:val="269"/>
        </w:numPr>
        <w:spacing w:after="120" w:line="276" w:lineRule="auto"/>
        <w:jc w:val="both"/>
        <w:rPr>
          <w:ins w:id="3929" w:author="jon pritchard" w:date="2026-03-19T12:47:00Z" w16du:dateUtc="2026-03-19T11:47:00Z"/>
        </w:rPr>
      </w:pPr>
      <w:ins w:id="3930" w:author="jon pritchard" w:date="2026-03-19T12:47:00Z" w16du:dateUtc="2026-03-19T11:47:00Z">
        <w:r>
          <w:t xml:space="preserve">The data producer of the </w:t>
        </w:r>
      </w:ins>
      <w:ins w:id="3931" w:author="jon pritchard" w:date="2026-03-19T12:48:00Z" w16du:dateUtc="2026-03-19T11:48:00Z">
        <w:r>
          <w:t>S-102</w:t>
        </w:r>
      </w:ins>
      <w:ins w:id="3932" w:author="jon pritchard" w:date="2026-03-19T12:47:00Z" w16du:dateUtc="2026-03-19T11:47:00Z">
        <w:r>
          <w:t xml:space="preserve"> data is the same as the data producer of the ENC data; or</w:t>
        </w:r>
      </w:ins>
    </w:p>
    <w:p w14:paraId="6244997C" w14:textId="686F510D" w:rsidR="000D6FE7" w:rsidRDefault="000D6FE7" w:rsidP="000D6FE7">
      <w:pPr>
        <w:pStyle w:val="ListParagraph"/>
        <w:numPr>
          <w:ilvl w:val="0"/>
          <w:numId w:val="269"/>
        </w:numPr>
        <w:spacing w:after="120" w:line="276" w:lineRule="auto"/>
        <w:jc w:val="both"/>
        <w:rPr>
          <w:ins w:id="3933" w:author="jon pritchard" w:date="2026-03-19T12:47:00Z" w16du:dateUtc="2026-03-19T11:47:00Z"/>
        </w:rPr>
      </w:pPr>
      <w:ins w:id="3934" w:author="jon pritchard" w:date="2026-03-19T12:47:00Z" w16du:dateUtc="2026-03-19T11:47:00Z">
        <w:r>
          <w:t xml:space="preserve">The </w:t>
        </w:r>
      </w:ins>
      <w:ins w:id="3935" w:author="jon pritchard" w:date="2026-03-19T12:49:00Z" w16du:dateUtc="2026-03-19T11:49:00Z">
        <w:r>
          <w:t>S-102</w:t>
        </w:r>
      </w:ins>
      <w:ins w:id="3936" w:author="jon pritchard" w:date="2026-03-19T12:47:00Z" w16du:dateUtc="2026-03-19T11:47:00Z">
        <w:r>
          <w:t xml:space="preserve"> dataset has a digital signature issued by the ENC producer; or</w:t>
        </w:r>
      </w:ins>
    </w:p>
    <w:p w14:paraId="7CC10F59" w14:textId="6661FCA6" w:rsidR="000D6FE7" w:rsidRDefault="000D6FE7" w:rsidP="000D6FE7">
      <w:pPr>
        <w:pStyle w:val="ListParagraph"/>
        <w:numPr>
          <w:ilvl w:val="0"/>
          <w:numId w:val="269"/>
        </w:numPr>
        <w:spacing w:after="120" w:line="276" w:lineRule="auto"/>
        <w:jc w:val="both"/>
        <w:rPr>
          <w:ins w:id="3937" w:author="jon pritchard" w:date="2026-03-19T12:47:00Z" w16du:dateUtc="2026-03-19T11:47:00Z"/>
        </w:rPr>
      </w:pPr>
      <w:ins w:id="3938" w:author="jon pritchard" w:date="2026-03-19T12:47:00Z" w16du:dateUtc="2026-03-19T11:47:00Z">
        <w:r>
          <w:t xml:space="preserve">The ECDIS has a certificate issued by the ENC producer with the </w:t>
        </w:r>
      </w:ins>
      <w:ins w:id="3939" w:author="jon pritchard" w:date="2026-03-19T12:49:00Z" w16du:dateUtc="2026-03-19T11:49:00Z">
        <w:r>
          <w:t>S-102</w:t>
        </w:r>
      </w:ins>
      <w:ins w:id="3940" w:author="jon pritchard" w:date="2026-03-19T12:47:00Z" w16du:dateUtc="2026-03-19T11:47:00Z">
        <w:r>
          <w:t xml:space="preserve"> data producer as its Subject.</w:t>
        </w:r>
      </w:ins>
    </w:p>
    <w:p w14:paraId="791C9626" w14:textId="0C68A370" w:rsidR="000D6FE7" w:rsidRPr="000D6FE7" w:rsidRDefault="000D6FE7">
      <w:pPr>
        <w:spacing w:after="120" w:line="276" w:lineRule="auto"/>
        <w:jc w:val="both"/>
        <w:rPr>
          <w:ins w:id="3941" w:author="jon pritchard" w:date="2026-03-19T12:47:00Z" w16du:dateUtc="2026-03-19T11:47:00Z"/>
        </w:rPr>
        <w:pPrChange w:id="3942" w:author="jon pritchard" w:date="2026-03-19T12:49:00Z" w16du:dateUtc="2026-03-19T11:49:00Z">
          <w:pPr>
            <w:pStyle w:val="Heading1"/>
            <w:numPr>
              <w:ilvl w:val="1"/>
              <w:numId w:val="236"/>
            </w:numPr>
            <w:ind w:left="576" w:hanging="576"/>
          </w:pPr>
        </w:pPrChange>
      </w:pPr>
      <w:ins w:id="3943" w:author="jon pritchard" w:date="2026-03-19T12:47:00Z" w16du:dateUtc="2026-03-19T11:47:00Z">
        <w:r>
          <w:t xml:space="preserve">Where certificates and identities are defined by clause </w:t>
        </w:r>
        <w:r>
          <w:fldChar w:fldCharType="begin"/>
        </w:r>
        <w:r>
          <w:instrText xml:space="preserve"> REF _Ref49482794 \r \h </w:instrText>
        </w:r>
      </w:ins>
      <w:ins w:id="3944" w:author="jon pritchard" w:date="2026-03-19T12:47:00Z" w16du:dateUtc="2026-03-19T11:47:00Z">
        <w:r>
          <w:fldChar w:fldCharType="separate"/>
        </w:r>
        <w:r>
          <w:t>8.1.1</w:t>
        </w:r>
        <w:r>
          <w:fldChar w:fldCharType="end"/>
        </w:r>
      </w:ins>
    </w:p>
    <w:p w14:paraId="2A1FB065" w14:textId="39E87AC8" w:rsidR="001B7649" w:rsidRPr="0062074F" w:rsidDel="000D6FE7" w:rsidRDefault="001B7649" w:rsidP="001C1CAB">
      <w:pPr>
        <w:pStyle w:val="Heading1"/>
        <w:numPr>
          <w:ilvl w:val="1"/>
          <w:numId w:val="236"/>
        </w:numPr>
        <w:rPr>
          <w:del w:id="3945" w:author="jon pritchard" w:date="2026-03-19T12:46:00Z" w16du:dateUtc="2026-03-19T11:46:00Z"/>
        </w:rPr>
      </w:pPr>
      <w:bookmarkStart w:id="3946" w:name="_Toc226035149"/>
      <w:r w:rsidRPr="0062074F">
        <w:t>Data Constraints</w:t>
      </w:r>
      <w:bookmarkEnd w:id="3946"/>
    </w:p>
    <w:p w14:paraId="348FCFBE" w14:textId="5DACB5D4" w:rsidR="001019DD" w:rsidRPr="0062074F" w:rsidRDefault="001019DD">
      <w:pPr>
        <w:pStyle w:val="Heading1"/>
        <w:numPr>
          <w:ilvl w:val="1"/>
          <w:numId w:val="236"/>
        </w:numPr>
        <w:pPrChange w:id="3947" w:author="jon pritchard" w:date="2026-03-19T12:46:00Z" w16du:dateUtc="2026-03-19T11:46:00Z">
          <w:pPr/>
        </w:pPrChange>
      </w:pPr>
      <w:bookmarkStart w:id="3948" w:name="_Toc226035150"/>
      <w:bookmarkStart w:id="3949" w:name="_Toc88852882"/>
      <w:bookmarkStart w:id="3950" w:name="_Toc98339990"/>
      <w:bookmarkStart w:id="3951" w:name="_Toc98340366"/>
      <w:bookmarkEnd w:id="3948"/>
    </w:p>
    <w:bookmarkEnd w:id="3949"/>
    <w:bookmarkEnd w:id="3950"/>
    <w:bookmarkEnd w:id="3951"/>
    <w:p w14:paraId="7E219847" w14:textId="39A2A46E"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del w:id="3952" w:author="jon pritchard" w:date="2026-03-08T00:17:00Z" w16du:dateUtc="2026-03-08T08:17:00Z">
        <w:r w:rsidR="00F87E8E" w:rsidRPr="0062074F" w:rsidDel="00E934DF">
          <w:delText>Section</w:delText>
        </w:r>
        <w:r w:rsidR="005C3EE9" w:rsidRPr="0062074F" w:rsidDel="00E934DF">
          <w:delText xml:space="preserve"> </w:delText>
        </w:r>
      </w:del>
      <w:ins w:id="3953" w:author="jon pritchard" w:date="2026-03-08T00:17:00Z" w16du:dateUtc="2026-03-08T08:17:00Z">
        <w:r w:rsidR="00E934DF">
          <w:t>clause</w:t>
        </w:r>
        <w:r w:rsidR="00E934DF" w:rsidRPr="0062074F">
          <w:t xml:space="preserve"> </w:t>
        </w:r>
      </w:ins>
      <w:r w:rsidR="005C3EE9" w:rsidRPr="0062074F">
        <w:fldChar w:fldCharType="begin"/>
      </w:r>
      <w:r w:rsidR="005C3EE9" w:rsidRPr="0062074F">
        <w:instrText xml:space="preserve"> REF _Ref192503285 \r \h  \* MERGEFORMAT </w:instrText>
      </w:r>
      <w:r w:rsidR="005C3EE9" w:rsidRPr="0062074F">
        <w:fldChar w:fldCharType="separate"/>
      </w:r>
      <w:ins w:id="3954" w:author="jon pritchard" w:date="2026-03-07T20:50:00Z" w16du:dateUtc="2026-03-07T07:50:00Z">
        <w:r w:rsidR="00D701DC">
          <w:t>11.2</w:t>
        </w:r>
      </w:ins>
      <w:del w:id="3955" w:author="jon pritchard" w:date="2026-03-07T20:50:00Z" w16du:dateUtc="2026-03-07T07:50:00Z">
        <w:r w:rsidR="005C3EE9" w:rsidRPr="0062074F" w:rsidDel="00D701DC">
          <w:delText>12.2</w:delText>
        </w:r>
      </w:del>
      <w:r w:rsidR="005C3EE9" w:rsidRPr="0062074F">
        <w:fldChar w:fldCharType="end"/>
      </w:r>
      <w:r w:rsidR="002A3AC1" w:rsidRPr="0062074F">
        <w:t>.</w:t>
      </w:r>
      <w:r w:rsidR="00304B37" w:rsidRPr="0062074F">
        <w:t xml:space="preserve"> </w:t>
      </w:r>
    </w:p>
    <w:p w14:paraId="6E382023" w14:textId="4F1AF32B"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ins w:id="3956" w:author="jon pritchard" w:date="2026-03-18T07:07:00Z" w16du:dateUtc="2026-03-18T06:07:00Z">
        <w:r w:rsidR="00B17136">
          <w:t xml:space="preserve"> an</w:t>
        </w:r>
      </w:ins>
      <w:del w:id="3957" w:author="jonathan pritchard" w:date="2026-03-12T09:26:00Z" w16du:dateUtc="2026-03-12T09:26:00Z">
        <w:r w:rsidRPr="0062074F" w:rsidDel="00CB3C01">
          <w:delText xml:space="preserve"> </w:delText>
        </w:r>
      </w:del>
      <w:ins w:id="3958" w:author="jonathan pritchard" w:date="2026-03-12T09:26:00Z" w16du:dateUtc="2026-03-12T09:26:00Z">
        <w:r w:rsidR="00CB3C01">
          <w:t xml:space="preserve"> </w:t>
        </w:r>
      </w:ins>
      <w:r w:rsidRPr="0062074F">
        <w:t>overlap</w:t>
      </w:r>
      <w:ins w:id="3959" w:author="jon pritchard" w:date="2026-03-18T07:07:00Z" w16du:dateUtc="2026-03-18T06:07:00Z">
        <w:r w:rsidR="00B17136">
          <w:t xml:space="preserve"> of greater than one grid cell</w:t>
        </w:r>
        <w:r w:rsidR="00B17136" w:rsidRPr="0062074F">
          <w:rPr>
            <w:rStyle w:val="FootnoteReference"/>
          </w:rPr>
          <w:footnoteReference w:id="5"/>
        </w:r>
      </w:ins>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ins w:id="3962" w:author="jonathan pritchard" w:date="2026-03-12T09:26:00Z" w16du:dateUtc="2026-03-12T09:26:00Z">
        <w:r w:rsidR="00CB3C01">
          <w:t xml:space="preserve"> </w:t>
        </w:r>
      </w:ins>
      <w:ins w:id="3963" w:author="jon pritchard" w:date="2026-03-20T11:32:00Z" w16du:dateUtc="2026-03-20T10:32:00Z">
        <w:r w:rsidR="003D782F">
          <w:t xml:space="preserve">An alternative mechanism for selecting which producer in the overlapped area has priority may </w:t>
        </w:r>
      </w:ins>
      <w:ins w:id="3964" w:author="jon pritchard" w:date="2026-03-20T11:33:00Z" w16du:dateUtc="2026-03-20T10:33:00Z">
        <w:r w:rsidR="003D782F">
          <w:t xml:space="preserve">also </w:t>
        </w:r>
      </w:ins>
      <w:ins w:id="3965" w:author="jon pritchard" w:date="2026-03-20T11:32:00Z" w16du:dateUtc="2026-03-20T10:32:00Z">
        <w:r w:rsidR="003D782F">
          <w:t>be implemented by the ECDIS</w:t>
        </w:r>
      </w:ins>
      <w:ins w:id="3966" w:author="jon pritchard" w:date="2026-03-20T11:33:00Z" w16du:dateUtc="2026-03-20T10:33:00Z">
        <w:r w:rsidR="003D782F">
          <w:t>.</w:t>
        </w:r>
      </w:ins>
    </w:p>
    <w:p w14:paraId="4B45BB89" w14:textId="1C6356C6" w:rsidR="00CB3C01" w:rsidRDefault="0018296E" w:rsidP="0018296E">
      <w:pPr>
        <w:pStyle w:val="ListParagraph"/>
        <w:numPr>
          <w:ilvl w:val="1"/>
          <w:numId w:val="72"/>
        </w:numPr>
        <w:spacing w:after="120" w:line="240" w:lineRule="auto"/>
        <w:jc w:val="both"/>
        <w:rPr>
          <w:ins w:id="3967" w:author="jonathan pritchard" w:date="2026-03-12T09:31:00Z" w16du:dateUtc="2026-03-12T09:31:00Z"/>
        </w:rPr>
      </w:pPr>
      <w:del w:id="3968" w:author="jonathan pritchard" w:date="2026-03-12T09:33:00Z" w16du:dateUtc="2026-03-12T09:33:00Z">
        <w:r w:rsidRPr="0062074F" w:rsidDel="00CB3C01">
          <w:delText>Overlaps are strictly defined</w:delText>
        </w:r>
      </w:del>
      <w:del w:id="3969" w:author="jonathan pritchard" w:date="2026-03-12T09:31:00Z" w16du:dateUtc="2026-03-12T09:31:00Z">
        <w:r w:rsidRPr="0062074F" w:rsidDel="00CB3C01">
          <w:delText xml:space="preserve"> </w:delText>
        </w:r>
        <w:r w:rsidR="00A310A1" w:rsidRPr="0062074F" w:rsidDel="00CB3C01">
          <w:delText>as those</w:delText>
        </w:r>
      </w:del>
      <w:del w:id="3970" w:author="jonathan pritchard" w:date="2026-03-12T09:33:00Z" w16du:dateUtc="2026-03-12T09:33:00Z">
        <w:r w:rsidR="00A310A1" w:rsidRPr="0062074F" w:rsidDel="00CB3C01">
          <w:delText xml:space="preserve"> </w:delText>
        </w:r>
        <w:r w:rsidRPr="0062074F" w:rsidDel="00CB3C01">
          <w:delText xml:space="preserve">between grid cells containing data, as opposed to grid cells with no-data </w:delText>
        </w:r>
        <w:r w:rsidR="00A310A1" w:rsidRPr="0062074F" w:rsidDel="00CB3C01">
          <w:delText xml:space="preserve">(fill) </w:delText>
        </w:r>
        <w:r w:rsidRPr="0062074F" w:rsidDel="00CB3C01">
          <w:delText xml:space="preserve">values. </w:delText>
        </w:r>
      </w:del>
      <w:ins w:id="3971" w:author="jonathan pritchard" w:date="2026-03-12T09:32:00Z" w16du:dateUtc="2026-03-12T09:32:00Z">
        <w:r w:rsidR="00CB3C01">
          <w:t>Only datasets with ove</w:t>
        </w:r>
      </w:ins>
      <w:ins w:id="3972" w:author="jonathan pritchard" w:date="2026-03-12T09:33:00Z" w16du:dateUtc="2026-03-12T09:33:00Z">
        <w:r w:rsidR="00CB3C01">
          <w:t>rlapping</w:t>
        </w:r>
      </w:ins>
      <w:ins w:id="3973" w:author="jonathan pritchard" w:date="2026-03-12T09:32:00Z" w16du:dateUtc="2026-03-12T09:32:00Z">
        <w:r w:rsidR="00CB3C01">
          <w:t xml:space="preserve"> scale ranges (as defined in clause </w:t>
        </w:r>
        <w:r w:rsidR="00CB3C01">
          <w:fldChar w:fldCharType="begin"/>
        </w:r>
        <w:r w:rsidR="00CB3C01">
          <w:instrText xml:space="preserve"> REF _Ref192503285 \r \h </w:instrText>
        </w:r>
      </w:ins>
      <w:ins w:id="3974" w:author="jonathan pritchard" w:date="2026-03-12T09:32:00Z" w16du:dateUtc="2026-03-12T09:32:00Z">
        <w:r w:rsidR="00CB3C01">
          <w:fldChar w:fldCharType="separate"/>
        </w:r>
        <w:r w:rsidR="00CB3C01">
          <w:t>11.2</w:t>
        </w:r>
        <w:r w:rsidR="00CB3C01">
          <w:fldChar w:fldCharType="end"/>
        </w:r>
        <w:r w:rsidR="00CB3C01">
          <w:t>) can contain overlap</w:t>
        </w:r>
      </w:ins>
      <w:ins w:id="3975" w:author="jonathan pritchard" w:date="2026-03-12T09:33:00Z" w16du:dateUtc="2026-03-12T09:33:00Z">
        <w:r w:rsidR="00CB3C01">
          <w:t xml:space="preserve">ping data. </w:t>
        </w:r>
        <w:r w:rsidR="00CB3C01" w:rsidRPr="0062074F">
          <w:t xml:space="preserve">Overlaps are </w:t>
        </w:r>
        <w:r w:rsidR="00CB3C01">
          <w:t xml:space="preserve">then </w:t>
        </w:r>
        <w:r w:rsidR="00CB3C01" w:rsidRPr="0062074F">
          <w:t xml:space="preserve">defined between </w:t>
        </w:r>
        <w:r w:rsidR="00CB3C01">
          <w:t xml:space="preserve">spatially overlapping </w:t>
        </w:r>
        <w:r w:rsidR="00CB3C01" w:rsidRPr="0062074F">
          <w:t>grid cells containing data, as opposed to grid cells with no-data (fill) values.</w:t>
        </w:r>
      </w:ins>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ins w:id="3976" w:author="jon pritchard" w:date="2026-03-07T11:58:00Z" w16du:dateUtc="2026-03-06T22:58:00Z">
        <w:r w:rsidR="007435CC">
          <w:t>:</w:t>
        </w:r>
      </w:ins>
    </w:p>
    <w:p w14:paraId="4EF09657" w14:textId="254F4B48" w:rsidR="0018296E" w:rsidRPr="0062074F" w:rsidRDefault="0018296E" w:rsidP="0018296E">
      <w:pPr>
        <w:pStyle w:val="ListParagraph"/>
        <w:numPr>
          <w:ilvl w:val="2"/>
          <w:numId w:val="72"/>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 xml:space="preserve">portrayed at the </w:t>
      </w:r>
      <w:r w:rsidRPr="0062074F">
        <w:lastRenderedPageBreak/>
        <w:t>same screen position (the common point rule) – most often when the grid is being portrayed at a smaller zoom scale than the dataset resolution</w:t>
      </w:r>
      <w:ins w:id="3977" w:author="jon pritchard" w:date="2026-03-07T11:58:00Z" w16du:dateUtc="2026-03-06T22:58:00Z">
        <w:r w:rsidR="007435CC">
          <w:t>;</w:t>
        </w:r>
      </w:ins>
      <w:del w:id="3978" w:author="jon pritchard" w:date="2026-03-07T11:58:00Z" w16du:dateUtc="2026-03-06T22:58:00Z">
        <w:r w:rsidRPr="0062074F" w:rsidDel="007435CC">
          <w:delText>.</w:delText>
        </w:r>
      </w:del>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1084ED86"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interpolationType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ins w:id="3979" w:author="jon pritchard" w:date="2026-03-07T20:55:00Z" w16du:dateUtc="2026-03-07T07:55:00Z">
        <w:r w:rsidR="00D701DC">
          <w:rPr>
            <w:rFonts w:cs="Calibri"/>
            <w:color w:val="000000"/>
            <w:shd w:val="clear" w:color="auto" w:fill="FFFFFF"/>
          </w:rPr>
          <w:t>7</w:t>
        </w:r>
      </w:ins>
      <w:del w:id="3980" w:author="jon pritchard" w:date="2026-03-07T20:54:00Z" w16du:dateUtc="2026-03-07T07:54:00Z">
        <w:r w:rsidRPr="0062074F" w:rsidDel="00D701DC">
          <w:rPr>
            <w:rFonts w:cs="Calibri"/>
            <w:color w:val="000000"/>
            <w:shd w:val="clear" w:color="auto" w:fill="FFFFFF"/>
          </w:rPr>
          <w:delText>1</w:delText>
        </w:r>
      </w:del>
      <w:r w:rsidRPr="0062074F">
        <w:rPr>
          <w:rFonts w:cs="Calibri"/>
          <w:color w:val="000000"/>
          <w:shd w:val="clear" w:color="auto" w:fill="FFFFFF"/>
        </w:rPr>
        <w:t>.</w:t>
      </w:r>
      <w:ins w:id="3981" w:author="jon pritchard" w:date="2026-03-07T20:55:00Z" w16du:dateUtc="2026-03-07T07:55:00Z">
        <w:r w:rsidR="00D701DC">
          <w:rPr>
            <w:rFonts w:cs="Calibri"/>
            <w:color w:val="000000"/>
            <w:shd w:val="clear" w:color="auto" w:fill="FFFFFF"/>
          </w:rPr>
          <w:t>3</w:t>
        </w:r>
      </w:ins>
      <w:del w:id="3982" w:author="jon pritchard" w:date="2026-03-07T20:55:00Z" w16du:dateUtc="2026-03-07T07:55:00Z">
        <w:r w:rsidRPr="0062074F" w:rsidDel="00D701DC">
          <w:rPr>
            <w:rFonts w:cs="Calibri"/>
            <w:color w:val="000000"/>
            <w:shd w:val="clear" w:color="auto" w:fill="FFFFFF"/>
          </w:rPr>
          <w:delText>4</w:delText>
        </w:r>
      </w:del>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3983" w:name="_Toc226035151"/>
      <w:r w:rsidRPr="0062074F">
        <w:t>Enhanced Safety Contour Selection and Implementation</w:t>
      </w:r>
      <w:bookmarkEnd w:id="3983"/>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3984" w:name="_Hlk87778989"/>
      <w:r w:rsidRPr="0062074F">
        <w:lastRenderedPageBreak/>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3984"/>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80"/>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2B12B166" w14:textId="4DC24490" w:rsidR="005E19BD" w:rsidRDefault="001374ED" w:rsidP="00EB7911">
      <w:pPr>
        <w:spacing w:after="120" w:line="240" w:lineRule="auto"/>
        <w:jc w:val="both"/>
        <w:rPr>
          <w:ins w:id="3985" w:author="jonathan pritchard" w:date="2026-03-27T15:02:00Z" w16du:dateUtc="2026-03-27T15:02:00Z"/>
        </w:rPr>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ins w:id="3986" w:author="jonathan pritchard" w:date="2026-03-27T15:21:00Z" w16du:dateUtc="2026-03-27T15:21:00Z">
        <w:r w:rsidR="00281336">
          <w:t xml:space="preserve"> </w:t>
        </w:r>
      </w:ins>
      <w:ins w:id="3987" w:author="jonathan pritchard" w:date="2026-03-27T15:01:00Z" w16du:dateUtc="2026-03-27T15:01:00Z">
        <w:r w:rsidR="005E19BD">
          <w:t xml:space="preserve">Edges on the boundary of the dataset, or which lie between data values and S-102 fill values are not </w:t>
        </w:r>
      </w:ins>
      <w:ins w:id="3988" w:author="jonathan pritchard" w:date="2026-03-27T15:02:00Z" w16du:dateUtc="2026-03-27T15:02:00Z">
        <w:r w:rsidR="005E19BD">
          <w:t>selected.</w:t>
        </w:r>
      </w:ins>
      <w:ins w:id="3989" w:author="jonathan pritchard" w:date="2026-03-27T15:21:00Z" w16du:dateUtc="2026-03-27T15:21:00Z">
        <w:r w:rsidR="00281336">
          <w:t xml:space="preserve"> See figure D-1-5</w:t>
        </w:r>
      </w:ins>
    </w:p>
    <w:p w14:paraId="587E7AF0" w14:textId="15166F7D" w:rsidR="005E19BD" w:rsidRPr="0062074F" w:rsidDel="00281336" w:rsidRDefault="00281336">
      <w:pPr>
        <w:spacing w:after="120" w:line="240" w:lineRule="auto"/>
        <w:jc w:val="center"/>
        <w:rPr>
          <w:del w:id="3990" w:author="jonathan pritchard" w:date="2026-03-27T15:21:00Z" w16du:dateUtc="2026-03-27T15:21:00Z"/>
        </w:rPr>
        <w:pPrChange w:id="3991" w:author="jonathan pritchard" w:date="2026-03-27T15:02:00Z" w16du:dateUtc="2026-03-27T15:02:00Z">
          <w:pPr>
            <w:spacing w:after="120" w:line="240" w:lineRule="auto"/>
            <w:jc w:val="both"/>
          </w:pPr>
        </w:pPrChange>
      </w:pPr>
      <w:ins w:id="3992" w:author="jonathan pritchard" w:date="2026-03-27T15:20:00Z" w16du:dateUtc="2026-03-27T15:20:00Z">
        <w:r>
          <w:rPr>
            <w:noProof/>
          </w:rPr>
          <w:drawing>
            <wp:inline distT="0" distB="0" distL="0" distR="0" wp14:anchorId="614CBEB6" wp14:editId="4BED8F0D">
              <wp:extent cx="4559808" cy="2706853"/>
              <wp:effectExtent l="0" t="0" r="0" b="0"/>
              <wp:docPr id="1183350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81138" cy="2719515"/>
                      </a:xfrm>
                      <a:prstGeom prst="rect">
                        <a:avLst/>
                      </a:prstGeom>
                      <a:noFill/>
                    </pic:spPr>
                  </pic:pic>
                </a:graphicData>
              </a:graphic>
            </wp:inline>
          </w:drawing>
        </w:r>
      </w:ins>
    </w:p>
    <w:p w14:paraId="440D1B7B" w14:textId="6DBDF128" w:rsidR="001374ED" w:rsidRPr="00281336" w:rsidRDefault="001374ED">
      <w:pPr>
        <w:spacing w:after="120" w:line="240" w:lineRule="auto"/>
        <w:jc w:val="center"/>
        <w:rPr>
          <w:strike/>
          <w:rPrChange w:id="3993" w:author="jonathan pritchard" w:date="2026-03-27T15:19:00Z" w16du:dateUtc="2026-03-27T15:19:00Z">
            <w:rPr/>
          </w:rPrChange>
        </w:rPr>
        <w:pPrChange w:id="3994" w:author="jonathan pritchard" w:date="2026-03-27T15:21:00Z" w16du:dateUtc="2026-03-27T15:21:00Z">
          <w:pPr>
            <w:spacing w:after="120" w:line="240" w:lineRule="auto"/>
            <w:jc w:val="both"/>
          </w:pPr>
        </w:pPrChange>
      </w:pPr>
      <w:del w:id="3995" w:author="jonathan pritchard" w:date="2026-03-27T15:21:00Z" w16du:dateUtc="2026-03-27T15:21:00Z">
        <w:r w:rsidRPr="00281336" w:rsidDel="00281336">
          <w:rPr>
            <w:strike/>
            <w:highlight w:val="yellow"/>
            <w:rPrChange w:id="3996" w:author="jonathan pritchard" w:date="2026-03-27T15:19:00Z" w16du:dateUtc="2026-03-27T15:19:00Z">
              <w:rPr/>
            </w:rPrChange>
          </w:rPr>
          <w:delText>Edges on the boundary of the dataset, or which lie on an edge common with undefined S-102 values</w:delText>
        </w:r>
        <w:r w:rsidR="001019DD" w:rsidRPr="00281336" w:rsidDel="00281336">
          <w:rPr>
            <w:strike/>
            <w:highlight w:val="yellow"/>
            <w:rPrChange w:id="3997" w:author="jonathan pritchard" w:date="2026-03-27T15:19:00Z" w16du:dateUtc="2026-03-27T15:19:00Z">
              <w:rPr/>
            </w:rPrChange>
          </w:rPr>
          <w:delText>,</w:delText>
        </w:r>
        <w:r w:rsidRPr="00281336" w:rsidDel="00281336">
          <w:rPr>
            <w:strike/>
            <w:highlight w:val="yellow"/>
            <w:rPrChange w:id="3998" w:author="jonathan pritchard" w:date="2026-03-27T15:19:00Z" w16du:dateUtc="2026-03-27T15:19:00Z">
              <w:rPr/>
            </w:rPrChange>
          </w:rPr>
          <w:delText xml:space="preserve"> are selected if the S-102 value is less than or eq</w:delText>
        </w:r>
        <w:r w:rsidR="001019DD" w:rsidRPr="00281336" w:rsidDel="00281336">
          <w:rPr>
            <w:strike/>
            <w:highlight w:val="yellow"/>
            <w:rPrChange w:id="3999" w:author="jonathan pritchard" w:date="2026-03-27T15:19:00Z" w16du:dateUtc="2026-03-27T15:19:00Z">
              <w:rPr/>
            </w:rPrChange>
          </w:rPr>
          <w:delText>ual to the safety contour value;</w:delText>
        </w:r>
        <w:r w:rsidRPr="00281336" w:rsidDel="00281336">
          <w:rPr>
            <w:strike/>
            <w:highlight w:val="yellow"/>
            <w:rPrChange w:id="4000" w:author="jonathan pritchard" w:date="2026-03-27T15:19:00Z" w16du:dateUtc="2026-03-27T15:19:00Z">
              <w:rPr/>
            </w:rPrChange>
          </w:rPr>
          <w:delText xml:space="preserve"> for example, see </w:delText>
        </w:r>
        <w:r w:rsidR="00EB7911" w:rsidRPr="00281336" w:rsidDel="00281336">
          <w:rPr>
            <w:strike/>
            <w:highlight w:val="yellow"/>
            <w:rPrChange w:id="4001" w:author="jonathan pritchard" w:date="2026-03-27T15:19:00Z" w16du:dateUtc="2026-03-27T15:19:00Z">
              <w:rPr/>
            </w:rPrChange>
          </w:rPr>
          <w:delText>F</w:delText>
        </w:r>
        <w:r w:rsidRPr="00281336" w:rsidDel="00281336">
          <w:rPr>
            <w:strike/>
            <w:highlight w:val="yellow"/>
            <w:rPrChange w:id="4002" w:author="jonathan pritchard" w:date="2026-03-27T15:19:00Z" w16du:dateUtc="2026-03-27T15:19:00Z">
              <w:rPr/>
            </w:rPrChange>
          </w:rPr>
          <w:delText xml:space="preserve">igure </w:delText>
        </w:r>
        <w:r w:rsidR="00A74A4F" w:rsidRPr="00281336" w:rsidDel="00281336">
          <w:rPr>
            <w:strike/>
            <w:highlight w:val="yellow"/>
            <w:rPrChange w:id="4003" w:author="jonathan pritchard" w:date="2026-03-27T15:19:00Z" w16du:dateUtc="2026-03-27T15:19:00Z">
              <w:rPr/>
            </w:rPrChange>
          </w:rPr>
          <w:delText>D</w:delText>
        </w:r>
        <w:r w:rsidR="0050181D" w:rsidRPr="00281336" w:rsidDel="00281336">
          <w:rPr>
            <w:strike/>
            <w:highlight w:val="yellow"/>
            <w:rPrChange w:id="4004" w:author="jonathan pritchard" w:date="2026-03-27T15:19:00Z" w16du:dateUtc="2026-03-27T15:19:00Z">
              <w:rPr/>
            </w:rPrChange>
          </w:rPr>
          <w:delText>-</w:delText>
        </w:r>
        <w:r w:rsidR="00EB3601" w:rsidRPr="00281336" w:rsidDel="00281336">
          <w:rPr>
            <w:strike/>
            <w:highlight w:val="yellow"/>
            <w:rPrChange w:id="4005" w:author="jonathan pritchard" w:date="2026-03-27T15:19:00Z" w16du:dateUtc="2026-03-27T15:19:00Z">
              <w:rPr/>
            </w:rPrChange>
          </w:rPr>
          <w:delText>1</w:delText>
        </w:r>
        <w:r w:rsidR="0050181D" w:rsidRPr="00281336" w:rsidDel="00281336">
          <w:rPr>
            <w:strike/>
            <w:highlight w:val="yellow"/>
            <w:rPrChange w:id="4006" w:author="jonathan pritchard" w:date="2026-03-27T15:19:00Z" w16du:dateUtc="2026-03-27T15:19:00Z">
              <w:rPr/>
            </w:rPrChange>
          </w:rPr>
          <w:delText>-</w:delText>
        </w:r>
        <w:r w:rsidRPr="00281336" w:rsidDel="00281336">
          <w:rPr>
            <w:strike/>
            <w:highlight w:val="yellow"/>
            <w:rPrChange w:id="4007" w:author="jonathan pritchard" w:date="2026-03-27T15:19:00Z" w16du:dateUtc="2026-03-27T15:19:00Z">
              <w:rPr/>
            </w:rPrChange>
          </w:rPr>
          <w:delText>5:</w:delText>
        </w:r>
      </w:del>
    </w:p>
    <w:p w14:paraId="10A8F0A6" w14:textId="75DA5358" w:rsidR="001374ED" w:rsidRPr="0062074F" w:rsidRDefault="001374ED" w:rsidP="001019DD">
      <w:pPr>
        <w:pStyle w:val="Caption"/>
        <w:spacing w:after="120" w:line="240" w:lineRule="auto"/>
        <w:jc w:val="center"/>
      </w:pPr>
      <w:r w:rsidRPr="0062074F">
        <w:lastRenderedPageBreak/>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23F2224E" w:rsidR="001374ED" w:rsidRDefault="001374ED" w:rsidP="001019DD">
      <w:pPr>
        <w:spacing w:after="120" w:line="240" w:lineRule="auto"/>
        <w:jc w:val="both"/>
        <w:rPr>
          <w:ins w:id="4008" w:author="jonathan pritchard" w:date="2026-03-27T15:22:00Z" w16du:dateUtc="2026-03-27T15:22:00Z"/>
        </w:rPr>
      </w:pPr>
      <w:r w:rsidRPr="0062074F">
        <w:t xml:space="preserve">The source of the displayed safety contour are the selected edges as defined. The areas of safe and unsafe water formed by the selected edges are used for processing of the safety contour related alarms under IMO </w:t>
      </w:r>
      <w:ins w:id="4009"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4010" w:author="jon pritchard" w:date="2026-03-07T05:10:00Z" w16du:dateUtc="2026-03-06T16:10:00Z">
        <w:r w:rsidRPr="0062074F" w:rsidDel="008303AC">
          <w:delText xml:space="preserve">MSC </w:delText>
        </w:r>
        <w:r w:rsidR="002514B8" w:rsidRPr="0062074F" w:rsidDel="008303AC">
          <w:delText>530(106)</w:delText>
        </w:r>
        <w:r w:rsidRPr="0062074F" w:rsidDel="008303AC">
          <w:delText xml:space="preserve"> </w:delText>
        </w:r>
      </w:del>
      <w:r w:rsidRPr="0062074F">
        <w:t>11.4.3</w:t>
      </w:r>
      <w:r w:rsidR="001019DD" w:rsidRPr="0062074F">
        <w:t>,</w:t>
      </w:r>
      <w:r w:rsidRPr="0062074F">
        <w:t xml:space="preserve"> which the OEM must</w:t>
      </w:r>
      <w:r w:rsidR="006C470D" w:rsidRPr="0062074F">
        <w:t xml:space="preserve"> </w:t>
      </w:r>
      <w:r w:rsidRPr="0062074F">
        <w:t xml:space="preserve">implement. </w:t>
      </w:r>
    </w:p>
    <w:p w14:paraId="685D9F73" w14:textId="4B395554" w:rsidR="00281336" w:rsidRDefault="00281336" w:rsidP="001019DD">
      <w:pPr>
        <w:spacing w:after="120" w:line="240" w:lineRule="auto"/>
        <w:jc w:val="both"/>
        <w:rPr>
          <w:ins w:id="4011" w:author="jonathan pritchard" w:date="2026-03-27T15:26:00Z" w16du:dateUtc="2026-03-27T15:26:00Z"/>
        </w:rPr>
      </w:pPr>
      <w:ins w:id="4012" w:author="jonathan pritchard" w:date="2026-03-27T15:22:00Z" w16du:dateUtc="2026-03-27T15:22:00Z">
        <w:r>
          <w:t xml:space="preserve">The border defined in clause </w:t>
        </w:r>
      </w:ins>
      <w:ins w:id="4013" w:author="jonathan pritchard" w:date="2026-03-27T15:23:00Z" w16du:dateUtc="2026-03-27T15:23:00Z">
        <w:r>
          <w:fldChar w:fldCharType="begin"/>
        </w:r>
        <w:r>
          <w:instrText xml:space="preserve"> REF _Ref225517419 \r \h </w:instrText>
        </w:r>
      </w:ins>
      <w:ins w:id="4014" w:author="jonathan pritchard" w:date="2026-03-27T15:23:00Z" w16du:dateUtc="2026-03-27T15:23:00Z">
        <w:r>
          <w:fldChar w:fldCharType="separate"/>
        </w:r>
        <w:r>
          <w:t>D-1</w:t>
        </w:r>
        <w:r>
          <w:fldChar w:fldCharType="end"/>
        </w:r>
        <w:r>
          <w:t xml:space="preserve"> must be selected from </w:t>
        </w:r>
      </w:ins>
      <w:ins w:id="4015" w:author="jonathan pritchard" w:date="2026-03-27T15:24:00Z" w16du:dateUtc="2026-03-27T15:24:00Z">
        <w:r>
          <w:t xml:space="preserve">data values </w:t>
        </w:r>
      </w:ins>
      <w:ins w:id="4016" w:author="jonathan pritchard" w:date="2026-03-27T15:26:00Z" w16du:dateUtc="2026-03-27T15:26:00Z">
        <w:r>
          <w:t xml:space="preserve">only, </w:t>
        </w:r>
      </w:ins>
      <w:ins w:id="4017" w:author="jonathan pritchard" w:date="2026-03-27T15:24:00Z" w16du:dateUtc="2026-03-27T15:24:00Z">
        <w:r>
          <w:t xml:space="preserve">which border the dataset, or </w:t>
        </w:r>
      </w:ins>
      <w:ins w:id="4018" w:author="jonathan pritchard" w:date="2026-03-27T15:25:00Z" w16du:dateUtc="2026-03-27T15:25:00Z">
        <w:r>
          <w:t xml:space="preserve">around data fill values </w:t>
        </w:r>
      </w:ins>
      <w:ins w:id="4019" w:author="jonathan pritchard" w:date="2026-03-27T15:27:00Z" w16du:dateUtc="2026-03-27T15:27:00Z">
        <w:r>
          <w:t xml:space="preserve">(S-102 No Data Value) </w:t>
        </w:r>
      </w:ins>
      <w:ins w:id="4020" w:author="jonathan pritchard" w:date="2026-03-27T15:25:00Z" w16du:dateUtc="2026-03-27T15:25:00Z">
        <w:r>
          <w:t>which are not on the dataset border, for example:</w:t>
        </w:r>
      </w:ins>
    </w:p>
    <w:p w14:paraId="79268F9B" w14:textId="3ED82333" w:rsidR="00281336" w:rsidRDefault="00281336">
      <w:pPr>
        <w:spacing w:after="120" w:line="240" w:lineRule="auto"/>
        <w:jc w:val="center"/>
        <w:rPr>
          <w:ins w:id="4021" w:author="jonathan pritchard" w:date="2026-03-27T15:25:00Z" w16du:dateUtc="2026-03-27T15:25:00Z"/>
        </w:rPr>
        <w:pPrChange w:id="4022" w:author="jonathan pritchard" w:date="2026-03-27T15:26:00Z" w16du:dateUtc="2026-03-27T15:26:00Z">
          <w:pPr>
            <w:spacing w:after="120" w:line="240" w:lineRule="auto"/>
            <w:jc w:val="both"/>
          </w:pPr>
        </w:pPrChange>
      </w:pPr>
      <w:ins w:id="4023" w:author="jonathan pritchard" w:date="2026-03-27T15:26:00Z" w16du:dateUtc="2026-03-27T15:26:00Z">
        <w:r>
          <w:rPr>
            <w:noProof/>
          </w:rPr>
          <w:drawing>
            <wp:inline distT="0" distB="0" distL="0" distR="0" wp14:anchorId="21C9BC54" wp14:editId="67C6AD27">
              <wp:extent cx="5127244" cy="2517960"/>
              <wp:effectExtent l="0" t="0" r="0" b="0"/>
              <wp:docPr id="17664594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134642" cy="2521593"/>
                      </a:xfrm>
                      <a:prstGeom prst="rect">
                        <a:avLst/>
                      </a:prstGeom>
                      <a:noFill/>
                    </pic:spPr>
                  </pic:pic>
                </a:graphicData>
              </a:graphic>
            </wp:inline>
          </w:drawing>
        </w:r>
      </w:ins>
    </w:p>
    <w:p w14:paraId="7A3FBCC2" w14:textId="5E6A3BD0" w:rsidR="00281336" w:rsidRPr="0062074F" w:rsidRDefault="00281336" w:rsidP="00281336">
      <w:pPr>
        <w:pStyle w:val="Caption"/>
        <w:spacing w:after="120" w:line="240" w:lineRule="auto"/>
        <w:jc w:val="center"/>
        <w:rPr>
          <w:ins w:id="4024" w:author="jonathan pritchard" w:date="2026-03-27T15:28:00Z" w16du:dateUtc="2026-03-27T15:28:00Z"/>
        </w:rPr>
      </w:pPr>
      <w:ins w:id="4025" w:author="jonathan pritchard" w:date="2026-03-27T15:24:00Z" w16du:dateUtc="2026-03-27T15:24:00Z">
        <w:r>
          <w:t xml:space="preserve"> </w:t>
        </w:r>
      </w:ins>
      <w:ins w:id="4026" w:author="jonathan pritchard" w:date="2026-03-27T15:28:00Z" w16du:dateUtc="2026-03-27T15:28:00Z">
        <w:r w:rsidRPr="0062074F">
          <w:t>Figure D-1-</w:t>
        </w:r>
        <w:r>
          <w:t>6</w:t>
        </w:r>
        <w:r w:rsidRPr="0062074F">
          <w:t xml:space="preserve"> </w:t>
        </w:r>
        <w:r>
          <w:t>–</w:t>
        </w:r>
        <w:r w:rsidRPr="0062074F">
          <w:t xml:space="preserve"> </w:t>
        </w:r>
        <w:r>
          <w:t>Construction of S-102 border</w:t>
        </w:r>
      </w:ins>
    </w:p>
    <w:p w14:paraId="704872C9" w14:textId="5E0E0D1A" w:rsidR="00281336" w:rsidRDefault="00281336" w:rsidP="001019DD">
      <w:pPr>
        <w:spacing w:after="120" w:line="240" w:lineRule="auto"/>
        <w:jc w:val="both"/>
        <w:rPr>
          <w:ins w:id="4027" w:author="jonathan pritchard" w:date="2026-03-27T15:29:00Z" w16du:dateUtc="2026-03-27T15:29:00Z"/>
        </w:rPr>
      </w:pPr>
      <w:ins w:id="4028" w:author="jonathan pritchard" w:date="2026-03-27T15:29:00Z" w16du:dateUtc="2026-03-27T15:29:00Z">
        <w:r>
          <w:t>The combined effect of these drawing operations is shown in the following diagram:</w:t>
        </w:r>
      </w:ins>
    </w:p>
    <w:p w14:paraId="2E1F9BBC" w14:textId="7F14000A" w:rsidR="00281336" w:rsidRPr="0062074F" w:rsidRDefault="005B2203">
      <w:pPr>
        <w:spacing w:after="120" w:line="240" w:lineRule="auto"/>
        <w:jc w:val="center"/>
        <w:pPrChange w:id="4029" w:author="jonathan pritchard" w:date="2026-03-27T15:29:00Z" w16du:dateUtc="2026-03-27T15:29:00Z">
          <w:pPr>
            <w:spacing w:after="120" w:line="240" w:lineRule="auto"/>
            <w:jc w:val="both"/>
          </w:pPr>
        </w:pPrChange>
      </w:pPr>
      <w:ins w:id="4030" w:author="jonathan pritchard" w:date="2026-03-27T15:29:00Z" w16du:dateUtc="2026-03-27T15:29:00Z">
        <w:r>
          <w:rPr>
            <w:noProof/>
          </w:rPr>
          <w:drawing>
            <wp:inline distT="0" distB="0" distL="0" distR="0" wp14:anchorId="3EB51648" wp14:editId="6647B3B9">
              <wp:extent cx="4682236" cy="2550291"/>
              <wp:effectExtent l="0" t="0" r="4445" b="2540"/>
              <wp:docPr id="14387146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701153" cy="2560594"/>
                      </a:xfrm>
                      <a:prstGeom prst="rect">
                        <a:avLst/>
                      </a:prstGeom>
                      <a:noFill/>
                    </pic:spPr>
                  </pic:pic>
                </a:graphicData>
              </a:graphic>
            </wp:inline>
          </w:drawing>
        </w:r>
      </w:ins>
    </w:p>
    <w:p w14:paraId="784D6BD6" w14:textId="55EFABCD" w:rsidR="005B2203" w:rsidRPr="0062074F" w:rsidRDefault="005B2203" w:rsidP="005B2203">
      <w:pPr>
        <w:pStyle w:val="Caption"/>
        <w:spacing w:after="120" w:line="240" w:lineRule="auto"/>
        <w:jc w:val="center"/>
        <w:rPr>
          <w:ins w:id="4031" w:author="jonathan pritchard" w:date="2026-03-27T15:29:00Z" w16du:dateUtc="2026-03-27T15:29:00Z"/>
        </w:rPr>
      </w:pPr>
      <w:ins w:id="4032" w:author="jonathan pritchard" w:date="2026-03-27T15:29:00Z" w16du:dateUtc="2026-03-27T15:29:00Z">
        <w:r w:rsidRPr="0062074F">
          <w:t>Figure D-1-</w:t>
        </w:r>
      </w:ins>
      <w:ins w:id="4033" w:author="jonathan pritchard" w:date="2026-03-27T15:30:00Z" w16du:dateUtc="2026-03-27T15:30:00Z">
        <w:r>
          <w:t>7</w:t>
        </w:r>
      </w:ins>
      <w:ins w:id="4034" w:author="jonathan pritchard" w:date="2026-03-27T15:29:00Z" w16du:dateUtc="2026-03-27T15:29:00Z">
        <w:r w:rsidRPr="0062074F">
          <w:t xml:space="preserve"> </w:t>
        </w:r>
        <w:r>
          <w:t>–</w:t>
        </w:r>
        <w:r w:rsidRPr="0062074F">
          <w:t xml:space="preserve"> </w:t>
        </w:r>
      </w:ins>
      <w:ins w:id="4035" w:author="jonathan pritchard" w:date="2026-03-27T15:30:00Z" w16du:dateUtc="2026-03-27T15:30:00Z">
        <w:r w:rsidR="00C463DB">
          <w:t>ESC construction</w:t>
        </w:r>
      </w:ins>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4036" w:name="_Toc226035152"/>
      <w:r w:rsidRPr="0062074F">
        <w:t>Vertical Uncertainty in the calculation of depth values.</w:t>
      </w:r>
      <w:bookmarkEnd w:id="4036"/>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lastRenderedPageBreak/>
        <w:t>If the vertical uncertainty is stored in the grid cells themselves then each S-102 depth has its own uncertainty value which must be taken into account when extracting the depth values from the dataset.</w:t>
      </w:r>
    </w:p>
    <w:p w14:paraId="3D8BA6EC" w14:textId="4E829A2F" w:rsidR="008F0153" w:rsidRDefault="008F0153" w:rsidP="008F0153">
      <w:pPr>
        <w:spacing w:after="120" w:line="240" w:lineRule="auto"/>
        <w:jc w:val="both"/>
        <w:rPr>
          <w:ins w:id="4037" w:author="jonathan pritchard" w:date="2026-03-12T11:46:00Z" w16du:dateUtc="2026-03-12T11:46:00Z"/>
        </w:rPr>
      </w:pPr>
      <w:r w:rsidRPr="0062074F">
        <w:t>If no uncertainty values are stored within the grid data then the value</w:t>
      </w:r>
      <w:ins w:id="4038" w:author="jon pritchard" w:date="2026-03-17T14:31:00Z" w16du:dateUtc="2026-03-17T13:31:00Z">
        <w:r w:rsidR="004E70F7">
          <w:t xml:space="preserve"> of </w:t>
        </w:r>
      </w:ins>
      <w:del w:id="4039" w:author="jon pritchard" w:date="2026-03-17T14:31:00Z" w16du:dateUtc="2026-03-17T13:31:00Z">
        <w:r w:rsidRPr="005D6548" w:rsidDel="004E70F7">
          <w:rPr>
            <w:strike/>
            <w:rPrChange w:id="4040" w:author="jonathan pritchard" w:date="2026-03-12T11:48:00Z" w16du:dateUtc="2026-03-12T11:48:00Z">
              <w:rPr/>
            </w:rPrChange>
          </w:rPr>
          <w:delText>s of</w:delText>
        </w:r>
        <w:r w:rsidRPr="0062074F" w:rsidDel="004E70F7">
          <w:delText xml:space="preserve"> </w:delText>
        </w:r>
        <w:r w:rsidRPr="001C1CAB" w:rsidDel="004E70F7">
          <w:rPr>
            <w:b/>
            <w:bCs/>
            <w:i/>
            <w:iCs/>
            <w:strike/>
          </w:rPr>
          <w:delText>minimumUncertainty</w:delText>
        </w:r>
        <w:r w:rsidRPr="001C1CAB" w:rsidDel="004E70F7">
          <w:rPr>
            <w:strike/>
          </w:rPr>
          <w:delText xml:space="preserve"> and</w:delText>
        </w:r>
        <w:r w:rsidRPr="0062074F" w:rsidDel="004E70F7">
          <w:delText xml:space="preserve"> </w:delText>
        </w:r>
      </w:del>
      <w:r w:rsidRPr="001C1CAB">
        <w:rPr>
          <w:b/>
          <w:bCs/>
          <w:i/>
          <w:iCs/>
        </w:rPr>
        <w:t>maximumUncertainty</w:t>
      </w:r>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ins w:id="4041" w:author="jonathan pritchard" w:date="2026-03-12T11:46:00Z" w16du:dateUtc="2026-03-12T11:46:00Z">
        <w:r>
          <w:t xml:space="preserve">If the </w:t>
        </w:r>
        <w:r w:rsidRPr="009E0237">
          <w:rPr>
            <w:b/>
            <w:bCs/>
            <w:i/>
            <w:iCs/>
          </w:rPr>
          <w:t>maximumUncertainty</w:t>
        </w:r>
        <w:r>
          <w:t xml:space="preserve"> value is equal to the dataset fill value, the depth value calculation must be handled as if the </w:t>
        </w:r>
      </w:ins>
      <w:ins w:id="4042" w:author="jonathan pritchard" w:date="2026-03-12T11:47:00Z" w16du:dateUtc="2026-03-12T11:47:00Z">
        <w:r>
          <w:t>U</w:t>
        </w:r>
      </w:ins>
      <w:ins w:id="4043" w:author="jonathan pritchard" w:date="2026-03-12T11:46:00Z" w16du:dateUtc="2026-03-12T11:46:00Z">
        <w:r>
          <w:t>ncertainty selector is not</w:t>
        </w:r>
      </w:ins>
      <w:ins w:id="4044" w:author="jonathan pritchard" w:date="2026-03-12T11:47:00Z" w16du:dateUtc="2026-03-12T11:47:00Z">
        <w:r>
          <w:t xml:space="preserve"> enabled</w:t>
        </w:r>
      </w:ins>
      <w:ins w:id="4045" w:author="jonathan pritchard" w:date="2026-03-12T11:46:00Z" w16du:dateUtc="2026-03-12T11:46:00Z">
        <w:r>
          <w:t>.</w:t>
        </w:r>
      </w:ins>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Change w:id="4046" w:author="jon pritchard" w:date="2026-03-27T11:52:00Z" w16du:dateUtc="2026-03-27T11:52:00Z">
          <w:tblPr>
            <w:tblW w:w="0" w:type="auto"/>
            <w:tblInd w:w="606" w:type="dxa"/>
            <w:shd w:val="clear" w:color="auto" w:fill="FFFFFF"/>
            <w:tblCellMar>
              <w:left w:w="0" w:type="dxa"/>
              <w:right w:w="0" w:type="dxa"/>
            </w:tblCellMar>
            <w:tblLook w:val="04A0" w:firstRow="1" w:lastRow="0" w:firstColumn="1" w:lastColumn="0" w:noHBand="0" w:noVBand="1"/>
          </w:tblPr>
        </w:tblPrChange>
      </w:tblPr>
      <w:tblGrid>
        <w:gridCol w:w="4675"/>
        <w:gridCol w:w="1169"/>
        <w:tblGridChange w:id="4047">
          <w:tblGrid>
            <w:gridCol w:w="4675"/>
            <w:gridCol w:w="173"/>
            <w:gridCol w:w="996"/>
            <w:gridCol w:w="3679"/>
            <w:gridCol w:w="1169"/>
          </w:tblGrid>
        </w:tblGridChange>
      </w:tblGrid>
      <w:tr w:rsidR="00EF18EE" w:rsidRPr="0062074F" w14:paraId="0B113672" w14:textId="77777777" w:rsidTr="00157948">
        <w:trPr>
          <w:jc w:val="center"/>
          <w:trPrChange w:id="4048" w:author="jon pritchard" w:date="2026-03-27T11:52:00Z" w16du:dateUtc="2026-03-27T11:52:00Z">
            <w:trPr>
              <w:gridBefore w:val="2"/>
            </w:trPr>
          </w:trPrChange>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4049" w:author="jon pritchard" w:date="2026-03-27T11:52:00Z" w16du:dateUtc="2026-03-27T11:52:00Z">
              <w:tcPr>
                <w:tcW w:w="4675"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Change w:id="4050" w:author="jon pritchard" w:date="2026-03-27T11:52:00Z" w16du:dateUtc="2026-03-27T11:52:00Z">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39EB1855" w14:textId="77777777" w:rsidR="00EF18EE" w:rsidRPr="0062074F" w:rsidRDefault="00EF18EE" w:rsidP="00E2186C">
            <w:r w:rsidRPr="0062074F">
              <w:t>10.00 m</w:t>
            </w:r>
          </w:p>
        </w:tc>
      </w:tr>
      <w:tr w:rsidR="00EF18EE" w:rsidRPr="0062074F" w14:paraId="6816037F" w14:textId="77777777" w:rsidTr="00157948">
        <w:trPr>
          <w:jc w:val="center"/>
          <w:trPrChange w:id="4051" w:author="jon pritchard" w:date="2026-03-27T11:52:00Z" w16du:dateUtc="2026-03-27T11:52:00Z">
            <w:trPr>
              <w:gridBefore w:val="2"/>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4052" w:author="jon pritchard" w:date="2026-03-27T11:52:00Z" w16du:dateUtc="2026-03-27T11:52:00Z">
              <w:tcPr>
                <w:tcW w:w="4675"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4053"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0FB32EC5" w14:textId="77777777" w:rsidR="00EF18EE" w:rsidRPr="0062074F" w:rsidRDefault="00EF18EE" w:rsidP="00E2186C">
            <w:r w:rsidRPr="0062074F">
              <w:t>±0.42 m</w:t>
            </w:r>
          </w:p>
        </w:tc>
      </w:tr>
      <w:tr w:rsidR="00EF18EE" w:rsidRPr="0062074F" w14:paraId="0FCE062C" w14:textId="77777777" w:rsidTr="00157948">
        <w:trPr>
          <w:jc w:val="center"/>
          <w:trPrChange w:id="4054" w:author="jon pritchard" w:date="2026-03-27T11:52:00Z" w16du:dateUtc="2026-03-27T11:52:00Z">
            <w:trPr>
              <w:gridBefore w:val="2"/>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4055" w:author="jon pritchard" w:date="2026-03-27T11:52:00Z" w16du:dateUtc="2026-03-27T11:52:00Z">
              <w:tcPr>
                <w:tcW w:w="4675"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F91075D" w14:textId="078B1E36" w:rsidR="00EF18EE" w:rsidRPr="0062074F" w:rsidRDefault="00EF18EE" w:rsidP="00E2186C">
            <w:r w:rsidRPr="0062074F">
              <w:t>S-104 water level height</w:t>
            </w:r>
            <w:ins w:id="4056" w:author="jonathan pritchard" w:date="2026-03-10T09:43:00Z" w16du:dateUtc="2026-03-10T09:43:00Z">
              <w:r w:rsidR="00797EE6">
                <w:rPr>
                  <w:rStyle w:val="FootnoteReference"/>
                </w:rPr>
                <w:footnoteReference w:id="6"/>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4075"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69D447A9" w14:textId="77777777" w:rsidR="00EF18EE" w:rsidRPr="0062074F" w:rsidRDefault="00EF18EE" w:rsidP="00E2186C">
            <w:r w:rsidRPr="0062074F">
              <w:t>0.32 m</w:t>
            </w:r>
          </w:p>
        </w:tc>
      </w:tr>
      <w:tr w:rsidR="00EF18EE" w:rsidRPr="0062074F" w14:paraId="5E083A8F" w14:textId="77777777" w:rsidTr="00157948">
        <w:trPr>
          <w:trHeight w:val="375"/>
          <w:jc w:val="center"/>
          <w:trPrChange w:id="4076" w:author="jon pritchard" w:date="2026-03-27T11:52:00Z" w16du:dateUtc="2026-03-27T11:52:00Z">
            <w:trPr>
              <w:gridBefore w:val="2"/>
              <w:trHeight w:val="375"/>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4077" w:author="jon pritchard" w:date="2026-03-27T11:52:00Z" w16du:dateUtc="2026-03-27T11:52:00Z">
              <w:tcPr>
                <w:tcW w:w="4675"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4078"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4EBDAFA5" w14:textId="77777777" w:rsidR="00EF18EE" w:rsidRPr="0062074F" w:rsidRDefault="00EF18EE">
            <w:pPr>
              <w:keepNext/>
              <w:pPrChange w:id="4079" w:author="jon pritchard" w:date="2026-03-27T11:52:00Z" w16du:dateUtc="2026-03-27T11:52:00Z">
                <w:pPr/>
              </w:pPrChange>
            </w:pPr>
            <w:r w:rsidRPr="0062074F">
              <w:t>±0.04 m</w:t>
            </w:r>
          </w:p>
        </w:tc>
      </w:tr>
    </w:tbl>
    <w:p w14:paraId="7CBB762F" w14:textId="58686B2E" w:rsidR="00EF18EE" w:rsidRPr="0062074F" w:rsidRDefault="00157948">
      <w:pPr>
        <w:pStyle w:val="Caption"/>
        <w:jc w:val="center"/>
        <w:rPr>
          <w:lang w:val="en-US"/>
        </w:rPr>
        <w:pPrChange w:id="4080" w:author="jon pritchard" w:date="2026-03-27T11:52:00Z" w16du:dateUtc="2026-03-27T11:52:00Z">
          <w:pPr/>
        </w:pPrChange>
      </w:pPr>
      <w:bookmarkStart w:id="4081" w:name="_Ref225504832"/>
      <w:ins w:id="4082" w:author="jon pritchard" w:date="2026-03-27T11:52:00Z" w16du:dateUtc="2026-03-27T11:52:00Z">
        <w:r>
          <w:t xml:space="preserve">Table </w:t>
        </w:r>
        <w:r>
          <w:fldChar w:fldCharType="begin"/>
        </w:r>
        <w:r>
          <w:instrText xml:space="preserve"> SEQ Table \* ARABIC </w:instrText>
        </w:r>
      </w:ins>
      <w:r>
        <w:fldChar w:fldCharType="separate"/>
      </w:r>
      <w:ins w:id="4083" w:author="jon pritchard" w:date="2026-03-27T11:52:00Z" w16du:dateUtc="2026-03-27T11:52:00Z">
        <w:r>
          <w:rPr>
            <w:noProof/>
          </w:rPr>
          <w:t>10</w:t>
        </w:r>
        <w:r>
          <w:fldChar w:fldCharType="end"/>
        </w:r>
        <w:r>
          <w:t>: Example Values - Water Level Adjustment</w:t>
        </w:r>
      </w:ins>
      <w:bookmarkEnd w:id="4081"/>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4084" w:name="_Toc88852884"/>
      <w:bookmarkStart w:id="4085" w:name="_Toc98339992"/>
      <w:bookmarkStart w:id="4086" w:name="_Toc98340368"/>
      <w:r w:rsidRPr="0062074F">
        <w:br w:type="page"/>
      </w:r>
    </w:p>
    <w:p w14:paraId="2913C950" w14:textId="3C34FD09" w:rsidR="00EF57B5" w:rsidRPr="0062074F" w:rsidRDefault="001019DD" w:rsidP="001C1CAB">
      <w:pPr>
        <w:pStyle w:val="Heading1"/>
        <w:numPr>
          <w:ilvl w:val="0"/>
          <w:numId w:val="236"/>
        </w:numPr>
      </w:pPr>
      <w:bookmarkStart w:id="4087" w:name="_Toc226035153"/>
      <w:r w:rsidRPr="0062074F">
        <w:lastRenderedPageBreak/>
        <w:t>Water Level Adjustment</w:t>
      </w:r>
      <w:r w:rsidR="009D5976" w:rsidRPr="0062074F">
        <w:t xml:space="preserve"> (WLA)</w:t>
      </w:r>
      <w:bookmarkEnd w:id="4087"/>
    </w:p>
    <w:p w14:paraId="26639FE7" w14:textId="126BBE0E"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ins w:id="4088" w:author="jonathan pritchard" w:date="2026-04-02T17:16:00Z" w16du:dateUtc="2026-04-02T16:16:00Z">
        <w:r w:rsidR="00F80231">
          <w:t xml:space="preserve"> </w:t>
        </w:r>
        <w:r w:rsidR="00F80231" w:rsidRPr="00F80231">
          <w:t xml:space="preserve">This adjustment must then be applied in areas where </w:t>
        </w:r>
        <w:r w:rsidR="00F80231">
          <w:t xml:space="preserve">compatible </w:t>
        </w:r>
        <w:r w:rsidR="00F80231" w:rsidRPr="00F80231">
          <w:t>S-101, S-102 and S-104 data products are availabl</w:t>
        </w:r>
        <w:r w:rsidR="00F80231">
          <w:t>e</w:t>
        </w:r>
      </w:ins>
      <w:del w:id="4089" w:author="jon pritchard" w:date="2026-03-07T12:08:00Z" w16du:dateUtc="2026-03-06T23:08:00Z">
        <w:r w:rsidR="008972A2" w:rsidRPr="0062074F" w:rsidDel="007435CC">
          <w:delText xml:space="preserve"> </w:delText>
        </w:r>
      </w:del>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4090" w:name="_Toc88852885"/>
      <w:bookmarkStart w:id="4091" w:name="_Toc98339993"/>
      <w:bookmarkStart w:id="4092" w:name="_Toc98340369"/>
      <w:bookmarkEnd w:id="4084"/>
      <w:bookmarkEnd w:id="4085"/>
      <w:bookmarkEnd w:id="4086"/>
    </w:p>
    <w:p w14:paraId="4BAEE05F" w14:textId="21752079" w:rsidR="002D0A15" w:rsidRPr="0062074F" w:rsidRDefault="00EB3601" w:rsidP="001C1CAB">
      <w:pPr>
        <w:pStyle w:val="Heading1"/>
        <w:numPr>
          <w:ilvl w:val="1"/>
          <w:numId w:val="236"/>
        </w:numPr>
      </w:pPr>
      <w:bookmarkStart w:id="4093" w:name="_Toc226035154"/>
      <w:r w:rsidRPr="0062074F">
        <w:t>Scope</w:t>
      </w:r>
      <w:bookmarkEnd w:id="4093"/>
    </w:p>
    <w:bookmarkEnd w:id="4090"/>
    <w:bookmarkEnd w:id="4091"/>
    <w:bookmarkEnd w:id="4092"/>
    <w:p w14:paraId="28E2B8A1" w14:textId="46C03872" w:rsidR="00B840E1" w:rsidRPr="0062074F" w:rsidRDefault="00B840E1" w:rsidP="001019DD">
      <w:pPr>
        <w:spacing w:after="120" w:line="240" w:lineRule="auto"/>
        <w:jc w:val="both"/>
      </w:pPr>
      <w:r w:rsidRPr="0062074F">
        <w:t xml:space="preserve">This </w:t>
      </w:r>
      <w:del w:id="4094" w:author="jon pritchard" w:date="2026-03-08T00:17:00Z" w16du:dateUtc="2026-03-08T08:17:00Z">
        <w:r w:rsidRPr="0062074F" w:rsidDel="00E934DF">
          <w:delText xml:space="preserve">section </w:delText>
        </w:r>
      </w:del>
      <w:ins w:id="4095" w:author="jon pritchard" w:date="2026-03-08T00:17:00Z" w16du:dateUtc="2026-03-08T08:17:00Z">
        <w:r w:rsidR="00E934DF">
          <w:t>clause</w:t>
        </w:r>
        <w:r w:rsidR="00E934DF" w:rsidRPr="0062074F">
          <w:t xml:space="preserve"> </w:t>
        </w:r>
      </w:ins>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del w:id="4096" w:author="jon pritchard" w:date="2026-03-08T00:17:00Z" w16du:dateUtc="2026-03-08T08:17:00Z">
        <w:r w:rsidRPr="0062074F" w:rsidDel="00E934DF">
          <w:delText xml:space="preserve">section </w:delText>
        </w:r>
      </w:del>
      <w:ins w:id="4097" w:author="jon pritchard" w:date="2026-03-08T00:17:00Z" w16du:dateUtc="2026-03-08T08:17:00Z">
        <w:del w:id="4098" w:author="jonathan pritchard" w:date="2026-04-02T18:16:00Z" w16du:dateUtc="2026-04-02T17:16:00Z">
          <w:r w:rsidR="00E934DF" w:rsidDel="005F3940">
            <w:delText>clause</w:delText>
          </w:r>
        </w:del>
      </w:ins>
      <w:ins w:id="4099" w:author="jonathan pritchard" w:date="2026-04-02T18:16:00Z" w16du:dateUtc="2026-04-02T17:16:00Z">
        <w:r w:rsidR="005F3940">
          <w:t>section</w:t>
        </w:r>
      </w:ins>
      <w:ins w:id="4100" w:author="jon pritchard" w:date="2026-03-08T00:17:00Z" w16du:dateUtc="2026-03-08T08:17:00Z">
        <w:r w:rsidR="00E934DF" w:rsidRPr="0062074F">
          <w:t xml:space="preserve"> </w:t>
        </w:r>
      </w:ins>
      <w:r w:rsidRPr="0062074F">
        <w:t>as WLA.</w:t>
      </w:r>
      <w:r w:rsidR="002B693D" w:rsidRPr="0062074F">
        <w:t xml:space="preserve"> </w:t>
      </w:r>
      <w:r w:rsidRPr="0062074F">
        <w:t xml:space="preserve">This </w:t>
      </w:r>
      <w:del w:id="4101" w:author="jon pritchard" w:date="2026-03-08T00:17:00Z" w16du:dateUtc="2026-03-08T08:17:00Z">
        <w:r w:rsidRPr="0062074F" w:rsidDel="00E934DF">
          <w:delText xml:space="preserve">section </w:delText>
        </w:r>
      </w:del>
      <w:ins w:id="4102" w:author="jon pritchard" w:date="2026-03-08T00:17:00Z" w16du:dateUtc="2026-03-08T08:17:00Z">
        <w:del w:id="4103" w:author="jonathan pritchard" w:date="2026-04-02T18:17:00Z" w16du:dateUtc="2026-04-02T17:17:00Z">
          <w:r w:rsidR="00E934DF" w:rsidDel="005F3940">
            <w:delText>clause</w:delText>
          </w:r>
        </w:del>
      </w:ins>
      <w:ins w:id="4104" w:author="jonathan pritchard" w:date="2026-04-02T18:17:00Z" w16du:dateUtc="2026-04-02T17:17:00Z">
        <w:r w:rsidR="005F3940">
          <w:t>section</w:t>
        </w:r>
      </w:ins>
      <w:ins w:id="4105" w:author="jon pritchard" w:date="2026-03-08T00:17:00Z" w16du:dateUtc="2026-03-08T08:17:00Z">
        <w:r w:rsidR="00E934DF" w:rsidRPr="0062074F">
          <w:t xml:space="preserve"> </w:t>
        </w:r>
      </w:ins>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4106" w:name="_Toc226035155"/>
      <w:r w:rsidRPr="0062074F">
        <w:t>Constraints on input data</w:t>
      </w:r>
      <w:bookmarkEnd w:id="4106"/>
    </w:p>
    <w:p w14:paraId="072C06D4" w14:textId="31FA100B" w:rsidR="001374ED" w:rsidDel="000D6FE7" w:rsidRDefault="001374ED" w:rsidP="000D6FE7">
      <w:pPr>
        <w:pStyle w:val="ListParagraph"/>
        <w:numPr>
          <w:ilvl w:val="0"/>
          <w:numId w:val="88"/>
        </w:numPr>
        <w:spacing w:after="120" w:line="240" w:lineRule="auto"/>
        <w:ind w:left="284" w:hanging="284"/>
        <w:jc w:val="both"/>
        <w:rPr>
          <w:del w:id="4107" w:author="jon pritchard" w:date="2026-03-19T12:54:00Z" w16du:dateUtc="2026-03-19T11:54:00Z"/>
        </w:rPr>
      </w:pPr>
      <w:r w:rsidRPr="0062074F">
        <w:t xml:space="preserve">Coverage – </w:t>
      </w:r>
      <w:ins w:id="4108" w:author="jon pritchard" w:date="2026-03-18T07:04:00Z" w16du:dateUtc="2026-03-18T06:04:00Z">
        <w:r w:rsidR="00B17136">
          <w:t xml:space="preserve">As for S-102 data, </w:t>
        </w:r>
      </w:ins>
      <w:r w:rsidRPr="0062074F">
        <w:t>S-104 data</w:t>
      </w:r>
      <w:ins w:id="4109" w:author="jon pritchard" w:date="2026-03-18T07:04:00Z" w16du:dateUtc="2026-03-18T06:04:00Z">
        <w:r w:rsidR="00B17136">
          <w:t>sets</w:t>
        </w:r>
      </w:ins>
      <w:del w:id="4110" w:author="jon pritchard" w:date="2026-03-18T07:04:00Z" w16du:dateUtc="2026-03-18T06:04:00Z">
        <w:r w:rsidRPr="0062074F" w:rsidDel="00B17136">
          <w:delText xml:space="preserve"> </w:delText>
        </w:r>
      </w:del>
      <w:ins w:id="4111" w:author="jon pritchard" w:date="2026-03-18T07:03:00Z" w16du:dateUtc="2026-03-18T06:03:00Z">
        <w:r w:rsidR="00B17136">
          <w:t xml:space="preserve"> are</w:t>
        </w:r>
      </w:ins>
      <w:del w:id="4112" w:author="jon pritchard" w:date="2026-03-18T07:03:00Z" w16du:dateUtc="2026-03-18T06:03:00Z">
        <w:r w:rsidRPr="0062074F" w:rsidDel="00B17136">
          <w:delText>is</w:delText>
        </w:r>
      </w:del>
      <w:r w:rsidRPr="0062074F">
        <w:t xml:space="preserve"> not expected to </w:t>
      </w:r>
      <w:ins w:id="4113" w:author="jon pritchard" w:date="2026-03-18T07:03:00Z" w16du:dateUtc="2026-03-18T06:03:00Z">
        <w:r w:rsidR="00B17136">
          <w:t xml:space="preserve">spatially </w:t>
        </w:r>
      </w:ins>
      <w:r w:rsidRPr="0062074F">
        <w:t>overlap</w:t>
      </w:r>
      <w:ins w:id="4114" w:author="jon pritchard" w:date="2026-03-18T07:04:00Z" w16du:dateUtc="2026-03-18T06:04:00Z">
        <w:r w:rsidR="00B17136">
          <w:t xml:space="preserve"> within the same scale range</w:t>
        </w:r>
      </w:ins>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B17136">
        <w:rPr>
          <w:rPrChange w:id="4115" w:author="jon pritchard" w:date="2026-03-18T07:04:00Z" w16du:dateUtc="2026-03-18T06:04:00Z">
            <w:rPr>
              <w:b/>
              <w:bCs/>
            </w:rPr>
          </w:rPrChange>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75FD6ACC" w14:textId="77777777" w:rsidR="000D6FE7" w:rsidRPr="0062074F" w:rsidRDefault="000D6FE7" w:rsidP="00AE2737">
      <w:pPr>
        <w:pStyle w:val="ListParagraph"/>
        <w:numPr>
          <w:ilvl w:val="0"/>
          <w:numId w:val="88"/>
        </w:numPr>
        <w:spacing w:after="120" w:line="240" w:lineRule="auto"/>
        <w:ind w:left="284" w:hanging="284"/>
        <w:jc w:val="both"/>
        <w:rPr>
          <w:ins w:id="4116" w:author="jon pritchard" w:date="2026-03-19T12:54:00Z" w16du:dateUtc="2026-03-19T11:54:00Z"/>
        </w:rPr>
      </w:pPr>
    </w:p>
    <w:p w14:paraId="2F9D46F9" w14:textId="0D52A2D4" w:rsidR="000D6FE7" w:rsidRDefault="000D6FE7">
      <w:pPr>
        <w:pStyle w:val="ListParagraph"/>
        <w:numPr>
          <w:ilvl w:val="0"/>
          <w:numId w:val="88"/>
        </w:numPr>
        <w:spacing w:after="120" w:line="240" w:lineRule="auto"/>
        <w:ind w:left="284" w:hanging="284"/>
        <w:jc w:val="both"/>
        <w:rPr>
          <w:ins w:id="4117" w:author="jon pritchard" w:date="2026-03-19T12:53:00Z" w16du:dateUtc="2026-03-19T11:53:00Z"/>
        </w:rPr>
        <w:pPrChange w:id="4118" w:author="jon pritchard" w:date="2026-03-19T12:54:00Z" w16du:dateUtc="2026-03-19T11:54:00Z">
          <w:pPr>
            <w:spacing w:after="120" w:line="276" w:lineRule="auto"/>
            <w:jc w:val="both"/>
          </w:pPr>
        </w:pPrChange>
      </w:pPr>
      <w:ins w:id="4119" w:author="jon pritchard" w:date="2026-03-19T12:51:00Z" w16du:dateUtc="2026-03-19T11:51:00Z">
        <w:r>
          <w:t xml:space="preserve">As for S-102 data, the ECDIS must only allow WLA processing </w:t>
        </w:r>
        <w:del w:id="4120" w:author="jonathan pritchard" w:date="2026-04-02T15:32:00Z" w16du:dateUtc="2026-04-02T14:32:00Z">
          <w:r w:rsidDel="001E7CF7">
            <w:delText>where the</w:delText>
          </w:r>
        </w:del>
      </w:ins>
      <w:ins w:id="4121" w:author="jon pritchard" w:date="2026-03-19T12:52:00Z" w16du:dateUtc="2026-03-19T11:52:00Z">
        <w:del w:id="4122" w:author="jonathan pritchard" w:date="2026-04-02T15:32:00Z" w16du:dateUtc="2026-04-02T14:32:00Z">
          <w:r w:rsidDel="001E7CF7">
            <w:delText xml:space="preserve"> </w:delText>
          </w:r>
        </w:del>
      </w:ins>
      <w:ins w:id="4123" w:author="jon pritchard" w:date="2026-03-19T12:53:00Z" w16du:dateUtc="2026-03-19T11:53:00Z">
        <w:del w:id="4124" w:author="jonathan pritchard" w:date="2026-04-02T15:32:00Z" w16du:dateUtc="2026-04-02T14:32:00Z">
          <w:r w:rsidDel="001E7CF7">
            <w:delText>at least one of the following conditions is met for the entire spatial and temporal extent of the S-10</w:delText>
          </w:r>
        </w:del>
      </w:ins>
      <w:ins w:id="4125" w:author="jon pritchard" w:date="2026-03-19T12:54:00Z" w16du:dateUtc="2026-03-19T11:54:00Z">
        <w:del w:id="4126" w:author="jonathan pritchard" w:date="2026-04-02T15:32:00Z" w16du:dateUtc="2026-04-02T14:32:00Z">
          <w:r w:rsidDel="001E7CF7">
            <w:delText>4</w:delText>
          </w:r>
        </w:del>
      </w:ins>
      <w:ins w:id="4127" w:author="jon pritchard" w:date="2026-03-19T12:53:00Z" w16du:dateUtc="2026-03-19T11:53:00Z">
        <w:del w:id="4128" w:author="jonathan pritchard" w:date="2026-04-02T15:32:00Z" w16du:dateUtc="2026-04-02T14:32:00Z">
          <w:r w:rsidDel="001E7CF7">
            <w:delText xml:space="preserve"> data and the ENC data it spatially coincides with</w:delText>
          </w:r>
        </w:del>
        <w:del w:id="4129" w:author="jonathan pritchard" w:date="2026-04-02T15:31:00Z" w16du:dateUtc="2026-04-02T14:31:00Z">
          <w:r w:rsidDel="001E7CF7">
            <w:delText>:</w:delText>
          </w:r>
        </w:del>
      </w:ins>
      <w:ins w:id="4130" w:author="jonathan pritchard" w:date="2026-04-02T15:30:00Z" w16du:dateUtc="2026-04-02T14:30:00Z">
        <w:r w:rsidR="001E7CF7" w:rsidRPr="001E7CF7">
          <w:t>if at least one of the following conditions is met between the S-10</w:t>
        </w:r>
      </w:ins>
      <w:ins w:id="4131" w:author="jonathan pritchard" w:date="2026-04-02T15:32:00Z" w16du:dateUtc="2026-04-02T14:32:00Z">
        <w:r w:rsidR="001E7CF7">
          <w:t>4</w:t>
        </w:r>
      </w:ins>
      <w:ins w:id="4132" w:author="jonathan pritchard" w:date="2026-04-02T15:30:00Z" w16du:dateUtc="2026-04-02T14:30:00Z">
        <w:r w:rsidR="001E7CF7" w:rsidRPr="001E7CF7">
          <w:t xml:space="preserve"> data and the extent of the ENC data it spatially coincides with:</w:t>
        </w:r>
      </w:ins>
    </w:p>
    <w:p w14:paraId="3FB88317" w14:textId="497C1398" w:rsidR="000D6FE7" w:rsidRDefault="000D6FE7">
      <w:pPr>
        <w:pStyle w:val="ListParagraph"/>
        <w:numPr>
          <w:ilvl w:val="0"/>
          <w:numId w:val="271"/>
        </w:numPr>
        <w:spacing w:after="120" w:line="276" w:lineRule="auto"/>
        <w:jc w:val="both"/>
        <w:rPr>
          <w:ins w:id="4133" w:author="jon pritchard" w:date="2026-03-19T12:53:00Z" w16du:dateUtc="2026-03-19T11:53:00Z"/>
        </w:rPr>
        <w:pPrChange w:id="4134" w:author="jon pritchard" w:date="2026-03-19T12:53:00Z" w16du:dateUtc="2026-03-19T11:53:00Z">
          <w:pPr>
            <w:pStyle w:val="ListParagraph"/>
            <w:numPr>
              <w:numId w:val="269"/>
            </w:numPr>
            <w:spacing w:after="120" w:line="276" w:lineRule="auto"/>
            <w:ind w:hanging="360"/>
            <w:jc w:val="both"/>
          </w:pPr>
        </w:pPrChange>
      </w:pPr>
      <w:ins w:id="4135" w:author="jon pritchard" w:date="2026-03-19T12:53:00Z" w16du:dateUtc="2026-03-19T11:53:00Z">
        <w:r>
          <w:t>The data producer of the S-10</w:t>
        </w:r>
      </w:ins>
      <w:ins w:id="4136" w:author="jon pritchard" w:date="2026-03-19T12:54:00Z" w16du:dateUtc="2026-03-19T11:54:00Z">
        <w:r>
          <w:t>4</w:t>
        </w:r>
      </w:ins>
      <w:ins w:id="4137" w:author="jon pritchard" w:date="2026-03-19T12:53:00Z" w16du:dateUtc="2026-03-19T11:53:00Z">
        <w:r>
          <w:t xml:space="preserve"> data is the same as the data producer of the ENC data; or</w:t>
        </w:r>
      </w:ins>
    </w:p>
    <w:p w14:paraId="2489F1E2" w14:textId="038BD703" w:rsidR="000D6FE7" w:rsidRDefault="000D6FE7">
      <w:pPr>
        <w:pStyle w:val="ListParagraph"/>
        <w:numPr>
          <w:ilvl w:val="0"/>
          <w:numId w:val="271"/>
        </w:numPr>
        <w:spacing w:after="120" w:line="276" w:lineRule="auto"/>
        <w:jc w:val="both"/>
        <w:rPr>
          <w:ins w:id="4138" w:author="jon pritchard" w:date="2026-03-19T12:53:00Z" w16du:dateUtc="2026-03-19T11:53:00Z"/>
        </w:rPr>
        <w:pPrChange w:id="4139" w:author="jon pritchard" w:date="2026-03-19T12:53:00Z" w16du:dateUtc="2026-03-19T11:53:00Z">
          <w:pPr>
            <w:pStyle w:val="ListParagraph"/>
            <w:numPr>
              <w:numId w:val="269"/>
            </w:numPr>
            <w:spacing w:after="120" w:line="276" w:lineRule="auto"/>
            <w:ind w:hanging="360"/>
            <w:jc w:val="both"/>
          </w:pPr>
        </w:pPrChange>
      </w:pPr>
      <w:ins w:id="4140" w:author="jon pritchard" w:date="2026-03-19T12:53:00Z" w16du:dateUtc="2026-03-19T11:53:00Z">
        <w:r>
          <w:t>The S-10</w:t>
        </w:r>
      </w:ins>
      <w:ins w:id="4141" w:author="jon pritchard" w:date="2026-03-19T12:54:00Z" w16du:dateUtc="2026-03-19T11:54:00Z">
        <w:r>
          <w:t>4</w:t>
        </w:r>
      </w:ins>
      <w:ins w:id="4142" w:author="jon pritchard" w:date="2026-03-19T12:53:00Z" w16du:dateUtc="2026-03-19T11:53:00Z">
        <w:r>
          <w:t xml:space="preserve"> dataset has a digital signature issued by the ENC producer; or</w:t>
        </w:r>
      </w:ins>
    </w:p>
    <w:p w14:paraId="31E08ED7" w14:textId="2A1A448E" w:rsidR="000D6FE7" w:rsidRDefault="000D6FE7" w:rsidP="000D6FE7">
      <w:pPr>
        <w:pStyle w:val="ListParagraph"/>
        <w:numPr>
          <w:ilvl w:val="0"/>
          <w:numId w:val="271"/>
        </w:numPr>
        <w:spacing w:after="120" w:line="276" w:lineRule="auto"/>
        <w:jc w:val="both"/>
        <w:rPr>
          <w:ins w:id="4143" w:author="jon pritchard" w:date="2026-03-20T09:50:00Z" w16du:dateUtc="2026-03-20T08:50:00Z"/>
        </w:rPr>
      </w:pPr>
      <w:ins w:id="4144" w:author="jon pritchard" w:date="2026-03-19T12:53:00Z" w16du:dateUtc="2026-03-19T11:53:00Z">
        <w:r>
          <w:t>The ECDIS has a certificate issued by the ENC producer with the S-10</w:t>
        </w:r>
      </w:ins>
      <w:ins w:id="4145" w:author="jon pritchard" w:date="2026-03-19T12:55:00Z" w16du:dateUtc="2026-03-19T11:55:00Z">
        <w:r>
          <w:t>4</w:t>
        </w:r>
      </w:ins>
      <w:ins w:id="4146" w:author="jon pritchard" w:date="2026-03-19T12:53:00Z" w16du:dateUtc="2026-03-19T11:53:00Z">
        <w:r>
          <w:t xml:space="preserve"> data producer as its Subject.</w:t>
        </w:r>
      </w:ins>
    </w:p>
    <w:p w14:paraId="2A9A21F6" w14:textId="6BD2B9D7" w:rsidR="000D7FD6" w:rsidRPr="000D6FE7" w:rsidRDefault="000D7FD6">
      <w:pPr>
        <w:pStyle w:val="ListParagraph"/>
        <w:spacing w:after="120" w:line="276" w:lineRule="auto"/>
        <w:ind w:left="1080"/>
        <w:jc w:val="both"/>
        <w:rPr>
          <w:ins w:id="4147" w:author="jon pritchard" w:date="2026-03-19T12:51:00Z" w16du:dateUtc="2026-03-19T11:51:00Z"/>
          <w:rPrChange w:id="4148" w:author="jon pritchard" w:date="2026-03-19T12:51:00Z" w16du:dateUtc="2026-03-19T11:51:00Z">
            <w:rPr>
              <w:ins w:id="4149" w:author="jon pritchard" w:date="2026-03-19T12:51:00Z" w16du:dateUtc="2026-03-19T11:51:00Z"/>
              <w:rFonts w:cs="Calibri"/>
              <w:color w:val="000000"/>
              <w:shd w:val="clear" w:color="auto" w:fill="FFFFFF"/>
            </w:rPr>
          </w:rPrChange>
        </w:rPr>
        <w:pPrChange w:id="4150" w:author="jon pritchard" w:date="2026-03-20T09:50:00Z" w16du:dateUtc="2026-03-20T08:50:00Z">
          <w:pPr>
            <w:pStyle w:val="ListParagraph"/>
            <w:numPr>
              <w:numId w:val="88"/>
            </w:numPr>
            <w:spacing w:after="120" w:line="240" w:lineRule="auto"/>
            <w:ind w:left="284" w:hanging="284"/>
            <w:jc w:val="both"/>
          </w:pPr>
        </w:pPrChange>
      </w:pPr>
      <w:ins w:id="4151" w:author="jon pritchard" w:date="2026-03-20T09:50:00Z" w16du:dateUtc="2026-03-20T08:50:00Z">
        <w:r w:rsidRPr="000D7FD6">
          <w:t>Where certificates and identities are defined by clause 8.1.1</w:t>
        </w:r>
      </w:ins>
    </w:p>
    <w:p w14:paraId="3F0EA7D7" w14:textId="288C853F"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61175250"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w:t>
      </w:r>
      <w:ins w:id="4152" w:author="jonathan pritchard" w:date="2026-04-02T15:50:00Z" w16du:dateUtc="2026-04-02T14:50:00Z">
        <w:r w:rsidR="00A56D69">
          <w:rPr>
            <w:rFonts w:cs="Calibri"/>
            <w:color w:val="000000"/>
            <w:shd w:val="clear" w:color="auto" w:fill="FFFFFF"/>
          </w:rPr>
          <w:t xml:space="preserve">and horizontal </w:t>
        </w:r>
      </w:ins>
      <w:r w:rsidRPr="0062074F">
        <w:rPr>
          <w:rFonts w:cs="Calibri"/>
          <w:color w:val="000000"/>
          <w:shd w:val="clear" w:color="auto" w:fill="FFFFFF"/>
        </w:rPr>
        <w:t xml:space="preserve">datum. </w:t>
      </w:r>
      <w:r w:rsidR="003232F1" w:rsidRPr="0062074F">
        <w:rPr>
          <w:rFonts w:cs="Calibri"/>
          <w:color w:val="000000"/>
          <w:shd w:val="clear" w:color="auto" w:fill="FFFFFF"/>
        </w:rPr>
        <w:t xml:space="preserve">If the S-102 and S-104 features are not on the same vertical </w:t>
      </w:r>
      <w:ins w:id="4153" w:author="jonathan pritchard" w:date="2026-04-02T15:50:00Z" w16du:dateUtc="2026-04-02T14:50:00Z">
        <w:r w:rsidR="00A56D69">
          <w:rPr>
            <w:rFonts w:cs="Calibri"/>
            <w:color w:val="000000"/>
            <w:shd w:val="clear" w:color="auto" w:fill="FFFFFF"/>
          </w:rPr>
          <w:t>and</w:t>
        </w:r>
      </w:ins>
      <w:ins w:id="4154" w:author="jonathan pritchard" w:date="2026-04-02T16:26:00Z" w16du:dateUtc="2026-04-02T15:26:00Z">
        <w:r w:rsidR="0008082C">
          <w:rPr>
            <w:rFonts w:cs="Calibri"/>
            <w:color w:val="000000"/>
            <w:shd w:val="clear" w:color="auto" w:fill="FFFFFF"/>
          </w:rPr>
          <w:t>/or</w:t>
        </w:r>
      </w:ins>
      <w:ins w:id="4155" w:author="jonathan pritchard" w:date="2026-04-02T15:50:00Z" w16du:dateUtc="2026-04-02T14:50:00Z">
        <w:r w:rsidR="00A56D69">
          <w:rPr>
            <w:rFonts w:cs="Calibri"/>
            <w:color w:val="000000"/>
            <w:shd w:val="clear" w:color="auto" w:fill="FFFFFF"/>
          </w:rPr>
          <w:t xml:space="preserve"> horizontal </w:t>
        </w:r>
      </w:ins>
      <w:r w:rsidR="003232F1" w:rsidRPr="0062074F">
        <w:rPr>
          <w:rFonts w:cs="Calibri"/>
          <w:color w:val="000000"/>
          <w:shd w:val="clear" w:color="auto" w:fill="FFFFFF"/>
        </w:rPr>
        <w:t xml:space="preserve">datum then an indication “Incompatible </w:t>
      </w:r>
      <w:del w:id="4156" w:author="jonathan pritchard" w:date="2026-04-02T16:26:00Z" w16du:dateUtc="2026-04-02T15:26:00Z">
        <w:r w:rsidR="003232F1" w:rsidRPr="0062074F" w:rsidDel="0008082C">
          <w:rPr>
            <w:rFonts w:cs="Calibri"/>
            <w:color w:val="000000"/>
            <w:shd w:val="clear" w:color="auto" w:fill="FFFFFF"/>
          </w:rPr>
          <w:delText xml:space="preserve">vertical </w:delText>
        </w:r>
      </w:del>
      <w:r w:rsidR="003232F1" w:rsidRPr="0062074F">
        <w:rPr>
          <w:rFonts w:cs="Calibri"/>
          <w:color w:val="000000"/>
          <w:shd w:val="clear" w:color="auto" w:fill="FFFFFF"/>
        </w:rPr>
        <w:t>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4157" w:name="_Toc226035156"/>
      <w:bookmarkStart w:id="4158" w:name="_Toc88852887"/>
      <w:bookmarkStart w:id="4159" w:name="_Toc98339995"/>
      <w:bookmarkStart w:id="4160" w:name="_Toc98340371"/>
      <w:r w:rsidRPr="0062074F">
        <w:t>User Inputs</w:t>
      </w:r>
      <w:bookmarkEnd w:id="4157"/>
    </w:p>
    <w:bookmarkEnd w:id="4158"/>
    <w:bookmarkEnd w:id="4159"/>
    <w:bookmarkEnd w:id="4160"/>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C6A00FE"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ins w:id="4161"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4162"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A time resolution t</w:t>
      </w:r>
      <w:r w:rsidRPr="0062074F">
        <w:rPr>
          <w:vertAlign w:val="subscript"/>
        </w:rPr>
        <w:t>u</w:t>
      </w:r>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4163" w:name="_Toc226035157"/>
      <w:bookmarkStart w:id="4164" w:name="_Toc88852888"/>
      <w:bookmarkStart w:id="4165" w:name="_Toc98339996"/>
      <w:bookmarkStart w:id="4166" w:name="_Toc98340372"/>
      <w:r w:rsidRPr="0062074F">
        <w:t>Implementation - general</w:t>
      </w:r>
      <w:bookmarkEnd w:id="4163"/>
    </w:p>
    <w:bookmarkEnd w:id="4164"/>
    <w:bookmarkEnd w:id="4165"/>
    <w:bookmarkEnd w:id="4166"/>
    <w:p w14:paraId="47BC9546" w14:textId="5AD9F362"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del w:id="4167" w:author="jon pritchard" w:date="2026-03-08T00:18:00Z" w16du:dateUtc="2026-03-08T08:18:00Z">
        <w:r w:rsidR="001374ED" w:rsidRPr="0062074F" w:rsidDel="00E934DF">
          <w:delText xml:space="preserve">section </w:delText>
        </w:r>
      </w:del>
      <w:ins w:id="4168" w:author="jon pritchard" w:date="2026-03-08T00:18:00Z" w16du:dateUtc="2026-03-08T08:18:00Z">
        <w:r w:rsidR="00E934DF">
          <w:t>clause</w:t>
        </w:r>
        <w:r w:rsidR="00E934DF" w:rsidRPr="0062074F">
          <w:t xml:space="preserve"> </w:t>
        </w:r>
      </w:ins>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85"/>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lastRenderedPageBreak/>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rPr>
          <w:ins w:id="4169" w:author="jon pritchard" w:date="2026-03-17T09:20:00Z" w16du:dateUtc="2026-03-17T08:20:00Z"/>
        </w:rPr>
      </w:pPr>
      <w:ins w:id="4170" w:author="jon pritchard" w:date="2026-03-17T09:20:00Z" w16du:dateUtc="2026-03-17T08:20:00Z">
        <w:r>
          <w:t>In cases that the WLA area lines and ESC lines are co-located, only the WLA Area lines must be displayed</w:t>
        </w:r>
      </w:ins>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4171" w:name="_Toc226035158"/>
      <w:bookmarkStart w:id="4172" w:name="_Toc88852889"/>
      <w:bookmarkStart w:id="4173" w:name="_Toc98339997"/>
      <w:bookmarkStart w:id="4174" w:name="_Toc98340373"/>
      <w:r w:rsidRPr="0062074F">
        <w:t>Implementation of WLA Option 1 – WLA for a single datetime instant</w:t>
      </w:r>
      <w:bookmarkEnd w:id="4171"/>
    </w:p>
    <w:bookmarkEnd w:id="4172"/>
    <w:bookmarkEnd w:id="4173"/>
    <w:bookmarkEnd w:id="4174"/>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4175" w:name="_Hlk88578099"/>
      <w:r w:rsidRPr="0062074F">
        <w:t>The adjustment of the S-102 values is calculated by adjusting each S-102 point by the shoalest of the S-104 values, for all S-104 points whose extent intersects the extent of the S-102 point.</w:t>
      </w:r>
      <w:bookmarkEnd w:id="4175"/>
    </w:p>
    <w:p w14:paraId="35112E20" w14:textId="67D017A6" w:rsidR="001374ED" w:rsidRPr="0062074F" w:rsidRDefault="001374ED" w:rsidP="0067081F">
      <w:pPr>
        <w:spacing w:after="120" w:line="240" w:lineRule="auto"/>
        <w:jc w:val="both"/>
      </w:pPr>
      <w:r w:rsidRPr="0062074F">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a,b,c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12AF3317">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4176" w:name="_Toc226035159"/>
      <w:bookmarkStart w:id="4177" w:name="_Toc88852890"/>
      <w:bookmarkStart w:id="4178" w:name="_Toc98339998"/>
      <w:bookmarkStart w:id="4179" w:name="_Toc98340374"/>
      <w:r w:rsidRPr="0062074F">
        <w:lastRenderedPageBreak/>
        <w:t>Implementation of WLA Option 2 – WLA for a datetime range specified by the user as a time period</w:t>
      </w:r>
      <w:bookmarkEnd w:id="4176"/>
    </w:p>
    <w:bookmarkEnd w:id="4177"/>
    <w:bookmarkEnd w:id="4178"/>
    <w:bookmarkEnd w:id="4179"/>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r w:rsidR="00DE16E0" w:rsidRPr="0062074F">
        <w:t>immediately</w:t>
      </w:r>
      <w:r w:rsidRPr="001C1CAB">
        <w:rPr>
          <w:strike/>
        </w:rPr>
        <w:t>just</w:t>
      </w:r>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4180"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4181" w:name="_Toc226035160"/>
      <w:bookmarkStart w:id="4182" w:name="_Toc88852891"/>
      <w:bookmarkStart w:id="4183" w:name="_Toc98339999"/>
      <w:bookmarkStart w:id="4184" w:name="_Toc98340375"/>
      <w:bookmarkEnd w:id="4180"/>
      <w:r w:rsidRPr="0062074F">
        <w:lastRenderedPageBreak/>
        <w:t xml:space="preserve">Implementation of WLA Option </w:t>
      </w:r>
      <w:r w:rsidR="005C3EE9" w:rsidRPr="0062074F">
        <w:t>3</w:t>
      </w:r>
      <w:r w:rsidRPr="0062074F">
        <w:t xml:space="preserve"> – linking of WLA to a defined route with planned waypoints and times</w:t>
      </w:r>
      <w:bookmarkEnd w:id="4181"/>
    </w:p>
    <w:bookmarkEnd w:id="4182"/>
    <w:bookmarkEnd w:id="4183"/>
    <w:bookmarkEnd w:id="4184"/>
    <w:p w14:paraId="25EB193C" w14:textId="01793CA9"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ins w:id="4185"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4186"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ins w:id="4187" w:author="jon pritchard" w:date="2026-03-07T11:59:00Z" w16du:dateUtc="2026-03-06T22:59:00Z">
        <w:r w:rsidR="007435CC">
          <w:t>.</w:t>
        </w:r>
      </w:ins>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ins w:id="4188" w:author="jon pritchard" w:date="2026-03-07T12:44:00Z" w16du:dateUtc="2026-03-06T23:44:00Z">
        <w:r w:rsidR="00714B6A">
          <w:t>.</w:t>
        </w:r>
      </w:ins>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3AC78031"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ins w:id="4189" w:author="jon pritchard" w:date="2026-03-07T05:11:00Z" w16du:dateUtc="2026-03-06T16:11:00Z">
        <w:r w:rsidR="008303AC" w:rsidRPr="0062074F">
          <w:rPr>
            <w:lang w:eastAsia="en-GB"/>
          </w:rPr>
          <w:t>MSC.530(106)</w:t>
        </w:r>
        <w:r w:rsidR="008303AC" w:rsidRPr="003168FA">
          <w:rPr>
            <w:lang w:eastAsia="en-GB"/>
            <w:rPrChange w:id="4190" w:author="jonathan pritchard" w:date="2026-03-10T15:13:00Z" w16du:dateUtc="2026-03-10T15:13:00Z">
              <w:rPr>
                <w:strike/>
                <w:lang w:eastAsia="en-GB"/>
              </w:rPr>
            </w:rPrChange>
          </w:rPr>
          <w:t>/</w:t>
        </w:r>
        <w:r w:rsidR="008303AC" w:rsidRPr="008303AC">
          <w:rPr>
            <w:lang w:eastAsia="en-GB"/>
          </w:rPr>
          <w:t>Rev.1</w:t>
        </w:r>
        <w:r w:rsidR="008303AC">
          <w:rPr>
            <w:lang w:eastAsia="en-GB"/>
          </w:rPr>
          <w:t xml:space="preserve"> </w:t>
        </w:r>
      </w:ins>
      <w:del w:id="4191"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Pr="0062074F">
        <w:t>. Each time marker is delimited before and after by the time +/- half the user selected t</w:t>
      </w:r>
      <w:r w:rsidRPr="0062074F">
        <w:rPr>
          <w:vertAlign w:val="subscript"/>
        </w:rPr>
        <w:t>u</w:t>
      </w:r>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del w:id="4192" w:author="jon pritchard" w:date="2026-03-07T12:31:00Z" w16du:dateUtc="2026-03-06T23:31:00Z">
            <w:rPr>
              <w:rFonts w:ascii="Cambria Math" w:hAnsi="Cambria Math"/>
            </w:rPr>
            <m:t xml:space="preserve"> </m:t>
          </w:del>
        </m:r>
      </m:oMath>
      <w:del w:id="4193" w:author="jon pritchard" w:date="2026-03-07T12:31:00Z" w16du:dateUtc="2026-03-06T23:31:00Z">
        <w:r w:rsidRPr="0062074F" w:rsidDel="003C1749">
          <w:delText xml:space="preserve"> </w:delText>
        </w:r>
      </w:del>
      <m:oMath>
        <m:r>
          <w:ins w:id="4194" w:author="jon pritchard" w:date="2026-03-07T12:31:00Z" w16du:dateUtc="2026-03-06T23:31:00Z">
            <w:rPr>
              <w:rFonts w:ascii="Cambria Math" w:hAnsi="Cambria Math"/>
            </w:rPr>
            <m:t xml:space="preserve"> </m:t>
          </w:ins>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1EB7F7EE">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lastRenderedPageBreak/>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t</w:t>
      </w:r>
      <w:r w:rsidRPr="0062074F">
        <w:rPr>
          <w:vertAlign w:val="subscript"/>
        </w:rPr>
        <w:t>i</w:t>
      </w:r>
      <w:r w:rsidRPr="0062074F">
        <w:t xml:space="preserve"> the S-102 extents which spatially 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35BF4ABE"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ins w:id="4195" w:author="jonathan pritchard" w:date="2026-03-10T15:14:00Z" w16du:dateUtc="2026-03-10T15:14:00Z">
        <w:r w:rsidR="003168FA">
          <w:t>.</w:t>
        </w:r>
      </w:ins>
      <w:del w:id="4196" w:author="jonathan pritchard" w:date="2026-03-10T15:14:00Z" w16du:dateUtc="2026-03-10T15:14:00Z">
        <w:r w:rsidRPr="0062074F" w:rsidDel="003168FA">
          <w:delText>,</w:delText>
        </w:r>
      </w:del>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del w:id="4197" w:author="jon pritchard" w:date="2026-03-07T12:31:00Z" w16du:dateUtc="2026-03-06T23:31:00Z">
        <w:r w:rsidRPr="0062074F" w:rsidDel="003C1749">
          <w:delText xml:space="preserve">  </w:delText>
        </w:r>
      </w:del>
      <w:ins w:id="4198" w:author="jon pritchard" w:date="2026-03-07T12:31:00Z" w16du:dateUtc="2026-03-06T23:31:00Z">
        <w:r w:rsidR="003C1749">
          <w:t xml:space="preserve"> </w:t>
        </w:r>
      </w:ins>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FFE3708" w:rsidR="001374ED" w:rsidRPr="0062074F" w:rsidRDefault="001374ED" w:rsidP="004E61EE">
      <w:pPr>
        <w:pStyle w:val="ListParagraph"/>
        <w:keepNext/>
        <w:spacing w:line="240" w:lineRule="auto"/>
        <w:jc w:val="center"/>
      </w:pPr>
      <w:del w:id="4199" w:author="jonathan pritchard" w:date="2026-03-10T11:46:00Z" w16du:dateUtc="2026-03-10T11:46:00Z">
        <w:r w:rsidRPr="0062074F" w:rsidDel="00A721D5">
          <w:rPr>
            <w:noProof/>
            <w:lang w:eastAsia="fr-FR"/>
          </w:rPr>
          <w:drawing>
            <wp:inline distT="0" distB="0" distL="0" distR="0" wp14:anchorId="2DE23426" wp14:editId="42E77C63">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del>
      <w:ins w:id="4200" w:author="jonathan pritchard" w:date="2026-03-10T11:46:00Z" w16du:dateUtc="2026-03-10T11:46:00Z">
        <w:r w:rsidR="00A721D5">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ins>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Once the WLA polygon for time t</w:t>
      </w:r>
      <w:r w:rsidRPr="0062074F">
        <w:rPr>
          <w:vertAlign w:val="subscript"/>
        </w:rPr>
        <w:t>i</w:t>
      </w:r>
      <w:r w:rsidRPr="0062074F">
        <w:t xml:space="preserve"> is processed the WLA polygon for time t</w:t>
      </w:r>
      <w:r w:rsidRPr="0062074F">
        <w:rPr>
          <w:vertAlign w:val="subscript"/>
        </w:rPr>
        <w:t>i+1</w:t>
      </w:r>
      <w:r w:rsidRPr="0062074F">
        <w:t xml:space="preserve"> is processed. </w:t>
      </w:r>
    </w:p>
    <w:p w14:paraId="3AE45AAC" w14:textId="018760BA"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t</w:t>
      </w:r>
      <w:r w:rsidRPr="0062074F">
        <w:rPr>
          <w:vertAlign w:val="subscript"/>
        </w:rPr>
        <w:t>i</w:t>
      </w:r>
      <w:r w:rsidRPr="0062074F">
        <w:t xml:space="preserve"> and t</w:t>
      </w:r>
      <w:r w:rsidRPr="0062074F">
        <w:rPr>
          <w:vertAlign w:val="subscript"/>
        </w:rPr>
        <w:t>i+1</w:t>
      </w:r>
      <w:r w:rsidRPr="0062074F">
        <w:t xml:space="preserve"> are assigned the shoaler of the two values, that is the shoalest of the S-104 values between the two time periods</w:t>
      </w:r>
      <w:del w:id="4201" w:author="jon pritchard" w:date="2026-03-07T12:31:00Z" w16du:dateUtc="2026-03-06T23:31:00Z">
        <w:r w:rsidRPr="0062074F" w:rsidDel="003C1749">
          <w:delText xml:space="preserve">  </w:delText>
        </w:r>
      </w:del>
      <w:ins w:id="4202" w:author="jon pritchard" w:date="2026-03-07T12:31:00Z" w16du:dateUtc="2026-03-06T23:31:00Z">
        <w:r w:rsidR="003C1749">
          <w:t xml:space="preserve"> </w:t>
        </w:r>
      </w:ins>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polygon t</w:t>
      </w:r>
      <w:r w:rsidRPr="0062074F">
        <w:rPr>
          <w:vertAlign w:val="subscript"/>
        </w:rPr>
        <w:t xml:space="preserve">i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This process is extended to all t</w:t>
      </w:r>
      <w:r w:rsidRPr="0062074F">
        <w:rPr>
          <w:vertAlign w:val="subscript"/>
        </w:rPr>
        <w:t>i</w:t>
      </w:r>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4203"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9"/>
      </w:r>
      <w:r w:rsidRPr="0062074F">
        <w:t>).</w:t>
      </w:r>
    </w:p>
    <w:bookmarkEnd w:id="4203"/>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lastRenderedPageBreak/>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96" r:link="rId97">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4204" w:name="_Toc226035161"/>
      <w:bookmarkStart w:id="4205" w:name="_Toc88852892"/>
      <w:bookmarkStart w:id="4206" w:name="_Toc98340000"/>
      <w:bookmarkStart w:id="4207" w:name="_Toc98340376"/>
      <w:r w:rsidRPr="0062074F">
        <w:lastRenderedPageBreak/>
        <w:t>Treatment of depth and water level related S-101 features</w:t>
      </w:r>
      <w:bookmarkEnd w:id="4204"/>
    </w:p>
    <w:p w14:paraId="7E05943F" w14:textId="31AEC40D" w:rsidR="00A4606D" w:rsidRPr="0062074F" w:rsidRDefault="00A4606D" w:rsidP="001C1CAB">
      <w:pPr>
        <w:pStyle w:val="Heading2"/>
        <w:numPr>
          <w:ilvl w:val="1"/>
          <w:numId w:val="256"/>
        </w:numPr>
      </w:pPr>
      <w:bookmarkStart w:id="4208" w:name="_Toc226035162"/>
      <w:bookmarkStart w:id="4209" w:name="_Toc88852893"/>
      <w:bookmarkStart w:id="4210" w:name="_Toc98340001"/>
      <w:bookmarkStart w:id="4211" w:name="_Toc98340377"/>
      <w:bookmarkEnd w:id="4205"/>
      <w:bookmarkEnd w:id="4206"/>
      <w:bookmarkEnd w:id="4207"/>
      <w:r w:rsidRPr="0062074F">
        <w:t>Substitution and adjustment of depth values</w:t>
      </w:r>
      <w:bookmarkEnd w:id="4208"/>
    </w:p>
    <w:bookmarkEnd w:id="4209"/>
    <w:bookmarkEnd w:id="4210"/>
    <w:bookmarkEnd w:id="4211"/>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r w:rsidRPr="0062074F">
        <w:rPr>
          <w:i/>
        </w:rPr>
        <w:t>valueOfSounding</w:t>
      </w:r>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r w:rsidR="00730555" w:rsidRPr="00813598">
        <w:rPr>
          <w:i/>
          <w:iCs/>
          <w:rPrChange w:id="4212" w:author="jonathan pritchard" w:date="2026-04-02T15:23:00Z" w16du:dateUtc="2026-04-02T14:23:00Z">
            <w:rPr>
              <w:b/>
              <w:bCs/>
            </w:rPr>
          </w:rPrChange>
        </w:rPr>
        <w:t>minimumDisplayScale</w:t>
      </w:r>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r w:rsidRPr="00813598">
        <w:rPr>
          <w:i/>
          <w:rPrChange w:id="4213" w:author="jonathan pritchard" w:date="2026-04-02T15:23:00Z" w16du:dateUtc="2026-04-02T14:23:00Z">
            <w:rPr>
              <w:b/>
              <w:bCs/>
              <w:i/>
            </w:rPr>
          </w:rPrChange>
        </w:rPr>
        <w:t>valueOfSounding</w:t>
      </w:r>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4214" w:name="_Toc226035163"/>
      <w:r w:rsidRPr="0062074F">
        <w:t>Areas covered by S-102 only or by both S-102 and S-104</w:t>
      </w:r>
      <w:bookmarkEnd w:id="4214"/>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r w:rsidRPr="0062074F">
        <w:rPr>
          <w:i/>
        </w:rPr>
        <w:t>valueOfSounding</w:t>
      </w:r>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0C0F3CC4"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r w:rsidRPr="0062074F">
        <w:rPr>
          <w:i/>
        </w:rPr>
        <w:t>valueOfSounding</w:t>
      </w:r>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del w:id="4215" w:author="jon pritchard" w:date="2026-03-08T00:18:00Z" w16du:dateUtc="2026-03-08T08:18:00Z">
        <w:r w:rsidRPr="0062074F" w:rsidDel="00E934DF">
          <w:delText xml:space="preserve">sections </w:delText>
        </w:r>
      </w:del>
      <w:ins w:id="4216" w:author="jon pritchard" w:date="2026-03-08T00:18:00Z" w16du:dateUtc="2026-03-08T08:18:00Z">
        <w:r w:rsidR="00E934DF">
          <w:t>clauses</w:t>
        </w:r>
        <w:r w:rsidR="00E934DF" w:rsidRPr="0062074F">
          <w:t xml:space="preserve"> </w:t>
        </w:r>
      </w:ins>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r w:rsidRPr="0062074F">
        <w:rPr>
          <w:i/>
        </w:rPr>
        <w:t>valueOfSounding</w:t>
      </w:r>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r w:rsidRPr="0062074F">
        <w:rPr>
          <w:i/>
        </w:rPr>
        <w:t>valueOfSounding</w:t>
      </w:r>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r w:rsidRPr="0062074F">
        <w:rPr>
          <w:i/>
        </w:rPr>
        <w:t>valueOfSounding</w:t>
      </w:r>
      <w:r w:rsidRPr="0062074F">
        <w:t xml:space="preserve"> attribute in S-101 Obstruction from S-102 data</w:t>
      </w:r>
    </w:p>
    <w:p w14:paraId="2EBADDDF" w14:textId="6168DCB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r w:rsidR="00C2783F" w:rsidRPr="0062074F">
        <w:rPr>
          <w:i/>
          <w:iCs/>
        </w:rPr>
        <w:t>valueOfSounding</w:t>
      </w:r>
      <w:r w:rsidR="00C2783F" w:rsidRPr="0062074F">
        <w:t xml:space="preserve"> in the S-101 feature catalogue along with multipoint geometries, unless </w:t>
      </w:r>
      <w:del w:id="4217" w:author="jon pritchard" w:date="2026-03-08T00:18:00Z" w16du:dateUtc="2026-03-08T08:18:00Z">
        <w:r w:rsidR="00C2783F" w:rsidRPr="0062074F" w:rsidDel="00E934DF">
          <w:delText xml:space="preserve">those </w:delText>
        </w:r>
      </w:del>
      <w:r w:rsidR="00C2783F" w:rsidRPr="0062074F">
        <w:t xml:space="preserve">specifically excluded in this </w:t>
      </w:r>
      <w:del w:id="4218" w:author="jon pritchard" w:date="2026-03-08T00:18:00Z" w16du:dateUtc="2026-03-08T08:18:00Z">
        <w:r w:rsidR="00C2783F" w:rsidRPr="0062074F" w:rsidDel="00E934DF">
          <w:delText>section</w:delText>
        </w:r>
      </w:del>
      <w:ins w:id="4219" w:author="jon pritchard" w:date="2026-03-08T00:18:00Z" w16du:dateUtc="2026-03-08T08:18:00Z">
        <w:r w:rsidR="00E934DF">
          <w:t>clause</w:t>
        </w:r>
      </w:ins>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r w:rsidR="004C7DC0" w:rsidRPr="0062074F">
        <w:rPr>
          <w:i/>
        </w:rPr>
        <w:t>depthRangeMinimumValue</w:t>
      </w:r>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indicate the WLA adjusted value, source and time/date. The format of time date is: hh:mm dd mmm yyyy</w:t>
      </w:r>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069C1AFA" w:rsidR="006D7DB6" w:rsidRPr="00D47A10" w:rsidDel="00A823A7" w:rsidRDefault="008F0D06" w:rsidP="001C1CAB">
      <w:pPr>
        <w:pStyle w:val="Heading2"/>
        <w:numPr>
          <w:ilvl w:val="1"/>
          <w:numId w:val="256"/>
        </w:numPr>
        <w:rPr>
          <w:del w:id="4220" w:author="jon pritchard" w:date="2026-03-19T15:58:00Z" w16du:dateUtc="2026-03-19T14:58:00Z"/>
        </w:rPr>
      </w:pPr>
      <w:bookmarkStart w:id="4221" w:name="_Toc175130408"/>
      <w:bookmarkStart w:id="4222" w:name="_Toc175130409"/>
      <w:bookmarkStart w:id="4223" w:name="_Toc175130410"/>
      <w:bookmarkStart w:id="4224" w:name="_Toc175130411"/>
      <w:bookmarkStart w:id="4225" w:name="_Toc175130412"/>
      <w:bookmarkStart w:id="4226" w:name="_Toc175130413"/>
      <w:bookmarkStart w:id="4227" w:name="_Toc175130414"/>
      <w:bookmarkStart w:id="4228" w:name="_Toc175130415"/>
      <w:bookmarkStart w:id="4229" w:name="_Toc175130416"/>
      <w:bookmarkStart w:id="4230" w:name="_Toc175130417"/>
      <w:bookmarkStart w:id="4231" w:name="_Toc175130418"/>
      <w:bookmarkStart w:id="4232" w:name="_Toc175130419"/>
      <w:bookmarkStart w:id="4233" w:name="_Toc175130420"/>
      <w:bookmarkStart w:id="4234" w:name="_Toc175130421"/>
      <w:bookmarkStart w:id="4235" w:name="_Toc175130422"/>
      <w:bookmarkStart w:id="4236" w:name="_Toc175130423"/>
      <w:bookmarkStart w:id="4237" w:name="_Toc175130424"/>
      <w:bookmarkStart w:id="4238" w:name="_Toc175130425"/>
      <w:bookmarkStart w:id="4239" w:name="_Toc175130426"/>
      <w:bookmarkStart w:id="4240" w:name="_Toc175130427"/>
      <w:bookmarkStart w:id="4241" w:name="_Toc175130428"/>
      <w:bookmarkStart w:id="4242" w:name="_Toc175130429"/>
      <w:bookmarkStart w:id="4243" w:name="_Toc175130430"/>
      <w:bookmarkStart w:id="4244" w:name="_Toc175130431"/>
      <w:bookmarkStart w:id="4245" w:name="_Toc175130432"/>
      <w:bookmarkStart w:id="4246" w:name="_Toc175130433"/>
      <w:bookmarkStart w:id="4247" w:name="_Toc175130434"/>
      <w:bookmarkStart w:id="4248" w:name="_Toc175130435"/>
      <w:bookmarkStart w:id="4249" w:name="_Toc175130436"/>
      <w:bookmarkStart w:id="4250" w:name="_Toc175130437"/>
      <w:bookmarkStart w:id="4251" w:name="_Toc88852898"/>
      <w:bookmarkStart w:id="4252" w:name="_Toc98340005"/>
      <w:bookmarkStart w:id="4253" w:name="_Toc98340381"/>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ins w:id="4254" w:author="jon pritchard" w:date="2026-03-20T09:14:00Z" w16du:dateUtc="2026-03-20T08:14:00Z">
        <w:r w:rsidRPr="00D47A10">
          <w:rPr>
            <w:rPrChange w:id="4255" w:author="jonathan pritchard" w:date="2026-03-30T09:39:00Z" w16du:dateUtc="2026-03-30T08:39:00Z">
              <w:rPr>
                <w:highlight w:val="yellow"/>
              </w:rPr>
            </w:rPrChange>
          </w:rPr>
          <w:t xml:space="preserve"> </w:t>
        </w:r>
      </w:ins>
      <w:bookmarkStart w:id="4256" w:name="_Toc226035164"/>
      <w:r w:rsidR="00815F72" w:rsidRPr="00D47A10">
        <w:t xml:space="preserve">Adjustment of </w:t>
      </w:r>
      <w:del w:id="4257" w:author="jon pritchard" w:date="2026-03-19T12:33:00Z" w16du:dateUtc="2026-03-19T11:33:00Z">
        <w:r w:rsidR="00815F72" w:rsidRPr="00D47A10" w:rsidDel="00B81BA7">
          <w:delText xml:space="preserve">heights and </w:delText>
        </w:r>
      </w:del>
      <w:r w:rsidR="00815F72" w:rsidRPr="00D47A10">
        <w:t>vertical clearance values</w:t>
      </w:r>
      <w:ins w:id="4258" w:author="jon pritchard" w:date="2026-03-19T16:00:00Z" w16du:dateUtc="2026-03-19T15:00:00Z">
        <w:r w:rsidR="00A823A7" w:rsidRPr="00D47A10">
          <w:rPr>
            <w:rPrChange w:id="4259" w:author="jonathan pritchard" w:date="2026-03-30T09:39:00Z" w16du:dateUtc="2026-03-30T08:39:00Z">
              <w:rPr>
                <w:highlight w:val="yellow"/>
              </w:rPr>
            </w:rPrChange>
          </w:rPr>
          <w:t xml:space="preserve"> in areas </w:t>
        </w:r>
        <w:r w:rsidR="00A823A7" w:rsidRPr="00D47A10">
          <w:t>covered by both S-102 and S-104</w:t>
        </w:r>
      </w:ins>
      <w:bookmarkEnd w:id="4256"/>
    </w:p>
    <w:p w14:paraId="71EC3CEF" w14:textId="6A0DD97A" w:rsidR="00A823A7" w:rsidRPr="001C715E" w:rsidDel="008769AE" w:rsidRDefault="00A823A7">
      <w:pPr>
        <w:pStyle w:val="Heading2"/>
        <w:numPr>
          <w:ilvl w:val="1"/>
          <w:numId w:val="256"/>
        </w:numPr>
        <w:rPr>
          <w:ins w:id="4260" w:author="jon pritchard" w:date="2026-03-19T15:58:00Z" w16du:dateUtc="2026-03-19T14:58:00Z"/>
          <w:del w:id="4261" w:author="jonathan pritchard" w:date="2026-04-02T15:07:00Z" w16du:dateUtc="2026-04-02T14:07:00Z"/>
          <w:rPrChange w:id="4262" w:author="jon pritchard" w:date="2026-03-27T11:58:00Z" w16du:dateUtc="2026-03-27T11:58:00Z">
            <w:rPr>
              <w:ins w:id="4263" w:author="jon pritchard" w:date="2026-03-19T15:58:00Z" w16du:dateUtc="2026-03-19T14:58:00Z"/>
              <w:del w:id="4264" w:author="jonathan pritchard" w:date="2026-04-02T15:07:00Z" w16du:dateUtc="2026-04-02T14:07:00Z"/>
              <w:highlight w:val="yellow"/>
            </w:rPr>
          </w:rPrChange>
        </w:rPr>
        <w:pPrChange w:id="4265" w:author="jon pritchard" w:date="2026-03-19T15:58:00Z" w16du:dateUtc="2026-03-19T14:58:00Z">
          <w:pPr>
            <w:spacing w:after="60" w:line="240" w:lineRule="auto"/>
            <w:jc w:val="both"/>
          </w:pPr>
        </w:pPrChange>
      </w:pPr>
      <w:bookmarkStart w:id="4266" w:name="_Toc226035165"/>
      <w:bookmarkEnd w:id="4251"/>
      <w:bookmarkEnd w:id="4252"/>
      <w:bookmarkEnd w:id="4253"/>
      <w:bookmarkEnd w:id="4266"/>
    </w:p>
    <w:p w14:paraId="3A9CEEA9" w14:textId="71C9F9C2" w:rsidR="00A823A7" w:rsidDel="008769AE" w:rsidRDefault="00E6310F">
      <w:pPr>
        <w:pStyle w:val="Heading2"/>
        <w:numPr>
          <w:ilvl w:val="1"/>
          <w:numId w:val="256"/>
        </w:numPr>
        <w:spacing w:after="60"/>
        <w:jc w:val="both"/>
        <w:rPr>
          <w:del w:id="4267" w:author="jonathan pritchard" w:date="2026-03-30T07:45:00Z" w16du:dateUtc="2026-03-30T06:45:00Z"/>
        </w:rPr>
        <w:pPrChange w:id="4268" w:author="jonathan pritchard" w:date="2026-04-02T15:06:00Z" w16du:dateUtc="2026-04-02T14:06:00Z">
          <w:pPr>
            <w:spacing w:after="60" w:line="240" w:lineRule="auto"/>
            <w:jc w:val="both"/>
          </w:pPr>
        </w:pPrChange>
      </w:pPr>
      <w:del w:id="4269" w:author="jonathan pritchard" w:date="2026-03-30T09:28:00Z" w16du:dateUtc="2026-03-30T08:28:00Z">
        <w:r w:rsidRPr="00531732" w:rsidDel="004668AB">
          <w:delText>W</w:delText>
        </w:r>
      </w:del>
      <w:del w:id="4270" w:author="jonathan pritchard" w:date="2026-04-02T15:06:00Z" w16du:dateUtc="2026-04-02T14:06:00Z">
        <w:r w:rsidRPr="00531732" w:rsidDel="008769AE">
          <w:delText xml:space="preserve">here S-101 features contain features with vertical </w:delText>
        </w:r>
      </w:del>
      <w:ins w:id="4271" w:author="jon pritchard" w:date="2026-03-19T12:34:00Z" w16du:dateUtc="2026-03-19T11:34:00Z">
        <w:del w:id="4272" w:author="jonathan pritchard" w:date="2026-04-02T15:06:00Z" w16du:dateUtc="2026-04-02T14:06:00Z">
          <w:r w:rsidR="00B81BA7" w:rsidRPr="00531732" w:rsidDel="008769AE">
            <w:delText>clearance values</w:delText>
          </w:r>
        </w:del>
      </w:ins>
      <w:ins w:id="4273" w:author="jon pritchard" w:date="2026-03-19T13:02:00Z" w16du:dateUtc="2026-03-19T12:02:00Z">
        <w:del w:id="4274" w:author="jonathan pritchard" w:date="2026-03-30T07:45:00Z" w16du:dateUtc="2026-03-30T06:45:00Z">
          <w:r w:rsidR="004F1CC7" w:rsidRPr="00531732" w:rsidDel="00531732">
            <w:rPr>
              <w:rPrChange w:id="4275" w:author="jonathan pritchard" w:date="2026-03-30T07:46:00Z" w16du:dateUtc="2026-03-30T06:46:00Z">
                <w:rPr>
                  <w:highlight w:val="yellow"/>
                </w:rPr>
              </w:rPrChange>
            </w:rPr>
            <w:delText>, and the S-104 vertical datum matches the vertical datum defined for the S-101 feature</w:delText>
          </w:r>
        </w:del>
        <w:del w:id="4276" w:author="jonathan pritchard" w:date="2026-04-02T15:06:00Z" w16du:dateUtc="2026-04-02T14:06:00Z">
          <w:r w:rsidR="004F1CC7" w:rsidRPr="00531732" w:rsidDel="008769AE">
            <w:rPr>
              <w:rPrChange w:id="4277" w:author="jonathan pritchard" w:date="2026-03-30T07:46:00Z" w16du:dateUtc="2026-03-30T06:46:00Z">
                <w:rPr>
                  <w:highlight w:val="yellow"/>
                </w:rPr>
              </w:rPrChange>
            </w:rPr>
            <w:delText>,</w:delText>
          </w:r>
        </w:del>
      </w:ins>
      <w:ins w:id="4278" w:author="jon pritchard" w:date="2026-03-19T12:34:00Z" w16du:dateUtc="2026-03-19T11:34:00Z">
        <w:del w:id="4279" w:author="jonathan pritchard" w:date="2026-04-02T15:06:00Z" w16du:dateUtc="2026-04-02T14:06:00Z">
          <w:r w:rsidR="00B81BA7" w:rsidRPr="00531732" w:rsidDel="008769AE">
            <w:delText xml:space="preserve"> and a datum correction value i</w:delText>
          </w:r>
        </w:del>
      </w:ins>
      <w:ins w:id="4280" w:author="jon pritchard" w:date="2026-03-19T12:35:00Z" w16du:dateUtc="2026-03-19T11:35:00Z">
        <w:del w:id="4281" w:author="jonathan pritchard" w:date="2026-04-02T15:06:00Z" w16du:dateUtc="2026-04-02T14:06:00Z">
          <w:r w:rsidR="00B81BA7" w:rsidRPr="00531732" w:rsidDel="008769AE">
            <w:delText xml:space="preserve">s </w:delText>
          </w:r>
        </w:del>
      </w:ins>
      <w:ins w:id="4282" w:author="jon pritchard" w:date="2026-03-19T13:03:00Z" w16du:dateUtc="2026-03-19T12:03:00Z">
        <w:del w:id="4283" w:author="jonathan pritchard" w:date="2026-04-02T15:06:00Z" w16du:dateUtc="2026-04-02T14:06:00Z">
          <w:r w:rsidR="004F1CC7" w:rsidRPr="00531732" w:rsidDel="008769AE">
            <w:rPr>
              <w:rPrChange w:id="4284" w:author="jonathan pritchard" w:date="2026-03-30T07:46:00Z" w16du:dateUtc="2026-03-30T06:46:00Z">
                <w:rPr>
                  <w:highlight w:val="yellow"/>
                </w:rPr>
              </w:rPrChange>
            </w:rPr>
            <w:delText>supplied</w:delText>
          </w:r>
        </w:del>
      </w:ins>
      <w:ins w:id="4285" w:author="jon pritchard" w:date="2026-03-19T12:34:00Z" w16du:dateUtc="2026-03-19T11:34:00Z">
        <w:del w:id="4286" w:author="jonathan pritchard" w:date="2026-04-02T15:06:00Z" w16du:dateUtc="2026-04-02T14:06:00Z">
          <w:r w:rsidR="00B81BA7" w:rsidRPr="00531732" w:rsidDel="008769AE">
            <w:delText xml:space="preserve"> in the S-10</w:delText>
          </w:r>
        </w:del>
      </w:ins>
      <w:ins w:id="4287" w:author="jon pritchard" w:date="2026-03-27T11:42:00Z" w16du:dateUtc="2026-03-27T11:42:00Z">
        <w:del w:id="4288" w:author="jonathan pritchard" w:date="2026-04-02T15:06:00Z" w16du:dateUtc="2026-04-02T14:06:00Z">
          <w:r w:rsidR="00ED668D" w:rsidRPr="00531732" w:rsidDel="008769AE">
            <w:rPr>
              <w:rPrChange w:id="4289" w:author="jonathan pritchard" w:date="2026-03-30T07:46:00Z" w16du:dateUtc="2026-03-30T06:46:00Z">
                <w:rPr>
                  <w:highlight w:val="yellow"/>
                </w:rPr>
              </w:rPrChange>
            </w:rPr>
            <w:delText>1</w:delText>
          </w:r>
        </w:del>
      </w:ins>
      <w:ins w:id="4290" w:author="jon pritchard" w:date="2026-03-19T12:34:00Z" w16du:dateUtc="2026-03-19T11:34:00Z">
        <w:del w:id="4291" w:author="jonathan pritchard" w:date="2026-04-02T15:06:00Z" w16du:dateUtc="2026-04-02T14:06:00Z">
          <w:r w:rsidR="00B81BA7" w:rsidRPr="00531732" w:rsidDel="008769AE">
            <w:delText xml:space="preserve">, </w:delText>
          </w:r>
        </w:del>
        <w:del w:id="4292" w:author="jonathan pritchard" w:date="2026-03-30T09:29:00Z" w16du:dateUtc="2026-03-30T08:29:00Z">
          <w:r w:rsidR="00B81BA7" w:rsidRPr="00531732" w:rsidDel="004668AB">
            <w:delText xml:space="preserve">then </w:delText>
          </w:r>
        </w:del>
      </w:ins>
      <w:del w:id="4293" w:author="jonathan pritchard" w:date="2026-04-02T15:06:00Z" w16du:dateUtc="2026-04-02T14:06:00Z">
        <w:r w:rsidRPr="00531732" w:rsidDel="008769AE">
          <w:delText xml:space="preserve">measurements referenced to the same vertical datum as S-104 data, then these </w:delText>
        </w:r>
      </w:del>
      <w:ins w:id="4294" w:author="jon pritchard" w:date="2026-03-19T13:03:00Z" w16du:dateUtc="2026-03-19T12:03:00Z">
        <w:del w:id="4295" w:author="jonathan pritchard" w:date="2026-04-02T15:06:00Z" w16du:dateUtc="2026-04-02T14:06:00Z">
          <w:r w:rsidR="004F1CC7" w:rsidRPr="00531732" w:rsidDel="008769AE">
            <w:rPr>
              <w:rPrChange w:id="4296" w:author="jonathan pritchard" w:date="2026-03-30T07:46:00Z" w16du:dateUtc="2026-03-30T06:46:00Z">
                <w:rPr>
                  <w:highlight w:val="yellow"/>
                </w:rPr>
              </w:rPrChange>
            </w:rPr>
            <w:delText xml:space="preserve">S-101 </w:delText>
          </w:r>
        </w:del>
      </w:ins>
      <w:del w:id="4297" w:author="jonathan pritchard" w:date="2026-04-02T15:06:00Z" w16du:dateUtc="2026-04-02T14:06:00Z">
        <w:r w:rsidRPr="00531732" w:rsidDel="008769AE">
          <w:delText xml:space="preserve">vertical measurements </w:delText>
        </w:r>
      </w:del>
      <w:ins w:id="4298" w:author="jon pritchard" w:date="2026-03-19T12:34:00Z" w16du:dateUtc="2026-03-19T11:34:00Z">
        <w:del w:id="4299" w:author="jonathan pritchard" w:date="2026-04-02T15:06:00Z" w16du:dateUtc="2026-04-02T14:06:00Z">
          <w:r w:rsidR="00B81BA7" w:rsidRPr="00531732" w:rsidDel="008769AE">
            <w:delText xml:space="preserve">clearance values </w:delText>
          </w:r>
        </w:del>
      </w:ins>
      <w:del w:id="4300" w:author="jonathan pritchard" w:date="2026-04-02T15:06:00Z" w16du:dateUtc="2026-04-02T14:06:00Z">
        <w:r w:rsidRPr="00531732" w:rsidDel="008769AE">
          <w:delText xml:space="preserve">must also be </w:delText>
        </w:r>
      </w:del>
      <w:ins w:id="4301" w:author="jon pritchard" w:date="2026-03-20T09:11:00Z" w16du:dateUtc="2026-03-20T08:11:00Z">
        <w:del w:id="4302" w:author="jonathan pritchard" w:date="2026-04-02T15:06:00Z" w16du:dateUtc="2026-04-02T14:06:00Z">
          <w:r w:rsidR="008F0D06" w:rsidRPr="00531732" w:rsidDel="008769AE">
            <w:rPr>
              <w:rPrChange w:id="4303" w:author="jonathan pritchard" w:date="2026-03-30T07:46:00Z" w16du:dateUtc="2026-03-30T06:46:00Z">
                <w:rPr>
                  <w:highlight w:val="yellow"/>
                </w:rPr>
              </w:rPrChange>
            </w:rPr>
            <w:delText xml:space="preserve">calculated and </w:delText>
          </w:r>
        </w:del>
      </w:ins>
      <w:del w:id="4304" w:author="jonathan pritchard" w:date="2026-04-02T15:06:00Z" w16du:dateUtc="2026-04-02T14:06:00Z">
        <w:r w:rsidRPr="00531732" w:rsidDel="008769AE">
          <w:delText>adjusted</w:delText>
        </w:r>
      </w:del>
      <w:ins w:id="4305" w:author="jon pritchard" w:date="2026-03-19T16:00:00Z" w16du:dateUtc="2026-03-19T15:00:00Z">
        <w:del w:id="4306" w:author="jonathan pritchard" w:date="2026-04-02T15:06:00Z" w16du:dateUtc="2026-04-02T14:06:00Z">
          <w:r w:rsidR="00A823A7" w:rsidRPr="00531732" w:rsidDel="008769AE">
            <w:rPr>
              <w:rPrChange w:id="4307" w:author="jonathan pritchard" w:date="2026-03-30T07:46:00Z" w16du:dateUtc="2026-03-30T06:46:00Z">
                <w:rPr>
                  <w:highlight w:val="yellow"/>
                </w:rPr>
              </w:rPrChange>
            </w:rPr>
            <w:delText>.</w:delText>
          </w:r>
        </w:del>
      </w:ins>
      <w:del w:id="4308" w:author="jonathan pritchard" w:date="2026-04-02T15:06:00Z" w16du:dateUtc="2026-04-02T14:06:00Z">
        <w:r w:rsidRPr="00531732" w:rsidDel="008769AE">
          <w:delText xml:space="preserve">. </w:delText>
        </w:r>
      </w:del>
      <w:bookmarkStart w:id="4309" w:name="_Toc226035166"/>
      <w:bookmarkEnd w:id="4309"/>
    </w:p>
    <w:p w14:paraId="703E01CB" w14:textId="77777777" w:rsidR="008769AE" w:rsidRDefault="008769AE">
      <w:pPr>
        <w:pStyle w:val="Heading2"/>
        <w:numPr>
          <w:ilvl w:val="1"/>
          <w:numId w:val="256"/>
        </w:numPr>
        <w:pPrChange w:id="4310" w:author="jonathan pritchard" w:date="2026-04-02T15:07:00Z" w16du:dateUtc="2026-04-02T14:07:00Z">
          <w:pPr>
            <w:spacing w:after="60" w:line="240" w:lineRule="auto"/>
            <w:jc w:val="both"/>
          </w:pPr>
        </w:pPrChange>
      </w:pPr>
      <w:bookmarkStart w:id="4311" w:name="_Toc226035167"/>
      <w:bookmarkEnd w:id="4311"/>
    </w:p>
    <w:p w14:paraId="566616A6" w14:textId="77777777" w:rsidR="008769AE" w:rsidRPr="0075719A" w:rsidRDefault="008769AE" w:rsidP="008769AE">
      <w:pPr>
        <w:spacing w:after="60" w:line="240" w:lineRule="auto"/>
        <w:jc w:val="both"/>
      </w:pPr>
      <w:r w:rsidRPr="001C715E">
        <w:t>Where S-101 features contain features with vertical clearance values</w:t>
      </w:r>
      <w:r w:rsidRPr="0075719A">
        <w:t xml:space="preserve">, and the S-104 vertical datum matches the </w:t>
      </w:r>
      <w:r>
        <w:t>sounding</w:t>
      </w:r>
      <w:r w:rsidRPr="0075719A">
        <w:t xml:space="preserve"> datum defined for the S-101 feature,</w:t>
      </w:r>
      <w:r w:rsidRPr="001C715E">
        <w:t xml:space="preserve"> and a datum correction value is </w:t>
      </w:r>
      <w:r w:rsidRPr="0075719A">
        <w:t>supplied</w:t>
      </w:r>
      <w:r w:rsidRPr="001C715E">
        <w:t xml:space="preserve"> in the S-10</w:t>
      </w:r>
      <w:r w:rsidRPr="0075719A">
        <w:t>1</w:t>
      </w:r>
      <w:r w:rsidRPr="001C715E">
        <w:t xml:space="preserve">, then then the </w:t>
      </w:r>
      <w:r w:rsidRPr="0075719A">
        <w:t xml:space="preserve">S-101 </w:t>
      </w:r>
      <w:r w:rsidRPr="001C715E">
        <w:t xml:space="preserve">vertical clearance values must also be </w:t>
      </w:r>
      <w:r w:rsidRPr="0075719A">
        <w:t xml:space="preserve">calculated and </w:t>
      </w:r>
      <w:r w:rsidRPr="001C715E">
        <w:t>adjusted</w:t>
      </w:r>
      <w:r w:rsidRPr="0075719A">
        <w:t>.</w:t>
      </w:r>
      <w:r w:rsidRPr="001C715E">
        <w:t xml:space="preserve"> </w:t>
      </w:r>
    </w:p>
    <w:p w14:paraId="257FB7C5" w14:textId="77777777" w:rsidR="008769AE" w:rsidRPr="001C715E" w:rsidRDefault="008769AE" w:rsidP="008769AE">
      <w:pPr>
        <w:spacing w:after="60" w:line="240" w:lineRule="auto"/>
        <w:jc w:val="both"/>
      </w:pPr>
      <w:r w:rsidRPr="0075719A">
        <w:t xml:space="preserve">Adjustment of vertical clearance values must only take place in areas where S-102 and S-104 coverage overlaps and WLA is applied. </w:t>
      </w:r>
      <w:r w:rsidRPr="001C715E">
        <w:t xml:space="preserve">Where </w:t>
      </w:r>
      <w:r w:rsidRPr="0075719A">
        <w:t>the</w:t>
      </w:r>
      <w:r w:rsidRPr="001C715E">
        <w:t xml:space="preserve"> datum correction values are not </w:t>
      </w:r>
      <w:r w:rsidRPr="0075719A">
        <w:t xml:space="preserve">included in S-101 or not </w:t>
      </w:r>
      <w:r w:rsidRPr="001C715E">
        <w:t>available</w:t>
      </w:r>
      <w:r w:rsidRPr="0075719A">
        <w:t xml:space="preserve"> (as defined in this clause) </w:t>
      </w:r>
      <w:r w:rsidRPr="001C715E">
        <w:t>the calculations must not be applied.</w:t>
      </w:r>
    </w:p>
    <w:p w14:paraId="2FB9D5C3" w14:textId="77777777" w:rsidR="008769AE" w:rsidRPr="0075719A" w:rsidRDefault="008769AE" w:rsidP="008769AE">
      <w:pPr>
        <w:spacing w:after="60" w:line="240" w:lineRule="auto"/>
        <w:jc w:val="both"/>
      </w:pPr>
      <w:r w:rsidRPr="001C715E">
        <w:t xml:space="preserve">Any vertical </w:t>
      </w:r>
      <w:r w:rsidRPr="0075719A">
        <w:t>clearance value</w:t>
      </w:r>
      <w:r w:rsidRPr="001C715E">
        <w:t xml:space="preserve"> </w:t>
      </w:r>
      <w:r w:rsidRPr="0075719A">
        <w:t xml:space="preserve">adjustment </w:t>
      </w:r>
      <w:r w:rsidRPr="001C715E">
        <w:t>must be adjusted using the intersecting S-104 grid cell</w:t>
      </w:r>
      <w:r w:rsidRPr="0075719A">
        <w:t>(s)</w:t>
      </w:r>
      <w:r w:rsidRPr="001C715E">
        <w:t xml:space="preserve"> water level value</w:t>
      </w:r>
      <w:r w:rsidRPr="0075719A">
        <w:t xml:space="preserve"> and using the maximum</w:t>
      </w:r>
      <w:bookmarkStart w:id="4312" w:name="_Ref226031625"/>
      <w:r>
        <w:rPr>
          <w:rStyle w:val="FootnoteReference"/>
        </w:rPr>
        <w:footnoteReference w:id="10"/>
      </w:r>
      <w:bookmarkEnd w:id="4312"/>
      <w:r w:rsidRPr="0075719A">
        <w:t xml:space="preserve"> of all intersecting S-104  data grid cells</w:t>
      </w:r>
      <w:r w:rsidRPr="001C715E">
        <w:t>.</w:t>
      </w:r>
      <w:r w:rsidRPr="0075719A">
        <w:t xml:space="preserve">  Adjustment</w:t>
      </w:r>
      <w:r w:rsidRPr="001C715E">
        <w:t xml:space="preserve"> must only be applied on any features </w:t>
      </w:r>
      <w:r w:rsidRPr="0075719A">
        <w:t>which intersect with</w:t>
      </w:r>
      <w:r w:rsidRPr="001C715E">
        <w:t xml:space="preserve"> the coverage of </w:t>
      </w:r>
      <w:r w:rsidRPr="0075719A">
        <w:t xml:space="preserve">the </w:t>
      </w:r>
      <w:r w:rsidRPr="001C715E">
        <w:t>S-104</w:t>
      </w:r>
      <w:r w:rsidRPr="0075719A">
        <w:t xml:space="preserve"> data</w:t>
      </w:r>
      <w:r w:rsidRPr="001C715E">
        <w:t xml:space="preserve">. </w:t>
      </w:r>
    </w:p>
    <w:p w14:paraId="074A617A" w14:textId="77777777" w:rsidR="008769AE" w:rsidRDefault="008769AE" w:rsidP="008769AE">
      <w:pPr>
        <w:spacing w:after="120" w:line="240" w:lineRule="auto"/>
        <w:jc w:val="both"/>
      </w:pPr>
      <w:r w:rsidRPr="001C715E">
        <w:t xml:space="preserve">Adjustment is defined for all features which bind </w:t>
      </w:r>
      <w:r w:rsidRPr="0075719A">
        <w:rPr>
          <w:i/>
          <w:iCs/>
        </w:rPr>
        <w:t>verticalClearanceValue</w:t>
      </w:r>
      <w:r w:rsidRPr="001C715E">
        <w:t xml:space="preserve"> in the S-101 feature catalogue </w:t>
      </w:r>
      <w:r>
        <w:t xml:space="preserve">using either </w:t>
      </w:r>
      <w:r w:rsidRPr="00281806">
        <w:rPr>
          <w:i/>
          <w:iCs/>
        </w:rPr>
        <w:t>verticalClearanceFixed</w:t>
      </w:r>
      <w:r>
        <w:t xml:space="preserve">, </w:t>
      </w:r>
      <w:r w:rsidRPr="00281806">
        <w:rPr>
          <w:i/>
          <w:iCs/>
        </w:rPr>
        <w:t>verticalClearanceSafe</w:t>
      </w:r>
      <w:r>
        <w:rPr>
          <w:i/>
          <w:iCs/>
        </w:rPr>
        <w:t xml:space="preserve">, </w:t>
      </w:r>
      <w:r w:rsidRPr="00281806">
        <w:rPr>
          <w:i/>
          <w:iCs/>
        </w:rPr>
        <w:t>verticalClearance</w:t>
      </w:r>
      <w:r>
        <w:rPr>
          <w:i/>
          <w:iCs/>
        </w:rPr>
        <w:t>Open</w:t>
      </w:r>
      <w:r>
        <w:t xml:space="preserve"> or </w:t>
      </w:r>
      <w:r w:rsidRPr="00281806">
        <w:rPr>
          <w:i/>
          <w:iCs/>
        </w:rPr>
        <w:t>verticalClearanceClosed</w:t>
      </w:r>
      <w:r w:rsidRPr="001C715E">
        <w:t xml:space="preserve"> unless specifically excluded in this clause.</w:t>
      </w:r>
      <w:r>
        <w:t xml:space="preserve"> </w:t>
      </w:r>
    </w:p>
    <w:p w14:paraId="26252916" w14:textId="63A44A2D" w:rsidR="008769AE" w:rsidRPr="0075719A" w:rsidRDefault="008769AE" w:rsidP="008769AE">
      <w:pPr>
        <w:spacing w:after="120" w:line="240" w:lineRule="auto"/>
        <w:jc w:val="both"/>
      </w:pPr>
      <w:r>
        <w:t xml:space="preserve">The S-101 </w:t>
      </w:r>
      <w:r w:rsidRPr="001C715E">
        <w:t xml:space="preserve">attribute adjusted is </w:t>
      </w:r>
      <w:r w:rsidRPr="0075719A">
        <w:rPr>
          <w:i/>
          <w:iCs/>
        </w:rPr>
        <w:t>verticalClearanceValue</w:t>
      </w:r>
      <w:r w:rsidRPr="001C715E">
        <w:t>. When adjusting</w:t>
      </w:r>
      <w:r w:rsidRPr="0075719A">
        <w:t xml:space="preserve"> vertical </w:t>
      </w:r>
      <w:r w:rsidRPr="001C715E">
        <w:t xml:space="preserve">clearance values the </w:t>
      </w:r>
      <w:r w:rsidRPr="0075719A">
        <w:t>largest</w:t>
      </w:r>
      <w:r>
        <w:fldChar w:fldCharType="begin"/>
      </w:r>
      <w:r>
        <w:instrText xml:space="preserve"> NOTEREF _Ref226031625 \f \h </w:instrText>
      </w:r>
      <w:r>
        <w:fldChar w:fldCharType="separate"/>
      </w:r>
      <w:ins w:id="4316" w:author="jonathan pritchard" w:date="2026-04-02T15:08:00Z" w16du:dateUtc="2026-04-02T14:08:00Z">
        <w:r w:rsidRPr="008769AE">
          <w:rPr>
            <w:rStyle w:val="FootnoteReference"/>
            <w:rPrChange w:id="4317" w:author="jonathan pritchard" w:date="2026-04-02T15:08:00Z" w16du:dateUtc="2026-04-02T14:08:00Z">
              <w:rPr/>
            </w:rPrChange>
          </w:rPr>
          <w:t>9</w:t>
        </w:r>
      </w:ins>
      <w:del w:id="4318" w:author="jonathan pritchard" w:date="2026-04-02T15:08:00Z" w16du:dateUtc="2026-04-02T14:08:00Z">
        <w:r w:rsidRPr="0075719A" w:rsidDel="008769AE">
          <w:rPr>
            <w:rStyle w:val="FootnoteReference"/>
          </w:rPr>
          <w:delText>10</w:delText>
        </w:r>
      </w:del>
      <w:r>
        <w:fldChar w:fldCharType="end"/>
      </w:r>
      <w:r w:rsidRPr="001C715E">
        <w:t xml:space="preserve"> value from </w:t>
      </w:r>
      <w:r w:rsidRPr="0075719A">
        <w:t>all intersecting</w:t>
      </w:r>
      <w:r w:rsidRPr="001C715E">
        <w:t xml:space="preserve"> S-104 records must be used in order to produce the safest values.</w:t>
      </w:r>
    </w:p>
    <w:p w14:paraId="7AA5F373" w14:textId="77777777" w:rsidR="008769AE" w:rsidRDefault="008769AE" w:rsidP="008769AE">
      <w:pPr>
        <w:spacing w:after="120" w:line="240" w:lineRule="auto"/>
        <w:jc w:val="both"/>
      </w:pPr>
      <w:r w:rsidRPr="0075719A">
        <w:t xml:space="preserve">The vertical clearance defined on each S-101 feature must be corrected using the S-104 value and the </w:t>
      </w:r>
      <w:r w:rsidRPr="0075719A">
        <w:rPr>
          <w:i/>
          <w:iCs/>
        </w:rPr>
        <w:t>datumSeparationValue</w:t>
      </w:r>
      <w:r w:rsidRPr="00161A06">
        <w:rPr>
          <w:i/>
          <w:iCs/>
        </w:rPr>
        <w:t>.</w:t>
      </w:r>
      <w:r>
        <w:rPr>
          <w:i/>
          <w:iCs/>
        </w:rPr>
        <w:t xml:space="preserve"> </w:t>
      </w:r>
      <w:r w:rsidRPr="0060061D">
        <w:t xml:space="preserve">The </w:t>
      </w:r>
      <w:r w:rsidRPr="0060061D">
        <w:rPr>
          <w:i/>
          <w:iCs/>
        </w:rPr>
        <w:t>datumSeparationValue</w:t>
      </w:r>
      <w:r w:rsidRPr="0060061D">
        <w:t xml:space="preserve"> (if available) is included in </w:t>
      </w:r>
      <w:r>
        <w:t>the</w:t>
      </w:r>
      <w:r w:rsidRPr="0060061D">
        <w:t xml:space="preserve"> </w:t>
      </w:r>
      <w:r>
        <w:t xml:space="preserve">complex attribute of the S-101 feature containing the </w:t>
      </w:r>
      <w:r w:rsidRPr="0075719A">
        <w:rPr>
          <w:i/>
          <w:iCs/>
        </w:rPr>
        <w:t>verticalClearanceValue</w:t>
      </w:r>
      <w:r>
        <w:t xml:space="preserve">, which may be </w:t>
      </w:r>
      <w:r w:rsidRPr="0075719A">
        <w:rPr>
          <w:i/>
          <w:iCs/>
        </w:rPr>
        <w:t>verticalClearanceFixed</w:t>
      </w:r>
      <w:r>
        <w:t xml:space="preserve">, </w:t>
      </w:r>
      <w:r w:rsidRPr="0075719A">
        <w:rPr>
          <w:i/>
          <w:iCs/>
        </w:rPr>
        <w:t>verticalClearanceSafe</w:t>
      </w:r>
      <w:r>
        <w:t xml:space="preserve"> </w:t>
      </w:r>
      <w:r w:rsidRPr="00281806">
        <w:rPr>
          <w:i/>
          <w:iCs/>
        </w:rPr>
        <w:t>verticalClearance</w:t>
      </w:r>
      <w:r>
        <w:rPr>
          <w:i/>
          <w:iCs/>
        </w:rPr>
        <w:t>Open</w:t>
      </w:r>
      <w:r w:rsidRPr="001C715E">
        <w:t xml:space="preserve"> </w:t>
      </w:r>
      <w:r>
        <w:t xml:space="preserve">or </w:t>
      </w:r>
      <w:r w:rsidRPr="0075719A">
        <w:rPr>
          <w:i/>
          <w:iCs/>
        </w:rPr>
        <w:t>verticalClearanceClosed</w:t>
      </w:r>
      <w:r>
        <w:t>.</w:t>
      </w:r>
    </w:p>
    <w:p w14:paraId="4B798766" w14:textId="77777777" w:rsidR="008769AE" w:rsidRDefault="008769AE" w:rsidP="008769AE">
      <w:pPr>
        <w:spacing w:after="120" w:line="240" w:lineRule="auto"/>
        <w:jc w:val="both"/>
      </w:pPr>
      <w:r>
        <w:t xml:space="preserve">For example the datum difference information </w:t>
      </w:r>
      <w:r w:rsidRPr="0060061D">
        <w:rPr>
          <w:i/>
          <w:iCs/>
        </w:rPr>
        <w:t>datumSeparationValue</w:t>
      </w:r>
      <w:r>
        <w:t xml:space="preserve"> on a </w:t>
      </w:r>
      <w:r w:rsidRPr="0075719A">
        <w:rPr>
          <w:i/>
          <w:iCs/>
        </w:rPr>
        <w:t>verticalClearanceFixed</w:t>
      </w:r>
      <w:r>
        <w:t xml:space="preserve"> complex attribute is contained in:</w:t>
      </w:r>
    </w:p>
    <w:p w14:paraId="104C4161" w14:textId="77777777" w:rsidR="008769AE" w:rsidRDefault="008769AE" w:rsidP="008769AE">
      <w:pPr>
        <w:spacing w:after="120" w:line="240" w:lineRule="auto"/>
        <w:ind w:firstLine="720"/>
        <w:jc w:val="both"/>
      </w:pPr>
      <w:r>
        <w:rPr>
          <w:i/>
          <w:iCs/>
        </w:rPr>
        <w:t>verticalClearanceFixed.datumDifferenceInformation</w:t>
      </w:r>
      <w:r>
        <w:t xml:space="preserve"> </w:t>
      </w:r>
    </w:p>
    <w:p w14:paraId="5874DA3D" w14:textId="77777777" w:rsidR="008769AE" w:rsidRDefault="008769AE" w:rsidP="008769AE">
      <w:pPr>
        <w:spacing w:after="120" w:line="240" w:lineRule="auto"/>
        <w:jc w:val="both"/>
      </w:pPr>
      <w:r>
        <w:t>with the vertical clearance value to be adjusted defined in :</w:t>
      </w:r>
    </w:p>
    <w:p w14:paraId="15E53240" w14:textId="77777777" w:rsidR="008769AE" w:rsidRPr="0075719A" w:rsidRDefault="008769AE" w:rsidP="008769AE">
      <w:pPr>
        <w:spacing w:after="120" w:line="240" w:lineRule="auto"/>
        <w:ind w:firstLine="720"/>
        <w:jc w:val="both"/>
        <w:rPr>
          <w:i/>
          <w:iCs/>
        </w:rPr>
      </w:pPr>
      <w:r w:rsidRPr="0075719A">
        <w:rPr>
          <w:i/>
          <w:iCs/>
        </w:rPr>
        <w:lastRenderedPageBreak/>
        <w:t>verticalClearanceFixed.verticalClearanceValue</w:t>
      </w:r>
    </w:p>
    <w:p w14:paraId="14C57DCC" w14:textId="77777777" w:rsidR="008769AE" w:rsidRDefault="008769AE" w:rsidP="008769AE">
      <w:pPr>
        <w:spacing w:after="120" w:line="240" w:lineRule="auto"/>
        <w:jc w:val="both"/>
      </w:pPr>
      <w:r>
        <w:t>Note that datum difference information is not mandatory and may not always be defined for all S-101 features which define vertical clearance.</w:t>
      </w:r>
    </w:p>
    <w:p w14:paraId="7777A597" w14:textId="77777777" w:rsidR="008769AE" w:rsidRPr="0075719A" w:rsidRDefault="008769AE" w:rsidP="008769AE">
      <w:pPr>
        <w:spacing w:after="120" w:line="240" w:lineRule="auto"/>
        <w:jc w:val="both"/>
      </w:pPr>
      <w:r w:rsidRPr="0075719A">
        <w:t>When adjusting the vertical clearance the following formula must be used:</w:t>
      </w:r>
    </w:p>
    <w:p w14:paraId="441891AF" w14:textId="01F8AFDA" w:rsidR="008769AE" w:rsidRPr="0075719A" w:rsidRDefault="008769AE">
      <w:pPr>
        <w:spacing w:after="120" w:line="240" w:lineRule="auto"/>
        <w:rPr>
          <w:b/>
          <w:bCs/>
          <w:i/>
          <w:iCs/>
          <w:sz w:val="18"/>
          <w:szCs w:val="18"/>
        </w:rPr>
        <w:pPrChange w:id="4319" w:author="jonathan pritchard" w:date="2026-04-02T15:25:00Z" w16du:dateUtc="2026-04-02T14:25:00Z">
          <w:pPr>
            <w:spacing w:after="120" w:line="240" w:lineRule="auto"/>
            <w:jc w:val="both"/>
          </w:pPr>
        </w:pPrChange>
      </w:pPr>
      <w:r w:rsidRPr="0075719A">
        <w:rPr>
          <w:b/>
          <w:bCs/>
          <w:i/>
          <w:iCs/>
          <w:sz w:val="18"/>
          <w:szCs w:val="18"/>
        </w:rPr>
        <w:t xml:space="preserve"> Adjusted verticalClearanceValue = verticalClearanceValue</w:t>
      </w:r>
      <w:r w:rsidRPr="0075719A">
        <w:rPr>
          <w:b/>
          <w:bCs/>
          <w:i/>
          <w:iCs/>
          <w:sz w:val="18"/>
          <w:szCs w:val="18"/>
          <w:vertAlign w:val="subscript"/>
        </w:rPr>
        <w:t>S-101</w:t>
      </w:r>
      <w:r w:rsidRPr="0075719A">
        <w:rPr>
          <w:b/>
          <w:bCs/>
          <w:i/>
          <w:iCs/>
          <w:sz w:val="18"/>
          <w:szCs w:val="18"/>
        </w:rPr>
        <w:t xml:space="preserve"> + datumSeparationValue</w:t>
      </w:r>
      <w:r w:rsidRPr="0075719A">
        <w:rPr>
          <w:b/>
          <w:bCs/>
          <w:i/>
          <w:iCs/>
          <w:sz w:val="18"/>
          <w:szCs w:val="18"/>
          <w:vertAlign w:val="subscript"/>
        </w:rPr>
        <w:t>S-101</w:t>
      </w:r>
      <w:r w:rsidRPr="0075719A">
        <w:rPr>
          <w:b/>
          <w:bCs/>
          <w:i/>
          <w:iCs/>
          <w:sz w:val="18"/>
          <w:szCs w:val="18"/>
        </w:rPr>
        <w:t xml:space="preserve">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ins w:id="4320" w:author="jonathan pritchard" w:date="2026-04-02T15:08:00Z" w16du:dateUtc="2026-04-02T14:08:00Z">
        <w:r w:rsidRPr="008769AE">
          <w:rPr>
            <w:rStyle w:val="FootnoteReference"/>
            <w:rPrChange w:id="4321" w:author="jonathan pritchard" w:date="2026-04-02T15:08:00Z" w16du:dateUtc="2026-04-02T14:08:00Z">
              <w:rPr>
                <w:b/>
                <w:bCs/>
                <w:i/>
                <w:iCs/>
                <w:sz w:val="18"/>
                <w:szCs w:val="18"/>
              </w:rPr>
            </w:rPrChange>
          </w:rPr>
          <w:t>9</w:t>
        </w:r>
      </w:ins>
      <w:del w:id="4322" w:author="jonathan pritchard" w:date="2026-04-02T15:08:00Z" w16du:dateUtc="2026-04-02T14:08:00Z">
        <w:r w:rsidRPr="0075719A" w:rsidDel="008769AE">
          <w:rPr>
            <w:rStyle w:val="FootnoteReference"/>
          </w:rPr>
          <w:delText>10</w:delText>
        </w:r>
      </w:del>
      <w:r>
        <w:rPr>
          <w:b/>
          <w:bCs/>
          <w:i/>
          <w:iCs/>
          <w:sz w:val="18"/>
          <w:szCs w:val="18"/>
        </w:rPr>
        <w:fldChar w:fldCharType="end"/>
      </w:r>
    </w:p>
    <w:p w14:paraId="7D99BBEA" w14:textId="03887D15" w:rsidR="008769AE" w:rsidRPr="0075719A" w:rsidRDefault="008769AE" w:rsidP="008769AE">
      <w:pPr>
        <w:spacing w:after="120" w:line="240" w:lineRule="auto"/>
        <w:jc w:val="both"/>
      </w:pPr>
      <w:r w:rsidRPr="0075719A">
        <w:t xml:space="preserve">See also the footnote to </w:t>
      </w:r>
      <w:r w:rsidRPr="0075719A">
        <w:rPr>
          <w:sz w:val="18"/>
          <w:szCs w:val="18"/>
        </w:rPr>
        <w:fldChar w:fldCharType="begin"/>
      </w:r>
      <w:r w:rsidRPr="0075719A">
        <w:rPr>
          <w:sz w:val="18"/>
          <w:szCs w:val="18"/>
        </w:rPr>
        <w:instrText xml:space="preserve"> REF _Ref225504832 \h  \* MERGEFORMAT </w:instrText>
      </w:r>
      <w:r w:rsidRPr="0075719A">
        <w:rPr>
          <w:sz w:val="18"/>
          <w:szCs w:val="18"/>
        </w:rPr>
      </w:r>
      <w:r w:rsidRPr="0075719A">
        <w:rPr>
          <w:sz w:val="18"/>
          <w:szCs w:val="18"/>
        </w:rPr>
        <w:fldChar w:fldCharType="separate"/>
      </w:r>
      <w:ins w:id="4323" w:author="jonathan pritchard" w:date="2026-04-02T15:08:00Z" w16du:dateUtc="2026-04-02T14:08:00Z">
        <w:r w:rsidRPr="008769AE">
          <w:rPr>
            <w:sz w:val="18"/>
            <w:szCs w:val="18"/>
            <w:rPrChange w:id="4324" w:author="jonathan pritchard" w:date="2026-04-02T15:08:00Z" w16du:dateUtc="2026-04-02T14:08:00Z">
              <w:rPr/>
            </w:rPrChange>
          </w:rPr>
          <w:t xml:space="preserve">Table </w:t>
        </w:r>
        <w:r w:rsidRPr="008769AE">
          <w:rPr>
            <w:noProof/>
            <w:sz w:val="18"/>
            <w:szCs w:val="18"/>
            <w:rPrChange w:id="4325" w:author="jonathan pritchard" w:date="2026-04-02T15:08:00Z" w16du:dateUtc="2026-04-02T14:08:00Z">
              <w:rPr>
                <w:noProof/>
              </w:rPr>
            </w:rPrChange>
          </w:rPr>
          <w:t>10</w:t>
        </w:r>
        <w:r w:rsidRPr="008769AE">
          <w:rPr>
            <w:sz w:val="18"/>
            <w:szCs w:val="18"/>
            <w:rPrChange w:id="4326" w:author="jonathan pritchard" w:date="2026-04-02T15:08:00Z" w16du:dateUtc="2026-04-02T14:08:00Z">
              <w:rPr/>
            </w:rPrChange>
          </w:rPr>
          <w:t>: Example Values - Water Level Adjustment</w:t>
        </w:r>
      </w:ins>
      <w:del w:id="4327" w:author="jonathan pritchard" w:date="2026-04-02T15:08:00Z" w16du:dateUtc="2026-04-02T14:08:00Z">
        <w:r w:rsidRPr="0075719A" w:rsidDel="008769AE">
          <w:rPr>
            <w:sz w:val="18"/>
            <w:szCs w:val="18"/>
          </w:rPr>
          <w:delText xml:space="preserve">Table </w:delText>
        </w:r>
        <w:r w:rsidRPr="0075719A" w:rsidDel="008769AE">
          <w:rPr>
            <w:noProof/>
            <w:sz w:val="18"/>
            <w:szCs w:val="18"/>
          </w:rPr>
          <w:delText>10</w:delText>
        </w:r>
        <w:r w:rsidRPr="0075719A" w:rsidDel="008769AE">
          <w:rPr>
            <w:sz w:val="18"/>
            <w:szCs w:val="18"/>
          </w:rPr>
          <w:delText>: Example Values - Water Level Adjustment</w:delText>
        </w:r>
      </w:del>
      <w:r w:rsidRPr="0075719A">
        <w:rPr>
          <w:sz w:val="18"/>
          <w:szCs w:val="18"/>
        </w:rPr>
        <w:fldChar w:fldCharType="end"/>
      </w:r>
      <w:r w:rsidRPr="0075719A">
        <w:t xml:space="preserve"> regarding positive and negative values for S-104 data.</w:t>
      </w:r>
    </w:p>
    <w:p w14:paraId="320D069E" w14:textId="77777777" w:rsidR="008769AE" w:rsidRPr="0075719A" w:rsidRDefault="008769AE" w:rsidP="008769AE">
      <w:pPr>
        <w:spacing w:after="120" w:line="240" w:lineRule="auto"/>
        <w:jc w:val="both"/>
      </w:pPr>
      <w:r w:rsidRPr="0075719A">
        <w:t xml:space="preserve">Additionally, if the user has the Uncertainty selector selected (clause </w:t>
      </w:r>
      <w:r w:rsidRPr="0075719A">
        <w:fldChar w:fldCharType="begin"/>
      </w:r>
      <w:r w:rsidRPr="0075719A">
        <w:instrText xml:space="preserve"> REF _Ref224890539 \r \h </w:instrText>
      </w:r>
      <w:r>
        <w:instrText xml:space="preserve"> \* MERGEFORMAT </w:instrText>
      </w:r>
      <w:r w:rsidRPr="0075719A">
        <w:fldChar w:fldCharType="separate"/>
      </w:r>
      <w:r w:rsidRPr="0075719A">
        <w:t>11.9.10</w:t>
      </w:r>
      <w:r w:rsidRPr="0075719A">
        <w:fldChar w:fldCharType="end"/>
      </w:r>
      <w:r w:rsidRPr="0075719A">
        <w:t>), then the S-104 value must also be adjusted according to the S-104 vertical uncertainty value and the following formula must be used:</w:t>
      </w:r>
    </w:p>
    <w:p w14:paraId="38C3AA73" w14:textId="3E6D6DFD" w:rsidR="008769AE" w:rsidRPr="0075719A" w:rsidRDefault="008769AE">
      <w:pPr>
        <w:spacing w:after="120" w:line="240" w:lineRule="auto"/>
        <w:rPr>
          <w:b/>
          <w:bCs/>
          <w:sz w:val="18"/>
          <w:szCs w:val="18"/>
        </w:rPr>
        <w:pPrChange w:id="4328" w:author="jonathan pritchard" w:date="2026-04-02T15:25:00Z" w16du:dateUtc="2026-04-02T14:25:00Z">
          <w:pPr>
            <w:spacing w:after="120" w:line="240" w:lineRule="auto"/>
            <w:jc w:val="both"/>
          </w:pPr>
        </w:pPrChange>
      </w:pPr>
      <w:r w:rsidRPr="0075719A">
        <w:rPr>
          <w:b/>
          <w:bCs/>
          <w:i/>
          <w:iCs/>
          <w:sz w:val="18"/>
          <w:szCs w:val="18"/>
        </w:rPr>
        <w:t>Adjusted verticalClearanceValue = verticalClearanceValue(S-101) + datumSeparationValue(S-101))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ins w:id="4329" w:author="jonathan pritchard" w:date="2026-04-02T15:08:00Z" w16du:dateUtc="2026-04-02T14:08:00Z">
        <w:r w:rsidRPr="008769AE">
          <w:rPr>
            <w:rStyle w:val="FootnoteReference"/>
            <w:rPrChange w:id="4330" w:author="jonathan pritchard" w:date="2026-04-02T15:08:00Z" w16du:dateUtc="2026-04-02T14:08:00Z">
              <w:rPr>
                <w:b/>
                <w:bCs/>
                <w:i/>
                <w:iCs/>
                <w:sz w:val="18"/>
                <w:szCs w:val="18"/>
              </w:rPr>
            </w:rPrChange>
          </w:rPr>
          <w:t>9</w:t>
        </w:r>
      </w:ins>
      <w:del w:id="4331" w:author="jonathan pritchard" w:date="2026-04-02T15:08:00Z" w16du:dateUtc="2026-04-02T14:08:00Z">
        <w:r w:rsidRPr="0075719A" w:rsidDel="008769AE">
          <w:rPr>
            <w:rStyle w:val="FootnoteReference"/>
          </w:rPr>
          <w:delText>10</w:delText>
        </w:r>
      </w:del>
      <w:r>
        <w:rPr>
          <w:b/>
          <w:bCs/>
          <w:i/>
          <w:iCs/>
          <w:sz w:val="18"/>
          <w:szCs w:val="18"/>
        </w:rPr>
        <w:fldChar w:fldCharType="end"/>
      </w:r>
      <w:r w:rsidRPr="0075719A">
        <w:rPr>
          <w:b/>
          <w:bCs/>
          <w:i/>
          <w:iCs/>
          <w:sz w:val="18"/>
          <w:szCs w:val="18"/>
        </w:rPr>
        <w:t xml:space="preserve"> -  S-104 uncertainty</w:t>
      </w:r>
    </w:p>
    <w:p w14:paraId="456EC974" w14:textId="77777777" w:rsidR="008769AE" w:rsidDel="001E7CF7" w:rsidRDefault="008769AE" w:rsidP="008769AE">
      <w:pPr>
        <w:spacing w:after="120" w:line="240" w:lineRule="auto"/>
        <w:jc w:val="both"/>
        <w:rPr>
          <w:del w:id="4332" w:author="jonathan pritchard" w:date="2026-04-02T15:25:00Z" w16du:dateUtc="2026-04-02T14:25:00Z"/>
        </w:rPr>
      </w:pPr>
      <w:r w:rsidRPr="001C715E">
        <w:t xml:space="preserve">The user must be given a permanent indication that the Water Level (S-104) values have adjusted </w:t>
      </w:r>
      <w:r>
        <w:t xml:space="preserve">S-101 </w:t>
      </w:r>
      <w:r w:rsidRPr="001C715E">
        <w:t>attribut</w:t>
      </w:r>
      <w:r>
        <w:t>e values</w:t>
      </w:r>
      <w:r w:rsidRPr="001C715E">
        <w:t xml:space="preserve"> in the data display as described in D-1.5, D-1.6 and D-1.7. </w:t>
      </w:r>
      <w:r>
        <w:t xml:space="preserve"> </w:t>
      </w:r>
    </w:p>
    <w:p w14:paraId="46335283" w14:textId="77777777" w:rsidR="008769AE" w:rsidRPr="001C715E" w:rsidRDefault="008769AE" w:rsidP="008769AE">
      <w:pPr>
        <w:spacing w:after="120" w:line="240" w:lineRule="auto"/>
        <w:jc w:val="both"/>
      </w:pPr>
      <w:r w:rsidRPr="001C715E">
        <w:t xml:space="preserve">Where </w:t>
      </w:r>
      <w:r>
        <w:t>vertical clearance values are adjusted as defined in this clause the permanent indication given to the user must indicate that some or all vertical clearance values have been adjusted. A</w:t>
      </w:r>
      <w:r w:rsidRPr="00D86932">
        <w:t>ny alerts that take into account vertical clearance must also include the adjust</w:t>
      </w:r>
      <w:r>
        <w:t>ed figure.</w:t>
      </w:r>
    </w:p>
    <w:p w14:paraId="283E235C" w14:textId="39F15098" w:rsidR="008769AE" w:rsidRPr="00531732" w:rsidDel="001E7CF7" w:rsidRDefault="008769AE" w:rsidP="008769AE">
      <w:pPr>
        <w:spacing w:after="60" w:line="240" w:lineRule="auto"/>
        <w:jc w:val="both"/>
        <w:rPr>
          <w:del w:id="4333" w:author="jonathan pritchard" w:date="2026-04-02T15:25:00Z" w16du:dateUtc="2026-04-02T14:25:00Z"/>
          <w:rPrChange w:id="4334" w:author="jonathan pritchard" w:date="2026-03-30T07:46:00Z" w16du:dateUtc="2026-03-30T06:46:00Z">
            <w:rPr>
              <w:del w:id="4335" w:author="jonathan pritchard" w:date="2026-04-02T15:25:00Z" w16du:dateUtc="2026-04-02T14:25:00Z"/>
              <w:highlight w:val="yellow"/>
            </w:rPr>
          </w:rPrChange>
        </w:rPr>
      </w:pPr>
      <w:r w:rsidRPr="001C715E">
        <w:t xml:space="preserve">When </w:t>
      </w:r>
      <w:r w:rsidRPr="001C715E">
        <w:rPr>
          <w:i/>
        </w:rPr>
        <w:t>verticalClearanceValue</w:t>
      </w:r>
      <w:r w:rsidRPr="001C715E">
        <w:t xml:space="preserve"> in S-101 has been substituted </w:t>
      </w:r>
      <w:r w:rsidRPr="0075719A">
        <w:t>or</w:t>
      </w:r>
      <w:r w:rsidRPr="001C715E">
        <w:t xml:space="preserve"> adjusted the ECDIS Pick Report must indicate the substituted value, source and time/date</w:t>
      </w:r>
    </w:p>
    <w:p w14:paraId="77491109" w14:textId="4D9E99E8" w:rsidR="008F0D06" w:rsidRPr="001C715E" w:rsidDel="008769AE" w:rsidRDefault="00A823A7" w:rsidP="00D41A7E">
      <w:pPr>
        <w:spacing w:after="60" w:line="240" w:lineRule="auto"/>
        <w:jc w:val="both"/>
        <w:rPr>
          <w:del w:id="4336" w:author="jonathan pritchard" w:date="2026-04-02T15:06:00Z" w16du:dateUtc="2026-04-02T14:06:00Z"/>
        </w:rPr>
      </w:pPr>
      <w:ins w:id="4337" w:author="jon pritchard" w:date="2026-03-19T15:58:00Z" w16du:dateUtc="2026-03-19T14:58:00Z">
        <w:del w:id="4338" w:author="jonathan pritchard" w:date="2026-04-02T15:06:00Z" w16du:dateUtc="2026-04-02T14:06:00Z">
          <w:r w:rsidRPr="00531732" w:rsidDel="008769AE">
            <w:rPr>
              <w:rPrChange w:id="4339" w:author="jonathan pritchard" w:date="2026-03-30T07:46:00Z" w16du:dateUtc="2026-03-30T06:46:00Z">
                <w:rPr>
                  <w:highlight w:val="yellow"/>
                </w:rPr>
              </w:rPrChange>
            </w:rPr>
            <w:delText>A</w:delText>
          </w:r>
        </w:del>
      </w:ins>
      <w:ins w:id="4340" w:author="jon pritchard" w:date="2026-03-19T15:56:00Z" w16du:dateUtc="2026-03-19T14:56:00Z">
        <w:del w:id="4341" w:author="jonathan pritchard" w:date="2026-04-02T15:06:00Z" w16du:dateUtc="2026-04-02T14:06:00Z">
          <w:r w:rsidRPr="00531732" w:rsidDel="008769AE">
            <w:rPr>
              <w:rPrChange w:id="4342" w:author="jonathan pritchard" w:date="2026-03-30T07:46:00Z" w16du:dateUtc="2026-03-30T06:46:00Z">
                <w:rPr>
                  <w:highlight w:val="yellow"/>
                </w:rPr>
              </w:rPrChange>
            </w:rPr>
            <w:delText xml:space="preserve">djustment of vertical clearance values must only </w:delText>
          </w:r>
        </w:del>
      </w:ins>
      <w:ins w:id="4343" w:author="jon pritchard" w:date="2026-03-19T15:57:00Z" w16du:dateUtc="2026-03-19T14:57:00Z">
        <w:del w:id="4344" w:author="jonathan pritchard" w:date="2026-04-02T15:06:00Z" w16du:dateUtc="2026-04-02T14:06:00Z">
          <w:r w:rsidRPr="00531732" w:rsidDel="008769AE">
            <w:rPr>
              <w:rPrChange w:id="4345" w:author="jonathan pritchard" w:date="2026-03-30T07:46:00Z" w16du:dateUtc="2026-03-30T06:46:00Z">
                <w:rPr>
                  <w:highlight w:val="yellow"/>
                </w:rPr>
              </w:rPrChange>
            </w:rPr>
            <w:delText xml:space="preserve">take place </w:delText>
          </w:r>
        </w:del>
      </w:ins>
      <w:ins w:id="4346" w:author="jon pritchard" w:date="2026-03-19T16:00:00Z" w16du:dateUtc="2026-03-19T15:00:00Z">
        <w:del w:id="4347" w:author="jonathan pritchard" w:date="2026-04-02T15:06:00Z" w16du:dateUtc="2026-04-02T14:06:00Z">
          <w:r w:rsidRPr="00531732" w:rsidDel="008769AE">
            <w:rPr>
              <w:rPrChange w:id="4348" w:author="jonathan pritchard" w:date="2026-03-30T07:46:00Z" w16du:dateUtc="2026-03-30T06:46:00Z">
                <w:rPr>
                  <w:highlight w:val="yellow"/>
                </w:rPr>
              </w:rPrChange>
            </w:rPr>
            <w:delText xml:space="preserve">in areas </w:delText>
          </w:r>
        </w:del>
      </w:ins>
      <w:ins w:id="4349" w:author="jon pritchard" w:date="2026-03-19T15:57:00Z" w16du:dateUtc="2026-03-19T14:57:00Z">
        <w:del w:id="4350" w:author="jonathan pritchard" w:date="2026-03-30T07:46:00Z" w16du:dateUtc="2026-03-30T06:46:00Z">
          <w:r w:rsidRPr="00531732" w:rsidDel="00531732">
            <w:rPr>
              <w:rPrChange w:id="4351" w:author="jonathan pritchard" w:date="2026-03-30T07:46:00Z" w16du:dateUtc="2026-03-30T06:46:00Z">
                <w:rPr>
                  <w:highlight w:val="yellow"/>
                </w:rPr>
              </w:rPrChange>
            </w:rPr>
            <w:delText>where S-102 and S-104 coverage</w:delText>
          </w:r>
          <w:r w:rsidRPr="001C715E" w:rsidDel="00531732">
            <w:rPr>
              <w:rPrChange w:id="4352" w:author="jon pritchard" w:date="2026-03-27T11:58:00Z" w16du:dateUtc="2026-03-27T11:58:00Z">
                <w:rPr>
                  <w:highlight w:val="yellow"/>
                </w:rPr>
              </w:rPrChange>
            </w:rPr>
            <w:delText xml:space="preserve"> overlaps</w:delText>
          </w:r>
        </w:del>
      </w:ins>
      <w:ins w:id="4353" w:author="jon pritchard" w:date="2026-03-19T16:00:00Z" w16du:dateUtc="2026-03-19T15:00:00Z">
        <w:del w:id="4354" w:author="jonathan pritchard" w:date="2026-03-30T07:46:00Z" w16du:dateUtc="2026-03-30T06:46:00Z">
          <w:r w:rsidRPr="001C715E" w:rsidDel="00531732">
            <w:rPr>
              <w:rPrChange w:id="4355" w:author="jon pritchard" w:date="2026-03-27T11:58:00Z" w16du:dateUtc="2026-03-27T11:58:00Z">
                <w:rPr>
                  <w:highlight w:val="yellow"/>
                </w:rPr>
              </w:rPrChange>
            </w:rPr>
            <w:delText xml:space="preserve"> and </w:delText>
          </w:r>
        </w:del>
        <w:del w:id="4356" w:author="jonathan pritchard" w:date="2026-04-02T15:06:00Z" w16du:dateUtc="2026-04-02T14:06:00Z">
          <w:r w:rsidRPr="001C715E" w:rsidDel="008769AE">
            <w:rPr>
              <w:rPrChange w:id="4357" w:author="jon pritchard" w:date="2026-03-27T11:58:00Z" w16du:dateUtc="2026-03-27T11:58:00Z">
                <w:rPr>
                  <w:highlight w:val="yellow"/>
                </w:rPr>
              </w:rPrChange>
            </w:rPr>
            <w:delText>WLA is applied</w:delText>
          </w:r>
        </w:del>
      </w:ins>
      <w:ins w:id="4358" w:author="jon pritchard" w:date="2026-03-19T15:57:00Z" w16du:dateUtc="2026-03-19T14:57:00Z">
        <w:del w:id="4359" w:author="jonathan pritchard" w:date="2026-04-02T15:06:00Z" w16du:dateUtc="2026-04-02T14:06:00Z">
          <w:r w:rsidRPr="001C715E" w:rsidDel="008769AE">
            <w:rPr>
              <w:rPrChange w:id="4360" w:author="jon pritchard" w:date="2026-03-27T11:58:00Z" w16du:dateUtc="2026-03-27T11:58:00Z">
                <w:rPr>
                  <w:highlight w:val="yellow"/>
                </w:rPr>
              </w:rPrChange>
            </w:rPr>
            <w:delText>.</w:delText>
          </w:r>
        </w:del>
      </w:ins>
      <w:ins w:id="4361" w:author="jon pritchard" w:date="2026-03-27T11:41:00Z" w16du:dateUtc="2026-03-27T11:41:00Z">
        <w:del w:id="4362" w:author="jonathan pritchard" w:date="2026-04-02T15:06:00Z" w16du:dateUtc="2026-04-02T14:06:00Z">
          <w:r w:rsidR="00ED668D" w:rsidRPr="001C715E" w:rsidDel="008769AE">
            <w:rPr>
              <w:rPrChange w:id="4363" w:author="jon pritchard" w:date="2026-03-27T11:58:00Z" w16du:dateUtc="2026-03-27T11:58:00Z">
                <w:rPr>
                  <w:highlight w:val="yellow"/>
                </w:rPr>
              </w:rPrChange>
            </w:rPr>
            <w:delText xml:space="preserve"> </w:delText>
          </w:r>
        </w:del>
      </w:ins>
      <w:del w:id="4364" w:author="jonathan pritchard" w:date="2026-04-02T15:06:00Z" w16du:dateUtc="2026-04-02T14:06:00Z">
        <w:r w:rsidR="00E6310F" w:rsidRPr="001C715E" w:rsidDel="008769AE">
          <w:delText xml:space="preserve">Where </w:delText>
        </w:r>
      </w:del>
      <w:ins w:id="4365" w:author="jon pritchard" w:date="2026-03-19T16:00:00Z" w16du:dateUtc="2026-03-19T15:00:00Z">
        <w:del w:id="4366" w:author="jonathan pritchard" w:date="2026-04-02T15:06:00Z" w16du:dateUtc="2026-04-02T14:06:00Z">
          <w:r w:rsidRPr="001C715E" w:rsidDel="008769AE">
            <w:rPr>
              <w:rPrChange w:id="4367" w:author="jon pritchard" w:date="2026-03-27T11:58:00Z" w16du:dateUtc="2026-03-27T11:58:00Z">
                <w:rPr>
                  <w:highlight w:val="yellow"/>
                </w:rPr>
              </w:rPrChange>
            </w:rPr>
            <w:delText>the</w:delText>
          </w:r>
        </w:del>
      </w:ins>
      <w:del w:id="4368" w:author="jonathan pritchard" w:date="2026-04-02T15:06:00Z" w16du:dateUtc="2026-04-02T14:06:00Z">
        <w:r w:rsidR="00E6310F" w:rsidRPr="001C715E" w:rsidDel="008769AE">
          <w:delText xml:space="preserve">such </w:delText>
        </w:r>
      </w:del>
      <w:ins w:id="4369" w:author="jon pritchard" w:date="2026-03-19T12:35:00Z" w16du:dateUtc="2026-03-19T11:35:00Z">
        <w:del w:id="4370" w:author="jonathan pritchard" w:date="2026-04-02T15:06:00Z" w16du:dateUtc="2026-04-02T14:06:00Z">
          <w:r w:rsidR="00B81BA7" w:rsidRPr="001C715E" w:rsidDel="008769AE">
            <w:delText>datum correction values</w:delText>
          </w:r>
        </w:del>
      </w:ins>
      <w:del w:id="4371" w:author="jonathan pritchard" w:date="2026-04-02T15:06:00Z" w16du:dateUtc="2026-04-02T14:06:00Z">
        <w:r w:rsidR="00E6310F" w:rsidRPr="001C715E" w:rsidDel="008769AE">
          <w:delText xml:space="preserve">vertical measurements are not </w:delText>
        </w:r>
      </w:del>
      <w:ins w:id="4372" w:author="jon pritchard" w:date="2026-03-20T09:10:00Z" w16du:dateUtc="2026-03-20T08:10:00Z">
        <w:del w:id="4373" w:author="jonathan pritchard" w:date="2026-04-02T15:06:00Z" w16du:dateUtc="2026-04-02T14:06:00Z">
          <w:r w:rsidR="008F0D06" w:rsidRPr="001C715E" w:rsidDel="008769AE">
            <w:rPr>
              <w:rPrChange w:id="4374" w:author="jon pritchard" w:date="2026-03-27T11:58:00Z" w16du:dateUtc="2026-03-27T11:58:00Z">
                <w:rPr>
                  <w:highlight w:val="yellow"/>
                </w:rPr>
              </w:rPrChange>
            </w:rPr>
            <w:delText>included</w:delText>
          </w:r>
        </w:del>
      </w:ins>
      <w:ins w:id="4375" w:author="jon pritchard" w:date="2026-03-27T11:41:00Z" w16du:dateUtc="2026-03-27T11:41:00Z">
        <w:del w:id="4376" w:author="jonathan pritchard" w:date="2026-04-02T15:06:00Z" w16du:dateUtc="2026-04-02T14:06:00Z">
          <w:r w:rsidR="00ED668D" w:rsidRPr="001C715E" w:rsidDel="008769AE">
            <w:rPr>
              <w:rPrChange w:id="4377" w:author="jon pritchard" w:date="2026-03-27T11:58:00Z" w16du:dateUtc="2026-03-27T11:58:00Z">
                <w:rPr>
                  <w:highlight w:val="yellow"/>
                </w:rPr>
              </w:rPrChange>
            </w:rPr>
            <w:delText xml:space="preserve"> </w:delText>
          </w:r>
        </w:del>
      </w:ins>
      <w:ins w:id="4378" w:author="jon pritchard" w:date="2026-03-20T09:10:00Z" w16du:dateUtc="2026-03-20T08:10:00Z">
        <w:del w:id="4379" w:author="jonathan pritchard" w:date="2026-04-02T15:06:00Z" w16du:dateUtc="2026-04-02T14:06:00Z">
          <w:r w:rsidR="008F0D06" w:rsidRPr="001C715E" w:rsidDel="008769AE">
            <w:rPr>
              <w:rPrChange w:id="4380" w:author="jon pritchard" w:date="2026-03-27T11:58:00Z" w16du:dateUtc="2026-03-27T11:58:00Z">
                <w:rPr>
                  <w:highlight w:val="yellow"/>
                </w:rPr>
              </w:rPrChange>
            </w:rPr>
            <w:delText>in S-101</w:delText>
          </w:r>
        </w:del>
      </w:ins>
      <w:ins w:id="4381" w:author="jon pritchard" w:date="2026-03-20T09:11:00Z" w16du:dateUtc="2026-03-20T08:11:00Z">
        <w:del w:id="4382" w:author="jonathan pritchard" w:date="2026-04-02T15:06:00Z" w16du:dateUtc="2026-04-02T14:06:00Z">
          <w:r w:rsidR="008F0D06" w:rsidRPr="001C715E" w:rsidDel="008769AE">
            <w:rPr>
              <w:rPrChange w:id="4383" w:author="jon pritchard" w:date="2026-03-27T11:58:00Z" w16du:dateUtc="2026-03-27T11:58:00Z">
                <w:rPr>
                  <w:highlight w:val="yellow"/>
                </w:rPr>
              </w:rPrChange>
            </w:rPr>
            <w:delText xml:space="preserve"> or</w:delText>
          </w:r>
        </w:del>
      </w:ins>
      <w:ins w:id="4384" w:author="jon pritchard" w:date="2026-03-20T09:10:00Z" w16du:dateUtc="2026-03-20T08:10:00Z">
        <w:del w:id="4385" w:author="jonathan pritchard" w:date="2026-04-02T15:06:00Z" w16du:dateUtc="2026-04-02T14:06:00Z">
          <w:r w:rsidR="008F0D06" w:rsidRPr="001C715E" w:rsidDel="008769AE">
            <w:rPr>
              <w:rPrChange w:id="4386" w:author="jon pritchard" w:date="2026-03-27T11:58:00Z" w16du:dateUtc="2026-03-27T11:58:00Z">
                <w:rPr>
                  <w:highlight w:val="yellow"/>
                </w:rPr>
              </w:rPrChange>
            </w:rPr>
            <w:delText xml:space="preserve"> not </w:delText>
          </w:r>
        </w:del>
      </w:ins>
      <w:del w:id="4387" w:author="jonathan pritchard" w:date="2026-03-30T07:47:00Z" w16du:dateUtc="2026-03-30T06:47:00Z">
        <w:r w:rsidR="00E6310F" w:rsidRPr="001C715E" w:rsidDel="00531732">
          <w:delText>available</w:delText>
        </w:r>
      </w:del>
      <w:ins w:id="4388" w:author="jon pritchard" w:date="2026-03-19T16:01:00Z" w16du:dateUtc="2026-03-19T15:01:00Z">
        <w:del w:id="4389" w:author="jonathan pritchard" w:date="2026-03-30T07:47:00Z" w16du:dateUtc="2026-03-30T06:47:00Z">
          <w:r w:rsidRPr="001C715E" w:rsidDel="00531732">
            <w:rPr>
              <w:rPrChange w:id="4390" w:author="jon pritchard" w:date="2026-03-27T11:58:00Z" w16du:dateUtc="2026-03-27T11:58:00Z">
                <w:rPr>
                  <w:highlight w:val="yellow"/>
                </w:rPr>
              </w:rPrChange>
            </w:rPr>
            <w:delText xml:space="preserve"> </w:delText>
          </w:r>
        </w:del>
      </w:ins>
      <w:ins w:id="4391" w:author="jon pritchard" w:date="2026-03-27T11:41:00Z" w16du:dateUtc="2026-03-27T11:41:00Z">
        <w:del w:id="4392" w:author="jonathan pritchard" w:date="2026-03-30T07:47:00Z" w16du:dateUtc="2026-03-30T06:47:00Z">
          <w:r w:rsidR="00ED668D" w:rsidRPr="001C715E" w:rsidDel="00531732">
            <w:rPr>
              <w:rPrChange w:id="4393" w:author="jon pritchard" w:date="2026-03-27T11:58:00Z" w16du:dateUtc="2026-03-27T11:58:00Z">
                <w:rPr>
                  <w:highlight w:val="yellow"/>
                </w:rPr>
              </w:rPrChange>
            </w:rPr>
            <w:delText xml:space="preserve">(as defined in this clause) </w:delText>
          </w:r>
        </w:del>
      </w:ins>
      <w:del w:id="4394" w:author="jonathan pritchard" w:date="2026-04-02T15:06:00Z" w16du:dateUtc="2026-04-02T14:06:00Z">
        <w:r w:rsidR="00E6310F" w:rsidRPr="001C715E" w:rsidDel="008769AE">
          <w:delText xml:space="preserve"> referenced to the S-104 vertical datum the calculations must not be applied</w:delText>
        </w:r>
        <w:r w:rsidR="00D65ED9" w:rsidRPr="001C715E" w:rsidDel="008769AE">
          <w:rPr>
            <w:rStyle w:val="FootnoteReference"/>
          </w:rPr>
          <w:footnoteReference w:id="11"/>
        </w:r>
        <w:r w:rsidR="00D65ED9" w:rsidRPr="001C715E" w:rsidDel="008769AE">
          <w:delText>.</w:delText>
        </w:r>
      </w:del>
    </w:p>
    <w:p w14:paraId="0E0FC536" w14:textId="36CCBFE2" w:rsidR="00C2783F" w:rsidRPr="001C715E" w:rsidDel="008769AE" w:rsidRDefault="001374ED" w:rsidP="00D41A7E">
      <w:pPr>
        <w:spacing w:after="60" w:line="240" w:lineRule="auto"/>
        <w:jc w:val="both"/>
        <w:rPr>
          <w:del w:id="4397" w:author="jonathan pritchard" w:date="2026-04-02T15:06:00Z" w16du:dateUtc="2026-04-02T14:06:00Z"/>
        </w:rPr>
      </w:pPr>
      <w:del w:id="4398" w:author="jonathan pritchard" w:date="2026-04-02T15:06:00Z" w16du:dateUtc="2026-04-02T14:06:00Z">
        <w:r w:rsidRPr="001C715E" w:rsidDel="008769AE">
          <w:delText xml:space="preserve">Any vertical measurement </w:delText>
        </w:r>
      </w:del>
      <w:ins w:id="4399" w:author="jon pritchard" w:date="2026-03-19T13:03:00Z" w16du:dateUtc="2026-03-19T12:03:00Z">
        <w:del w:id="4400" w:author="jonathan pritchard" w:date="2026-04-02T15:06:00Z" w16du:dateUtc="2026-04-02T14:06:00Z">
          <w:r w:rsidR="004F1CC7" w:rsidRPr="001C715E" w:rsidDel="008769AE">
            <w:rPr>
              <w:rPrChange w:id="4401" w:author="jon pritchard" w:date="2026-03-27T11:58:00Z" w16du:dateUtc="2026-03-27T11:58:00Z">
                <w:rPr>
                  <w:highlight w:val="yellow"/>
                </w:rPr>
              </w:rPrChange>
            </w:rPr>
            <w:delText>clearance value</w:delText>
          </w:r>
          <w:r w:rsidR="004F1CC7" w:rsidRPr="001C715E" w:rsidDel="008769AE">
            <w:delText xml:space="preserve"> </w:delText>
          </w:r>
          <w:r w:rsidR="004F1CC7" w:rsidRPr="001C715E" w:rsidDel="008769AE">
            <w:rPr>
              <w:rPrChange w:id="4402" w:author="jon pritchard" w:date="2026-03-27T11:58:00Z" w16du:dateUtc="2026-03-27T11:58:00Z">
                <w:rPr>
                  <w:highlight w:val="yellow"/>
                </w:rPr>
              </w:rPrChange>
            </w:rPr>
            <w:delText xml:space="preserve">adjustment </w:delText>
          </w:r>
        </w:del>
      </w:ins>
      <w:del w:id="4403" w:author="jonathan pritchard" w:date="2026-04-02T15:06:00Z" w16du:dateUtc="2026-04-02T14:06:00Z">
        <w:r w:rsidRPr="001C715E" w:rsidDel="008769AE">
          <w:delText xml:space="preserve">which is referenced to the same vertical datum as the S-104 data </w:delText>
        </w:r>
        <w:r w:rsidR="006026F8" w:rsidRPr="001C715E" w:rsidDel="008769AE">
          <w:delText xml:space="preserve">must </w:delText>
        </w:r>
        <w:r w:rsidRPr="001C715E" w:rsidDel="008769AE">
          <w:delText xml:space="preserve">be adjusted using </w:delText>
        </w:r>
      </w:del>
      <w:del w:id="4404" w:author="jonathan pritchard" w:date="2026-03-30T09:29:00Z" w16du:dateUtc="2026-03-30T08:29:00Z">
        <w:r w:rsidRPr="001C715E" w:rsidDel="004668AB">
          <w:delText xml:space="preserve">the </w:delText>
        </w:r>
      </w:del>
      <w:del w:id="4405" w:author="jonathan pritchard" w:date="2026-04-02T15:06:00Z" w16du:dateUtc="2026-04-02T14:06:00Z">
        <w:r w:rsidRPr="001C715E" w:rsidDel="008769AE">
          <w:delText>intersecting S-104 grid cell</w:delText>
        </w:r>
      </w:del>
      <w:ins w:id="4406" w:author="jon pritchard" w:date="2026-03-19T13:04:00Z" w16du:dateUtc="2026-03-19T12:04:00Z">
        <w:del w:id="4407" w:author="jonathan pritchard" w:date="2026-04-02T15:06:00Z" w16du:dateUtc="2026-04-02T14:06:00Z">
          <w:r w:rsidR="004F1CC7" w:rsidRPr="001C715E" w:rsidDel="008769AE">
            <w:rPr>
              <w:rPrChange w:id="4408" w:author="jon pritchard" w:date="2026-03-27T11:58:00Z" w16du:dateUtc="2026-03-27T11:58:00Z">
                <w:rPr>
                  <w:highlight w:val="yellow"/>
                </w:rPr>
              </w:rPrChange>
            </w:rPr>
            <w:delText>(s)</w:delText>
          </w:r>
        </w:del>
      </w:ins>
      <w:del w:id="4409" w:author="jonathan pritchard" w:date="2026-04-02T15:06:00Z" w16du:dateUtc="2026-04-02T14:06:00Z">
        <w:r w:rsidRPr="001C715E" w:rsidDel="008769AE">
          <w:delText xml:space="preserve"> water level value</w:delText>
        </w:r>
      </w:del>
      <w:ins w:id="4410" w:author="jon pritchard" w:date="2026-03-27T11:55:00Z" w16du:dateUtc="2026-03-27T11:55:00Z">
        <w:del w:id="4411" w:author="jonathan pritchard" w:date="2026-03-30T09:30:00Z" w16du:dateUtc="2026-03-30T08:30:00Z">
          <w:r w:rsidR="00157948" w:rsidRPr="001C715E" w:rsidDel="004668AB">
            <w:rPr>
              <w:rPrChange w:id="4412" w:author="jon pritchard" w:date="2026-03-27T11:58:00Z" w16du:dateUtc="2026-03-27T11:58:00Z">
                <w:rPr>
                  <w:highlight w:val="yellow"/>
                </w:rPr>
              </w:rPrChange>
            </w:rPr>
            <w:delText xml:space="preserve"> and u</w:delText>
          </w:r>
        </w:del>
      </w:ins>
      <w:ins w:id="4413" w:author="jon pritchard" w:date="2026-03-27T11:56:00Z" w16du:dateUtc="2026-03-27T11:56:00Z">
        <w:del w:id="4414" w:author="jonathan pritchard" w:date="2026-03-30T09:30:00Z" w16du:dateUtc="2026-03-30T08:30:00Z">
          <w:r w:rsidR="00157948" w:rsidRPr="001C715E" w:rsidDel="004668AB">
            <w:rPr>
              <w:rPrChange w:id="4415" w:author="jon pritchard" w:date="2026-03-27T11:58:00Z" w16du:dateUtc="2026-03-27T11:58:00Z">
                <w:rPr>
                  <w:highlight w:val="yellow"/>
                </w:rPr>
              </w:rPrChange>
            </w:rPr>
            <w:delText>sing the maximum of all intersecting S-104</w:delText>
          </w:r>
        </w:del>
        <w:del w:id="4416" w:author="jonathan pritchard" w:date="2026-03-30T07:47:00Z" w16du:dateUtc="2026-03-30T06:47:00Z">
          <w:r w:rsidR="00157948" w:rsidRPr="001C715E" w:rsidDel="00531732">
            <w:rPr>
              <w:rPrChange w:id="4417" w:author="jon pritchard" w:date="2026-03-27T11:58:00Z" w16du:dateUtc="2026-03-27T11:58:00Z">
                <w:rPr>
                  <w:highlight w:val="yellow"/>
                </w:rPr>
              </w:rPrChange>
            </w:rPr>
            <w:delText xml:space="preserve"> </w:delText>
          </w:r>
        </w:del>
        <w:del w:id="4418" w:author="jonathan pritchard" w:date="2026-03-30T09:30:00Z" w16du:dateUtc="2026-03-30T08:30:00Z">
          <w:r w:rsidR="00157948" w:rsidRPr="001C715E" w:rsidDel="004668AB">
            <w:rPr>
              <w:rPrChange w:id="4419" w:author="jon pritchard" w:date="2026-03-27T11:58:00Z" w16du:dateUtc="2026-03-27T11:58:00Z">
                <w:rPr>
                  <w:highlight w:val="yellow"/>
                </w:rPr>
              </w:rPrChange>
            </w:rPr>
            <w:delText xml:space="preserve"> data grid cells</w:delText>
          </w:r>
        </w:del>
      </w:ins>
      <w:ins w:id="4420" w:author="jon pritchard" w:date="2026-03-19T12:35:00Z" w16du:dateUtc="2026-03-19T11:35:00Z">
        <w:del w:id="4421" w:author="jonathan pritchard" w:date="2026-04-02T15:06:00Z" w16du:dateUtc="2026-04-02T14:06:00Z">
          <w:r w:rsidR="00B81BA7" w:rsidRPr="001C715E" w:rsidDel="008769AE">
            <w:delText>.</w:delText>
          </w:r>
        </w:del>
      </w:ins>
      <w:ins w:id="4422" w:author="jon pritchard" w:date="2026-03-27T11:54:00Z" w16du:dateUtc="2026-03-27T11:54:00Z">
        <w:del w:id="4423" w:author="jonathan pritchard" w:date="2026-04-02T15:06:00Z" w16du:dateUtc="2026-04-02T14:06:00Z">
          <w:r w:rsidR="00157948" w:rsidRPr="001C715E" w:rsidDel="008769AE">
            <w:rPr>
              <w:rPrChange w:id="4424" w:author="jon pritchard" w:date="2026-03-27T11:58:00Z" w16du:dateUtc="2026-03-27T11:58:00Z">
                <w:rPr>
                  <w:highlight w:val="yellow"/>
                </w:rPr>
              </w:rPrChange>
            </w:rPr>
            <w:delText xml:space="preserve"> </w:delText>
          </w:r>
        </w:del>
        <w:del w:id="4425" w:author="jonathan pritchard" w:date="2026-03-30T07:47:00Z" w16du:dateUtc="2026-03-30T06:47:00Z">
          <w:r w:rsidR="00157948" w:rsidRPr="001C715E" w:rsidDel="00531732">
            <w:rPr>
              <w:rPrChange w:id="4426" w:author="jon pritchard" w:date="2026-03-27T11:58:00Z" w16du:dateUtc="2026-03-27T11:58:00Z">
                <w:rPr>
                  <w:highlight w:val="yellow"/>
                </w:rPr>
              </w:rPrChange>
            </w:rPr>
            <w:delText xml:space="preserve"> </w:delText>
          </w:r>
        </w:del>
      </w:ins>
      <w:del w:id="4427" w:author="jonathan pritchard" w:date="2026-04-02T15:06:00Z" w16du:dateUtc="2026-04-02T14:06:00Z">
        <w:r w:rsidRPr="001C715E" w:rsidDel="008769AE">
          <w:delText xml:space="preserve"> </w:delText>
        </w:r>
      </w:del>
      <w:ins w:id="4428" w:author="jon pritchard" w:date="2026-03-20T09:12:00Z" w16du:dateUtc="2026-03-20T08:12:00Z">
        <w:del w:id="4429" w:author="jonathan pritchard" w:date="2026-03-30T09:30:00Z" w16du:dateUtc="2026-03-30T08:30:00Z">
          <w:r w:rsidR="008F0D06" w:rsidRPr="001C715E" w:rsidDel="004668AB">
            <w:rPr>
              <w:rPrChange w:id="4430" w:author="jon pritchard" w:date="2026-03-27T11:58:00Z" w16du:dateUtc="2026-03-27T11:58:00Z">
                <w:rPr>
                  <w:highlight w:val="yellow"/>
                </w:rPr>
              </w:rPrChange>
            </w:rPr>
            <w:delText>Adjustment</w:delText>
          </w:r>
        </w:del>
      </w:ins>
      <w:del w:id="4431" w:author="jonathan pritchard" w:date="2026-03-30T09:30:00Z" w16du:dateUtc="2026-03-30T08:30:00Z">
        <w:r w:rsidRPr="001C715E" w:rsidDel="004668AB">
          <w:delText xml:space="preserve">This </w:delText>
        </w:r>
        <w:r w:rsidR="006026F8" w:rsidRPr="001C715E" w:rsidDel="004668AB">
          <w:delText xml:space="preserve">must </w:delText>
        </w:r>
        <w:r w:rsidR="00D65ED9" w:rsidRPr="001C715E" w:rsidDel="004668AB">
          <w:delText xml:space="preserve">only </w:delText>
        </w:r>
        <w:r w:rsidRPr="001C715E" w:rsidDel="004668AB">
          <w:delText xml:space="preserve">be applied on any features </w:delText>
        </w:r>
      </w:del>
      <w:ins w:id="4432" w:author="jon pritchard" w:date="2026-03-19T13:04:00Z" w16du:dateUtc="2026-03-19T12:04:00Z">
        <w:del w:id="4433" w:author="jonathan pritchard" w:date="2026-03-30T09:30:00Z" w16du:dateUtc="2026-03-30T08:30:00Z">
          <w:r w:rsidR="004F1CC7" w:rsidRPr="001C715E" w:rsidDel="004668AB">
            <w:rPr>
              <w:rPrChange w:id="4434" w:author="jon pritchard" w:date="2026-03-27T11:58:00Z" w16du:dateUtc="2026-03-27T11:58:00Z">
                <w:rPr>
                  <w:highlight w:val="yellow"/>
                </w:rPr>
              </w:rPrChange>
            </w:rPr>
            <w:delText>which intersect with</w:delText>
          </w:r>
        </w:del>
      </w:ins>
      <w:del w:id="4435" w:author="jonathan pritchard" w:date="2026-03-30T09:30:00Z" w16du:dateUtc="2026-03-30T08:30:00Z">
        <w:r w:rsidRPr="001C715E" w:rsidDel="004668AB">
          <w:delText xml:space="preserve">within the coverage of </w:delText>
        </w:r>
      </w:del>
      <w:ins w:id="4436" w:author="jon pritchard" w:date="2026-03-19T13:04:00Z" w16du:dateUtc="2026-03-19T12:04:00Z">
        <w:del w:id="4437" w:author="jonathan pritchard" w:date="2026-03-30T09:30:00Z" w16du:dateUtc="2026-03-30T08:30:00Z">
          <w:r w:rsidR="004F1CC7" w:rsidRPr="001C715E" w:rsidDel="004668AB">
            <w:rPr>
              <w:rPrChange w:id="4438" w:author="jon pritchard" w:date="2026-03-27T11:58:00Z" w16du:dateUtc="2026-03-27T11:58:00Z">
                <w:rPr>
                  <w:highlight w:val="yellow"/>
                </w:rPr>
              </w:rPrChange>
            </w:rPr>
            <w:delText xml:space="preserve">the </w:delText>
          </w:r>
        </w:del>
      </w:ins>
      <w:del w:id="4439" w:author="jonathan pritchard" w:date="2026-03-30T09:30:00Z" w16du:dateUtc="2026-03-30T08:30:00Z">
        <w:r w:rsidRPr="001C715E" w:rsidDel="004668AB">
          <w:delText>S-104</w:delText>
        </w:r>
      </w:del>
      <w:ins w:id="4440" w:author="jon pritchard" w:date="2026-03-20T09:11:00Z" w16du:dateUtc="2026-03-20T08:11:00Z">
        <w:del w:id="4441" w:author="jonathan pritchard" w:date="2026-03-30T09:30:00Z" w16du:dateUtc="2026-03-30T08:30:00Z">
          <w:r w:rsidR="008F0D06" w:rsidRPr="001C715E" w:rsidDel="004668AB">
            <w:rPr>
              <w:rPrChange w:id="4442" w:author="jon pritchard" w:date="2026-03-27T11:58:00Z" w16du:dateUtc="2026-03-27T11:58:00Z">
                <w:rPr>
                  <w:highlight w:val="yellow"/>
                </w:rPr>
              </w:rPrChange>
            </w:rPr>
            <w:delText xml:space="preserve"> data</w:delText>
          </w:r>
        </w:del>
      </w:ins>
      <w:del w:id="4443" w:author="jonathan pritchard" w:date="2026-03-30T09:31:00Z" w16du:dateUtc="2026-03-30T08:31:00Z">
        <w:r w:rsidRPr="001C715E" w:rsidDel="004668AB">
          <w:delText xml:space="preserve">. </w:delText>
        </w:r>
      </w:del>
      <w:del w:id="4444" w:author="jonathan pritchard" w:date="2026-03-30T07:52:00Z" w16du:dateUtc="2026-03-30T06:52:00Z">
        <w:r w:rsidRPr="00104287" w:rsidDel="00531732">
          <w:delText xml:space="preserve">Where a feature is </w:delText>
        </w:r>
      </w:del>
      <w:del w:id="4445" w:author="jonathan pritchard" w:date="2026-04-02T15:06:00Z" w16du:dateUtc="2026-04-02T14:06:00Z">
        <w:r w:rsidRPr="00104287" w:rsidDel="008769AE">
          <w:delText xml:space="preserve">not completely within the S-104 coverage the adjusted value is the minimum value resulting from the original feature value in </w:delText>
        </w:r>
        <w:r w:rsidR="00D06D02" w:rsidRPr="00104287" w:rsidDel="008769AE">
          <w:delText xml:space="preserve">the </w:delText>
        </w:r>
        <w:r w:rsidRPr="00104287" w:rsidDel="008769AE">
          <w:delText xml:space="preserve">S-101 attribute and </w:delText>
        </w:r>
      </w:del>
      <w:del w:id="4446" w:author="jonathan pritchard" w:date="2026-03-30T07:49:00Z" w16du:dateUtc="2026-03-30T06:49:00Z">
        <w:r w:rsidRPr="00104287" w:rsidDel="00531732">
          <w:delText xml:space="preserve">the WLA adjusted </w:delText>
        </w:r>
      </w:del>
      <w:del w:id="4447" w:author="jonathan pritchard" w:date="2026-04-02T15:06:00Z" w16du:dateUtc="2026-04-02T14:06:00Z">
        <w:r w:rsidRPr="00104287" w:rsidDel="008769AE">
          <w:delText>value.</w:delText>
        </w:r>
      </w:del>
      <w:del w:id="4448" w:author="jonathan pritchard" w:date="2026-03-30T07:48:00Z" w16du:dateUtc="2026-03-30T06:48:00Z">
        <w:r w:rsidRPr="001C715E" w:rsidDel="00531732">
          <w:delText xml:space="preserve"> </w:delText>
        </w:r>
      </w:del>
    </w:p>
    <w:p w14:paraId="4BF2FCF3" w14:textId="67EA19BD" w:rsidR="008F0D06" w:rsidRPr="001C715E" w:rsidDel="008769AE" w:rsidRDefault="008F0D06" w:rsidP="00D41A7E">
      <w:pPr>
        <w:spacing w:after="60" w:line="240" w:lineRule="auto"/>
        <w:jc w:val="both"/>
        <w:rPr>
          <w:ins w:id="4449" w:author="jon pritchard" w:date="2026-03-20T09:09:00Z" w16du:dateUtc="2026-03-20T08:09:00Z"/>
          <w:del w:id="4450" w:author="jonathan pritchard" w:date="2026-04-02T15:06:00Z" w16du:dateUtc="2026-04-02T14:06:00Z"/>
          <w:rPrChange w:id="4451" w:author="jon pritchard" w:date="2026-03-27T11:58:00Z" w16du:dateUtc="2026-03-27T11:58:00Z">
            <w:rPr>
              <w:ins w:id="4452" w:author="jon pritchard" w:date="2026-03-20T09:09:00Z" w16du:dateUtc="2026-03-20T08:09:00Z"/>
              <w:del w:id="4453" w:author="jonathan pritchard" w:date="2026-04-02T15:06:00Z" w16du:dateUtc="2026-04-02T14:06:00Z"/>
              <w:highlight w:val="yellow"/>
            </w:rPr>
          </w:rPrChange>
        </w:rPr>
      </w:pPr>
    </w:p>
    <w:p w14:paraId="649ED4EB" w14:textId="0FD80FD9" w:rsidR="001374ED" w:rsidRPr="001C715E" w:rsidDel="008769AE" w:rsidRDefault="001374ED" w:rsidP="00D41A7E">
      <w:pPr>
        <w:spacing w:after="60" w:line="240" w:lineRule="auto"/>
        <w:jc w:val="both"/>
        <w:rPr>
          <w:del w:id="4454" w:author="jonathan pritchard" w:date="2026-04-02T15:06:00Z" w16du:dateUtc="2026-04-02T14:06:00Z"/>
        </w:rPr>
      </w:pPr>
      <w:del w:id="4455" w:author="jonathan pritchard" w:date="2026-04-02T15:06:00Z" w16du:dateUtc="2026-04-02T14:06:00Z">
        <w:r w:rsidRPr="001C715E" w:rsidDel="008769AE">
          <w:delText xml:space="preserve">Adjustment is defined for </w:delText>
        </w:r>
        <w:r w:rsidR="00C2783F" w:rsidRPr="001C715E" w:rsidDel="008769AE">
          <w:delText xml:space="preserve">all features which bind </w:delText>
        </w:r>
        <w:r w:rsidR="00C2783F" w:rsidRPr="001C715E" w:rsidDel="008769AE">
          <w:rPr>
            <w:i/>
            <w:iCs/>
          </w:rPr>
          <w:delText>verticalDatum</w:delText>
        </w:r>
        <w:r w:rsidR="00C2783F" w:rsidRPr="001C715E" w:rsidDel="008769AE">
          <w:delText xml:space="preserve"> </w:delText>
        </w:r>
      </w:del>
      <w:ins w:id="4456" w:author="jon pritchard" w:date="2026-03-19T13:05:00Z" w16du:dateUtc="2026-03-19T12:05:00Z">
        <w:del w:id="4457" w:author="jonathan pritchard" w:date="2026-04-02T15:06:00Z" w16du:dateUtc="2026-04-02T14:06:00Z">
          <w:r w:rsidR="004F1CC7" w:rsidRPr="001C715E" w:rsidDel="008769AE">
            <w:rPr>
              <w:i/>
              <w:iCs/>
              <w:rPrChange w:id="4458" w:author="jon pritchard" w:date="2026-03-27T11:58:00Z" w16du:dateUtc="2026-03-27T11:58:00Z">
                <w:rPr>
                  <w:i/>
                  <w:iCs/>
                  <w:highlight w:val="yellow"/>
                </w:rPr>
              </w:rPrChange>
            </w:rPr>
            <w:delText>verticalClearance</w:delText>
          </w:r>
        </w:del>
      </w:ins>
      <w:ins w:id="4459" w:author="jon pritchard" w:date="2026-03-19T13:07:00Z" w16du:dateUtc="2026-03-19T12:07:00Z">
        <w:del w:id="4460" w:author="jonathan pritchard" w:date="2026-04-02T15:06:00Z" w16du:dateUtc="2026-04-02T14:06:00Z">
          <w:r w:rsidR="0055623A" w:rsidRPr="001C715E" w:rsidDel="008769AE">
            <w:rPr>
              <w:i/>
              <w:iCs/>
              <w:rPrChange w:id="4461" w:author="jon pritchard" w:date="2026-03-27T11:58:00Z" w16du:dateUtc="2026-03-27T11:58:00Z">
                <w:rPr>
                  <w:i/>
                  <w:iCs/>
                  <w:highlight w:val="yellow"/>
                </w:rPr>
              </w:rPrChange>
            </w:rPr>
            <w:delText>Value</w:delText>
          </w:r>
        </w:del>
      </w:ins>
      <w:ins w:id="4462" w:author="jon pritchard" w:date="2026-03-19T13:05:00Z" w16du:dateUtc="2026-03-19T12:05:00Z">
        <w:del w:id="4463" w:author="jonathan pritchard" w:date="2026-04-02T15:06:00Z" w16du:dateUtc="2026-04-02T14:06:00Z">
          <w:r w:rsidR="004F1CC7" w:rsidRPr="001C715E" w:rsidDel="008769AE">
            <w:delText xml:space="preserve"> </w:delText>
          </w:r>
        </w:del>
      </w:ins>
      <w:del w:id="4464" w:author="jonathan pritchard" w:date="2026-04-02T15:06:00Z" w16du:dateUtc="2026-04-02T14:06:00Z">
        <w:r w:rsidR="00C2783F" w:rsidRPr="001C715E" w:rsidDel="008769AE">
          <w:delText>in the S-101 feature catalogue unless specifically excluded in this section</w:delText>
        </w:r>
      </w:del>
      <w:ins w:id="4465" w:author="jon pritchard" w:date="2026-03-08T00:18:00Z" w16du:dateUtc="2026-03-08T08:18:00Z">
        <w:del w:id="4466" w:author="jonathan pritchard" w:date="2026-04-02T15:06:00Z" w16du:dateUtc="2026-04-02T14:06:00Z">
          <w:r w:rsidR="00E934DF" w:rsidRPr="001C715E" w:rsidDel="008769AE">
            <w:delText>clause</w:delText>
          </w:r>
        </w:del>
      </w:ins>
      <w:del w:id="4467" w:author="jonathan pritchard" w:date="2026-04-02T15:06:00Z" w16du:dateUtc="2026-04-02T14:06:00Z">
        <w:r w:rsidR="00C2783F" w:rsidRPr="001C715E" w:rsidDel="008769AE">
          <w:delText>.</w:delText>
        </w:r>
      </w:del>
    </w:p>
    <w:p w14:paraId="1223526C" w14:textId="12A0B491" w:rsidR="001374ED" w:rsidRPr="001C715E" w:rsidDel="008769AE" w:rsidRDefault="001C715E">
      <w:pPr>
        <w:spacing w:after="60" w:line="240" w:lineRule="auto"/>
        <w:jc w:val="both"/>
        <w:rPr>
          <w:ins w:id="4468" w:author="jon pritchard" w:date="2026-03-20T09:12:00Z" w16du:dateUtc="2026-03-20T08:12:00Z"/>
          <w:del w:id="4469" w:author="jonathan pritchard" w:date="2026-04-02T15:06:00Z" w16du:dateUtc="2026-04-02T14:06:00Z"/>
          <w:rPrChange w:id="4470" w:author="jon pritchard" w:date="2026-03-27T11:58:00Z" w16du:dateUtc="2026-03-27T11:58:00Z">
            <w:rPr>
              <w:ins w:id="4471" w:author="jon pritchard" w:date="2026-03-20T09:12:00Z" w16du:dateUtc="2026-03-20T08:12:00Z"/>
              <w:del w:id="4472" w:author="jonathan pritchard" w:date="2026-04-02T15:06:00Z" w16du:dateUtc="2026-04-02T14:06:00Z"/>
              <w:highlight w:val="yellow"/>
            </w:rPr>
          </w:rPrChange>
        </w:rPr>
        <w:pPrChange w:id="4473" w:author="jonathan pritchard" w:date="2026-04-02T15:06:00Z" w16du:dateUtc="2026-04-02T14:06:00Z">
          <w:pPr>
            <w:spacing w:after="120" w:line="240" w:lineRule="auto"/>
            <w:jc w:val="both"/>
          </w:pPr>
        </w:pPrChange>
      </w:pPr>
      <w:ins w:id="4474" w:author="jon pritchard" w:date="2026-03-27T11:59:00Z" w16du:dateUtc="2026-03-27T11:59:00Z">
        <w:del w:id="4475" w:author="jonathan pritchard" w:date="2026-04-02T15:06:00Z" w16du:dateUtc="2026-04-02T14:06:00Z">
          <w:r w:rsidDel="008769AE">
            <w:delText xml:space="preserve"> S-101</w:delText>
          </w:r>
        </w:del>
      </w:ins>
      <w:ins w:id="4476" w:author="jon pritchard" w:date="2026-03-27T12:00:00Z" w16du:dateUtc="2026-03-27T12:00:00Z">
        <w:del w:id="4477" w:author="jonathan pritchard" w:date="2026-04-02T15:06:00Z" w16du:dateUtc="2026-04-02T14:06:00Z">
          <w:r w:rsidDel="008769AE">
            <w:delText xml:space="preserve"> </w:delText>
          </w:r>
        </w:del>
      </w:ins>
      <w:del w:id="4478" w:author="jonathan pritchard" w:date="2026-04-02T15:06:00Z" w16du:dateUtc="2026-04-02T14:06:00Z">
        <w:r w:rsidR="001374ED" w:rsidRPr="001C715E" w:rsidDel="008769AE">
          <w:delText xml:space="preserve">The simple attributes adjusted </w:delText>
        </w:r>
      </w:del>
      <w:ins w:id="4479" w:author="jon pritchard" w:date="2026-03-19T12:36:00Z" w16du:dateUtc="2026-03-19T11:36:00Z">
        <w:del w:id="4480" w:author="jonathan pritchard" w:date="2026-04-02T15:06:00Z" w16du:dateUtc="2026-04-02T14:06:00Z">
          <w:r w:rsidR="00B81BA7" w:rsidRPr="001C715E" w:rsidDel="008769AE">
            <w:delText>is</w:delText>
          </w:r>
        </w:del>
      </w:ins>
      <w:del w:id="4481" w:author="jonathan pritchard" w:date="2026-04-02T15:06:00Z" w16du:dateUtc="2026-04-02T14:06:00Z">
        <w:r w:rsidR="001374ED" w:rsidRPr="001C715E" w:rsidDel="008769AE">
          <w:delText xml:space="preserve">are </w:delText>
        </w:r>
        <w:r w:rsidR="00E767AB" w:rsidRPr="001C715E" w:rsidDel="008769AE">
          <w:rPr>
            <w:i/>
          </w:rPr>
          <w:delText>h</w:delText>
        </w:r>
        <w:r w:rsidR="001374ED" w:rsidRPr="001C715E" w:rsidDel="008769AE">
          <w:rPr>
            <w:i/>
          </w:rPr>
          <w:delText>eight</w:delText>
        </w:r>
        <w:r w:rsidR="001374ED" w:rsidRPr="001C715E" w:rsidDel="008769AE">
          <w:delText xml:space="preserve"> and </w:delText>
        </w:r>
      </w:del>
      <w:ins w:id="4482" w:author="jon pritchard" w:date="2026-03-19T13:06:00Z" w16du:dateUtc="2026-03-19T12:06:00Z">
        <w:del w:id="4483" w:author="jonathan pritchard" w:date="2026-04-02T15:06:00Z" w16du:dateUtc="2026-04-02T14:06:00Z">
          <w:r w:rsidR="0055623A" w:rsidRPr="001C715E" w:rsidDel="008769AE">
            <w:rPr>
              <w:i/>
              <w:iCs/>
              <w:rPrChange w:id="4484" w:author="jon pritchard" w:date="2026-03-27T11:58:00Z" w16du:dateUtc="2026-03-27T11:58:00Z">
                <w:rPr>
                  <w:i/>
                  <w:iCs/>
                  <w:highlight w:val="yellow"/>
                </w:rPr>
              </w:rPrChange>
            </w:rPr>
            <w:delText>verticalClearance</w:delText>
          </w:r>
        </w:del>
      </w:ins>
      <w:ins w:id="4485" w:author="jon pritchard" w:date="2026-03-19T13:07:00Z" w16du:dateUtc="2026-03-19T12:07:00Z">
        <w:del w:id="4486" w:author="jonathan pritchard" w:date="2026-04-02T15:06:00Z" w16du:dateUtc="2026-04-02T14:06:00Z">
          <w:r w:rsidR="0055623A" w:rsidRPr="001C715E" w:rsidDel="008769AE">
            <w:rPr>
              <w:i/>
              <w:iCs/>
              <w:rPrChange w:id="4487" w:author="jon pritchard" w:date="2026-03-27T11:58:00Z" w16du:dateUtc="2026-03-27T11:58:00Z">
                <w:rPr>
                  <w:i/>
                  <w:iCs/>
                  <w:highlight w:val="yellow"/>
                </w:rPr>
              </w:rPrChange>
            </w:rPr>
            <w:delText>Value</w:delText>
          </w:r>
        </w:del>
      </w:ins>
      <w:del w:id="4488" w:author="jonathan pritchard" w:date="2026-04-02T15:06:00Z" w16du:dateUtc="2026-04-02T14:06:00Z">
        <w:r w:rsidR="00E767AB" w:rsidRPr="001C715E" w:rsidDel="008769AE">
          <w:rPr>
            <w:i/>
          </w:rPr>
          <w:delText>verticalClearance</w:delText>
        </w:r>
        <w:r w:rsidR="001374ED" w:rsidRPr="001C715E" w:rsidDel="008769AE">
          <w:rPr>
            <w:i/>
          </w:rPr>
          <w:delText>Value</w:delText>
        </w:r>
        <w:r w:rsidR="001374ED" w:rsidRPr="001C715E" w:rsidDel="008769AE">
          <w:delText xml:space="preserve">. </w:delText>
        </w:r>
        <w:bookmarkStart w:id="4489" w:name="_Hlk88745181"/>
        <w:r w:rsidR="001374ED" w:rsidRPr="001C715E" w:rsidDel="008769AE">
          <w:delText>When adjusting</w:delText>
        </w:r>
      </w:del>
      <w:ins w:id="4490" w:author="jon pritchard" w:date="2026-03-19T13:07:00Z" w16du:dateUtc="2026-03-19T12:07:00Z">
        <w:del w:id="4491" w:author="jonathan pritchard" w:date="2026-04-02T15:06:00Z" w16du:dateUtc="2026-04-02T14:06:00Z">
          <w:r w:rsidR="0055623A" w:rsidRPr="001C715E" w:rsidDel="008769AE">
            <w:rPr>
              <w:rPrChange w:id="4492" w:author="jon pritchard" w:date="2026-03-27T11:58:00Z" w16du:dateUtc="2026-03-27T11:58:00Z">
                <w:rPr>
                  <w:highlight w:val="yellow"/>
                </w:rPr>
              </w:rPrChange>
            </w:rPr>
            <w:delText xml:space="preserve"> vertical </w:delText>
          </w:r>
        </w:del>
      </w:ins>
      <w:del w:id="4493" w:author="jonathan pritchard" w:date="2026-04-02T15:06:00Z" w16du:dateUtc="2026-04-02T14:06:00Z">
        <w:r w:rsidR="001374ED" w:rsidRPr="001C715E" w:rsidDel="008769AE">
          <w:delText xml:space="preserve"> height or clearance values the largest </w:delText>
        </w:r>
      </w:del>
      <w:ins w:id="4494" w:author="jon pritchard" w:date="2026-03-27T11:28:00Z" w16du:dateUtc="2026-03-27T11:28:00Z">
        <w:del w:id="4495" w:author="jonathan pritchard" w:date="2026-04-02T15:06:00Z" w16du:dateUtc="2026-04-02T14:06:00Z">
          <w:r w:rsidR="00CA4A51" w:rsidRPr="001C715E" w:rsidDel="008769AE">
            <w:rPr>
              <w:rPrChange w:id="4496" w:author="jon pritchard" w:date="2026-03-27T11:58:00Z" w16du:dateUtc="2026-03-27T11:58:00Z">
                <w:rPr>
                  <w:highlight w:val="yellow"/>
                </w:rPr>
              </w:rPrChange>
            </w:rPr>
            <w:delText>largest</w:delText>
          </w:r>
        </w:del>
      </w:ins>
      <w:ins w:id="4497" w:author="jon pritchard" w:date="2026-03-20T09:39:00Z" w16du:dateUtc="2026-03-20T08:39:00Z">
        <w:del w:id="4498" w:author="jonathan pritchard" w:date="2026-04-02T15:06:00Z" w16du:dateUtc="2026-04-02T14:06:00Z">
          <w:r w:rsidR="008143C5" w:rsidRPr="001C715E" w:rsidDel="008769AE">
            <w:delText xml:space="preserve"> </w:delText>
          </w:r>
        </w:del>
      </w:ins>
      <w:del w:id="4499" w:author="jonathan pritchard" w:date="2026-04-02T15:06:00Z" w16du:dateUtc="2026-04-02T14:06:00Z">
        <w:r w:rsidR="001374ED" w:rsidRPr="001C715E" w:rsidDel="008769AE">
          <w:delText xml:space="preserve">value from the </w:delText>
        </w:r>
      </w:del>
      <w:ins w:id="4500" w:author="jon pritchard" w:date="2026-03-20T09:39:00Z" w16du:dateUtc="2026-03-20T08:39:00Z">
        <w:del w:id="4501" w:author="jonathan pritchard" w:date="2026-04-02T15:06:00Z" w16du:dateUtc="2026-04-02T14:06:00Z">
          <w:r w:rsidR="008143C5" w:rsidRPr="001C715E" w:rsidDel="008769AE">
            <w:rPr>
              <w:rPrChange w:id="4502" w:author="jon pritchard" w:date="2026-03-27T11:58:00Z" w16du:dateUtc="2026-03-27T11:58:00Z">
                <w:rPr>
                  <w:highlight w:val="yellow"/>
                </w:rPr>
              </w:rPrChange>
            </w:rPr>
            <w:delText>all intersecting</w:delText>
          </w:r>
        </w:del>
      </w:ins>
      <w:del w:id="4503" w:author="jonathan pritchard" w:date="2026-04-02T15:06:00Z" w16du:dateUtc="2026-04-02T14:06:00Z">
        <w:r w:rsidR="001374ED" w:rsidRPr="001C715E" w:rsidDel="008769AE">
          <w:delText xml:space="preserve">selected S-104 records </w:delText>
        </w:r>
        <w:r w:rsidR="00BE7834" w:rsidRPr="001C715E" w:rsidDel="008769AE">
          <w:delText xml:space="preserve">must </w:delText>
        </w:r>
        <w:r w:rsidR="001374ED" w:rsidRPr="001C715E" w:rsidDel="008769AE">
          <w:delText>be used in order to produce the safest values.</w:delText>
        </w:r>
      </w:del>
    </w:p>
    <w:p w14:paraId="05156282" w14:textId="2D7C1EC7" w:rsidR="008F0D06" w:rsidRPr="001C715E" w:rsidDel="008769AE" w:rsidRDefault="0037366B">
      <w:pPr>
        <w:spacing w:after="60" w:line="240" w:lineRule="auto"/>
        <w:jc w:val="both"/>
        <w:rPr>
          <w:ins w:id="4504" w:author="jon pritchard" w:date="2026-03-27T11:37:00Z" w16du:dateUtc="2026-03-27T11:37:00Z"/>
          <w:del w:id="4505" w:author="jonathan pritchard" w:date="2026-04-02T15:06:00Z" w16du:dateUtc="2026-04-02T14:06:00Z"/>
          <w:rPrChange w:id="4506" w:author="jon pritchard" w:date="2026-03-27T11:58:00Z" w16du:dateUtc="2026-03-27T11:58:00Z">
            <w:rPr>
              <w:ins w:id="4507" w:author="jon pritchard" w:date="2026-03-27T11:37:00Z" w16du:dateUtc="2026-03-27T11:37:00Z"/>
              <w:del w:id="4508" w:author="jonathan pritchard" w:date="2026-04-02T15:06:00Z" w16du:dateUtc="2026-04-02T14:06:00Z"/>
              <w:highlight w:val="yellow"/>
            </w:rPr>
          </w:rPrChange>
        </w:rPr>
        <w:pPrChange w:id="4509" w:author="jonathan pritchard" w:date="2026-04-02T15:06:00Z" w16du:dateUtc="2026-04-02T14:06:00Z">
          <w:pPr>
            <w:spacing w:after="120" w:line="240" w:lineRule="auto"/>
            <w:jc w:val="both"/>
          </w:pPr>
        </w:pPrChange>
      </w:pPr>
      <w:ins w:id="4510" w:author="jon pritchard" w:date="2026-03-27T11:34:00Z" w16du:dateUtc="2026-03-27T11:34:00Z">
        <w:del w:id="4511" w:author="jonathan pritchard" w:date="2026-04-02T15:06:00Z" w16du:dateUtc="2026-04-02T14:06:00Z">
          <w:r w:rsidRPr="001C715E" w:rsidDel="008769AE">
            <w:rPr>
              <w:rPrChange w:id="4512" w:author="jon pritchard" w:date="2026-03-27T11:58:00Z" w16du:dateUtc="2026-03-27T11:58:00Z">
                <w:rPr>
                  <w:highlight w:val="yellow"/>
                </w:rPr>
              </w:rPrChange>
            </w:rPr>
            <w:delText>The vertical clearance defined on each S-101 feature mu</w:delText>
          </w:r>
        </w:del>
      </w:ins>
      <w:ins w:id="4513" w:author="jon pritchard" w:date="2026-03-27T11:35:00Z" w16du:dateUtc="2026-03-27T11:35:00Z">
        <w:del w:id="4514" w:author="jonathan pritchard" w:date="2026-04-02T15:06:00Z" w16du:dateUtc="2026-04-02T14:06:00Z">
          <w:r w:rsidRPr="001C715E" w:rsidDel="008769AE">
            <w:rPr>
              <w:rPrChange w:id="4515" w:author="jon pritchard" w:date="2026-03-27T11:58:00Z" w16du:dateUtc="2026-03-27T11:58:00Z">
                <w:rPr>
                  <w:highlight w:val="yellow"/>
                </w:rPr>
              </w:rPrChange>
            </w:rPr>
            <w:delText xml:space="preserve">st be corrected using the S-104 value and the </w:delText>
          </w:r>
          <w:r w:rsidRPr="001C715E" w:rsidDel="008769AE">
            <w:rPr>
              <w:i/>
              <w:iCs/>
              <w:rPrChange w:id="4516" w:author="jon pritchard" w:date="2026-03-27T11:58:00Z" w16du:dateUtc="2026-03-27T11:58:00Z">
                <w:rPr>
                  <w:highlight w:val="yellow"/>
                </w:rPr>
              </w:rPrChange>
            </w:rPr>
            <w:delText>datumSeparationValue</w:delText>
          </w:r>
          <w:r w:rsidRPr="001C715E" w:rsidDel="008769AE">
            <w:rPr>
              <w:rPrChange w:id="4517" w:author="jon pritchard" w:date="2026-03-27T11:58:00Z" w16du:dateUtc="2026-03-27T11:58:00Z">
                <w:rPr>
                  <w:highlight w:val="yellow"/>
                </w:rPr>
              </w:rPrChange>
            </w:rPr>
            <w:delText xml:space="preserve">. The </w:delText>
          </w:r>
          <w:r w:rsidRPr="00EC261F" w:rsidDel="008769AE">
            <w:rPr>
              <w:i/>
              <w:iCs/>
              <w:rPrChange w:id="4518" w:author="jon pritchard" w:date="2026-03-27T12:30:00Z" w16du:dateUtc="2026-03-27T12:30:00Z">
                <w:rPr>
                  <w:highlight w:val="yellow"/>
                </w:rPr>
              </w:rPrChange>
            </w:rPr>
            <w:delText>datumSeparationValue</w:delText>
          </w:r>
          <w:r w:rsidRPr="001C715E" w:rsidDel="008769AE">
            <w:rPr>
              <w:rPrChange w:id="4519" w:author="jon pritchard" w:date="2026-03-27T11:58:00Z" w16du:dateUtc="2026-03-27T11:58:00Z">
                <w:rPr>
                  <w:highlight w:val="yellow"/>
                </w:rPr>
              </w:rPrChange>
            </w:rPr>
            <w:delText xml:space="preserve"> (if available) is includ</w:delText>
          </w:r>
        </w:del>
      </w:ins>
      <w:ins w:id="4520" w:author="jon pritchard" w:date="2026-03-27T11:36:00Z" w16du:dateUtc="2026-03-27T11:36:00Z">
        <w:del w:id="4521" w:author="jonathan pritchard" w:date="2026-04-02T15:06:00Z" w16du:dateUtc="2026-04-02T14:06:00Z">
          <w:r w:rsidRPr="001C715E" w:rsidDel="008769AE">
            <w:rPr>
              <w:rPrChange w:id="4522" w:author="jon pritchard" w:date="2026-03-27T11:58:00Z" w16du:dateUtc="2026-03-27T11:58:00Z">
                <w:rPr>
                  <w:highlight w:val="yellow"/>
                </w:rPr>
              </w:rPrChange>
            </w:rPr>
            <w:delText xml:space="preserve">ed in an information type </w:delText>
          </w:r>
        </w:del>
      </w:ins>
      <w:ins w:id="4523" w:author="jon pritchard" w:date="2026-03-27T12:31:00Z" w16du:dateUtc="2026-03-27T12:31:00Z">
        <w:del w:id="4524" w:author="jonathan pritchard" w:date="2026-04-02T15:06:00Z" w16du:dateUtc="2026-04-02T14:06:00Z">
          <w:r w:rsidR="007C5C0F" w:rsidDel="008769AE">
            <w:delText>associated</w:delText>
          </w:r>
        </w:del>
      </w:ins>
      <w:ins w:id="4525" w:author="jon pritchard" w:date="2026-03-27T11:36:00Z" w16du:dateUtc="2026-03-27T11:36:00Z">
        <w:del w:id="4526" w:author="jonathan pritchard" w:date="2026-04-02T15:06:00Z" w16du:dateUtc="2026-04-02T14:06:00Z">
          <w:r w:rsidRPr="001C715E" w:rsidDel="008769AE">
            <w:rPr>
              <w:rPrChange w:id="4527" w:author="jon pritchard" w:date="2026-03-27T11:58:00Z" w16du:dateUtc="2026-03-27T11:58:00Z">
                <w:rPr>
                  <w:highlight w:val="yellow"/>
                </w:rPr>
              </w:rPrChange>
            </w:rPr>
            <w:delText xml:space="preserve"> with the S-101 feature called </w:delText>
          </w:r>
        </w:del>
      </w:ins>
      <w:ins w:id="4528" w:author="jon pritchard" w:date="2026-03-27T11:36:00Z">
        <w:del w:id="4529" w:author="jonathan pritchard" w:date="2026-04-02T15:06:00Z" w16du:dateUtc="2026-04-02T14:06:00Z">
          <w:r w:rsidRPr="001C715E" w:rsidDel="008769AE">
            <w:rPr>
              <w:b/>
              <w:bCs/>
              <w:rPrChange w:id="4530" w:author="jon pritchard" w:date="2026-03-27T11:58:00Z" w16du:dateUtc="2026-03-27T11:58:00Z">
                <w:rPr>
                  <w:highlight w:val="yellow"/>
                </w:rPr>
              </w:rPrChange>
            </w:rPr>
            <w:delText>TidalLevelsTable</w:delText>
          </w:r>
        </w:del>
      </w:ins>
      <w:ins w:id="4531" w:author="jon pritchard" w:date="2026-03-27T11:36:00Z" w16du:dateUtc="2026-03-27T11:36:00Z">
        <w:del w:id="4532" w:author="jonathan pritchard" w:date="2026-03-27T14:08:00Z" w16du:dateUtc="2026-03-27T14:08:00Z">
          <w:r w:rsidRPr="001C715E" w:rsidDel="008A2127">
            <w:rPr>
              <w:rPrChange w:id="4533" w:author="jon pritchard" w:date="2026-03-27T11:58:00Z" w16du:dateUtc="2026-03-27T11:58:00Z">
                <w:rPr>
                  <w:highlight w:val="yellow"/>
                </w:rPr>
              </w:rPrChange>
            </w:rPr>
            <w:delText>.</w:delText>
          </w:r>
        </w:del>
        <w:del w:id="4534" w:author="jonathan pritchard" w:date="2026-04-02T15:06:00Z" w16du:dateUtc="2026-04-02T14:06:00Z">
          <w:r w:rsidRPr="001C715E" w:rsidDel="008769AE">
            <w:rPr>
              <w:rPrChange w:id="4535" w:author="jon pritchard" w:date="2026-03-27T11:58:00Z" w16du:dateUtc="2026-03-27T11:58:00Z">
                <w:rPr>
                  <w:highlight w:val="yellow"/>
                </w:rPr>
              </w:rPrChange>
            </w:rPr>
            <w:delText xml:space="preserve"> </w:delText>
          </w:r>
        </w:del>
        <w:del w:id="4536" w:author="jonathan pritchard" w:date="2026-03-27T14:08:00Z" w16du:dateUtc="2026-03-27T14:08:00Z">
          <w:r w:rsidRPr="001C715E" w:rsidDel="008A2127">
            <w:rPr>
              <w:rPrChange w:id="4537" w:author="jon pritchard" w:date="2026-03-27T11:58:00Z" w16du:dateUtc="2026-03-27T11:58:00Z">
                <w:rPr>
                  <w:highlight w:val="yellow"/>
                </w:rPr>
              </w:rPrChange>
            </w:rPr>
            <w:delText>It is a</w:delText>
          </w:r>
        </w:del>
        <w:del w:id="4538" w:author="jonathan pritchard" w:date="2026-04-02T15:06:00Z" w16du:dateUtc="2026-04-02T14:06:00Z">
          <w:r w:rsidRPr="001C715E" w:rsidDel="008769AE">
            <w:rPr>
              <w:rPrChange w:id="4539" w:author="jon pritchard" w:date="2026-03-27T11:58:00Z" w16du:dateUtc="2026-03-27T11:58:00Z">
                <w:rPr>
                  <w:highlight w:val="yellow"/>
                </w:rPr>
              </w:rPrChange>
            </w:rPr>
            <w:delText xml:space="preserve"> sub</w:delText>
          </w:r>
        </w:del>
      </w:ins>
      <w:ins w:id="4540" w:author="jon pritchard" w:date="2026-03-27T11:39:00Z" w16du:dateUtc="2026-03-27T11:39:00Z">
        <w:del w:id="4541" w:author="jonathan pritchard" w:date="2026-04-02T15:06:00Z" w16du:dateUtc="2026-04-02T14:06:00Z">
          <w:r w:rsidRPr="001C715E" w:rsidDel="008769AE">
            <w:rPr>
              <w:rPrChange w:id="4542" w:author="jon pritchard" w:date="2026-03-27T11:58:00Z" w16du:dateUtc="2026-03-27T11:58:00Z">
                <w:rPr>
                  <w:highlight w:val="yellow"/>
                </w:rPr>
              </w:rPrChange>
            </w:rPr>
            <w:delText>-</w:delText>
          </w:r>
        </w:del>
      </w:ins>
      <w:ins w:id="4543" w:author="jon pritchard" w:date="2026-03-27T11:36:00Z" w16du:dateUtc="2026-03-27T11:36:00Z">
        <w:del w:id="4544" w:author="jonathan pritchard" w:date="2026-04-02T15:06:00Z" w16du:dateUtc="2026-04-02T14:06:00Z">
          <w:r w:rsidRPr="001C715E" w:rsidDel="008769AE">
            <w:rPr>
              <w:rPrChange w:id="4545" w:author="jon pritchard" w:date="2026-03-27T11:58:00Z" w16du:dateUtc="2026-03-27T11:58:00Z">
                <w:rPr>
                  <w:highlight w:val="yellow"/>
                </w:rPr>
              </w:rPrChange>
            </w:rPr>
            <w:delText xml:space="preserve">attribute of the </w:delText>
          </w:r>
        </w:del>
        <w:del w:id="4546" w:author="jonathan pritchard" w:date="2026-03-27T14:08:00Z" w16du:dateUtc="2026-03-27T14:08:00Z">
          <w:r w:rsidRPr="001C715E" w:rsidDel="008A2127">
            <w:rPr>
              <w:rPrChange w:id="4547" w:author="jon pritchard" w:date="2026-03-27T11:58:00Z" w16du:dateUtc="2026-03-27T11:58:00Z">
                <w:rPr>
                  <w:highlight w:val="yellow"/>
                </w:rPr>
              </w:rPrChange>
            </w:rPr>
            <w:delText xml:space="preserve">following </w:delText>
          </w:r>
        </w:del>
        <w:del w:id="4548" w:author="jonathan pritchard" w:date="2026-04-02T15:06:00Z" w16du:dateUtc="2026-04-02T14:06:00Z">
          <w:r w:rsidRPr="001C715E" w:rsidDel="008769AE">
            <w:rPr>
              <w:rPrChange w:id="4549" w:author="jon pritchard" w:date="2026-03-27T11:58:00Z" w16du:dateUtc="2026-03-27T11:58:00Z">
                <w:rPr>
                  <w:highlight w:val="yellow"/>
                </w:rPr>
              </w:rPrChange>
            </w:rPr>
            <w:delText xml:space="preserve">complex attribute in the </w:delText>
          </w:r>
          <w:r w:rsidRPr="007C5C0F" w:rsidDel="008769AE">
            <w:rPr>
              <w:b/>
              <w:bCs/>
              <w:rPrChange w:id="4550" w:author="jon pritchard" w:date="2026-03-27T12:31:00Z" w16du:dateUtc="2026-03-27T12:31:00Z">
                <w:rPr>
                  <w:highlight w:val="yellow"/>
                </w:rPr>
              </w:rPrChange>
            </w:rPr>
            <w:delText>TidalLev</w:delText>
          </w:r>
        </w:del>
      </w:ins>
      <w:ins w:id="4551" w:author="jon pritchard" w:date="2026-03-27T11:37:00Z" w16du:dateUtc="2026-03-27T11:37:00Z">
        <w:del w:id="4552" w:author="jonathan pritchard" w:date="2026-04-02T15:06:00Z" w16du:dateUtc="2026-04-02T14:06:00Z">
          <w:r w:rsidRPr="007C5C0F" w:rsidDel="008769AE">
            <w:rPr>
              <w:b/>
              <w:bCs/>
              <w:rPrChange w:id="4553" w:author="jon pritchard" w:date="2026-03-27T12:31:00Z" w16du:dateUtc="2026-03-27T12:31:00Z">
                <w:rPr>
                  <w:highlight w:val="yellow"/>
                </w:rPr>
              </w:rPrChange>
            </w:rPr>
            <w:delText>elsTable</w:delText>
          </w:r>
          <w:r w:rsidRPr="001C715E" w:rsidDel="008769AE">
            <w:rPr>
              <w:rPrChange w:id="4554" w:author="jon pritchard" w:date="2026-03-27T11:58:00Z" w16du:dateUtc="2026-03-27T11:58:00Z">
                <w:rPr>
                  <w:highlight w:val="yellow"/>
                </w:rPr>
              </w:rPrChange>
            </w:rPr>
            <w:delText xml:space="preserve"> information type</w:delText>
          </w:r>
        </w:del>
        <w:del w:id="4555" w:author="jonathan pritchard" w:date="2026-03-30T09:33:00Z" w16du:dateUtc="2026-03-30T08:33:00Z">
          <w:r w:rsidRPr="001C715E" w:rsidDel="00CE0AC5">
            <w:rPr>
              <w:rPrChange w:id="4556" w:author="jon pritchard" w:date="2026-03-27T11:58:00Z" w16du:dateUtc="2026-03-27T11:58:00Z">
                <w:rPr>
                  <w:highlight w:val="yellow"/>
                </w:rPr>
              </w:rPrChange>
            </w:rPr>
            <w:delText>:</w:delText>
          </w:r>
        </w:del>
      </w:ins>
    </w:p>
    <w:p w14:paraId="45804D66" w14:textId="2232145E" w:rsidR="0037366B" w:rsidRPr="001C715E" w:rsidDel="008A2127" w:rsidRDefault="0037366B">
      <w:pPr>
        <w:spacing w:after="60" w:line="240" w:lineRule="auto"/>
        <w:jc w:val="both"/>
        <w:rPr>
          <w:ins w:id="4557" w:author="jon pritchard" w:date="2026-03-27T11:34:00Z" w16du:dateUtc="2026-03-27T11:34:00Z"/>
          <w:del w:id="4558" w:author="jonathan pritchard" w:date="2026-03-27T14:08:00Z" w16du:dateUtc="2026-03-27T14:08:00Z"/>
          <w:i/>
          <w:iCs/>
          <w:rPrChange w:id="4559" w:author="jon pritchard" w:date="2026-03-27T11:58:00Z" w16du:dateUtc="2026-03-27T11:58:00Z">
            <w:rPr>
              <w:ins w:id="4560" w:author="jon pritchard" w:date="2026-03-27T11:34:00Z" w16du:dateUtc="2026-03-27T11:34:00Z"/>
              <w:del w:id="4561" w:author="jonathan pritchard" w:date="2026-03-27T14:08:00Z" w16du:dateUtc="2026-03-27T14:08:00Z"/>
              <w:highlight w:val="yellow"/>
            </w:rPr>
          </w:rPrChange>
        </w:rPr>
        <w:pPrChange w:id="4562" w:author="jonathan pritchard" w:date="2026-04-02T15:06:00Z" w16du:dateUtc="2026-04-02T14:06:00Z">
          <w:pPr>
            <w:spacing w:after="120" w:line="240" w:lineRule="auto"/>
            <w:jc w:val="both"/>
          </w:pPr>
        </w:pPrChange>
      </w:pPr>
      <w:ins w:id="4563" w:author="jon pritchard" w:date="2026-03-27T11:37:00Z" w16du:dateUtc="2026-03-27T11:37:00Z">
        <w:del w:id="4564" w:author="jonathan pritchard" w:date="2026-03-27T14:08:00Z" w16du:dateUtc="2026-03-27T14:08:00Z">
          <w:r w:rsidRPr="001C715E" w:rsidDel="008A2127">
            <w:rPr>
              <w:i/>
              <w:iCs/>
              <w:rPrChange w:id="4565" w:author="jon pritchard" w:date="2026-03-27T11:58:00Z" w16du:dateUtc="2026-03-27T11:58:00Z">
                <w:rPr>
                  <w:highlight w:val="yellow"/>
                </w:rPr>
              </w:rPrChange>
            </w:rPr>
            <w:delText>tidalLevels.tidalLevelsValues.datumSeparationValue</w:delText>
          </w:r>
        </w:del>
      </w:ins>
    </w:p>
    <w:p w14:paraId="4D185347" w14:textId="43616E27" w:rsidR="0037366B" w:rsidRPr="001C715E" w:rsidDel="008769AE" w:rsidRDefault="0037366B">
      <w:pPr>
        <w:spacing w:after="60" w:line="240" w:lineRule="auto"/>
        <w:jc w:val="both"/>
        <w:rPr>
          <w:ins w:id="4566" w:author="jon pritchard" w:date="2026-03-19T13:10:00Z" w16du:dateUtc="2026-03-19T12:10:00Z"/>
          <w:del w:id="4567" w:author="jonathan pritchard" w:date="2026-04-02T15:06:00Z" w16du:dateUtc="2026-04-02T14:06:00Z"/>
          <w:rPrChange w:id="4568" w:author="jon pritchard" w:date="2026-03-27T11:58:00Z" w16du:dateUtc="2026-03-27T11:58:00Z">
            <w:rPr>
              <w:ins w:id="4569" w:author="jon pritchard" w:date="2026-03-19T13:10:00Z" w16du:dateUtc="2026-03-19T12:10:00Z"/>
              <w:del w:id="4570" w:author="jonathan pritchard" w:date="2026-04-02T15:06:00Z" w16du:dateUtc="2026-04-02T14:06:00Z"/>
              <w:highlight w:val="yellow"/>
            </w:rPr>
          </w:rPrChange>
        </w:rPr>
        <w:pPrChange w:id="4571" w:author="jonathan pritchard" w:date="2026-04-02T15:06:00Z" w16du:dateUtc="2026-04-02T14:06:00Z">
          <w:pPr>
            <w:spacing w:after="120" w:line="240" w:lineRule="auto"/>
            <w:jc w:val="both"/>
          </w:pPr>
        </w:pPrChange>
      </w:pPr>
      <w:ins w:id="4572" w:author="jon pritchard" w:date="2026-03-27T11:37:00Z" w16du:dateUtc="2026-03-27T11:37:00Z">
        <w:del w:id="4573" w:author="jonathan pritchard" w:date="2026-04-02T15:06:00Z" w16du:dateUtc="2026-04-02T14:06:00Z">
          <w:r w:rsidRPr="001C715E" w:rsidDel="008769AE">
            <w:rPr>
              <w:rPrChange w:id="4574" w:author="jon pritchard" w:date="2026-03-27T11:58:00Z" w16du:dateUtc="2026-03-27T11:58:00Z">
                <w:rPr>
                  <w:highlight w:val="yellow"/>
                </w:rPr>
              </w:rPrChange>
            </w:rPr>
            <w:delText xml:space="preserve">The </w:delText>
          </w:r>
        </w:del>
      </w:ins>
      <w:ins w:id="4575" w:author="jon pritchard" w:date="2026-03-27T11:38:00Z" w16du:dateUtc="2026-03-27T11:38:00Z">
        <w:del w:id="4576" w:author="jonathan pritchard" w:date="2026-04-02T15:06:00Z" w16du:dateUtc="2026-04-02T14:06:00Z">
          <w:r w:rsidRPr="001C715E" w:rsidDel="008769AE">
            <w:rPr>
              <w:i/>
              <w:iCs/>
              <w:rPrChange w:id="4577" w:author="jon pritchard" w:date="2026-03-27T12:01:00Z" w16du:dateUtc="2026-03-27T12:01:00Z">
                <w:rPr>
                  <w:highlight w:val="yellow"/>
                </w:rPr>
              </w:rPrChange>
            </w:rPr>
            <w:delText>tidalLevels</w:delText>
          </w:r>
        </w:del>
        <w:del w:id="4578" w:author="jonathan pritchard" w:date="2026-03-27T14:09:00Z" w16du:dateUtc="2026-03-27T14:09:00Z">
          <w:r w:rsidRPr="008A2127" w:rsidDel="008A2127">
            <w:rPr>
              <w:rPrChange w:id="4579" w:author="jonathan pritchard" w:date="2026-03-27T14:09:00Z" w16du:dateUtc="2026-03-27T14:09:00Z">
                <w:rPr>
                  <w:highlight w:val="yellow"/>
                </w:rPr>
              </w:rPrChange>
            </w:rPr>
            <w:delText>Values</w:delText>
          </w:r>
        </w:del>
        <w:del w:id="4580" w:author="jonathan pritchard" w:date="2026-04-02T15:06:00Z" w16du:dateUtc="2026-04-02T14:06:00Z">
          <w:r w:rsidRPr="001C715E" w:rsidDel="008769AE">
            <w:rPr>
              <w:rPrChange w:id="4581" w:author="jon pritchard" w:date="2026-03-27T11:58:00Z" w16du:dateUtc="2026-03-27T11:58:00Z">
                <w:rPr>
                  <w:highlight w:val="yellow"/>
                </w:rPr>
              </w:rPrChange>
            </w:rPr>
            <w:delText xml:space="preserve"> may contain multiple sub</w:delText>
          </w:r>
        </w:del>
      </w:ins>
      <w:ins w:id="4582" w:author="jon pritchard" w:date="2026-03-27T12:30:00Z" w16du:dateUtc="2026-03-27T12:30:00Z">
        <w:del w:id="4583" w:author="jonathan pritchard" w:date="2026-04-02T15:06:00Z" w16du:dateUtc="2026-04-02T14:06:00Z">
          <w:r w:rsidR="0049581E" w:rsidDel="008769AE">
            <w:delText>-</w:delText>
          </w:r>
        </w:del>
      </w:ins>
      <w:ins w:id="4584" w:author="jon pritchard" w:date="2026-03-27T11:38:00Z" w16du:dateUtc="2026-03-27T11:38:00Z">
        <w:del w:id="4585" w:author="jonathan pritchard" w:date="2026-04-02T15:06:00Z" w16du:dateUtc="2026-04-02T14:06:00Z">
          <w:r w:rsidRPr="001C715E" w:rsidDel="008769AE">
            <w:rPr>
              <w:rPrChange w:id="4586" w:author="jon pritchard" w:date="2026-03-27T11:58:00Z" w16du:dateUtc="2026-03-27T11:58:00Z">
                <w:rPr>
                  <w:highlight w:val="yellow"/>
                </w:rPr>
              </w:rPrChange>
            </w:rPr>
            <w:delText xml:space="preserve">attributes </w:delText>
          </w:r>
        </w:del>
      </w:ins>
      <w:ins w:id="4587" w:author="jon pritchard" w:date="2026-03-27T11:39:00Z" w16du:dateUtc="2026-03-27T11:39:00Z">
        <w:del w:id="4588" w:author="jonathan pritchard" w:date="2026-04-02T15:06:00Z" w16du:dateUtc="2026-04-02T14:06:00Z">
          <w:r w:rsidRPr="001C715E" w:rsidDel="008769AE">
            <w:rPr>
              <w:rPrChange w:id="4589" w:author="jon pritchard" w:date="2026-03-27T11:58:00Z" w16du:dateUtc="2026-03-27T11:58:00Z">
                <w:rPr>
                  <w:highlight w:val="yellow"/>
                </w:rPr>
              </w:rPrChange>
            </w:rPr>
            <w:delText xml:space="preserve">referenced against different vertical datums. The only valid </w:delText>
          </w:r>
          <w:r w:rsidRPr="001C715E" w:rsidDel="008769AE">
            <w:rPr>
              <w:i/>
              <w:iCs/>
              <w:rPrChange w:id="4590" w:author="jon pritchard" w:date="2026-03-27T11:58:00Z" w16du:dateUtc="2026-03-27T11:58:00Z">
                <w:rPr>
                  <w:highlight w:val="yellow"/>
                </w:rPr>
              </w:rPrChange>
            </w:rPr>
            <w:delText>datumSeparationValue</w:delText>
          </w:r>
        </w:del>
      </w:ins>
      <w:ins w:id="4591" w:author="jon pritchard" w:date="2026-03-27T11:40:00Z" w16du:dateUtc="2026-03-27T11:40:00Z">
        <w:del w:id="4592" w:author="jonathan pritchard" w:date="2026-04-02T15:06:00Z" w16du:dateUtc="2026-04-02T14:06:00Z">
          <w:r w:rsidR="00ED668D" w:rsidRPr="001C715E" w:rsidDel="008769AE">
            <w:rPr>
              <w:rPrChange w:id="4593" w:author="jon pritchard" w:date="2026-03-27T11:58:00Z" w16du:dateUtc="2026-03-27T11:58:00Z">
                <w:rPr>
                  <w:highlight w:val="yellow"/>
                </w:rPr>
              </w:rPrChange>
            </w:rPr>
            <w:delText>s</w:delText>
          </w:r>
        </w:del>
      </w:ins>
      <w:ins w:id="4594" w:author="jon pritchard" w:date="2026-03-27T11:39:00Z" w16du:dateUtc="2026-03-27T11:39:00Z">
        <w:del w:id="4595" w:author="jonathan pritchard" w:date="2026-04-02T15:06:00Z" w16du:dateUtc="2026-04-02T14:06:00Z">
          <w:r w:rsidRPr="001C715E" w:rsidDel="008769AE">
            <w:rPr>
              <w:rPrChange w:id="4596" w:author="jon pritchard" w:date="2026-03-27T11:58:00Z" w16du:dateUtc="2026-03-27T11:58:00Z">
                <w:rPr>
                  <w:highlight w:val="yellow"/>
                </w:rPr>
              </w:rPrChange>
            </w:rPr>
            <w:delText xml:space="preserve"> </w:delText>
          </w:r>
        </w:del>
      </w:ins>
      <w:ins w:id="4597" w:author="jon pritchard" w:date="2026-03-27T11:40:00Z" w16du:dateUtc="2026-03-27T11:40:00Z">
        <w:del w:id="4598" w:author="jonathan pritchard" w:date="2026-04-02T15:06:00Z" w16du:dateUtc="2026-04-02T14:06:00Z">
          <w:r w:rsidR="00ED668D" w:rsidRPr="001C715E" w:rsidDel="008769AE">
            <w:rPr>
              <w:rPrChange w:id="4599" w:author="jon pritchard" w:date="2026-03-27T11:58:00Z" w16du:dateUtc="2026-03-27T11:58:00Z">
                <w:rPr>
                  <w:highlight w:val="yellow"/>
                </w:rPr>
              </w:rPrChange>
            </w:rPr>
            <w:delText xml:space="preserve">are those which </w:delText>
          </w:r>
        </w:del>
      </w:ins>
      <w:ins w:id="4600" w:author="jon pritchard" w:date="2026-03-27T12:32:00Z" w16du:dateUtc="2026-03-27T12:32:00Z">
        <w:del w:id="4601" w:author="jonathan pritchard" w:date="2026-04-02T15:06:00Z" w16du:dateUtc="2026-04-02T14:06:00Z">
          <w:r w:rsidR="007C5C0F" w:rsidDel="008769AE">
            <w:delText>are referenced to</w:delText>
          </w:r>
        </w:del>
      </w:ins>
      <w:ins w:id="4602" w:author="jon pritchard" w:date="2026-03-27T11:40:00Z" w16du:dateUtc="2026-03-27T11:40:00Z">
        <w:del w:id="4603" w:author="jonathan pritchard" w:date="2026-04-02T15:06:00Z" w16du:dateUtc="2026-04-02T14:06:00Z">
          <w:r w:rsidR="00ED668D" w:rsidRPr="001C715E" w:rsidDel="008769AE">
            <w:rPr>
              <w:rPrChange w:id="4604" w:author="jon pritchard" w:date="2026-03-27T11:58:00Z" w16du:dateUtc="2026-03-27T11:58:00Z">
                <w:rPr>
                  <w:highlight w:val="yellow"/>
                </w:rPr>
              </w:rPrChange>
            </w:rPr>
            <w:delText xml:space="preserve"> the S-104 vertical datum. If more than one valid </w:delText>
          </w:r>
          <w:r w:rsidR="00ED668D" w:rsidRPr="001C715E" w:rsidDel="008769AE">
            <w:rPr>
              <w:i/>
              <w:iCs/>
              <w:rPrChange w:id="4605" w:author="jon pritchard" w:date="2026-03-27T11:58:00Z" w16du:dateUtc="2026-03-27T11:58:00Z">
                <w:rPr>
                  <w:highlight w:val="yellow"/>
                </w:rPr>
              </w:rPrChange>
            </w:rPr>
            <w:delText>datumSeparationValue</w:delText>
          </w:r>
          <w:r w:rsidR="00ED668D" w:rsidRPr="001C715E" w:rsidDel="008769AE">
            <w:rPr>
              <w:rPrChange w:id="4606" w:author="jon pritchard" w:date="2026-03-27T11:58:00Z" w16du:dateUtc="2026-03-27T11:58:00Z">
                <w:rPr>
                  <w:highlight w:val="yellow"/>
                </w:rPr>
              </w:rPrChange>
            </w:rPr>
            <w:delText xml:space="preserve"> is found, then the larges</w:delText>
          </w:r>
        </w:del>
      </w:ins>
      <w:ins w:id="4607" w:author="jon pritchard" w:date="2026-03-27T11:41:00Z" w16du:dateUtc="2026-03-27T11:41:00Z">
        <w:del w:id="4608" w:author="jonathan pritchard" w:date="2026-04-02T15:06:00Z" w16du:dateUtc="2026-04-02T14:06:00Z">
          <w:r w:rsidR="00ED668D" w:rsidRPr="001C715E" w:rsidDel="008769AE">
            <w:rPr>
              <w:rPrChange w:id="4609" w:author="jon pritchard" w:date="2026-03-27T11:58:00Z" w16du:dateUtc="2026-03-27T11:58:00Z">
                <w:rPr>
                  <w:highlight w:val="yellow"/>
                </w:rPr>
              </w:rPrChange>
            </w:rPr>
            <w:delText>t value must be used.</w:delText>
          </w:r>
        </w:del>
      </w:ins>
    </w:p>
    <w:p w14:paraId="0E34EB19" w14:textId="1FE4DBCC" w:rsidR="00CA4A51" w:rsidRPr="001C715E" w:rsidDel="008769AE" w:rsidRDefault="0055623A">
      <w:pPr>
        <w:spacing w:after="60" w:line="240" w:lineRule="auto"/>
        <w:jc w:val="both"/>
        <w:rPr>
          <w:ins w:id="4610" w:author="jon pritchard" w:date="2026-03-19T13:10:00Z" w16du:dateUtc="2026-03-19T12:10:00Z"/>
          <w:del w:id="4611" w:author="jonathan pritchard" w:date="2026-04-02T15:06:00Z" w16du:dateUtc="2026-04-02T14:06:00Z"/>
          <w:rPrChange w:id="4612" w:author="jon pritchard" w:date="2026-03-27T11:58:00Z" w16du:dateUtc="2026-03-27T11:58:00Z">
            <w:rPr>
              <w:ins w:id="4613" w:author="jon pritchard" w:date="2026-03-19T13:10:00Z" w16du:dateUtc="2026-03-19T12:10:00Z"/>
              <w:del w:id="4614" w:author="jonathan pritchard" w:date="2026-04-02T15:06:00Z" w16du:dateUtc="2026-04-02T14:06:00Z"/>
              <w:highlight w:val="yellow"/>
            </w:rPr>
          </w:rPrChange>
        </w:rPr>
        <w:pPrChange w:id="4615" w:author="jonathan pritchard" w:date="2026-04-02T15:06:00Z" w16du:dateUtc="2026-04-02T14:06:00Z">
          <w:pPr>
            <w:spacing w:after="120" w:line="240" w:lineRule="auto"/>
            <w:jc w:val="both"/>
          </w:pPr>
        </w:pPrChange>
      </w:pPr>
      <w:ins w:id="4616" w:author="jon pritchard" w:date="2026-03-19T13:10:00Z" w16du:dateUtc="2026-03-19T12:10:00Z">
        <w:del w:id="4617" w:author="jonathan pritchard" w:date="2026-04-02T15:06:00Z" w16du:dateUtc="2026-04-02T14:06:00Z">
          <w:r w:rsidRPr="001C715E" w:rsidDel="008769AE">
            <w:rPr>
              <w:rPrChange w:id="4618" w:author="jon pritchard" w:date="2026-03-27T11:58:00Z" w16du:dateUtc="2026-03-27T11:58:00Z">
                <w:rPr>
                  <w:highlight w:val="yellow"/>
                </w:rPr>
              </w:rPrChange>
            </w:rPr>
            <w:delText>When adjusting the vertical clearance the following formula must be used:</w:delText>
          </w:r>
        </w:del>
      </w:ins>
    </w:p>
    <w:p w14:paraId="6B1383CD" w14:textId="35CBCA69" w:rsidR="008F0D06" w:rsidRPr="001C715E" w:rsidDel="008769AE" w:rsidRDefault="0055623A">
      <w:pPr>
        <w:spacing w:after="60" w:line="240" w:lineRule="auto"/>
        <w:jc w:val="both"/>
        <w:rPr>
          <w:ins w:id="4619" w:author="jon pritchard" w:date="2026-03-19T13:16:00Z" w16du:dateUtc="2026-03-19T12:16:00Z"/>
          <w:del w:id="4620" w:author="jonathan pritchard" w:date="2026-04-02T15:06:00Z" w16du:dateUtc="2026-04-02T14:06:00Z"/>
          <w:b/>
          <w:bCs/>
          <w:i/>
          <w:iCs/>
          <w:sz w:val="18"/>
          <w:szCs w:val="18"/>
          <w:rPrChange w:id="4621" w:author="jon pritchard" w:date="2026-03-27T11:58:00Z" w16du:dateUtc="2026-03-27T11:58:00Z">
            <w:rPr>
              <w:ins w:id="4622" w:author="jon pritchard" w:date="2026-03-19T13:16:00Z" w16du:dateUtc="2026-03-19T12:16:00Z"/>
              <w:del w:id="4623" w:author="jonathan pritchard" w:date="2026-04-02T15:06:00Z" w16du:dateUtc="2026-04-02T14:06:00Z"/>
              <w:b/>
              <w:bCs/>
              <w:i/>
              <w:iCs/>
              <w:sz w:val="18"/>
              <w:szCs w:val="18"/>
              <w:highlight w:val="yellow"/>
            </w:rPr>
          </w:rPrChange>
        </w:rPr>
        <w:pPrChange w:id="4624" w:author="jonathan pritchard" w:date="2026-04-02T15:06:00Z" w16du:dateUtc="2026-04-02T14:06:00Z">
          <w:pPr>
            <w:spacing w:after="120" w:line="240" w:lineRule="auto"/>
            <w:jc w:val="both"/>
          </w:pPr>
        </w:pPrChange>
      </w:pPr>
      <w:ins w:id="4625" w:author="jon pritchard" w:date="2026-03-19T13:11:00Z" w16du:dateUtc="2026-03-19T12:11:00Z">
        <w:del w:id="4626" w:author="jonathan pritchard" w:date="2026-03-30T07:50:00Z" w16du:dateUtc="2026-03-30T06:50:00Z">
          <w:r w:rsidRPr="001C715E" w:rsidDel="00531732">
            <w:rPr>
              <w:b/>
              <w:bCs/>
              <w:i/>
              <w:iCs/>
              <w:sz w:val="18"/>
              <w:szCs w:val="18"/>
              <w:rPrChange w:id="4627" w:author="jon pritchard" w:date="2026-03-27T11:58:00Z" w16du:dateUtc="2026-03-27T11:58:00Z">
                <w:rPr>
                  <w:b/>
                  <w:bCs/>
                  <w:i/>
                  <w:iCs/>
                  <w:sz w:val="18"/>
                  <w:szCs w:val="18"/>
                  <w:highlight w:val="yellow"/>
                </w:rPr>
              </w:rPrChange>
            </w:rPr>
            <w:lastRenderedPageBreak/>
            <w:delText xml:space="preserve"> </w:delText>
          </w:r>
        </w:del>
        <w:del w:id="4628" w:author="jonathan pritchard" w:date="2026-04-02T15:06:00Z" w16du:dateUtc="2026-04-02T14:06:00Z">
          <w:r w:rsidRPr="001C715E" w:rsidDel="008769AE">
            <w:rPr>
              <w:b/>
              <w:bCs/>
              <w:i/>
              <w:iCs/>
              <w:sz w:val="18"/>
              <w:szCs w:val="18"/>
              <w:rPrChange w:id="4629" w:author="jon pritchard" w:date="2026-03-27T11:58:00Z" w16du:dateUtc="2026-03-27T11:58:00Z">
                <w:rPr>
                  <w:b/>
                  <w:bCs/>
                  <w:i/>
                  <w:iCs/>
                  <w:highlight w:val="yellow"/>
                </w:rPr>
              </w:rPrChange>
            </w:rPr>
            <w:delText xml:space="preserve">Adjusted verticalClearanceValue = </w:delText>
          </w:r>
        </w:del>
      </w:ins>
      <w:ins w:id="4630" w:author="jon pritchard" w:date="2026-03-19T13:11:00Z">
        <w:del w:id="4631" w:author="jonathan pritchard" w:date="2026-04-02T15:06:00Z" w16du:dateUtc="2026-04-02T14:06:00Z">
          <w:r w:rsidRPr="001C715E" w:rsidDel="008769AE">
            <w:rPr>
              <w:b/>
              <w:bCs/>
              <w:i/>
              <w:iCs/>
              <w:sz w:val="18"/>
              <w:szCs w:val="18"/>
              <w:rPrChange w:id="4632" w:author="jon pritchard" w:date="2026-03-27T11:58:00Z" w16du:dateUtc="2026-03-27T11:58:00Z">
                <w:rPr>
                  <w:highlight w:val="yellow"/>
                </w:rPr>
              </w:rPrChange>
            </w:rPr>
            <w:delText>verticalClearanceValue</w:delText>
          </w:r>
        </w:del>
      </w:ins>
      <w:ins w:id="4633" w:author="jon pritchard" w:date="2026-03-19T13:11:00Z" w16du:dateUtc="2026-03-19T12:11:00Z">
        <w:del w:id="4634" w:author="jonathan pritchard" w:date="2026-04-02T15:06:00Z" w16du:dateUtc="2026-04-02T14:06:00Z">
          <w:r w:rsidRPr="001C715E" w:rsidDel="008769AE">
            <w:rPr>
              <w:b/>
              <w:bCs/>
              <w:i/>
              <w:iCs/>
              <w:sz w:val="18"/>
              <w:szCs w:val="18"/>
              <w:vertAlign w:val="subscript"/>
              <w:rPrChange w:id="4635" w:author="jon pritchard" w:date="2026-03-27T11:58:00Z" w16du:dateUtc="2026-03-27T11:58:00Z">
                <w:rPr>
                  <w:b/>
                  <w:bCs/>
                  <w:i/>
                  <w:iCs/>
                  <w:sz w:val="18"/>
                  <w:szCs w:val="18"/>
                  <w:highlight w:val="yellow"/>
                </w:rPr>
              </w:rPrChange>
            </w:rPr>
            <w:delText>S-101</w:delText>
          </w:r>
        </w:del>
      </w:ins>
      <w:ins w:id="4636" w:author="jon pritchard" w:date="2026-03-19T13:11:00Z">
        <w:del w:id="4637" w:author="jonathan pritchard" w:date="2026-04-02T15:06:00Z" w16du:dateUtc="2026-04-02T14:06:00Z">
          <w:r w:rsidRPr="001C715E" w:rsidDel="008769AE">
            <w:rPr>
              <w:b/>
              <w:bCs/>
              <w:i/>
              <w:iCs/>
              <w:sz w:val="18"/>
              <w:szCs w:val="18"/>
              <w:rPrChange w:id="4638" w:author="jon pritchard" w:date="2026-03-27T11:58:00Z" w16du:dateUtc="2026-03-27T11:58:00Z">
                <w:rPr>
                  <w:highlight w:val="yellow"/>
                </w:rPr>
              </w:rPrChange>
            </w:rPr>
            <w:delText xml:space="preserve"> + datumSeparationValue</w:delText>
          </w:r>
        </w:del>
      </w:ins>
      <w:ins w:id="4639" w:author="jon pritchard" w:date="2026-03-19T13:12:00Z" w16du:dateUtc="2026-03-19T12:12:00Z">
        <w:del w:id="4640" w:author="jonathan pritchard" w:date="2026-04-02T15:06:00Z" w16du:dateUtc="2026-04-02T14:06:00Z">
          <w:r w:rsidRPr="001C715E" w:rsidDel="008769AE">
            <w:rPr>
              <w:b/>
              <w:bCs/>
              <w:i/>
              <w:iCs/>
              <w:sz w:val="18"/>
              <w:szCs w:val="18"/>
              <w:vertAlign w:val="subscript"/>
              <w:rPrChange w:id="4641" w:author="jon pritchard" w:date="2026-03-27T11:58:00Z" w16du:dateUtc="2026-03-27T11:58:00Z">
                <w:rPr>
                  <w:b/>
                  <w:bCs/>
                  <w:i/>
                  <w:iCs/>
                  <w:sz w:val="18"/>
                  <w:szCs w:val="18"/>
                  <w:highlight w:val="yellow"/>
                </w:rPr>
              </w:rPrChange>
            </w:rPr>
            <w:delText>S-10</w:delText>
          </w:r>
        </w:del>
      </w:ins>
      <w:ins w:id="4642" w:author="jon pritchard" w:date="2026-03-20T09:16:00Z" w16du:dateUtc="2026-03-20T08:16:00Z">
        <w:del w:id="4643" w:author="jonathan pritchard" w:date="2026-04-02T15:06:00Z" w16du:dateUtc="2026-04-02T14:06:00Z">
          <w:r w:rsidR="008F0D06" w:rsidRPr="001C715E" w:rsidDel="008769AE">
            <w:rPr>
              <w:b/>
              <w:bCs/>
              <w:i/>
              <w:iCs/>
              <w:sz w:val="18"/>
              <w:szCs w:val="18"/>
              <w:vertAlign w:val="subscript"/>
              <w:rPrChange w:id="4644" w:author="jon pritchard" w:date="2026-03-27T11:58:00Z" w16du:dateUtc="2026-03-27T11:58:00Z">
                <w:rPr>
                  <w:b/>
                  <w:bCs/>
                  <w:i/>
                  <w:iCs/>
                  <w:sz w:val="18"/>
                  <w:szCs w:val="18"/>
                  <w:highlight w:val="yellow"/>
                </w:rPr>
              </w:rPrChange>
            </w:rPr>
            <w:delText>1</w:delText>
          </w:r>
        </w:del>
      </w:ins>
      <w:ins w:id="4645" w:author="jon pritchard" w:date="2026-03-19T13:11:00Z">
        <w:del w:id="4646" w:author="jonathan pritchard" w:date="2026-04-02T15:06:00Z" w16du:dateUtc="2026-04-02T14:06:00Z">
          <w:r w:rsidRPr="001C715E" w:rsidDel="008769AE">
            <w:rPr>
              <w:b/>
              <w:bCs/>
              <w:i/>
              <w:iCs/>
              <w:sz w:val="18"/>
              <w:szCs w:val="18"/>
              <w:rPrChange w:id="4647" w:author="jon pritchard" w:date="2026-03-27T11:58:00Z" w16du:dateUtc="2026-03-27T11:58:00Z">
                <w:rPr>
                  <w:highlight w:val="yellow"/>
                </w:rPr>
              </w:rPrChange>
            </w:rPr>
            <w:delText xml:space="preserve"> – </w:delText>
          </w:r>
        </w:del>
      </w:ins>
      <w:ins w:id="4648" w:author="jon pritchard" w:date="2026-03-19T13:12:00Z" w16du:dateUtc="2026-03-19T12:12:00Z">
        <w:del w:id="4649" w:author="jonathan pritchard" w:date="2026-04-02T15:06:00Z" w16du:dateUtc="2026-04-02T14:06:00Z">
          <w:r w:rsidRPr="001C715E" w:rsidDel="008769AE">
            <w:rPr>
              <w:b/>
              <w:bCs/>
              <w:i/>
              <w:iCs/>
              <w:sz w:val="18"/>
              <w:szCs w:val="18"/>
              <w:rPrChange w:id="4650" w:author="jon pritchard" w:date="2026-03-27T11:58:00Z" w16du:dateUtc="2026-03-27T11:58:00Z">
                <w:rPr>
                  <w:b/>
                  <w:bCs/>
                  <w:i/>
                  <w:iCs/>
                  <w:sz w:val="18"/>
                  <w:szCs w:val="18"/>
                  <w:highlight w:val="yellow"/>
                </w:rPr>
              </w:rPrChange>
            </w:rPr>
            <w:delText>S-104 value</w:delText>
          </w:r>
        </w:del>
      </w:ins>
    </w:p>
    <w:p w14:paraId="53C22567" w14:textId="37362ED7" w:rsidR="00CA4A51" w:rsidRPr="001C715E" w:rsidDel="008769AE" w:rsidRDefault="00157948">
      <w:pPr>
        <w:spacing w:after="60" w:line="240" w:lineRule="auto"/>
        <w:jc w:val="both"/>
        <w:rPr>
          <w:ins w:id="4651" w:author="jon pritchard" w:date="2026-03-27T11:29:00Z" w16du:dateUtc="2026-03-27T11:29:00Z"/>
          <w:del w:id="4652" w:author="jonathan pritchard" w:date="2026-04-02T15:06:00Z" w16du:dateUtc="2026-04-02T14:06:00Z"/>
          <w:rPrChange w:id="4653" w:author="jon pritchard" w:date="2026-03-27T11:58:00Z" w16du:dateUtc="2026-03-27T11:58:00Z">
            <w:rPr>
              <w:ins w:id="4654" w:author="jon pritchard" w:date="2026-03-27T11:29:00Z" w16du:dateUtc="2026-03-27T11:29:00Z"/>
              <w:del w:id="4655" w:author="jonathan pritchard" w:date="2026-04-02T15:06:00Z" w16du:dateUtc="2026-04-02T14:06:00Z"/>
              <w:highlight w:val="yellow"/>
            </w:rPr>
          </w:rPrChange>
        </w:rPr>
        <w:pPrChange w:id="4656" w:author="jonathan pritchard" w:date="2026-04-02T15:06:00Z" w16du:dateUtc="2026-04-02T14:06:00Z">
          <w:pPr>
            <w:spacing w:after="120" w:line="240" w:lineRule="auto"/>
            <w:jc w:val="both"/>
          </w:pPr>
        </w:pPrChange>
      </w:pPr>
      <w:ins w:id="4657" w:author="jon pritchard" w:date="2026-03-27T11:50:00Z" w16du:dateUtc="2026-03-27T11:50:00Z">
        <w:del w:id="4658" w:author="jonathan pritchard" w:date="2026-04-02T15:06:00Z" w16du:dateUtc="2026-04-02T14:06:00Z">
          <w:r w:rsidRPr="001C715E" w:rsidDel="008769AE">
            <w:rPr>
              <w:rPrChange w:id="4659" w:author="jon pritchard" w:date="2026-03-27T11:58:00Z" w16du:dateUtc="2026-03-27T11:58:00Z">
                <w:rPr>
                  <w:highlight w:val="yellow"/>
                </w:rPr>
              </w:rPrChange>
            </w:rPr>
            <w:delText>See</w:delText>
          </w:r>
        </w:del>
      </w:ins>
      <w:ins w:id="4660" w:author="jon pritchard" w:date="2026-03-27T11:54:00Z" w16du:dateUtc="2026-03-27T11:54:00Z">
        <w:del w:id="4661" w:author="jonathan pritchard" w:date="2026-04-02T15:06:00Z" w16du:dateUtc="2026-04-02T14:06:00Z">
          <w:r w:rsidRPr="001C715E" w:rsidDel="008769AE">
            <w:rPr>
              <w:rPrChange w:id="4662" w:author="jon pritchard" w:date="2026-03-27T11:58:00Z" w16du:dateUtc="2026-03-27T11:58:00Z">
                <w:rPr>
                  <w:highlight w:val="yellow"/>
                </w:rPr>
              </w:rPrChange>
            </w:rPr>
            <w:delText xml:space="preserve"> also</w:delText>
          </w:r>
        </w:del>
      </w:ins>
      <w:ins w:id="4663" w:author="jon pritchard" w:date="2026-03-27T11:53:00Z" w16du:dateUtc="2026-03-27T11:53:00Z">
        <w:del w:id="4664" w:author="jonathan pritchard" w:date="2026-04-02T15:06:00Z" w16du:dateUtc="2026-04-02T14:06:00Z">
          <w:r w:rsidRPr="001C715E" w:rsidDel="008769AE">
            <w:rPr>
              <w:rPrChange w:id="4665" w:author="jon pritchard" w:date="2026-03-27T11:58:00Z" w16du:dateUtc="2026-03-27T11:58:00Z">
                <w:rPr>
                  <w:highlight w:val="yellow"/>
                </w:rPr>
              </w:rPrChange>
            </w:rPr>
            <w:delText xml:space="preserve"> the footnote to</w:delText>
          </w:r>
        </w:del>
      </w:ins>
      <w:ins w:id="4666" w:author="jon pritchard" w:date="2026-03-27T11:50:00Z" w16du:dateUtc="2026-03-27T11:50:00Z">
        <w:del w:id="4667" w:author="jonathan pritchard" w:date="2026-04-02T15:06:00Z" w16du:dateUtc="2026-04-02T14:06:00Z">
          <w:r w:rsidRPr="001C715E" w:rsidDel="008769AE">
            <w:rPr>
              <w:rPrChange w:id="4668" w:author="jon pritchard" w:date="2026-03-27T11:58:00Z" w16du:dateUtc="2026-03-27T11:58:00Z">
                <w:rPr>
                  <w:highlight w:val="yellow"/>
                </w:rPr>
              </w:rPrChange>
            </w:rPr>
            <w:delText xml:space="preserve"> </w:delText>
          </w:r>
        </w:del>
      </w:ins>
      <w:ins w:id="4669" w:author="jon pritchard" w:date="2026-03-27T11:53:00Z" w16du:dateUtc="2026-03-27T11:53:00Z">
        <w:del w:id="4670" w:author="jonathan pritchard" w:date="2026-04-02T15:06:00Z" w16du:dateUtc="2026-04-02T14:06:00Z">
          <w:r w:rsidRPr="001C715E" w:rsidDel="008769AE">
            <w:rPr>
              <w:sz w:val="18"/>
              <w:szCs w:val="18"/>
              <w:rPrChange w:id="4671" w:author="jon pritchard" w:date="2026-03-27T11:58:00Z" w16du:dateUtc="2026-03-27T11:58:00Z">
                <w:rPr>
                  <w:highlight w:val="yellow"/>
                </w:rPr>
              </w:rPrChange>
            </w:rPr>
            <w:fldChar w:fldCharType="begin"/>
          </w:r>
          <w:r w:rsidRPr="001C715E" w:rsidDel="008769AE">
            <w:rPr>
              <w:sz w:val="18"/>
              <w:szCs w:val="18"/>
              <w:rPrChange w:id="4672" w:author="jon pritchard" w:date="2026-03-27T11:58:00Z" w16du:dateUtc="2026-03-27T11:58:00Z">
                <w:rPr>
                  <w:highlight w:val="yellow"/>
                </w:rPr>
              </w:rPrChange>
            </w:rPr>
            <w:delInstrText xml:space="preserve"> REF _Ref225504832 \h </w:delInstrText>
          </w:r>
        </w:del>
      </w:ins>
      <w:del w:id="4673" w:author="jonathan pritchard" w:date="2026-04-02T15:06:00Z" w16du:dateUtc="2026-04-02T14:06:00Z">
        <w:r w:rsidR="001C715E" w:rsidRPr="001C715E" w:rsidDel="008769AE">
          <w:rPr>
            <w:sz w:val="18"/>
            <w:szCs w:val="18"/>
            <w:rPrChange w:id="4674" w:author="jon pritchard" w:date="2026-03-27T11:58:00Z" w16du:dateUtc="2026-03-27T11:58:00Z">
              <w:rPr>
                <w:sz w:val="18"/>
                <w:szCs w:val="18"/>
                <w:highlight w:val="yellow"/>
              </w:rPr>
            </w:rPrChange>
          </w:rPr>
          <w:delInstrText xml:space="preserve"> \* MERGEFORMAT </w:delInstrText>
        </w:r>
        <w:r w:rsidRPr="006E0CF2" w:rsidDel="008769AE">
          <w:rPr>
            <w:sz w:val="18"/>
            <w:szCs w:val="18"/>
          </w:rPr>
        </w:r>
        <w:r w:rsidRPr="001C715E" w:rsidDel="008769AE">
          <w:rPr>
            <w:sz w:val="18"/>
            <w:szCs w:val="18"/>
            <w:rPrChange w:id="4675" w:author="jon pritchard" w:date="2026-03-27T11:58:00Z" w16du:dateUtc="2026-03-27T11:58:00Z">
              <w:rPr>
                <w:highlight w:val="yellow"/>
              </w:rPr>
            </w:rPrChange>
          </w:rPr>
          <w:fldChar w:fldCharType="separate"/>
        </w:r>
      </w:del>
      <w:ins w:id="4676" w:author="jon pritchard" w:date="2026-03-27T11:53:00Z" w16du:dateUtc="2026-03-27T11:53:00Z">
        <w:del w:id="4677" w:author="jonathan pritchard" w:date="2026-04-02T15:06:00Z" w16du:dateUtc="2026-04-02T14:06:00Z">
          <w:r w:rsidRPr="001C715E" w:rsidDel="008769AE">
            <w:rPr>
              <w:sz w:val="18"/>
              <w:szCs w:val="18"/>
              <w:rPrChange w:id="4678" w:author="jon pritchard" w:date="2026-03-27T11:58:00Z" w16du:dateUtc="2026-03-27T11:58:00Z">
                <w:rPr/>
              </w:rPrChange>
            </w:rPr>
            <w:delText xml:space="preserve">Table </w:delText>
          </w:r>
          <w:r w:rsidRPr="001C715E" w:rsidDel="008769AE">
            <w:rPr>
              <w:noProof/>
              <w:sz w:val="18"/>
              <w:szCs w:val="18"/>
              <w:rPrChange w:id="4679" w:author="jon pritchard" w:date="2026-03-27T11:58:00Z" w16du:dateUtc="2026-03-27T11:58:00Z">
                <w:rPr>
                  <w:noProof/>
                </w:rPr>
              </w:rPrChange>
            </w:rPr>
            <w:delText>10</w:delText>
          </w:r>
          <w:r w:rsidRPr="001C715E" w:rsidDel="008769AE">
            <w:rPr>
              <w:sz w:val="18"/>
              <w:szCs w:val="18"/>
              <w:rPrChange w:id="4680" w:author="jon pritchard" w:date="2026-03-27T11:58:00Z" w16du:dateUtc="2026-03-27T11:58:00Z">
                <w:rPr/>
              </w:rPrChange>
            </w:rPr>
            <w:delText>: Example Values - Water Level Adjustment</w:delText>
          </w:r>
          <w:r w:rsidRPr="001C715E" w:rsidDel="008769AE">
            <w:rPr>
              <w:sz w:val="18"/>
              <w:szCs w:val="18"/>
              <w:rPrChange w:id="4681" w:author="jon pritchard" w:date="2026-03-27T11:58:00Z" w16du:dateUtc="2026-03-27T11:58:00Z">
                <w:rPr>
                  <w:highlight w:val="yellow"/>
                </w:rPr>
              </w:rPrChange>
            </w:rPr>
            <w:fldChar w:fldCharType="end"/>
          </w:r>
          <w:r w:rsidRPr="001C715E" w:rsidDel="008769AE">
            <w:rPr>
              <w:rPrChange w:id="4682" w:author="jon pritchard" w:date="2026-03-27T11:58:00Z" w16du:dateUtc="2026-03-27T11:58:00Z">
                <w:rPr>
                  <w:highlight w:val="yellow"/>
                </w:rPr>
              </w:rPrChange>
            </w:rPr>
            <w:delText xml:space="preserve"> regarding </w:delText>
          </w:r>
        </w:del>
      </w:ins>
      <w:ins w:id="4683" w:author="jon pritchard" w:date="2026-03-27T11:54:00Z" w16du:dateUtc="2026-03-27T11:54:00Z">
        <w:del w:id="4684" w:author="jonathan pritchard" w:date="2026-04-02T15:06:00Z" w16du:dateUtc="2026-04-02T14:06:00Z">
          <w:r w:rsidRPr="001C715E" w:rsidDel="008769AE">
            <w:rPr>
              <w:rPrChange w:id="4685" w:author="jon pritchard" w:date="2026-03-27T11:58:00Z" w16du:dateUtc="2026-03-27T11:58:00Z">
                <w:rPr>
                  <w:highlight w:val="yellow"/>
                </w:rPr>
              </w:rPrChange>
            </w:rPr>
            <w:delText>positive and negative values for S-104 data.</w:delText>
          </w:r>
        </w:del>
      </w:ins>
    </w:p>
    <w:p w14:paraId="6D02CDE3" w14:textId="365BC3DC" w:rsidR="00CA4A51" w:rsidRPr="001C715E" w:rsidDel="008769AE" w:rsidRDefault="00AA5B8F">
      <w:pPr>
        <w:spacing w:after="60" w:line="240" w:lineRule="auto"/>
        <w:jc w:val="both"/>
        <w:rPr>
          <w:ins w:id="4686" w:author="jon pritchard" w:date="2026-03-27T11:29:00Z" w16du:dateUtc="2026-03-27T11:29:00Z"/>
          <w:del w:id="4687" w:author="jonathan pritchard" w:date="2026-04-02T15:06:00Z" w16du:dateUtc="2026-04-02T14:06:00Z"/>
          <w:rPrChange w:id="4688" w:author="jon pritchard" w:date="2026-03-27T11:58:00Z" w16du:dateUtc="2026-03-27T11:58:00Z">
            <w:rPr>
              <w:ins w:id="4689" w:author="jon pritchard" w:date="2026-03-27T11:29:00Z" w16du:dateUtc="2026-03-27T11:29:00Z"/>
              <w:del w:id="4690" w:author="jonathan pritchard" w:date="2026-04-02T15:06:00Z" w16du:dateUtc="2026-04-02T14:06:00Z"/>
              <w:b/>
              <w:bCs/>
              <w:i/>
              <w:iCs/>
              <w:sz w:val="18"/>
              <w:szCs w:val="18"/>
              <w:highlight w:val="yellow"/>
            </w:rPr>
          </w:rPrChange>
        </w:rPr>
        <w:pPrChange w:id="4691" w:author="jonathan pritchard" w:date="2026-04-02T15:06:00Z" w16du:dateUtc="2026-04-02T14:06:00Z">
          <w:pPr>
            <w:spacing w:after="120" w:line="240" w:lineRule="auto"/>
            <w:jc w:val="both"/>
          </w:pPr>
        </w:pPrChange>
      </w:pPr>
      <w:ins w:id="4692" w:author="jon pritchard" w:date="2026-03-19T13:16:00Z" w16du:dateUtc="2026-03-19T12:16:00Z">
        <w:del w:id="4693" w:author="jonathan pritchard" w:date="2026-04-02T15:06:00Z" w16du:dateUtc="2026-04-02T14:06:00Z">
          <w:r w:rsidRPr="001C715E" w:rsidDel="008769AE">
            <w:rPr>
              <w:rPrChange w:id="4694" w:author="jon pritchard" w:date="2026-03-27T11:58:00Z" w16du:dateUtc="2026-03-27T11:58:00Z">
                <w:rPr>
                  <w:b/>
                  <w:bCs/>
                  <w:sz w:val="18"/>
                  <w:szCs w:val="18"/>
                  <w:highlight w:val="yellow"/>
                </w:rPr>
              </w:rPrChange>
            </w:rPr>
            <w:delText xml:space="preserve">Additionally, if the user has the Uncertainty selector </w:delText>
          </w:r>
        </w:del>
      </w:ins>
      <w:ins w:id="4695" w:author="jon pritchard" w:date="2026-03-19T13:17:00Z" w16du:dateUtc="2026-03-19T12:17:00Z">
        <w:del w:id="4696" w:author="jonathan pritchard" w:date="2026-04-02T15:06:00Z" w16du:dateUtc="2026-04-02T14:06:00Z">
          <w:r w:rsidRPr="001C715E" w:rsidDel="008769AE">
            <w:rPr>
              <w:rPrChange w:id="4697" w:author="jon pritchard" w:date="2026-03-27T11:58:00Z" w16du:dateUtc="2026-03-27T11:58:00Z">
                <w:rPr>
                  <w:b/>
                  <w:bCs/>
                  <w:sz w:val="18"/>
                  <w:szCs w:val="18"/>
                  <w:highlight w:val="yellow"/>
                </w:rPr>
              </w:rPrChange>
            </w:rPr>
            <w:delText>selected</w:delText>
          </w:r>
        </w:del>
      </w:ins>
      <w:ins w:id="4698" w:author="jon pritchard" w:date="2026-03-20T09:13:00Z" w16du:dateUtc="2026-03-20T08:13:00Z">
        <w:del w:id="4699" w:author="jonathan pritchard" w:date="2026-04-02T15:06:00Z" w16du:dateUtc="2026-04-02T14:06:00Z">
          <w:r w:rsidR="008F0D06" w:rsidRPr="001C715E" w:rsidDel="008769AE">
            <w:rPr>
              <w:rPrChange w:id="4700" w:author="jon pritchard" w:date="2026-03-27T11:58:00Z" w16du:dateUtc="2026-03-27T11:58:00Z">
                <w:rPr>
                  <w:highlight w:val="yellow"/>
                </w:rPr>
              </w:rPrChange>
            </w:rPr>
            <w:delText xml:space="preserve"> (clause </w:delText>
          </w:r>
        </w:del>
      </w:ins>
      <w:ins w:id="4701" w:author="jon pritchard" w:date="2026-03-20T09:15:00Z" w16du:dateUtc="2026-03-20T08:15:00Z">
        <w:del w:id="4702" w:author="jonathan pritchard" w:date="2026-04-02T15:06:00Z" w16du:dateUtc="2026-04-02T14:06:00Z">
          <w:r w:rsidR="008F0D06" w:rsidRPr="001C715E" w:rsidDel="008769AE">
            <w:rPr>
              <w:rPrChange w:id="4703" w:author="jon pritchard" w:date="2026-03-27T11:58:00Z" w16du:dateUtc="2026-03-27T11:58:00Z">
                <w:rPr>
                  <w:highlight w:val="yellow"/>
                </w:rPr>
              </w:rPrChange>
            </w:rPr>
            <w:fldChar w:fldCharType="begin"/>
          </w:r>
          <w:r w:rsidR="008F0D06" w:rsidRPr="001C715E" w:rsidDel="008769AE">
            <w:rPr>
              <w:rPrChange w:id="4704" w:author="jon pritchard" w:date="2026-03-27T11:58:00Z" w16du:dateUtc="2026-03-27T11:58:00Z">
                <w:rPr>
                  <w:highlight w:val="yellow"/>
                </w:rPr>
              </w:rPrChange>
            </w:rPr>
            <w:delInstrText xml:space="preserve"> REF _Ref224890539 \r \h </w:delInstrText>
          </w:r>
        </w:del>
      </w:ins>
      <w:del w:id="4705" w:author="jonathan pritchard" w:date="2026-04-02T15:06:00Z" w16du:dateUtc="2026-04-02T14:06:00Z">
        <w:r w:rsidR="001C715E" w:rsidDel="008769AE">
          <w:delInstrText xml:space="preserve"> \* MERGEFORMAT </w:delInstrText>
        </w:r>
        <w:r w:rsidR="008F0D06" w:rsidRPr="001C715E" w:rsidDel="008769AE">
          <w:rPr>
            <w:rPrChange w:id="4706" w:author="jon pritchard" w:date="2026-03-27T11:58:00Z" w16du:dateUtc="2026-03-27T11:58:00Z">
              <w:rPr>
                <w:highlight w:val="yellow"/>
              </w:rPr>
            </w:rPrChange>
          </w:rPr>
          <w:fldChar w:fldCharType="separate"/>
        </w:r>
      </w:del>
      <w:ins w:id="4707" w:author="jon pritchard" w:date="2026-03-20T09:15:00Z" w16du:dateUtc="2026-03-20T08:15:00Z">
        <w:del w:id="4708" w:author="jonathan pritchard" w:date="2026-04-02T15:06:00Z" w16du:dateUtc="2026-04-02T14:06:00Z">
          <w:r w:rsidR="008F0D06" w:rsidRPr="001C715E" w:rsidDel="008769AE">
            <w:rPr>
              <w:rPrChange w:id="4709" w:author="jon pritchard" w:date="2026-03-27T11:58:00Z" w16du:dateUtc="2026-03-27T11:58:00Z">
                <w:rPr>
                  <w:highlight w:val="yellow"/>
                </w:rPr>
              </w:rPrChange>
            </w:rPr>
            <w:delText>11.9.10</w:delText>
          </w:r>
          <w:r w:rsidR="008F0D06" w:rsidRPr="001C715E" w:rsidDel="008769AE">
            <w:rPr>
              <w:rPrChange w:id="4710" w:author="jon pritchard" w:date="2026-03-27T11:58:00Z" w16du:dateUtc="2026-03-27T11:58:00Z">
                <w:rPr>
                  <w:highlight w:val="yellow"/>
                </w:rPr>
              </w:rPrChange>
            </w:rPr>
            <w:fldChar w:fldCharType="end"/>
          </w:r>
        </w:del>
      </w:ins>
      <w:ins w:id="4711" w:author="jon pritchard" w:date="2026-03-20T09:13:00Z" w16du:dateUtc="2026-03-20T08:13:00Z">
        <w:del w:id="4712" w:author="jonathan pritchard" w:date="2026-04-02T15:06:00Z" w16du:dateUtc="2026-04-02T14:06:00Z">
          <w:r w:rsidR="008F0D06" w:rsidRPr="001C715E" w:rsidDel="008769AE">
            <w:rPr>
              <w:rPrChange w:id="4713" w:author="jon pritchard" w:date="2026-03-27T11:58:00Z" w16du:dateUtc="2026-03-27T11:58:00Z">
                <w:rPr>
                  <w:highlight w:val="yellow"/>
                </w:rPr>
              </w:rPrChange>
            </w:rPr>
            <w:delText>)</w:delText>
          </w:r>
        </w:del>
      </w:ins>
      <w:ins w:id="4714" w:author="jon pritchard" w:date="2026-03-19T13:17:00Z" w16du:dateUtc="2026-03-19T12:17:00Z">
        <w:del w:id="4715" w:author="jonathan pritchard" w:date="2026-04-02T15:06:00Z" w16du:dateUtc="2026-04-02T14:06:00Z">
          <w:r w:rsidRPr="001C715E" w:rsidDel="008769AE">
            <w:rPr>
              <w:rPrChange w:id="4716" w:author="jon pritchard" w:date="2026-03-27T11:58:00Z" w16du:dateUtc="2026-03-27T11:58:00Z">
                <w:rPr>
                  <w:b/>
                  <w:bCs/>
                  <w:sz w:val="18"/>
                  <w:szCs w:val="18"/>
                  <w:highlight w:val="yellow"/>
                </w:rPr>
              </w:rPrChange>
            </w:rPr>
            <w:delText xml:space="preserve">, then the S-104 value must </w:delText>
          </w:r>
        </w:del>
      </w:ins>
      <w:ins w:id="4717" w:author="jon pritchard" w:date="2026-03-19T13:18:00Z" w16du:dateUtc="2026-03-19T12:18:00Z">
        <w:del w:id="4718" w:author="jonathan pritchard" w:date="2026-04-02T15:06:00Z" w16du:dateUtc="2026-04-02T14:06:00Z">
          <w:r w:rsidRPr="001C715E" w:rsidDel="008769AE">
            <w:rPr>
              <w:rPrChange w:id="4719" w:author="jon pritchard" w:date="2026-03-27T11:58:00Z" w16du:dateUtc="2026-03-27T11:58:00Z">
                <w:rPr>
                  <w:b/>
                  <w:bCs/>
                  <w:sz w:val="18"/>
                  <w:szCs w:val="18"/>
                  <w:highlight w:val="yellow"/>
                </w:rPr>
              </w:rPrChange>
            </w:rPr>
            <w:delText>also</w:delText>
          </w:r>
        </w:del>
      </w:ins>
      <w:ins w:id="4720" w:author="jon pritchard" w:date="2026-03-19T13:17:00Z" w16du:dateUtc="2026-03-19T12:17:00Z">
        <w:del w:id="4721" w:author="jonathan pritchard" w:date="2026-04-02T15:06:00Z" w16du:dateUtc="2026-04-02T14:06:00Z">
          <w:r w:rsidRPr="001C715E" w:rsidDel="008769AE">
            <w:rPr>
              <w:rPrChange w:id="4722" w:author="jon pritchard" w:date="2026-03-27T11:58:00Z" w16du:dateUtc="2026-03-27T11:58:00Z">
                <w:rPr>
                  <w:b/>
                  <w:bCs/>
                  <w:sz w:val="18"/>
                  <w:szCs w:val="18"/>
                  <w:highlight w:val="yellow"/>
                </w:rPr>
              </w:rPrChange>
            </w:rPr>
            <w:delText xml:space="preserve"> be adjusted according to the S-104 vertical un</w:delText>
          </w:r>
        </w:del>
      </w:ins>
      <w:ins w:id="4723" w:author="jon pritchard" w:date="2026-03-19T13:18:00Z" w16du:dateUtc="2026-03-19T12:18:00Z">
        <w:del w:id="4724" w:author="jonathan pritchard" w:date="2026-04-02T15:06:00Z" w16du:dateUtc="2026-04-02T14:06:00Z">
          <w:r w:rsidRPr="001C715E" w:rsidDel="008769AE">
            <w:rPr>
              <w:rPrChange w:id="4725" w:author="jon pritchard" w:date="2026-03-27T11:58:00Z" w16du:dateUtc="2026-03-27T11:58:00Z">
                <w:rPr>
                  <w:b/>
                  <w:bCs/>
                  <w:sz w:val="18"/>
                  <w:szCs w:val="18"/>
                  <w:highlight w:val="yellow"/>
                </w:rPr>
              </w:rPrChange>
            </w:rPr>
            <w:delText>certainty value</w:delText>
          </w:r>
        </w:del>
      </w:ins>
      <w:ins w:id="4726" w:author="jon pritchard" w:date="2026-03-19T13:21:00Z" w16du:dateUtc="2026-03-19T12:21:00Z">
        <w:del w:id="4727" w:author="jonathan pritchard" w:date="2026-04-02T15:06:00Z" w16du:dateUtc="2026-04-02T14:06:00Z">
          <w:r w:rsidRPr="001C715E" w:rsidDel="008769AE">
            <w:rPr>
              <w:rPrChange w:id="4728" w:author="jon pritchard" w:date="2026-03-27T11:58:00Z" w16du:dateUtc="2026-03-27T11:58:00Z">
                <w:rPr>
                  <w:b/>
                  <w:bCs/>
                  <w:sz w:val="18"/>
                  <w:szCs w:val="18"/>
                  <w:highlight w:val="yellow"/>
                </w:rPr>
              </w:rPrChange>
            </w:rPr>
            <w:delText xml:space="preserve"> and the following formula must be used:</w:delText>
          </w:r>
        </w:del>
      </w:ins>
    </w:p>
    <w:p w14:paraId="70E42927" w14:textId="4FCA2730" w:rsidR="00AA5B8F" w:rsidRPr="001C715E" w:rsidDel="008769AE" w:rsidRDefault="00AA5B8F">
      <w:pPr>
        <w:spacing w:after="60" w:line="240" w:lineRule="auto"/>
        <w:jc w:val="both"/>
        <w:rPr>
          <w:del w:id="4729" w:author="jonathan pritchard" w:date="2026-04-02T15:06:00Z" w16du:dateUtc="2026-04-02T14:06:00Z"/>
          <w:b/>
          <w:bCs/>
          <w:sz w:val="18"/>
          <w:szCs w:val="18"/>
          <w:rPrChange w:id="4730" w:author="jon pritchard" w:date="2026-03-27T11:58:00Z" w16du:dateUtc="2026-03-27T11:58:00Z">
            <w:rPr>
              <w:del w:id="4731" w:author="jonathan pritchard" w:date="2026-04-02T15:06:00Z" w16du:dateUtc="2026-04-02T14:06:00Z"/>
            </w:rPr>
          </w:rPrChange>
        </w:rPr>
        <w:pPrChange w:id="4732" w:author="jonathan pritchard" w:date="2026-04-02T15:06:00Z" w16du:dateUtc="2026-04-02T14:06:00Z">
          <w:pPr>
            <w:spacing w:after="120" w:line="240" w:lineRule="auto"/>
            <w:jc w:val="both"/>
          </w:pPr>
        </w:pPrChange>
      </w:pPr>
      <w:ins w:id="4733" w:author="jon pritchard" w:date="2026-03-19T13:21:00Z" w16du:dateUtc="2026-03-19T12:21:00Z">
        <w:del w:id="4734" w:author="jonathan pritchard" w:date="2026-04-02T15:06:00Z" w16du:dateUtc="2026-04-02T14:06:00Z">
          <w:r w:rsidRPr="001C715E" w:rsidDel="008769AE">
            <w:rPr>
              <w:b/>
              <w:bCs/>
              <w:i/>
              <w:iCs/>
              <w:sz w:val="18"/>
              <w:szCs w:val="18"/>
              <w:rPrChange w:id="4735" w:author="jon pritchard" w:date="2026-03-27T11:58:00Z" w16du:dateUtc="2026-03-27T11:58:00Z">
                <w:rPr>
                  <w:b/>
                  <w:bCs/>
                  <w:i/>
                  <w:iCs/>
                  <w:sz w:val="18"/>
                  <w:szCs w:val="18"/>
                  <w:highlight w:val="yellow"/>
                </w:rPr>
              </w:rPrChange>
            </w:rPr>
            <w:delText xml:space="preserve">Adjusted verticalClearanceValue = verticalClearanceValue(S-101) + datumSeparationValue(S-101)) – S-104 value </w:delText>
          </w:r>
        </w:del>
      </w:ins>
      <w:ins w:id="4736" w:author="jon pritchard" w:date="2026-03-27T11:30:00Z" w16du:dateUtc="2026-03-27T11:30:00Z">
        <w:del w:id="4737" w:author="jonathan pritchard" w:date="2026-04-02T15:06:00Z" w16du:dateUtc="2026-04-02T14:06:00Z">
          <w:r w:rsidR="0037366B" w:rsidRPr="001C715E" w:rsidDel="008769AE">
            <w:rPr>
              <w:b/>
              <w:bCs/>
              <w:i/>
              <w:iCs/>
              <w:sz w:val="18"/>
              <w:szCs w:val="18"/>
              <w:rPrChange w:id="4738" w:author="jon pritchard" w:date="2026-03-27T11:58:00Z" w16du:dateUtc="2026-03-27T11:58:00Z">
                <w:rPr>
                  <w:b/>
                  <w:bCs/>
                  <w:i/>
                  <w:iCs/>
                  <w:sz w:val="18"/>
                  <w:szCs w:val="18"/>
                  <w:highlight w:val="yellow"/>
                </w:rPr>
              </w:rPrChange>
            </w:rPr>
            <w:delText xml:space="preserve">- </w:delText>
          </w:r>
        </w:del>
      </w:ins>
      <w:ins w:id="4739" w:author="jon pritchard" w:date="2026-03-19T13:21:00Z" w16du:dateUtc="2026-03-19T12:21:00Z">
        <w:del w:id="4740" w:author="jonathan pritchard" w:date="2026-04-02T15:06:00Z" w16du:dateUtc="2026-04-02T14:06:00Z">
          <w:r w:rsidRPr="001C715E" w:rsidDel="008769AE">
            <w:rPr>
              <w:b/>
              <w:bCs/>
              <w:i/>
              <w:iCs/>
              <w:sz w:val="18"/>
              <w:szCs w:val="18"/>
              <w:rPrChange w:id="4741" w:author="jon pritchard" w:date="2026-03-27T11:58:00Z" w16du:dateUtc="2026-03-27T11:58:00Z">
                <w:rPr>
                  <w:b/>
                  <w:bCs/>
                  <w:i/>
                  <w:iCs/>
                  <w:sz w:val="18"/>
                  <w:szCs w:val="18"/>
                  <w:highlight w:val="yellow"/>
                </w:rPr>
              </w:rPrChange>
            </w:rPr>
            <w:delText xml:space="preserve"> S-104 uncertainty</w:delText>
          </w:r>
        </w:del>
      </w:ins>
    </w:p>
    <w:bookmarkEnd w:id="4489"/>
    <w:p w14:paraId="701DC309" w14:textId="71FA64F0" w:rsidR="001374ED" w:rsidRPr="001C715E" w:rsidDel="008769AE" w:rsidRDefault="001374ED">
      <w:pPr>
        <w:spacing w:after="60" w:line="240" w:lineRule="auto"/>
        <w:jc w:val="both"/>
        <w:rPr>
          <w:del w:id="4742" w:author="jonathan pritchard" w:date="2026-04-02T15:06:00Z" w16du:dateUtc="2026-04-02T14:06:00Z"/>
        </w:rPr>
        <w:pPrChange w:id="4743" w:author="jonathan pritchard" w:date="2026-04-02T15:06:00Z" w16du:dateUtc="2026-04-02T14:06:00Z">
          <w:pPr>
            <w:spacing w:after="120" w:line="240" w:lineRule="auto"/>
            <w:jc w:val="both"/>
          </w:pPr>
        </w:pPrChange>
      </w:pPr>
      <w:del w:id="4744" w:author="jonathan pritchard" w:date="2026-04-02T15:06:00Z" w16du:dateUtc="2026-04-02T14:06:00Z">
        <w:r w:rsidRPr="001C715E" w:rsidDel="008769AE">
          <w:delText xml:space="preserve">The user </w:delText>
        </w:r>
        <w:r w:rsidR="006026F8" w:rsidRPr="001C715E" w:rsidDel="008769AE">
          <w:delText xml:space="preserve">must </w:delText>
        </w:r>
        <w:r w:rsidRPr="001C715E" w:rsidDel="008769AE">
          <w:delText xml:space="preserve">be given a permanent indication that the Water Level (S-104) values have adjusted </w:delText>
        </w:r>
      </w:del>
      <w:ins w:id="4745" w:author="jon pritchard" w:date="2026-03-27T12:09:00Z" w16du:dateUtc="2026-03-27T12:09:00Z">
        <w:del w:id="4746" w:author="jonathan pritchard" w:date="2026-04-02T15:06:00Z" w16du:dateUtc="2026-04-02T14:06:00Z">
          <w:r w:rsidR="002337DA" w:rsidDel="008769AE">
            <w:delText xml:space="preserve">S-101 </w:delText>
          </w:r>
        </w:del>
      </w:ins>
      <w:del w:id="4747" w:author="jonathan pritchard" w:date="2026-04-02T15:06:00Z" w16du:dateUtc="2026-04-02T14:06:00Z">
        <w:r w:rsidRPr="001C715E" w:rsidDel="008769AE">
          <w:delText>attribute</w:delText>
        </w:r>
      </w:del>
      <w:ins w:id="4748" w:author="jon pritchard" w:date="2026-03-27T12:09:00Z" w16du:dateUtc="2026-03-27T12:09:00Z">
        <w:del w:id="4749" w:author="jonathan pritchard" w:date="2026-04-02T15:06:00Z" w16du:dateUtc="2026-04-02T14:06:00Z">
          <w:r w:rsidR="002337DA" w:rsidDel="008769AE">
            <w:delText>e values</w:delText>
          </w:r>
        </w:del>
      </w:ins>
      <w:del w:id="4750" w:author="jonathan pritchard" w:date="2026-04-02T15:06:00Z" w16du:dateUtc="2026-04-02T14:06:00Z">
        <w:r w:rsidRPr="001C715E" w:rsidDel="008769AE">
          <w:delText>s in the data display</w:delText>
        </w:r>
        <w:r w:rsidR="003E76E3" w:rsidRPr="001C715E" w:rsidDel="008769AE">
          <w:delText xml:space="preserve"> as described in D-1.5, D-1.6 and D-1.7</w:delText>
        </w:r>
        <w:r w:rsidRPr="001C715E" w:rsidDel="008769AE">
          <w:delText xml:space="preserve">. Where </w:delText>
        </w:r>
      </w:del>
      <w:ins w:id="4751" w:author="jon pritchard" w:date="2026-03-27T12:09:00Z" w16du:dateUtc="2026-03-27T12:09:00Z">
        <w:del w:id="4752" w:author="jonathan pritchard" w:date="2026-04-02T15:06:00Z" w16du:dateUtc="2026-04-02T14:06:00Z">
          <w:r w:rsidR="002337DA" w:rsidDel="008769AE">
            <w:delText xml:space="preserve">S-101 attribute </w:delText>
          </w:r>
        </w:del>
      </w:ins>
      <w:del w:id="4753" w:author="jonathan pritchard" w:date="2026-04-02T15:06:00Z" w16du:dateUtc="2026-04-02T14:06:00Z">
        <w:r w:rsidRPr="001C715E" w:rsidDel="008769AE">
          <w:delText>values are not adjusted due</w:delText>
        </w:r>
      </w:del>
      <w:ins w:id="4754" w:author="jon pritchard" w:date="2026-03-19T12:37:00Z" w16du:dateUtc="2026-03-19T11:37:00Z">
        <w:del w:id="4755" w:author="jonathan pritchard" w:date="2026-04-02T15:06:00Z" w16du:dateUtc="2026-04-02T14:06:00Z">
          <w:r w:rsidR="00B81BA7" w:rsidRPr="001C715E" w:rsidDel="008769AE">
            <w:delText xml:space="preserve"> to a lack of datum correction values</w:delText>
          </w:r>
        </w:del>
      </w:ins>
      <w:del w:id="4756" w:author="jonathan pritchard" w:date="2026-04-02T15:06:00Z" w16du:dateUtc="2026-04-02T14:06:00Z">
        <w:r w:rsidRPr="001C715E" w:rsidDel="008769AE">
          <w:delText xml:space="preserve"> to an incompatibility of vertical datums in the data, the user </w:delText>
        </w:r>
        <w:r w:rsidR="00BE7834" w:rsidRPr="001C715E" w:rsidDel="008769AE">
          <w:delText xml:space="preserve">must </w:delText>
        </w:r>
        <w:r w:rsidRPr="001C715E" w:rsidDel="008769AE">
          <w:delText>be given a similar permanent notification.</w:delText>
        </w:r>
      </w:del>
    </w:p>
    <w:p w14:paraId="5A6AF0E1" w14:textId="0CBD985E" w:rsidR="00B81BA7" w:rsidRPr="001C715E" w:rsidDel="008769AE" w:rsidRDefault="001374ED">
      <w:pPr>
        <w:spacing w:after="60" w:line="240" w:lineRule="auto"/>
        <w:jc w:val="both"/>
        <w:rPr>
          <w:ins w:id="4757" w:author="jon pritchard" w:date="2026-03-19T12:37:00Z" w16du:dateUtc="2026-03-19T11:37:00Z"/>
          <w:del w:id="4758" w:author="jonathan pritchard" w:date="2026-04-02T15:06:00Z" w16du:dateUtc="2026-04-02T14:06:00Z"/>
        </w:rPr>
        <w:pPrChange w:id="4759" w:author="jonathan pritchard" w:date="2026-04-02T15:06:00Z" w16du:dateUtc="2026-04-02T14:06:00Z">
          <w:pPr>
            <w:spacing w:after="120" w:line="240" w:lineRule="auto"/>
            <w:jc w:val="both"/>
          </w:pPr>
        </w:pPrChange>
      </w:pPr>
      <w:del w:id="4760" w:author="jonathan pritchard" w:date="2026-04-02T15:06:00Z" w16du:dateUtc="2026-04-02T14:06:00Z">
        <w:r w:rsidRPr="001C715E" w:rsidDel="008769AE">
          <w:delText xml:space="preserve">When either </w:delText>
        </w:r>
        <w:r w:rsidR="00E767AB" w:rsidRPr="001C715E" w:rsidDel="008769AE">
          <w:rPr>
            <w:i/>
          </w:rPr>
          <w:delText>h</w:delText>
        </w:r>
        <w:r w:rsidRPr="001C715E" w:rsidDel="008769AE">
          <w:rPr>
            <w:i/>
          </w:rPr>
          <w:delText>eight</w:delText>
        </w:r>
        <w:r w:rsidRPr="001C715E" w:rsidDel="008769AE">
          <w:delText xml:space="preserve"> or </w:delText>
        </w:r>
        <w:r w:rsidR="00E767AB" w:rsidRPr="001C715E" w:rsidDel="008769AE">
          <w:rPr>
            <w:i/>
          </w:rPr>
          <w:delText>vertical</w:delText>
        </w:r>
        <w:r w:rsidRPr="001C715E" w:rsidDel="008769AE">
          <w:rPr>
            <w:i/>
          </w:rPr>
          <w:delText>ClearanceValue</w:delText>
        </w:r>
        <w:r w:rsidRPr="001C715E" w:rsidDel="008769AE">
          <w:delText xml:space="preserve"> in S-101 ha</w:delText>
        </w:r>
      </w:del>
      <w:ins w:id="4761" w:author="jon pritchard" w:date="2026-03-19T12:37:00Z" w16du:dateUtc="2026-03-19T11:37:00Z">
        <w:del w:id="4762" w:author="jonathan pritchard" w:date="2026-04-02T15:06:00Z" w16du:dateUtc="2026-04-02T14:06:00Z">
          <w:r w:rsidR="00B81BA7" w:rsidRPr="001C715E" w:rsidDel="008769AE">
            <w:delText>s</w:delText>
          </w:r>
        </w:del>
      </w:ins>
      <w:del w:id="4763" w:author="jonathan pritchard" w:date="2026-04-02T15:06:00Z" w16du:dateUtc="2026-04-02T14:06:00Z">
        <w:r w:rsidRPr="001C715E" w:rsidDel="008769AE">
          <w:delText xml:space="preserve">ve been substituted </w:delText>
        </w:r>
      </w:del>
      <w:ins w:id="4764" w:author="jon pritchard" w:date="2026-03-19T13:08:00Z" w16du:dateUtc="2026-03-19T12:08:00Z">
        <w:del w:id="4765" w:author="jonathan pritchard" w:date="2026-04-02T15:06:00Z" w16du:dateUtc="2026-04-02T14:06:00Z">
          <w:r w:rsidR="0055623A" w:rsidRPr="001C715E" w:rsidDel="008769AE">
            <w:rPr>
              <w:rPrChange w:id="4766" w:author="jon pritchard" w:date="2026-03-27T11:58:00Z" w16du:dateUtc="2026-03-27T11:58:00Z">
                <w:rPr>
                  <w:highlight w:val="yellow"/>
                </w:rPr>
              </w:rPrChange>
            </w:rPr>
            <w:delText>or</w:delText>
          </w:r>
        </w:del>
      </w:ins>
      <w:del w:id="4767" w:author="jonathan pritchard" w:date="2026-04-02T15:06:00Z" w16du:dateUtc="2026-04-02T14:06:00Z">
        <w:r w:rsidRPr="001C715E" w:rsidDel="008769AE">
          <w:delText xml:space="preserve">or adjusted the </w:delText>
        </w:r>
        <w:r w:rsidR="00E767AB" w:rsidRPr="001C715E" w:rsidDel="008769AE">
          <w:delText>ECDIS P</w:delText>
        </w:r>
        <w:r w:rsidRPr="001C715E" w:rsidDel="008769AE">
          <w:delText xml:space="preserve">ick </w:delText>
        </w:r>
        <w:r w:rsidR="00E767AB" w:rsidRPr="001C715E" w:rsidDel="008769AE">
          <w:delText>R</w:delText>
        </w:r>
        <w:r w:rsidRPr="001C715E" w:rsidDel="008769AE">
          <w:delText xml:space="preserve">eport </w:delText>
        </w:r>
        <w:r w:rsidR="00BE7834" w:rsidRPr="001C715E" w:rsidDel="008769AE">
          <w:delText xml:space="preserve">must </w:delText>
        </w:r>
        <w:r w:rsidRPr="001C715E" w:rsidDel="008769AE">
          <w:delText>indicate the substituted value, source and time/date.</w:delText>
        </w:r>
      </w:del>
    </w:p>
    <w:p w14:paraId="40D02D40" w14:textId="69491939" w:rsidR="001374ED" w:rsidRPr="0062074F" w:rsidDel="008769AE" w:rsidRDefault="001374ED">
      <w:pPr>
        <w:spacing w:after="60" w:line="240" w:lineRule="auto"/>
        <w:jc w:val="both"/>
        <w:rPr>
          <w:del w:id="4768" w:author="jonathan pritchard" w:date="2026-04-02T15:06:00Z" w16du:dateUtc="2026-04-02T14:06:00Z"/>
        </w:rPr>
        <w:pPrChange w:id="4769" w:author="jonathan pritchard" w:date="2026-04-02T15:06:00Z" w16du:dateUtc="2026-04-02T14:06:00Z">
          <w:pPr>
            <w:spacing w:after="120" w:line="240" w:lineRule="auto"/>
            <w:jc w:val="both"/>
          </w:pPr>
        </w:pPrChange>
      </w:pPr>
      <w:del w:id="4770" w:author="jonathan pritchard" w:date="2026-04-02T15:06:00Z" w16du:dateUtc="2026-04-02T14:06:00Z">
        <w:r w:rsidRPr="001C715E" w:rsidDel="008769AE">
          <w:delText xml:space="preserve"> The format of the height or vertical clearance values (</w:delText>
        </w:r>
        <w:r w:rsidR="00E767AB" w:rsidRPr="001C715E" w:rsidDel="008769AE">
          <w:delText>that is,</w:delText>
        </w:r>
        <w:r w:rsidR="00280A08" w:rsidRPr="001C715E" w:rsidDel="008769AE">
          <w:delText xml:space="preserve"> number of decimals, etc</w:delText>
        </w:r>
        <w:r w:rsidRPr="001C715E" w:rsidDel="008769AE">
          <w:delText>) is unchanged.</w:delText>
        </w:r>
      </w:del>
    </w:p>
    <w:p w14:paraId="0D64C931" w14:textId="63D5FCF6" w:rsidR="001374ED" w:rsidRPr="0062074F" w:rsidDel="008769AE" w:rsidRDefault="001374ED">
      <w:pPr>
        <w:spacing w:after="60" w:line="240" w:lineRule="auto"/>
        <w:jc w:val="both"/>
        <w:rPr>
          <w:del w:id="4771" w:author="jonathan pritchard" w:date="2026-04-02T15:06:00Z" w16du:dateUtc="2026-04-02T14:06:00Z"/>
        </w:rPr>
        <w:pPrChange w:id="4772" w:author="jonathan pritchard" w:date="2026-04-02T15:06:00Z" w16du:dateUtc="2026-04-02T14:06:00Z">
          <w:pPr>
            <w:spacing w:after="120" w:line="240" w:lineRule="auto"/>
            <w:jc w:val="both"/>
          </w:pPr>
        </w:pPrChange>
      </w:pPr>
      <w:del w:id="4773" w:author="jonathan pritchard" w:date="2026-04-02T15:06:00Z" w16du:dateUtc="2026-04-02T14:06:00Z">
        <w:r w:rsidRPr="0062074F" w:rsidDel="008769AE">
          <w:delText>For example</w:delText>
        </w:r>
        <w:r w:rsidR="00E767AB" w:rsidRPr="0062074F" w:rsidDel="008769AE">
          <w:delText>:</w:delText>
        </w:r>
      </w:del>
    </w:p>
    <w:p w14:paraId="6E872794" w14:textId="41F51C0D" w:rsidR="001374ED" w:rsidRPr="0062074F" w:rsidDel="008769AE" w:rsidRDefault="001374ED">
      <w:pPr>
        <w:spacing w:after="60" w:line="240" w:lineRule="auto"/>
        <w:jc w:val="both"/>
        <w:rPr>
          <w:del w:id="4774" w:author="jonathan pritchard" w:date="2026-04-02T15:06:00Z" w16du:dateUtc="2026-04-02T14:06:00Z"/>
          <w:b/>
          <w:bCs/>
          <w:color w:val="0070C0"/>
        </w:rPr>
        <w:pPrChange w:id="4775" w:author="jonathan pritchard" w:date="2026-04-02T15:06:00Z" w16du:dateUtc="2026-04-02T14:06:00Z">
          <w:pPr>
            <w:spacing w:after="120" w:line="240" w:lineRule="auto"/>
            <w:ind w:left="426"/>
            <w:jc w:val="both"/>
          </w:pPr>
        </w:pPrChange>
      </w:pPr>
      <w:del w:id="4776" w:author="jonathan pritchard" w:date="2026-04-02T15:06:00Z" w16du:dateUtc="2026-04-02T14:06:00Z">
        <w:r w:rsidRPr="0062074F" w:rsidDel="008769AE">
          <w:rPr>
            <w:b/>
            <w:bCs/>
            <w:color w:val="0070C0"/>
          </w:rPr>
          <w:delText>Vertical Clearance Value 5.3 m Mean Sea Level [WLA 12:34 08 Nov 2021]</w:delText>
        </w:r>
      </w:del>
    </w:p>
    <w:p w14:paraId="52063D3E" w14:textId="230DD648" w:rsidR="001374ED" w:rsidRPr="0062074F" w:rsidRDefault="001374ED">
      <w:pPr>
        <w:spacing w:after="60" w:line="240" w:lineRule="auto"/>
        <w:jc w:val="both"/>
        <w:rPr>
          <w:b/>
          <w:bCs/>
          <w:color w:val="0070C0"/>
        </w:rPr>
        <w:pPrChange w:id="4777" w:author="jonathan pritchard" w:date="2026-04-02T15:06:00Z" w16du:dateUtc="2026-04-02T14:06:00Z">
          <w:pPr>
            <w:spacing w:after="120" w:line="240" w:lineRule="auto"/>
            <w:ind w:left="426"/>
            <w:jc w:val="both"/>
          </w:pPr>
        </w:pPrChange>
      </w:pPr>
      <w:del w:id="4778" w:author="jonathan pritchard" w:date="2026-04-02T15:06:00Z" w16du:dateUtc="2026-04-02T14:06:00Z">
        <w:r w:rsidRPr="0062074F" w:rsidDel="008769AE">
          <w:rPr>
            <w:b/>
            <w:bCs/>
            <w:color w:val="0070C0"/>
          </w:rPr>
          <w:delText xml:space="preserve">Value Of Vertical </w:delText>
        </w:r>
        <w:r w:rsidR="00E767AB" w:rsidRPr="0062074F" w:rsidDel="008769AE">
          <w:rPr>
            <w:b/>
            <w:bCs/>
            <w:color w:val="0070C0"/>
          </w:rPr>
          <w:delText>C</w:delText>
        </w:r>
        <w:r w:rsidRPr="0062074F" w:rsidDel="008769AE">
          <w:rPr>
            <w:b/>
            <w:bCs/>
            <w:color w:val="0070C0"/>
          </w:rPr>
          <w:delText>learance 15.5m Mean Sea Level [WLA from 12:34 08 Nov 2021 to 14:56 08 Nov 2021]</w:delText>
        </w:r>
      </w:del>
    </w:p>
    <w:p w14:paraId="546863B1" w14:textId="77777777" w:rsidR="001374ED" w:rsidRPr="0062074F" w:rsidRDefault="001374ED" w:rsidP="00815F72">
      <w:pPr>
        <w:spacing w:after="120" w:line="240" w:lineRule="auto"/>
        <w:jc w:val="both"/>
        <w:rPr>
          <w:bCs/>
        </w:rPr>
      </w:pPr>
    </w:p>
    <w:p w14:paraId="40388452" w14:textId="46026266" w:rsidR="00280A08" w:rsidRPr="00D47A10" w:rsidRDefault="00280A08" w:rsidP="001C1CAB">
      <w:pPr>
        <w:pStyle w:val="Heading2"/>
        <w:numPr>
          <w:ilvl w:val="1"/>
          <w:numId w:val="256"/>
        </w:numPr>
      </w:pPr>
      <w:bookmarkStart w:id="4779" w:name="_Toc226035168"/>
      <w:bookmarkStart w:id="4780" w:name="_Toc88852900"/>
      <w:bookmarkStart w:id="4781" w:name="_Toc98340006"/>
      <w:bookmarkStart w:id="4782" w:name="_Toc98340382"/>
      <w:r w:rsidRPr="00D47A10">
        <w:t>Alerts and indication details</w:t>
      </w:r>
      <w:bookmarkEnd w:id="4779"/>
    </w:p>
    <w:bookmarkEnd w:id="4780"/>
    <w:bookmarkEnd w:id="4781"/>
    <w:bookmarkEnd w:id="4782"/>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D47A10" w:rsidRDefault="00280A08" w:rsidP="001C1CAB">
      <w:pPr>
        <w:pStyle w:val="Heading2"/>
        <w:numPr>
          <w:ilvl w:val="1"/>
          <w:numId w:val="256"/>
        </w:numPr>
      </w:pPr>
      <w:bookmarkStart w:id="4783" w:name="_Toc88838699"/>
      <w:bookmarkStart w:id="4784" w:name="_Toc88839536"/>
      <w:bookmarkStart w:id="4785" w:name="_Toc88838700"/>
      <w:bookmarkStart w:id="4786" w:name="_Toc88839537"/>
      <w:bookmarkStart w:id="4787" w:name="_Toc88838701"/>
      <w:bookmarkStart w:id="4788" w:name="_Toc88839538"/>
      <w:bookmarkStart w:id="4789" w:name="_Toc88838702"/>
      <w:bookmarkStart w:id="4790" w:name="_Toc88839539"/>
      <w:bookmarkStart w:id="4791" w:name="_Toc88838703"/>
      <w:bookmarkStart w:id="4792" w:name="_Toc88839540"/>
      <w:bookmarkStart w:id="4793" w:name="_Toc88852905"/>
      <w:bookmarkStart w:id="4794" w:name="_Toc88838704"/>
      <w:bookmarkStart w:id="4795" w:name="_Toc88839541"/>
      <w:bookmarkStart w:id="4796" w:name="_Toc88838705"/>
      <w:bookmarkStart w:id="4797" w:name="_Toc88839542"/>
      <w:bookmarkStart w:id="4798" w:name="_Toc88838706"/>
      <w:bookmarkStart w:id="4799" w:name="_Toc88839543"/>
      <w:bookmarkStart w:id="4800" w:name="_Toc88838707"/>
      <w:bookmarkStart w:id="4801" w:name="_Toc88839544"/>
      <w:bookmarkStart w:id="4802" w:name="_Toc88838708"/>
      <w:bookmarkStart w:id="4803" w:name="_Toc88839545"/>
      <w:bookmarkStart w:id="4804" w:name="_Toc88838709"/>
      <w:bookmarkStart w:id="4805" w:name="_Toc88839546"/>
      <w:bookmarkStart w:id="4806" w:name="_Toc88838710"/>
      <w:bookmarkStart w:id="4807" w:name="_Toc88839547"/>
      <w:bookmarkStart w:id="4808" w:name="_Toc88838711"/>
      <w:bookmarkStart w:id="4809" w:name="_Toc88839548"/>
      <w:bookmarkStart w:id="4810" w:name="_Toc226035169"/>
      <w:bookmarkStart w:id="4811" w:name="_Toc88852914"/>
      <w:bookmarkStart w:id="4812" w:name="_Toc98340007"/>
      <w:bookmarkStart w:id="4813" w:name="_Toc98340383"/>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r w:rsidRPr="00D47A10">
        <w:t>Legend details</w:t>
      </w:r>
      <w:bookmarkEnd w:id="4810"/>
    </w:p>
    <w:bookmarkEnd w:id="4811"/>
    <w:bookmarkEnd w:id="4812"/>
    <w:bookmarkEnd w:id="4813"/>
    <w:p w14:paraId="18222D1C" w14:textId="657FDF64" w:rsidR="000A0D43" w:rsidRPr="0062074F" w:rsidRDefault="00434377" w:rsidP="004E61EE">
      <w:pPr>
        <w:spacing w:line="240" w:lineRule="auto"/>
      </w:pPr>
      <w:r w:rsidRPr="0062074F">
        <w:t xml:space="preserve">As stated in </w:t>
      </w:r>
      <w:ins w:id="4814" w:author="jon pritchard" w:date="2026-03-17T16:48:00Z" w16du:dateUtc="2026-03-17T15:48:00Z">
        <w:r w:rsidR="00DB3DEB">
          <w:fldChar w:fldCharType="begin"/>
        </w:r>
        <w:r w:rsidR="00DB3DEB">
          <w:instrText xml:space="preserve"> REF _Ref224658548 \r \h </w:instrText>
        </w:r>
      </w:ins>
      <w:r w:rsidR="00DB3DEB">
        <w:fldChar w:fldCharType="separate"/>
      </w:r>
      <w:ins w:id="4815" w:author="jon pritchard" w:date="2026-03-17T16:48:00Z" w16du:dateUtc="2026-03-17T15:48:00Z">
        <w:r w:rsidR="00DB3DEB">
          <w:t>11.10.1</w:t>
        </w:r>
        <w:r w:rsidR="00DB3DEB">
          <w:fldChar w:fldCharType="end"/>
        </w:r>
      </w:ins>
      <w:del w:id="4816" w:author="jon pritchard" w:date="2026-03-17T16:48:00Z" w16du:dateUtc="2026-03-17T15:48:00Z">
        <w:r w:rsidRPr="0062074F" w:rsidDel="00DB3DEB">
          <w:delText>12.10.2</w:delText>
        </w:r>
      </w:del>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del w:id="4817" w:author="jonathan pritchard" w:date="2026-04-02T15:26:00Z" w16du:dateUtc="2026-04-02T14:26:00Z">
        <w:r w:rsidRPr="001C1CAB" w:rsidDel="001E7CF7">
          <w:rPr>
            <w:sz w:val="22"/>
            <w:szCs w:val="18"/>
          </w:rPr>
          <w:br w:type="page"/>
        </w:r>
      </w:del>
      <w:r w:rsidR="006E2D52" w:rsidRPr="001C1CAB">
        <w:rPr>
          <w:sz w:val="22"/>
          <w:szCs w:val="18"/>
        </w:rPr>
        <w:lastRenderedPageBreak/>
        <w:br w:type="page"/>
      </w:r>
      <w:bookmarkStart w:id="4818" w:name="_Ref223799592"/>
      <w:bookmarkStart w:id="4819" w:name="_Toc226035170"/>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4818"/>
      <w:bookmarkEnd w:id="4819"/>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4820" w:name="_Toc226035171"/>
      <w:r w:rsidRPr="0062074F">
        <w:t>Introduction</w:t>
      </w:r>
      <w:bookmarkEnd w:id="4820"/>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DDA2525" w:rsidR="00E67DD4" w:rsidRPr="0062074F" w:rsidRDefault="00802BDD" w:rsidP="0001579C">
      <w:pPr>
        <w:spacing w:after="120" w:line="240" w:lineRule="auto"/>
        <w:ind w:right="16"/>
        <w:jc w:val="both"/>
        <w:rPr>
          <w:rFonts w:cs="Arial"/>
        </w:rPr>
      </w:pPr>
      <w:bookmarkStart w:id="4821" w:name="_Toc187673191"/>
      <w:bookmarkStart w:id="4822" w:name="_Toc187673423"/>
      <w:bookmarkStart w:id="4823" w:name="_Toc188368782"/>
      <w:bookmarkStart w:id="4824" w:name="_Toc187673201"/>
      <w:bookmarkStart w:id="4825" w:name="_Toc187673433"/>
      <w:bookmarkStart w:id="4826" w:name="_Toc188368792"/>
      <w:bookmarkStart w:id="4827" w:name="_Toc188621985"/>
      <w:bookmarkEnd w:id="4821"/>
      <w:bookmarkEnd w:id="4822"/>
      <w:bookmarkEnd w:id="4823"/>
      <w:bookmarkEnd w:id="4824"/>
      <w:bookmarkEnd w:id="4825"/>
      <w:bookmarkEnd w:id="4826"/>
      <w:bookmarkEnd w:id="4827"/>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del w:id="4828" w:author="jon pritchard" w:date="2026-03-07T12:31:00Z" w16du:dateUtc="2026-03-06T23:31:00Z">
        <w:r w:rsidR="00E67DD4" w:rsidRPr="0062074F" w:rsidDel="003C1749">
          <w:rPr>
            <w:rFonts w:cs="Arial"/>
          </w:rPr>
          <w:delText xml:space="preserve">  </w:delText>
        </w:r>
      </w:del>
      <w:ins w:id="4829" w:author="jon pritchard" w:date="2026-03-07T12:31:00Z" w16du:dateUtc="2026-03-06T23:31:00Z">
        <w:r w:rsidR="003C1749">
          <w:rPr>
            <w:rFonts w:cs="Arial"/>
          </w:rPr>
          <w:t xml:space="preserve"> </w:t>
        </w:r>
      </w:ins>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4830" w:name="_Toc510785435"/>
      <w:bookmarkStart w:id="4831" w:name="_Toc510784286"/>
      <w:bookmarkStart w:id="4832" w:name="_Toc187673203"/>
      <w:bookmarkStart w:id="4833" w:name="_Toc187673435"/>
      <w:bookmarkStart w:id="4834" w:name="_Toc188368794"/>
      <w:bookmarkStart w:id="4835" w:name="_Toc188621987"/>
      <w:bookmarkStart w:id="4836" w:name="_Ref223799548"/>
      <w:bookmarkStart w:id="4837" w:name="_Toc169203196"/>
      <w:bookmarkEnd w:id="4830"/>
      <w:bookmarkEnd w:id="4831"/>
      <w:bookmarkEnd w:id="4832"/>
      <w:bookmarkEnd w:id="4833"/>
      <w:bookmarkEnd w:id="4834"/>
      <w:bookmarkEnd w:id="4835"/>
      <w:r w:rsidRPr="0062074F">
        <w:rPr>
          <w:b/>
          <w:bCs/>
          <w:lang w:eastAsia="en-US"/>
        </w:rPr>
        <w:t>Dataset Loading Algorithm</w:t>
      </w:r>
      <w:bookmarkEnd w:id="4836"/>
    </w:p>
    <w:p w14:paraId="1827A221" w14:textId="77777777" w:rsidR="00E67DD4" w:rsidRPr="0062074F" w:rsidRDefault="00E67DD4" w:rsidP="002D7DEE">
      <w:pPr>
        <w:pStyle w:val="Heading3"/>
        <w:numPr>
          <w:ilvl w:val="2"/>
          <w:numId w:val="229"/>
        </w:numPr>
        <w:rPr>
          <w:lang w:eastAsia="en-US"/>
        </w:rPr>
      </w:pPr>
      <w:bookmarkStart w:id="4838" w:name="_Hlk177457598"/>
      <w:bookmarkStart w:id="4839" w:name="_Toc226035172"/>
      <w:r w:rsidRPr="0062074F">
        <w:rPr>
          <w:lang w:eastAsia="en-US"/>
        </w:rPr>
        <w:t>Prerequisites</w:t>
      </w:r>
      <w:bookmarkEnd w:id="4838"/>
      <w:bookmarkEnd w:id="4839"/>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r w:rsidRPr="0062074F">
        <w:rPr>
          <w:rFonts w:cs="Arial"/>
          <w:i/>
          <w:iCs/>
        </w:rPr>
        <w:t>dataCoverage</w:t>
      </w:r>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r w:rsidRPr="0062074F">
        <w:rPr>
          <w:i/>
          <w:iCs/>
        </w:rPr>
        <w:t>scaleBands(</w:t>
      </w:r>
      <w:r w:rsidRPr="0062074F">
        <w:rPr>
          <w:rFonts w:cs="Arial"/>
          <w:i/>
          <w:iCs/>
        </w:rPr>
        <w:t>dataCoverage</w:t>
      </w:r>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r w:rsidRPr="0062074F">
        <w:rPr>
          <w:rFonts w:cs="Arial"/>
          <w:i/>
          <w:iCs/>
        </w:rPr>
        <w:t>dataCoverage</w:t>
      </w:r>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r w:rsidRPr="0062074F">
        <w:rPr>
          <w:rFonts w:cs="Arial"/>
          <w:i/>
          <w:iCs/>
        </w:rPr>
        <w:t>projection</w:t>
      </w:r>
      <w:r w:rsidRPr="0062074F">
        <w:rPr>
          <w:rFonts w:cs="Arial"/>
        </w:rPr>
        <w:t xml:space="preserve"> that can</w:t>
      </w:r>
      <w:r w:rsidRPr="0062074F">
        <w:t xml:space="preserve"> convert geographic polygons </w:t>
      </w:r>
      <w:r w:rsidRPr="0062074F">
        <w:rPr>
          <w:i/>
          <w:iCs/>
        </w:rPr>
        <w:t>geoPolygon</w:t>
      </w:r>
      <w:r w:rsidRPr="0062074F">
        <w:t xml:space="preserve"> to device polygons: </w:t>
      </w:r>
      <w:r w:rsidRPr="0062074F">
        <w:rPr>
          <w:i/>
          <w:iCs/>
        </w:rPr>
        <w:t>projection(geoPolygon)</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4840" w:name="_Toc188368797"/>
      <w:bookmarkStart w:id="4841" w:name="_Toc188621990"/>
      <w:bookmarkStart w:id="4842" w:name="_Ref205451828"/>
      <w:bookmarkEnd w:id="4837"/>
      <w:bookmarkEnd w:id="4840"/>
      <w:bookmarkEnd w:id="4841"/>
      <w:r w:rsidRPr="0062074F">
        <w:rPr>
          <w:b/>
          <w:bCs/>
          <w:lang w:eastAsia="en-US"/>
        </w:rPr>
        <w:t>Scale Bands</w:t>
      </w:r>
      <w:bookmarkEnd w:id="4842"/>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ins w:id="4843" w:author="jon pritchard" w:date="2026-03-17T11:18:00Z" w16du:dateUtc="2026-03-17T10:18:00Z">
        <w:r w:rsidR="00147AFE">
          <w:t>1</w:t>
        </w:r>
      </w:ins>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r w:rsidRPr="0062074F">
              <w:rPr>
                <w:b/>
                <w:i/>
              </w:rPr>
              <w:t>minimumScale</w:t>
            </w:r>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r w:rsidRPr="0062074F">
              <w:rPr>
                <w:b/>
                <w:i/>
              </w:rPr>
              <w:t>optimumScale</w:t>
            </w:r>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FC6F244" w:rsidR="00E67DD4" w:rsidRPr="0062074F" w:rsidRDefault="00E67DD4" w:rsidP="00E67DD4">
      <w:pPr>
        <w:pStyle w:val="Caption"/>
        <w:jc w:val="center"/>
        <w:rPr>
          <w:lang w:val="en-US"/>
        </w:rPr>
      </w:pPr>
      <w:r w:rsidRPr="0062074F">
        <w:t xml:space="preserve">Table </w:t>
      </w:r>
      <w:ins w:id="4844" w:author="jon pritchard" w:date="2026-03-27T11:52:00Z" w16du:dateUtc="2026-03-27T11:52:00Z">
        <w:r w:rsidR="00157948">
          <w:fldChar w:fldCharType="begin"/>
        </w:r>
        <w:r w:rsidR="00157948">
          <w:instrText xml:space="preserve"> SEQ Table \* ARABIC </w:instrText>
        </w:r>
      </w:ins>
      <w:r w:rsidR="00157948">
        <w:fldChar w:fldCharType="separate"/>
      </w:r>
      <w:ins w:id="4845" w:author="jon pritchard" w:date="2026-03-27T11:52:00Z" w16du:dateUtc="2026-03-27T11:52:00Z">
        <w:r w:rsidR="00157948">
          <w:rPr>
            <w:noProof/>
          </w:rPr>
          <w:t>11</w:t>
        </w:r>
        <w:r w:rsidR="00157948">
          <w:fldChar w:fldCharType="end"/>
        </w:r>
      </w:ins>
      <w:del w:id="4846"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11</w:delText>
        </w:r>
        <w:r w:rsidR="00C56536" w:rsidRPr="0062074F" w:rsidDel="00157948">
          <w:fldChar w:fldCharType="end"/>
        </w:r>
      </w:del>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4847" w:name="_Ref223799748"/>
      <w:r w:rsidRPr="0062074F">
        <w:rPr>
          <w:b/>
          <w:bCs/>
          <w:lang w:eastAsia="en-US"/>
        </w:rPr>
        <w:t>Dataset Selection Process</w:t>
      </w:r>
      <w:bookmarkEnd w:id="4847"/>
    </w:p>
    <w:p w14:paraId="2A36CEB0" w14:textId="77777777" w:rsidR="00F94FB6" w:rsidRPr="0062074F" w:rsidDel="007244D0" w:rsidRDefault="00F94FB6" w:rsidP="00F94FB6">
      <w:pPr>
        <w:rPr>
          <w:del w:id="4848" w:author="jon pritchard" w:date="2026-03-07T15:03:00Z" w16du:dateUtc="2026-03-07T02:03:00Z"/>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r w:rsidRPr="0062074F">
              <w:rPr>
                <w:i/>
                <w:iCs/>
              </w:rPr>
              <w:t>SelectDataCoverages</w:t>
            </w:r>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4849" w:name="_Hlk177394136"/>
            <w:r w:rsidRPr="0062074F">
              <w:t xml:space="preserve">A device-polygon </w:t>
            </w:r>
            <w:r w:rsidRPr="0062074F">
              <w:rPr>
                <w:i/>
                <w:iCs/>
              </w:rPr>
              <w:t>viewport</w:t>
            </w:r>
            <w:r w:rsidRPr="0062074F">
              <w:t xml:space="preserve"> describing the device area that should be covered with data</w:t>
            </w:r>
          </w:p>
          <w:bookmarkEnd w:id="4849"/>
          <w:p w14:paraId="3083FE6E" w14:textId="77777777" w:rsidR="00E67DD4" w:rsidRPr="0062074F" w:rsidRDefault="00E67DD4" w:rsidP="00D343CC">
            <w:pPr>
              <w:spacing w:before="60" w:after="120"/>
              <w:ind w:left="595"/>
            </w:pPr>
            <w:r w:rsidRPr="0062074F">
              <w:t xml:space="preserve">A projection </w:t>
            </w:r>
            <w:r w:rsidRPr="0062074F">
              <w:rPr>
                <w:i/>
                <w:iCs/>
              </w:rPr>
              <w:t>projection</w:t>
            </w:r>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r w:rsidRPr="0062074F">
              <w:rPr>
                <w:i/>
                <w:iCs/>
              </w:rPr>
              <w:t>dataCoverage</w:t>
            </w:r>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r w:rsidRPr="0062074F">
              <w:rPr>
                <w:rFonts w:ascii="Cambria Math" w:hAnsi="Cambria Math" w:cs="Cambria Math"/>
                <w:i/>
              </w:rPr>
              <w:t>dataCoverage</w:t>
            </w:r>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𝑝𝑟𝑜jection</w:t>
            </w:r>
            <w:r w:rsidRPr="0062074F">
              <w:t>(</w:t>
            </w:r>
            <w:r w:rsidRPr="0062074F">
              <w:rPr>
                <w:rFonts w:ascii="Cambria Math" w:hAnsi="Cambria Math" w:cs="Cambria Math"/>
                <w:i/>
                <w:iCs/>
              </w:rPr>
              <w:t>dataCoverag</w:t>
            </w:r>
            <w:r w:rsidRPr="0062074F">
              <w:t xml:space="preserve">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i/>
                <w:iCs/>
              </w:rPr>
              <w:t>dataCoverage</w:t>
            </w:r>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𝑝𝑟𝑜jection</w:t>
            </w:r>
            <w:r w:rsidRPr="0062074F">
              <w:t>(</w:t>
            </w:r>
            <w:r w:rsidRPr="0062074F">
              <w:rPr>
                <w:rFonts w:ascii="Cambria Math" w:hAnsi="Cambria Math" w:cs="Cambria Math"/>
                <w:i/>
                <w:iCs/>
              </w:rPr>
              <w:t>dataCoverage</w:t>
            </w:r>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i/>
              </w:rPr>
              <w:t>ScaleBand</w:t>
            </w:r>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lastRenderedPageBreak/>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r w:rsidRPr="0062074F">
              <w:rPr>
                <w:i/>
                <w:iCs/>
              </w:rPr>
              <w:t>ScaleBand</w:t>
            </w:r>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r w:rsidRPr="0062074F">
              <w:rPr>
                <w:i/>
                <w:iCs/>
              </w:rPr>
              <w:t>ScaleBand</w:t>
            </w:r>
            <w:r w:rsidR="00CC4988" w:rsidRPr="0062074F">
              <w:rPr>
                <w:rStyle w:val="FootnoteReference"/>
                <w:i/>
                <w:iCs/>
              </w:rPr>
              <w:footnoteReference w:id="12"/>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r w:rsidRPr="0062074F">
        <w:rPr>
          <w:i/>
          <w:iCs/>
          <w:lang w:val="en-US"/>
        </w:rPr>
        <w:t>RenderInstruction</w:t>
      </w:r>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The RenderInstruction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4855" w:name="_Toc226035173"/>
      <w:r w:rsidRPr="0062074F">
        <w:lastRenderedPageBreak/>
        <w:t xml:space="preserve">Appendix </w:t>
      </w:r>
      <w:r w:rsidR="00E93146" w:rsidRPr="0062074F">
        <w:t>F</w:t>
      </w:r>
      <w:r w:rsidRPr="0062074F">
        <w:t xml:space="preserve"> – GML Coverage Polygons</w:t>
      </w:r>
      <w:bookmarkEnd w:id="4855"/>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4856" w:name="_Toc226035174"/>
      <w:r w:rsidRPr="0062074F">
        <w:t>GML Coverage Polygons</w:t>
      </w:r>
      <w:bookmarkEnd w:id="4856"/>
    </w:p>
    <w:p w14:paraId="10AD9221" w14:textId="2C7C83B0" w:rsidR="0065597A" w:rsidRPr="0062074F" w:rsidRDefault="0065597A" w:rsidP="00FD4BD6">
      <w:pPr>
        <w:pStyle w:val="Heading2"/>
        <w:numPr>
          <w:ilvl w:val="1"/>
          <w:numId w:val="235"/>
        </w:numPr>
      </w:pPr>
      <w:bookmarkStart w:id="4857" w:name="_Toc226035175"/>
      <w:r w:rsidRPr="0062074F">
        <w:t>Introduction</w:t>
      </w:r>
      <w:bookmarkEnd w:id="4857"/>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4858" w:name="_Toc194061867"/>
      <w:bookmarkStart w:id="4859" w:name="_Toc194067255"/>
      <w:bookmarkStart w:id="4860" w:name="_Toc226035176"/>
      <w:bookmarkEnd w:id="4858"/>
      <w:bookmarkEnd w:id="4859"/>
      <w:r w:rsidRPr="0062074F">
        <w:t>Specification</w:t>
      </w:r>
      <w:bookmarkEnd w:id="4860"/>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0.0&lt;/gml:posList&gt;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/gml:posList&gt;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309E66F1" w:rsidR="009B5E2C" w:rsidRDefault="00E50048">
      <w:pPr>
        <w:jc w:val="both"/>
      </w:pPr>
      <w:r w:rsidRPr="0062074F">
        <w:t xml:space="preserve">This implements bounding Polygons restricted to a single GML Polygon (with a gml:id </w:t>
      </w:r>
      <w:del w:id="4861" w:author="jon pritchard" w:date="2026-03-07T21:07:00Z" w16du:dateUtc="2026-03-07T08:07:00Z">
        <w:r w:rsidRPr="0062074F" w:rsidDel="00764FAB">
          <w:delText xml:space="preserve">with </w:delText>
        </w:r>
      </w:del>
      <w:ins w:id="4862" w:author="jon pritchard" w:date="2026-03-07T21:07:00Z" w16du:dateUtc="2026-03-07T08:07:00Z">
        <w:r w:rsidR="00764FAB">
          <w:t>and</w:t>
        </w:r>
        <w:r w:rsidR="00764FAB" w:rsidRPr="0062074F">
          <w:t xml:space="preserve"> </w:t>
        </w:r>
      </w:ins>
      <w:r w:rsidRPr="0062074F">
        <w:t xml:space="preserve">an SRS defined in each of the posList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posList</w:t>
      </w:r>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&lt;gml:posList srsName="http://www.opengis.net/def/crs/EPSG/0/4326"&gt;44.4736122 -63.6849136 44.7395111 -63.6849136 44.7395111 -63.4249994 44.4736122 -63.4249994 44.4736122 -63.6849136&lt;/gml:posList&gt;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4863" w:name="_Toc226035177"/>
      <w:r w:rsidRPr="0062074F">
        <w:lastRenderedPageBreak/>
        <w:t xml:space="preserve">Appendix G - </w:t>
      </w:r>
      <w:r w:rsidR="00E85AE1" w:rsidRPr="0062074F">
        <w:t>Thinning Algorithms</w:t>
      </w:r>
      <w:bookmarkEnd w:id="4863"/>
    </w:p>
    <w:p w14:paraId="1CA58779" w14:textId="3B8E920C" w:rsidR="00E85AE1" w:rsidRPr="0062074F" w:rsidRDefault="00E85AE1" w:rsidP="006E2D52">
      <w:pPr>
        <w:pStyle w:val="Heading1"/>
        <w:numPr>
          <w:ilvl w:val="0"/>
          <w:numId w:val="219"/>
        </w:numPr>
      </w:pPr>
      <w:bookmarkStart w:id="4864" w:name="_Toc226035178"/>
      <w:r w:rsidRPr="0062074F">
        <w:t>Introduction</w:t>
      </w:r>
      <w:bookmarkEnd w:id="4864"/>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4865" w:name="_Toc226035179"/>
      <w:r w:rsidRPr="0062074F">
        <w:t>Regularly gridded data</w:t>
      </w:r>
      <w:bookmarkEnd w:id="4865"/>
    </w:p>
    <w:p w14:paraId="77B2CFE9" w14:textId="77777777" w:rsidR="00E85AE1" w:rsidRPr="0062074F" w:rsidRDefault="00E85AE1" w:rsidP="00E85AE1">
      <w:pPr>
        <w:spacing w:after="120" w:line="240" w:lineRule="auto"/>
        <w:jc w:val="both"/>
      </w:pPr>
      <w:r w:rsidRPr="0062074F">
        <w:t xml:space="preserve">Let the grid cell’s diagonal for the unthinned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r w:rsidRPr="0062074F">
        <w:rPr>
          <w:i/>
          <w:iCs/>
        </w:rPr>
        <w:t>nD</w:t>
      </w:r>
      <w:r w:rsidRPr="0062074F">
        <w:t xml:space="preserve">. Next, suppose the maximum dimension of the largest scaled symbol in the displayed field is </w:t>
      </w:r>
      <w:r w:rsidRPr="0062074F">
        <w:rPr>
          <w:i/>
          <w:iCs/>
        </w:rPr>
        <w:t>Lsmax</w:t>
      </w:r>
      <w:r w:rsidRPr="0062074F">
        <w:t xml:space="preserve"> mm. Then the ratio </w:t>
      </w:r>
      <w:r w:rsidRPr="0062074F">
        <w:rPr>
          <w:i/>
          <w:iCs/>
        </w:rPr>
        <w:t>R</w:t>
      </w:r>
      <w:r w:rsidRPr="0062074F">
        <w:t xml:space="preserve"> of the maximum symbol dimension to the displayed grid spacing is constrained to be less than a prescribed maximum value, </w:t>
      </w:r>
      <w:r w:rsidRPr="0062074F">
        <w:rPr>
          <w:i/>
          <w:iCs/>
        </w:rPr>
        <w:t>Rmax</w:t>
      </w:r>
      <w:r w:rsidRPr="0062074F">
        <w:t xml:space="preserve">. A typical value for </w:t>
      </w:r>
      <w:r w:rsidRPr="0062074F">
        <w:rPr>
          <w:i/>
          <w:iCs/>
        </w:rPr>
        <w:t>Rmax</w:t>
      </w:r>
      <w:r w:rsidRPr="0062074F">
        <w:t xml:space="preserve"> can be taken to be 0.5. (Given that on a navigation display there may be point features from other products within the extent of the grid, </w:t>
      </w:r>
      <w:r w:rsidRPr="0062074F">
        <w:rPr>
          <w:i/>
          <w:iCs/>
        </w:rPr>
        <w:t>Rmax=0.5</w:t>
      </w:r>
      <w:r w:rsidRPr="0062074F">
        <w:t xml:space="preserve"> may be too high for practical use; the optimal value of </w:t>
      </w:r>
      <w:r w:rsidRPr="0062074F">
        <w:rPr>
          <w:i/>
          <w:iCs/>
        </w:rPr>
        <w:t>Rmax</w:t>
      </w:r>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2037D307" w:rsidR="00E85AE1" w:rsidRPr="0062074F" w:rsidRDefault="00E85AE1" w:rsidP="00E85AE1">
      <w:pPr>
        <w:spacing w:after="120" w:line="240" w:lineRule="auto"/>
        <w:jc w:val="both"/>
      </w:pPr>
      <w:r w:rsidRPr="0062074F">
        <w:t>The Figures below illustrate the use of this algorithm.</w:t>
      </w:r>
      <w:ins w:id="4866" w:author="jon pritchard" w:date="2026-03-07T21:01:00Z" w16du:dateUtc="2026-03-07T08:01:00Z">
        <w:r w:rsidR="00D46A50">
          <w:t xml:space="preserve"> </w:t>
        </w:r>
      </w:ins>
      <w:del w:id="4867" w:author="jon pritchard" w:date="2026-03-07T21:02:00Z" w16du:dateUtc="2026-03-07T08:02:00Z">
        <w:r w:rsidRPr="0062074F" w:rsidDel="00D46A50">
          <w:delText xml:space="preserve"> </w:delText>
        </w:r>
      </w:del>
      <w:ins w:id="4868" w:author="jon pritchard" w:date="2026-03-07T21:00:00Z" w16du:dateUtc="2026-03-07T08:00:00Z">
        <w:r w:rsidR="00D46A50">
          <w:t xml:space="preserve">Figure G-1-1 </w:t>
        </w:r>
      </w:ins>
      <w:del w:id="4869" w:author="jon pritchard" w:date="2026-03-07T21:00:00Z" w16du:dateUtc="2026-03-07T08:00:00Z">
        <w:r w:rsidRPr="0062074F" w:rsidDel="00D46A50">
          <w:fldChar w:fldCharType="begin"/>
        </w:r>
        <w:r w:rsidRPr="0062074F" w:rsidDel="00D46A50">
          <w:delInstrText xml:space="preserve"> REF _Ref48690523 \h  \* MERGEFORMAT </w:delInstrText>
        </w:r>
        <w:r w:rsidRPr="0062074F" w:rsidDel="00D46A50">
          <w:fldChar w:fldCharType="separate"/>
        </w:r>
      </w:del>
      <w:del w:id="4870" w:author="jon pritchard" w:date="2026-03-07T20:59:00Z" w16du:dateUtc="2026-03-07T07:59:00Z">
        <w:r w:rsidR="00BE7834" w:rsidRPr="0062074F" w:rsidDel="00D46A50">
          <w:rPr>
            <w:lang w:val="en-US"/>
          </w:rPr>
          <w:delText>Figure G-1-1</w:delText>
        </w:r>
      </w:del>
      <w:del w:id="4871" w:author="jon pritchard" w:date="2026-03-07T21:00:00Z" w16du:dateUtc="2026-03-07T08:00:00Z">
        <w:r w:rsidRPr="0062074F" w:rsidDel="00D46A50">
          <w:fldChar w:fldCharType="end"/>
        </w:r>
        <w:r w:rsidRPr="0062074F" w:rsidDel="00D46A50">
          <w:delText xml:space="preserve"> </w:delText>
        </w:r>
      </w:del>
      <w:r w:rsidRPr="0062074F">
        <w:t xml:space="preserve">depicts a grid coverage feature symbolised by arrows of dimensions varying according to the value of an attribute at the grid point. </w:t>
      </w:r>
      <w:ins w:id="4872" w:author="jon pritchard" w:date="2026-03-07T21:00:00Z" w16du:dateUtc="2026-03-07T08:00:00Z">
        <w:r w:rsidR="00D46A50">
          <w:t xml:space="preserve">Figure G-1.2 </w:t>
        </w:r>
      </w:ins>
      <w:del w:id="4873" w:author="jon pritchard" w:date="2026-03-07T21:00:00Z" w16du:dateUtc="2026-03-07T08:00:00Z">
        <w:r w:rsidR="00BE7834" w:rsidRPr="0062074F" w:rsidDel="00D46A50">
          <w:fldChar w:fldCharType="begin"/>
        </w:r>
        <w:r w:rsidR="00BE7834" w:rsidRPr="0062074F" w:rsidDel="00D46A50">
          <w:delInstrText xml:space="preserve"> REF _Ref48690668 \h  \* MERGEFORMAT </w:delInstrText>
        </w:r>
        <w:r w:rsidR="00BE7834" w:rsidRPr="0062074F" w:rsidDel="00D46A50">
          <w:fldChar w:fldCharType="separate"/>
        </w:r>
        <w:r w:rsidR="00BE7834" w:rsidRPr="0062074F" w:rsidDel="00D46A50">
          <w:rPr>
            <w:lang w:val="en-US"/>
          </w:rPr>
          <w:delText>Figure G-1-2</w:delText>
        </w:r>
        <w:r w:rsidR="00BE7834" w:rsidRPr="0062074F" w:rsidDel="00D46A50">
          <w:rPr>
            <w:b/>
            <w:bCs/>
            <w:lang w:val="en-US"/>
          </w:rPr>
          <w:delText>.</w:delText>
        </w:r>
        <w:r w:rsidR="00BE7834" w:rsidRPr="0062074F" w:rsidDel="00D46A50">
          <w:fldChar w:fldCharType="end"/>
        </w:r>
        <w:r w:rsidRPr="0062074F" w:rsidDel="00D46A50">
          <w:delText xml:space="preserve"> </w:delText>
        </w:r>
      </w:del>
      <w:r w:rsidRPr="0062074F">
        <w:t xml:space="preserve">depicts the same data thinned with </w:t>
      </w:r>
      <w:r w:rsidRPr="0062074F">
        <w:rPr>
          <w:i/>
          <w:iCs/>
        </w:rPr>
        <w:t>Rmax</w:t>
      </w:r>
      <w:r w:rsidRPr="0062074F">
        <w:t xml:space="preserve"> = 0.5 (outline-only arrows are suppressed). </w:t>
      </w:r>
      <w:ins w:id="4874" w:author="jon pritchard" w:date="2026-03-07T21:01:00Z" w16du:dateUtc="2026-03-07T08:01:00Z">
        <w:r w:rsidR="00D46A50">
          <w:t xml:space="preserve">Figure G-1.3 </w:t>
        </w:r>
      </w:ins>
      <w:del w:id="4875" w:author="jon pritchard" w:date="2026-03-07T21:00:00Z" w16du:dateUtc="2026-03-07T08:00:00Z">
        <w:r w:rsidR="00BE7834" w:rsidRPr="0062074F" w:rsidDel="00D46A50">
          <w:fldChar w:fldCharType="begin"/>
        </w:r>
        <w:r w:rsidR="00BE7834" w:rsidRPr="0062074F" w:rsidDel="00D46A50">
          <w:delInstrText xml:space="preserve"> REF _Ref48690672 \h  \* MERGEFORMAT </w:delInstrText>
        </w:r>
        <w:r w:rsidR="00BE7834" w:rsidRPr="0062074F" w:rsidDel="00D46A50">
          <w:fldChar w:fldCharType="separate"/>
        </w:r>
        <w:r w:rsidR="00BE7834" w:rsidRPr="0062074F" w:rsidDel="00D46A50">
          <w:rPr>
            <w:lang w:val="en-US"/>
          </w:rPr>
          <w:delText>Figure G-1-3</w:delText>
        </w:r>
        <w:r w:rsidR="00BE7834" w:rsidRPr="0062074F" w:rsidDel="00D46A50">
          <w:fldChar w:fldCharType="end"/>
        </w:r>
        <w:r w:rsidRPr="0062074F" w:rsidDel="00D46A50">
          <w:delText xml:space="preserve"> </w:delText>
        </w:r>
      </w:del>
      <w:r w:rsidRPr="0062074F">
        <w:t xml:space="preserve">depicts the thinning of the same data with </w:t>
      </w:r>
      <w:r w:rsidRPr="0062074F">
        <w:rPr>
          <w:i/>
          <w:iCs/>
        </w:rPr>
        <w:t>Rmax</w:t>
      </w:r>
      <w:r w:rsidRPr="0062074F">
        <w:t xml:space="preserve"> = 0.33. The nominal</w:t>
      </w:r>
      <w:r w:rsidRPr="0062074F">
        <w:rPr>
          <w:rStyle w:val="FootnoteReference"/>
          <w:noProof w:val="0"/>
          <w:sz w:val="20"/>
          <w:vertAlign w:val="superscript"/>
          <w:lang w:val="en-GB"/>
        </w:rPr>
        <w:footnoteReference w:id="13"/>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r w:rsidRPr="0062074F">
        <w:rPr>
          <w:i/>
          <w:iCs/>
        </w:rPr>
        <w:t>Lsmax</w:t>
      </w:r>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101">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0.5, with </w:t>
      </w:r>
      <w:r w:rsidRPr="0062074F">
        <w:rPr>
          <w:i/>
          <w:iCs/>
        </w:rPr>
        <w:t>n</w:t>
      </w:r>
      <w:r w:rsidRPr="0062074F">
        <w:t xml:space="preserve"> = 1, the value of </w:t>
      </w:r>
      <w:r w:rsidRPr="0062074F">
        <w:rPr>
          <w:i/>
          <w:iCs/>
        </w:rPr>
        <w:t>R</w:t>
      </w:r>
      <w:r w:rsidRPr="0062074F">
        <w:t xml:space="preserve"> is greater than </w:t>
      </w:r>
      <w:r w:rsidRPr="0062074F">
        <w:rPr>
          <w:i/>
          <w:iCs/>
        </w:rPr>
        <w:t>Rmax</w:t>
      </w:r>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r w:rsidRPr="0062074F">
        <w:rPr>
          <w:i/>
          <w:iCs/>
        </w:rPr>
        <w:t>Lsmax</w:t>
      </w:r>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381BD49A">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r w:rsidRPr="0062074F">
        <w:rPr>
          <w:i/>
          <w:iCs/>
        </w:rPr>
        <w:t>Rmax</w:t>
      </w:r>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187E15ED">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r w:rsidRPr="0062074F">
        <w:rPr>
          <w:i/>
          <w:iCs/>
        </w:rPr>
        <w:t>Rmax</w:t>
      </w:r>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r w:rsidRPr="0062074F">
        <w:rPr>
          <w:i/>
          <w:iCs/>
        </w:rPr>
        <w:t>Rmax</w:t>
      </w:r>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ins w:id="4876" w:author="jon pritchard" w:date="2026-03-07T21:06:00Z" w16du:dateUtc="2026-03-07T08:06:00Z">
        <w:r w:rsidR="003B29CE">
          <w:t>c</w:t>
        </w:r>
      </w:ins>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r w:rsidRPr="0062074F">
        <w:rPr>
          <w:i/>
          <w:iCs/>
        </w:rPr>
        <w:t>Rmax</w:t>
      </w:r>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r w:rsidRPr="0062074F">
        <w:rPr>
          <w:i/>
          <w:iCs/>
        </w:rPr>
        <w:t>Rmax</w:t>
      </w:r>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4877" w:name="_Toc226035180"/>
      <w:r w:rsidRPr="0062074F">
        <w:lastRenderedPageBreak/>
        <w:t xml:space="preserve">Appendix </w:t>
      </w:r>
      <w:r w:rsidR="00E93146" w:rsidRPr="0062074F">
        <w:t xml:space="preserve">H- </w:t>
      </w:r>
      <w:del w:id="4878" w:author="jon pritchard" w:date="2026-03-07T12:32:00Z" w16du:dateUtc="2026-03-06T23:32:00Z">
        <w:r w:rsidRPr="0062074F" w:rsidDel="003C1749">
          <w:delText xml:space="preserve"> </w:delText>
        </w:r>
      </w:del>
      <w:r w:rsidRPr="0062074F">
        <w:t>Import and Use of projected data on S-100 ECDIS</w:t>
      </w:r>
      <w:bookmarkEnd w:id="4877"/>
    </w:p>
    <w:p w14:paraId="480DE3E4" w14:textId="6C131DB8" w:rsidR="00D343CC" w:rsidRPr="0062074F" w:rsidRDefault="00D343CC" w:rsidP="002D7DEE">
      <w:pPr>
        <w:pStyle w:val="Heading1"/>
        <w:numPr>
          <w:ilvl w:val="0"/>
          <w:numId w:val="221"/>
        </w:numPr>
      </w:pPr>
      <w:bookmarkStart w:id="4879" w:name="_Toc226035181"/>
      <w:r w:rsidRPr="0062074F">
        <w:t>Introduction</w:t>
      </w:r>
      <w:bookmarkEnd w:id="4879"/>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4880" w:name="_Toc226035182"/>
      <w:r w:rsidRPr="0062074F">
        <w:t>Conversion from UTM to WGS 84</w:t>
      </w:r>
      <w:bookmarkEnd w:id="4880"/>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and that</w:t>
      </w:r>
      <w:del w:id="4881" w:author="jon pritchard" w:date="2026-03-07T12:34:00Z" w16du:dateUtc="2026-03-06T23:34:00Z">
        <w:r w:rsidRPr="0062074F" w:rsidDel="003C1749">
          <w:rPr>
            <w:rFonts w:eastAsiaTheme="minorEastAsia"/>
          </w:rPr>
          <w:delText xml:space="preserve"> </w:delText>
        </w:r>
      </w:del>
      <w:r w:rsidRPr="0062074F">
        <w:rPr>
          <w:rFonts w:eastAsiaTheme="minorEastAsia"/>
        </w:rPr>
        <w:t xml:space="preserve">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5A51B9DE"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del w:id="4882" w:author="jon pritchard" w:date="2026-03-07T12:35:00Z" w16du:dateUtc="2026-03-06T23:35:00Z">
        <w:r w:rsidRPr="0062074F" w:rsidDel="003C1749">
          <w:rPr>
            <w:rFonts w:eastAsiaTheme="minorEastAsia"/>
          </w:rPr>
          <w:delText xml:space="preserve">  </w:delText>
        </w:r>
      </w:del>
      <w:ins w:id="4883" w:author="jon pritchard" w:date="2026-03-07T12:35:00Z" w16du:dateUtc="2026-03-06T23:35:00Z">
        <w:r w:rsidR="003C1749">
          <w:rPr>
            <w:rFonts w:eastAsiaTheme="minorEastAsia"/>
          </w:rPr>
          <w:t xml:space="preserve"> </w:t>
        </w:r>
      </w:ins>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4884" w:name="_Toc226035183"/>
      <w:r w:rsidRPr="0062074F">
        <w:t>Conversion from UPS North to WGS 84</w:t>
      </w:r>
      <w:bookmarkEnd w:id="4884"/>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104"/>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4886" w:name="_Toc226035184"/>
      <w:r w:rsidRPr="0062074F">
        <w:t>Conversion from UPS South to WGS 84</w:t>
      </w:r>
      <w:bookmarkEnd w:id="4886"/>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4887" w:name="_Toc226035185"/>
      <w:r w:rsidRPr="0062074F">
        <w:t>References</w:t>
      </w:r>
      <w:r w:rsidR="00B42BF5" w:rsidRPr="0062074F">
        <w:t xml:space="preserve"> [Informative]</w:t>
      </w:r>
      <w:bookmarkEnd w:id="4887"/>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4888" w:name="_Ref184814621"/>
      <w:r w:rsidRPr="0062074F">
        <w:t>“EPSG Geodetic Parameter Dataset” v. 11.023, 5 December 2024, https://epsg.org/</w:t>
      </w:r>
      <w:bookmarkEnd w:id="4888"/>
      <w:r w:rsidRPr="0062074F">
        <w:t xml:space="preserve"> </w:t>
      </w:r>
    </w:p>
    <w:p w14:paraId="19EC3E90" w14:textId="77777777" w:rsidR="00F13E78" w:rsidRPr="0062074F" w:rsidRDefault="00F13E78" w:rsidP="00F13E78">
      <w:pPr>
        <w:pStyle w:val="ListParagraph"/>
        <w:numPr>
          <w:ilvl w:val="0"/>
          <w:numId w:val="164"/>
        </w:numPr>
        <w:contextualSpacing/>
      </w:pPr>
      <w:bookmarkStart w:id="4889" w:name="_Ref184814645"/>
      <w:r w:rsidRPr="0062074F">
        <w:t>IOGP Report 373-07-02 “Coordinate conversions and transformations including formulas” v. 68, August 2024, https://epsg.org/guidance-notes.html, p. 7</w:t>
      </w:r>
      <w:bookmarkEnd w:id="4889"/>
    </w:p>
    <w:p w14:paraId="1728E744" w14:textId="77777777" w:rsidR="00F13E78" w:rsidRPr="0062074F" w:rsidRDefault="00F13E78" w:rsidP="00F13E78">
      <w:pPr>
        <w:pStyle w:val="ListParagraph"/>
        <w:numPr>
          <w:ilvl w:val="0"/>
          <w:numId w:val="164"/>
        </w:numPr>
        <w:contextualSpacing/>
      </w:pPr>
      <w:bookmarkStart w:id="4890" w:name="_Ref184814718"/>
      <w:r w:rsidRPr="0062074F">
        <w:t>IOGP Report 373-07-02, p. 60</w:t>
      </w:r>
      <w:bookmarkEnd w:id="4890"/>
    </w:p>
    <w:p w14:paraId="173CE416" w14:textId="77777777" w:rsidR="00F13E78" w:rsidRPr="0062074F" w:rsidRDefault="00F13E78" w:rsidP="00F13E78">
      <w:pPr>
        <w:pStyle w:val="ListParagraph"/>
        <w:numPr>
          <w:ilvl w:val="0"/>
          <w:numId w:val="164"/>
        </w:numPr>
        <w:contextualSpacing/>
      </w:pPr>
      <w:bookmarkStart w:id="4891" w:name="_Ref184814728"/>
      <w:r w:rsidRPr="0062074F">
        <w:t>IOGP Report 373-07-02, p. 61</w:t>
      </w:r>
      <w:bookmarkEnd w:id="4891"/>
    </w:p>
    <w:p w14:paraId="1606E54E" w14:textId="77777777" w:rsidR="00F13E78" w:rsidRPr="0062074F" w:rsidRDefault="00F13E78" w:rsidP="00F13E78">
      <w:pPr>
        <w:pStyle w:val="ListParagraph"/>
        <w:numPr>
          <w:ilvl w:val="0"/>
          <w:numId w:val="164"/>
        </w:numPr>
        <w:contextualSpacing/>
      </w:pPr>
      <w:bookmarkStart w:id="4892" w:name="_Ref184814844"/>
      <w:r w:rsidRPr="0062074F">
        <w:t>IOGP Report 373-07-02, p. 84</w:t>
      </w:r>
      <w:bookmarkEnd w:id="4892"/>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33" w:author="jonathan pritchard" w:date="2026-02-04T12:14:00Z" w:initials="jp">
    <w:p w14:paraId="59E48004" w14:textId="77777777" w:rsidR="00185AA6" w:rsidRDefault="00185AA6" w:rsidP="00185AA6">
      <w:pPr>
        <w:pStyle w:val="CommentText"/>
      </w:pPr>
      <w:r>
        <w:rPr>
          <w:rStyle w:val="CommentReference"/>
        </w:rPr>
        <w:annotationRef/>
      </w:r>
      <w:r>
        <w:t>Probably related to centred-symbols. Check text with S-52. May need its own test or is it a requirement? Check w OSI / 7Cs</w:t>
      </w:r>
    </w:p>
  </w:comment>
  <w:comment w:id="1734" w:author="jonathan pritchard" w:date="2026-02-04T12:17:00Z" w:initials="jp">
    <w:p w14:paraId="2D9F9C4E" w14:textId="77777777" w:rsidR="0053575B" w:rsidRDefault="00185AA6" w:rsidP="0053575B">
      <w:r>
        <w:rPr>
          <w:rStyle w:val="CommentReference"/>
        </w:rPr>
        <w:annotationRef/>
      </w:r>
      <w:r w:rsidR="0053575B">
        <w:t>ESRI Comment. Need to describe “Outline then Clip” instead of “Clip then Outline?</w:t>
      </w:r>
    </w:p>
  </w:comment>
  <w:comment w:id="1871" w:author="jonathan pritchard" w:date="2026-02-04T12:22:00Z" w:initials="jp">
    <w:p w14:paraId="52A7A507" w14:textId="77777777" w:rsidR="00185AA6" w:rsidRDefault="00185AA6" w:rsidP="00185AA6">
      <w:pPr>
        <w:pStyle w:val="CommentText"/>
      </w:pPr>
      <w:r>
        <w:rPr>
          <w:rStyle w:val="CommentReference"/>
        </w:rPr>
        <w:annotationRef/>
      </w:r>
      <w:r>
        <w:t>Propose take out word informative, but leave footnote in: clarify there are requirements within this section.</w:t>
      </w:r>
    </w:p>
  </w:comment>
  <w:comment w:id="1984" w:author="jonathan pritchard" w:date="2025-08-07T07:18:00Z" w:initials="jp">
    <w:p w14:paraId="205300F5" w14:textId="5B6E3A70" w:rsidR="00F06772" w:rsidRDefault="00F06772" w:rsidP="00F06772">
      <w:pPr>
        <w:pStyle w:val="CommentText"/>
      </w:pPr>
      <w:r>
        <w:rPr>
          <w:rStyle w:val="CommentReference"/>
        </w:rPr>
        <w:annotationRef/>
      </w:r>
      <w:r>
        <w:t>SM56</w:t>
      </w:r>
    </w:p>
  </w:comment>
  <w:comment w:id="1986"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2379" w:author="jon pritchard" w:date="2026-03-07T12:25:00Z" w:initials="jp">
    <w:p w14:paraId="5E322CA9" w14:textId="77777777" w:rsidR="00167419" w:rsidRDefault="00167419" w:rsidP="00167419">
      <w:r>
        <w:rPr>
          <w:rStyle w:val="CommentReference"/>
        </w:rPr>
        <w:annotationRef/>
      </w:r>
      <w:r>
        <w:rPr>
          <w:color w:val="000000"/>
        </w:rPr>
        <w:t>Needs new words to fix this paragraph. TBD (also will refer back to previous versions where they may have been lost from).</w:t>
      </w:r>
    </w:p>
  </w:comment>
  <w:comment w:id="2650"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48004" w15:done="0"/>
  <w15:commentEx w15:paraId="2D9F9C4E" w15:paraIdParent="59E48004" w15:done="0"/>
  <w15:commentEx w15:paraId="52A7A507" w15:done="0"/>
  <w15:commentEx w15:paraId="205300F5" w15:done="0"/>
  <w15:commentEx w15:paraId="6154CA57" w15:done="0"/>
  <w15:commentEx w15:paraId="5E322CA9" w15:done="0"/>
  <w15:commentEx w15:paraId="32C3B0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E37AC" w16cex:dateUtc="2026-02-04T12:14:00Z"/>
  <w16cex:commentExtensible w16cex:durableId="22B23978" w16cex:dateUtc="2026-02-04T12:17:00Z"/>
  <w16cex:commentExtensible w16cex:durableId="559742FB" w16cex:dateUtc="2026-02-04T12:22:00Z"/>
  <w16cex:commentExtensible w16cex:durableId="1D8E475B" w16cex:dateUtc="2025-08-07T06:18:00Z"/>
  <w16cex:commentExtensible w16cex:durableId="0902FD21" w16cex:dateUtc="2025-08-07T06:19:00Z"/>
  <w16cex:commentExtensible w16cex:durableId="1C8BE027" w16cex:dateUtc="2026-03-06T23:25:00Z"/>
  <w16cex:commentExtensible w16cex:durableId="4DE25571" w16cex:dateUtc="2025-08-07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48004" w16cid:durableId="182E37AC"/>
  <w16cid:commentId w16cid:paraId="2D9F9C4E" w16cid:durableId="22B23978"/>
  <w16cid:commentId w16cid:paraId="52A7A507" w16cid:durableId="559742FB"/>
  <w16cid:commentId w16cid:paraId="205300F5" w16cid:durableId="1D8E475B"/>
  <w16cid:commentId w16cid:paraId="6154CA57" w16cid:durableId="0902FD21"/>
  <w16cid:commentId w16cid:paraId="5E322CA9" w16cid:durableId="1C8BE027"/>
  <w16cid:commentId w16cid:paraId="32C3B0E4" w16cid:durableId="4DE255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B4FA" w14:textId="77777777" w:rsidR="002D0101" w:rsidRPr="00A527F0" w:rsidRDefault="002D0101" w:rsidP="006B114A">
      <w:pPr>
        <w:spacing w:after="0"/>
      </w:pPr>
      <w:r w:rsidRPr="00A527F0">
        <w:separator/>
      </w:r>
    </w:p>
    <w:p w14:paraId="342CDD92" w14:textId="77777777" w:rsidR="002D0101" w:rsidRPr="00A527F0" w:rsidRDefault="002D0101"/>
  </w:endnote>
  <w:endnote w:type="continuationSeparator" w:id="0">
    <w:p w14:paraId="1796E2BE" w14:textId="77777777" w:rsidR="002D0101" w:rsidRPr="00A527F0" w:rsidRDefault="002D0101" w:rsidP="006B114A">
      <w:pPr>
        <w:spacing w:after="0"/>
      </w:pPr>
      <w:r w:rsidRPr="00A527F0">
        <w:continuationSeparator/>
      </w:r>
    </w:p>
    <w:p w14:paraId="12854381" w14:textId="77777777" w:rsidR="002D0101" w:rsidRPr="00A527F0" w:rsidRDefault="002D0101"/>
  </w:endnote>
  <w:endnote w:type="continuationNotice" w:id="1">
    <w:p w14:paraId="2404DBC0" w14:textId="77777777" w:rsidR="002D0101" w:rsidRDefault="002D01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0BE" w14:textId="77777777" w:rsidR="00A85D08" w:rsidRDefault="00360D3E" w:rsidP="00A51D8A">
    <w:pPr>
      <w:pStyle w:val="Footer"/>
      <w:tabs>
        <w:tab w:val="clear" w:pos="4680"/>
        <w:tab w:val="clear" w:pos="9360"/>
        <w:tab w:val="center" w:pos="4536"/>
        <w:tab w:val="right" w:pos="9072"/>
      </w:tabs>
      <w:ind w:right="288"/>
      <w:rPr>
        <w:ins w:id="1497" w:author="jonathan pritchard" w:date="2026-03-11T10:45:00Z" w16du:dateUtc="2026-03-11T10:45:00Z"/>
        <w:rFonts w:cs="Arial"/>
        <w:sz w:val="16"/>
      </w:rPr>
    </w:pPr>
    <w:del w:id="1498" w:author="jonathan pritchard" w:date="2026-03-11T10:45:00Z" w16du:dateUtc="2026-03-11T10:45:00Z">
      <w:r w:rsidDel="00A85D08">
        <w:rPr>
          <w:rFonts w:cs="Arial"/>
          <w:sz w:val="16"/>
        </w:rPr>
        <w:delText>January</w:delText>
      </w:r>
    </w:del>
  </w:p>
  <w:p w14:paraId="02D20D4F" w14:textId="391CE966" w:rsidR="00A51D8A" w:rsidRPr="00A51D8A" w:rsidRDefault="00A85D08" w:rsidP="00A51D8A">
    <w:pPr>
      <w:pStyle w:val="Footer"/>
      <w:tabs>
        <w:tab w:val="clear" w:pos="4680"/>
        <w:tab w:val="clear" w:pos="9360"/>
        <w:tab w:val="center" w:pos="4536"/>
        <w:tab w:val="right" w:pos="9072"/>
      </w:tabs>
      <w:ind w:right="288"/>
      <w:rPr>
        <w:rFonts w:cs="Arial"/>
        <w:sz w:val="16"/>
      </w:rPr>
    </w:pPr>
    <w:ins w:id="1499" w:author="jonathan pritchard" w:date="2026-03-11T10:45:00Z" w16du:dateUtc="2026-03-11T10:45:00Z">
      <w:r>
        <w:rPr>
          <w:rFonts w:cs="Arial"/>
          <w:sz w:val="16"/>
        </w:rPr>
        <w:t>March</w:t>
      </w:r>
    </w:ins>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ins w:id="1500" w:author="jonathan pritchard" w:date="2026-04-04T11:17:00Z" w16du:dateUtc="2026-04-04T10:17:00Z">
      <w:r w:rsidR="004F4B90">
        <w:rPr>
          <w:rFonts w:cs="Arial"/>
          <w:sz w:val="16"/>
        </w:rPr>
        <w:t>3.0.0</w:t>
      </w:r>
    </w:ins>
    <w:del w:id="1501" w:author="jonathan pritchard" w:date="2026-04-04T11:17:00Z" w16du:dateUtc="2026-04-04T10:17:00Z">
      <w:r w:rsidR="00A51D8A" w:rsidDel="004F4B90">
        <w:rPr>
          <w:rFonts w:cs="Arial"/>
          <w:sz w:val="16"/>
        </w:rPr>
        <w:delText>2</w:delText>
      </w:r>
      <w:r w:rsidR="00360D3E" w:rsidDel="004F4B90">
        <w:rPr>
          <w:rFonts w:cs="Arial"/>
          <w:sz w:val="16"/>
        </w:rPr>
        <w:delText>.</w:delText>
      </w:r>
    </w:del>
    <w:del w:id="1502" w:author="jonathan pritchard" w:date="2026-03-11T10:45:00Z" w16du:dateUtc="2026-03-11T10:45:00Z">
      <w:r w:rsidR="00360D3E" w:rsidDel="00A85D08">
        <w:rPr>
          <w:rFonts w:cs="Arial"/>
          <w:sz w:val="16"/>
        </w:rPr>
        <w:delText>5</w:delText>
      </w:r>
    </w:del>
    <w:del w:id="1503" w:author="jonathan pritchard" w:date="2026-04-04T11:17:00Z" w16du:dateUtc="2026-04-04T10:17:00Z">
      <w:r w:rsidR="00360D3E" w:rsidDel="004F4B90">
        <w:rPr>
          <w:rFonts w:cs="Arial"/>
          <w:sz w:val="16"/>
        </w:rPr>
        <w:delText>.</w:delText>
      </w:r>
    </w:del>
    <w:del w:id="1504" w:author="jonathan pritchard" w:date="2026-03-11T10:45:00Z" w16du:dateUtc="2026-03-11T10:45:00Z">
      <w:r w:rsidR="00E60D7D" w:rsidDel="00A85D08">
        <w:rPr>
          <w:rFonts w:cs="Arial"/>
          <w:sz w:val="16"/>
        </w:rPr>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368B39C5" w:rsidR="00E54143" w:rsidRPr="00237F07" w:rsidRDefault="00360D3E" w:rsidP="00B92F50">
    <w:pPr>
      <w:pStyle w:val="Footer"/>
      <w:tabs>
        <w:tab w:val="clear" w:pos="4680"/>
        <w:tab w:val="clear" w:pos="9360"/>
        <w:tab w:val="center" w:pos="4536"/>
        <w:tab w:val="right" w:pos="9072"/>
      </w:tabs>
      <w:ind w:right="288"/>
      <w:rPr>
        <w:rFonts w:cs="Arial"/>
        <w:sz w:val="16"/>
      </w:rPr>
    </w:pPr>
    <w:del w:id="1505" w:author="jonathan pritchard" w:date="2026-03-11T10:45:00Z" w16du:dateUtc="2026-03-11T10:45:00Z">
      <w:r w:rsidDel="00A85D08">
        <w:rPr>
          <w:rFonts w:cs="Arial"/>
          <w:sz w:val="16"/>
        </w:rPr>
        <w:delText>January</w:delText>
      </w:r>
      <w:r w:rsidR="0000229C" w:rsidRPr="00237F07" w:rsidDel="00A85D08">
        <w:rPr>
          <w:rFonts w:cs="Arial"/>
          <w:sz w:val="16"/>
        </w:rPr>
        <w:delText xml:space="preserve"> </w:delText>
      </w:r>
    </w:del>
    <w:ins w:id="1506" w:author="jonathan pritchard" w:date="2026-03-11T10:45:00Z" w16du:dateUtc="2026-03-11T10:45:00Z">
      <w:r w:rsidR="00A85D08">
        <w:rPr>
          <w:rFonts w:cs="Arial"/>
          <w:sz w:val="16"/>
        </w:rPr>
        <w:t>March</w:t>
      </w:r>
      <w:r w:rsidR="00A85D08" w:rsidRPr="00237F07">
        <w:rPr>
          <w:rFonts w:cs="Arial"/>
          <w:sz w:val="16"/>
        </w:rPr>
        <w:t xml:space="preserve"> </w:t>
      </w:r>
    </w:ins>
    <w:r w:rsidR="00A51D8A" w:rsidRPr="00237F07">
      <w:rPr>
        <w:rFonts w:cs="Arial"/>
        <w:sz w:val="16"/>
      </w:rPr>
      <w:t>202</w:t>
    </w:r>
    <w:r>
      <w:rPr>
        <w:rFonts w:cs="Arial"/>
        <w:sz w:val="16"/>
      </w:rPr>
      <w:t>6</w:t>
    </w:r>
    <w:r w:rsidR="00A51D8A" w:rsidRPr="00237F07">
      <w:rPr>
        <w:rFonts w:cs="Arial"/>
        <w:sz w:val="16"/>
      </w:rPr>
      <w:tab/>
      <w:t xml:space="preserve">Edition </w:t>
    </w:r>
    <w:del w:id="1507" w:author="jonathan pritchard" w:date="2026-04-04T11:17:00Z" w16du:dateUtc="2026-04-04T10:17:00Z">
      <w:r w:rsidR="00A51D8A" w:rsidDel="004F4B90">
        <w:rPr>
          <w:rFonts w:cs="Arial"/>
          <w:sz w:val="16"/>
        </w:rPr>
        <w:delText>2.</w:delText>
      </w:r>
    </w:del>
    <w:del w:id="1508" w:author="jonathan pritchard" w:date="2026-03-11T10:45:00Z" w16du:dateUtc="2026-03-11T10:45:00Z">
      <w:r w:rsidDel="00A85D08">
        <w:rPr>
          <w:rFonts w:cs="Arial"/>
          <w:sz w:val="16"/>
        </w:rPr>
        <w:delText>5</w:delText>
      </w:r>
    </w:del>
    <w:del w:id="1509" w:author="jonathan pritchard" w:date="2026-04-04T11:17:00Z" w16du:dateUtc="2026-04-04T10:17:00Z">
      <w:r w:rsidR="00A51D8A" w:rsidDel="004F4B90">
        <w:rPr>
          <w:rFonts w:cs="Arial"/>
          <w:sz w:val="16"/>
        </w:rPr>
        <w:delText>.</w:delText>
      </w:r>
    </w:del>
    <w:del w:id="1510" w:author="jonathan pritchard" w:date="2026-03-11T10:45:00Z" w16du:dateUtc="2026-03-11T10:45:00Z">
      <w:r w:rsidR="00E60D7D" w:rsidDel="00A85D08">
        <w:rPr>
          <w:rFonts w:cs="Arial"/>
          <w:sz w:val="16"/>
        </w:rPr>
        <w:delText>5</w:delText>
      </w:r>
    </w:del>
    <w:ins w:id="1511" w:author="jonathan pritchard" w:date="2026-04-04T11:17:00Z" w16du:dateUtc="2026-04-04T10:17:00Z">
      <w:r w:rsidR="004F4B90">
        <w:rPr>
          <w:rFonts w:cs="Arial"/>
          <w:sz w:val="16"/>
        </w:rPr>
        <w:t>3.0.0</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6D61A469"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3870" w:author="jonathan pritchard" w:date="2026-03-11T10:45:00Z" w16du:dateUtc="2026-03-11T10:45:00Z">
      <w:r w:rsidR="00360D3E" w:rsidDel="00A85D08">
        <w:rPr>
          <w:rFonts w:cs="Arial"/>
          <w:sz w:val="16"/>
        </w:rPr>
        <w:delText>January</w:delText>
      </w:r>
      <w:r w:rsidR="0000229C" w:rsidRPr="00A527F0" w:rsidDel="00A85D08">
        <w:rPr>
          <w:rFonts w:cs="Arial"/>
          <w:sz w:val="16"/>
        </w:rPr>
        <w:delText xml:space="preserve"> </w:delText>
      </w:r>
    </w:del>
    <w:ins w:id="3871" w:author="jonathan pritchard" w:date="2026-03-11T10:45:00Z" w16du:dateUtc="2026-03-11T10:45:00Z">
      <w:r w:rsidR="00A85D08">
        <w:rPr>
          <w:rFonts w:cs="Arial"/>
          <w:sz w:val="16"/>
        </w:rPr>
        <w:t>March</w:t>
      </w:r>
      <w:r w:rsidR="00A85D08" w:rsidRPr="00A527F0">
        <w:rPr>
          <w:rFonts w:cs="Arial"/>
          <w:sz w:val="16"/>
        </w:rPr>
        <w:t xml:space="preserve"> </w:t>
      </w:r>
    </w:ins>
    <w:r w:rsidRPr="00A527F0">
      <w:rPr>
        <w:rFonts w:cs="Arial"/>
        <w:sz w:val="16"/>
      </w:rPr>
      <w:t>202</w:t>
    </w:r>
    <w:r w:rsidR="00360D3E">
      <w:rPr>
        <w:rFonts w:cs="Arial"/>
        <w:sz w:val="16"/>
      </w:rPr>
      <w:t>6</w:t>
    </w:r>
    <w:r w:rsidRPr="00A527F0">
      <w:rPr>
        <w:rFonts w:cs="Arial"/>
        <w:sz w:val="16"/>
      </w:rPr>
      <w:tab/>
      <w:t xml:space="preserve">Edition </w:t>
    </w:r>
    <w:ins w:id="3872" w:author="jonathan pritchard" w:date="2026-04-04T11:17:00Z" w16du:dateUtc="2026-04-04T10:17:00Z">
      <w:r w:rsidR="004F4B90">
        <w:rPr>
          <w:rFonts w:cs="Arial"/>
          <w:sz w:val="16"/>
        </w:rPr>
        <w:t>3.0.0</w:t>
      </w:r>
    </w:ins>
    <w:del w:id="3873" w:author="jonathan pritchard" w:date="2026-04-04T11:17:00Z" w16du:dateUtc="2026-04-04T10:17:00Z">
      <w:r w:rsidR="00A51D8A" w:rsidDel="004F4B90">
        <w:rPr>
          <w:rFonts w:cs="Arial"/>
          <w:sz w:val="16"/>
        </w:rPr>
        <w:delText>2.</w:delText>
      </w:r>
    </w:del>
    <w:del w:id="3874" w:author="jonathan pritchard" w:date="2026-03-11T10:45:00Z" w16du:dateUtc="2026-03-11T10:45:00Z">
      <w:r w:rsidR="00360D3E" w:rsidDel="00A85D08">
        <w:rPr>
          <w:rFonts w:cs="Arial"/>
          <w:sz w:val="16"/>
        </w:rPr>
        <w:delText>5</w:delText>
      </w:r>
    </w:del>
    <w:del w:id="3875" w:author="jonathan pritchard" w:date="2026-04-04T11:17:00Z" w16du:dateUtc="2026-04-04T10:17:00Z">
      <w:r w:rsidR="007048BF" w:rsidDel="004F4B90">
        <w:rPr>
          <w:rFonts w:cs="Arial"/>
          <w:sz w:val="16"/>
        </w:rPr>
        <w:delText>.</w:delText>
      </w:r>
    </w:del>
    <w:del w:id="3876" w:author="jonathan pritchard" w:date="2026-03-11T10:45:00Z" w16du:dateUtc="2026-03-11T10:45:00Z">
      <w:r w:rsidR="00E60D7D" w:rsidDel="00A85D08">
        <w:rPr>
          <w:rFonts w:cs="Arial"/>
          <w:sz w:val="16"/>
        </w:rPr>
        <w:delText>5</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1E75873D"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3877" w:author="jonathan pritchard" w:date="2026-03-11T10:44:00Z" w16du:dateUtc="2026-03-11T10:44:00Z">
      <w:r w:rsidR="00360D3E" w:rsidDel="00A85D08">
        <w:rPr>
          <w:rFonts w:cs="Arial"/>
          <w:sz w:val="16"/>
        </w:rPr>
        <w:delText xml:space="preserve">January </w:delText>
      </w:r>
    </w:del>
    <w:ins w:id="3878" w:author="jonathan pritchard" w:date="2026-03-11T10:44:00Z" w16du:dateUtc="2026-03-11T10:44:00Z">
      <w:r w:rsidR="00A85D08">
        <w:rPr>
          <w:rFonts w:cs="Arial"/>
          <w:sz w:val="16"/>
        </w:rPr>
        <w:t xml:space="preserve">March </w:t>
      </w:r>
    </w:ins>
    <w:r w:rsidR="00360D3E">
      <w:rPr>
        <w:rFonts w:cs="Arial"/>
        <w:sz w:val="16"/>
      </w:rPr>
      <w:t>2026</w:t>
    </w:r>
    <w:r w:rsidRPr="00A527F0">
      <w:rPr>
        <w:rFonts w:cs="Arial"/>
        <w:sz w:val="16"/>
      </w:rPr>
      <w:tab/>
      <w:t xml:space="preserve">Edition </w:t>
    </w:r>
    <w:ins w:id="3879" w:author="jonathan pritchard" w:date="2026-04-04T11:17:00Z" w16du:dateUtc="2026-04-04T10:17:00Z">
      <w:r w:rsidR="004F4B90">
        <w:rPr>
          <w:rFonts w:cs="Arial"/>
          <w:sz w:val="16"/>
        </w:rPr>
        <w:t>3.0.0</w:t>
      </w:r>
    </w:ins>
    <w:del w:id="3880" w:author="jonathan pritchard" w:date="2026-04-04T11:17:00Z" w16du:dateUtc="2026-04-04T10:17:00Z">
      <w:r w:rsidR="00A51D8A" w:rsidDel="004F4B90">
        <w:rPr>
          <w:rFonts w:cs="Arial"/>
          <w:sz w:val="16"/>
        </w:rPr>
        <w:delText>2.</w:delText>
      </w:r>
    </w:del>
    <w:del w:id="3881" w:author="jonathan pritchard" w:date="2026-03-11T10:44:00Z" w16du:dateUtc="2026-03-11T10:44:00Z">
      <w:r w:rsidR="00360D3E" w:rsidDel="00A85D08">
        <w:rPr>
          <w:rFonts w:cs="Arial"/>
          <w:sz w:val="16"/>
        </w:rPr>
        <w:delText>5</w:delText>
      </w:r>
    </w:del>
    <w:del w:id="3882" w:author="jonathan pritchard" w:date="2026-04-04T11:17:00Z" w16du:dateUtc="2026-04-04T10:17:00Z">
      <w:r w:rsidR="00360D3E" w:rsidDel="004F4B90">
        <w:rPr>
          <w:rFonts w:cs="Arial"/>
          <w:sz w:val="16"/>
        </w:rPr>
        <w:delText>.</w:delText>
      </w:r>
    </w:del>
    <w:del w:id="3883" w:author="jonathan pritchard" w:date="2026-03-11T10:44:00Z" w16du:dateUtc="2026-03-11T10:44:00Z">
      <w:r w:rsidR="00E60D7D" w:rsidDel="00A85D08">
        <w:rPr>
          <w:rFonts w:cs="Arial"/>
          <w:sz w:val="16"/>
        </w:rPr>
        <w:delText>5</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4885" w:name="note"/>
    <w:bookmarkEnd w:id="4885"/>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25696" w14:textId="77777777" w:rsidR="002D0101" w:rsidRPr="00A527F0" w:rsidRDefault="002D0101" w:rsidP="006B114A">
      <w:pPr>
        <w:spacing w:after="0"/>
      </w:pPr>
      <w:r w:rsidRPr="00A527F0">
        <w:separator/>
      </w:r>
    </w:p>
    <w:p w14:paraId="72F097CD" w14:textId="77777777" w:rsidR="002D0101" w:rsidRPr="00A527F0" w:rsidRDefault="002D0101"/>
  </w:footnote>
  <w:footnote w:type="continuationSeparator" w:id="0">
    <w:p w14:paraId="7AF8A0E3" w14:textId="77777777" w:rsidR="002D0101" w:rsidRPr="00A527F0" w:rsidRDefault="002D0101" w:rsidP="006B114A">
      <w:pPr>
        <w:spacing w:after="0"/>
      </w:pPr>
      <w:r w:rsidRPr="00A527F0">
        <w:continuationSeparator/>
      </w:r>
    </w:p>
    <w:p w14:paraId="2F412C16" w14:textId="77777777" w:rsidR="002D0101" w:rsidRPr="00A527F0" w:rsidRDefault="002D0101"/>
  </w:footnote>
  <w:footnote w:type="continuationNotice" w:id="1">
    <w:p w14:paraId="5FE2490D" w14:textId="77777777" w:rsidR="002D0101" w:rsidRDefault="002D0101">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ins w:id="3895" w:author="jon pritchard" w:date="2026-03-07T12:05:00Z" w16du:dateUtc="2026-03-06T23:05:00Z">
        <w:r w:rsidR="007435CC">
          <w:t xml:space="preserve">For </w:t>
        </w:r>
      </w:ins>
      <w:r w:rsidRPr="00A527F0">
        <w:t>colour token DEPWL, xyL values are: DAY x= 0.15, y=0.15, L=30.0; DUSK x=0.15, y=0.15, L=7.5; NIGHT x=0.15, y=0.15, L=1.2</w:t>
      </w:r>
    </w:p>
  </w:footnote>
  <w:footnote w:id="5">
    <w:p w14:paraId="0BB37F6E" w14:textId="77777777" w:rsidR="00B17136" w:rsidRPr="00530F27" w:rsidRDefault="00B17136" w:rsidP="00B17136">
      <w:pPr>
        <w:pStyle w:val="FootnoteText"/>
        <w:rPr>
          <w:ins w:id="3960" w:author="jon pritchard" w:date="2026-03-18T07:07:00Z" w16du:dateUtc="2026-03-18T06:07:00Z"/>
          <w:lang w:val="en-US"/>
        </w:rPr>
      </w:pPr>
      <w:ins w:id="3961" w:author="jon pritchard" w:date="2026-03-18T07:07:00Z" w16du:dateUtc="2026-03-18T06:07:00Z">
        <w:r>
          <w:rPr>
            <w:rStyle w:val="FootnoteReference"/>
          </w:rPr>
          <w:footnoteRef/>
        </w:r>
        <w:r>
          <w:t xml:space="preserve"> </w:t>
        </w:r>
        <w:r>
          <w:rPr>
            <w:lang w:val="en-US"/>
          </w:rPr>
          <w:t>In the case of a difference in resolution the maximum overlap is the size of the larger of the overlapping grid cell.</w:t>
        </w:r>
      </w:ins>
    </w:p>
  </w:footnote>
  <w:footnote w:id="6">
    <w:p w14:paraId="7F12B3F0" w14:textId="0A1CD9A0" w:rsidR="00797EE6" w:rsidRDefault="00797EE6">
      <w:pPr>
        <w:pStyle w:val="FootnoteText"/>
      </w:pPr>
      <w:ins w:id="4057" w:author="jonathan pritchard" w:date="2026-03-10T09:43:00Z" w16du:dateUtc="2026-03-10T09:43:00Z">
        <w:r>
          <w:rPr>
            <w:rStyle w:val="FootnoteReference"/>
          </w:rPr>
          <w:footnoteRef/>
        </w:r>
        <w:r>
          <w:t xml:space="preserve"> Although depths are always measured positive down in S-102 it is </w:t>
        </w:r>
      </w:ins>
      <w:ins w:id="4058" w:author="jon pritchard" w:date="2026-03-20T09:45:00Z" w16du:dateUtc="2026-03-20T08:45:00Z">
        <w:r w:rsidR="008143C5">
          <w:t xml:space="preserve">also </w:t>
        </w:r>
      </w:ins>
      <w:ins w:id="4059" w:author="jonathan pritchard" w:date="2026-03-10T09:43:00Z" w16du:dateUtc="2026-03-10T09:43:00Z">
        <w:r>
          <w:t xml:space="preserve">possible for S-104 to be encoded </w:t>
        </w:r>
      </w:ins>
      <w:ins w:id="4060" w:author="jonathan pritchard" w:date="2026-03-10T09:46:00Z" w16du:dateUtc="2026-03-10T09:46:00Z">
        <w:r>
          <w:t xml:space="preserve">either positive up </w:t>
        </w:r>
      </w:ins>
      <w:ins w:id="4061" w:author="jonathan pritchard" w:date="2026-03-10T09:47:00Z" w16du:dateUtc="2026-03-10T09:47:00Z">
        <w:r>
          <w:t>or positive down</w:t>
        </w:r>
      </w:ins>
      <w:ins w:id="4062" w:author="jonathan pritchard" w:date="2026-03-10T09:43:00Z" w16du:dateUtc="2026-03-10T09:43:00Z">
        <w:r>
          <w:t>.</w:t>
        </w:r>
      </w:ins>
      <w:ins w:id="4063" w:author="jonathan pritchard" w:date="2026-03-10T09:47:00Z" w16du:dateUtc="2026-03-10T09:47:00Z">
        <w:r>
          <w:t xml:space="preserve"> </w:t>
        </w:r>
      </w:ins>
      <w:ins w:id="4064" w:author="jonathan pritchard" w:date="2026-03-10T09:43:00Z" w16du:dateUtc="2026-03-10T09:43:00Z">
        <w:r>
          <w:t xml:space="preserve">S-104 contains the attribute </w:t>
        </w:r>
      </w:ins>
      <w:ins w:id="4065" w:author="jonathan pritchard" w:date="2026-03-10T09:44:00Z" w16du:dateUtc="2026-03-10T09:44:00Z">
        <w:r>
          <w:t>verticalCS which determines whether water level is encoded positive up</w:t>
        </w:r>
      </w:ins>
      <w:ins w:id="4066" w:author="jonathan pritchard" w:date="2026-03-10T09:45:00Z" w16du:dateUtc="2026-03-10T09:45:00Z">
        <w:r>
          <w:t xml:space="preserve"> (6498)</w:t>
        </w:r>
      </w:ins>
      <w:ins w:id="4067" w:author="jonathan pritchard" w:date="2026-03-10T09:44:00Z" w16du:dateUtc="2026-03-10T09:44:00Z">
        <w:r>
          <w:t xml:space="preserve"> or positive down</w:t>
        </w:r>
      </w:ins>
      <w:ins w:id="4068" w:author="jonathan pritchard" w:date="2026-03-10T09:45:00Z" w16du:dateUtc="2026-03-10T09:45:00Z">
        <w:r>
          <w:t xml:space="preserve"> (6499)</w:t>
        </w:r>
      </w:ins>
      <w:ins w:id="4069" w:author="jonathan pritchard" w:date="2026-03-10T09:44:00Z" w16du:dateUtc="2026-03-10T09:44:00Z">
        <w:r>
          <w:t xml:space="preserve">. In the example the water level height of 0.32 m would need to be multiplied by -1 </w:t>
        </w:r>
      </w:ins>
      <w:ins w:id="4070" w:author="jonathan pritchard" w:date="2026-03-10T09:47:00Z" w16du:dateUtc="2026-03-10T09:47:00Z">
        <w:r>
          <w:t>if</w:t>
        </w:r>
      </w:ins>
      <w:ins w:id="4071" w:author="jonathan pritchard" w:date="2026-03-10T09:44:00Z" w16du:dateUtc="2026-03-10T09:44:00Z">
        <w:r>
          <w:t xml:space="preserve"> the S-104 </w:t>
        </w:r>
      </w:ins>
      <w:ins w:id="4072" w:author="jonathan pritchard" w:date="2026-03-10T09:45:00Z" w16du:dateUtc="2026-03-10T09:45:00Z">
        <w:r>
          <w:t>v</w:t>
        </w:r>
      </w:ins>
      <w:ins w:id="4073" w:author="jonathan pritchard" w:date="2026-03-10T09:44:00Z" w16du:dateUtc="2026-03-10T09:44:00Z">
        <w:r>
          <w:t xml:space="preserve">erticalCS is </w:t>
        </w:r>
      </w:ins>
      <w:ins w:id="4074" w:author="jonathan pritchard" w:date="2026-03-10T09:45:00Z" w16du:dateUtc="2026-03-10T09:45:00Z">
        <w:r>
          <w:t>6499</w:t>
        </w:r>
      </w:ins>
    </w:p>
  </w:footnote>
  <w:footnote w:id="7">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9">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10">
    <w:p w14:paraId="4B8A2B4F" w14:textId="609170A3" w:rsidR="008769AE" w:rsidRDefault="008769AE" w:rsidP="008769AE">
      <w:pPr>
        <w:pStyle w:val="FootnoteText"/>
        <w:rPr>
          <w:ins w:id="4313" w:author="jonathan pritchard" w:date="2026-04-02T15:07:00Z" w16du:dateUtc="2026-04-02T14:07:00Z"/>
        </w:rPr>
      </w:pPr>
      <w:ins w:id="4314" w:author="jonathan pritchard" w:date="2026-04-02T15:07:00Z" w16du:dateUtc="2026-04-02T14:07:00Z">
        <w:r>
          <w:rPr>
            <w:rStyle w:val="FootnoteReference"/>
          </w:rPr>
          <w:footnoteRef/>
        </w:r>
        <w:r>
          <w:t xml:space="preserve"> </w:t>
        </w:r>
        <w:r w:rsidRPr="00281806">
          <w:t xml:space="preserve">See also the footnote to </w:t>
        </w:r>
        <w:r w:rsidRPr="00281806">
          <w:rPr>
            <w:szCs w:val="18"/>
          </w:rPr>
          <w:fldChar w:fldCharType="begin"/>
        </w:r>
        <w:r w:rsidRPr="00281806">
          <w:rPr>
            <w:szCs w:val="18"/>
          </w:rPr>
          <w:instrText xml:space="preserve"> REF _Ref225504832 \h  \* MERGEFORMAT </w:instrText>
        </w:r>
      </w:ins>
      <w:r w:rsidRPr="00281806">
        <w:rPr>
          <w:szCs w:val="18"/>
        </w:rPr>
      </w:r>
      <w:ins w:id="4315" w:author="jonathan pritchard" w:date="2026-04-02T15:07:00Z" w16du:dateUtc="2026-04-02T14:07:00Z">
        <w:r w:rsidRPr="00281806">
          <w:rPr>
            <w:szCs w:val="18"/>
          </w:rPr>
          <w:fldChar w:fldCharType="separate"/>
        </w:r>
        <w:r w:rsidRPr="00281806">
          <w:rPr>
            <w:szCs w:val="18"/>
          </w:rPr>
          <w:t xml:space="preserve">Table </w:t>
        </w:r>
        <w:r w:rsidRPr="00281806">
          <w:rPr>
            <w:noProof/>
            <w:szCs w:val="18"/>
          </w:rPr>
          <w:t>10</w:t>
        </w:r>
        <w:r w:rsidRPr="00281806">
          <w:rPr>
            <w:szCs w:val="18"/>
          </w:rPr>
          <w:t>: Example Values - Water Level Adjustment</w:t>
        </w:r>
        <w:r w:rsidRPr="00281806">
          <w:rPr>
            <w:szCs w:val="18"/>
          </w:rPr>
          <w:fldChar w:fldCharType="end"/>
        </w:r>
        <w:r w:rsidRPr="00281806">
          <w:t xml:space="preserve"> regarding positive and negative values for S-104 data</w:t>
        </w:r>
        <w:r>
          <w:t xml:space="preserve">. This section is written with the assumption that S-104 values are positive depths, therefore the maximum of values should be used in order to produce the safest values. This should be modified if S-104 has negative (i.e. depth up) values to ensure the safest values are produced in all cases. </w:t>
        </w:r>
      </w:ins>
    </w:p>
  </w:footnote>
  <w:footnote w:id="11">
    <w:p w14:paraId="7F96FCB8" w14:textId="3F372D83" w:rsidR="00D65ED9" w:rsidDel="008769AE" w:rsidRDefault="00D65ED9" w:rsidP="00D65ED9">
      <w:pPr>
        <w:pStyle w:val="FootnoteText"/>
        <w:rPr>
          <w:del w:id="4395" w:author="jonathan pritchard" w:date="2026-04-02T15:06:00Z" w16du:dateUtc="2026-04-02T14:06:00Z"/>
        </w:rPr>
      </w:pPr>
      <w:del w:id="4396" w:author="jonathan pritchard" w:date="2026-04-02T15:06:00Z" w16du:dateUtc="2026-04-02T14:06:00Z">
        <w:r w:rsidDel="008769AE">
          <w:rPr>
            <w:rStyle w:val="FootnoteReference"/>
          </w:rPr>
          <w:footnoteRef/>
        </w:r>
        <w:r w:rsidDel="008769AE">
          <w:delText xml:space="preserve"> In the initial versions of the S-101 product specification this adjustment is not possible as ENC only contains safety-biased vertical measurements referenced against high water datums. In later revisions of the S-101 product specification this may be changed.</w:delText>
        </w:r>
      </w:del>
    </w:p>
  </w:footnote>
  <w:footnote w:id="12">
    <w:p w14:paraId="0E660BAF" w14:textId="2CC9CC8F"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w:t>
      </w:r>
      <w:del w:id="4850" w:author="jon pritchard" w:date="2026-03-08T00:21:00Z" w16du:dateUtc="2026-03-08T08:21:00Z">
        <w:r w:rsidDel="00E934DF">
          <w:delText>section</w:delText>
        </w:r>
      </w:del>
      <w:del w:id="4851" w:author="jon pritchard" w:date="2026-03-07T20:58:00Z" w16du:dateUtc="2026-03-07T07:58:00Z">
        <w:r w:rsidDel="00D701DC">
          <w:delText xml:space="preserve"> </w:delText>
        </w:r>
        <w:r w:rsidR="00624B58" w:rsidDel="00D701DC">
          <w:rPr>
            <w:highlight w:val="yellow"/>
          </w:rPr>
          <w:fldChar w:fldCharType="begin"/>
        </w:r>
        <w:r w:rsidR="00624B58" w:rsidDel="00D701DC">
          <w:delInstrText xml:space="preserve"> REF _Ref188968037 \r \h </w:delInstrText>
        </w:r>
        <w:r w:rsidR="00624B58" w:rsidDel="00D701DC">
          <w:rPr>
            <w:highlight w:val="yellow"/>
          </w:rPr>
        </w:r>
        <w:r w:rsidR="00624B58" w:rsidDel="00D701DC">
          <w:rPr>
            <w:highlight w:val="yellow"/>
          </w:rPr>
          <w:fldChar w:fldCharType="separate"/>
        </w:r>
        <w:r w:rsidR="00624B58" w:rsidDel="00D701DC">
          <w:delText>12.3</w:delText>
        </w:r>
        <w:r w:rsidR="00624B58" w:rsidDel="00D701DC">
          <w:rPr>
            <w:highlight w:val="yellow"/>
          </w:rPr>
          <w:fldChar w:fldCharType="end"/>
        </w:r>
      </w:del>
      <w:ins w:id="4852" w:author="jon pritchard" w:date="2026-03-08T00:21:00Z" w16du:dateUtc="2026-03-08T08:21:00Z">
        <w:r w:rsidR="00E934DF">
          <w:t>clause</w:t>
        </w:r>
      </w:ins>
      <w:ins w:id="4853" w:author="jon pritchard" w:date="2026-03-07T20:58:00Z" w16du:dateUtc="2026-03-07T07:58:00Z">
        <w:r w:rsidR="00D701DC">
          <w:t xml:space="preserve"> </w:t>
        </w:r>
        <w:r w:rsidR="00D701DC">
          <w:rPr>
            <w:highlight w:val="yellow"/>
          </w:rPr>
          <w:fldChar w:fldCharType="begin"/>
        </w:r>
        <w:r w:rsidR="00D701DC">
          <w:instrText xml:space="preserve"> REF _Ref223809525 \r \h </w:instrText>
        </w:r>
      </w:ins>
      <w:r w:rsidR="00D701DC">
        <w:rPr>
          <w:highlight w:val="yellow"/>
        </w:rPr>
      </w:r>
      <w:r w:rsidR="00D701DC">
        <w:rPr>
          <w:highlight w:val="yellow"/>
        </w:rPr>
        <w:fldChar w:fldCharType="separate"/>
      </w:r>
      <w:ins w:id="4854" w:author="jon pritchard" w:date="2026-03-07T20:58:00Z" w16du:dateUtc="2026-03-07T07:58:00Z">
        <w:r w:rsidR="00D701DC">
          <w:t>11.3.2</w:t>
        </w:r>
        <w:r w:rsidR="00D701DC">
          <w:rPr>
            <w:highlight w:val="yellow"/>
          </w:rPr>
          <w:fldChar w:fldCharType="end"/>
        </w:r>
      </w:ins>
    </w:p>
  </w:footnote>
  <w:footnote w:id="13">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BF2740"/>
    <w:multiLevelType w:val="multilevel"/>
    <w:tmpl w:val="702486AC"/>
    <w:numStyleLink w:val="AppD"/>
  </w:abstractNum>
  <w:abstractNum w:abstractNumId="76"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2"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4"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289528B2"/>
    <w:multiLevelType w:val="multilevel"/>
    <w:tmpl w:val="E5FEDA24"/>
    <w:numStyleLink w:val="AppF"/>
  </w:abstractNum>
  <w:abstractNum w:abstractNumId="86"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8"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1"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2"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9"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4"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7"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1"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4"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B5727C0"/>
    <w:multiLevelType w:val="multilevel"/>
    <w:tmpl w:val="702486AC"/>
    <w:numStyleLink w:val="AppD"/>
  </w:abstractNum>
  <w:abstractNum w:abstractNumId="117"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9" w15:restartNumberingAfterBreak="0">
    <w:nsid w:val="3C2C22CA"/>
    <w:multiLevelType w:val="multilevel"/>
    <w:tmpl w:val="F6F0DC72"/>
    <w:numStyleLink w:val="AppG"/>
  </w:abstractNum>
  <w:abstractNum w:abstractNumId="120" w15:restartNumberingAfterBreak="0">
    <w:nsid w:val="3CD02DF3"/>
    <w:multiLevelType w:val="multilevel"/>
    <w:tmpl w:val="702486AC"/>
    <w:numStyleLink w:val="AppD"/>
  </w:abstractNum>
  <w:abstractNum w:abstractNumId="121"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5"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6"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0983B4B"/>
    <w:multiLevelType w:val="multilevel"/>
    <w:tmpl w:val="04BCDCAE"/>
    <w:numStyleLink w:val="AppE"/>
  </w:abstractNum>
  <w:abstractNum w:abstractNumId="128"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1"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4FC392E"/>
    <w:multiLevelType w:val="multilevel"/>
    <w:tmpl w:val="702486AC"/>
    <w:numStyleLink w:val="AppD"/>
  </w:abstractNum>
  <w:abstractNum w:abstractNumId="135"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6626DA9"/>
    <w:multiLevelType w:val="multilevel"/>
    <w:tmpl w:val="702486AC"/>
    <w:numStyleLink w:val="AppD"/>
  </w:abstractNum>
  <w:abstractNum w:abstractNumId="139"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7170544"/>
    <w:multiLevelType w:val="multilevel"/>
    <w:tmpl w:val="702486AC"/>
    <w:numStyleLink w:val="AppD"/>
  </w:abstractNum>
  <w:abstractNum w:abstractNumId="142"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7"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8" w15:restartNumberingAfterBreak="0">
    <w:nsid w:val="4A8217EB"/>
    <w:multiLevelType w:val="multilevel"/>
    <w:tmpl w:val="702486AC"/>
    <w:numStyleLink w:val="AppD"/>
  </w:abstractNum>
  <w:abstractNum w:abstractNumId="149"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2"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3"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7"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03F39B2"/>
    <w:multiLevelType w:val="multilevel"/>
    <w:tmpl w:val="E5FEDA24"/>
    <w:numStyleLink w:val="AppF"/>
  </w:abstractNum>
  <w:abstractNum w:abstractNumId="161"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5"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9"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70"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0"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3934B46"/>
    <w:multiLevelType w:val="multilevel"/>
    <w:tmpl w:val="702486AC"/>
    <w:numStyleLink w:val="AppD"/>
  </w:abstractNum>
  <w:abstractNum w:abstractNumId="197"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816623"/>
    <w:multiLevelType w:val="multilevel"/>
    <w:tmpl w:val="04BCDCAE"/>
    <w:numStyleLink w:val="AppE"/>
  </w:abstractNum>
  <w:abstractNum w:abstractNumId="199"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7126C62"/>
    <w:multiLevelType w:val="multilevel"/>
    <w:tmpl w:val="42FE5B24"/>
    <w:numStyleLink w:val="AnnexHeadings"/>
  </w:abstractNum>
  <w:abstractNum w:abstractNumId="202"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4"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5"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11"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2"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6"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8"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9"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20"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2631D04"/>
    <w:multiLevelType w:val="multilevel"/>
    <w:tmpl w:val="04BCDCAE"/>
    <w:numStyleLink w:val="AppE"/>
  </w:abstractNum>
  <w:abstractNum w:abstractNumId="22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4"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6" w15:restartNumberingAfterBreak="0">
    <w:nsid w:val="73525912"/>
    <w:multiLevelType w:val="multilevel"/>
    <w:tmpl w:val="940C3C6C"/>
    <w:numStyleLink w:val="AppC"/>
  </w:abstractNum>
  <w:abstractNum w:abstractNumId="227"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3F25920"/>
    <w:multiLevelType w:val="multilevel"/>
    <w:tmpl w:val="702486AC"/>
    <w:numStyleLink w:val="AppD"/>
  </w:abstractNum>
  <w:abstractNum w:abstractNumId="229"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6445D2A"/>
    <w:multiLevelType w:val="multilevel"/>
    <w:tmpl w:val="22FA2068"/>
    <w:numStyleLink w:val="AppA"/>
  </w:abstractNum>
  <w:abstractNum w:abstractNumId="232"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71C2C5E"/>
    <w:multiLevelType w:val="multilevel"/>
    <w:tmpl w:val="04BCDCAE"/>
    <w:numStyleLink w:val="AppE"/>
  </w:abstractNum>
  <w:abstractNum w:abstractNumId="235"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7"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9"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40"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41" w15:restartNumberingAfterBreak="0">
    <w:nsid w:val="787613E0"/>
    <w:multiLevelType w:val="multilevel"/>
    <w:tmpl w:val="04BCDCAE"/>
    <w:numStyleLink w:val="AppE"/>
  </w:abstractNum>
  <w:abstractNum w:abstractNumId="242" w15:restartNumberingAfterBreak="0">
    <w:nsid w:val="78D14040"/>
    <w:multiLevelType w:val="multilevel"/>
    <w:tmpl w:val="04BCDCAE"/>
    <w:numStyleLink w:val="AppE"/>
  </w:abstractNum>
  <w:abstractNum w:abstractNumId="243"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4"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DA62A27"/>
    <w:multiLevelType w:val="multilevel"/>
    <w:tmpl w:val="04BCDCAE"/>
    <w:numStyleLink w:val="AppE"/>
  </w:abstractNum>
  <w:abstractNum w:abstractNumId="246"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7"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6"/>
  </w:num>
  <w:num w:numId="7" w16cid:durableId="520437362">
    <w:abstractNumId w:val="4"/>
  </w:num>
  <w:num w:numId="8" w16cid:durableId="224798262">
    <w:abstractNumId w:val="113"/>
  </w:num>
  <w:num w:numId="9" w16cid:durableId="1220020221">
    <w:abstractNumId w:val="8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8"/>
  </w:num>
  <w:num w:numId="11" w16cid:durableId="1538661874">
    <w:abstractNumId w:val="230"/>
  </w:num>
  <w:num w:numId="12" w16cid:durableId="1366056996">
    <w:abstractNumId w:val="115"/>
  </w:num>
  <w:num w:numId="13" w16cid:durableId="934938797">
    <w:abstractNumId w:val="244"/>
  </w:num>
  <w:num w:numId="14" w16cid:durableId="1152716467">
    <w:abstractNumId w:val="5"/>
  </w:num>
  <w:num w:numId="15" w16cid:durableId="825323552">
    <w:abstractNumId w:val="157"/>
  </w:num>
  <w:num w:numId="16" w16cid:durableId="1365056534">
    <w:abstractNumId w:val="99"/>
  </w:num>
  <w:num w:numId="17" w16cid:durableId="1229415262">
    <w:abstractNumId w:val="179"/>
  </w:num>
  <w:num w:numId="18" w16cid:durableId="602953057">
    <w:abstractNumId w:val="132"/>
  </w:num>
  <w:num w:numId="19" w16cid:durableId="1456021189">
    <w:abstractNumId w:val="182"/>
  </w:num>
  <w:num w:numId="20" w16cid:durableId="657074034">
    <w:abstractNumId w:val="26"/>
  </w:num>
  <w:num w:numId="21" w16cid:durableId="1747340357">
    <w:abstractNumId w:val="176"/>
  </w:num>
  <w:num w:numId="22" w16cid:durableId="1880237404">
    <w:abstractNumId w:val="62"/>
  </w:num>
  <w:num w:numId="23" w16cid:durableId="395519696">
    <w:abstractNumId w:val="32"/>
  </w:num>
  <w:num w:numId="24" w16cid:durableId="315649694">
    <w:abstractNumId w:val="108"/>
  </w:num>
  <w:num w:numId="25" w16cid:durableId="1678388144">
    <w:abstractNumId w:val="43"/>
  </w:num>
  <w:num w:numId="26" w16cid:durableId="425270687">
    <w:abstractNumId w:val="29"/>
  </w:num>
  <w:num w:numId="27" w16cid:durableId="57022568">
    <w:abstractNumId w:val="68"/>
  </w:num>
  <w:num w:numId="28" w16cid:durableId="1365593703">
    <w:abstractNumId w:val="191"/>
  </w:num>
  <w:num w:numId="29" w16cid:durableId="272830641">
    <w:abstractNumId w:val="95"/>
  </w:num>
  <w:num w:numId="30" w16cid:durableId="2041735839">
    <w:abstractNumId w:val="150"/>
  </w:num>
  <w:num w:numId="31" w16cid:durableId="1208181221">
    <w:abstractNumId w:val="96"/>
  </w:num>
  <w:num w:numId="32" w16cid:durableId="1865439396">
    <w:abstractNumId w:val="187"/>
  </w:num>
  <w:num w:numId="33" w16cid:durableId="479427342">
    <w:abstractNumId w:val="180"/>
  </w:num>
  <w:num w:numId="34" w16cid:durableId="1198079038">
    <w:abstractNumId w:val="161"/>
  </w:num>
  <w:num w:numId="35" w16cid:durableId="1648513988">
    <w:abstractNumId w:val="192"/>
  </w:num>
  <w:num w:numId="36" w16cid:durableId="681395225">
    <w:abstractNumId w:val="214"/>
  </w:num>
  <w:num w:numId="37" w16cid:durableId="542406099">
    <w:abstractNumId w:val="194"/>
  </w:num>
  <w:num w:numId="38" w16cid:durableId="788353502">
    <w:abstractNumId w:val="205"/>
  </w:num>
  <w:num w:numId="39" w16cid:durableId="1403211629">
    <w:abstractNumId w:val="86"/>
  </w:num>
  <w:num w:numId="40" w16cid:durableId="1933275798">
    <w:abstractNumId w:val="25"/>
  </w:num>
  <w:num w:numId="41" w16cid:durableId="2145198098">
    <w:abstractNumId w:val="71"/>
  </w:num>
  <w:num w:numId="42" w16cid:durableId="885096402">
    <w:abstractNumId w:val="153"/>
  </w:num>
  <w:num w:numId="43" w16cid:durableId="2081514262">
    <w:abstractNumId w:val="79"/>
  </w:num>
  <w:num w:numId="44" w16cid:durableId="1667590414">
    <w:abstractNumId w:val="6"/>
  </w:num>
  <w:num w:numId="45" w16cid:durableId="482047812">
    <w:abstractNumId w:val="137"/>
  </w:num>
  <w:num w:numId="46" w16cid:durableId="1147546858">
    <w:abstractNumId w:val="181"/>
  </w:num>
  <w:num w:numId="47" w16cid:durableId="1277758648">
    <w:abstractNumId w:val="200"/>
  </w:num>
  <w:num w:numId="48" w16cid:durableId="911505430">
    <w:abstractNumId w:val="131"/>
  </w:num>
  <w:num w:numId="49" w16cid:durableId="1743286102">
    <w:abstractNumId w:val="12"/>
  </w:num>
  <w:num w:numId="50" w16cid:durableId="81689452">
    <w:abstractNumId w:val="66"/>
  </w:num>
  <w:num w:numId="51" w16cid:durableId="1522090863">
    <w:abstractNumId w:val="54"/>
  </w:num>
  <w:num w:numId="52" w16cid:durableId="455148923">
    <w:abstractNumId w:val="92"/>
  </w:num>
  <w:num w:numId="53" w16cid:durableId="190073881">
    <w:abstractNumId w:val="121"/>
  </w:num>
  <w:num w:numId="54" w16cid:durableId="1835803932">
    <w:abstractNumId w:val="207"/>
  </w:num>
  <w:num w:numId="55" w16cid:durableId="665087180">
    <w:abstractNumId w:val="229"/>
  </w:num>
  <w:num w:numId="56" w16cid:durableId="1601529935">
    <w:abstractNumId w:val="212"/>
  </w:num>
  <w:num w:numId="57" w16cid:durableId="1893223561">
    <w:abstractNumId w:val="170"/>
  </w:num>
  <w:num w:numId="58" w16cid:durableId="884679831">
    <w:abstractNumId w:val="172"/>
  </w:num>
  <w:num w:numId="59" w16cid:durableId="1215968707">
    <w:abstractNumId w:val="208"/>
  </w:num>
  <w:num w:numId="60" w16cid:durableId="1669167867">
    <w:abstractNumId w:val="144"/>
  </w:num>
  <w:num w:numId="61" w16cid:durableId="1401245961">
    <w:abstractNumId w:val="59"/>
  </w:num>
  <w:num w:numId="62" w16cid:durableId="130707343">
    <w:abstractNumId w:val="197"/>
  </w:num>
  <w:num w:numId="63" w16cid:durableId="2040466205">
    <w:abstractNumId w:val="206"/>
  </w:num>
  <w:num w:numId="64" w16cid:durableId="1139231029">
    <w:abstractNumId w:val="175"/>
  </w:num>
  <w:num w:numId="65" w16cid:durableId="2120636323">
    <w:abstractNumId w:val="129"/>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4"/>
  </w:num>
  <w:num w:numId="70" w16cid:durableId="1551728611">
    <w:abstractNumId w:val="104"/>
  </w:num>
  <w:num w:numId="71" w16cid:durableId="1828789613">
    <w:abstractNumId w:val="107"/>
  </w:num>
  <w:num w:numId="72" w16cid:durableId="186219696">
    <w:abstractNumId w:val="35"/>
  </w:num>
  <w:num w:numId="73" w16cid:durableId="564797464">
    <w:abstractNumId w:val="216"/>
  </w:num>
  <w:num w:numId="74" w16cid:durableId="456336870">
    <w:abstractNumId w:val="111"/>
  </w:num>
  <w:num w:numId="75" w16cid:durableId="1110736404">
    <w:abstractNumId w:val="195"/>
  </w:num>
  <w:num w:numId="76" w16cid:durableId="1601067080">
    <w:abstractNumId w:val="243"/>
  </w:num>
  <w:num w:numId="77" w16cid:durableId="895627992">
    <w:abstractNumId w:val="126"/>
  </w:num>
  <w:num w:numId="78" w16cid:durableId="1791895866">
    <w:abstractNumId w:val="112"/>
  </w:num>
  <w:num w:numId="79" w16cid:durableId="2020740785">
    <w:abstractNumId w:val="70"/>
  </w:num>
  <w:num w:numId="80" w16cid:durableId="212274501">
    <w:abstractNumId w:val="136"/>
  </w:num>
  <w:num w:numId="81" w16cid:durableId="1953394339">
    <w:abstractNumId w:val="217"/>
  </w:num>
  <w:num w:numId="82" w16cid:durableId="1177884358">
    <w:abstractNumId w:val="93"/>
  </w:num>
  <w:num w:numId="83" w16cid:durableId="968320945">
    <w:abstractNumId w:val="167"/>
  </w:num>
  <w:num w:numId="84" w16cid:durableId="1589540613">
    <w:abstractNumId w:val="202"/>
  </w:num>
  <w:num w:numId="85" w16cid:durableId="1339579398">
    <w:abstractNumId w:val="183"/>
  </w:num>
  <w:num w:numId="86" w16cid:durableId="1234852156">
    <w:abstractNumId w:val="139"/>
  </w:num>
  <w:num w:numId="87" w16cid:durableId="2039427198">
    <w:abstractNumId w:val="84"/>
  </w:num>
  <w:num w:numId="88" w16cid:durableId="1285115057">
    <w:abstractNumId w:val="166"/>
  </w:num>
  <w:num w:numId="89" w16cid:durableId="2115326439">
    <w:abstractNumId w:val="143"/>
  </w:num>
  <w:num w:numId="90" w16cid:durableId="1010915573">
    <w:abstractNumId w:val="154"/>
  </w:num>
  <w:num w:numId="91" w16cid:durableId="1564027605">
    <w:abstractNumId w:val="38"/>
  </w:num>
  <w:num w:numId="92" w16cid:durableId="470439567">
    <w:abstractNumId w:val="247"/>
  </w:num>
  <w:num w:numId="93" w16cid:durableId="1198395811">
    <w:abstractNumId w:val="237"/>
  </w:num>
  <w:num w:numId="94" w16cid:durableId="1110275684">
    <w:abstractNumId w:val="73"/>
  </w:num>
  <w:num w:numId="95" w16cid:durableId="419908145">
    <w:abstractNumId w:val="21"/>
  </w:num>
  <w:num w:numId="96" w16cid:durableId="1105148574">
    <w:abstractNumId w:val="9"/>
  </w:num>
  <w:num w:numId="97" w16cid:durableId="831335758">
    <w:abstractNumId w:val="165"/>
  </w:num>
  <w:num w:numId="98" w16cid:durableId="1918709030">
    <w:abstractNumId w:val="201"/>
  </w:num>
  <w:num w:numId="99" w16cid:durableId="1078593336">
    <w:abstractNumId w:val="47"/>
  </w:num>
  <w:num w:numId="100" w16cid:durableId="576207716">
    <w:abstractNumId w:val="90"/>
  </w:num>
  <w:num w:numId="101" w16cid:durableId="1322809917">
    <w:abstractNumId w:val="147"/>
  </w:num>
  <w:num w:numId="102" w16cid:durableId="1884554199">
    <w:abstractNumId w:val="147"/>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201"/>
  </w:num>
  <w:num w:numId="106" w16cid:durableId="1051802856">
    <w:abstractNumId w:val="155"/>
  </w:num>
  <w:num w:numId="107" w16cid:durableId="666128713">
    <w:abstractNumId w:val="48"/>
  </w:num>
  <w:num w:numId="108" w16cid:durableId="1466967227">
    <w:abstractNumId w:val="28"/>
  </w:num>
  <w:num w:numId="109" w16cid:durableId="2105615323">
    <w:abstractNumId w:val="102"/>
  </w:num>
  <w:num w:numId="110" w16cid:durableId="917132877">
    <w:abstractNumId w:val="46"/>
  </w:num>
  <w:num w:numId="111" w16cid:durableId="314146171">
    <w:abstractNumId w:val="94"/>
  </w:num>
  <w:num w:numId="112" w16cid:durableId="1760445821">
    <w:abstractNumId w:val="50"/>
  </w:num>
  <w:num w:numId="113" w16cid:durableId="734352504">
    <w:abstractNumId w:val="123"/>
  </w:num>
  <w:num w:numId="114" w16cid:durableId="1475636988">
    <w:abstractNumId w:val="24"/>
  </w:num>
  <w:num w:numId="115" w16cid:durableId="854613115">
    <w:abstractNumId w:val="149"/>
  </w:num>
  <w:num w:numId="116" w16cid:durableId="25253516">
    <w:abstractNumId w:val="220"/>
  </w:num>
  <w:num w:numId="117" w16cid:durableId="1986933757">
    <w:abstractNumId w:val="215"/>
  </w:num>
  <w:num w:numId="118" w16cid:durableId="1440880355">
    <w:abstractNumId w:val="97"/>
  </w:num>
  <w:num w:numId="119" w16cid:durableId="1746294753">
    <w:abstractNumId w:val="65"/>
  </w:num>
  <w:num w:numId="120" w16cid:durableId="1036077983">
    <w:abstractNumId w:val="171"/>
  </w:num>
  <w:num w:numId="121" w16cid:durableId="907836287">
    <w:abstractNumId w:val="201"/>
  </w:num>
  <w:num w:numId="122" w16cid:durableId="489829795">
    <w:abstractNumId w:val="61"/>
  </w:num>
  <w:num w:numId="123" w16cid:durableId="920066762">
    <w:abstractNumId w:val="109"/>
  </w:num>
  <w:num w:numId="124" w16cid:durableId="502546762">
    <w:abstractNumId w:val="222"/>
  </w:num>
  <w:num w:numId="125" w16cid:durableId="820653513">
    <w:abstractNumId w:val="82"/>
  </w:num>
  <w:num w:numId="126" w16cid:durableId="535973778">
    <w:abstractNumId w:val="14"/>
  </w:num>
  <w:num w:numId="127" w16cid:durableId="1424492954">
    <w:abstractNumId w:val="27"/>
  </w:num>
  <w:num w:numId="128" w16cid:durableId="285280280">
    <w:abstractNumId w:val="74"/>
  </w:num>
  <w:num w:numId="129" w16cid:durableId="70005708">
    <w:abstractNumId w:val="227"/>
  </w:num>
  <w:num w:numId="130" w16cid:durableId="1833569505">
    <w:abstractNumId w:val="142"/>
  </w:num>
  <w:num w:numId="131" w16cid:durableId="1733700163">
    <w:abstractNumId w:val="45"/>
  </w:num>
  <w:num w:numId="132" w16cid:durableId="675960429">
    <w:abstractNumId w:val="238"/>
  </w:num>
  <w:num w:numId="133" w16cid:durableId="1074935001">
    <w:abstractNumId w:val="52"/>
  </w:num>
  <w:num w:numId="134" w16cid:durableId="141625152">
    <w:abstractNumId w:val="177"/>
  </w:num>
  <w:num w:numId="135" w16cid:durableId="975793600">
    <w:abstractNumId w:val="77"/>
  </w:num>
  <w:num w:numId="136" w16cid:durableId="650184291">
    <w:abstractNumId w:val="87"/>
  </w:num>
  <w:num w:numId="137" w16cid:durableId="743380179">
    <w:abstractNumId w:val="76"/>
  </w:num>
  <w:num w:numId="138" w16cid:durableId="714349527">
    <w:abstractNumId w:val="158"/>
  </w:num>
  <w:num w:numId="139" w16cid:durableId="179588316">
    <w:abstractNumId w:val="63"/>
  </w:num>
  <w:num w:numId="140" w16cid:durableId="1260792281">
    <w:abstractNumId w:val="34"/>
  </w:num>
  <w:num w:numId="141" w16cid:durableId="1102459762">
    <w:abstractNumId w:val="88"/>
  </w:num>
  <w:num w:numId="142" w16cid:durableId="1778745045">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8"/>
  </w:num>
  <w:num w:numId="145" w16cid:durableId="1816289812">
    <w:abstractNumId w:val="152"/>
  </w:num>
  <w:num w:numId="146" w16cid:durableId="1670326750">
    <w:abstractNumId w:val="146"/>
  </w:num>
  <w:num w:numId="147" w16cid:durableId="926501025">
    <w:abstractNumId w:val="110"/>
  </w:num>
  <w:num w:numId="148" w16cid:durableId="514657621">
    <w:abstractNumId w:val="239"/>
  </w:num>
  <w:num w:numId="149" w16cid:durableId="1405833014">
    <w:abstractNumId w:val="19"/>
  </w:num>
  <w:num w:numId="150" w16cid:durableId="576132646">
    <w:abstractNumId w:val="223"/>
  </w:num>
  <w:num w:numId="151" w16cid:durableId="1175194220">
    <w:abstractNumId w:val="163"/>
  </w:num>
  <w:num w:numId="152" w16cid:durableId="129055939">
    <w:abstractNumId w:val="23"/>
  </w:num>
  <w:num w:numId="153" w16cid:durableId="287707416">
    <w:abstractNumId w:val="213"/>
  </w:num>
  <w:num w:numId="154" w16cid:durableId="692875305">
    <w:abstractNumId w:val="58"/>
  </w:num>
  <w:num w:numId="155" w16cid:durableId="674721230">
    <w:abstractNumId w:val="199"/>
  </w:num>
  <w:num w:numId="156" w16cid:durableId="16154351">
    <w:abstractNumId w:val="186"/>
  </w:num>
  <w:num w:numId="157" w16cid:durableId="238098833">
    <w:abstractNumId w:val="16"/>
  </w:num>
  <w:num w:numId="158" w16cid:durableId="1149205445">
    <w:abstractNumId w:val="240"/>
  </w:num>
  <w:num w:numId="159" w16cid:durableId="1741444971">
    <w:abstractNumId w:val="233"/>
  </w:num>
  <w:num w:numId="160" w16cid:durableId="1555847129">
    <w:abstractNumId w:val="37"/>
  </w:num>
  <w:num w:numId="161" w16cid:durableId="370765256">
    <w:abstractNumId w:val="118"/>
  </w:num>
  <w:num w:numId="162" w16cid:durableId="531647324">
    <w:abstractNumId w:val="188"/>
  </w:num>
  <w:num w:numId="163" w16cid:durableId="1915434063">
    <w:abstractNumId w:val="209"/>
  </w:num>
  <w:num w:numId="164" w16cid:durableId="922639332">
    <w:abstractNumId w:val="159"/>
  </w:num>
  <w:num w:numId="165" w16cid:durableId="675692694">
    <w:abstractNumId w:val="232"/>
  </w:num>
  <w:num w:numId="166" w16cid:durableId="74476711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5"/>
  </w:num>
  <w:num w:numId="168" w16cid:durableId="1237932785">
    <w:abstractNumId w:val="210"/>
  </w:num>
  <w:num w:numId="169" w16cid:durableId="2008248758">
    <w:abstractNumId w:val="33"/>
  </w:num>
  <w:num w:numId="170" w16cid:durableId="297036451">
    <w:abstractNumId w:val="114"/>
  </w:num>
  <w:num w:numId="171" w16cid:durableId="257519815">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201"/>
  </w:num>
  <w:num w:numId="173" w16cid:durableId="2015985301">
    <w:abstractNumId w:val="201"/>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4"/>
  </w:num>
  <w:num w:numId="182" w16cid:durableId="196620856">
    <w:abstractNumId w:val="116"/>
  </w:num>
  <w:num w:numId="183" w16cid:durableId="482552227">
    <w:abstractNumId w:val="30"/>
  </w:num>
  <w:num w:numId="184" w16cid:durableId="2005932251">
    <w:abstractNumId w:val="151"/>
  </w:num>
  <w:num w:numId="185" w16cid:durableId="1096317872">
    <w:abstractNumId w:val="40"/>
  </w:num>
  <w:num w:numId="186" w16cid:durableId="1016885152">
    <w:abstractNumId w:val="116"/>
  </w:num>
  <w:num w:numId="187" w16cid:durableId="1177227946">
    <w:abstractNumId w:val="116"/>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8"/>
  </w:num>
  <w:num w:numId="192" w16cid:durableId="1025904533">
    <w:abstractNumId w:val="42"/>
  </w:num>
  <w:num w:numId="193" w16cid:durableId="1606300710">
    <w:abstractNumId w:val="246"/>
  </w:num>
  <w:num w:numId="194" w16cid:durableId="14429022">
    <w:abstractNumId w:val="15"/>
  </w:num>
  <w:num w:numId="195" w16cid:durableId="67533091">
    <w:abstractNumId w:val="231"/>
  </w:num>
  <w:num w:numId="196" w16cid:durableId="34426345">
    <w:abstractNumId w:val="8"/>
  </w:num>
  <w:num w:numId="197" w16cid:durableId="1360013487">
    <w:abstractNumId w:val="226"/>
  </w:num>
  <w:num w:numId="198" w16cid:durableId="159929529">
    <w:abstractNumId w:val="225"/>
  </w:num>
  <w:num w:numId="199" w16cid:durableId="1664967323">
    <w:abstractNumId w:val="57"/>
  </w:num>
  <w:num w:numId="200" w16cid:durableId="1407725520">
    <w:abstractNumId w:val="228"/>
  </w:num>
  <w:num w:numId="201" w16cid:durableId="1634018678">
    <w:abstractNumId w:val="196"/>
  </w:num>
  <w:num w:numId="202" w16cid:durableId="1280186933">
    <w:abstractNumId w:val="41"/>
  </w:num>
  <w:num w:numId="203" w16cid:durableId="984624995">
    <w:abstractNumId w:val="75"/>
  </w:num>
  <w:num w:numId="204" w16cid:durableId="160777201">
    <w:abstractNumId w:val="138"/>
  </w:num>
  <w:num w:numId="205" w16cid:durableId="1610895566">
    <w:abstractNumId w:val="141"/>
  </w:num>
  <w:num w:numId="206" w16cid:durableId="732969966">
    <w:abstractNumId w:val="148"/>
  </w:num>
  <w:num w:numId="207" w16cid:durableId="1827891057">
    <w:abstractNumId w:val="51"/>
  </w:num>
  <w:num w:numId="208" w16cid:durableId="1952783910">
    <w:abstractNumId w:val="134"/>
  </w:num>
  <w:num w:numId="209" w16cid:durableId="1137258185">
    <w:abstractNumId w:val="211"/>
  </w:num>
  <w:num w:numId="210" w16cid:durableId="1537891664">
    <w:abstractNumId w:val="100"/>
  </w:num>
  <w:num w:numId="211" w16cid:durableId="345182538">
    <w:abstractNumId w:val="162"/>
  </w:num>
  <w:num w:numId="212" w16cid:durableId="1958559887">
    <w:abstractNumId w:val="60"/>
  </w:num>
  <w:num w:numId="213" w16cid:durableId="1926454154">
    <w:abstractNumId w:val="56"/>
  </w:num>
  <w:num w:numId="214" w16cid:durableId="1099064369">
    <w:abstractNumId w:val="218"/>
  </w:num>
  <w:num w:numId="215" w16cid:durableId="1392772447">
    <w:abstractNumId w:val="83"/>
  </w:num>
  <w:num w:numId="216" w16cid:durableId="294872096">
    <w:abstractNumId w:val="234"/>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5"/>
  </w:num>
  <w:num w:numId="218" w16cid:durableId="818886552">
    <w:abstractNumId w:val="101"/>
  </w:num>
  <w:num w:numId="219" w16cid:durableId="1640499067">
    <w:abstractNumId w:val="119"/>
  </w:num>
  <w:num w:numId="220" w16cid:durableId="2114666758">
    <w:abstractNumId w:val="203"/>
  </w:num>
  <w:num w:numId="221" w16cid:durableId="964821352">
    <w:abstractNumId w:val="39"/>
  </w:num>
  <w:num w:numId="222" w16cid:durableId="1926185255">
    <w:abstractNumId w:val="189"/>
  </w:num>
  <w:num w:numId="223" w16cid:durableId="1523274953">
    <w:abstractNumId w:val="224"/>
  </w:num>
  <w:num w:numId="224" w16cid:durableId="1492135643">
    <w:abstractNumId w:val="11"/>
  </w:num>
  <w:num w:numId="225" w16cid:durableId="467549559">
    <w:abstractNumId w:val="133"/>
  </w:num>
  <w:num w:numId="226" w16cid:durableId="1101998544">
    <w:abstractNumId w:val="80"/>
  </w:num>
  <w:num w:numId="227" w16cid:durableId="2023043494">
    <w:abstractNumId w:val="241"/>
  </w:num>
  <w:num w:numId="228" w16cid:durableId="1785660743">
    <w:abstractNumId w:val="53"/>
  </w:num>
  <w:num w:numId="229" w16cid:durableId="588808045">
    <w:abstractNumId w:val="127"/>
  </w:num>
  <w:num w:numId="230" w16cid:durableId="1710259774">
    <w:abstractNumId w:val="198"/>
  </w:num>
  <w:num w:numId="231" w16cid:durableId="1235702612">
    <w:abstractNumId w:val="242"/>
  </w:num>
  <w:num w:numId="232" w16cid:durableId="2053337712">
    <w:abstractNumId w:val="221"/>
  </w:num>
  <w:num w:numId="233" w16cid:durableId="1310328121">
    <w:abstractNumId w:val="44"/>
  </w:num>
  <w:num w:numId="234" w16cid:durableId="126363820">
    <w:abstractNumId w:val="245"/>
  </w:num>
  <w:num w:numId="235" w16cid:durableId="298464520">
    <w:abstractNumId w:val="160"/>
  </w:num>
  <w:num w:numId="236" w16cid:durableId="119080691">
    <w:abstractNumId w:val="31"/>
  </w:num>
  <w:num w:numId="237" w16cid:durableId="17171293">
    <w:abstractNumId w:val="120"/>
  </w:num>
  <w:num w:numId="238" w16cid:durableId="1128478126">
    <w:abstractNumId w:val="13"/>
  </w:num>
  <w:num w:numId="239" w16cid:durableId="913784922">
    <w:abstractNumId w:val="7"/>
  </w:num>
  <w:num w:numId="240" w16cid:durableId="62988346">
    <w:abstractNumId w:val="124"/>
  </w:num>
  <w:num w:numId="241" w16cid:durableId="339820178">
    <w:abstractNumId w:val="20"/>
  </w:num>
  <w:num w:numId="242" w16cid:durableId="1330672646">
    <w:abstractNumId w:val="185"/>
  </w:num>
  <w:num w:numId="243" w16cid:durableId="687876838">
    <w:abstractNumId w:val="91"/>
  </w:num>
  <w:num w:numId="244" w16cid:durableId="1427730566">
    <w:abstractNumId w:val="103"/>
  </w:num>
  <w:num w:numId="245" w16cid:durableId="1302493752">
    <w:abstractNumId w:val="17"/>
  </w:num>
  <w:num w:numId="246" w16cid:durableId="2082171058">
    <w:abstractNumId w:val="168"/>
  </w:num>
  <w:num w:numId="247" w16cid:durableId="1653676741">
    <w:abstractNumId w:val="122"/>
  </w:num>
  <w:num w:numId="248" w16cid:durableId="1541866928">
    <w:abstractNumId w:val="204"/>
  </w:num>
  <w:num w:numId="249" w16cid:durableId="96021442">
    <w:abstractNumId w:val="193"/>
  </w:num>
  <w:num w:numId="250" w16cid:durableId="1391804317">
    <w:abstractNumId w:val="135"/>
  </w:num>
  <w:num w:numId="251" w16cid:durableId="1061834206">
    <w:abstractNumId w:val="236"/>
  </w:num>
  <w:num w:numId="252" w16cid:durableId="102501451">
    <w:abstractNumId w:val="125"/>
  </w:num>
  <w:num w:numId="253" w16cid:durableId="2007510391">
    <w:abstractNumId w:val="169"/>
  </w:num>
  <w:num w:numId="254" w16cid:durableId="738598960">
    <w:abstractNumId w:val="98"/>
  </w:num>
  <w:num w:numId="255" w16cid:durableId="1255741768">
    <w:abstractNumId w:val="219"/>
  </w:num>
  <w:num w:numId="256" w16cid:durableId="1917741183">
    <w:abstractNumId w:val="36"/>
  </w:num>
  <w:num w:numId="257" w16cid:durableId="727612037">
    <w:abstractNumId w:val="67"/>
  </w:num>
  <w:num w:numId="258" w16cid:durableId="1528451183">
    <w:abstractNumId w:val="10"/>
  </w:num>
  <w:num w:numId="259" w16cid:durableId="1961836681">
    <w:abstractNumId w:val="89"/>
  </w:num>
  <w:num w:numId="260" w16cid:durableId="658846715">
    <w:abstractNumId w:val="174"/>
  </w:num>
  <w:num w:numId="261" w16cid:durableId="1028027875">
    <w:abstractNumId w:val="173"/>
  </w:num>
  <w:num w:numId="262" w16cid:durableId="641159093">
    <w:abstractNumId w:val="49"/>
  </w:num>
  <w:num w:numId="263" w16cid:durableId="283274011">
    <w:abstractNumId w:val="105"/>
  </w:num>
  <w:num w:numId="264" w16cid:durableId="927539752">
    <w:abstractNumId w:val="55"/>
  </w:num>
  <w:num w:numId="265" w16cid:durableId="523247195">
    <w:abstractNumId w:val="140"/>
  </w:num>
  <w:num w:numId="266" w16cid:durableId="205455561">
    <w:abstractNumId w:val="190"/>
  </w:num>
  <w:num w:numId="267" w16cid:durableId="1707288995">
    <w:abstractNumId w:val="69"/>
  </w:num>
  <w:num w:numId="268" w16cid:durableId="137888097">
    <w:abstractNumId w:val="18"/>
  </w:num>
  <w:num w:numId="269" w16cid:durableId="1630624412">
    <w:abstractNumId w:val="117"/>
  </w:num>
  <w:num w:numId="270" w16cid:durableId="1192232771">
    <w:abstractNumId w:val="145"/>
  </w:num>
  <w:num w:numId="271" w16cid:durableId="654530209">
    <w:abstractNumId w:val="72"/>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82C"/>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287"/>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CF7"/>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36"/>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7B5"/>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10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EDF"/>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0C79"/>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3E2"/>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2F5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9AF"/>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5D1D"/>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8AB"/>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37E"/>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4B90"/>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732"/>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6BC"/>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203"/>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850"/>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9BD"/>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940"/>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2FF3"/>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940"/>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B6"/>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CF2"/>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500"/>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98"/>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491C"/>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467"/>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6D"/>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69AE"/>
    <w:rsid w:val="00877180"/>
    <w:rsid w:val="00877CE7"/>
    <w:rsid w:val="00880131"/>
    <w:rsid w:val="008801BD"/>
    <w:rsid w:val="008803D8"/>
    <w:rsid w:val="00880D93"/>
    <w:rsid w:val="00881021"/>
    <w:rsid w:val="00881271"/>
    <w:rsid w:val="008821C0"/>
    <w:rsid w:val="00882C1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9A8"/>
    <w:rsid w:val="00895F1E"/>
    <w:rsid w:val="00896649"/>
    <w:rsid w:val="008972A2"/>
    <w:rsid w:val="008A0659"/>
    <w:rsid w:val="008A09EF"/>
    <w:rsid w:val="008A0B1C"/>
    <w:rsid w:val="008A0F05"/>
    <w:rsid w:val="008A1106"/>
    <w:rsid w:val="008A12E7"/>
    <w:rsid w:val="008A15C7"/>
    <w:rsid w:val="008A19BE"/>
    <w:rsid w:val="008A1ECC"/>
    <w:rsid w:val="008A1EE8"/>
    <w:rsid w:val="008A2127"/>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5FC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35F"/>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4C1B"/>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081"/>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69"/>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1C6A"/>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3DA"/>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A7D92"/>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3DB"/>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2276"/>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DBA"/>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AC5"/>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92B"/>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A7E"/>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A1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A53"/>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A4"/>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9A9"/>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52C"/>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1FA1"/>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263"/>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231"/>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header" Target="header2.xml"/><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header" Target="header4.xml"/><Relationship Id="rId79" Type="http://schemas.openxmlformats.org/officeDocument/2006/relationships/image" Target="media/image58.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microsoft.com/office/2016/09/relationships/commentsIds" Target="commentsIds.xml"/><Relationship Id="rId27" Type="http://schemas.openxmlformats.org/officeDocument/2006/relationships/image" Target="media/image10.emf"/><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image" Target="media/image5.png"/><Relationship Id="rId17" Type="http://schemas.openxmlformats.org/officeDocument/2006/relationships/footer" Target="footer1.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1.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footer" Target="footer3.xml"/><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microsoft.com/office/2011/relationships/people" Target="people.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eader" Target="header3.xml"/><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4.xml"/><Relationship Id="rId97" Type="http://schemas.openxmlformats.org/officeDocument/2006/relationships/image" Target="cid:image004.jpg@01D7E067.4BDF7CF0" TargetMode="External"/><Relationship Id="rId104"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54.emf"/><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6.png"/><Relationship Id="rId61" Type="http://schemas.openxmlformats.org/officeDocument/2006/relationships/image" Target="media/image44.png"/><Relationship Id="rId82" Type="http://schemas.openxmlformats.org/officeDocument/2006/relationships/image" Target="media/image61.png"/><Relationship Id="rId19" Type="http://schemas.openxmlformats.org/officeDocument/2006/relationships/hyperlink" Target="https://registry.iho.int" TargetMode="External"/><Relationship Id="rId14" Type="http://schemas.openxmlformats.org/officeDocument/2006/relationships/hyperlink" Target="http://www.wipo.int/treaties/en/ip/berne/trtdocs_wo001.html"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6.png"/><Relationship Id="rId100" Type="http://schemas.openxmlformats.org/officeDocument/2006/relationships/image" Target="media/image78.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emf"/><Relationship Id="rId93" Type="http://schemas.openxmlformats.org/officeDocument/2006/relationships/image" Target="media/image72.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image" Target="media/image8.emf"/><Relationship Id="rId46" Type="http://schemas.openxmlformats.org/officeDocument/2006/relationships/image" Target="media/image29.png"/><Relationship Id="rId67" Type="http://schemas.openxmlformats.org/officeDocument/2006/relationships/image" Target="media/image50.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40691</Words>
  <Characters>231939</Characters>
  <Application>Microsoft Office Word</Application>
  <DocSecurity>0</DocSecurity>
  <Lines>1932</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272086</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4</cp:revision>
  <cp:lastPrinted>2024-10-26T18:17:00Z</cp:lastPrinted>
  <dcterms:created xsi:type="dcterms:W3CDTF">2026-04-27T08:31:00Z</dcterms:created>
  <dcterms:modified xsi:type="dcterms:W3CDTF">2026-04-27T08:42:00Z</dcterms:modified>
</cp:coreProperties>
</file>