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3"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4"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991F3AE"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5" w:author="jonathan pritchard" w:date="2025-09-09T11:49:00Z" w16du:dateUtc="2025-09-09T10:49:00Z">
                                <w:r w:rsidR="005303D9">
                                  <w:rPr>
                                    <w:rFonts w:ascii="Arial" w:hAnsi="Arial" w:cs="HelveticaNeueLT Std Med"/>
                                    <w:b/>
                                    <w:color w:val="00004C"/>
                                    <w:sz w:val="28"/>
                                    <w:szCs w:val="28"/>
                                    <w:lang w:val="en-GB"/>
                                  </w:rPr>
                                  <w:t>2</w:t>
                                </w:r>
                              </w:ins>
                              <w:del w:id="6"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7"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8" w:author="jonathan pritchard" w:date="2025-09-09T11:49:00Z" w16du:dateUtc="2025-09-09T10:49:00Z">
                                <w:r w:rsidR="005303D9">
                                  <w:rPr>
                                    <w:rFonts w:ascii="Arial" w:hAnsi="Arial" w:cs="HelveticaNeueLT Std Med"/>
                                    <w:b/>
                                    <w:color w:val="00004C"/>
                                    <w:sz w:val="28"/>
                                    <w:szCs w:val="28"/>
                                    <w:lang w:val="en-GB"/>
                                  </w:rPr>
                                  <w:t>September</w:t>
                                </w:r>
                              </w:ins>
                              <w:ins w:id="9"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10"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11"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991F3AE"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12" w:author="jonathan pritchard" w:date="2025-09-09T11:49:00Z" w16du:dateUtc="2025-09-09T10:49:00Z">
                          <w:r w:rsidR="005303D9">
                            <w:rPr>
                              <w:rFonts w:ascii="Arial" w:hAnsi="Arial" w:cs="HelveticaNeueLT Std Med"/>
                              <w:b/>
                              <w:color w:val="00004C"/>
                              <w:sz w:val="28"/>
                              <w:szCs w:val="28"/>
                              <w:lang w:val="en-GB"/>
                            </w:rPr>
                            <w:t>2</w:t>
                          </w:r>
                        </w:ins>
                        <w:del w:id="13"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14"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15" w:author="jonathan pritchard" w:date="2025-09-09T11:49:00Z" w16du:dateUtc="2025-09-09T10:49:00Z">
                          <w:r w:rsidR="005303D9">
                            <w:rPr>
                              <w:rFonts w:ascii="Arial" w:hAnsi="Arial" w:cs="HelveticaNeueLT Std Med"/>
                              <w:b/>
                              <w:color w:val="00004C"/>
                              <w:sz w:val="28"/>
                              <w:szCs w:val="28"/>
                              <w:lang w:val="en-GB"/>
                            </w:rPr>
                            <w:t>September</w:t>
                          </w:r>
                        </w:ins>
                        <w:ins w:id="16"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7" w:name="_Toc194067040" w:displacedByCustomXml="next"/>
    <w:bookmarkStart w:id="18" w:name="_Toc144415652" w:displacedByCustomXml="next"/>
    <w:bookmarkStart w:id="19"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9"/>
          <w:bookmarkEnd w:id="18"/>
          <w:bookmarkEnd w:id="17"/>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r w:rsidR="00CE3CEE" w:rsidRPr="00B77A92" w14:paraId="4E471BFD" w14:textId="77777777" w:rsidTr="00AE3E22">
        <w:tc>
          <w:tcPr>
            <w:tcW w:w="1526" w:type="dxa"/>
            <w:tcBorders>
              <w:top w:val="single" w:sz="4" w:space="0" w:color="auto"/>
              <w:left w:val="single" w:sz="4" w:space="0" w:color="auto"/>
              <w:bottom w:val="single" w:sz="4" w:space="0" w:color="auto"/>
              <w:right w:val="single" w:sz="4" w:space="0" w:color="auto"/>
            </w:tcBorders>
          </w:tcPr>
          <w:p w14:paraId="18FE944D" w14:textId="098E96C7" w:rsidR="00CE3CEE" w:rsidRDefault="00CE3CEE" w:rsidP="004E61EE">
            <w:pPr>
              <w:spacing w:before="60" w:after="60" w:line="240" w:lineRule="auto"/>
              <w:rPr>
                <w:rFonts w:cs="Arial"/>
              </w:rPr>
            </w:pPr>
            <w:r>
              <w:rPr>
                <w:rFonts w:cs="Arial"/>
              </w:rPr>
              <w:t>2.1.0</w:t>
            </w:r>
          </w:p>
        </w:tc>
        <w:tc>
          <w:tcPr>
            <w:tcW w:w="1612" w:type="dxa"/>
            <w:tcBorders>
              <w:top w:val="single" w:sz="4" w:space="0" w:color="auto"/>
              <w:left w:val="single" w:sz="4" w:space="0" w:color="auto"/>
              <w:bottom w:val="single" w:sz="4" w:space="0" w:color="auto"/>
              <w:right w:val="single" w:sz="4" w:space="0" w:color="auto"/>
            </w:tcBorders>
          </w:tcPr>
          <w:p w14:paraId="798C13A7" w14:textId="08751363" w:rsidR="00CE3CEE" w:rsidRDefault="00CE3CEE" w:rsidP="004E61EE">
            <w:pPr>
              <w:spacing w:before="60" w:after="60" w:line="240" w:lineRule="auto"/>
              <w:ind w:left="-1" w:firstLine="1"/>
              <w:rPr>
                <w:rFonts w:cs="Arial"/>
              </w:rPr>
            </w:pPr>
            <w:r>
              <w:rPr>
                <w:rFonts w:cs="Arial"/>
              </w:rPr>
              <w:t>July 2025</w:t>
            </w:r>
          </w:p>
        </w:tc>
        <w:tc>
          <w:tcPr>
            <w:tcW w:w="1252" w:type="dxa"/>
            <w:tcBorders>
              <w:top w:val="single" w:sz="4" w:space="0" w:color="auto"/>
              <w:left w:val="single" w:sz="4" w:space="0" w:color="auto"/>
              <w:bottom w:val="single" w:sz="4" w:space="0" w:color="auto"/>
              <w:right w:val="single" w:sz="4" w:space="0" w:color="auto"/>
            </w:tcBorders>
          </w:tcPr>
          <w:p w14:paraId="0DDAEB07" w14:textId="77777777" w:rsidR="00CE3CEE" w:rsidRPr="00237F07" w:rsidRDefault="00CE3CEE"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2771AAD" w14:textId="05ADAB47" w:rsidR="00CE3CEE" w:rsidRDefault="00CE3CEE" w:rsidP="006D2CAA">
            <w:pPr>
              <w:spacing w:before="60" w:after="60" w:line="240" w:lineRule="auto"/>
              <w:ind w:left="44"/>
              <w:rPr>
                <w:rFonts w:cs="Arial"/>
              </w:rPr>
            </w:pPr>
            <w:r>
              <w:rPr>
                <w:rFonts w:cs="Arial"/>
              </w:rPr>
              <w:t>Version prepared to address remaining comments and actions from S-98 VTCs.</w:t>
            </w:r>
            <w:ins w:id="20" w:author="jonathan pritchard" w:date="2025-07-21T11:46:00Z" w16du:dateUtc="2025-07-21T10:46:00Z">
              <w:r w:rsidR="003561CD">
                <w:rPr>
                  <w:rFonts w:cs="Arial"/>
                </w:rPr>
                <w:t>.</w:t>
              </w:r>
            </w:ins>
          </w:p>
        </w:tc>
      </w:tr>
      <w:tr w:rsidR="005303D9" w:rsidRPr="00B77A92" w14:paraId="220C65A5" w14:textId="77777777" w:rsidTr="00AE3E22">
        <w:trPr>
          <w:ins w:id="21" w:author="jonathan pritchard" w:date="2025-09-09T11:50:00Z"/>
        </w:trPr>
        <w:tc>
          <w:tcPr>
            <w:tcW w:w="1526" w:type="dxa"/>
            <w:tcBorders>
              <w:top w:val="single" w:sz="4" w:space="0" w:color="auto"/>
              <w:left w:val="single" w:sz="4" w:space="0" w:color="auto"/>
              <w:bottom w:val="single" w:sz="4" w:space="0" w:color="auto"/>
              <w:right w:val="single" w:sz="4" w:space="0" w:color="auto"/>
            </w:tcBorders>
          </w:tcPr>
          <w:p w14:paraId="32B10090" w14:textId="7D69E1AE" w:rsidR="005303D9" w:rsidRDefault="005303D9" w:rsidP="004E61EE">
            <w:pPr>
              <w:spacing w:before="60" w:after="60" w:line="240" w:lineRule="auto"/>
              <w:rPr>
                <w:ins w:id="22" w:author="jonathan pritchard" w:date="2025-09-09T11:50:00Z" w16du:dateUtc="2025-09-09T10:50:00Z"/>
                <w:rFonts w:cs="Arial"/>
              </w:rPr>
            </w:pPr>
            <w:ins w:id="23" w:author="jonathan pritchard" w:date="2025-09-09T11:50:00Z" w16du:dateUtc="2025-09-09T10:50:00Z">
              <w:r>
                <w:rPr>
                  <w:rFonts w:cs="Arial"/>
                </w:rPr>
                <w:t>2.2.0</w:t>
              </w:r>
            </w:ins>
          </w:p>
        </w:tc>
        <w:tc>
          <w:tcPr>
            <w:tcW w:w="1612" w:type="dxa"/>
            <w:tcBorders>
              <w:top w:val="single" w:sz="4" w:space="0" w:color="auto"/>
              <w:left w:val="single" w:sz="4" w:space="0" w:color="auto"/>
              <w:bottom w:val="single" w:sz="4" w:space="0" w:color="auto"/>
              <w:right w:val="single" w:sz="4" w:space="0" w:color="auto"/>
            </w:tcBorders>
          </w:tcPr>
          <w:p w14:paraId="4B6F5AAB" w14:textId="337EDC4E" w:rsidR="005303D9" w:rsidRDefault="005303D9" w:rsidP="004E61EE">
            <w:pPr>
              <w:spacing w:before="60" w:after="60" w:line="240" w:lineRule="auto"/>
              <w:ind w:left="-1" w:firstLine="1"/>
              <w:rPr>
                <w:ins w:id="24" w:author="jonathan pritchard" w:date="2025-09-09T11:50:00Z" w16du:dateUtc="2025-09-09T10:50:00Z"/>
                <w:rFonts w:cs="Arial"/>
              </w:rPr>
            </w:pPr>
            <w:proofErr w:type="spellStart"/>
            <w:ins w:id="25" w:author="jonathan pritchard" w:date="2025-09-09T11:50:00Z" w16du:dateUtc="2025-09-09T10:50:00Z">
              <w:r>
                <w:rPr>
                  <w:rFonts w:cs="Arial"/>
                </w:rPr>
                <w:t>Setptember</w:t>
              </w:r>
              <w:proofErr w:type="spellEnd"/>
              <w:r>
                <w:rPr>
                  <w:rFonts w:cs="Arial"/>
                </w:rPr>
                <w:t xml:space="preserve"> 2025</w:t>
              </w:r>
            </w:ins>
          </w:p>
        </w:tc>
        <w:tc>
          <w:tcPr>
            <w:tcW w:w="1252" w:type="dxa"/>
            <w:tcBorders>
              <w:top w:val="single" w:sz="4" w:space="0" w:color="auto"/>
              <w:left w:val="single" w:sz="4" w:space="0" w:color="auto"/>
              <w:bottom w:val="single" w:sz="4" w:space="0" w:color="auto"/>
              <w:right w:val="single" w:sz="4" w:space="0" w:color="auto"/>
            </w:tcBorders>
          </w:tcPr>
          <w:p w14:paraId="09F64178" w14:textId="77777777" w:rsidR="005303D9" w:rsidRPr="00237F07" w:rsidRDefault="005303D9" w:rsidP="004E61EE">
            <w:pPr>
              <w:spacing w:before="60" w:after="60" w:line="240" w:lineRule="auto"/>
              <w:ind w:firstLine="21"/>
              <w:rPr>
                <w:ins w:id="26" w:author="jonathan pritchard" w:date="2025-09-09T11:50:00Z" w16du:dateUtc="2025-09-09T10:50:00Z"/>
                <w:rFonts w:cs="Arial"/>
              </w:rPr>
            </w:pPr>
          </w:p>
        </w:tc>
        <w:tc>
          <w:tcPr>
            <w:tcW w:w="4702" w:type="dxa"/>
            <w:tcBorders>
              <w:top w:val="single" w:sz="4" w:space="0" w:color="auto"/>
              <w:left w:val="single" w:sz="4" w:space="0" w:color="auto"/>
              <w:bottom w:val="single" w:sz="4" w:space="0" w:color="auto"/>
              <w:right w:val="single" w:sz="4" w:space="0" w:color="auto"/>
            </w:tcBorders>
          </w:tcPr>
          <w:p w14:paraId="473A48EC" w14:textId="51EC5318" w:rsidR="005303D9" w:rsidRDefault="005303D9" w:rsidP="006D2CAA">
            <w:pPr>
              <w:spacing w:before="60" w:after="60" w:line="240" w:lineRule="auto"/>
              <w:ind w:left="44"/>
              <w:rPr>
                <w:ins w:id="27" w:author="jonathan pritchard" w:date="2025-09-09T11:50:00Z" w16du:dateUtc="2025-09-09T10:50:00Z"/>
                <w:rFonts w:cs="Arial"/>
              </w:rPr>
            </w:pPr>
            <w:ins w:id="28" w:author="jonathan pritchard" w:date="2025-09-09T11:50:00Z" w16du:dateUtc="2025-09-09T10:50:00Z">
              <w:r>
                <w:rPr>
                  <w:rFonts w:cs="Arial"/>
                </w:rPr>
                <w:t>Comments from AU, DS, 7C</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35" w:name="_Toc194067041"/>
      <w:bookmarkEnd w:id="0"/>
      <w:bookmarkEnd w:id="1"/>
      <w:bookmarkEnd w:id="2"/>
      <w:r w:rsidRPr="00237F07">
        <w:rPr>
          <w:rFonts w:eastAsia="MS Mincho"/>
        </w:rPr>
        <w:lastRenderedPageBreak/>
        <w:t>Introduction</w:t>
      </w:r>
      <w:bookmarkEnd w:id="35"/>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77A2188C"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del w:id="36" w:author="jonathan pritchard" w:date="2025-08-07T10:40:00Z" w16du:dateUtc="2025-08-07T09:40:00Z">
        <w:r w:rsidR="00F27D30" w:rsidRPr="00237F07" w:rsidDel="00A73DCC">
          <w:delText xml:space="preserve">details about </w:delText>
        </w:r>
      </w:del>
      <w:r w:rsidR="0013502A" w:rsidRPr="00237F07">
        <w:t xml:space="preserve">interoperability </w:t>
      </w:r>
      <w:ins w:id="37" w:author="jonathan pritchard" w:date="2025-08-07T10:40:00Z" w16du:dateUtc="2025-08-07T09:40:00Z">
        <w:r w:rsidR="00A73DCC">
          <w:t xml:space="preserve">requirements </w:t>
        </w:r>
      </w:ins>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38" w:name="_Toc38829536"/>
      <w:bookmarkStart w:id="39" w:name="_Toc38830039"/>
      <w:bookmarkStart w:id="40" w:name="_Toc38936204"/>
      <w:bookmarkStart w:id="41" w:name="_Toc40990380"/>
      <w:bookmarkStart w:id="42" w:name="_Toc484523815"/>
      <w:bookmarkEnd w:id="38"/>
      <w:bookmarkEnd w:id="39"/>
      <w:bookmarkEnd w:id="40"/>
      <w:bookmarkEnd w:id="41"/>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Pr="00F06772" w:rsidRDefault="004554DE">
      <w:pPr>
        <w:spacing w:after="120"/>
        <w:jc w:val="both"/>
        <w:rPr>
          <w:strike/>
          <w:rPrChange w:id="43" w:author="jonathan pritchard" w:date="2025-08-07T07:12:00Z" w16du:dateUtc="2025-08-07T06:12:00Z">
            <w:rPr/>
          </w:rPrChange>
        </w:rPr>
      </w:pPr>
      <w:r w:rsidRPr="00F06772">
        <w:rPr>
          <w:strike/>
          <w:rPrChange w:id="44" w:author="jonathan pritchard" w:date="2025-08-07T07:12:00Z" w16du:dateUtc="2025-08-07T06:12:00Z">
            <w:rPr/>
          </w:rPrChange>
        </w:rPr>
        <w:t xml:space="preserve">The smooth interoperability and harmonized user-friendly graphical presentations of these various products is therefore necessary. The rules for interoperation and harmonized graphical presentations of </w:t>
      </w:r>
      <w:r w:rsidRPr="00F06772">
        <w:rPr>
          <w:strike/>
          <w:rPrChange w:id="45" w:author="jonathan pritchard" w:date="2025-08-07T07:12:00Z" w16du:dateUtc="2025-08-07T06:12:00Z">
            <w:rPr/>
          </w:rPrChange>
        </w:rPr>
        <w:lastRenderedPageBreak/>
        <w:t xml:space="preserve">S-100 data products are contained in an </w:t>
      </w:r>
      <w:r w:rsidRPr="00F06772">
        <w:rPr>
          <w:i/>
          <w:strike/>
          <w:rPrChange w:id="46" w:author="jonathan pritchard" w:date="2025-08-07T07:12:00Z" w16du:dateUtc="2025-08-07T06:12:00Z">
            <w:rPr>
              <w:i/>
            </w:rPr>
          </w:rPrChange>
        </w:rPr>
        <w:t>Interoperability Catalogue</w:t>
      </w:r>
      <w:r w:rsidRPr="00F06772">
        <w:rPr>
          <w:strike/>
          <w:rPrChange w:id="47" w:author="jonathan pritchard" w:date="2025-08-07T07:12:00Z" w16du:dateUtc="2025-08-07T06:12:00Z">
            <w:rPr/>
          </w:rPrChange>
        </w:rPr>
        <w:t>, which describes how groups of products are to be used and displayed simultaneously.</w:t>
      </w:r>
      <w:bookmarkEnd w:id="42"/>
      <w:r w:rsidRPr="00F06772">
        <w:rPr>
          <w:strike/>
          <w:rPrChange w:id="48" w:author="jonathan pritchard" w:date="2025-08-07T07:12:00Z" w16du:dateUtc="2025-08-07T06:12:00Z">
            <w:rPr/>
          </w:rPrChange>
        </w:rPr>
        <w:t xml:space="preserve"> </w:t>
      </w:r>
      <w:bookmarkStart w:id="49" w:name="_Toc484523816"/>
    </w:p>
    <w:p w14:paraId="0545F5CA" w14:textId="093F242E" w:rsidR="004554DE" w:rsidRPr="00F06772" w:rsidRDefault="004554DE">
      <w:pPr>
        <w:spacing w:after="120"/>
        <w:jc w:val="both"/>
        <w:rPr>
          <w:strike/>
          <w:rPrChange w:id="50" w:author="jonathan pritchard" w:date="2025-08-07T07:11:00Z" w16du:dateUtc="2025-08-07T06:11:00Z">
            <w:rPr/>
          </w:rPrChange>
        </w:rPr>
      </w:pPr>
      <w:r w:rsidRPr="00F06772">
        <w:rPr>
          <w:strike/>
          <w:rPrChange w:id="51" w:author="jonathan pritchard" w:date="2025-08-07T07:11:00Z" w16du:dateUtc="2025-08-07T06:11:00Z">
            <w:rPr/>
          </w:rPrChange>
        </w:rPr>
        <w:t>Annex A to this Specification describes the structure, usage and rules for development of Interoperability Catalogues that can be used by systems to control the simultaneous use and display of two or more S-100 based data products.</w:t>
      </w:r>
      <w:bookmarkEnd w:id="49"/>
      <w:r w:rsidRPr="00F06772">
        <w:rPr>
          <w:strike/>
          <w:rPrChange w:id="52" w:author="jonathan pritchard" w:date="2025-08-07T07:11:00Z" w16du:dateUtc="2025-08-07T06:11:00Z">
            <w:rPr/>
          </w:rPrChange>
        </w:rPr>
        <w:t xml:space="preserve"> It is an implementation of the abstract interoperability concepts described in S-100 Part 16.</w:t>
      </w:r>
      <w:r w:rsidR="001D420D" w:rsidRPr="00F06772">
        <w:rPr>
          <w:strike/>
          <w:rPrChange w:id="53" w:author="jonathan pritchard" w:date="2025-08-07T07:11:00Z" w16du:dateUtc="2025-08-07T06:11:00Z">
            <w:rPr/>
          </w:rPrChange>
        </w:rPr>
        <w:t xml:space="preserve"> Part A and B of this specification </w:t>
      </w:r>
      <w:r w:rsidR="007F244A" w:rsidRPr="00F06772">
        <w:rPr>
          <w:strike/>
          <w:rPrChange w:id="54" w:author="jonathan pritchard" w:date="2025-08-07T07:11:00Z" w16du:dateUtc="2025-08-07T06:11:00Z">
            <w:rPr/>
          </w:rPrChange>
        </w:rPr>
        <w:t xml:space="preserve">define </w:t>
      </w:r>
      <w:r w:rsidR="00FB64A7" w:rsidRPr="00F06772">
        <w:rPr>
          <w:strike/>
          <w:rPrChange w:id="55" w:author="jonathan pritchard" w:date="2025-08-07T07:11:00Z" w16du:dateUtc="2025-08-07T06:11:00Z">
            <w:rPr/>
          </w:rPrChange>
        </w:rPr>
        <w:t>levels 1 and 2 respectively.</w:t>
      </w:r>
    </w:p>
    <w:p w14:paraId="418C945C" w14:textId="79805395" w:rsidR="001D420D" w:rsidRPr="00F06772" w:rsidRDefault="001D420D" w:rsidP="002D7DEE">
      <w:pPr>
        <w:spacing w:after="120"/>
        <w:jc w:val="both"/>
        <w:rPr>
          <w:strike/>
          <w:rPrChange w:id="56" w:author="jonathan pritchard" w:date="2025-08-07T07:11:00Z" w16du:dateUtc="2025-08-07T06:11:00Z">
            <w:rPr/>
          </w:rPrChange>
        </w:rPr>
      </w:pPr>
      <w:r w:rsidRPr="00F06772">
        <w:rPr>
          <w:b/>
          <w:bCs/>
          <w:strike/>
          <w:rPrChange w:id="57" w:author="jonathan pritchard" w:date="2025-08-07T07:11:00Z" w16du:dateUtc="2025-08-07T06:11:00Z">
            <w:rPr>
              <w:b/>
              <w:bCs/>
            </w:rPr>
          </w:rPrChange>
        </w:rPr>
        <w:t xml:space="preserve">Note: </w:t>
      </w:r>
      <w:r w:rsidRPr="00F06772">
        <w:rPr>
          <w:strike/>
          <w:rPrChange w:id="58" w:author="jonathan pritchard" w:date="2025-08-07T07:11:00Z" w16du:dateUtc="2025-08-07T06:11:00Z">
            <w:rPr/>
          </w:rPrChange>
        </w:rP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59" w:name="_Toc194067042"/>
      <w:r w:rsidRPr="00237F07">
        <w:t>References</w:t>
      </w:r>
      <w:bookmarkEnd w:id="59"/>
    </w:p>
    <w:p w14:paraId="263D91F4" w14:textId="7B06BD9B" w:rsidR="0096295A" w:rsidRDefault="0096295A" w:rsidP="00DB7CFE">
      <w:pPr>
        <w:pStyle w:val="Heading2"/>
      </w:pPr>
      <w:bookmarkStart w:id="60" w:name="_Toc194067043"/>
      <w:r w:rsidRPr="00237F07">
        <w:t>Normative references</w:t>
      </w:r>
      <w:bookmarkEnd w:id="60"/>
    </w:p>
    <w:p w14:paraId="6BD7343C" w14:textId="3530E47E" w:rsidR="00B727EB" w:rsidRPr="00237F07" w:rsidRDefault="00B727EB" w:rsidP="004E61EE">
      <w:pPr>
        <w:spacing w:after="120" w:line="240" w:lineRule="auto"/>
        <w:ind w:left="1418" w:hanging="1418"/>
        <w:jc w:val="both"/>
        <w:rPr>
          <w:lang w:eastAsia="en-GB"/>
        </w:rPr>
      </w:pPr>
      <w:bookmarkStart w:id="61"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61"/>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62"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63" w:name="_Toc194067044"/>
      <w:bookmarkEnd w:id="62"/>
      <w:r w:rsidRPr="00237F07">
        <w:rPr>
          <w:lang w:eastAsia="en-GB"/>
        </w:rPr>
        <w:t>Informative references</w:t>
      </w:r>
      <w:bookmarkEnd w:id="6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64" w:name="_Toc194067045"/>
      <w:r w:rsidRPr="00237F07">
        <w:rPr>
          <w:lang w:eastAsia="en-GB"/>
        </w:rPr>
        <w:t>Abbreviations and Notation</w:t>
      </w:r>
      <w:bookmarkEnd w:id="64"/>
    </w:p>
    <w:p w14:paraId="672C963E" w14:textId="6BCD1D62" w:rsidR="003E7D16" w:rsidRPr="00237F07" w:rsidRDefault="003E7D16" w:rsidP="00DB7CFE">
      <w:pPr>
        <w:pStyle w:val="Heading2"/>
        <w:rPr>
          <w:lang w:eastAsia="en-GB"/>
        </w:rPr>
      </w:pPr>
      <w:bookmarkStart w:id="65" w:name="_Toc99104495"/>
      <w:bookmarkStart w:id="66" w:name="_Toc99104948"/>
      <w:bookmarkStart w:id="67" w:name="_Toc194067046"/>
      <w:bookmarkEnd w:id="65"/>
      <w:bookmarkEnd w:id="66"/>
      <w:r w:rsidRPr="00237F07">
        <w:rPr>
          <w:lang w:eastAsia="en-GB"/>
        </w:rPr>
        <w:t>Abbreviations</w:t>
      </w:r>
      <w:bookmarkEnd w:id="6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68" w:name="_Toc194067047"/>
      <w:r w:rsidRPr="00237F07">
        <w:rPr>
          <w:lang w:eastAsia="en-GB"/>
        </w:rPr>
        <w:t>Notation</w:t>
      </w:r>
      <w:bookmarkEnd w:id="68"/>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69"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69"/>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70"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70"/>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278F2CB0" w:rsidR="00B42BF5" w:rsidRDefault="00B42BF5" w:rsidP="00F2390C">
      <w:pPr>
        <w:jc w:val="both"/>
        <w:rPr>
          <w:lang w:eastAsia="en-GB"/>
        </w:rPr>
      </w:pPr>
      <w:r>
        <w:rPr>
          <w:lang w:eastAsia="en-GB"/>
        </w:rPr>
        <w:t xml:space="preserve">Non-mandatory requirements or recommendations to implementers are indicated using </w:t>
      </w:r>
      <w:ins w:id="71" w:author="jon pritchard" w:date="2025-09-17T13:40:00Z" w16du:dateUtc="2025-09-17T11:40:00Z">
        <w:r w:rsidR="000F7D72">
          <w:rPr>
            <w:lang w:eastAsia="en-GB"/>
          </w:rPr>
          <w:t xml:space="preserve">the </w:t>
        </w:r>
      </w:ins>
      <w:r>
        <w:rPr>
          <w:lang w:eastAsia="en-GB"/>
        </w:rPr>
        <w:t xml:space="preserve">word </w:t>
      </w:r>
      <w:r w:rsidRPr="000F7D72">
        <w:rPr>
          <w:strike/>
          <w:lang w:eastAsia="en-GB"/>
          <w:rPrChange w:id="72" w:author="jon pritchard" w:date="2025-09-17T13:40:00Z" w16du:dateUtc="2025-09-17T11:40:00Z">
            <w:rPr>
              <w:lang w:eastAsia="en-GB"/>
            </w:rPr>
          </w:rPrChange>
        </w:rPr>
        <w:t>“shall” or</w:t>
      </w:r>
      <w:r>
        <w:rPr>
          <w:lang w:eastAsia="en-GB"/>
        </w:rPr>
        <w:t xml:space="preserve">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73" w:name="_Toc40990386"/>
      <w:bookmarkStart w:id="74" w:name="_Toc40990387"/>
      <w:bookmarkStart w:id="75" w:name="_Toc40990388"/>
      <w:bookmarkStart w:id="76" w:name="_Toc40990389"/>
      <w:bookmarkStart w:id="77" w:name="_Toc40990390"/>
      <w:bookmarkStart w:id="78" w:name="_Toc40990391"/>
      <w:bookmarkStart w:id="79" w:name="_Toc40990392"/>
      <w:bookmarkStart w:id="80" w:name="_Toc40990393"/>
      <w:bookmarkStart w:id="81" w:name="_Toc40990394"/>
      <w:bookmarkStart w:id="82" w:name="_Toc40990395"/>
      <w:bookmarkStart w:id="83" w:name="_Toc40990396"/>
      <w:bookmarkStart w:id="84" w:name="_Toc40990397"/>
      <w:bookmarkStart w:id="85" w:name="_Toc40990398"/>
      <w:bookmarkStart w:id="86" w:name="_Toc40990399"/>
      <w:bookmarkStart w:id="87" w:name="_Toc40990400"/>
      <w:bookmarkStart w:id="88" w:name="_Toc40990401"/>
      <w:bookmarkStart w:id="89" w:name="_Toc38829544"/>
      <w:bookmarkStart w:id="90" w:name="_Toc38830047"/>
      <w:bookmarkStart w:id="91" w:name="_Toc19406704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91"/>
      <w:r w:rsidR="00411D24" w:rsidRPr="00B812CA">
        <w:t xml:space="preserve"> </w:t>
      </w:r>
    </w:p>
    <w:p w14:paraId="72A69B43" w14:textId="29666087" w:rsidR="00826285" w:rsidRPr="00237F07" w:rsidRDefault="00826285" w:rsidP="00DB7CFE">
      <w:pPr>
        <w:pStyle w:val="Heading2"/>
      </w:pPr>
      <w:bookmarkStart w:id="92" w:name="_Toc194067050"/>
      <w:r w:rsidRPr="00237F07">
        <w:t>The concepts of ENC</w:t>
      </w:r>
      <w:r w:rsidR="00C64C79" w:rsidRPr="00237F07">
        <w:t>, ENDS and System Database</w:t>
      </w:r>
      <w:bookmarkEnd w:id="92"/>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9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93"/>
      <w:r w:rsidR="0007117E" w:rsidRPr="00237F07">
        <w:rPr>
          <w:i w:val="0"/>
          <w:iCs w:val="0"/>
        </w:rPr>
        <w:t>.</w:t>
      </w:r>
    </w:p>
    <w:p w14:paraId="11B34173" w14:textId="77777777" w:rsidR="00826285" w:rsidRPr="00237F07" w:rsidRDefault="00826285" w:rsidP="00DB7CFE">
      <w:pPr>
        <w:pStyle w:val="Heading2"/>
      </w:pPr>
      <w:bookmarkStart w:id="94" w:name="_Ref98329076"/>
      <w:bookmarkStart w:id="95" w:name="_Ref98339151"/>
      <w:bookmarkStart w:id="96" w:name="_Ref98339270"/>
      <w:bookmarkStart w:id="97" w:name="_Toc194067051"/>
      <w:r w:rsidRPr="00237F07">
        <w:t>ECDIS concept, limitations, and challenges</w:t>
      </w:r>
      <w:bookmarkEnd w:id="94"/>
      <w:bookmarkEnd w:id="95"/>
      <w:bookmarkEnd w:id="96"/>
      <w:bookmarkEnd w:id="97"/>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2F45E1AB" w:rsidR="00F14ED1" w:rsidRPr="00237F07" w:rsidRDefault="00F14ED1" w:rsidP="00AE2737">
      <w:pPr>
        <w:pStyle w:val="ListParagraph"/>
        <w:numPr>
          <w:ilvl w:val="0"/>
          <w:numId w:val="37"/>
        </w:numPr>
        <w:spacing w:after="120" w:line="240" w:lineRule="auto"/>
        <w:jc w:val="both"/>
      </w:pPr>
      <w:r w:rsidRPr="00237F07">
        <w:t xml:space="preserve">ECDIS, used together with </w:t>
      </w:r>
      <w:ins w:id="98" w:author="jonathan pritchard" w:date="2025-08-07T10:29:00Z" w16du:dateUtc="2025-08-07T09:29:00Z">
        <w:r w:rsidR="008A4A4B">
          <w:t xml:space="preserve">up to date </w:t>
        </w:r>
      </w:ins>
      <w:r w:rsidRPr="00237F07">
        <w:t xml:space="preserve">official data, </w:t>
      </w:r>
      <w:commentRangeStart w:id="99"/>
      <w:commentRangeStart w:id="100"/>
      <w:del w:id="101" w:author="jonathan pritchard" w:date="2025-08-07T10:29:00Z" w16du:dateUtc="2025-08-07T09:29:00Z">
        <w:r w:rsidRPr="00237F07" w:rsidDel="008A4A4B">
          <w:delText>[is]</w:delText>
        </w:r>
      </w:del>
      <w:ins w:id="102" w:author="jonathan pritchard" w:date="2025-08-07T10:29:00Z" w16du:dateUtc="2025-08-07T09:29:00Z">
        <w:r w:rsidR="008A4A4B">
          <w:t xml:space="preserve">may be </w:t>
        </w:r>
      </w:ins>
      <w:del w:id="103" w:author="jonathan pritchard" w:date="2025-08-07T10:29:00Z" w16du:dateUtc="2025-08-07T09:29:00Z">
        <w:r w:rsidRPr="00237F07" w:rsidDel="008A4A4B">
          <w:delText xml:space="preserve"> </w:delText>
        </w:r>
      </w:del>
      <w:commentRangeEnd w:id="99"/>
      <w:r w:rsidR="00B33BBD" w:rsidRPr="00237F07">
        <w:rPr>
          <w:rStyle w:val="CommentReference"/>
          <w:sz w:val="20"/>
          <w:lang w:val="en-GB"/>
        </w:rPr>
        <w:commentReference w:id="99"/>
      </w:r>
      <w:commentRangeEnd w:id="100"/>
      <w:r w:rsidR="008A4A4B">
        <w:rPr>
          <w:rStyle w:val="CommentReference"/>
        </w:rPr>
        <w:commentReference w:id="100"/>
      </w:r>
      <w:r w:rsidRPr="00237F07">
        <w:t>accepted as complying with the</w:t>
      </w:r>
      <w:del w:id="104" w:author="jonathan pritchard" w:date="2025-08-07T10:30:00Z" w16du:dateUtc="2025-08-07T09:30:00Z">
        <w:r w:rsidRPr="00237F07" w:rsidDel="008A4A4B">
          <w:delText xml:space="preserve"> up-to-date</w:delText>
        </w:r>
      </w:del>
      <w:r w:rsidRPr="00237F07">
        <w:t xml:space="preserv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 xml:space="preserve">of the 1974 SOLAS Convention amended in 2009. Electronic chart systems not meeting these ECDIS specifications of IHO and IMO, </w:t>
      </w:r>
      <w:r w:rsidRPr="00B33BBD">
        <w:rPr>
          <w:strike/>
          <w:rPrChange w:id="105" w:author="jonathan pritchard" w:date="2025-07-23T13:12:00Z" w16du:dateUtc="2025-07-23T12:12:00Z">
            <w:rPr/>
          </w:rPrChange>
        </w:rPr>
        <w:t>or ECDIS using non-official data,</w:t>
      </w:r>
      <w:r w:rsidRPr="00237F07">
        <w:t xml:space="preserve">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w:t>
      </w:r>
      <w:r w:rsidRPr="00A73DCC">
        <w:rPr>
          <w:strike/>
          <w:rPrChange w:id="106" w:author="jonathan pritchard" w:date="2025-08-07T10:39:00Z" w16du:dateUtc="2025-08-07T09:39:00Z">
            <w:rPr/>
          </w:rPrChange>
        </w:rPr>
        <w:t>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07" w:name="_Toc194067052"/>
      <w:r w:rsidRPr="00237F07">
        <w:t>Depth Related Functionality</w:t>
      </w:r>
      <w:bookmarkEnd w:id="107"/>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08" w:name="_Toc194067053"/>
      <w:r w:rsidRPr="00237F07">
        <w:t>I</w:t>
      </w:r>
      <w:r w:rsidR="000F49BE" w:rsidRPr="00237F07">
        <w:t>ntegrated Navigation System (INS)</w:t>
      </w:r>
      <w:r w:rsidR="004C242A" w:rsidRPr="00237F07">
        <w:t xml:space="preserve"> concept, limitations and challenges</w:t>
      </w:r>
      <w:bookmarkEnd w:id="108"/>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109" w:name="_Toc38936212"/>
      <w:bookmarkStart w:id="110" w:name="_Toc40990404"/>
      <w:bookmarkStart w:id="111" w:name="_Toc41235015"/>
      <w:bookmarkStart w:id="112" w:name="_Toc41235059"/>
      <w:bookmarkStart w:id="113" w:name="_Toc38936213"/>
      <w:bookmarkStart w:id="114" w:name="_Toc40990405"/>
      <w:bookmarkStart w:id="115" w:name="_Toc41235016"/>
      <w:bookmarkStart w:id="116" w:name="_Toc41235060"/>
      <w:bookmarkStart w:id="117" w:name="_Toc194067054"/>
      <w:bookmarkEnd w:id="109"/>
      <w:bookmarkEnd w:id="110"/>
      <w:bookmarkEnd w:id="111"/>
      <w:bookmarkEnd w:id="112"/>
      <w:bookmarkEnd w:id="113"/>
      <w:bookmarkEnd w:id="114"/>
      <w:bookmarkEnd w:id="115"/>
      <w:bookmarkEnd w:id="116"/>
      <w:r w:rsidRPr="00237F07">
        <w:t>User Interface Design</w:t>
      </w:r>
      <w:bookmarkEnd w:id="117"/>
    </w:p>
    <w:p w14:paraId="5681FAC0" w14:textId="00D054DE" w:rsidR="00793684" w:rsidRPr="00237F07" w:rsidRDefault="00793684" w:rsidP="00DB7CFE">
      <w:pPr>
        <w:pStyle w:val="Heading2"/>
      </w:pPr>
      <w:bookmarkStart w:id="118" w:name="_Toc194067055"/>
      <w:r w:rsidRPr="00237F07">
        <w:t>General principles</w:t>
      </w:r>
      <w:bookmarkEnd w:id="118"/>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19" w:name="_Toc47708006"/>
      <w:bookmarkStart w:id="120" w:name="_Ref188951485"/>
      <w:bookmarkStart w:id="121" w:name="_Toc194067056"/>
      <w:bookmarkEnd w:id="119"/>
      <w:r w:rsidRPr="00237F07">
        <w:t>Data</w:t>
      </w:r>
      <w:r w:rsidR="00E12CDB" w:rsidRPr="00237F07">
        <w:t xml:space="preserve"> </w:t>
      </w:r>
      <w:r w:rsidRPr="00237F07">
        <w:t>L</w:t>
      </w:r>
      <w:r w:rsidR="00E12CDB" w:rsidRPr="00237F07">
        <w:t>ayers</w:t>
      </w:r>
      <w:bookmarkEnd w:id="120"/>
      <w:bookmarkEnd w:id="121"/>
    </w:p>
    <w:p w14:paraId="77DB75E3" w14:textId="39CA3488" w:rsidR="00D60E7E" w:rsidRPr="00237F07" w:rsidRDefault="00B55D04" w:rsidP="00DB7CFE">
      <w:pPr>
        <w:pStyle w:val="Heading2"/>
      </w:pPr>
      <w:bookmarkStart w:id="122" w:name="_Toc175130107"/>
      <w:bookmarkStart w:id="123" w:name="_Toc178784314"/>
      <w:bookmarkStart w:id="124" w:name="_Ref45143574"/>
      <w:bookmarkStart w:id="125" w:name="_Toc194067057"/>
      <w:bookmarkEnd w:id="122"/>
      <w:bookmarkEnd w:id="123"/>
      <w:r w:rsidRPr="00237F07">
        <w:t>D</w:t>
      </w:r>
      <w:r w:rsidR="00960834" w:rsidRPr="00237F07">
        <w:t xml:space="preserve">ata </w:t>
      </w:r>
      <w:r w:rsidR="008549AF" w:rsidRPr="00237F07">
        <w:t>products and information layers</w:t>
      </w:r>
      <w:bookmarkEnd w:id="124"/>
      <w:bookmarkEnd w:id="125"/>
    </w:p>
    <w:p w14:paraId="130C22D9" w14:textId="0D0BF85D" w:rsidR="00B55D04" w:rsidRPr="00237F07" w:rsidRDefault="00B55D04" w:rsidP="00F2390C">
      <w:pPr>
        <w:pStyle w:val="Heading3"/>
      </w:pPr>
      <w:bookmarkStart w:id="126" w:name="_Ref45055302"/>
      <w:bookmarkStart w:id="127" w:name="_Ref45211567"/>
      <w:bookmarkStart w:id="128" w:name="_Toc194067058"/>
      <w:r w:rsidRPr="00237F07">
        <w:t>Basic product</w:t>
      </w:r>
      <w:r w:rsidR="00FD4A8D" w:rsidRPr="00237F07">
        <w:t xml:space="preserve"> specifications</w:t>
      </w:r>
      <w:r w:rsidRPr="00237F07">
        <w:t xml:space="preserve"> and layers</w:t>
      </w:r>
      <w:bookmarkEnd w:id="126"/>
      <w:bookmarkEnd w:id="127"/>
      <w:bookmarkEnd w:id="128"/>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Default="00656888" w:rsidP="00AE2737">
      <w:pPr>
        <w:pStyle w:val="ListParagraph"/>
        <w:numPr>
          <w:ilvl w:val="0"/>
          <w:numId w:val="16"/>
        </w:numPr>
        <w:spacing w:after="60" w:line="240" w:lineRule="auto"/>
        <w:jc w:val="both"/>
        <w:rPr>
          <w:ins w:id="129" w:author="jon pritchard" w:date="2025-09-17T14:26:00Z" w16du:dateUtc="2025-09-17T12:26:00Z"/>
        </w:rPr>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3568225C" w14:textId="77777777" w:rsidR="0007559B" w:rsidRPr="00237F07" w:rsidRDefault="0007559B" w:rsidP="0007559B">
      <w:pPr>
        <w:pStyle w:val="ListParagraph"/>
        <w:numPr>
          <w:ilvl w:val="0"/>
          <w:numId w:val="16"/>
        </w:numPr>
        <w:spacing w:after="60" w:line="240" w:lineRule="auto"/>
        <w:jc w:val="both"/>
        <w:rPr>
          <w:ins w:id="130" w:author="jon pritchard" w:date="2025-09-17T14:26:00Z" w16du:dateUtc="2025-09-17T12:26:00Z"/>
        </w:rPr>
      </w:pPr>
      <w:commentRangeStart w:id="131"/>
      <w:ins w:id="132" w:author="jon pritchard" w:date="2025-09-17T14:26:00Z" w16du:dateUtc="2025-09-17T12:26:00Z">
        <w:r w:rsidRPr="00237F07">
          <w:t>S-122 Marine Protected Areas;</w:t>
        </w:r>
      </w:ins>
    </w:p>
    <w:p w14:paraId="76FAE475" w14:textId="77777777" w:rsidR="0007559B" w:rsidRPr="00237F07" w:rsidRDefault="0007559B" w:rsidP="0007559B">
      <w:pPr>
        <w:pStyle w:val="ListParagraph"/>
        <w:numPr>
          <w:ilvl w:val="0"/>
          <w:numId w:val="16"/>
        </w:numPr>
        <w:spacing w:after="60" w:line="240" w:lineRule="auto"/>
        <w:jc w:val="both"/>
        <w:rPr>
          <w:ins w:id="133" w:author="jon pritchard" w:date="2025-09-17T14:26:00Z" w16du:dateUtc="2025-09-17T12:26:00Z"/>
        </w:rPr>
      </w:pPr>
      <w:ins w:id="134" w:author="jon pritchard" w:date="2025-09-17T14:26:00Z" w16du:dateUtc="2025-09-17T12:26:00Z">
        <w:r w:rsidRPr="00237F07">
          <w:t>S-123 Marine Radio Services;</w:t>
        </w:r>
      </w:ins>
    </w:p>
    <w:p w14:paraId="3CD1F3BF" w14:textId="77777777" w:rsidR="0007559B" w:rsidRPr="00237F07" w:rsidRDefault="0007559B" w:rsidP="0007559B">
      <w:pPr>
        <w:pStyle w:val="ListParagraph"/>
        <w:numPr>
          <w:ilvl w:val="0"/>
          <w:numId w:val="16"/>
        </w:numPr>
        <w:spacing w:after="60" w:line="240" w:lineRule="auto"/>
        <w:jc w:val="both"/>
        <w:rPr>
          <w:ins w:id="135" w:author="jon pritchard" w:date="2025-09-17T14:26:00Z" w16du:dateUtc="2025-09-17T12:26:00Z"/>
        </w:rPr>
      </w:pPr>
      <w:ins w:id="136" w:author="jon pritchard" w:date="2025-09-17T14:26:00Z" w16du:dateUtc="2025-09-17T12:26:00Z">
        <w:r w:rsidRPr="00237F07">
          <w:t>S-127 Marine Traffic Management;</w:t>
        </w:r>
      </w:ins>
    </w:p>
    <w:p w14:paraId="5DCDCA66" w14:textId="12B3423A" w:rsidR="0007559B" w:rsidRPr="00237F07" w:rsidRDefault="0007559B" w:rsidP="0007559B">
      <w:pPr>
        <w:pStyle w:val="ListParagraph"/>
        <w:numPr>
          <w:ilvl w:val="0"/>
          <w:numId w:val="16"/>
        </w:numPr>
        <w:spacing w:after="60" w:line="240" w:lineRule="auto"/>
        <w:jc w:val="both"/>
      </w:pPr>
      <w:ins w:id="137" w:author="jon pritchard" w:date="2025-09-17T14:26:00Z" w16du:dateUtc="2025-09-17T12:26:00Z">
        <w:r w:rsidRPr="00B77A92">
          <w:t>S-131 Marine Harbour Infrastructure</w:t>
        </w:r>
        <w:r>
          <w:t>;</w:t>
        </w:r>
      </w:ins>
      <w:commentRangeEnd w:id="131"/>
      <w:ins w:id="138" w:author="jon pritchard" w:date="2025-09-17T14:31:00Z" w16du:dateUtc="2025-09-17T12:31:00Z">
        <w:r w:rsidR="00A67F3F">
          <w:rPr>
            <w:rStyle w:val="CommentReference"/>
          </w:rPr>
          <w:commentReference w:id="131"/>
        </w:r>
      </w:ins>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4BB6204A" w:rsidR="00C470C5" w:rsidRDefault="00725AA2" w:rsidP="00530F27">
      <w:pPr>
        <w:spacing w:after="120" w:line="240" w:lineRule="auto"/>
        <w:jc w:val="both"/>
      </w:pPr>
      <w:bookmarkStart w:id="139" w:name="_Hlk211515122"/>
      <w:r>
        <w:t>T</w:t>
      </w:r>
      <w:r w:rsidR="00C470C5" w:rsidRPr="00F81DCC">
        <w:t>he ENC layer</w:t>
      </w:r>
      <w:ins w:id="140" w:author="jonathan pritchard" w:date="2025-09-09T14:42:00Z" w16du:dateUtc="2025-09-09T13:42:00Z">
        <w:r w:rsidR="00E95FE3">
          <w:t xml:space="preserve"> (S-101 and S-57)</w:t>
        </w:r>
      </w:ins>
      <w:r>
        <w:t xml:space="preserve"> </w:t>
      </w:r>
      <w:r w:rsidR="00C470C5" w:rsidRPr="00F81DCC">
        <w:t>must be permanently on</w:t>
      </w:r>
      <w:r>
        <w:t>. T</w:t>
      </w:r>
      <w:r w:rsidR="00C470C5" w:rsidRPr="00F81DCC">
        <w:t xml:space="preserve">he mariner must be able to switch the </w:t>
      </w:r>
      <w:commentRangeStart w:id="141"/>
      <w:commentRangeStart w:id="142"/>
      <w:r w:rsidR="00C470C5" w:rsidRPr="00F81DCC">
        <w:t xml:space="preserve">graphical display </w:t>
      </w:r>
      <w:commentRangeEnd w:id="141"/>
      <w:r w:rsidR="008F14D3">
        <w:rPr>
          <w:rStyle w:val="CommentReference"/>
        </w:rPr>
        <w:commentReference w:id="141"/>
      </w:r>
      <w:commentRangeEnd w:id="142"/>
      <w:r w:rsidR="008F14D3">
        <w:rPr>
          <w:rStyle w:val="CommentReference"/>
        </w:rPr>
        <w:commentReference w:id="142"/>
      </w:r>
      <w:r w:rsidR="00C470C5" w:rsidRPr="00F81DCC">
        <w:t xml:space="preserve">of </w:t>
      </w:r>
      <w:bookmarkEnd w:id="139"/>
      <w:r w:rsidR="003C0506">
        <w:t xml:space="preserve">S-111, </w:t>
      </w:r>
      <w:ins w:id="143" w:author="jon pritchard" w:date="2025-09-17T14:27:00Z" w16du:dateUtc="2025-09-17T12:27:00Z">
        <w:r w:rsidR="0007559B">
          <w:t xml:space="preserve">S-122, S-123, S-127, S-131, </w:t>
        </w:r>
      </w:ins>
      <w:r w:rsidR="003C0506">
        <w:t>S-124,</w:t>
      </w:r>
      <w:ins w:id="144" w:author="jon pritchard" w:date="2025-09-17T14:27:00Z" w16du:dateUtc="2025-09-17T12:27:00Z">
        <w:r w:rsidR="0007559B">
          <w:t xml:space="preserve"> and</w:t>
        </w:r>
      </w:ins>
      <w:r w:rsidR="003C0506">
        <w:t xml:space="preserve"> S-129</w:t>
      </w:r>
      <w:r w:rsidR="00C470C5" w:rsidRPr="00F81DCC">
        <w:t xml:space="preserve"> on and off.</w:t>
      </w:r>
      <w:r w:rsidR="00C470C5">
        <w:t xml:space="preserve"> </w:t>
      </w:r>
      <w:r w:rsidR="00E4615A">
        <w:t xml:space="preserve">Graphical display of S-101 is defined in Appendix E. Additional requirements for the graphical display of S-111, </w:t>
      </w:r>
      <w:ins w:id="145" w:author="jon pritchard" w:date="2025-09-17T14:27:00Z" w16du:dateUtc="2025-09-17T12:27:00Z">
        <w:r w:rsidR="0007559B">
          <w:t xml:space="preserve">S-122, S-123, S-127, S-131, </w:t>
        </w:r>
      </w:ins>
      <w:r w:rsidR="00E4615A">
        <w:t>S-124 and S-129 are contained in 12.2.</w:t>
      </w:r>
    </w:p>
    <w:p w14:paraId="09D5B609" w14:textId="5BF0EFA9" w:rsidR="008C35BD" w:rsidRPr="00237F07" w:rsidRDefault="008C35BD" w:rsidP="00530F27">
      <w:pPr>
        <w:pStyle w:val="Heading3"/>
      </w:pPr>
      <w:bookmarkStart w:id="146" w:name="_Toc194067059"/>
      <w:r>
        <w:t>Projected Data</w:t>
      </w:r>
      <w:bookmarkEnd w:id="146"/>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147" w:name="_Ref45055480"/>
      <w:bookmarkStart w:id="148" w:name="_Ref45211570"/>
      <w:bookmarkStart w:id="149" w:name="_Toc194067060"/>
      <w:r w:rsidRPr="00237F07">
        <w:lastRenderedPageBreak/>
        <w:t xml:space="preserve">Other </w:t>
      </w:r>
      <w:r w:rsidR="008549AF" w:rsidRPr="00237F07">
        <w:t>data products</w:t>
      </w:r>
      <w:bookmarkEnd w:id="147"/>
      <w:bookmarkEnd w:id="148"/>
      <w:bookmarkEnd w:id="149"/>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07559B" w:rsidRDefault="00A4729C" w:rsidP="00AE2737">
      <w:pPr>
        <w:pStyle w:val="ListParagraph"/>
        <w:numPr>
          <w:ilvl w:val="0"/>
          <w:numId w:val="17"/>
        </w:numPr>
        <w:spacing w:after="60" w:line="240" w:lineRule="auto"/>
        <w:jc w:val="both"/>
        <w:rPr>
          <w:strike/>
          <w:rPrChange w:id="150" w:author="jon pritchard" w:date="2025-09-17T14:28:00Z" w16du:dateUtc="2025-09-17T12:28:00Z">
            <w:rPr/>
          </w:rPrChange>
        </w:rPr>
      </w:pPr>
      <w:r w:rsidRPr="0007559B">
        <w:rPr>
          <w:strike/>
          <w:rPrChange w:id="151" w:author="jon pritchard" w:date="2025-09-17T14:28:00Z" w16du:dateUtc="2025-09-17T12:28:00Z">
            <w:rPr/>
          </w:rPrChange>
        </w:rPr>
        <w:t>S-122 Marine Protected Areas</w:t>
      </w:r>
      <w:r w:rsidR="000F2A6A" w:rsidRPr="0007559B">
        <w:rPr>
          <w:strike/>
          <w:rPrChange w:id="152" w:author="jon pritchard" w:date="2025-09-17T14:28:00Z" w16du:dateUtc="2025-09-17T12:28:00Z">
            <w:rPr/>
          </w:rPrChange>
        </w:rPr>
        <w:t>;</w:t>
      </w:r>
    </w:p>
    <w:p w14:paraId="08C77765" w14:textId="1445706F" w:rsidR="00497BDA" w:rsidRPr="0007559B" w:rsidRDefault="00A4729C" w:rsidP="00AE2737">
      <w:pPr>
        <w:pStyle w:val="ListParagraph"/>
        <w:numPr>
          <w:ilvl w:val="0"/>
          <w:numId w:val="17"/>
        </w:numPr>
        <w:spacing w:after="60" w:line="240" w:lineRule="auto"/>
        <w:jc w:val="both"/>
        <w:rPr>
          <w:strike/>
          <w:rPrChange w:id="153" w:author="jon pritchard" w:date="2025-09-17T14:28:00Z" w16du:dateUtc="2025-09-17T12:28:00Z">
            <w:rPr/>
          </w:rPrChange>
        </w:rPr>
      </w:pPr>
      <w:r w:rsidRPr="0007559B">
        <w:rPr>
          <w:strike/>
          <w:rPrChange w:id="154" w:author="jon pritchard" w:date="2025-09-17T14:28:00Z" w16du:dateUtc="2025-09-17T12:28:00Z">
            <w:rPr/>
          </w:rPrChange>
        </w:rPr>
        <w:t xml:space="preserve">S-123 </w:t>
      </w:r>
      <w:r w:rsidR="000F2A6A" w:rsidRPr="0007559B">
        <w:rPr>
          <w:strike/>
          <w:rPrChange w:id="155" w:author="jon pritchard" w:date="2025-09-17T14:28:00Z" w16du:dateUtc="2025-09-17T12:28:00Z">
            <w:rPr/>
          </w:rPrChange>
        </w:rPr>
        <w:t>Marine Radio Services;</w:t>
      </w:r>
    </w:p>
    <w:p w14:paraId="45AD7D6E" w14:textId="03A86F15" w:rsidR="007D45C3" w:rsidRPr="0007559B" w:rsidRDefault="007D45C3" w:rsidP="00AE2737">
      <w:pPr>
        <w:pStyle w:val="ListParagraph"/>
        <w:numPr>
          <w:ilvl w:val="0"/>
          <w:numId w:val="17"/>
        </w:numPr>
        <w:spacing w:after="60" w:line="240" w:lineRule="auto"/>
        <w:jc w:val="both"/>
      </w:pPr>
      <w:r w:rsidRPr="0007559B">
        <w:t>S-125</w:t>
      </w:r>
      <w:r w:rsidR="002D6394" w:rsidRPr="0007559B">
        <w:t xml:space="preserve"> </w:t>
      </w:r>
      <w:r w:rsidR="00776736" w:rsidRPr="0007559B">
        <w:t>Marine Aids to Navigation</w:t>
      </w:r>
      <w:r w:rsidR="002128CD" w:rsidRPr="0007559B">
        <w:t>;</w:t>
      </w:r>
    </w:p>
    <w:p w14:paraId="1E591681" w14:textId="0D27E0D7" w:rsidR="005A185A" w:rsidRPr="0007559B" w:rsidRDefault="000F2A6A" w:rsidP="00AE2737">
      <w:pPr>
        <w:pStyle w:val="ListParagraph"/>
        <w:numPr>
          <w:ilvl w:val="0"/>
          <w:numId w:val="17"/>
        </w:numPr>
        <w:spacing w:after="60" w:line="240" w:lineRule="auto"/>
        <w:jc w:val="both"/>
        <w:rPr>
          <w:strike/>
          <w:rPrChange w:id="156" w:author="jon pritchard" w:date="2025-09-17T14:28:00Z" w16du:dateUtc="2025-09-17T12:28:00Z">
            <w:rPr/>
          </w:rPrChange>
        </w:rPr>
      </w:pPr>
      <w:r w:rsidRPr="0007559B">
        <w:rPr>
          <w:strike/>
          <w:rPrChange w:id="157" w:author="jon pritchard" w:date="2025-09-17T14:28:00Z" w16du:dateUtc="2025-09-17T12:28:00Z">
            <w:rPr/>
          </w:rPrChange>
        </w:rPr>
        <w:t>S-127 Marine Traffic Management;</w:t>
      </w:r>
    </w:p>
    <w:p w14:paraId="4FD66DDE" w14:textId="3C0D11A4" w:rsidR="007D45C3" w:rsidRPr="0007559B" w:rsidRDefault="007D45C3" w:rsidP="00AE2737">
      <w:pPr>
        <w:pStyle w:val="ListParagraph"/>
        <w:numPr>
          <w:ilvl w:val="0"/>
          <w:numId w:val="17"/>
        </w:numPr>
        <w:spacing w:after="60" w:line="240" w:lineRule="auto"/>
        <w:jc w:val="both"/>
        <w:rPr>
          <w:strike/>
          <w:rPrChange w:id="158" w:author="jon pritchard" w:date="2025-09-17T14:28:00Z" w16du:dateUtc="2025-09-17T12:28:00Z">
            <w:rPr/>
          </w:rPrChange>
        </w:rPr>
      </w:pPr>
      <w:r w:rsidRPr="0007559B">
        <w:rPr>
          <w:strike/>
          <w:rPrChange w:id="159" w:author="jon pritchard" w:date="2025-09-17T14:28:00Z" w16du:dateUtc="2025-09-17T12:28:00Z">
            <w:rPr/>
          </w:rPrChange>
        </w:rPr>
        <w:t>S-131</w:t>
      </w:r>
      <w:r w:rsidR="00796161" w:rsidRPr="0007559B">
        <w:rPr>
          <w:strike/>
          <w:rPrChange w:id="160" w:author="jon pritchard" w:date="2025-09-17T14:28:00Z" w16du:dateUtc="2025-09-17T12:28:00Z">
            <w:rPr/>
          </w:rPrChange>
        </w:rPr>
        <w:t xml:space="preserve"> Marine Harbour Infrastructure</w:t>
      </w:r>
      <w:r w:rsidR="002128CD" w:rsidRPr="0007559B">
        <w:rPr>
          <w:strike/>
          <w:rPrChange w:id="161" w:author="jon pritchard" w:date="2025-09-17T14:28:00Z" w16du:dateUtc="2025-09-17T12:28:00Z">
            <w:rPr/>
          </w:rPrChange>
        </w:rPr>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005D108F" w:rsidR="00776736" w:rsidRDefault="00776736" w:rsidP="00AE2737">
      <w:pPr>
        <w:pStyle w:val="ListParagraph"/>
        <w:numPr>
          <w:ilvl w:val="0"/>
          <w:numId w:val="17"/>
        </w:numPr>
        <w:spacing w:after="60" w:line="240" w:lineRule="auto"/>
        <w:jc w:val="both"/>
        <w:rPr>
          <w:ins w:id="162" w:author="jonathan pritchard" w:date="2025-08-07T10:32:00Z" w16du:dateUtc="2025-08-07T09:32:00Z"/>
        </w:rPr>
      </w:pPr>
      <w:r w:rsidRPr="00522226">
        <w:t xml:space="preserve">WMO </w:t>
      </w:r>
      <w:r w:rsidR="00494538" w:rsidRPr="00530F27">
        <w:t>S-412</w:t>
      </w:r>
      <w:r w:rsidR="00494538" w:rsidRPr="00522226">
        <w:t xml:space="preserve"> </w:t>
      </w:r>
      <w:r w:rsidR="008972A2" w:rsidRPr="00522226">
        <w:t>Weather and Wave Hazards</w:t>
      </w:r>
      <w:r w:rsidR="002128CD" w:rsidRPr="00522226">
        <w:t>;</w:t>
      </w:r>
    </w:p>
    <w:p w14:paraId="08FE7F41" w14:textId="77777777" w:rsidR="008A4A4B" w:rsidRDefault="008A4A4B" w:rsidP="008A4A4B">
      <w:pPr>
        <w:spacing w:after="60" w:line="240" w:lineRule="auto"/>
        <w:jc w:val="both"/>
        <w:rPr>
          <w:ins w:id="163" w:author="jonathan pritchard" w:date="2025-08-07T10:32:00Z" w16du:dateUtc="2025-08-07T09:32:00Z"/>
        </w:rPr>
      </w:pPr>
    </w:p>
    <w:p w14:paraId="0B9B7B42" w14:textId="08C85C3F" w:rsidR="008A4A4B" w:rsidRPr="008A4A4B" w:rsidRDefault="008A4A4B">
      <w:pPr>
        <w:pStyle w:val="Heading3"/>
        <w:rPr>
          <w:ins w:id="164" w:author="jonathan pritchard" w:date="2025-08-07T10:32:00Z" w16du:dateUtc="2025-08-07T09:32:00Z"/>
        </w:rPr>
        <w:pPrChange w:id="165" w:author="jonathan pritchard" w:date="2025-08-07T10:33:00Z" w16du:dateUtc="2025-08-07T09:33:00Z">
          <w:pPr>
            <w:pStyle w:val="ISOChange"/>
            <w:spacing w:before="60" w:after="60" w:line="240" w:lineRule="auto"/>
          </w:pPr>
        </w:pPrChange>
      </w:pPr>
      <w:commentRangeStart w:id="166"/>
      <w:ins w:id="167" w:author="jonathan pritchard" w:date="2025-08-07T10:32:00Z" w16du:dateUtc="2025-08-07T09:32:00Z">
        <w:r w:rsidRPr="00CF174F">
          <w:t>Data layers in Display base and Standard Display</w:t>
        </w:r>
      </w:ins>
    </w:p>
    <w:p w14:paraId="66D440FB" w14:textId="77777777" w:rsidR="008A4A4B" w:rsidRDefault="008A4A4B">
      <w:pPr>
        <w:pStyle w:val="ISOChange"/>
        <w:spacing w:before="60" w:after="60" w:line="240" w:lineRule="auto"/>
        <w:jc w:val="both"/>
        <w:rPr>
          <w:ins w:id="168" w:author="jonathan pritchard" w:date="2025-08-07T10:33:00Z" w16du:dateUtc="2025-08-07T09:33:00Z"/>
          <w:sz w:val="20"/>
        </w:rPr>
        <w:pPrChange w:id="169" w:author="jonathan pritchard" w:date="2025-08-07T10:33:00Z" w16du:dateUtc="2025-08-07T09:33:00Z">
          <w:pPr>
            <w:pStyle w:val="ISOChange"/>
            <w:spacing w:before="60" w:after="60" w:line="240" w:lineRule="auto"/>
          </w:pPr>
        </w:pPrChange>
      </w:pPr>
      <w:ins w:id="170" w:author="jonathan pritchard" w:date="2025-08-07T10:32:00Z" w16du:dateUtc="2025-08-07T09:32:00Z">
        <w:r w:rsidRPr="008A4A4B">
          <w:rPr>
            <w:sz w:val="20"/>
            <w:rPrChange w:id="171" w:author="jonathan pritchard" w:date="2025-08-07T10:33:00Z" w16du:dateUtc="2025-08-07T09:33:00Z">
              <w:rPr>
                <w:szCs w:val="18"/>
              </w:rPr>
            </w:rPrChange>
          </w:rPr>
          <w:t xml:space="preserve">Display base means the chart content which cannot be removed from the display. It is not intended to be sufficient for safe navigation. Standard display is the display mode intended to be used as a minimum during route planning and route monitoring. ECDIS is required to present the standard display at any time by a single operator action. The chart content of display base and standard display is listed in MSC.530(106) appendix 2. </w:t>
        </w:r>
      </w:ins>
    </w:p>
    <w:p w14:paraId="71760A3F" w14:textId="77777777" w:rsidR="008A4A4B" w:rsidRPr="008A4A4B" w:rsidRDefault="008A4A4B">
      <w:pPr>
        <w:pStyle w:val="ISOChange"/>
        <w:spacing w:before="60" w:after="60" w:line="240" w:lineRule="auto"/>
        <w:jc w:val="both"/>
        <w:rPr>
          <w:ins w:id="172" w:author="jonathan pritchard" w:date="2025-08-07T10:32:00Z" w16du:dateUtc="2025-08-07T09:32:00Z"/>
          <w:sz w:val="20"/>
          <w:rPrChange w:id="173" w:author="jonathan pritchard" w:date="2025-08-07T10:33:00Z" w16du:dateUtc="2025-08-07T09:33:00Z">
            <w:rPr>
              <w:ins w:id="174" w:author="jonathan pritchard" w:date="2025-08-07T10:32:00Z" w16du:dateUtc="2025-08-07T09:32:00Z"/>
              <w:szCs w:val="18"/>
            </w:rPr>
          </w:rPrChange>
        </w:rPr>
        <w:pPrChange w:id="175" w:author="jonathan pritchard" w:date="2025-08-07T10:33:00Z" w16du:dateUtc="2025-08-07T09:33:00Z">
          <w:pPr>
            <w:pStyle w:val="ISOChange"/>
            <w:spacing w:before="60" w:after="60" w:line="240" w:lineRule="auto"/>
          </w:pPr>
        </w:pPrChange>
      </w:pPr>
    </w:p>
    <w:p w14:paraId="59244829" w14:textId="6811273F" w:rsidR="00E95FE3" w:rsidRDefault="008A4A4B">
      <w:pPr>
        <w:spacing w:after="60" w:line="240" w:lineRule="auto"/>
        <w:jc w:val="both"/>
        <w:rPr>
          <w:ins w:id="176" w:author="jonathan pritchard" w:date="2025-09-09T14:45:00Z" w16du:dateUtc="2025-09-09T13:45:00Z"/>
        </w:rPr>
      </w:pPr>
      <w:ins w:id="177" w:author="jonathan pritchard" w:date="2025-08-07T10:32:00Z" w16du:dateUtc="2025-08-07T09:32:00Z">
        <w:r w:rsidRPr="008A4A4B">
          <w:t xml:space="preserve">When display base or standard display is </w:t>
        </w:r>
        <w:commentRangeStart w:id="178"/>
        <w:r w:rsidRPr="008A4A4B">
          <w:t>selected</w:t>
        </w:r>
      </w:ins>
      <w:commentRangeEnd w:id="178"/>
      <w:ins w:id="179" w:author="jonathan pritchard" w:date="2025-09-10T17:40:00Z" w16du:dateUtc="2025-09-10T16:40:00Z">
        <w:r w:rsidR="00C11A9B">
          <w:rPr>
            <w:rStyle w:val="CommentReference"/>
          </w:rPr>
          <w:commentReference w:id="178"/>
        </w:r>
      </w:ins>
      <w:ins w:id="180" w:author="jonathan pritchard" w:date="2025-09-09T14:45:00Z" w16du:dateUtc="2025-09-09T13:45:00Z">
        <w:r w:rsidR="00E95FE3" w:rsidRPr="00806974">
          <w:rPr>
            <w:b/>
            <w:bCs/>
            <w:i/>
            <w:iCs/>
            <w:rPrChange w:id="181" w:author="jonathan pritchard" w:date="2025-09-10T17:44:00Z" w16du:dateUtc="2025-09-10T16:44:00Z">
              <w:rPr/>
            </w:rPrChange>
          </w:rPr>
          <w:t>:</w:t>
        </w:r>
      </w:ins>
      <w:ins w:id="182" w:author="jonathan pritchard" w:date="2025-09-10T17:44:00Z" w16du:dateUtc="2025-09-10T16:44:00Z">
        <w:r w:rsidR="00806974" w:rsidRPr="00806974">
          <w:rPr>
            <w:b/>
            <w:bCs/>
            <w:i/>
            <w:iCs/>
            <w:rPrChange w:id="183" w:author="jonathan pritchard" w:date="2025-09-10T17:44:00Z" w16du:dateUtc="2025-09-10T16:44:00Z">
              <w:rPr/>
            </w:rPrChange>
          </w:rPr>
          <w:t>[</w:t>
        </w:r>
      </w:ins>
      <w:ins w:id="184" w:author="jonathan pritchard" w:date="2025-09-10T18:08:00Z" w16du:dateUtc="2025-09-10T17:08:00Z">
        <w:r w:rsidR="004E0C9D">
          <w:rPr>
            <w:b/>
            <w:bCs/>
            <w:i/>
            <w:iCs/>
          </w:rPr>
          <w:t xml:space="preserve">Needs more rewording - </w:t>
        </w:r>
      </w:ins>
      <w:ins w:id="185" w:author="jonathan pritchard" w:date="2025-09-10T17:44:00Z" w16du:dateUtc="2025-09-10T16:44:00Z">
        <w:r w:rsidR="00806974" w:rsidRPr="00806974">
          <w:rPr>
            <w:b/>
            <w:bCs/>
            <w:i/>
            <w:iCs/>
            <w:rPrChange w:id="186" w:author="jonathan pritchard" w:date="2025-09-10T17:44:00Z" w16du:dateUtc="2025-09-10T16:44:00Z">
              <w:rPr/>
            </w:rPrChange>
          </w:rPr>
          <w:t>user selectors must be preserved]</w:t>
        </w:r>
      </w:ins>
    </w:p>
    <w:p w14:paraId="2C7BB667" w14:textId="20F32E19" w:rsidR="00E95FE3" w:rsidRDefault="00E95FE3" w:rsidP="00E95FE3">
      <w:pPr>
        <w:pStyle w:val="ListParagraph"/>
        <w:numPr>
          <w:ilvl w:val="0"/>
          <w:numId w:val="252"/>
        </w:numPr>
        <w:spacing w:after="60" w:line="240" w:lineRule="auto"/>
        <w:jc w:val="both"/>
        <w:rPr>
          <w:ins w:id="187" w:author="jonathan pritchard" w:date="2025-09-09T14:45:00Z" w16du:dateUtc="2025-09-09T13:45:00Z"/>
        </w:rPr>
      </w:pPr>
      <w:commentRangeStart w:id="188"/>
      <w:ins w:id="189" w:author="jonathan pritchard" w:date="2025-09-09T14:45:00Z" w16du:dateUtc="2025-09-09T13:45:00Z">
        <w:r>
          <w:t>A</w:t>
        </w:r>
      </w:ins>
      <w:ins w:id="190" w:author="jonathan pritchard" w:date="2025-08-07T10:32:00Z" w16du:dateUtc="2025-08-07T09:32:00Z">
        <w:r w:rsidR="008A4A4B" w:rsidRPr="008A4A4B">
          <w:t xml:space="preserve"> combination of S-101, S-102 and S-104 </w:t>
        </w:r>
      </w:ins>
      <w:ins w:id="191" w:author="jonathan pritchard" w:date="2025-09-09T14:47:00Z" w16du:dateUtc="2025-09-09T13:47:00Z">
        <w:r>
          <w:t>is</w:t>
        </w:r>
      </w:ins>
      <w:ins w:id="192" w:author="jonathan pritchard" w:date="2025-08-07T10:32:00Z" w16du:dateUtc="2025-08-07T09:32:00Z">
        <w:r w:rsidR="008A4A4B" w:rsidRPr="008A4A4B">
          <w:t xml:space="preserve"> used to develop the safety contour</w:t>
        </w:r>
      </w:ins>
      <w:ins w:id="193" w:author="jonathan pritchard" w:date="2025-09-09T14:47:00Z" w16du:dateUtc="2025-09-09T13:47:00Z">
        <w:r>
          <w:t xml:space="preserve"> (</w:t>
        </w:r>
        <w:r w:rsidRPr="00C11A9B">
          <w:t>if already selected by the user)</w:t>
        </w:r>
      </w:ins>
      <w:ins w:id="194" w:author="jonathan pritchard" w:date="2025-08-07T10:32:00Z" w16du:dateUtc="2025-08-07T09:32:00Z">
        <w:r w:rsidR="008A4A4B" w:rsidRPr="00C11A9B">
          <w:rPr>
            <w:b/>
            <w:bCs/>
            <w:rPrChange w:id="195" w:author="jonathan pritchard" w:date="2025-09-10T17:40:00Z" w16du:dateUtc="2025-09-10T16:40:00Z">
              <w:rPr/>
            </w:rPrChange>
          </w:rPr>
          <w:t xml:space="preserve"> </w:t>
        </w:r>
        <w:r w:rsidR="008A4A4B" w:rsidRPr="008A4A4B">
          <w:t xml:space="preserve">in accordance with </w:t>
        </w:r>
      </w:ins>
      <w:ins w:id="196" w:author="jonathan pritchard" w:date="2025-08-07T10:35:00Z" w16du:dateUtc="2025-08-07T09:35:00Z">
        <w:r w:rsidR="008A4A4B">
          <w:t>A</w:t>
        </w:r>
      </w:ins>
      <w:ins w:id="197" w:author="jonathan pritchard" w:date="2025-08-07T10:32:00Z" w16du:dateUtc="2025-08-07T09:32:00Z">
        <w:r w:rsidR="008A4A4B" w:rsidRPr="008A4A4B">
          <w:t xml:space="preserve">ppendix D </w:t>
        </w:r>
        <w:r w:rsidR="008A4A4B" w:rsidRPr="00C11A9B">
          <w:rPr>
            <w:strike/>
            <w:rPrChange w:id="198" w:author="jonathan pritchard" w:date="2025-09-10T17:42:00Z" w16du:dateUtc="2025-09-10T16:42:00Z">
              <w:rPr/>
            </w:rPrChange>
          </w:rPr>
          <w:t>and S-421 Route Plans may be presented.</w:t>
        </w:r>
      </w:ins>
      <w:commentRangeEnd w:id="188"/>
      <w:ins w:id="199" w:author="jonathan pritchard" w:date="2025-09-09T14:48:00Z" w16du:dateUtc="2025-09-09T13:48:00Z">
        <w:r w:rsidRPr="00C11A9B">
          <w:rPr>
            <w:rStyle w:val="CommentReference"/>
            <w:strike/>
            <w:rPrChange w:id="200" w:author="jonathan pritchard" w:date="2025-09-10T17:42:00Z" w16du:dateUtc="2025-09-10T16:42:00Z">
              <w:rPr>
                <w:rStyle w:val="CommentReference"/>
              </w:rPr>
            </w:rPrChange>
          </w:rPr>
          <w:commentReference w:id="188"/>
        </w:r>
      </w:ins>
    </w:p>
    <w:p w14:paraId="5C1E2C23" w14:textId="5A73EDEE" w:rsidR="008A4A4B" w:rsidRPr="008A4A4B" w:rsidRDefault="008A4A4B">
      <w:pPr>
        <w:pStyle w:val="ListParagraph"/>
        <w:numPr>
          <w:ilvl w:val="0"/>
          <w:numId w:val="252"/>
        </w:numPr>
        <w:spacing w:after="60" w:line="240" w:lineRule="auto"/>
        <w:jc w:val="both"/>
        <w:pPrChange w:id="201" w:author="jonathan pritchard" w:date="2025-09-09T14:45:00Z" w16du:dateUtc="2025-09-09T13:45:00Z">
          <w:pPr>
            <w:pStyle w:val="ListParagraph"/>
            <w:numPr>
              <w:numId w:val="17"/>
            </w:numPr>
            <w:spacing w:after="60" w:line="240" w:lineRule="auto"/>
            <w:ind w:hanging="360"/>
            <w:jc w:val="both"/>
          </w:pPr>
        </w:pPrChange>
      </w:pPr>
      <w:ins w:id="202" w:author="jonathan pritchard" w:date="2025-08-07T10:32:00Z" w16du:dateUtc="2025-08-07T09:32:00Z">
        <w:r w:rsidRPr="008A4A4B">
          <w:t xml:space="preserve"> </w:t>
        </w:r>
        <w:r w:rsidRPr="00E95FE3">
          <w:rPr>
            <w:strike/>
            <w:rPrChange w:id="203" w:author="jonathan pritchard" w:date="2025-09-09T14:45:00Z" w16du:dateUtc="2025-09-09T13:45:00Z">
              <w:rPr/>
            </w:rPrChange>
          </w:rPr>
          <w:t xml:space="preserve">S-102 bathymetry portrayal and </w:t>
        </w:r>
        <w:proofErr w:type="spellStart"/>
        <w:r w:rsidRPr="00E95FE3">
          <w:rPr>
            <w:strike/>
            <w:rPrChange w:id="204" w:author="jonathan pritchard" w:date="2025-09-09T14:45:00Z" w16du:dateUtc="2025-09-09T13:45:00Z">
              <w:rPr/>
            </w:rPrChange>
          </w:rPr>
          <w:t>a</w:t>
        </w:r>
      </w:ins>
      <w:ins w:id="205" w:author="jonathan pritchard" w:date="2025-08-07T10:34:00Z" w16du:dateUtc="2025-08-07T09:34:00Z">
        <w:r w:rsidRPr="00C11A9B">
          <w:rPr>
            <w:rPrChange w:id="206" w:author="jonathan pritchard" w:date="2025-09-10T17:36:00Z" w16du:dateUtc="2025-09-10T16:36:00Z">
              <w:rPr>
                <w:strike/>
              </w:rPr>
            </w:rPrChange>
          </w:rPr>
          <w:t>A</w:t>
        </w:r>
      </w:ins>
      <w:ins w:id="207" w:author="jonathan pritchard" w:date="2025-08-07T10:32:00Z" w16du:dateUtc="2025-08-07T09:32:00Z">
        <w:r w:rsidRPr="008A4A4B">
          <w:t>ll</w:t>
        </w:r>
        <w:proofErr w:type="spellEnd"/>
        <w:r w:rsidRPr="008A4A4B">
          <w:t xml:space="preserve"> other S-100 data products </w:t>
        </w:r>
      </w:ins>
      <w:ins w:id="208" w:author="jonathan pritchard" w:date="2025-08-07T10:35:00Z" w16du:dateUtc="2025-08-07T09:35:00Z">
        <w:r>
          <w:t xml:space="preserve">listed in </w:t>
        </w:r>
        <w:r>
          <w:fldChar w:fldCharType="begin"/>
        </w:r>
        <w:r>
          <w:instrText xml:space="preserve"> REF _Ref45055302 \r \h </w:instrText>
        </w:r>
      </w:ins>
      <w:ins w:id="209" w:author="jonathan pritchard" w:date="2025-08-07T10:35:00Z" w16du:dateUtc="2025-08-07T09:35:00Z">
        <w:r>
          <w:fldChar w:fldCharType="separate"/>
        </w:r>
        <w:r>
          <w:t>6.1.1</w:t>
        </w:r>
        <w:r>
          <w:fldChar w:fldCharType="end"/>
        </w:r>
      </w:ins>
      <w:ins w:id="210" w:author="jonathan pritchard" w:date="2025-08-07T10:36:00Z" w16du:dateUtc="2025-08-07T09:36:00Z">
        <w:r>
          <w:t xml:space="preserve"> </w:t>
        </w:r>
      </w:ins>
      <w:ins w:id="211" w:author="jonathan pritchard" w:date="2025-08-07T10:32:00Z" w16du:dateUtc="2025-08-07T09:32:00Z">
        <w:r w:rsidRPr="008A4A4B">
          <w:t>must be suppressed.</w:t>
        </w:r>
      </w:ins>
      <w:commentRangeEnd w:id="166"/>
      <w:ins w:id="212" w:author="jonathan pritchard" w:date="2025-08-07T10:36:00Z" w16du:dateUtc="2025-08-07T09:36:00Z">
        <w:r>
          <w:rPr>
            <w:rStyle w:val="CommentReference"/>
          </w:rPr>
          <w:commentReference w:id="166"/>
        </w:r>
      </w:ins>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213" w:name="_Ref42642169"/>
      <w:bookmarkStart w:id="214" w:name="_Toc194067061"/>
      <w:r w:rsidRPr="00237F07">
        <w:t>Mitigation of d</w:t>
      </w:r>
      <w:r w:rsidR="00A36C96" w:rsidRPr="00237F07">
        <w:t>ata overload</w:t>
      </w:r>
      <w:bookmarkEnd w:id="213"/>
      <w:bookmarkEnd w:id="214"/>
    </w:p>
    <w:p w14:paraId="19F1CC81" w14:textId="7561CDF7" w:rsidR="00A02000" w:rsidRDefault="00A02000" w:rsidP="00AA0332">
      <w:pPr>
        <w:spacing w:after="120" w:line="240" w:lineRule="auto"/>
        <w:jc w:val="both"/>
      </w:pPr>
      <w:r w:rsidRPr="00F0338B">
        <w:t>To prevent the simultaneous presentation of multiple data layers from cluttering the presentation and hiding critical information, the ECDIS</w:t>
      </w:r>
      <w:ins w:id="215" w:author="jon pritchard" w:date="2025-09-17T13:40:00Z" w16du:dateUtc="2025-09-17T11:40:00Z">
        <w:r w:rsidR="000F7D72">
          <w:t xml:space="preserve"> should</w:t>
        </w:r>
      </w:ins>
      <w:r w:rsidRPr="00F0338B">
        <w:t xml:space="preserve"> </w:t>
      </w:r>
      <w:del w:id="216" w:author="jon pritchard" w:date="2025-09-17T13:40:00Z" w16du:dateUtc="2025-09-17T11:40:00Z">
        <w:r w:rsidRPr="00F0338B" w:rsidDel="000F7D72">
          <w:delText xml:space="preserve">shall </w:delText>
        </w:r>
      </w:del>
      <w:r w:rsidRPr="00F0338B">
        <w:t xml:space="preserve">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rPr>
          <w:ins w:id="217" w:author="jonathan pritchard" w:date="2025-07-23T13:26:00Z" w16du:dateUtc="2025-07-23T12:2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7BD0B61E" w14:textId="5ABB7E5D" w:rsidR="002C68B4" w:rsidRDefault="002C68B4" w:rsidP="00AA0332">
      <w:pPr>
        <w:spacing w:after="120" w:line="240" w:lineRule="auto"/>
        <w:jc w:val="both"/>
      </w:pPr>
      <w:ins w:id="218" w:author="jonathan pritchard" w:date="2025-07-23T13:26:00Z" w16du:dateUtc="2025-07-23T12:26:00Z">
        <w:r w:rsidRPr="002C68B4">
          <w:t>Selection of standard display, available via a single operator action, provides an additional mitigation to data overload</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19"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19"/>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220" w:name="_Toc194067063"/>
      <w:r w:rsidRPr="00237F07">
        <w:t>Overview of the portrayal process</w:t>
      </w:r>
      <w:bookmarkEnd w:id="220"/>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w:t>
      </w:r>
      <w:r w:rsidR="00D5076B" w:rsidRPr="00237F07">
        <w:lastRenderedPageBreak/>
        <w:t xml:space="preserve">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8A4A4B" w:rsidRDefault="00EC339B" w:rsidP="00AA0332">
      <w:pPr>
        <w:spacing w:after="120" w:line="240" w:lineRule="auto"/>
        <w:jc w:val="both"/>
        <w:rPr>
          <w:strike/>
          <w:rPrChange w:id="221" w:author="jonathan pritchard" w:date="2025-08-07T10:38:00Z" w16du:dateUtc="2025-08-07T09:38:00Z">
            <w:rPr/>
          </w:rPrChange>
        </w:rPr>
      </w:pPr>
      <w:r w:rsidRPr="008A4A4B">
        <w:rPr>
          <w:strike/>
          <w:rPrChange w:id="222" w:author="jonathan pritchard" w:date="2025-08-07T10:38:00Z" w16du:dateUtc="2025-08-07T09:38:00Z">
            <w:rPr/>
          </w:rPrChange>
        </w:rP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8A4A4B">
        <w:rPr>
          <w:strike/>
          <w:rPrChange w:id="223" w:author="jonathan pritchard" w:date="2025-08-07T10:38:00Z" w16du:dateUtc="2025-08-07T09:38:00Z">
            <w:rPr/>
          </w:rPrChange>
        </w:rPr>
        <w:t xml:space="preserve"> </w:t>
      </w:r>
      <w:r w:rsidR="00D5076B" w:rsidRPr="008A4A4B">
        <w:rPr>
          <w:strike/>
          <w:highlight w:val="yellow"/>
          <w:rPrChange w:id="224" w:author="jonathan pritchard" w:date="2025-08-07T10:38:00Z" w16du:dateUtc="2025-08-07T09:38:00Z">
            <w:rPr/>
          </w:rPrChange>
        </w:rPr>
        <w:t xml:space="preserve">Interoperability processing is described in S-100 Part 16 and </w:t>
      </w:r>
      <w:r w:rsidR="00B42BF5" w:rsidRPr="008A4A4B">
        <w:rPr>
          <w:strike/>
          <w:highlight w:val="yellow"/>
          <w:rPrChange w:id="225" w:author="jonathan pritchard" w:date="2025-08-07T10:38:00Z" w16du:dateUtc="2025-08-07T09:38:00Z">
            <w:rPr/>
          </w:rPrChange>
        </w:rPr>
        <w:t xml:space="preserve">in Annexes A and B of this specification (Note that </w:t>
      </w:r>
      <w:r w:rsidR="00522226" w:rsidRPr="008A4A4B">
        <w:rPr>
          <w:strike/>
          <w:highlight w:val="yellow"/>
          <w:rPrChange w:id="226" w:author="jonathan pritchard" w:date="2025-08-07T10:38:00Z" w16du:dateUtc="2025-08-07T09:38:00Z">
            <w:rPr/>
          </w:rPrChange>
        </w:rPr>
        <w:t xml:space="preserve">such </w:t>
      </w:r>
      <w:r w:rsidR="00B42BF5" w:rsidRPr="008A4A4B">
        <w:rPr>
          <w:strike/>
          <w:highlight w:val="yellow"/>
          <w:rPrChange w:id="227" w:author="jonathan pritchard" w:date="2025-08-07T10:38:00Z" w16du:dateUtc="2025-08-07T09:38:00Z">
            <w:rPr/>
          </w:rPrChange>
        </w:rPr>
        <w:t>interoperability is not operational in this edition of S-98)</w:t>
      </w:r>
      <w:r w:rsidR="00D5076B" w:rsidRPr="008A4A4B">
        <w:rPr>
          <w:strike/>
          <w:highlight w:val="yellow"/>
          <w:rPrChange w:id="228" w:author="jonathan pritchard" w:date="2025-08-07T10:38:00Z" w16du:dateUtc="2025-08-07T09:38:00Z">
            <w:rPr/>
          </w:rPrChange>
        </w:rPr>
        <w:t>.</w:t>
      </w:r>
      <w:r w:rsidR="001E273F" w:rsidRPr="008A4A4B">
        <w:rPr>
          <w:strike/>
          <w:rPrChange w:id="229" w:author="jonathan pritchard" w:date="2025-08-07T10:38:00Z" w16du:dateUtc="2025-08-07T09:38:00Z">
            <w:rPr/>
          </w:rPrChange>
        </w:rPr>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30" w:name="_Toc194067064"/>
      <w:r w:rsidRPr="00237F07">
        <w:t xml:space="preserve">Elements of </w:t>
      </w:r>
      <w:r w:rsidR="00AD2F07" w:rsidRPr="00237F07">
        <w:t>S-100 P</w:t>
      </w:r>
      <w:r w:rsidRPr="00237F07">
        <w:t>ortrayal</w:t>
      </w:r>
      <w:bookmarkEnd w:id="230"/>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231" w:name="_Toc194067065"/>
      <w:proofErr w:type="spellStart"/>
      <w:r w:rsidRPr="00237F07">
        <w:t>Pixmaps</w:t>
      </w:r>
      <w:bookmarkEnd w:id="231"/>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32" w:name="_Toc194067066"/>
      <w:r w:rsidRPr="00237F07">
        <w:t xml:space="preserve">Colour </w:t>
      </w:r>
      <w:r w:rsidR="00E75C72" w:rsidRPr="00237F07">
        <w:t>c</w:t>
      </w:r>
      <w:r w:rsidRPr="00237F07">
        <w:t xml:space="preserve">oding </w:t>
      </w:r>
      <w:r w:rsidR="00E75C72" w:rsidRPr="00237F07">
        <w:t>s</w:t>
      </w:r>
      <w:r w:rsidRPr="00237F07">
        <w:t>cheme</w:t>
      </w:r>
      <w:bookmarkEnd w:id="232"/>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233" w:name="_Toc194067067"/>
      <w:r w:rsidRPr="00B77A92">
        <w:t>Symbols</w:t>
      </w:r>
      <w:bookmarkEnd w:id="233"/>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234" w:name="_Toc194067068"/>
      <w:r w:rsidRPr="00B77A92">
        <w:t xml:space="preserve">Area </w:t>
      </w:r>
      <w:r w:rsidR="00E75C72" w:rsidRPr="00B77A92">
        <w:t>f</w:t>
      </w:r>
      <w:r w:rsidRPr="00B77A92">
        <w:t>ills</w:t>
      </w:r>
      <w:bookmarkEnd w:id="234"/>
    </w:p>
    <w:p w14:paraId="4CF4D796" w14:textId="57707DE2" w:rsidR="00EE220D" w:rsidRPr="00E95FE3" w:rsidRDefault="00EE220D" w:rsidP="00A52928">
      <w:pPr>
        <w:spacing w:after="120" w:line="240" w:lineRule="auto"/>
        <w:jc w:val="both"/>
        <w:rPr>
          <w:strike/>
          <w:rPrChange w:id="235" w:author="jonathan pritchard" w:date="2025-09-09T14:50:00Z" w16du:dateUtc="2025-09-09T13:50:00Z">
            <w:rPr/>
          </w:rPrChange>
        </w:rPr>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commentRangeStart w:id="236"/>
      <w:commentRangeStart w:id="237"/>
      <w:r w:rsidR="00015341" w:rsidRPr="00E95FE3">
        <w:rPr>
          <w:strike/>
          <w:highlight w:val="yellow"/>
          <w:rPrChange w:id="238" w:author="jonathan pritchard" w:date="2025-09-09T14:50:00Z" w16du:dateUtc="2025-09-09T13:50:00Z">
            <w:rPr/>
          </w:rPrChange>
        </w:rPr>
        <w:t xml:space="preserve">Fill patterns or centred area symbols </w:t>
      </w:r>
      <w:r w:rsidR="00D802E7" w:rsidRPr="00E95FE3">
        <w:rPr>
          <w:strike/>
          <w:highlight w:val="yellow"/>
          <w:rPrChange w:id="239" w:author="jonathan pritchard" w:date="2025-09-09T14:50:00Z" w16du:dateUtc="2025-09-09T13:50:00Z">
            <w:rPr/>
          </w:rPrChange>
        </w:rPr>
        <w:t>may</w:t>
      </w:r>
      <w:r w:rsidR="00015341" w:rsidRPr="00E95FE3">
        <w:rPr>
          <w:strike/>
          <w:highlight w:val="yellow"/>
          <w:rPrChange w:id="240" w:author="jonathan pritchard" w:date="2025-09-09T14:50:00Z" w16du:dateUtc="2025-09-09T13:50:00Z">
            <w:rPr/>
          </w:rPrChange>
        </w:rPr>
        <w:t xml:space="preserve"> be used to symbolize the case when the entire display window lies within an area</w:t>
      </w:r>
      <w:r w:rsidR="00002919" w:rsidRPr="00E95FE3">
        <w:rPr>
          <w:strike/>
          <w:highlight w:val="yellow"/>
          <w:rPrChange w:id="241" w:author="jonathan pritchard" w:date="2025-09-09T14:50:00Z" w16du:dateUtc="2025-09-09T13:50:00Z">
            <w:rPr/>
          </w:rPrChange>
        </w:rPr>
        <w:t xml:space="preserve"> (the area boundar</w:t>
      </w:r>
      <w:r w:rsidR="00F31370" w:rsidRPr="00E95FE3">
        <w:rPr>
          <w:strike/>
          <w:highlight w:val="yellow"/>
          <w:rPrChange w:id="242" w:author="jonathan pritchard" w:date="2025-09-09T14:50:00Z" w16du:dateUtc="2025-09-09T13:50:00Z">
            <w:rPr/>
          </w:rPrChange>
        </w:rPr>
        <w:t>y is not visible)</w:t>
      </w:r>
      <w:r w:rsidR="00015341" w:rsidRPr="00E95FE3">
        <w:rPr>
          <w:strike/>
          <w:highlight w:val="yellow"/>
          <w:rPrChange w:id="243" w:author="jonathan pritchard" w:date="2025-09-09T14:50:00Z" w16du:dateUtc="2025-09-09T13:50:00Z">
            <w:rPr/>
          </w:rPrChange>
        </w:rPr>
        <w:t>.</w:t>
      </w:r>
      <w:commentRangeEnd w:id="236"/>
      <w:r w:rsidR="00E95FE3">
        <w:rPr>
          <w:rStyle w:val="CommentReference"/>
        </w:rPr>
        <w:commentReference w:id="236"/>
      </w:r>
      <w:commentRangeEnd w:id="237"/>
      <w:r w:rsidR="00E95FE3">
        <w:rPr>
          <w:rStyle w:val="CommentReference"/>
        </w:rPr>
        <w:commentReference w:id="237"/>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244" w:name="_Toc194061679"/>
      <w:bookmarkStart w:id="245" w:name="_Toc194067069"/>
      <w:bookmarkStart w:id="246" w:name="_Toc194067070"/>
      <w:bookmarkEnd w:id="244"/>
      <w:bookmarkEnd w:id="245"/>
      <w:r w:rsidRPr="00B77A92">
        <w:t xml:space="preserve">Line </w:t>
      </w:r>
      <w:r w:rsidR="00E75C72" w:rsidRPr="00B77A92">
        <w:t>s</w:t>
      </w:r>
      <w:r w:rsidRPr="00B77A92">
        <w:t>tyles</w:t>
      </w:r>
      <w:bookmarkEnd w:id="246"/>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lastRenderedPageBreak/>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47" w:name="_Toc175130120"/>
      <w:bookmarkStart w:id="248" w:name="_Toc194067071"/>
      <w:bookmarkEnd w:id="247"/>
      <w:r w:rsidRPr="00B77A92">
        <w:t>Portrayal of Shared Edges.</w:t>
      </w:r>
      <w:bookmarkEnd w:id="248"/>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49" w:name="_Toc194067072"/>
      <w:r w:rsidRPr="00B77A92">
        <w:t>Text</w:t>
      </w:r>
      <w:bookmarkEnd w:id="249"/>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lastRenderedPageBreak/>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50" w:name="_Ref44530594"/>
      <w:bookmarkStart w:id="251" w:name="_Toc194067073"/>
      <w:r w:rsidRPr="00B77A92">
        <w:t>Style sheets</w:t>
      </w:r>
      <w:bookmarkEnd w:id="250"/>
      <w:bookmarkEnd w:id="251"/>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252" w:name="_Toc194067074"/>
      <w:r w:rsidRPr="00B77A92">
        <w:t>Display planes</w:t>
      </w:r>
      <w:bookmarkEnd w:id="252"/>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53" w:name="_Toc194067075"/>
      <w:r w:rsidRPr="00B77A92">
        <w:t xml:space="preserve">Display </w:t>
      </w:r>
      <w:r w:rsidR="001949CA">
        <w:t xml:space="preserve">(drawing) </w:t>
      </w:r>
      <w:r w:rsidR="00E75C72" w:rsidRPr="00B77A92">
        <w:t>p</w:t>
      </w:r>
      <w:r w:rsidRPr="00B77A92">
        <w:t>riorities</w:t>
      </w:r>
      <w:bookmarkEnd w:id="253"/>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254" w:name="_Toc194067077"/>
      <w:r w:rsidRPr="00B77A92">
        <w:t>Viewing groups</w:t>
      </w:r>
      <w:bookmarkEnd w:id="254"/>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255" w:name="_Toc194067078"/>
      <w:r w:rsidRPr="00B77A92">
        <w:t>Viewing group layers</w:t>
      </w:r>
      <w:bookmarkEnd w:id="255"/>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56" w:name="_Toc194067079"/>
      <w:r w:rsidRPr="00B77A92">
        <w:t>Display modes</w:t>
      </w:r>
      <w:bookmarkEnd w:id="256"/>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257" w:name="_Toc188368609"/>
      <w:bookmarkStart w:id="258" w:name="_Toc188621811"/>
      <w:bookmarkStart w:id="259" w:name="_Toc188950392"/>
      <w:bookmarkStart w:id="260" w:name="_Toc188968308"/>
      <w:bookmarkStart w:id="261" w:name="_Toc188968533"/>
      <w:bookmarkStart w:id="262" w:name="_Toc188368610"/>
      <w:bookmarkStart w:id="263" w:name="_Toc188621812"/>
      <w:bookmarkStart w:id="264" w:name="_Toc188950393"/>
      <w:bookmarkStart w:id="265" w:name="_Toc188968309"/>
      <w:bookmarkStart w:id="266" w:name="_Toc188968534"/>
      <w:bookmarkStart w:id="267" w:name="_Toc194067080"/>
      <w:bookmarkEnd w:id="257"/>
      <w:bookmarkEnd w:id="258"/>
      <w:bookmarkEnd w:id="259"/>
      <w:bookmarkEnd w:id="260"/>
      <w:bookmarkEnd w:id="261"/>
      <w:bookmarkEnd w:id="262"/>
      <w:bookmarkEnd w:id="263"/>
      <w:bookmarkEnd w:id="264"/>
      <w:bookmarkEnd w:id="265"/>
      <w:bookmarkEnd w:id="266"/>
      <w:r w:rsidRPr="00B77A92">
        <w:t>Rules</w:t>
      </w:r>
      <w:bookmarkEnd w:id="267"/>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268" w:name="_Ref44796990"/>
      <w:bookmarkStart w:id="269" w:name="_Toc194067081"/>
      <w:r w:rsidRPr="00B77A92">
        <w:t>Context</w:t>
      </w:r>
      <w:bookmarkEnd w:id="268"/>
      <w:bookmarkEnd w:id="269"/>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70" w:name="_Toc194067082"/>
      <w:r w:rsidRPr="00B77A92">
        <w:t>Validity times</w:t>
      </w:r>
      <w:bookmarkEnd w:id="270"/>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t>
      </w:r>
      <w:r w:rsidR="00BA119C" w:rsidRPr="00B77A92">
        <w:lastRenderedPageBreak/>
        <w:t xml:space="preserve">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271" w:name="_Toc194067083"/>
      <w:r w:rsidRPr="00B77A92">
        <w:t>Alerts</w:t>
      </w:r>
      <w:bookmarkEnd w:id="271"/>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8A4A4B" w:rsidRDefault="000D6C8D" w:rsidP="00A13F5A">
      <w:pPr>
        <w:pStyle w:val="Heading1"/>
        <w:rPr>
          <w:strike/>
          <w:rPrChange w:id="272" w:author="jonathan pritchard" w:date="2025-08-07T10:38:00Z" w16du:dateUtc="2025-08-07T09:38:00Z">
            <w:rPr/>
          </w:rPrChange>
        </w:rPr>
      </w:pPr>
      <w:bookmarkStart w:id="273" w:name="_Ref41928217"/>
      <w:bookmarkStart w:id="274" w:name="_Toc194067084"/>
      <w:bookmarkStart w:id="275" w:name="_Ref171092510"/>
      <w:commentRangeStart w:id="276"/>
      <w:r w:rsidRPr="008A4A4B">
        <w:rPr>
          <w:strike/>
          <w:rPrChange w:id="277" w:author="jonathan pritchard" w:date="2025-08-07T10:38:00Z" w16du:dateUtc="2025-08-07T09:38:00Z">
            <w:rPr/>
          </w:rPrChange>
        </w:rPr>
        <w:t>I</w:t>
      </w:r>
      <w:r w:rsidR="000A5F45" w:rsidRPr="008A4A4B">
        <w:rPr>
          <w:strike/>
          <w:rPrChange w:id="278" w:author="jonathan pritchard" w:date="2025-08-07T10:38:00Z" w16du:dateUtc="2025-08-07T09:38:00Z">
            <w:rPr/>
          </w:rPrChange>
        </w:rPr>
        <w:t>nteroperability</w:t>
      </w:r>
      <w:bookmarkEnd w:id="273"/>
      <w:bookmarkEnd w:id="274"/>
      <w:r w:rsidR="008D0923" w:rsidRPr="008A4A4B">
        <w:rPr>
          <w:strike/>
          <w:rPrChange w:id="279" w:author="jonathan pritchard" w:date="2025-08-07T10:38:00Z" w16du:dateUtc="2025-08-07T09:38:00Z">
            <w:rPr/>
          </w:rPrChange>
        </w:rPr>
        <w:t xml:space="preserve"> </w:t>
      </w:r>
      <w:bookmarkEnd w:id="275"/>
    </w:p>
    <w:p w14:paraId="4628D9A4" w14:textId="6BE60CC5" w:rsidR="00E86DEF" w:rsidRPr="008A4A4B" w:rsidRDefault="007010D8" w:rsidP="003B3F16">
      <w:pPr>
        <w:spacing w:after="120" w:line="240" w:lineRule="auto"/>
        <w:jc w:val="both"/>
        <w:rPr>
          <w:strike/>
          <w:rPrChange w:id="280" w:author="jonathan pritchard" w:date="2025-08-07T10:38:00Z" w16du:dateUtc="2025-08-07T09:38:00Z">
            <w:rPr/>
          </w:rPrChange>
        </w:rPr>
      </w:pPr>
      <w:r w:rsidRPr="008A4A4B">
        <w:rPr>
          <w:strike/>
          <w:rPrChange w:id="281" w:author="jonathan pritchard" w:date="2025-08-07T10:38:00Z" w16du:dateUtc="2025-08-07T09:38:00Z">
            <w:rPr/>
          </w:rPrChange>
        </w:rPr>
        <w:t xml:space="preserve">Ensuring visual interoperability in the presence of simultaneously displayed </w:t>
      </w:r>
      <w:r w:rsidR="001D0D9A" w:rsidRPr="008A4A4B">
        <w:rPr>
          <w:strike/>
          <w:rPrChange w:id="282" w:author="jonathan pritchard" w:date="2025-08-07T10:38:00Z" w16du:dateUtc="2025-08-07T09:38:00Z">
            <w:rPr/>
          </w:rPrChange>
        </w:rPr>
        <w:t xml:space="preserve">products </w:t>
      </w:r>
      <w:r w:rsidRPr="008A4A4B">
        <w:rPr>
          <w:strike/>
          <w:rPrChange w:id="283" w:author="jonathan pritchard" w:date="2025-08-07T10:38:00Z" w16du:dateUtc="2025-08-07T09:38:00Z">
            <w:rPr/>
          </w:rPrChange>
        </w:rPr>
        <w:t xml:space="preserve">is an important aspect of user interfaces for navigation screens. IHO Publication S-98 </w:t>
      </w:r>
      <w:r w:rsidR="00453CB3" w:rsidRPr="008A4A4B">
        <w:rPr>
          <w:strike/>
          <w:rPrChange w:id="284" w:author="jonathan pritchard" w:date="2025-08-07T10:38:00Z" w16du:dateUtc="2025-08-07T09:38:00Z">
            <w:rPr/>
          </w:rPrChange>
        </w:rPr>
        <w:t xml:space="preserve">(Data Product Interoperability in S-100 Navigation Systems) </w:t>
      </w:r>
      <w:r w:rsidRPr="008A4A4B">
        <w:rPr>
          <w:strike/>
          <w:rPrChange w:id="285" w:author="jonathan pritchard" w:date="2025-08-07T10:38:00Z" w16du:dateUtc="2025-08-07T09:38:00Z">
            <w:rPr/>
          </w:rPrChange>
        </w:rPr>
        <w:t xml:space="preserve">specifies the structure of </w:t>
      </w:r>
      <w:r w:rsidR="00796161" w:rsidRPr="008A4A4B">
        <w:rPr>
          <w:strike/>
          <w:rPrChange w:id="286" w:author="jonathan pritchard" w:date="2025-08-07T10:38:00Z" w16du:dateUtc="2025-08-07T09:38:00Z">
            <w:rPr/>
          </w:rPrChange>
        </w:rPr>
        <w:t>an</w:t>
      </w:r>
      <w:r w:rsidRPr="008A4A4B">
        <w:rPr>
          <w:strike/>
          <w:rPrChange w:id="287" w:author="jonathan pritchard" w:date="2025-08-07T10:38:00Z" w16du:dateUtc="2025-08-07T09:38:00Z">
            <w:rPr/>
          </w:rPrChange>
        </w:rPr>
        <w:t xml:space="preserve"> interoperability catalogue </w:t>
      </w:r>
      <w:r w:rsidR="00796161" w:rsidRPr="008A4A4B">
        <w:rPr>
          <w:strike/>
          <w:rPrChange w:id="288" w:author="jonathan pritchard" w:date="2025-08-07T10:38:00Z" w16du:dateUtc="2025-08-07T09:38:00Z">
            <w:rPr/>
          </w:rPrChange>
        </w:rPr>
        <w:t xml:space="preserve">to be used </w:t>
      </w:r>
      <w:r w:rsidRPr="008A4A4B">
        <w:rPr>
          <w:strike/>
          <w:rPrChange w:id="289" w:author="jonathan pritchard" w:date="2025-08-07T10:38:00Z" w16du:dateUtc="2025-08-07T09:38:00Z">
            <w:rPr/>
          </w:rPrChange>
        </w:rPr>
        <w:t>for ECDIS and INS.</w:t>
      </w:r>
      <w:r w:rsidR="00796161" w:rsidRPr="008A4A4B">
        <w:rPr>
          <w:strike/>
          <w:rPrChange w:id="290" w:author="jonathan pritchard" w:date="2025-08-07T10:38:00Z" w16du:dateUtc="2025-08-07T09:38:00Z">
            <w:rPr/>
          </w:rPrChange>
        </w:rPr>
        <w:t xml:space="preserve"> </w:t>
      </w:r>
      <w:r w:rsidR="001D0D9A" w:rsidRPr="008A4A4B">
        <w:rPr>
          <w:strike/>
          <w:rPrChange w:id="291" w:author="jonathan pritchard" w:date="2025-08-07T10:38:00Z" w16du:dateUtc="2025-08-07T09:38:00Z">
            <w:rPr/>
          </w:rPrChange>
        </w:rPr>
        <w:t xml:space="preserve">S-98 </w:t>
      </w:r>
      <w:r w:rsidR="004A6E2D" w:rsidRPr="008A4A4B">
        <w:rPr>
          <w:strike/>
          <w:rPrChange w:id="292" w:author="jonathan pritchard" w:date="2025-08-07T10:38:00Z" w16du:dateUtc="2025-08-07T09:38:00Z">
            <w:rPr/>
          </w:rPrChange>
        </w:rPr>
        <w:t xml:space="preserve">will </w:t>
      </w:r>
      <w:r w:rsidR="001D0D9A" w:rsidRPr="008A4A4B">
        <w:rPr>
          <w:strike/>
          <w:rPrChange w:id="293" w:author="jonathan pritchard" w:date="2025-08-07T10:38:00Z" w16du:dateUtc="2025-08-07T09:38:00Z">
            <w:rPr/>
          </w:rPrChange>
        </w:rPr>
        <w:t xml:space="preserve">provide, as a minimum for S-100 ECDIS, two levels of interoperability allowing data layers in different products to be interleaved or substituted within the display. An interoperability catalogue </w:t>
      </w:r>
      <w:r w:rsidR="00796161" w:rsidRPr="008A4A4B">
        <w:rPr>
          <w:strike/>
          <w:rPrChange w:id="294" w:author="jonathan pritchard" w:date="2025-08-07T10:38:00Z" w16du:dateUtc="2025-08-07T09:38:00Z">
            <w:rPr/>
          </w:rPrChange>
        </w:rPr>
        <w:t xml:space="preserve">is currently unpublished by IHO and </w:t>
      </w:r>
      <w:r w:rsidR="00D14F95" w:rsidRPr="008A4A4B">
        <w:rPr>
          <w:strike/>
          <w:rPrChange w:id="295" w:author="jonathan pritchard" w:date="2025-08-07T10:38:00Z" w16du:dateUtc="2025-08-07T09:38:00Z">
            <w:rPr/>
          </w:rPrChange>
        </w:rPr>
        <w:t xml:space="preserve">there is no current requirement for its implementation in </w:t>
      </w:r>
      <w:r w:rsidR="00776736" w:rsidRPr="008A4A4B">
        <w:rPr>
          <w:strike/>
          <w:rPrChange w:id="296" w:author="jonathan pritchard" w:date="2025-08-07T10:38:00Z" w16du:dateUtc="2025-08-07T09:38:00Z">
            <w:rPr/>
          </w:rPrChange>
        </w:rPr>
        <w:t>ECDIS</w:t>
      </w:r>
      <w:r w:rsidR="00D14F95" w:rsidRPr="008A4A4B">
        <w:rPr>
          <w:strike/>
          <w:rPrChange w:id="297" w:author="jonathan pritchard" w:date="2025-08-07T10:38:00Z" w16du:dateUtc="2025-08-07T09:38:00Z">
            <w:rPr/>
          </w:rPrChange>
        </w:rPr>
        <w:t xml:space="preserve">. Other mechanisms for interoperability between product specifications exist and are defined </w:t>
      </w:r>
      <w:r w:rsidR="00776736" w:rsidRPr="008A4A4B">
        <w:rPr>
          <w:strike/>
          <w:rPrChange w:id="298" w:author="jonathan pritchard" w:date="2025-08-07T10:38:00Z" w16du:dateUtc="2025-08-07T09:38:00Z">
            <w:rPr/>
          </w:rPrChange>
        </w:rPr>
        <w:t xml:space="preserve">in </w:t>
      </w:r>
      <w:r w:rsidR="00D14F95" w:rsidRPr="008A4A4B">
        <w:rPr>
          <w:strike/>
          <w:rPrChange w:id="299" w:author="jonathan pritchard" w:date="2025-08-07T10:38:00Z" w16du:dateUtc="2025-08-07T09:38:00Z">
            <w:rPr/>
          </w:rPrChange>
        </w:rPr>
        <w:t>this document.</w:t>
      </w:r>
    </w:p>
    <w:p w14:paraId="7F805FF0" w14:textId="7384DF25" w:rsidR="00776736" w:rsidRPr="008A4A4B" w:rsidRDefault="00796161" w:rsidP="003B3F16">
      <w:pPr>
        <w:spacing w:after="120" w:line="240" w:lineRule="auto"/>
        <w:jc w:val="both"/>
        <w:rPr>
          <w:strike/>
          <w:rPrChange w:id="300" w:author="jonathan pritchard" w:date="2025-08-07T10:38:00Z" w16du:dateUtc="2025-08-07T09:38:00Z">
            <w:rPr/>
          </w:rPrChange>
        </w:rPr>
      </w:pPr>
      <w:r w:rsidRPr="008A4A4B">
        <w:rPr>
          <w:strike/>
          <w:rPrChange w:id="301" w:author="jonathan pritchard" w:date="2025-08-07T10:38:00Z" w16du:dateUtc="2025-08-07T09:38:00Z">
            <w:rPr/>
          </w:rPrChange>
        </w:rPr>
        <w:t>When published</w:t>
      </w:r>
      <w:r w:rsidR="00D14F95" w:rsidRPr="008A4A4B">
        <w:rPr>
          <w:strike/>
          <w:rPrChange w:id="302" w:author="jonathan pritchard" w:date="2025-08-07T10:38:00Z" w16du:dateUtc="2025-08-07T09:38:00Z">
            <w:rPr/>
          </w:rPrChange>
        </w:rPr>
        <w:t xml:space="preserve"> by the IHO </w:t>
      </w:r>
      <w:r w:rsidR="004A6E2D" w:rsidRPr="008A4A4B">
        <w:rPr>
          <w:strike/>
          <w:rPrChange w:id="303" w:author="jonathan pritchard" w:date="2025-08-07T10:38:00Z" w16du:dateUtc="2025-08-07T09:38:00Z">
            <w:rPr/>
          </w:rPrChange>
        </w:rPr>
        <w:t xml:space="preserve">an </w:t>
      </w:r>
      <w:r w:rsidR="003B3F16" w:rsidRPr="008A4A4B">
        <w:rPr>
          <w:strike/>
          <w:rPrChange w:id="304" w:author="jonathan pritchard" w:date="2025-08-07T10:38:00Z" w16du:dateUtc="2025-08-07T09:38:00Z">
            <w:rPr/>
          </w:rPrChange>
        </w:rPr>
        <w:t>I</w:t>
      </w:r>
      <w:r w:rsidR="00E86DEF" w:rsidRPr="008A4A4B">
        <w:rPr>
          <w:strike/>
          <w:rPrChange w:id="305" w:author="jonathan pritchard" w:date="2025-08-07T10:38:00Z" w16du:dateUtc="2025-08-07T09:38:00Z">
            <w:rPr/>
          </w:rPrChange>
        </w:rPr>
        <w:t xml:space="preserve">nteroperability </w:t>
      </w:r>
      <w:r w:rsidR="003B3F16" w:rsidRPr="008A4A4B">
        <w:rPr>
          <w:strike/>
          <w:rPrChange w:id="306" w:author="jonathan pritchard" w:date="2025-08-07T10:38:00Z" w16du:dateUtc="2025-08-07T09:38:00Z">
            <w:rPr/>
          </w:rPrChange>
        </w:rPr>
        <w:t>C</w:t>
      </w:r>
      <w:r w:rsidR="00E86DEF" w:rsidRPr="008A4A4B">
        <w:rPr>
          <w:strike/>
          <w:rPrChange w:id="307" w:author="jonathan pritchard" w:date="2025-08-07T10:38:00Z" w16du:dateUtc="2025-08-07T09:38:00Z">
            <w:rPr/>
          </w:rPrChange>
        </w:rPr>
        <w:t xml:space="preserve">atalogue </w:t>
      </w:r>
      <w:r w:rsidR="00660050" w:rsidRPr="008A4A4B">
        <w:rPr>
          <w:strike/>
          <w:rPrChange w:id="308" w:author="jonathan pritchard" w:date="2025-08-07T10:38:00Z" w16du:dateUtc="2025-08-07T09:38:00Z">
            <w:rPr/>
          </w:rPrChange>
        </w:rPr>
        <w:t xml:space="preserve">will provide a normative </w:t>
      </w:r>
      <w:r w:rsidR="003B3F16" w:rsidRPr="008A4A4B">
        <w:rPr>
          <w:strike/>
          <w:rPrChange w:id="309" w:author="jonathan pritchard" w:date="2025-08-07T10:38:00Z" w16du:dateUtc="2025-08-07T09:38:00Z">
            <w:rPr/>
          </w:rPrChange>
        </w:rPr>
        <w:t>I</w:t>
      </w:r>
      <w:r w:rsidR="00660050" w:rsidRPr="008A4A4B">
        <w:rPr>
          <w:strike/>
          <w:rPrChange w:id="310" w:author="jonathan pritchard" w:date="2025-08-07T10:38:00Z" w16du:dateUtc="2025-08-07T09:38:00Z">
            <w:rPr/>
          </w:rPrChange>
        </w:rPr>
        <w:t xml:space="preserve">nteroperability </w:t>
      </w:r>
      <w:r w:rsidR="003B3F16" w:rsidRPr="008A4A4B">
        <w:rPr>
          <w:strike/>
          <w:rPrChange w:id="311" w:author="jonathan pritchard" w:date="2025-08-07T10:38:00Z" w16du:dateUtc="2025-08-07T09:38:00Z">
            <w:rPr/>
          </w:rPrChange>
        </w:rPr>
        <w:t>C</w:t>
      </w:r>
      <w:r w:rsidR="00660050" w:rsidRPr="008A4A4B">
        <w:rPr>
          <w:strike/>
          <w:rPrChange w:id="312" w:author="jonathan pritchard" w:date="2025-08-07T10:38:00Z" w16du:dateUtc="2025-08-07T09:38:00Z">
            <w:rPr/>
          </w:rPrChange>
        </w:rPr>
        <w:t xml:space="preserve">atalogue for </w:t>
      </w:r>
      <w:r w:rsidR="00D14F95" w:rsidRPr="008A4A4B">
        <w:rPr>
          <w:strike/>
          <w:rPrChange w:id="313" w:author="jonathan pritchard" w:date="2025-08-07T10:38:00Z" w16du:dateUtc="2025-08-07T09:38:00Z">
            <w:rPr/>
          </w:rPrChange>
        </w:rPr>
        <w:t xml:space="preserve">S-100 </w:t>
      </w:r>
      <w:r w:rsidR="00660050" w:rsidRPr="008A4A4B">
        <w:rPr>
          <w:strike/>
          <w:rPrChange w:id="314" w:author="jonathan pritchard" w:date="2025-08-07T10:38:00Z" w16du:dateUtc="2025-08-07T09:38:00Z">
            <w:rPr/>
          </w:rPrChange>
        </w:rPr>
        <w:t>ECDIS</w:t>
      </w:r>
      <w:r w:rsidR="00776736" w:rsidRPr="008A4A4B">
        <w:rPr>
          <w:strike/>
          <w:rPrChange w:id="315" w:author="jonathan pritchard" w:date="2025-08-07T10:38:00Z" w16du:dateUtc="2025-08-07T09:38:00Z">
            <w:rPr/>
          </w:rPrChange>
        </w:rPr>
        <w:t xml:space="preserve"> and the published IHO product specifications. Therefore, a </w:t>
      </w:r>
      <w:r w:rsidR="00330D8D" w:rsidRPr="008A4A4B">
        <w:rPr>
          <w:strike/>
          <w:rPrChange w:id="316" w:author="jonathan pritchard" w:date="2025-08-07T10:38:00Z" w16du:dateUtc="2025-08-07T09:38:00Z">
            <w:rPr/>
          </w:rPrChange>
        </w:rPr>
        <w:t xml:space="preserve">detailed </w:t>
      </w:r>
      <w:r w:rsidR="00776736" w:rsidRPr="008A4A4B">
        <w:rPr>
          <w:strike/>
          <w:rPrChange w:id="317" w:author="jonathan pritchard" w:date="2025-08-07T10:38:00Z" w16du:dateUtc="2025-08-07T09:38:00Z">
            <w:rPr/>
          </w:rPrChange>
        </w:rPr>
        <w:t>requirement for its implementation will be contained in a future edition of this document</w:t>
      </w:r>
      <w:r w:rsidR="00D14F95" w:rsidRPr="008A4A4B">
        <w:rPr>
          <w:strike/>
          <w:rPrChange w:id="318" w:author="jonathan pritchard" w:date="2025-08-07T10:38:00Z" w16du:dateUtc="2025-08-07T09:38:00Z">
            <w:rPr/>
          </w:rPrChange>
        </w:rPr>
        <w:t xml:space="preserve">. </w:t>
      </w:r>
    </w:p>
    <w:p w14:paraId="55559AFB" w14:textId="6560B672" w:rsidR="00776736" w:rsidRPr="008A4A4B" w:rsidRDefault="00776736" w:rsidP="00776736">
      <w:pPr>
        <w:spacing w:after="120" w:line="240" w:lineRule="auto"/>
        <w:jc w:val="both"/>
        <w:rPr>
          <w:strike/>
          <w:rPrChange w:id="319" w:author="jonathan pritchard" w:date="2025-08-07T10:38:00Z" w16du:dateUtc="2025-08-07T09:38:00Z">
            <w:rPr/>
          </w:rPrChange>
        </w:rPr>
      </w:pPr>
      <w:r w:rsidRPr="008A4A4B">
        <w:rPr>
          <w:strike/>
          <w:rPrChange w:id="320" w:author="jonathan pritchard" w:date="2025-08-07T10:38:00Z" w16du:dateUtc="2025-08-07T09:38:00Z">
            <w:rPr/>
          </w:rPrChange>
        </w:rPr>
        <w:t>It is intended, in a future edition of this document, to also provide user interface requirements for end user control of interoperability.</w:t>
      </w:r>
    </w:p>
    <w:p w14:paraId="75DB62C5" w14:textId="79A1E7BB" w:rsidR="00D14F95" w:rsidRPr="008A4A4B" w:rsidRDefault="00D14F95" w:rsidP="003B3F16">
      <w:pPr>
        <w:spacing w:after="120" w:line="240" w:lineRule="auto"/>
        <w:jc w:val="both"/>
        <w:rPr>
          <w:strike/>
          <w:rPrChange w:id="321" w:author="jonathan pritchard" w:date="2025-08-07T10:38:00Z" w16du:dateUtc="2025-08-07T09:38:00Z">
            <w:rPr/>
          </w:rPrChange>
        </w:rPr>
      </w:pPr>
      <w:r w:rsidRPr="008A4A4B">
        <w:rPr>
          <w:strike/>
          <w:rPrChange w:id="322" w:author="jonathan pritchard" w:date="2025-08-07T10:38:00Z" w16du:dateUtc="2025-08-07T09:38:00Z">
            <w:rPr/>
          </w:rPrChange>
        </w:rPr>
        <w:t>S</w:t>
      </w:r>
      <w:r w:rsidR="00E86DEF" w:rsidRPr="008A4A4B">
        <w:rPr>
          <w:strike/>
          <w:rPrChange w:id="323" w:author="jonathan pritchard" w:date="2025-08-07T10:38:00Z" w16du:dateUtc="2025-08-07T09:38:00Z">
            <w:rPr/>
          </w:rPrChange>
        </w:rPr>
        <w:t xml:space="preserve">-98 </w:t>
      </w:r>
      <w:r w:rsidRPr="008A4A4B">
        <w:rPr>
          <w:strike/>
          <w:rPrChange w:id="324" w:author="jonathan pritchard" w:date="2025-08-07T10:38:00Z" w16du:dateUtc="2025-08-07T09:38:00Z">
            <w:rPr/>
          </w:rPrChange>
        </w:rPr>
        <w:t xml:space="preserve">itself also </w:t>
      </w:r>
      <w:r w:rsidR="00E86DEF" w:rsidRPr="008A4A4B">
        <w:rPr>
          <w:strike/>
          <w:rPrChange w:id="325" w:author="jonathan pritchard" w:date="2025-08-07T10:38:00Z" w16du:dateUtc="2025-08-07T09:38:00Z">
            <w:rPr/>
          </w:rPrChange>
        </w:rPr>
        <w:t>permits extensions</w:t>
      </w:r>
      <w:r w:rsidR="00B65CAE" w:rsidRPr="008A4A4B">
        <w:rPr>
          <w:strike/>
          <w:rPrChange w:id="326" w:author="jonathan pritchard" w:date="2025-08-07T10:38:00Z" w16du:dateUtc="2025-08-07T09:38:00Z">
            <w:rPr/>
          </w:rPrChange>
        </w:rPr>
        <w:t xml:space="preserve">, </w:t>
      </w:r>
      <w:r w:rsidR="00E86DEF" w:rsidRPr="008A4A4B">
        <w:rPr>
          <w:strike/>
          <w:rPrChange w:id="327" w:author="jonathan pritchard" w:date="2025-08-07T10:38:00Z" w16du:dateUtc="2025-08-07T09:38:00Z">
            <w:rPr/>
          </w:rPrChange>
        </w:rPr>
        <w:t>substitutes</w:t>
      </w:r>
      <w:r w:rsidR="006A193F" w:rsidRPr="008A4A4B">
        <w:rPr>
          <w:strike/>
          <w:rPrChange w:id="328" w:author="jonathan pritchard" w:date="2025-08-07T10:38:00Z" w16du:dateUtc="2025-08-07T09:38:00Z">
            <w:rPr/>
          </w:rPrChange>
        </w:rPr>
        <w:t xml:space="preserve"> and customizations</w:t>
      </w:r>
      <w:r w:rsidR="00B65CAE" w:rsidRPr="008A4A4B">
        <w:rPr>
          <w:strike/>
          <w:rPrChange w:id="329" w:author="jonathan pritchard" w:date="2025-08-07T10:38:00Z" w16du:dateUtc="2025-08-07T09:38:00Z">
            <w:rPr/>
          </w:rPrChange>
        </w:rPr>
        <w:t xml:space="preserve"> provided</w:t>
      </w:r>
      <w:r w:rsidR="006A193F" w:rsidRPr="008A4A4B">
        <w:rPr>
          <w:strike/>
          <w:rPrChange w:id="330" w:author="jonathan pritchard" w:date="2025-08-07T10:38:00Z" w16du:dateUtc="2025-08-07T09:38:00Z">
            <w:rPr/>
          </w:rPrChange>
        </w:rPr>
        <w:t xml:space="preserve"> the minimum functions provided by the IHO </w:t>
      </w:r>
      <w:r w:rsidR="003B3F16" w:rsidRPr="008A4A4B">
        <w:rPr>
          <w:strike/>
          <w:rPrChange w:id="331" w:author="jonathan pritchard" w:date="2025-08-07T10:38:00Z" w16du:dateUtc="2025-08-07T09:38:00Z">
            <w:rPr/>
          </w:rPrChange>
        </w:rPr>
        <w:t>C</w:t>
      </w:r>
      <w:r w:rsidR="006A193F" w:rsidRPr="008A4A4B">
        <w:rPr>
          <w:strike/>
          <w:rPrChange w:id="332" w:author="jonathan pritchard" w:date="2025-08-07T10:38:00Z" w16du:dateUtc="2025-08-07T09:38:00Z">
            <w:rPr/>
          </w:rPrChange>
        </w:rPr>
        <w:t xml:space="preserve">atalogue are maintained and </w:t>
      </w:r>
      <w:r w:rsidR="00B65CAE" w:rsidRPr="008A4A4B">
        <w:rPr>
          <w:strike/>
          <w:rPrChange w:id="333" w:author="jonathan pritchard" w:date="2025-08-07T10:38:00Z" w16du:dateUtc="2025-08-07T09:38:00Z">
            <w:rPr/>
          </w:rPrChange>
        </w:rPr>
        <w:t>interoperability</w:t>
      </w:r>
      <w:r w:rsidR="006A193F" w:rsidRPr="008A4A4B">
        <w:rPr>
          <w:strike/>
          <w:rPrChange w:id="334" w:author="jonathan pritchard" w:date="2025-08-07T10:38:00Z" w16du:dateUtc="2025-08-07T09:38:00Z">
            <w:rPr/>
          </w:rPrChange>
        </w:rPr>
        <w:t xml:space="preserve"> is not degraded</w:t>
      </w:r>
      <w:r w:rsidR="00B65CAE" w:rsidRPr="008A4A4B">
        <w:rPr>
          <w:strike/>
          <w:rPrChange w:id="335" w:author="jonathan pritchard" w:date="2025-08-07T10:38:00Z" w16du:dateUtc="2025-08-07T09:38:00Z">
            <w:rPr/>
          </w:rPrChange>
        </w:rPr>
        <w:t xml:space="preserve"> (S-98 </w:t>
      </w:r>
      <w:r w:rsidR="003B3F16" w:rsidRPr="008A4A4B">
        <w:rPr>
          <w:rFonts w:cs="Arial"/>
          <w:strike/>
          <w:rPrChange w:id="336" w:author="jonathan pritchard" w:date="2025-08-07T10:38:00Z" w16du:dateUtc="2025-08-07T09:38:00Z">
            <w:rPr>
              <w:rFonts w:cs="Arial"/>
            </w:rPr>
          </w:rPrChange>
        </w:rPr>
        <w:t>clauses</w:t>
      </w:r>
      <w:r w:rsidR="00B65CAE" w:rsidRPr="008A4A4B">
        <w:rPr>
          <w:strike/>
          <w:rPrChange w:id="337" w:author="jonathan pritchard" w:date="2025-08-07T10:38:00Z" w16du:dateUtc="2025-08-07T09:38:00Z">
            <w:rPr/>
          </w:rPrChange>
        </w:rPr>
        <w:t> 12.1.1–12.1.3).</w:t>
      </w:r>
      <w:r w:rsidRPr="008A4A4B">
        <w:rPr>
          <w:strike/>
          <w:rPrChange w:id="338" w:author="jonathan pritchard" w:date="2025-08-07T10:38:00Z" w16du:dateUtc="2025-08-07T09:38:00Z">
            <w:rPr/>
          </w:rPrChange>
        </w:rPr>
        <w:t xml:space="preserve"> </w:t>
      </w:r>
      <w:commentRangeEnd w:id="276"/>
      <w:r w:rsidR="008A4A4B">
        <w:rPr>
          <w:rStyle w:val="CommentReference"/>
        </w:rPr>
        <w:commentReference w:id="276"/>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39" w:name="_Ref49380568"/>
      <w:r w:rsidRPr="00B77A92">
        <w:br w:type="page"/>
      </w:r>
    </w:p>
    <w:p w14:paraId="6D762915" w14:textId="43B75661" w:rsidR="00BC555A" w:rsidRPr="00B77A92" w:rsidRDefault="00FD648E" w:rsidP="00A13F5A">
      <w:pPr>
        <w:pStyle w:val="Heading1"/>
      </w:pPr>
      <w:bookmarkStart w:id="340" w:name="_Toc194067085"/>
      <w:r w:rsidRPr="00B77A92">
        <w:lastRenderedPageBreak/>
        <w:t>Display Organisation</w:t>
      </w:r>
      <w:r w:rsidR="00A80530" w:rsidRPr="00B77A92">
        <w:t xml:space="preserve"> and Operation</w:t>
      </w:r>
      <w:bookmarkEnd w:id="339"/>
      <w:bookmarkEnd w:id="340"/>
    </w:p>
    <w:p w14:paraId="501C6929" w14:textId="7DAEDB8F" w:rsidR="00D37328" w:rsidRPr="00A527F0" w:rsidRDefault="00D37328" w:rsidP="00DB7CFE">
      <w:pPr>
        <w:pStyle w:val="Heading2"/>
      </w:pPr>
      <w:bookmarkStart w:id="341" w:name="_Toc38829553"/>
      <w:bookmarkStart w:id="342" w:name="_Toc38830056"/>
      <w:bookmarkStart w:id="343" w:name="_Ref49480223"/>
      <w:bookmarkStart w:id="344" w:name="_Ref49480231"/>
      <w:bookmarkStart w:id="345" w:name="_Toc194067086"/>
      <w:bookmarkStart w:id="346" w:name="_Hlk167438924"/>
      <w:bookmarkEnd w:id="341"/>
      <w:bookmarkEnd w:id="342"/>
      <w:r w:rsidRPr="00A527F0">
        <w:t xml:space="preserve">Display of </w:t>
      </w:r>
      <w:r w:rsidR="00950DDE" w:rsidRPr="00A527F0">
        <w:t>non-</w:t>
      </w:r>
      <w:r w:rsidR="00716B39" w:rsidRPr="00A527F0">
        <w:t>S-100</w:t>
      </w:r>
      <w:r w:rsidR="00950DDE" w:rsidRPr="00A527F0">
        <w:t xml:space="preserve"> </w:t>
      </w:r>
      <w:r w:rsidRPr="00A527F0">
        <w:t>information</w:t>
      </w:r>
      <w:bookmarkEnd w:id="343"/>
      <w:bookmarkEnd w:id="344"/>
      <w:bookmarkEnd w:id="345"/>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47" w:name="_Ref49482794"/>
      <w:bookmarkStart w:id="348" w:name="_Ref178773055"/>
      <w:bookmarkStart w:id="349" w:name="_Ref179768848"/>
      <w:bookmarkStart w:id="350"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347"/>
      <w:bookmarkEnd w:id="348"/>
      <w:bookmarkEnd w:id="349"/>
      <w:bookmarkEnd w:id="350"/>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346"/>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51" w:name="_Toc175130138"/>
      <w:bookmarkStart w:id="352" w:name="_Toc175130139"/>
      <w:bookmarkStart w:id="353" w:name="_Ref49484794"/>
      <w:bookmarkStart w:id="354" w:name="_Toc194067088"/>
      <w:bookmarkEnd w:id="351"/>
      <w:bookmarkEnd w:id="352"/>
      <w:r w:rsidRPr="00A527F0">
        <w:t>Supplemental display items</w:t>
      </w:r>
      <w:bookmarkEnd w:id="353"/>
      <w:bookmarkEnd w:id="354"/>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55" w:name="_Toc194067089"/>
      <w:r w:rsidRPr="00F87E8E">
        <w:t>Navigational Warning functions</w:t>
      </w:r>
      <w:bookmarkEnd w:id="355"/>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663275" w:rsidRDefault="00282925" w:rsidP="00A13F5A">
      <w:pPr>
        <w:pStyle w:val="Heading3"/>
        <w:rPr>
          <w:strike/>
          <w:rPrChange w:id="356" w:author="jonathan pritchard" w:date="2025-08-07T10:42:00Z" w16du:dateUtc="2025-08-07T09:42:00Z">
            <w:rPr/>
          </w:rPrChange>
        </w:rPr>
      </w:pPr>
      <w:bookmarkStart w:id="357" w:name="_Toc194067090"/>
      <w:commentRangeStart w:id="358"/>
      <w:r w:rsidRPr="00663275">
        <w:rPr>
          <w:strike/>
          <w:rPrChange w:id="359" w:author="jonathan pritchard" w:date="2025-08-07T10:42:00Z" w16du:dateUtc="2025-08-07T09:42:00Z">
            <w:rPr/>
          </w:rPrChange>
        </w:rPr>
        <w:t>Units</w:t>
      </w:r>
      <w:bookmarkEnd w:id="357"/>
    </w:p>
    <w:p w14:paraId="460878B4" w14:textId="77777777" w:rsidR="00B94DFF" w:rsidRPr="00663275" w:rsidRDefault="00D755A5" w:rsidP="000D5648">
      <w:pPr>
        <w:spacing w:after="60" w:line="240" w:lineRule="auto"/>
        <w:jc w:val="both"/>
        <w:rPr>
          <w:strike/>
          <w:rPrChange w:id="360" w:author="jonathan pritchard" w:date="2025-08-07T10:42:00Z" w16du:dateUtc="2025-08-07T09:42:00Z">
            <w:rPr/>
          </w:rPrChange>
        </w:rPr>
      </w:pPr>
      <w:r w:rsidRPr="00663275">
        <w:rPr>
          <w:strike/>
          <w:rPrChange w:id="361" w:author="jonathan pritchard" w:date="2025-08-07T10:42:00Z" w16du:dateUtc="2025-08-07T09:42:00Z">
            <w:rPr/>
          </w:rPrChange>
        </w:rPr>
        <w:t xml:space="preserve">The units of height and depth listed below must be permanently </w:t>
      </w:r>
      <w:r w:rsidR="00171271" w:rsidRPr="00663275">
        <w:rPr>
          <w:strike/>
          <w:rPrChange w:id="362" w:author="jonathan pritchard" w:date="2025-08-07T10:42:00Z" w16du:dateUtc="2025-08-07T09:42:00Z">
            <w:rPr/>
          </w:rPrChange>
        </w:rPr>
        <w:t>indicated</w:t>
      </w:r>
      <w:r w:rsidR="00B94DFF" w:rsidRPr="00663275">
        <w:rPr>
          <w:strike/>
          <w:rPrChange w:id="363" w:author="jonathan pritchard" w:date="2025-08-07T10:42:00Z" w16du:dateUtc="2025-08-07T09:42:00Z">
            <w:rPr/>
          </w:rPrChange>
        </w:rPr>
        <w:t>.</w:t>
      </w:r>
    </w:p>
    <w:p w14:paraId="4D996FD9" w14:textId="0BAEA54F" w:rsidR="00D755A5" w:rsidRPr="00663275" w:rsidRDefault="00171271" w:rsidP="000D5648">
      <w:pPr>
        <w:spacing w:after="60" w:line="240" w:lineRule="auto"/>
        <w:jc w:val="both"/>
        <w:rPr>
          <w:strike/>
          <w:rPrChange w:id="364" w:author="jonathan pritchard" w:date="2025-08-07T10:42:00Z" w16du:dateUtc="2025-08-07T09:42:00Z">
            <w:rPr/>
          </w:rPrChange>
        </w:rPr>
      </w:pPr>
      <w:r w:rsidRPr="00663275">
        <w:rPr>
          <w:strike/>
          <w:rPrChange w:id="365" w:author="jonathan pritchard" w:date="2025-08-07T10:42:00Z" w16du:dateUtc="2025-08-07T09:42:00Z">
            <w:rPr/>
          </w:rPrChange>
        </w:rPr>
        <w:t>Equivalent values using other units may also be shown:</w:t>
      </w:r>
    </w:p>
    <w:p w14:paraId="0646F867" w14:textId="77777777" w:rsidR="00D755A5" w:rsidRPr="00663275" w:rsidRDefault="00D755A5" w:rsidP="00D755A5">
      <w:pPr>
        <w:spacing w:after="60" w:line="240" w:lineRule="auto"/>
        <w:ind w:left="720"/>
        <w:jc w:val="both"/>
        <w:rPr>
          <w:strike/>
          <w:rPrChange w:id="366" w:author="jonathan pritchard" w:date="2025-08-07T10:42:00Z" w16du:dateUtc="2025-08-07T09:42:00Z">
            <w:rPr/>
          </w:rPrChange>
        </w:rPr>
      </w:pPr>
      <w:r w:rsidRPr="00663275">
        <w:rPr>
          <w:strike/>
          <w:rPrChange w:id="367" w:author="jonathan pritchard" w:date="2025-08-07T10:42:00Z" w16du:dateUtc="2025-08-07T09:42:00Z">
            <w:rPr/>
          </w:rPrChange>
        </w:rPr>
        <w:t>Depth:</w:t>
      </w:r>
      <w:r w:rsidRPr="00663275">
        <w:rPr>
          <w:strike/>
          <w:rPrChange w:id="368" w:author="jonathan pritchard" w:date="2025-08-07T10:42:00Z" w16du:dateUtc="2025-08-07T09:42:00Z">
            <w:rPr/>
          </w:rPrChange>
        </w:rPr>
        <w:tab/>
      </w:r>
      <w:r w:rsidRPr="00663275">
        <w:rPr>
          <w:strike/>
          <w:rPrChange w:id="369" w:author="jonathan pritchard" w:date="2025-08-07T10:42:00Z" w16du:dateUtc="2025-08-07T09:42:00Z">
            <w:rPr/>
          </w:rPrChange>
        </w:rPr>
        <w:tab/>
        <w:t>Metres and decimetres.</w:t>
      </w:r>
    </w:p>
    <w:p w14:paraId="1BC7902D" w14:textId="2B3627D5" w:rsidR="00D755A5" w:rsidRPr="00663275" w:rsidRDefault="00D755A5" w:rsidP="002D7DEE">
      <w:pPr>
        <w:spacing w:after="60" w:line="240" w:lineRule="auto"/>
        <w:ind w:left="720"/>
        <w:jc w:val="both"/>
        <w:rPr>
          <w:strike/>
          <w:rPrChange w:id="370" w:author="jonathan pritchard" w:date="2025-08-07T10:42:00Z" w16du:dateUtc="2025-08-07T09:42:00Z">
            <w:rPr/>
          </w:rPrChange>
        </w:rPr>
      </w:pPr>
      <w:r w:rsidRPr="00663275">
        <w:rPr>
          <w:strike/>
          <w:rPrChange w:id="371" w:author="jonathan pritchard" w:date="2025-08-07T10:42:00Z" w16du:dateUtc="2025-08-07T09:42:00Z">
            <w:rPr/>
          </w:rPrChange>
        </w:rPr>
        <w:t>Height:</w:t>
      </w:r>
      <w:r w:rsidRPr="00663275">
        <w:rPr>
          <w:strike/>
          <w:rPrChange w:id="372" w:author="jonathan pritchard" w:date="2025-08-07T10:42:00Z" w16du:dateUtc="2025-08-07T09:42:00Z">
            <w:rPr/>
          </w:rPrChange>
        </w:rPr>
        <w:tab/>
      </w:r>
      <w:r w:rsidRPr="00663275">
        <w:rPr>
          <w:strike/>
          <w:rPrChange w:id="373" w:author="jonathan pritchard" w:date="2025-08-07T10:42:00Z" w16du:dateUtc="2025-08-07T09:42:00Z">
            <w:rPr/>
          </w:rPrChange>
        </w:rPr>
        <w:tab/>
        <w:t>Metres.</w:t>
      </w:r>
    </w:p>
    <w:p w14:paraId="1D739390" w14:textId="77777777" w:rsidR="00D755A5" w:rsidRPr="00663275" w:rsidRDefault="00D755A5" w:rsidP="000D5648">
      <w:pPr>
        <w:spacing w:after="60" w:line="240" w:lineRule="auto"/>
        <w:jc w:val="both"/>
        <w:rPr>
          <w:strike/>
          <w:rPrChange w:id="374" w:author="jonathan pritchard" w:date="2025-08-07T10:42:00Z" w16du:dateUtc="2025-08-07T09:42:00Z">
            <w:rPr/>
          </w:rPrChange>
        </w:rPr>
      </w:pPr>
    </w:p>
    <w:p w14:paraId="0E92503E" w14:textId="6F065069" w:rsidR="009A245C" w:rsidRPr="00663275" w:rsidRDefault="00D755A5" w:rsidP="000D5648">
      <w:pPr>
        <w:spacing w:after="60" w:line="240" w:lineRule="auto"/>
        <w:jc w:val="both"/>
        <w:rPr>
          <w:strike/>
          <w:rPrChange w:id="375" w:author="jonathan pritchard" w:date="2025-08-07T10:42:00Z" w16du:dateUtc="2025-08-07T09:42:00Z">
            <w:rPr/>
          </w:rPrChange>
        </w:rPr>
      </w:pPr>
      <w:r w:rsidRPr="00663275">
        <w:rPr>
          <w:strike/>
          <w:rPrChange w:id="376" w:author="jonathan pritchard" w:date="2025-08-07T10:42:00Z" w16du:dateUtc="2025-08-07T09:42:00Z">
            <w:rPr/>
          </w:rPrChange>
        </w:rPr>
        <w:t>Additionally, t</w:t>
      </w:r>
      <w:r w:rsidR="00282925" w:rsidRPr="00663275">
        <w:rPr>
          <w:strike/>
          <w:rPrChange w:id="377" w:author="jonathan pritchard" w:date="2025-08-07T10:42:00Z" w16du:dateUtc="2025-08-07T09:42:00Z">
            <w:rPr/>
          </w:rPrChange>
        </w:rPr>
        <w:t xml:space="preserve">he units listed below </w:t>
      </w:r>
      <w:r w:rsidR="0023731C" w:rsidRPr="00663275">
        <w:rPr>
          <w:strike/>
          <w:rPrChange w:id="378" w:author="jonathan pritchard" w:date="2025-08-07T10:42:00Z" w16du:dateUtc="2025-08-07T09:42:00Z">
            <w:rPr/>
          </w:rPrChange>
        </w:rPr>
        <w:t xml:space="preserve">must </w:t>
      </w:r>
      <w:r w:rsidR="00282925" w:rsidRPr="00663275">
        <w:rPr>
          <w:strike/>
          <w:rPrChange w:id="379" w:author="jonathan pritchard" w:date="2025-08-07T10:42:00Z" w16du:dateUtc="2025-08-07T09:42:00Z">
            <w:rPr/>
          </w:rPrChange>
        </w:rPr>
        <w:t>be</w:t>
      </w:r>
      <w:r w:rsidR="005D7C82" w:rsidRPr="00663275">
        <w:rPr>
          <w:strike/>
          <w:rPrChange w:id="380" w:author="jonathan pritchard" w:date="2025-08-07T10:42:00Z" w16du:dateUtc="2025-08-07T09:42:00Z">
            <w:rPr/>
          </w:rPrChange>
        </w:rPr>
        <w:t xml:space="preserve"> available, on demand</w:t>
      </w:r>
      <w:r w:rsidR="0023731C" w:rsidRPr="00663275">
        <w:rPr>
          <w:strike/>
          <w:rPrChange w:id="381" w:author="jonathan pritchard" w:date="2025-08-07T10:42:00Z" w16du:dateUtc="2025-08-07T09:42:00Z">
            <w:rPr/>
          </w:rPrChange>
        </w:rPr>
        <w:t xml:space="preserve"> and</w:t>
      </w:r>
      <w:r w:rsidR="00282925" w:rsidRPr="00663275">
        <w:rPr>
          <w:strike/>
          <w:rPrChange w:id="382" w:author="jonathan pritchard" w:date="2025-08-07T10:42:00Z" w16du:dateUtc="2025-08-07T09:42:00Z">
            <w:rPr/>
          </w:rPrChange>
        </w:rPr>
        <w:t xml:space="preserve"> indicated in the display legend</w:t>
      </w:r>
      <w:r w:rsidR="0023731C" w:rsidRPr="00663275">
        <w:rPr>
          <w:strike/>
          <w:rPrChange w:id="383" w:author="jonathan pritchard" w:date="2025-08-07T10:42:00Z" w16du:dateUtc="2025-08-07T09:42:00Z">
            <w:rPr/>
          </w:rPrChange>
        </w:rPr>
        <w:t xml:space="preserve">. </w:t>
      </w:r>
    </w:p>
    <w:p w14:paraId="4BFD66C9" w14:textId="7282F912" w:rsidR="00282925" w:rsidRPr="00663275" w:rsidRDefault="00282925" w:rsidP="000D5648">
      <w:pPr>
        <w:spacing w:after="60" w:line="240" w:lineRule="auto"/>
        <w:ind w:left="720"/>
        <w:jc w:val="both"/>
        <w:rPr>
          <w:strike/>
          <w:rPrChange w:id="384" w:author="jonathan pritchard" w:date="2025-08-07T10:42:00Z" w16du:dateUtc="2025-08-07T09:42:00Z">
            <w:rPr/>
          </w:rPrChange>
        </w:rPr>
      </w:pPr>
      <w:r w:rsidRPr="00663275">
        <w:rPr>
          <w:strike/>
          <w:rPrChange w:id="385" w:author="jonathan pritchard" w:date="2025-08-07T10:42:00Z" w16du:dateUtc="2025-08-07T09:42:00Z">
            <w:rPr/>
          </w:rPrChange>
        </w:rPr>
        <w:t>Position:</w:t>
      </w:r>
      <w:r w:rsidRPr="00663275">
        <w:rPr>
          <w:strike/>
          <w:rPrChange w:id="386" w:author="jonathan pritchard" w:date="2025-08-07T10:42:00Z" w16du:dateUtc="2025-08-07T09:42:00Z">
            <w:rPr/>
          </w:rPrChange>
        </w:rPr>
        <w:tab/>
      </w:r>
      <w:r w:rsidR="000D5648" w:rsidRPr="00663275">
        <w:rPr>
          <w:strike/>
          <w:rPrChange w:id="387" w:author="jonathan pritchard" w:date="2025-08-07T10:42:00Z" w16du:dateUtc="2025-08-07T09:42:00Z">
            <w:rPr/>
          </w:rPrChange>
        </w:rPr>
        <w:t>L</w:t>
      </w:r>
      <w:r w:rsidRPr="00663275">
        <w:rPr>
          <w:strike/>
          <w:rPrChange w:id="388" w:author="jonathan pritchard" w:date="2025-08-07T10:42:00Z" w16du:dateUtc="2025-08-07T09:42:00Z">
            <w:rPr/>
          </w:rPrChange>
        </w:rPr>
        <w:t>atitude and longitude in degrees, minutes and decimal minutes.</w:t>
      </w:r>
    </w:p>
    <w:p w14:paraId="594F2F41" w14:textId="4E2B752F" w:rsidR="00282925" w:rsidRPr="00663275" w:rsidRDefault="00282925" w:rsidP="000D5648">
      <w:pPr>
        <w:spacing w:after="60" w:line="240" w:lineRule="auto"/>
        <w:ind w:left="720"/>
        <w:jc w:val="both"/>
        <w:rPr>
          <w:strike/>
          <w:rPrChange w:id="389" w:author="jonathan pritchard" w:date="2025-08-07T10:42:00Z" w16du:dateUtc="2025-08-07T09:42:00Z">
            <w:rPr/>
          </w:rPrChange>
        </w:rPr>
      </w:pPr>
      <w:r w:rsidRPr="00663275">
        <w:rPr>
          <w:strike/>
          <w:rPrChange w:id="390" w:author="jonathan pritchard" w:date="2025-08-07T10:42:00Z" w16du:dateUtc="2025-08-07T09:42:00Z">
            <w:rPr/>
          </w:rPrChange>
        </w:rPr>
        <w:t>Distance:</w:t>
      </w:r>
      <w:r w:rsidRPr="00663275">
        <w:rPr>
          <w:strike/>
          <w:rPrChange w:id="391" w:author="jonathan pritchard" w:date="2025-08-07T10:42:00Z" w16du:dateUtc="2025-08-07T09:42:00Z">
            <w:rPr/>
          </w:rPrChange>
        </w:rPr>
        <w:tab/>
      </w:r>
      <w:r w:rsidR="000D5648" w:rsidRPr="00663275">
        <w:rPr>
          <w:strike/>
          <w:rPrChange w:id="392" w:author="jonathan pritchard" w:date="2025-08-07T10:42:00Z" w16du:dateUtc="2025-08-07T09:42:00Z">
            <w:rPr/>
          </w:rPrChange>
        </w:rPr>
        <w:t>Nautical miles and decimal miles;</w:t>
      </w:r>
      <w:r w:rsidRPr="00663275">
        <w:rPr>
          <w:strike/>
          <w:rPrChange w:id="393" w:author="jonathan pritchard" w:date="2025-08-07T10:42:00Z" w16du:dateUtc="2025-08-07T09:42:00Z">
            <w:rPr/>
          </w:rPrChange>
        </w:rPr>
        <w:t xml:space="preserve"> or metres.</w:t>
      </w:r>
    </w:p>
    <w:p w14:paraId="74731C84" w14:textId="5DC1DAE2" w:rsidR="00282925" w:rsidRPr="00663275" w:rsidRDefault="00282925" w:rsidP="000D5648">
      <w:pPr>
        <w:spacing w:after="120" w:line="240" w:lineRule="auto"/>
        <w:ind w:left="720"/>
        <w:jc w:val="both"/>
        <w:rPr>
          <w:strike/>
          <w:rPrChange w:id="394" w:author="jonathan pritchard" w:date="2025-08-07T10:42:00Z" w16du:dateUtc="2025-08-07T09:42:00Z">
            <w:rPr/>
          </w:rPrChange>
        </w:rPr>
      </w:pPr>
      <w:r w:rsidRPr="00663275">
        <w:rPr>
          <w:strike/>
          <w:rPrChange w:id="395" w:author="jonathan pritchard" w:date="2025-08-07T10:42:00Z" w16du:dateUtc="2025-08-07T09:42:00Z">
            <w:rPr/>
          </w:rPrChange>
        </w:rPr>
        <w:t>Speed:</w:t>
      </w:r>
      <w:r w:rsidRPr="00663275">
        <w:rPr>
          <w:strike/>
          <w:rPrChange w:id="396" w:author="jonathan pritchard" w:date="2025-08-07T10:42:00Z" w16du:dateUtc="2025-08-07T09:42:00Z">
            <w:rPr/>
          </w:rPrChange>
        </w:rPr>
        <w:tab/>
      </w:r>
      <w:r w:rsidRPr="00663275">
        <w:rPr>
          <w:strike/>
          <w:rPrChange w:id="397" w:author="jonathan pritchard" w:date="2025-08-07T10:42:00Z" w16du:dateUtc="2025-08-07T09:42:00Z">
            <w:rPr/>
          </w:rPrChange>
        </w:rPr>
        <w:tab/>
      </w:r>
      <w:r w:rsidR="000D5648" w:rsidRPr="00663275">
        <w:rPr>
          <w:strike/>
          <w:rPrChange w:id="398" w:author="jonathan pritchard" w:date="2025-08-07T10:42:00Z" w16du:dateUtc="2025-08-07T09:42:00Z">
            <w:rPr/>
          </w:rPrChange>
        </w:rPr>
        <w:t>K</w:t>
      </w:r>
      <w:r w:rsidRPr="00663275">
        <w:rPr>
          <w:strike/>
          <w:rPrChange w:id="399" w:author="jonathan pritchard" w:date="2025-08-07T10:42:00Z" w16du:dateUtc="2025-08-07T09:42:00Z">
            <w:rPr/>
          </w:rPrChange>
        </w:rPr>
        <w:t>nots and decimal knots.</w:t>
      </w:r>
      <w:commentRangeEnd w:id="358"/>
      <w:r w:rsidR="00663275">
        <w:rPr>
          <w:rStyle w:val="CommentReference"/>
        </w:rPr>
        <w:commentReference w:id="358"/>
      </w:r>
    </w:p>
    <w:p w14:paraId="1FA1CC56" w14:textId="71B74E3E" w:rsidR="00282925" w:rsidRPr="00B812CA" w:rsidRDefault="00282925" w:rsidP="00A13F5A">
      <w:pPr>
        <w:pStyle w:val="Heading3"/>
      </w:pPr>
      <w:bookmarkStart w:id="400" w:name="_Ref167188547"/>
      <w:bookmarkStart w:id="401" w:name="_Toc194067091"/>
      <w:r w:rsidRPr="00A527F0">
        <w:t>Legend</w:t>
      </w:r>
      <w:bookmarkEnd w:id="400"/>
      <w:bookmarkEnd w:id="401"/>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402"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402"/>
    </w:p>
    <w:p w14:paraId="48C6DDC4" w14:textId="7F00C2B6" w:rsidR="00145602" w:rsidRPr="00A527F0" w:rsidRDefault="00950DDE" w:rsidP="00214B3A">
      <w:pPr>
        <w:pStyle w:val="Heading3"/>
      </w:pPr>
      <w:bookmarkStart w:id="403" w:name="_Toc194067093"/>
      <w:r w:rsidRPr="00A527F0">
        <w:t>Priority layers</w:t>
      </w:r>
      <w:bookmarkEnd w:id="403"/>
    </w:p>
    <w:p w14:paraId="46C1AD56" w14:textId="4FFB9010"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404" w:name="_Toc194067094"/>
      <w:r w:rsidRPr="00A527F0">
        <w:t>Radar priority</w:t>
      </w:r>
      <w:bookmarkEnd w:id="404"/>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405" w:name="_Ref49427616"/>
      <w:bookmarkStart w:id="406" w:name="_Toc194067095"/>
      <w:bookmarkStart w:id="407" w:name="_Ref44795999"/>
      <w:r w:rsidRPr="002D7DEE">
        <w:t>Displaying</w:t>
      </w:r>
      <w:r w:rsidRPr="00453DD3">
        <w:t xml:space="preserve"> ECDIS updates</w:t>
      </w:r>
      <w:bookmarkEnd w:id="405"/>
      <w:bookmarkEnd w:id="406"/>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408" w:name="_Toc187673042"/>
      <w:bookmarkStart w:id="409" w:name="_Toc187673274"/>
      <w:bookmarkStart w:id="410" w:name="_Toc188368627"/>
      <w:bookmarkStart w:id="411" w:name="_Toc188621829"/>
      <w:bookmarkStart w:id="412" w:name="_Toc188950410"/>
      <w:bookmarkStart w:id="413" w:name="_Toc188968326"/>
      <w:bookmarkStart w:id="414" w:name="_Toc188968551"/>
      <w:bookmarkStart w:id="415" w:name="_Toc187673043"/>
      <w:bookmarkStart w:id="416" w:name="_Toc187673275"/>
      <w:bookmarkStart w:id="417" w:name="_Toc188368628"/>
      <w:bookmarkStart w:id="418" w:name="_Toc188621830"/>
      <w:bookmarkStart w:id="419" w:name="_Toc188950411"/>
      <w:bookmarkStart w:id="420" w:name="_Toc188968327"/>
      <w:bookmarkStart w:id="421" w:name="_Toc188968552"/>
      <w:bookmarkStart w:id="422" w:name="_Toc187673044"/>
      <w:bookmarkStart w:id="423" w:name="_Toc187673276"/>
      <w:bookmarkStart w:id="424" w:name="_Toc188368629"/>
      <w:bookmarkStart w:id="425" w:name="_Toc188621831"/>
      <w:bookmarkStart w:id="426" w:name="_Toc188950412"/>
      <w:bookmarkStart w:id="427" w:name="_Toc188968328"/>
      <w:bookmarkStart w:id="428" w:name="_Toc188968553"/>
      <w:bookmarkStart w:id="429" w:name="_Toc187673045"/>
      <w:bookmarkStart w:id="430" w:name="_Toc187673277"/>
      <w:bookmarkStart w:id="431" w:name="_Toc188368630"/>
      <w:bookmarkStart w:id="432" w:name="_Toc188621832"/>
      <w:bookmarkStart w:id="433" w:name="_Toc188950413"/>
      <w:bookmarkStart w:id="434" w:name="_Toc188968329"/>
      <w:bookmarkStart w:id="435" w:name="_Toc188968554"/>
      <w:bookmarkStart w:id="436" w:name="_Toc187673046"/>
      <w:bookmarkStart w:id="437" w:name="_Toc187673278"/>
      <w:bookmarkStart w:id="438" w:name="_Toc188368631"/>
      <w:bookmarkStart w:id="439" w:name="_Toc188621833"/>
      <w:bookmarkStart w:id="440" w:name="_Toc188950414"/>
      <w:bookmarkStart w:id="441" w:name="_Toc188968330"/>
      <w:bookmarkStart w:id="442" w:name="_Toc188968555"/>
      <w:bookmarkStart w:id="443" w:name="_Toc187673047"/>
      <w:bookmarkStart w:id="444" w:name="_Toc187673279"/>
      <w:bookmarkStart w:id="445" w:name="_Toc188368632"/>
      <w:bookmarkStart w:id="446" w:name="_Toc188621834"/>
      <w:bookmarkStart w:id="447" w:name="_Toc188950415"/>
      <w:bookmarkStart w:id="448" w:name="_Toc188968331"/>
      <w:bookmarkStart w:id="449" w:name="_Toc188968556"/>
      <w:bookmarkStart w:id="450" w:name="_Toc187673048"/>
      <w:bookmarkStart w:id="451" w:name="_Toc187673280"/>
      <w:bookmarkStart w:id="452" w:name="_Toc188368633"/>
      <w:bookmarkStart w:id="453" w:name="_Toc188621835"/>
      <w:bookmarkStart w:id="454" w:name="_Toc188950416"/>
      <w:bookmarkStart w:id="455" w:name="_Toc188968332"/>
      <w:bookmarkStart w:id="456" w:name="_Toc188968557"/>
      <w:bookmarkStart w:id="457" w:name="_Ref45240945"/>
      <w:bookmarkStart w:id="458" w:name="_Toc194067096"/>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DE19F5">
        <w:t>Display functions</w:t>
      </w:r>
      <w:bookmarkEnd w:id="407"/>
      <w:bookmarkEnd w:id="457"/>
      <w:bookmarkEnd w:id="458"/>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59" w:name="_Toc46655801"/>
      <w:bookmarkStart w:id="460" w:name="_Toc46659185"/>
      <w:bookmarkStart w:id="461" w:name="_Toc46659364"/>
      <w:bookmarkStart w:id="462" w:name="_Toc47457004"/>
      <w:bookmarkStart w:id="463" w:name="_Toc47574675"/>
      <w:bookmarkStart w:id="464" w:name="_Toc47618735"/>
      <w:bookmarkStart w:id="465" w:name="_Toc47651153"/>
      <w:bookmarkStart w:id="466" w:name="_Toc47708078"/>
      <w:bookmarkStart w:id="467" w:name="_Toc47708340"/>
      <w:bookmarkStart w:id="468" w:name="_Toc47708574"/>
      <w:bookmarkStart w:id="469" w:name="_Toc47711981"/>
      <w:bookmarkStart w:id="470" w:name="_Toc46655802"/>
      <w:bookmarkStart w:id="471" w:name="_Toc46659186"/>
      <w:bookmarkStart w:id="472" w:name="_Toc46659365"/>
      <w:bookmarkStart w:id="473" w:name="_Toc47457005"/>
      <w:bookmarkStart w:id="474" w:name="_Toc47574676"/>
      <w:bookmarkStart w:id="475" w:name="_Toc47618736"/>
      <w:bookmarkStart w:id="476" w:name="_Toc47651154"/>
      <w:bookmarkStart w:id="477" w:name="_Toc47708079"/>
      <w:bookmarkStart w:id="478" w:name="_Toc47708341"/>
      <w:bookmarkStart w:id="479" w:name="_Toc47708575"/>
      <w:bookmarkStart w:id="480" w:name="_Toc47711982"/>
      <w:bookmarkStart w:id="481" w:name="_Toc46655803"/>
      <w:bookmarkStart w:id="482" w:name="_Toc46659187"/>
      <w:bookmarkStart w:id="483" w:name="_Toc46659366"/>
      <w:bookmarkStart w:id="484" w:name="_Toc47457006"/>
      <w:bookmarkStart w:id="485" w:name="_Toc47574677"/>
      <w:bookmarkStart w:id="486" w:name="_Toc47618737"/>
      <w:bookmarkStart w:id="487" w:name="_Toc47651155"/>
      <w:bookmarkStart w:id="488" w:name="_Toc47708080"/>
      <w:bookmarkStart w:id="489" w:name="_Toc47708342"/>
      <w:bookmarkStart w:id="490" w:name="_Toc47708576"/>
      <w:bookmarkStart w:id="491" w:name="_Toc47711983"/>
      <w:bookmarkStart w:id="492" w:name="_Toc194067097"/>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rsidRPr="00B77A92">
        <w:t>General Rules for Symbols and Text</w:t>
      </w:r>
      <w:bookmarkEnd w:id="492"/>
    </w:p>
    <w:p w14:paraId="31594813" w14:textId="77777777" w:rsidR="000002BE" w:rsidRPr="00DE19F5" w:rsidRDefault="000002BE" w:rsidP="00DB7CFE">
      <w:pPr>
        <w:pStyle w:val="Heading2"/>
      </w:pPr>
      <w:bookmarkStart w:id="493" w:name="_Ref49475956"/>
      <w:bookmarkStart w:id="494" w:name="_Toc194067098"/>
      <w:r w:rsidRPr="00DE19F5">
        <w:t>Symbol Specifications</w:t>
      </w:r>
      <w:bookmarkEnd w:id="493"/>
      <w:bookmarkEnd w:id="494"/>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495" w:name="_Ref49261612"/>
      <w:bookmarkStart w:id="496"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495"/>
      <w:bookmarkEnd w:id="496"/>
      <w:r w:rsidR="003B02BE" w:rsidRPr="00DE19F5">
        <w:t xml:space="preserve"> </w:t>
      </w:r>
    </w:p>
    <w:p w14:paraId="1EBBC62A" w14:textId="070490E9" w:rsidR="0057617F" w:rsidRPr="00B77A92" w:rsidRDefault="0057617F" w:rsidP="00214B3A">
      <w:pPr>
        <w:pStyle w:val="Heading3"/>
      </w:pPr>
      <w:bookmarkStart w:id="497" w:name="_Toc194067101"/>
      <w:r w:rsidRPr="00B77A92">
        <w:t>Introduction</w:t>
      </w:r>
      <w:bookmarkEnd w:id="497"/>
    </w:p>
    <w:p w14:paraId="0850FA0D" w14:textId="77777777" w:rsidR="00CE4EA0" w:rsidRPr="00F06772" w:rsidRDefault="0057617F" w:rsidP="003B31CC">
      <w:pPr>
        <w:spacing w:after="120" w:line="240" w:lineRule="auto"/>
        <w:jc w:val="both"/>
        <w:rPr>
          <w:strike/>
          <w:rPrChange w:id="498" w:author="jonathan pritchard" w:date="2025-08-07T07:16:00Z" w16du:dateUtc="2025-08-07T06:16:00Z">
            <w:rPr/>
          </w:rPrChange>
        </w:rPr>
      </w:pPr>
      <w:r w:rsidRPr="00F06772">
        <w:rPr>
          <w:strike/>
          <w:rPrChange w:id="499" w:author="jonathan pritchard" w:date="2025-08-07T07:16:00Z" w16du:dateUtc="2025-08-07T06:16:00Z">
            <w:rPr/>
          </w:rPrChange>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F06772" w:rsidRDefault="0057617F" w:rsidP="003B31CC">
      <w:pPr>
        <w:spacing w:after="120" w:line="240" w:lineRule="auto"/>
        <w:jc w:val="both"/>
        <w:rPr>
          <w:strike/>
          <w:rPrChange w:id="500" w:author="jonathan pritchard" w:date="2025-08-07T07:16:00Z" w16du:dateUtc="2025-08-07T06:16:00Z">
            <w:rPr/>
          </w:rPrChange>
        </w:rPr>
      </w:pPr>
      <w:r w:rsidRPr="00F06772">
        <w:rPr>
          <w:strike/>
          <w:rPrChange w:id="501" w:author="jonathan pritchard" w:date="2025-08-07T07:16:00Z" w16du:dateUtc="2025-08-07T06:16:00Z">
            <w:rPr/>
          </w:rPrChange>
        </w:rPr>
        <w:t xml:space="preserve">Human factors experts </w:t>
      </w:r>
      <w:r w:rsidR="00DD1E0E" w:rsidRPr="00F06772">
        <w:rPr>
          <w:strike/>
          <w:rPrChange w:id="502" w:author="jonathan pritchard" w:date="2025-08-07T07:16:00Z" w16du:dateUtc="2025-08-07T06:16:00Z">
            <w:rPr/>
          </w:rPrChange>
        </w:rPr>
        <w:t xml:space="preserve">recommend </w:t>
      </w:r>
      <w:r w:rsidRPr="00F06772">
        <w:rPr>
          <w:strike/>
          <w:rPrChange w:id="503" w:author="jonathan pritchard" w:date="2025-08-07T07:16:00Z" w16du:dateUtc="2025-08-07T06:16:00Z">
            <w:rPr/>
          </w:rPrChange>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F06772" w:rsidRDefault="00CE4EA0" w:rsidP="003B31CC">
      <w:pPr>
        <w:spacing w:after="120" w:line="240" w:lineRule="auto"/>
        <w:jc w:val="both"/>
        <w:rPr>
          <w:strike/>
          <w:rPrChange w:id="504" w:author="jonathan pritchard" w:date="2025-08-07T07:16:00Z" w16du:dateUtc="2025-08-07T06:16:00Z">
            <w:rPr/>
          </w:rPrChange>
        </w:rPr>
      </w:pPr>
      <w:r w:rsidRPr="00F06772">
        <w:rPr>
          <w:strike/>
          <w:rPrChange w:id="505" w:author="jonathan pritchard" w:date="2025-08-07T07:16:00Z" w16du:dateUtc="2025-08-07T06:16:00Z">
            <w:rPr/>
          </w:rPrChange>
        </w:rPr>
        <w:t xml:space="preserve">For clear representation, symbols require a minimum number of screen units (pixels), depending on their complexity. A simple chart symbol of </w:t>
      </w:r>
      <w:r w:rsidR="00EF20F6" w:rsidRPr="00F06772">
        <w:rPr>
          <w:strike/>
          <w:rPrChange w:id="506" w:author="jonathan pritchard" w:date="2025-08-07T07:16:00Z" w16du:dateUtc="2025-08-07T06:16:00Z">
            <w:rPr/>
          </w:rPrChange>
        </w:rPr>
        <w:t>height</w:t>
      </w:r>
      <w:r w:rsidRPr="00F06772">
        <w:rPr>
          <w:strike/>
          <w:rPrChange w:id="507" w:author="jonathan pritchard" w:date="2025-08-07T07:16:00Z" w16du:dateUtc="2025-08-07T06:16:00Z">
            <w:rPr/>
          </w:rPrChange>
        </w:rPr>
        <w:t xml:space="preserve"> 4mm should extend </w:t>
      </w:r>
      <w:r w:rsidR="00ED17BE" w:rsidRPr="00F06772">
        <w:rPr>
          <w:strike/>
          <w:rPrChange w:id="508" w:author="jonathan pritchard" w:date="2025-08-07T07:16:00Z" w16du:dateUtc="2025-08-07T06:16:00Z">
            <w:rPr/>
          </w:rPrChange>
        </w:rPr>
        <w:t>at least</w:t>
      </w:r>
      <w:r w:rsidR="00EF20F6" w:rsidRPr="00F06772">
        <w:rPr>
          <w:strike/>
          <w:rPrChange w:id="509" w:author="jonathan pritchard" w:date="2025-08-07T07:16:00Z" w16du:dateUtc="2025-08-07T06:16:00Z">
            <w:rPr/>
          </w:rPrChange>
        </w:rPr>
        <w:t xml:space="preserve"> </w:t>
      </w:r>
      <w:r w:rsidRPr="00F06772">
        <w:rPr>
          <w:strike/>
          <w:rPrChange w:id="510" w:author="jonathan pritchard" w:date="2025-08-07T07:16:00Z" w16du:dateUtc="2025-08-07T06:16:00Z">
            <w:rPr/>
          </w:rPrChange>
        </w:rPr>
        <w:t xml:space="preserve">13 pixels for a screen that </w:t>
      </w:r>
      <w:r w:rsidR="005C43B2" w:rsidRPr="00F06772">
        <w:rPr>
          <w:strike/>
          <w:rPrChange w:id="511" w:author="jonathan pritchard" w:date="2025-08-07T07:16:00Z" w16du:dateUtc="2025-08-07T06:16:00Z">
            <w:rPr/>
          </w:rPrChange>
        </w:rPr>
        <w:t xml:space="preserve">just </w:t>
      </w:r>
      <w:r w:rsidRPr="00F06772">
        <w:rPr>
          <w:strike/>
          <w:rPrChange w:id="512" w:author="jonathan pritchard" w:date="2025-08-07T07:16:00Z" w16du:dateUtc="2025-08-07T06:16:00Z">
            <w:rPr/>
          </w:rPrChange>
        </w:rPr>
        <w:t xml:space="preserve">meets the </w:t>
      </w:r>
      <w:r w:rsidR="00EF20F6" w:rsidRPr="00F06772">
        <w:rPr>
          <w:strike/>
          <w:rPrChange w:id="513" w:author="jonathan pritchard" w:date="2025-08-07T07:16:00Z" w16du:dateUtc="2025-08-07T06:16:00Z">
            <w:rPr/>
          </w:rPrChange>
        </w:rPr>
        <w:t>current</w:t>
      </w:r>
      <w:r w:rsidRPr="00F06772">
        <w:rPr>
          <w:strike/>
          <w:rPrChange w:id="514" w:author="jonathan pritchard" w:date="2025-08-07T07:16:00Z" w16du:dateUtc="2025-08-07T06:16:00Z">
            <w:rPr/>
          </w:rPrChange>
        </w:rPr>
        <w:t xml:space="preserve"> minimum standards for chart display size and resolution</w:t>
      </w:r>
      <w:r w:rsidR="007763CD" w:rsidRPr="00F06772">
        <w:rPr>
          <w:strike/>
          <w:rPrChange w:id="515" w:author="jonathan pritchard" w:date="2025-08-07T07:16:00Z" w16du:dateUtc="2025-08-07T06:16:00Z">
            <w:rPr/>
          </w:rPrChange>
        </w:rPr>
        <w:t>.</w:t>
      </w:r>
    </w:p>
    <w:p w14:paraId="27621210" w14:textId="39EBE816" w:rsidR="008A2A98" w:rsidRPr="00F06772" w:rsidRDefault="008A2A98" w:rsidP="003B31CC">
      <w:pPr>
        <w:spacing w:after="120" w:line="240" w:lineRule="auto"/>
        <w:jc w:val="both"/>
        <w:rPr>
          <w:ins w:id="516" w:author="jonathan pritchard" w:date="2025-08-07T07:15:00Z" w16du:dateUtc="2025-08-07T06:15:00Z"/>
          <w:strike/>
          <w:rPrChange w:id="517" w:author="jonathan pritchard" w:date="2025-08-07T07:16:00Z" w16du:dateUtc="2025-08-07T06:16:00Z">
            <w:rPr>
              <w:ins w:id="518" w:author="jonathan pritchard" w:date="2025-08-07T07:15:00Z" w16du:dateUtc="2025-08-07T06:15:00Z"/>
            </w:rPr>
          </w:rPrChange>
        </w:rPr>
      </w:pPr>
      <w:r w:rsidRPr="00F06772">
        <w:rPr>
          <w:strike/>
          <w:rPrChange w:id="519" w:author="jonathan pritchard" w:date="2025-08-07T07:16:00Z" w16du:dateUtc="2025-08-07T06:16:00Z">
            <w:rPr/>
          </w:rPrChange>
        </w:rPr>
        <w:t>The minimum resolution is defined by IEC 61174 and/or IEC 62288</w:t>
      </w:r>
      <w:r w:rsidR="00F26A0C" w:rsidRPr="00F06772">
        <w:rPr>
          <w:strike/>
          <w:rPrChange w:id="520" w:author="jonathan pritchard" w:date="2025-08-07T07:16:00Z" w16du:dateUtc="2025-08-07T06:16:00Z">
            <w:rPr/>
          </w:rPrChange>
        </w:rPr>
        <w:t>.</w:t>
      </w:r>
    </w:p>
    <w:p w14:paraId="41A43CB6" w14:textId="20E15F63" w:rsidR="00F06772" w:rsidRPr="00F06772" w:rsidRDefault="00F06772" w:rsidP="00F06772">
      <w:pPr>
        <w:spacing w:after="120" w:line="240" w:lineRule="auto"/>
        <w:jc w:val="both"/>
        <w:rPr>
          <w:ins w:id="521" w:author="jonathan pritchard" w:date="2025-08-07T07:15:00Z"/>
        </w:rPr>
      </w:pPr>
      <w:commentRangeStart w:id="522"/>
      <w:ins w:id="523" w:author="jonathan pritchard" w:date="2025-08-07T07:15:00Z">
        <w:r w:rsidRPr="00F06772">
          <w:t>IEC 62288 sets requirements for size of operational information other than chart information in terms of the physical size of symbols and the number of pixels required to present them. These parameters are dependent on a minimum angle subtended from the eye and the nominal viewing distance specified by the manufacturer.</w:t>
        </w:r>
      </w:ins>
    </w:p>
    <w:p w14:paraId="09B2FB64" w14:textId="54B9E49D" w:rsidR="00F06772" w:rsidRPr="00B77A92" w:rsidRDefault="00F06772" w:rsidP="00F06772">
      <w:pPr>
        <w:spacing w:after="120" w:line="240" w:lineRule="auto"/>
        <w:jc w:val="both"/>
      </w:pPr>
      <w:ins w:id="524" w:author="jonathan pritchard" w:date="2025-08-07T07:15:00Z">
        <w:r w:rsidRPr="00F06772">
          <w:t>The Portrayal Catalogue sets requirements for size of chart symbols</w:t>
        </w:r>
      </w:ins>
      <w:commentRangeEnd w:id="522"/>
      <w:ins w:id="525" w:author="jonathan pritchard" w:date="2025-08-07T07:16:00Z" w16du:dateUtc="2025-08-07T06:16:00Z">
        <w:r>
          <w:rPr>
            <w:rStyle w:val="CommentReference"/>
          </w:rPr>
          <w:commentReference w:id="522"/>
        </w:r>
      </w:ins>
    </w:p>
    <w:p w14:paraId="670F2D6F" w14:textId="611C4FEC" w:rsidR="0057617F" w:rsidRPr="00B77A92" w:rsidRDefault="007764D1" w:rsidP="00214B3A">
      <w:pPr>
        <w:pStyle w:val="Heading3"/>
      </w:pPr>
      <w:bookmarkStart w:id="526" w:name="_Ref49150167"/>
      <w:bookmarkStart w:id="527" w:name="_Toc194067102"/>
      <w:r w:rsidRPr="00B77A92">
        <w:t xml:space="preserve">Minimum Requirement </w:t>
      </w:r>
      <w:r w:rsidR="0057617F" w:rsidRPr="00B77A92">
        <w:t>for size and resolution</w:t>
      </w:r>
      <w:bookmarkEnd w:id="526"/>
      <w:bookmarkEnd w:id="527"/>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087ED542"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w:t>
      </w:r>
      <w:commentRangeStart w:id="528"/>
      <w:r w:rsidRPr="00F06772">
        <w:rPr>
          <w:strike/>
          <w:rPrChange w:id="529" w:author="jonathan pritchard" w:date="2025-08-07T07:17:00Z" w16du:dateUtc="2025-08-07T06:17:00Z">
            <w:rPr/>
          </w:rPrChange>
        </w:rPr>
        <w:t>, within the tolerance specified by the IEC testing standard (recommended tolerance: 1 physical pixel width in each of the X and Y dimensions).</w:t>
      </w:r>
      <w:commentRangeEnd w:id="528"/>
      <w:r w:rsidR="00F06772">
        <w:rPr>
          <w:rStyle w:val="CommentReference"/>
        </w:rPr>
        <w:commentReference w:id="528"/>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30" w:name="_Toc194067103"/>
      <w:r w:rsidRPr="00DE19F5">
        <w:t>Zooming</w:t>
      </w:r>
      <w:bookmarkEnd w:id="530"/>
    </w:p>
    <w:p w14:paraId="7988C8D3" w14:textId="01B1CBE6" w:rsidR="003B4494" w:rsidRPr="00F06772" w:rsidRDefault="003B4494" w:rsidP="009563D7">
      <w:pPr>
        <w:spacing w:after="120" w:line="240" w:lineRule="auto"/>
        <w:jc w:val="both"/>
        <w:rPr>
          <w:ins w:id="531" w:author="jonathan pritchard" w:date="2025-08-07T07:18:00Z" w16du:dateUtc="2025-08-07T06:18:00Z"/>
          <w:strike/>
          <w:rPrChange w:id="532" w:author="jonathan pritchard" w:date="2025-08-07T07:19:00Z" w16du:dateUtc="2025-08-07T06:19:00Z">
            <w:rPr>
              <w:ins w:id="533" w:author="jonathan pritchard" w:date="2025-08-07T07:18:00Z" w16du:dateUtc="2025-08-07T06:18:00Z"/>
            </w:rPr>
          </w:rPrChange>
        </w:rPr>
      </w:pPr>
      <w:commentRangeStart w:id="534"/>
      <w:r w:rsidRPr="00F06772">
        <w:rPr>
          <w:strike/>
          <w:rPrChange w:id="535" w:author="jonathan pritchard" w:date="2025-08-07T07:19:00Z" w16du:dateUtc="2025-08-07T06:19:00Z">
            <w:rPr/>
          </w:rPrChange>
        </w:rPr>
        <w:t xml:space="preserve">When the display scale is enlarged by zooming in, it </w:t>
      </w:r>
      <w:r w:rsidR="008537AD" w:rsidRPr="00F06772">
        <w:rPr>
          <w:strike/>
          <w:rPrChange w:id="536" w:author="jonathan pritchard" w:date="2025-08-07T07:19:00Z" w16du:dateUtc="2025-08-07T06:19:00Z">
            <w:rPr/>
          </w:rPrChange>
        </w:rPr>
        <w:t xml:space="preserve">must </w:t>
      </w:r>
      <w:r w:rsidRPr="00F06772">
        <w:rPr>
          <w:strike/>
          <w:rPrChange w:id="537" w:author="jonathan pritchard" w:date="2025-08-07T07:19:00Z" w16du:dateUtc="2025-08-07T06:19:00Z">
            <w:rPr/>
          </w:rPrChange>
        </w:rPr>
        <w:t xml:space="preserve">be possible to hold symbol size constant. The same applies to text. Symbol and text size </w:t>
      </w:r>
      <w:r w:rsidR="008537AD" w:rsidRPr="00F06772">
        <w:rPr>
          <w:strike/>
          <w:rPrChange w:id="538" w:author="jonathan pritchard" w:date="2025-08-07T07:19:00Z" w16du:dateUtc="2025-08-07T06:19:00Z">
            <w:rPr/>
          </w:rPrChange>
        </w:rPr>
        <w:t xml:space="preserve">must </w:t>
      </w:r>
      <w:r w:rsidRPr="00F06772">
        <w:rPr>
          <w:strike/>
          <w:rPrChange w:id="539" w:author="jonathan pritchard" w:date="2025-08-07T07:19:00Z" w16du:dateUtc="2025-08-07T06:19:00Z">
            <w:rPr/>
          </w:rPrChange>
        </w:rPr>
        <w:t>never be decreased when zooming out</w:t>
      </w:r>
      <w:r w:rsidR="009563D7" w:rsidRPr="00F06772">
        <w:rPr>
          <w:strike/>
          <w:rPrChange w:id="540" w:author="jonathan pritchard" w:date="2025-08-07T07:19:00Z" w16du:dateUtc="2025-08-07T06:19:00Z">
            <w:rPr/>
          </w:rPrChange>
        </w:rPr>
        <w:t>.</w:t>
      </w:r>
      <w:commentRangeEnd w:id="534"/>
      <w:r w:rsidR="00F06772">
        <w:rPr>
          <w:rStyle w:val="CommentReference"/>
        </w:rPr>
        <w:commentReference w:id="534"/>
      </w:r>
    </w:p>
    <w:p w14:paraId="6FBEC7F1" w14:textId="356F3923" w:rsidR="00F06772" w:rsidRPr="00DE19F5" w:rsidDel="00F06772" w:rsidRDefault="00F06772" w:rsidP="009563D7">
      <w:pPr>
        <w:spacing w:after="120" w:line="240" w:lineRule="auto"/>
        <w:jc w:val="both"/>
        <w:rPr>
          <w:del w:id="541" w:author="jonathan pritchard" w:date="2025-08-07T07:19:00Z" w16du:dateUtc="2025-08-07T06:19:00Z"/>
        </w:rPr>
      </w:pPr>
      <w:ins w:id="542" w:author="jonathan pritchard" w:date="2025-08-07T07:18:00Z" w16du:dateUtc="2025-08-07T06:18:00Z">
        <w:r w:rsidRPr="00F06772">
          <w:t xml:space="preserve">When the display scale is changed the symbol and text size </w:t>
        </w:r>
        <w:del w:id="543" w:author="jon pritchard" w:date="2025-09-17T13:42:00Z" w16du:dateUtc="2025-09-17T11:42:00Z">
          <w:r w:rsidRPr="00F06772" w:rsidDel="000F7D72">
            <w:delText>shall</w:delText>
          </w:r>
        </w:del>
      </w:ins>
      <w:ins w:id="544" w:author="jon pritchard" w:date="2025-09-17T13:42:00Z" w16du:dateUtc="2025-09-17T11:42:00Z">
        <w:r w:rsidR="000F7D72">
          <w:t>must</w:t>
        </w:r>
      </w:ins>
      <w:ins w:id="545" w:author="jonathan pritchard" w:date="2025-08-07T07:18:00Z" w16du:dateUtc="2025-08-07T06:18:00Z">
        <w:r w:rsidRPr="00F06772">
          <w:t xml:space="preserve"> remain constant</w:t>
        </w:r>
      </w:ins>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46" w:name="_Ref189057755"/>
      <w:bookmarkStart w:id="547" w:name="_Toc194067104"/>
      <w:r w:rsidRPr="00DE19F5">
        <w:t>Common text</w:t>
      </w:r>
      <w:r w:rsidR="00453DD3">
        <w:t xml:space="preserve"> and</w:t>
      </w:r>
      <w:r w:rsidRPr="00DE19F5">
        <w:t xml:space="preserve"> information</w:t>
      </w:r>
      <w:r w:rsidR="0004119A" w:rsidRPr="00DE19F5">
        <w:t xml:space="preserve"> attributes</w:t>
      </w:r>
      <w:bookmarkEnd w:id="546"/>
      <w:bookmarkEnd w:id="547"/>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lastRenderedPageBreak/>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48" w:name="_Toc175130157"/>
      <w:bookmarkStart w:id="549" w:name="_Toc175130158"/>
      <w:bookmarkStart w:id="550" w:name="_Toc46655819"/>
      <w:bookmarkStart w:id="551" w:name="_Toc46659203"/>
      <w:bookmarkStart w:id="552" w:name="_Toc46659382"/>
      <w:bookmarkStart w:id="553" w:name="_Toc47457023"/>
      <w:bookmarkStart w:id="554" w:name="_Toc47574699"/>
      <w:bookmarkStart w:id="555" w:name="_Toc47618759"/>
      <w:bookmarkStart w:id="556" w:name="_Toc47651177"/>
      <w:bookmarkStart w:id="557" w:name="_Toc47708102"/>
      <w:bookmarkStart w:id="558" w:name="_Toc47708364"/>
      <w:bookmarkStart w:id="559" w:name="_Toc47708598"/>
      <w:bookmarkStart w:id="560" w:name="_Toc194067105"/>
      <w:bookmarkEnd w:id="548"/>
      <w:bookmarkEnd w:id="549"/>
      <w:bookmarkEnd w:id="550"/>
      <w:bookmarkEnd w:id="551"/>
      <w:bookmarkEnd w:id="552"/>
      <w:bookmarkEnd w:id="553"/>
      <w:bookmarkEnd w:id="554"/>
      <w:bookmarkEnd w:id="555"/>
      <w:bookmarkEnd w:id="556"/>
      <w:bookmarkEnd w:id="557"/>
      <w:bookmarkEnd w:id="558"/>
      <w:bookmarkEnd w:id="559"/>
      <w:r w:rsidRPr="00DE19F5">
        <w:t>Text</w:t>
      </w:r>
      <w:r w:rsidR="00007DC7" w:rsidRPr="00DE19F5">
        <w:t xml:space="preserve"> and Graphics</w:t>
      </w:r>
      <w:bookmarkEnd w:id="560"/>
    </w:p>
    <w:p w14:paraId="223F4165" w14:textId="215750E5" w:rsidR="001D7E15" w:rsidRPr="001D7E15" w:rsidRDefault="001D7E15" w:rsidP="00DB7CFE">
      <w:pPr>
        <w:pStyle w:val="Heading2"/>
      </w:pPr>
      <w:bookmarkStart w:id="561" w:name="_Toc194067106"/>
      <w:r>
        <w:t>Arrangement of viewing group layers.</w:t>
      </w:r>
      <w:bookmarkEnd w:id="561"/>
    </w:p>
    <w:p w14:paraId="22EDEFDA" w14:textId="03D1CFA5" w:rsidR="001D7E15" w:rsidRDefault="00B94DFF" w:rsidP="00B812CA">
      <w:pPr>
        <w:spacing w:after="120" w:line="240" w:lineRule="auto"/>
        <w:jc w:val="both"/>
      </w:pPr>
      <w:bookmarkStart w:id="562" w:name="_Ref44339526"/>
      <w:r w:rsidRPr="002D7DEE">
        <w:t>V</w:t>
      </w:r>
      <w:bookmarkEnd w:id="562"/>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63" w:name="_Toc175130161"/>
      <w:bookmarkEnd w:id="563"/>
    </w:p>
    <w:p w14:paraId="44CDD629" w14:textId="38D4CE28" w:rsidR="00AD5025" w:rsidRPr="00450770" w:rsidRDefault="00EA6515" w:rsidP="00BE68E8">
      <w:pPr>
        <w:pStyle w:val="Heading1"/>
      </w:pPr>
      <w:bookmarkStart w:id="564" w:name="_Toc175130163"/>
      <w:bookmarkStart w:id="565" w:name="_Toc175130164"/>
      <w:bookmarkStart w:id="566" w:name="_Toc175130165"/>
      <w:bookmarkStart w:id="567" w:name="_Toc175130166"/>
      <w:bookmarkStart w:id="568" w:name="_Toc175130167"/>
      <w:bookmarkStart w:id="569" w:name="_Toc175130168"/>
      <w:bookmarkStart w:id="570" w:name="_Toc175130169"/>
      <w:bookmarkStart w:id="571" w:name="_Toc175130170"/>
      <w:bookmarkStart w:id="572" w:name="_Toc175130171"/>
      <w:bookmarkStart w:id="573" w:name="_Toc175130172"/>
      <w:bookmarkStart w:id="574" w:name="_Toc175130173"/>
      <w:bookmarkStart w:id="575" w:name="_Toc175130174"/>
      <w:bookmarkStart w:id="576" w:name="_Toc175130175"/>
      <w:bookmarkStart w:id="577" w:name="_Toc175130176"/>
      <w:bookmarkStart w:id="578" w:name="_Toc175130177"/>
      <w:bookmarkStart w:id="579" w:name="_Toc175130178"/>
      <w:bookmarkStart w:id="580" w:name="_Toc175130179"/>
      <w:bookmarkStart w:id="581" w:name="_Toc175130194"/>
      <w:bookmarkStart w:id="582" w:name="_Toc175130195"/>
      <w:bookmarkStart w:id="583" w:name="_Toc175130196"/>
      <w:bookmarkStart w:id="584" w:name="_Toc175130197"/>
      <w:bookmarkStart w:id="585" w:name="_Toc99104596"/>
      <w:bookmarkStart w:id="586" w:name="_Toc99105049"/>
      <w:bookmarkStart w:id="587" w:name="_Toc175130198"/>
      <w:bookmarkStart w:id="588" w:name="_Toc175130199"/>
      <w:bookmarkStart w:id="589" w:name="_Toc175130200"/>
      <w:bookmarkStart w:id="590" w:name="_Toc175130201"/>
      <w:bookmarkStart w:id="591" w:name="_Toc175130202"/>
      <w:bookmarkStart w:id="592" w:name="_Toc175130203"/>
      <w:bookmarkStart w:id="593" w:name="_Toc175130204"/>
      <w:bookmarkStart w:id="594" w:name="_Toc194067107"/>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rsidRPr="00450770">
        <w:lastRenderedPageBreak/>
        <w:t>Display Elements</w:t>
      </w:r>
      <w:bookmarkEnd w:id="594"/>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595" w:name="_Toc19406710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595"/>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596" w:name="_Toc188368646"/>
      <w:bookmarkStart w:id="597" w:name="_Toc188621848"/>
      <w:bookmarkStart w:id="598" w:name="_Toc188950429"/>
      <w:bookmarkStart w:id="599" w:name="_Toc188968345"/>
      <w:bookmarkStart w:id="600" w:name="_Toc188968570"/>
      <w:bookmarkStart w:id="601" w:name="_Ref192264106"/>
      <w:bookmarkStart w:id="602" w:name="_Toc194067109"/>
      <w:bookmarkEnd w:id="596"/>
      <w:bookmarkEnd w:id="597"/>
      <w:bookmarkEnd w:id="598"/>
      <w:bookmarkEnd w:id="599"/>
      <w:bookmarkEnd w:id="600"/>
      <w:r w:rsidRPr="00450770">
        <w:t>ENC scale</w:t>
      </w:r>
      <w:bookmarkEnd w:id="601"/>
      <w:bookmarkEnd w:id="602"/>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603" w:name="_Toc175130208"/>
      <w:bookmarkStart w:id="604" w:name="_Ref192503285"/>
      <w:bookmarkStart w:id="605" w:name="_Toc194067110"/>
      <w:bookmarkStart w:id="606" w:name="_Ref49483442"/>
      <w:bookmarkEnd w:id="603"/>
      <w:r w:rsidRPr="00DB7CFE">
        <w:lastRenderedPageBreak/>
        <w:t>Display</w:t>
      </w:r>
      <w:r>
        <w:t xml:space="preserve"> of Non-ENC data layers</w:t>
      </w:r>
      <w:bookmarkEnd w:id="604"/>
      <w:bookmarkEnd w:id="605"/>
      <w:r>
        <w:t xml:space="preserve"> </w:t>
      </w:r>
    </w:p>
    <w:p w14:paraId="2D88D1E3" w14:textId="59F4CB82"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w:t>
      </w:r>
      <w:del w:id="607" w:author="jon pritchard" w:date="2025-09-17T14:29:00Z" w16du:dateUtc="2025-09-17T12:29:00Z">
        <w:r w:rsidDel="0007559B">
          <w:delText>s</w:delText>
        </w:r>
      </w:del>
      <w:r>
        <w:t xml:space="preserve"> v</w:t>
      </w:r>
      <w:r w:rsidRPr="00450770">
        <w:t>alues</w:t>
      </w:r>
      <w:ins w:id="608" w:author="jon pritchard" w:date="2025-09-17T14:29:00Z" w16du:dateUtc="2025-09-17T12:29:00Z">
        <w:r w:rsidR="0007559B">
          <w:t xml:space="preserve"> for</w:t>
        </w:r>
      </w:ins>
      <w:r w:rsidRPr="00450770">
        <w:t xml:space="preserve">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bookmarkStart w:id="609" w:name="_Hlk211515224"/>
      <w:r w:rsidR="00725AA2">
        <w:t xml:space="preserve">and the user has requested data to be displayed/used, </w:t>
      </w:r>
      <w:bookmarkEnd w:id="609"/>
      <w:r w:rsidR="00725AA2">
        <w:t xml:space="preserve">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Del="002E5DBC" w:rsidRDefault="00FF1663" w:rsidP="002D7DEE">
      <w:pPr>
        <w:spacing w:after="120" w:line="276" w:lineRule="auto"/>
        <w:jc w:val="both"/>
        <w:rPr>
          <w:del w:id="610" w:author="jonathan pritchard" w:date="2025-08-07T09:35:00Z" w16du:dateUtc="2025-08-07T08:35:00Z"/>
        </w:rPr>
      </w:pPr>
      <w:r>
        <w:t xml:space="preserve">There is no algorithm defined for the selection and rendering of non-ENC </w:t>
      </w:r>
      <w:r w:rsidR="00BB1D20">
        <w:t>data</w:t>
      </w:r>
      <w:r>
        <w:t>.</w:t>
      </w:r>
    </w:p>
    <w:p w14:paraId="07D20E6D" w14:textId="77777777" w:rsidR="00FF1663" w:rsidRPr="00FF1663" w:rsidRDefault="00FF1663">
      <w:pPr>
        <w:spacing w:after="120" w:line="276" w:lineRule="auto"/>
        <w:jc w:val="both"/>
        <w:pPrChange w:id="611" w:author="jonathan pritchard" w:date="2025-08-07T09:35:00Z" w16du:dateUtc="2025-08-07T08:35:00Z">
          <w:pPr/>
        </w:pPrChange>
      </w:pPr>
    </w:p>
    <w:p w14:paraId="4B8E4439" w14:textId="444DA639" w:rsidR="002A10D2" w:rsidRPr="00450770" w:rsidRDefault="002A10D2" w:rsidP="002D7DEE">
      <w:pPr>
        <w:pStyle w:val="Heading2"/>
      </w:pPr>
      <w:bookmarkStart w:id="612" w:name="_Ref188968037"/>
      <w:bookmarkStart w:id="613" w:name="_Toc194067111"/>
      <w:r w:rsidRPr="00450770">
        <w:t>Overscale</w:t>
      </w:r>
      <w:bookmarkEnd w:id="606"/>
      <w:bookmarkEnd w:id="612"/>
      <w:bookmarkEnd w:id="613"/>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614" w:name="_Toc194067112"/>
      <w:r>
        <w:t xml:space="preserve">Chart </w:t>
      </w:r>
      <w:r w:rsidR="002A10D2" w:rsidRPr="00450770">
        <w:t>Scale boundary</w:t>
      </w:r>
      <w:bookmarkEnd w:id="614"/>
    </w:p>
    <w:p w14:paraId="64616228" w14:textId="61810230" w:rsidR="002A10D2" w:rsidRPr="002E5DBC" w:rsidRDefault="00E567B0" w:rsidP="00632E3E">
      <w:pPr>
        <w:spacing w:after="120" w:line="240" w:lineRule="auto"/>
        <w:jc w:val="both"/>
        <w:rPr>
          <w:ins w:id="615" w:author="jonathan pritchard" w:date="2025-08-07T09:36:00Z" w16du:dateUtc="2025-08-07T08:36:00Z"/>
          <w:strike/>
          <w:rPrChange w:id="616" w:author="jonathan pritchard" w:date="2025-08-07T09:37:00Z" w16du:dateUtc="2025-08-07T08:37:00Z">
            <w:rPr>
              <w:ins w:id="617" w:author="jonathan pritchard" w:date="2025-08-07T09:36:00Z" w16du:dateUtc="2025-08-07T08:36:00Z"/>
            </w:rPr>
          </w:rPrChange>
        </w:rPr>
      </w:pPr>
      <w:r w:rsidRPr="002E5DBC">
        <w:rPr>
          <w:strike/>
          <w:rPrChange w:id="618" w:author="jonathan pritchard" w:date="2025-08-07T09:37:00Z" w16du:dateUtc="2025-08-07T08:37:00Z">
            <w:rPr/>
          </w:rPrChange>
        </w:rPr>
        <w:t>W</w:t>
      </w:r>
      <w:r w:rsidR="002A10D2" w:rsidRPr="002E5DBC">
        <w:rPr>
          <w:strike/>
          <w:rPrChange w:id="619" w:author="jonathan pritchard" w:date="2025-08-07T09:37:00Z" w16du:dateUtc="2025-08-07T08:37:00Z">
            <w:rPr/>
          </w:rPrChange>
        </w:rPr>
        <w:t xml:space="preserve">here the </w:t>
      </w:r>
      <w:proofErr w:type="spellStart"/>
      <w:r w:rsidR="00962051" w:rsidRPr="002E5DBC">
        <w:rPr>
          <w:b/>
          <w:bCs/>
          <w:i/>
          <w:iCs/>
          <w:strike/>
          <w:rPrChange w:id="620" w:author="jonathan pritchard" w:date="2025-08-07T09:37:00Z" w16du:dateUtc="2025-08-07T08:37:00Z">
            <w:rPr>
              <w:b/>
              <w:bCs/>
              <w:i/>
              <w:iCs/>
            </w:rPr>
          </w:rPrChange>
        </w:rPr>
        <w:t>optimum</w:t>
      </w:r>
      <w:r w:rsidR="002A10D2" w:rsidRPr="002E5DBC">
        <w:rPr>
          <w:b/>
          <w:bCs/>
          <w:i/>
          <w:iCs/>
          <w:strike/>
          <w:rPrChange w:id="621" w:author="jonathan pritchard" w:date="2025-08-07T09:37:00Z" w16du:dateUtc="2025-08-07T08:37:00Z">
            <w:rPr>
              <w:b/>
              <w:bCs/>
              <w:i/>
              <w:iCs/>
            </w:rPr>
          </w:rPrChange>
        </w:rPr>
        <w:t>DisplayScale</w:t>
      </w:r>
      <w:proofErr w:type="spellEnd"/>
      <w:r w:rsidR="002A10D2" w:rsidRPr="002E5DBC">
        <w:rPr>
          <w:strike/>
          <w:rPrChange w:id="622" w:author="jonathan pritchard" w:date="2025-08-07T09:37:00Z" w16du:dateUtc="2025-08-07T08:37:00Z">
            <w:rPr/>
          </w:rPrChange>
        </w:rPr>
        <w:t xml:space="preserve"> of the ENC data available changes</w:t>
      </w:r>
      <w:r w:rsidRPr="002E5DBC">
        <w:rPr>
          <w:strike/>
          <w:rPrChange w:id="623" w:author="jonathan pritchard" w:date="2025-08-07T09:37:00Z" w16du:dateUtc="2025-08-07T08:37:00Z">
            <w:rPr/>
          </w:rPrChange>
        </w:rPr>
        <w:t xml:space="preserve"> t</w:t>
      </w:r>
      <w:r w:rsidR="002A10D2" w:rsidRPr="002E5DBC">
        <w:rPr>
          <w:strike/>
          <w:rPrChange w:id="624" w:author="jonathan pritchard" w:date="2025-08-07T09:37:00Z" w16du:dateUtc="2025-08-07T08:37:00Z">
            <w:rPr/>
          </w:rPrChange>
        </w:rPr>
        <w:t xml:space="preserve">he ECDIS should warn the mariner of upcoming ENC scale change. Only the major changes in </w:t>
      </w:r>
      <w:proofErr w:type="spellStart"/>
      <w:r w:rsidR="00962051" w:rsidRPr="002E5DBC">
        <w:rPr>
          <w:b/>
          <w:bCs/>
          <w:i/>
          <w:iCs/>
          <w:strike/>
          <w:rPrChange w:id="625" w:author="jonathan pritchard" w:date="2025-08-07T09:37:00Z" w16du:dateUtc="2025-08-07T08:37:00Z">
            <w:rPr>
              <w:b/>
              <w:bCs/>
              <w:i/>
              <w:iCs/>
            </w:rPr>
          </w:rPrChange>
        </w:rPr>
        <w:t>optimumDisplayScale</w:t>
      </w:r>
      <w:proofErr w:type="spellEnd"/>
      <w:r w:rsidR="00962051" w:rsidRPr="002E5DBC">
        <w:rPr>
          <w:strike/>
          <w:rPrChange w:id="626" w:author="jonathan pritchard" w:date="2025-08-07T09:37:00Z" w16du:dateUtc="2025-08-07T08:37:00Z">
            <w:rPr/>
          </w:rPrChange>
        </w:rPr>
        <w:t xml:space="preserve"> </w:t>
      </w:r>
      <w:r w:rsidR="002A10D2" w:rsidRPr="002E5DBC">
        <w:rPr>
          <w:strike/>
          <w:rPrChange w:id="627" w:author="jonathan pritchard" w:date="2025-08-07T09:37:00Z" w16du:dateUtc="2025-08-07T08:37:00Z">
            <w:rPr/>
          </w:rPrChange>
        </w:rPr>
        <w:t>resulting from the scale jumping more than three</w:t>
      </w:r>
      <w:r w:rsidR="005E6B56" w:rsidRPr="002E5DBC">
        <w:rPr>
          <w:strike/>
          <w:rPrChange w:id="628" w:author="jonathan pritchard" w:date="2025-08-07T09:37:00Z" w16du:dateUtc="2025-08-07T08:37:00Z">
            <w:rPr/>
          </w:rPrChange>
        </w:rPr>
        <w:t xml:space="preserve"> steps in</w:t>
      </w:r>
      <w:r w:rsidR="002A10D2" w:rsidRPr="002E5DBC">
        <w:rPr>
          <w:strike/>
          <w:rPrChange w:id="629" w:author="jonathan pritchard" w:date="2025-08-07T09:37:00Z" w16du:dateUtc="2025-08-07T08:37:00Z">
            <w:rPr/>
          </w:rPrChange>
        </w:rPr>
        <w:t xml:space="preserve"> </w:t>
      </w:r>
      <w:proofErr w:type="spellStart"/>
      <w:r w:rsidR="00962051" w:rsidRPr="002E5DBC">
        <w:rPr>
          <w:b/>
          <w:bCs/>
          <w:i/>
          <w:iCs/>
          <w:strike/>
          <w:rPrChange w:id="630" w:author="jonathan pritchard" w:date="2025-08-07T09:37:00Z" w16du:dateUtc="2025-08-07T08:37:00Z">
            <w:rPr>
              <w:b/>
              <w:bCs/>
              <w:i/>
              <w:iCs/>
            </w:rPr>
          </w:rPrChange>
        </w:rPr>
        <w:t>optimumDisplayScale</w:t>
      </w:r>
      <w:proofErr w:type="spellEnd"/>
      <w:r w:rsidR="00962051" w:rsidRPr="002E5DBC">
        <w:rPr>
          <w:strike/>
          <w:rPrChange w:id="631" w:author="jonathan pritchard" w:date="2025-08-07T09:37:00Z" w16du:dateUtc="2025-08-07T08:37:00Z">
            <w:rPr/>
          </w:rPrChange>
        </w:rPr>
        <w:t xml:space="preserve"> </w:t>
      </w:r>
      <w:r w:rsidR="002A10D2" w:rsidRPr="002E5DBC">
        <w:rPr>
          <w:strike/>
          <w:rPrChange w:id="632" w:author="jonathan pritchard" w:date="2025-08-07T09:37:00Z" w16du:dateUtc="2025-08-07T08:37:00Z">
            <w:rPr/>
          </w:rPrChange>
        </w:rPr>
        <w:t>should be shown.</w:t>
      </w:r>
      <w:r w:rsidR="005E6B56" w:rsidRPr="002E5DBC">
        <w:rPr>
          <w:strike/>
          <w:rPrChange w:id="633" w:author="jonathan pritchard" w:date="2025-08-07T09:37:00Z" w16du:dateUtc="2025-08-07T08:37:00Z">
            <w:rPr/>
          </w:rPrChange>
        </w:rPr>
        <w:t xml:space="preserve"> The steps are </w:t>
      </w:r>
      <w:r w:rsidR="00513917" w:rsidRPr="002E5DBC">
        <w:rPr>
          <w:strike/>
          <w:rPrChange w:id="634" w:author="jonathan pritchard" w:date="2025-08-07T09:37:00Z" w16du:dateUtc="2025-08-07T08:37:00Z">
            <w:rPr/>
          </w:rPrChange>
        </w:rPr>
        <w:t xml:space="preserve">the defined scale bands in the display Loading and rendering </w:t>
      </w:r>
      <w:r w:rsidR="00C72695" w:rsidRPr="002E5DBC">
        <w:rPr>
          <w:strike/>
          <w:rPrChange w:id="635" w:author="jonathan pritchard" w:date="2025-08-07T09:37:00Z" w16du:dateUtc="2025-08-07T08:37:00Z">
            <w:rPr/>
          </w:rPrChange>
        </w:rPr>
        <w:t xml:space="preserve">Appendix E </w:t>
      </w:r>
      <w:r w:rsidR="00513917" w:rsidRPr="002E5DBC">
        <w:rPr>
          <w:strike/>
          <w:rPrChange w:id="636" w:author="jonathan pritchard" w:date="2025-08-07T09:37:00Z" w16du:dateUtc="2025-08-07T08:37:00Z">
            <w:rPr/>
          </w:rPrChange>
        </w:rPr>
        <w:t>Table 1.</w:t>
      </w:r>
      <w:r w:rsidR="002A10D2" w:rsidRPr="002E5DBC">
        <w:rPr>
          <w:strike/>
          <w:rPrChange w:id="637" w:author="jonathan pritchard" w:date="2025-08-07T09:37:00Z" w16du:dateUtc="2025-08-07T08:37:00Z">
            <w:rPr/>
          </w:rPrChange>
        </w:rPr>
        <w:t xml:space="preserve"> </w:t>
      </w:r>
    </w:p>
    <w:p w14:paraId="7BD61842" w14:textId="32B5EB8A" w:rsidR="002E5DBC" w:rsidRPr="002E5DBC" w:rsidRDefault="002E5DBC" w:rsidP="00632E3E">
      <w:pPr>
        <w:spacing w:after="120" w:line="240" w:lineRule="auto"/>
        <w:jc w:val="both"/>
        <w:rPr>
          <w:sz w:val="22"/>
          <w:szCs w:val="22"/>
          <w:rPrChange w:id="638" w:author="jonathan pritchard" w:date="2025-08-07T09:36:00Z" w16du:dateUtc="2025-08-07T08:36:00Z">
            <w:rPr/>
          </w:rPrChange>
        </w:rPr>
      </w:pPr>
      <w:commentRangeStart w:id="639"/>
      <w:ins w:id="640" w:author="jonathan pritchard" w:date="2025-08-07T09:36:00Z" w16du:dateUtc="2025-08-07T08:36:00Z">
        <w:r w:rsidRPr="002E5DBC">
          <w:rPr>
            <w:rPrChange w:id="641" w:author="jonathan pritchard" w:date="2025-08-07T09:36:00Z" w16du:dateUtc="2025-08-07T08:36:00Z">
              <w:rPr>
                <w:sz w:val="18"/>
                <w:szCs w:val="18"/>
              </w:rPr>
            </w:rPrChange>
          </w:rPr>
          <w:t xml:space="preserve">Where the ECDIS simultaneously presents </w:t>
        </w:r>
      </w:ins>
      <w:commentRangeStart w:id="642"/>
      <w:ins w:id="643" w:author="jonathan pritchard" w:date="2025-09-09T14:51:00Z" w16du:dateUtc="2025-09-09T13:51:00Z">
        <w:r w:rsidR="00E95FE3" w:rsidRPr="00E95FE3">
          <w:rPr>
            <w:b/>
            <w:bCs/>
            <w:rPrChange w:id="644" w:author="jonathan pritchard" w:date="2025-09-09T14:52:00Z" w16du:dateUtc="2025-09-09T13:52:00Z">
              <w:rPr/>
            </w:rPrChange>
          </w:rPr>
          <w:t>Data</w:t>
        </w:r>
      </w:ins>
      <w:ins w:id="645" w:author="jonathan pritchard" w:date="2025-09-09T14:52:00Z" w16du:dateUtc="2025-09-09T13:52:00Z">
        <w:r w:rsidR="00E95FE3" w:rsidRPr="00E95FE3">
          <w:rPr>
            <w:b/>
            <w:bCs/>
            <w:rPrChange w:id="646" w:author="jonathan pritchard" w:date="2025-09-09T14:52:00Z" w16du:dateUtc="2025-09-09T13:52:00Z">
              <w:rPr/>
            </w:rPrChange>
          </w:rPr>
          <w:t xml:space="preserve"> </w:t>
        </w:r>
      </w:ins>
      <w:ins w:id="647" w:author="jonathan pritchard" w:date="2025-09-09T14:51:00Z" w16du:dateUtc="2025-09-09T13:51:00Z">
        <w:r w:rsidR="00E95FE3" w:rsidRPr="00E95FE3">
          <w:rPr>
            <w:b/>
            <w:bCs/>
            <w:rPrChange w:id="648" w:author="jonathan pritchard" w:date="2025-09-09T14:52:00Z" w16du:dateUtc="2025-09-09T13:52:00Z">
              <w:rPr/>
            </w:rPrChange>
          </w:rPr>
          <w:t>Coverage</w:t>
        </w:r>
        <w:r w:rsidR="00E95FE3">
          <w:t xml:space="preserve"> </w:t>
        </w:r>
      </w:ins>
      <w:ins w:id="649" w:author="jonathan pritchard" w:date="2025-09-09T14:52:00Z" w16du:dateUtc="2025-09-09T13:52:00Z">
        <w:r w:rsidR="00E95FE3">
          <w:t>features</w:t>
        </w:r>
      </w:ins>
      <w:ins w:id="650" w:author="jonathan pritchard" w:date="2025-08-07T09:36:00Z" w16du:dateUtc="2025-08-07T08:36:00Z">
        <w:r w:rsidRPr="002E5DBC">
          <w:rPr>
            <w:rPrChange w:id="651" w:author="jonathan pritchard" w:date="2025-08-07T09:36:00Z" w16du:dateUtc="2025-08-07T08:36:00Z">
              <w:rPr>
                <w:sz w:val="18"/>
                <w:szCs w:val="18"/>
              </w:rPr>
            </w:rPrChange>
          </w:rPr>
          <w:t xml:space="preserve"> </w:t>
        </w:r>
      </w:ins>
      <w:commentRangeEnd w:id="642"/>
      <w:ins w:id="652" w:author="jonathan pritchard" w:date="2025-09-09T14:53:00Z" w16du:dateUtc="2025-09-09T13:53:00Z">
        <w:r w:rsidR="007C34FB">
          <w:rPr>
            <w:rStyle w:val="CommentReference"/>
          </w:rPr>
          <w:commentReference w:id="642"/>
        </w:r>
      </w:ins>
      <w:ins w:id="653" w:author="jonathan pritchard" w:date="2025-08-07T09:36:00Z" w16du:dateUtc="2025-08-07T08:36:00Z">
        <w:r w:rsidRPr="002E5DBC">
          <w:rPr>
            <w:rPrChange w:id="654" w:author="jonathan pritchard" w:date="2025-08-07T09:36:00Z" w16du:dateUtc="2025-08-07T08:36:00Z">
              <w:rPr>
                <w:sz w:val="18"/>
                <w:szCs w:val="18"/>
              </w:rPr>
            </w:rPrChange>
          </w:rPr>
          <w:t xml:space="preserve">with different </w:t>
        </w:r>
        <w:proofErr w:type="spellStart"/>
        <w:r w:rsidRPr="002E5DBC">
          <w:rPr>
            <w:b/>
            <w:bCs/>
            <w:i/>
            <w:iCs/>
            <w:rPrChange w:id="655" w:author="jonathan pritchard" w:date="2025-08-07T09:36:00Z" w16du:dateUtc="2025-08-07T08:36:00Z">
              <w:rPr>
                <w:b/>
                <w:bCs/>
                <w:i/>
                <w:iCs/>
                <w:sz w:val="18"/>
                <w:szCs w:val="18"/>
              </w:rPr>
            </w:rPrChange>
          </w:rPr>
          <w:t>optimumDisplayScales</w:t>
        </w:r>
        <w:proofErr w:type="spellEnd"/>
        <w:r w:rsidRPr="002E5DBC">
          <w:rPr>
            <w:b/>
            <w:bCs/>
            <w:i/>
            <w:iCs/>
            <w:rPrChange w:id="656" w:author="jonathan pritchard" w:date="2025-08-07T09:36:00Z" w16du:dateUtc="2025-08-07T08:36:00Z">
              <w:rPr>
                <w:b/>
                <w:bCs/>
                <w:i/>
                <w:iCs/>
                <w:sz w:val="18"/>
                <w:szCs w:val="18"/>
              </w:rPr>
            </w:rPrChange>
          </w:rPr>
          <w:t>,</w:t>
        </w:r>
        <w:r w:rsidRPr="002E5DBC">
          <w:rPr>
            <w:rPrChange w:id="657" w:author="jonathan pritchard" w:date="2025-08-07T09:36:00Z" w16du:dateUtc="2025-08-07T08:36:00Z">
              <w:rPr>
                <w:sz w:val="18"/>
                <w:szCs w:val="18"/>
              </w:rPr>
            </w:rPrChange>
          </w:rPr>
          <w:t xml:space="preserve"> the “chart scale boundary” must be shown between regions where there are differences in </w:t>
        </w:r>
        <w:proofErr w:type="spellStart"/>
        <w:r w:rsidRPr="002E5DBC">
          <w:rPr>
            <w:i/>
            <w:iCs/>
            <w:rPrChange w:id="658" w:author="jonathan pritchard" w:date="2025-08-07T09:36:00Z" w16du:dateUtc="2025-08-07T08:36:00Z">
              <w:rPr>
                <w:i/>
                <w:iCs/>
                <w:sz w:val="18"/>
                <w:szCs w:val="18"/>
              </w:rPr>
            </w:rPrChange>
          </w:rPr>
          <w:t>optimumDisplayScale</w:t>
        </w:r>
        <w:proofErr w:type="spellEnd"/>
        <w:r w:rsidRPr="002E5DBC">
          <w:rPr>
            <w:rPrChange w:id="659" w:author="jonathan pritchard" w:date="2025-08-07T09:36:00Z" w16du:dateUtc="2025-08-07T08:36:00Z">
              <w:rPr>
                <w:sz w:val="18"/>
                <w:szCs w:val="18"/>
              </w:rPr>
            </w:rPrChange>
          </w:rPr>
          <w:t xml:space="preserve"> of more than three steps. The steps are the defined scale bands in</w:t>
        </w:r>
      </w:ins>
      <w:ins w:id="660" w:author="jonathan pritchard" w:date="2025-08-07T09:37:00Z" w16du:dateUtc="2025-08-07T08:37:00Z">
        <w:r>
          <w:t xml:space="preserve"> Appendix</w:t>
        </w:r>
      </w:ins>
      <w:ins w:id="661" w:author="jonathan pritchard" w:date="2025-08-07T09:36:00Z" w16du:dateUtc="2025-08-07T08:36:00Z">
        <w:r>
          <w:t xml:space="preserve"> </w:t>
        </w:r>
        <w:r>
          <w:fldChar w:fldCharType="begin"/>
        </w:r>
        <w:r>
          <w:instrText xml:space="preserve"> REF _Ref205451828 \r \h </w:instrText>
        </w:r>
      </w:ins>
      <w:ins w:id="662" w:author="jonathan pritchard" w:date="2025-08-07T09:36:00Z" w16du:dateUtc="2025-08-07T08:36:00Z">
        <w:r>
          <w:fldChar w:fldCharType="separate"/>
        </w:r>
        <w:r>
          <w:t>E-1.2</w:t>
        </w:r>
        <w:r>
          <w:fldChar w:fldCharType="end"/>
        </w:r>
      </w:ins>
      <w:ins w:id="663" w:author="jonathan pritchard" w:date="2025-08-07T09:37:00Z" w16du:dateUtc="2025-08-07T08:37:00Z">
        <w:r>
          <w:t>.</w:t>
        </w:r>
      </w:ins>
      <w:commentRangeEnd w:id="639"/>
      <w:ins w:id="664" w:author="jonathan pritchard" w:date="2025-08-07T09:38:00Z" w16du:dateUtc="2025-08-07T08:38:00Z">
        <w:r>
          <w:rPr>
            <w:rStyle w:val="CommentReference"/>
          </w:rPr>
          <w:commentReference w:id="639"/>
        </w:r>
      </w:ins>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665" w:name="_Toc194067113"/>
      <w:r>
        <w:t>Overscale Pattern</w:t>
      </w:r>
      <w:bookmarkEnd w:id="665"/>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lastRenderedPageBreak/>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1D7F6F7F" w:rsidR="002A10D2" w:rsidRDefault="00725AA2" w:rsidP="00632E3E">
      <w:pPr>
        <w:spacing w:after="120" w:line="240" w:lineRule="auto"/>
        <w:jc w:val="both"/>
        <w:rPr>
          <w:ins w:id="666" w:author="jonathan pritchard" w:date="2025-08-07T09:42:00Z" w16du:dateUtc="2025-08-07T08:42:00Z"/>
        </w:rPr>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12052A8C" w14:textId="3AD2DE7E" w:rsidR="002E5DBC" w:rsidRDefault="002E5DBC" w:rsidP="00632E3E">
      <w:pPr>
        <w:spacing w:after="120" w:line="240" w:lineRule="auto"/>
        <w:jc w:val="both"/>
        <w:rPr>
          <w:ins w:id="667" w:author="jonathan pritchard" w:date="2025-08-07T09:43:00Z" w16du:dateUtc="2025-08-07T08:43:00Z"/>
        </w:rPr>
      </w:pPr>
      <w:ins w:id="668" w:author="jonathan pritchard" w:date="2025-08-07T09:42:00Z" w16du:dateUtc="2025-08-07T08:42:00Z">
        <w:r>
          <w:t xml:space="preserve">Figure 1 shows a display with two </w:t>
        </w:r>
      </w:ins>
      <w:ins w:id="669" w:author="jonathan pritchard" w:date="2025-08-07T09:43:00Z" w16du:dateUtc="2025-08-07T08:43:00Z">
        <w:r>
          <w:t>ENCs with the following scale values</w:t>
        </w:r>
      </w:ins>
    </w:p>
    <w:tbl>
      <w:tblPr>
        <w:tblStyle w:val="TableGrid"/>
        <w:tblW w:w="0" w:type="auto"/>
        <w:jc w:val="center"/>
        <w:tblLook w:val="04A0" w:firstRow="1" w:lastRow="0" w:firstColumn="1" w:lastColumn="0" w:noHBand="0" w:noVBand="1"/>
        <w:tblPrChange w:id="670" w:author="jonathan pritchard" w:date="2025-08-07T09:46:00Z" w16du:dateUtc="2025-08-07T08:46:00Z">
          <w:tblPr>
            <w:tblStyle w:val="TableGrid"/>
            <w:tblW w:w="0" w:type="auto"/>
            <w:tblLook w:val="04A0" w:firstRow="1" w:lastRow="0" w:firstColumn="1" w:lastColumn="0" w:noHBand="0" w:noVBand="1"/>
          </w:tblPr>
        </w:tblPrChange>
      </w:tblPr>
      <w:tblGrid>
        <w:gridCol w:w="1838"/>
        <w:gridCol w:w="2295"/>
        <w:gridCol w:w="2384"/>
        <w:tblGridChange w:id="671">
          <w:tblGrid>
            <w:gridCol w:w="1838"/>
            <w:gridCol w:w="1194"/>
            <w:gridCol w:w="1101"/>
            <w:gridCol w:w="1931"/>
            <w:gridCol w:w="453"/>
            <w:gridCol w:w="2579"/>
          </w:tblGrid>
        </w:tblGridChange>
      </w:tblGrid>
      <w:tr w:rsidR="002E5DBC" w14:paraId="679FD1C8" w14:textId="77777777" w:rsidTr="00DE1106">
        <w:trPr>
          <w:jc w:val="center"/>
          <w:ins w:id="672" w:author="jonathan pritchard" w:date="2025-08-07T09:43:00Z"/>
        </w:trPr>
        <w:tc>
          <w:tcPr>
            <w:tcW w:w="1838" w:type="dxa"/>
            <w:tcPrChange w:id="673" w:author="jonathan pritchard" w:date="2025-08-07T09:46:00Z" w16du:dateUtc="2025-08-07T08:46:00Z">
              <w:tcPr>
                <w:tcW w:w="3032" w:type="dxa"/>
                <w:gridSpan w:val="2"/>
              </w:tcPr>
            </w:tcPrChange>
          </w:tcPr>
          <w:p w14:paraId="1BE24F5B" w14:textId="4B348B0C" w:rsidR="002E5DBC" w:rsidRPr="002E5DBC" w:rsidRDefault="002E5DBC" w:rsidP="00632E3E">
            <w:pPr>
              <w:spacing w:after="120"/>
              <w:jc w:val="both"/>
              <w:rPr>
                <w:ins w:id="674" w:author="jonathan pritchard" w:date="2025-08-07T09:43:00Z" w16du:dateUtc="2025-08-07T08:43:00Z"/>
                <w:b/>
                <w:bCs/>
                <w:rPrChange w:id="675" w:author="jonathan pritchard" w:date="2025-08-07T09:44:00Z" w16du:dateUtc="2025-08-07T08:44:00Z">
                  <w:rPr>
                    <w:ins w:id="676" w:author="jonathan pritchard" w:date="2025-08-07T09:43:00Z" w16du:dateUtc="2025-08-07T08:43:00Z"/>
                  </w:rPr>
                </w:rPrChange>
              </w:rPr>
            </w:pPr>
            <w:commentRangeStart w:id="677"/>
            <w:ins w:id="678" w:author="jonathan pritchard" w:date="2025-08-07T09:43:00Z" w16du:dateUtc="2025-08-07T08:43:00Z">
              <w:r w:rsidRPr="002E5DBC">
                <w:rPr>
                  <w:b/>
                  <w:bCs/>
                  <w:rPrChange w:id="679" w:author="jonathan pritchard" w:date="2025-08-07T09:44:00Z" w16du:dateUtc="2025-08-07T08:44:00Z">
                    <w:rPr/>
                  </w:rPrChange>
                </w:rPr>
                <w:t>Small Scale ENC</w:t>
              </w:r>
            </w:ins>
          </w:p>
        </w:tc>
        <w:tc>
          <w:tcPr>
            <w:tcW w:w="2295" w:type="dxa"/>
            <w:tcPrChange w:id="680" w:author="jonathan pritchard" w:date="2025-08-07T09:46:00Z" w16du:dateUtc="2025-08-07T08:46:00Z">
              <w:tcPr>
                <w:tcW w:w="3032" w:type="dxa"/>
                <w:gridSpan w:val="2"/>
              </w:tcPr>
            </w:tcPrChange>
          </w:tcPr>
          <w:p w14:paraId="540B0B8F" w14:textId="4DFA9FCA" w:rsidR="002E5DBC" w:rsidRPr="002E5DBC" w:rsidRDefault="002E5DBC" w:rsidP="00632E3E">
            <w:pPr>
              <w:spacing w:after="120"/>
              <w:jc w:val="both"/>
              <w:rPr>
                <w:ins w:id="681" w:author="jonathan pritchard" w:date="2025-08-07T09:43:00Z" w16du:dateUtc="2025-08-07T08:43:00Z"/>
                <w:b/>
                <w:bCs/>
                <w:rPrChange w:id="682" w:author="jonathan pritchard" w:date="2025-08-07T09:44:00Z" w16du:dateUtc="2025-08-07T08:44:00Z">
                  <w:rPr>
                    <w:ins w:id="683" w:author="jonathan pritchard" w:date="2025-08-07T09:43:00Z" w16du:dateUtc="2025-08-07T08:43:00Z"/>
                  </w:rPr>
                </w:rPrChange>
              </w:rPr>
            </w:pPr>
            <w:proofErr w:type="spellStart"/>
            <w:ins w:id="684" w:author="jonathan pritchard" w:date="2025-08-07T09:44:00Z" w16du:dateUtc="2025-08-07T08:44:00Z">
              <w:r w:rsidRPr="002E5DBC">
                <w:rPr>
                  <w:b/>
                  <w:bCs/>
                  <w:rPrChange w:id="685" w:author="jonathan pritchard" w:date="2025-08-07T09:44:00Z" w16du:dateUtc="2025-08-07T08:44:00Z">
                    <w:rPr/>
                  </w:rPrChange>
                </w:rPr>
                <w:t>optimumDisplayScale</w:t>
              </w:r>
            </w:ins>
            <w:proofErr w:type="spellEnd"/>
          </w:p>
        </w:tc>
        <w:tc>
          <w:tcPr>
            <w:tcW w:w="2384" w:type="dxa"/>
            <w:tcPrChange w:id="686" w:author="jonathan pritchard" w:date="2025-08-07T09:46:00Z" w16du:dateUtc="2025-08-07T08:46:00Z">
              <w:tcPr>
                <w:tcW w:w="3032" w:type="dxa"/>
                <w:gridSpan w:val="2"/>
              </w:tcPr>
            </w:tcPrChange>
          </w:tcPr>
          <w:p w14:paraId="46C751F4" w14:textId="4CA89A5E" w:rsidR="002E5DBC" w:rsidRPr="002E5DBC" w:rsidRDefault="002E5DBC" w:rsidP="00632E3E">
            <w:pPr>
              <w:spacing w:after="120"/>
              <w:jc w:val="both"/>
              <w:rPr>
                <w:ins w:id="687" w:author="jonathan pritchard" w:date="2025-08-07T09:43:00Z" w16du:dateUtc="2025-08-07T08:43:00Z"/>
                <w:b/>
                <w:bCs/>
                <w:rPrChange w:id="688" w:author="jonathan pritchard" w:date="2025-08-07T09:44:00Z" w16du:dateUtc="2025-08-07T08:44:00Z">
                  <w:rPr>
                    <w:ins w:id="689" w:author="jonathan pritchard" w:date="2025-08-07T09:43:00Z" w16du:dateUtc="2025-08-07T08:43:00Z"/>
                  </w:rPr>
                </w:rPrChange>
              </w:rPr>
            </w:pPr>
            <w:proofErr w:type="spellStart"/>
            <w:ins w:id="690" w:author="jonathan pritchard" w:date="2025-08-07T09:44:00Z" w16du:dateUtc="2025-08-07T08:44:00Z">
              <w:r w:rsidRPr="002E5DBC">
                <w:rPr>
                  <w:b/>
                  <w:bCs/>
                  <w:rPrChange w:id="691" w:author="jonathan pritchard" w:date="2025-08-07T09:44:00Z" w16du:dateUtc="2025-08-07T08:44:00Z">
                    <w:rPr/>
                  </w:rPrChange>
                </w:rPr>
                <w:t>maximumDisplayScale</w:t>
              </w:r>
            </w:ins>
            <w:proofErr w:type="spellEnd"/>
          </w:p>
        </w:tc>
      </w:tr>
      <w:tr w:rsidR="002E5DBC" w14:paraId="46A8A6F1" w14:textId="77777777" w:rsidTr="00DE1106">
        <w:trPr>
          <w:jc w:val="center"/>
          <w:ins w:id="692" w:author="jonathan pritchard" w:date="2025-08-07T09:43:00Z"/>
        </w:trPr>
        <w:tc>
          <w:tcPr>
            <w:tcW w:w="1838" w:type="dxa"/>
            <w:tcPrChange w:id="693" w:author="jonathan pritchard" w:date="2025-08-07T09:46:00Z" w16du:dateUtc="2025-08-07T08:46:00Z">
              <w:tcPr>
                <w:tcW w:w="3032" w:type="dxa"/>
                <w:gridSpan w:val="2"/>
              </w:tcPr>
            </w:tcPrChange>
          </w:tcPr>
          <w:p w14:paraId="793FE52E" w14:textId="77777777" w:rsidR="002E5DBC" w:rsidRDefault="002E5DBC" w:rsidP="00632E3E">
            <w:pPr>
              <w:spacing w:after="120"/>
              <w:jc w:val="both"/>
              <w:rPr>
                <w:ins w:id="694" w:author="jonathan pritchard" w:date="2025-08-07T09:43:00Z" w16du:dateUtc="2025-08-07T08:43:00Z"/>
              </w:rPr>
            </w:pPr>
          </w:p>
        </w:tc>
        <w:tc>
          <w:tcPr>
            <w:tcW w:w="2295" w:type="dxa"/>
            <w:tcPrChange w:id="695" w:author="jonathan pritchard" w:date="2025-08-07T09:46:00Z" w16du:dateUtc="2025-08-07T08:46:00Z">
              <w:tcPr>
                <w:tcW w:w="3032" w:type="dxa"/>
                <w:gridSpan w:val="2"/>
              </w:tcPr>
            </w:tcPrChange>
          </w:tcPr>
          <w:p w14:paraId="23481BC2" w14:textId="5DE4E468" w:rsidR="002E5DBC" w:rsidRDefault="00DE1106" w:rsidP="00632E3E">
            <w:pPr>
              <w:spacing w:after="120"/>
              <w:jc w:val="both"/>
              <w:rPr>
                <w:ins w:id="696" w:author="jonathan pritchard" w:date="2025-08-07T09:43:00Z" w16du:dateUtc="2025-08-07T08:43:00Z"/>
              </w:rPr>
            </w:pPr>
            <w:ins w:id="697" w:author="jonathan pritchard" w:date="2025-08-07T09:45:00Z" w16du:dateUtc="2025-08-07T08:45:00Z">
              <w:r>
                <w:t>1:180,000</w:t>
              </w:r>
            </w:ins>
          </w:p>
        </w:tc>
        <w:tc>
          <w:tcPr>
            <w:tcW w:w="2384" w:type="dxa"/>
            <w:tcPrChange w:id="698" w:author="jonathan pritchard" w:date="2025-08-07T09:46:00Z" w16du:dateUtc="2025-08-07T08:46:00Z">
              <w:tcPr>
                <w:tcW w:w="3032" w:type="dxa"/>
                <w:gridSpan w:val="2"/>
              </w:tcPr>
            </w:tcPrChange>
          </w:tcPr>
          <w:p w14:paraId="205DB9AB" w14:textId="127AACCB" w:rsidR="002E5DBC" w:rsidRDefault="00DE1106" w:rsidP="00632E3E">
            <w:pPr>
              <w:spacing w:after="120"/>
              <w:jc w:val="both"/>
              <w:rPr>
                <w:ins w:id="699" w:author="jonathan pritchard" w:date="2025-08-07T09:43:00Z" w16du:dateUtc="2025-08-07T08:43:00Z"/>
              </w:rPr>
            </w:pPr>
            <w:ins w:id="700" w:author="jonathan pritchard" w:date="2025-08-07T09:45:00Z" w16du:dateUtc="2025-08-07T08:45:00Z">
              <w:r>
                <w:t>1:50,000</w:t>
              </w:r>
            </w:ins>
          </w:p>
        </w:tc>
      </w:tr>
      <w:tr w:rsidR="002E5DBC" w14:paraId="1D4433EA" w14:textId="77777777" w:rsidTr="00DE1106">
        <w:trPr>
          <w:jc w:val="center"/>
          <w:ins w:id="701" w:author="jonathan pritchard" w:date="2025-08-07T09:43:00Z"/>
        </w:trPr>
        <w:tc>
          <w:tcPr>
            <w:tcW w:w="1838" w:type="dxa"/>
            <w:tcPrChange w:id="702" w:author="jonathan pritchard" w:date="2025-08-07T09:46:00Z" w16du:dateUtc="2025-08-07T08:46:00Z">
              <w:tcPr>
                <w:tcW w:w="3032" w:type="dxa"/>
                <w:gridSpan w:val="2"/>
              </w:tcPr>
            </w:tcPrChange>
          </w:tcPr>
          <w:p w14:paraId="5C915BEC" w14:textId="78D0ED79" w:rsidR="002E5DBC" w:rsidRPr="002E5DBC" w:rsidRDefault="002E5DBC" w:rsidP="00632E3E">
            <w:pPr>
              <w:spacing w:after="120"/>
              <w:jc w:val="both"/>
              <w:rPr>
                <w:ins w:id="703" w:author="jonathan pritchard" w:date="2025-08-07T09:43:00Z" w16du:dateUtc="2025-08-07T08:43:00Z"/>
                <w:b/>
                <w:bCs/>
                <w:rPrChange w:id="704" w:author="jonathan pritchard" w:date="2025-08-07T09:44:00Z" w16du:dateUtc="2025-08-07T08:44:00Z">
                  <w:rPr>
                    <w:ins w:id="705" w:author="jonathan pritchard" w:date="2025-08-07T09:43:00Z" w16du:dateUtc="2025-08-07T08:43:00Z"/>
                  </w:rPr>
                </w:rPrChange>
              </w:rPr>
            </w:pPr>
            <w:ins w:id="706" w:author="jonathan pritchard" w:date="2025-08-07T09:43:00Z" w16du:dateUtc="2025-08-07T08:43:00Z">
              <w:r w:rsidRPr="002E5DBC">
                <w:rPr>
                  <w:b/>
                  <w:bCs/>
                  <w:rPrChange w:id="707" w:author="jonathan pritchard" w:date="2025-08-07T09:44:00Z" w16du:dateUtc="2025-08-07T08:44:00Z">
                    <w:rPr/>
                  </w:rPrChange>
                </w:rPr>
                <w:t>Large Scale ENC</w:t>
              </w:r>
            </w:ins>
          </w:p>
        </w:tc>
        <w:tc>
          <w:tcPr>
            <w:tcW w:w="2295" w:type="dxa"/>
            <w:tcPrChange w:id="708" w:author="jonathan pritchard" w:date="2025-08-07T09:46:00Z" w16du:dateUtc="2025-08-07T08:46:00Z">
              <w:tcPr>
                <w:tcW w:w="3032" w:type="dxa"/>
                <w:gridSpan w:val="2"/>
              </w:tcPr>
            </w:tcPrChange>
          </w:tcPr>
          <w:p w14:paraId="4F805C14" w14:textId="3A6EFA3A" w:rsidR="002E5DBC" w:rsidRDefault="002E5DBC" w:rsidP="00632E3E">
            <w:pPr>
              <w:spacing w:after="120"/>
              <w:jc w:val="both"/>
              <w:rPr>
                <w:ins w:id="709" w:author="jonathan pritchard" w:date="2025-08-07T09:43:00Z" w16du:dateUtc="2025-08-07T08:43:00Z"/>
              </w:rPr>
            </w:pPr>
          </w:p>
        </w:tc>
        <w:tc>
          <w:tcPr>
            <w:tcW w:w="2384" w:type="dxa"/>
            <w:tcPrChange w:id="710" w:author="jonathan pritchard" w:date="2025-08-07T09:46:00Z" w16du:dateUtc="2025-08-07T08:46:00Z">
              <w:tcPr>
                <w:tcW w:w="3032" w:type="dxa"/>
                <w:gridSpan w:val="2"/>
              </w:tcPr>
            </w:tcPrChange>
          </w:tcPr>
          <w:p w14:paraId="0A5941F6" w14:textId="37CC03D6" w:rsidR="002E5DBC" w:rsidRDefault="002E5DBC" w:rsidP="00632E3E">
            <w:pPr>
              <w:spacing w:after="120"/>
              <w:jc w:val="both"/>
              <w:rPr>
                <w:ins w:id="711" w:author="jonathan pritchard" w:date="2025-08-07T09:43:00Z" w16du:dateUtc="2025-08-07T08:43:00Z"/>
              </w:rPr>
            </w:pPr>
          </w:p>
        </w:tc>
      </w:tr>
      <w:tr w:rsidR="00DE1106" w14:paraId="211DFD98" w14:textId="77777777" w:rsidTr="00DE1106">
        <w:trPr>
          <w:jc w:val="center"/>
          <w:ins w:id="712" w:author="jonathan pritchard" w:date="2025-08-07T09:46:00Z"/>
          <w:trPrChange w:id="713" w:author="jonathan pritchard" w:date="2025-08-07T09:46:00Z" w16du:dateUtc="2025-08-07T08:46:00Z">
            <w:trPr>
              <w:gridAfter w:val="0"/>
            </w:trPr>
          </w:trPrChange>
        </w:trPr>
        <w:tc>
          <w:tcPr>
            <w:tcW w:w="1838" w:type="dxa"/>
            <w:tcPrChange w:id="714" w:author="jonathan pritchard" w:date="2025-08-07T09:46:00Z" w16du:dateUtc="2025-08-07T08:46:00Z">
              <w:tcPr>
                <w:tcW w:w="1838" w:type="dxa"/>
              </w:tcPr>
            </w:tcPrChange>
          </w:tcPr>
          <w:p w14:paraId="0111A9F4" w14:textId="77777777" w:rsidR="00DE1106" w:rsidRPr="00DE1106" w:rsidRDefault="00DE1106" w:rsidP="00DE1106">
            <w:pPr>
              <w:spacing w:after="120"/>
              <w:jc w:val="both"/>
              <w:rPr>
                <w:ins w:id="715" w:author="jonathan pritchard" w:date="2025-08-07T09:46:00Z" w16du:dateUtc="2025-08-07T08:46:00Z"/>
                <w:b/>
                <w:bCs/>
              </w:rPr>
            </w:pPr>
          </w:p>
        </w:tc>
        <w:tc>
          <w:tcPr>
            <w:tcW w:w="2295" w:type="dxa"/>
            <w:tcPrChange w:id="716" w:author="jonathan pritchard" w:date="2025-08-07T09:46:00Z" w16du:dateUtc="2025-08-07T08:46:00Z">
              <w:tcPr>
                <w:tcW w:w="2295" w:type="dxa"/>
                <w:gridSpan w:val="2"/>
              </w:tcPr>
            </w:tcPrChange>
          </w:tcPr>
          <w:p w14:paraId="1DB1B243" w14:textId="4776C23E" w:rsidR="00DE1106" w:rsidRDefault="00DE1106" w:rsidP="00DE1106">
            <w:pPr>
              <w:spacing w:after="120"/>
              <w:jc w:val="both"/>
              <w:rPr>
                <w:ins w:id="717" w:author="jonathan pritchard" w:date="2025-08-07T09:46:00Z" w16du:dateUtc="2025-08-07T08:46:00Z"/>
              </w:rPr>
            </w:pPr>
            <w:ins w:id="718" w:author="jonathan pritchard" w:date="2025-08-07T09:46:00Z" w16du:dateUtc="2025-08-07T08:46:00Z">
              <w:r>
                <w:t>1:12,500</w:t>
              </w:r>
            </w:ins>
          </w:p>
        </w:tc>
        <w:tc>
          <w:tcPr>
            <w:tcW w:w="2384" w:type="dxa"/>
            <w:tcPrChange w:id="719" w:author="jonathan pritchard" w:date="2025-08-07T09:46:00Z" w16du:dateUtc="2025-08-07T08:46:00Z">
              <w:tcPr>
                <w:tcW w:w="2384" w:type="dxa"/>
                <w:gridSpan w:val="2"/>
              </w:tcPr>
            </w:tcPrChange>
          </w:tcPr>
          <w:p w14:paraId="451065CB" w14:textId="32069991" w:rsidR="00DE1106" w:rsidRDefault="00DE1106" w:rsidP="00DE1106">
            <w:pPr>
              <w:spacing w:after="120"/>
              <w:jc w:val="both"/>
              <w:rPr>
                <w:ins w:id="720" w:author="jonathan pritchard" w:date="2025-08-07T09:46:00Z" w16du:dateUtc="2025-08-07T08:46:00Z"/>
              </w:rPr>
            </w:pPr>
            <w:ins w:id="721" w:author="jonathan pritchard" w:date="2025-08-07T09:46:00Z" w16du:dateUtc="2025-08-07T08:46:00Z">
              <w:r>
                <w:t>1:4,000</w:t>
              </w:r>
            </w:ins>
            <w:commentRangeEnd w:id="677"/>
            <w:ins w:id="722" w:author="jonathan pritchard" w:date="2025-08-07T09:47:00Z" w16du:dateUtc="2025-08-07T08:47:00Z">
              <w:r>
                <w:rPr>
                  <w:rStyle w:val="CommentReference"/>
                </w:rPr>
                <w:commentReference w:id="677"/>
              </w:r>
            </w:ins>
          </w:p>
        </w:tc>
      </w:tr>
    </w:tbl>
    <w:p w14:paraId="4D7568C7" w14:textId="0FCB52BB" w:rsidR="002E5DBC" w:rsidRPr="00450770" w:rsidRDefault="002E5DBC" w:rsidP="00632E3E">
      <w:pPr>
        <w:spacing w:after="120" w:line="240" w:lineRule="auto"/>
        <w:jc w:val="both"/>
      </w:pPr>
    </w:p>
    <w:p w14:paraId="7876EC88" w14:textId="5164C4E1" w:rsidR="00E567B0" w:rsidRDefault="00B17B0C" w:rsidP="00E567B0">
      <w:pPr>
        <w:keepNext/>
        <w:spacing w:line="240" w:lineRule="auto"/>
        <w:jc w:val="center"/>
      </w:pPr>
      <w:bookmarkStart w:id="723" w:name="_Ref45642442"/>
      <w:r w:rsidRPr="00B17B0C">
        <w:t xml:space="preserve"> </w:t>
      </w:r>
      <w:commentRangeStart w:id="724"/>
      <w:commentRangeStart w:id="725"/>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commentRangeEnd w:id="724"/>
      <w:r w:rsidR="007C34FB">
        <w:rPr>
          <w:rStyle w:val="CommentReference"/>
        </w:rPr>
        <w:commentReference w:id="724"/>
      </w:r>
      <w:commentRangeEnd w:id="725"/>
      <w:r w:rsidR="007C34FB">
        <w:rPr>
          <w:rStyle w:val="CommentReference"/>
        </w:rPr>
        <w:commentReference w:id="725"/>
      </w:r>
    </w:p>
    <w:p w14:paraId="2C38D67B" w14:textId="3890B20B"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ins w:id="726" w:author="jonathan pritchard" w:date="2025-08-07T09:40:00Z" w16du:dateUtc="2025-08-07T08:40:00Z">
        <w:r w:rsidR="002E5DBC">
          <w:t xml:space="preserve"> </w:t>
        </w:r>
        <w:commentRangeStart w:id="727"/>
        <w:r w:rsidR="002E5DBC">
          <w:t>(MSVS=1:</w:t>
        </w:r>
      </w:ins>
      <w:ins w:id="728" w:author="jonathan pritchard" w:date="2025-08-07T09:42:00Z" w16du:dateUtc="2025-08-07T08:42:00Z">
        <w:r w:rsidR="002E5DBC">
          <w:t>12,500</w:t>
        </w:r>
      </w:ins>
      <w:ins w:id="729" w:author="jonathan pritchard" w:date="2025-08-07T09:41:00Z" w16du:dateUtc="2025-08-07T08:41:00Z">
        <w:r w:rsidR="002E5DBC">
          <w:t>)</w:t>
        </w:r>
      </w:ins>
      <w:commentRangeEnd w:id="727"/>
      <w:ins w:id="730" w:author="jonathan pritchard" w:date="2025-08-07T09:48:00Z" w16du:dateUtc="2025-08-07T08:48:00Z">
        <w:r w:rsidR="00DE1106">
          <w:rPr>
            <w:rStyle w:val="CommentReference"/>
            <w:b w:val="0"/>
          </w:rPr>
          <w:commentReference w:id="727"/>
        </w:r>
      </w:ins>
    </w:p>
    <w:bookmarkEnd w:id="723"/>
    <w:p w14:paraId="480C389F" w14:textId="5AAC567C"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For example, at the left edge of  the display</w:t>
      </w:r>
      <w:ins w:id="731" w:author="jonathan pritchard" w:date="2025-08-07T09:41:00Z" w16du:dateUtc="2025-08-07T08:41:00Z">
        <w:r w:rsidR="002E5DBC">
          <w:t>, the</w:t>
        </w:r>
      </w:ins>
      <w:r w:rsidRPr="002C3AE5">
        <w:t xml:space="preserve"> scale of 1</w:t>
      </w:r>
      <w:ins w:id="732" w:author="jonathan pritchard" w:date="2025-08-07T09:40:00Z" w16du:dateUtc="2025-08-07T08:40:00Z">
        <w:r w:rsidR="002E5DBC">
          <w:t>:</w:t>
        </w:r>
      </w:ins>
      <w:del w:id="733" w:author="jonathan pritchard" w:date="2025-08-07T09:40:00Z" w16du:dateUtc="2025-08-07T08:40:00Z">
        <w:r w:rsidRPr="002C3AE5" w:rsidDel="002E5DBC">
          <w:delText>/</w:delText>
        </w:r>
      </w:del>
      <w:r w:rsidRPr="002C3AE5">
        <w:t xml:space="preserve">12,500 is larger than the </w:t>
      </w:r>
      <w:proofErr w:type="spellStart"/>
      <w:r w:rsidRPr="00530F27">
        <w:rPr>
          <w:b/>
          <w:bCs/>
          <w:i/>
          <w:iCs/>
        </w:rPr>
        <w:t>maximumDisplayScale</w:t>
      </w:r>
      <w:proofErr w:type="spellEnd"/>
      <w:r w:rsidRPr="002C3AE5">
        <w:t xml:space="preserve"> of 1</w:t>
      </w:r>
      <w:ins w:id="734" w:author="jonathan pritchard" w:date="2025-08-07T09:40:00Z" w16du:dateUtc="2025-08-07T08:40:00Z">
        <w:r w:rsidR="002E5DBC">
          <w:t>:</w:t>
        </w:r>
      </w:ins>
      <w:del w:id="735" w:author="jonathan pritchard" w:date="2025-08-07T09:40:00Z" w16du:dateUtc="2025-08-07T08:40:00Z">
        <w:r w:rsidRPr="002C3AE5" w:rsidDel="002E5DBC">
          <w:delText>/</w:delText>
        </w:r>
      </w:del>
      <w:r w:rsidRPr="002C3AE5">
        <w:t>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736" w:name="_Ref49483424"/>
      <w:bookmarkStart w:id="737" w:name="_Toc194067114"/>
      <w:commentRangeStart w:id="738"/>
      <w:commentRangeStart w:id="739"/>
      <w:commentRangeStart w:id="740"/>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736"/>
      <w:bookmarkEnd w:id="737"/>
    </w:p>
    <w:p w14:paraId="5AFF2DFD" w14:textId="08DC2571" w:rsidR="00A36BF3" w:rsidRPr="00DE1106" w:rsidRDefault="002A10D2" w:rsidP="00AA1762">
      <w:pPr>
        <w:spacing w:after="120" w:line="240" w:lineRule="auto"/>
        <w:jc w:val="both"/>
        <w:rPr>
          <w:ins w:id="741" w:author="jonathan pritchard" w:date="2025-08-07T09:48:00Z" w16du:dateUtc="2025-08-07T08:48:00Z"/>
          <w:strike/>
          <w:rPrChange w:id="742" w:author="jonathan pritchard" w:date="2025-08-07T09:49:00Z" w16du:dateUtc="2025-08-07T08:49:00Z">
            <w:rPr>
              <w:ins w:id="743" w:author="jonathan pritchard" w:date="2025-08-07T09:48:00Z" w16du:dateUtc="2025-08-07T08:48:00Z"/>
            </w:rPr>
          </w:rPrChange>
        </w:rPr>
      </w:pPr>
      <w:r w:rsidRPr="00DE1106">
        <w:rPr>
          <w:strike/>
          <w:rPrChange w:id="744" w:author="jonathan pritchard" w:date="2025-08-07T09:49:00Z" w16du:dateUtc="2025-08-07T08:49:00Z">
            <w:rPr/>
          </w:rPrChange>
        </w:rPr>
        <w:t>As the mariner</w:t>
      </w:r>
      <w:r w:rsidR="00FD24F2" w:rsidRPr="00DE1106">
        <w:rPr>
          <w:strike/>
          <w:rPrChange w:id="745" w:author="jonathan pritchard" w:date="2025-08-07T09:49:00Z" w16du:dateUtc="2025-08-07T08:49:00Z">
            <w:rPr/>
          </w:rPrChange>
        </w:rPr>
        <w:t>’</w:t>
      </w:r>
      <w:r w:rsidRPr="00DE1106">
        <w:rPr>
          <w:strike/>
          <w:rPrChange w:id="746" w:author="jonathan pritchard" w:date="2025-08-07T09:49:00Z" w16du:dateUtc="2025-08-07T08:49:00Z">
            <w:rPr/>
          </w:rPrChange>
        </w:rPr>
        <w:t xml:space="preserve">s display window moves and begins to cover </w:t>
      </w:r>
      <w:r w:rsidR="00725AA2" w:rsidRPr="00DE1106">
        <w:rPr>
          <w:strike/>
          <w:rPrChange w:id="747" w:author="jonathan pritchard" w:date="2025-08-07T09:49:00Z" w16du:dateUtc="2025-08-07T08:49:00Z">
            <w:rPr/>
          </w:rPrChange>
        </w:rPr>
        <w:t>a data coverage feature</w:t>
      </w:r>
      <w:r w:rsidRPr="00DE1106">
        <w:rPr>
          <w:strike/>
          <w:rPrChange w:id="748" w:author="jonathan pritchard" w:date="2025-08-07T09:49:00Z" w16du:dateUtc="2025-08-07T08:49:00Z">
            <w:rPr/>
          </w:rPrChange>
        </w:rPr>
        <w:t xml:space="preserve"> that is of a larger </w:t>
      </w:r>
      <w:proofErr w:type="spellStart"/>
      <w:r w:rsidR="009A279C" w:rsidRPr="00DE1106">
        <w:rPr>
          <w:b/>
          <w:bCs/>
          <w:i/>
          <w:iCs/>
          <w:strike/>
          <w:rPrChange w:id="749" w:author="jonathan pritchard" w:date="2025-08-07T09:49:00Z" w16du:dateUtc="2025-08-07T08:49:00Z">
            <w:rPr>
              <w:b/>
              <w:bCs/>
              <w:i/>
              <w:iCs/>
            </w:rPr>
          </w:rPrChange>
        </w:rPr>
        <w:t>optimumDisplayScale</w:t>
      </w:r>
      <w:proofErr w:type="spellEnd"/>
      <w:r w:rsidRPr="00DE1106">
        <w:rPr>
          <w:strike/>
          <w:rPrChange w:id="750" w:author="jonathan pritchard" w:date="2025-08-07T09:49:00Z" w16du:dateUtc="2025-08-07T08:49:00Z">
            <w:rPr/>
          </w:rPrChange>
        </w:rPr>
        <w:t>, the ECDIS must indicate</w:t>
      </w:r>
      <w:r w:rsidR="00A36BF3" w:rsidRPr="00DE1106">
        <w:rPr>
          <w:strike/>
          <w:rPrChange w:id="751" w:author="jonathan pritchard" w:date="2025-08-07T09:49:00Z" w16du:dateUtc="2025-08-07T08:49:00Z">
            <w:rPr/>
          </w:rPrChange>
        </w:rPr>
        <w:t xml:space="preserve"> when the ship’s position enters the larger scale </w:t>
      </w:r>
      <w:r w:rsidR="00725AA2" w:rsidRPr="00DE1106">
        <w:rPr>
          <w:strike/>
          <w:rPrChange w:id="752" w:author="jonathan pritchard" w:date="2025-08-07T09:49:00Z" w16du:dateUtc="2025-08-07T08:49:00Z">
            <w:rPr/>
          </w:rPrChange>
        </w:rPr>
        <w:t>data coverage</w:t>
      </w:r>
      <w:r w:rsidR="00A36BF3" w:rsidRPr="00DE1106">
        <w:rPr>
          <w:strike/>
          <w:rPrChange w:id="753" w:author="jonathan pritchard" w:date="2025-08-07T09:49:00Z" w16du:dateUtc="2025-08-07T08:49:00Z">
            <w:rPr/>
          </w:rPrChange>
        </w:rPr>
        <w:t xml:space="preserve">, as required by </w:t>
      </w:r>
      <w:r w:rsidR="0056040E" w:rsidRPr="00DE1106">
        <w:rPr>
          <w:strike/>
          <w:rPrChange w:id="754" w:author="jonathan pritchard" w:date="2025-08-07T09:49:00Z" w16du:dateUtc="2025-08-07T08:49:00Z">
            <w:rPr/>
          </w:rPrChange>
        </w:rPr>
        <w:t>MSC.530(106)/Rev.1</w:t>
      </w:r>
      <w:r w:rsidR="00A36BF3" w:rsidRPr="00DE1106">
        <w:rPr>
          <w:strike/>
          <w:rPrChange w:id="755" w:author="jonathan pritchard" w:date="2025-08-07T09:49:00Z" w16du:dateUtc="2025-08-07T08:49:00Z">
            <w:rPr/>
          </w:rPrChange>
        </w:rPr>
        <w:t xml:space="preserve"> 6.1.2.</w:t>
      </w:r>
      <w:commentRangeEnd w:id="738"/>
      <w:r w:rsidR="006950F1" w:rsidRPr="00DE1106">
        <w:rPr>
          <w:rStyle w:val="CommentReference"/>
          <w:strike/>
          <w:sz w:val="20"/>
          <w:lang w:val="en-GB"/>
          <w:rPrChange w:id="756" w:author="jonathan pritchard" w:date="2025-08-07T09:49:00Z" w16du:dateUtc="2025-08-07T08:49:00Z">
            <w:rPr>
              <w:rStyle w:val="CommentReference"/>
              <w:sz w:val="20"/>
              <w:lang w:val="en-GB"/>
            </w:rPr>
          </w:rPrChange>
        </w:rPr>
        <w:commentReference w:id="738"/>
      </w:r>
      <w:commentRangeEnd w:id="739"/>
      <w:r w:rsidR="00DE1106">
        <w:rPr>
          <w:rStyle w:val="CommentReference"/>
        </w:rPr>
        <w:commentReference w:id="739"/>
      </w:r>
      <w:commentRangeEnd w:id="740"/>
      <w:r w:rsidR="00DE1106">
        <w:rPr>
          <w:rStyle w:val="CommentReference"/>
        </w:rPr>
        <w:commentReference w:id="740"/>
      </w:r>
    </w:p>
    <w:p w14:paraId="331417C2" w14:textId="1137CD7F" w:rsidR="00DE1106" w:rsidRPr="00450770" w:rsidRDefault="00DE1106" w:rsidP="00AA1762">
      <w:pPr>
        <w:spacing w:after="120" w:line="240" w:lineRule="auto"/>
        <w:jc w:val="both"/>
      </w:pPr>
      <w:ins w:id="757" w:author="jonathan pritchard" w:date="2025-08-07T09:48:00Z" w16du:dateUtc="2025-08-07T08:48:00Z">
        <w:r w:rsidRPr="00CF174F">
          <w:rPr>
            <w:szCs w:val="18"/>
          </w:rPr>
          <w:t xml:space="preserve">The ECDIS must provide an indication when an ENC with a larger </w:t>
        </w:r>
        <w:proofErr w:type="spellStart"/>
        <w:r w:rsidRPr="00CF174F">
          <w:rPr>
            <w:b/>
            <w:bCs/>
            <w:i/>
            <w:iCs/>
            <w:szCs w:val="18"/>
          </w:rPr>
          <w:t>optimumDisplayScale</w:t>
        </w:r>
        <w:proofErr w:type="spellEnd"/>
        <w:r w:rsidRPr="00CF174F">
          <w:rPr>
            <w:szCs w:val="18"/>
          </w:rPr>
          <w:t xml:space="preserve"> than that provided by the display is available at own ship’s position</w:t>
        </w:r>
      </w:ins>
      <w:ins w:id="758" w:author="jonathan pritchard" w:date="2025-08-07T09:49:00Z" w16du:dateUtc="2025-08-07T08:49:00Z">
        <w:r>
          <w:rPr>
            <w:szCs w:val="18"/>
          </w:rPr>
          <w:t>.</w:t>
        </w:r>
      </w:ins>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759" w:name="_Ref49376543"/>
      <w:bookmarkStart w:id="760" w:name="_Toc194067115"/>
      <w:r w:rsidRPr="00450770">
        <w:lastRenderedPageBreak/>
        <w:t>Graphical indexes</w:t>
      </w:r>
      <w:bookmarkEnd w:id="759"/>
      <w:bookmarkEnd w:id="760"/>
    </w:p>
    <w:p w14:paraId="704627B5" w14:textId="1C88F51F" w:rsidR="00910895" w:rsidRPr="00450770" w:rsidRDefault="002A10D2" w:rsidP="00C8687E">
      <w:pPr>
        <w:pStyle w:val="Heading3"/>
      </w:pPr>
      <w:bookmarkStart w:id="761" w:name="_Ref45727559"/>
      <w:bookmarkStart w:id="762"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761"/>
      <w:bookmarkEnd w:id="762"/>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63" w:name="_Ref45727563"/>
      <w:bookmarkStart w:id="764" w:name="_Toc194067117"/>
      <w:r w:rsidRPr="00450770">
        <w:t>Graphical indexes of other S-100 products</w:t>
      </w:r>
      <w:bookmarkEnd w:id="763"/>
      <w:bookmarkEnd w:id="764"/>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w:t>
      </w:r>
      <w:commentRangeStart w:id="765"/>
      <w:r w:rsidR="00A4022E" w:rsidRPr="00E567B0">
        <w:t>The display of each supported dat</w:t>
      </w:r>
      <w:r w:rsidR="00F52FB0">
        <w:t>a</w:t>
      </w:r>
      <w:r w:rsidR="00A4022E" w:rsidRPr="00E567B0">
        <w:t xml:space="preserve"> product shall be differentiated</w:t>
      </w:r>
      <w:commentRangeEnd w:id="765"/>
      <w:r w:rsidR="000F7D72">
        <w:rPr>
          <w:rStyle w:val="CommentReference"/>
        </w:rPr>
        <w:commentReference w:id="765"/>
      </w:r>
      <w:r w:rsidR="00A4022E" w:rsidRPr="00E567B0">
        <w:t>.</w:t>
      </w:r>
    </w:p>
    <w:p w14:paraId="22856E97" w14:textId="6B27E20D" w:rsidR="00910006" w:rsidRPr="00B77A92" w:rsidRDefault="00910006" w:rsidP="00DB7CFE">
      <w:pPr>
        <w:pStyle w:val="Heading2"/>
      </w:pPr>
      <w:bookmarkStart w:id="766" w:name="_Toc187673070"/>
      <w:bookmarkStart w:id="767" w:name="_Toc187673302"/>
      <w:bookmarkStart w:id="768" w:name="_Toc188368657"/>
      <w:bookmarkStart w:id="769" w:name="_Toc188621859"/>
      <w:bookmarkStart w:id="770" w:name="_Toc188950440"/>
      <w:bookmarkStart w:id="771" w:name="_Toc188968356"/>
      <w:bookmarkStart w:id="772" w:name="_Toc188968581"/>
      <w:bookmarkStart w:id="773" w:name="_Toc175130216"/>
      <w:bookmarkStart w:id="774" w:name="_Toc175130217"/>
      <w:bookmarkStart w:id="775" w:name="_Toc194067118"/>
      <w:bookmarkEnd w:id="766"/>
      <w:bookmarkEnd w:id="767"/>
      <w:bookmarkEnd w:id="768"/>
      <w:bookmarkEnd w:id="769"/>
      <w:bookmarkEnd w:id="770"/>
      <w:bookmarkEnd w:id="771"/>
      <w:bookmarkEnd w:id="772"/>
      <w:bookmarkEnd w:id="773"/>
      <w:bookmarkEnd w:id="774"/>
      <w:r w:rsidRPr="00B77A92">
        <w:t>Limits of data</w:t>
      </w:r>
      <w:bookmarkEnd w:id="775"/>
    </w:p>
    <w:p w14:paraId="1971E9CE" w14:textId="0B2AE818" w:rsidR="00115385" w:rsidRPr="00450770" w:rsidRDefault="007B18E6" w:rsidP="00115385">
      <w:pPr>
        <w:pStyle w:val="Heading3"/>
      </w:pPr>
      <w:bookmarkStart w:id="776" w:name="_Ref45730411"/>
      <w:bookmarkStart w:id="777" w:name="_Toc194067119"/>
      <w:r w:rsidRPr="00450770">
        <w:t xml:space="preserve">ENC </w:t>
      </w:r>
      <w:r w:rsidR="00115385" w:rsidRPr="00450770">
        <w:t>No data areas</w:t>
      </w:r>
      <w:bookmarkEnd w:id="776"/>
      <w:bookmarkEnd w:id="777"/>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78" w:name="_Hlk188952838"/>
      <w:r w:rsidR="007763CD">
        <w:rPr>
          <w:b/>
          <w:bCs/>
          <w:i/>
          <w:iCs/>
        </w:rPr>
        <w:t>No ENC Available</w:t>
      </w:r>
      <w:r w:rsidR="00115385" w:rsidRPr="00D76083">
        <w:t xml:space="preserve">" </w:t>
      </w:r>
      <w:r w:rsidRPr="00D76083">
        <w:t xml:space="preserve">must </w:t>
      </w:r>
      <w:bookmarkEnd w:id="778"/>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w:t>
      </w:r>
      <w:r w:rsidRPr="00D81E16">
        <w:rPr>
          <w:highlight w:val="yellow"/>
          <w:rPrChange w:id="779" w:author="jonathan pritchard" w:date="2025-09-09T14:56:00Z" w16du:dateUtc="2025-09-09T13:56:00Z">
            <w:rPr/>
          </w:rPrChange>
        </w:rPr>
        <w:t xml:space="preserve">refer to the official </w:t>
      </w:r>
      <w:commentRangeStart w:id="780"/>
      <w:r w:rsidRPr="00D81E16">
        <w:rPr>
          <w:highlight w:val="yellow"/>
          <w:rPrChange w:id="781" w:author="jonathan pritchard" w:date="2025-09-09T14:56:00Z" w16du:dateUtc="2025-09-09T13:56:00Z">
            <w:rPr/>
          </w:rPrChange>
        </w:rPr>
        <w:t>chart</w:t>
      </w:r>
      <w:commentRangeEnd w:id="780"/>
      <w:r w:rsidR="00D81E16">
        <w:rPr>
          <w:rStyle w:val="CommentReference"/>
        </w:rPr>
        <w:commentReference w:id="780"/>
      </w:r>
      <w:r w:rsidRPr="00D76083">
        <w:t xml:space="preserve">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782"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782"/>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783" w:name="_Toc194067121"/>
      <w:r w:rsidRPr="00D76083">
        <w:t>Limits of other S-100 product data</w:t>
      </w:r>
      <w:bookmarkEnd w:id="783"/>
    </w:p>
    <w:p w14:paraId="5A79247B" w14:textId="26E94AFE"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w:t>
      </w:r>
      <w:ins w:id="784" w:author="jonathan pritchard" w:date="2025-08-07T09:56:00Z" w16du:dateUtc="2025-08-07T08:56:00Z">
        <w:r w:rsidR="007F7BF1">
          <w:t xml:space="preserve"> as defined by</w:t>
        </w:r>
      </w:ins>
      <w:ins w:id="785" w:author="jonathan pritchard" w:date="2025-08-07T09:58:00Z" w16du:dateUtc="2025-08-07T08:58:00Z">
        <w:r w:rsidR="007F7BF1">
          <w:t xml:space="preserve"> </w:t>
        </w:r>
        <w:r w:rsidR="007F7BF1">
          <w:fldChar w:fldCharType="begin"/>
        </w:r>
        <w:r w:rsidR="007F7BF1">
          <w:instrText xml:space="preserve"> REF _Ref49482794 \r \h </w:instrText>
        </w:r>
      </w:ins>
      <w:ins w:id="786" w:author="jonathan pritchard" w:date="2025-08-07T09:58:00Z" w16du:dateUtc="2025-08-07T08:58:00Z">
        <w:r w:rsidR="007F7BF1">
          <w:fldChar w:fldCharType="separate"/>
        </w:r>
        <w:r w:rsidR="007F7BF1">
          <w:t>9.1.1</w:t>
        </w:r>
        <w:r w:rsidR="007F7BF1">
          <w:fldChar w:fldCharType="end"/>
        </w:r>
      </w:ins>
      <w:ins w:id="787" w:author="jonathan pritchard" w:date="2025-08-07T09:56:00Z" w16du:dateUtc="2025-08-07T08:56:00Z">
        <w:r w:rsidR="007F7BF1">
          <w:t xml:space="preserve"> </w:t>
        </w:r>
      </w:ins>
      <w:r>
        <w:t>. The display for each supported data product must be differentiated.</w:t>
      </w:r>
    </w:p>
    <w:p w14:paraId="528E9580" w14:textId="74797A1E" w:rsidR="00FB5B93" w:rsidRPr="002D7DEE" w:rsidRDefault="00FB5B93" w:rsidP="002D7DEE">
      <w:pPr>
        <w:jc w:val="both"/>
        <w:rPr>
          <w:highlight w:val="yellow"/>
        </w:rPr>
      </w:pPr>
      <w:r>
        <w:lastRenderedPageBreak/>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788" w:name="_Ref98335407"/>
      <w:bookmarkStart w:id="789" w:name="_Toc194067122"/>
      <w:r w:rsidRPr="00450770">
        <w:t>Special ECDIS chart symbols to identify unsafe depths</w:t>
      </w:r>
      <w:bookmarkEnd w:id="788"/>
      <w:bookmarkEnd w:id="789"/>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790" w:name="_Ref49484089"/>
      <w:bookmarkStart w:id="791" w:name="_Toc194067123"/>
      <w:r w:rsidRPr="00450770">
        <w:t>Safety Contour</w:t>
      </w:r>
      <w:bookmarkEnd w:id="790"/>
      <w:bookmarkEnd w:id="791"/>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792" w:name="_Toc194061734"/>
      <w:bookmarkStart w:id="793" w:name="_Toc194067124"/>
      <w:bookmarkStart w:id="794" w:name="_Toc178784384"/>
      <w:bookmarkStart w:id="795" w:name="_Toc178784385"/>
      <w:bookmarkStart w:id="796" w:name="_Toc178784386"/>
      <w:bookmarkStart w:id="797" w:name="_Toc178784387"/>
      <w:bookmarkStart w:id="798" w:name="_Toc178784388"/>
      <w:bookmarkStart w:id="799" w:name="_Toc178784389"/>
      <w:bookmarkStart w:id="800" w:name="_Toc178784390"/>
      <w:bookmarkStart w:id="801" w:name="_Toc178784391"/>
      <w:bookmarkStart w:id="802" w:name="_Toc175130228"/>
      <w:bookmarkStart w:id="803" w:name="_Toc175130229"/>
      <w:bookmarkStart w:id="804" w:name="_Toc175130230"/>
      <w:bookmarkStart w:id="805" w:name="_Toc175130231"/>
      <w:bookmarkStart w:id="806" w:name="_Toc175130232"/>
      <w:bookmarkStart w:id="807" w:name="_Toc175130233"/>
      <w:bookmarkStart w:id="808" w:name="_Ref49471603"/>
      <w:bookmarkStart w:id="809" w:name="_Toc194067125"/>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rsidRPr="00450770">
        <w:t>Date-dependent features</w:t>
      </w:r>
      <w:bookmarkEnd w:id="808"/>
      <w:bookmarkEnd w:id="809"/>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810" w:name="_Toc194067126"/>
      <w:r w:rsidRPr="00B77A92">
        <w:t>Display of date-dependent features by mariner-selected date</w:t>
      </w:r>
      <w:bookmarkEnd w:id="810"/>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811" w:name="_Toc175130236"/>
      <w:bookmarkStart w:id="812" w:name="_Toc175130237"/>
      <w:bookmarkStart w:id="813" w:name="_Ref49481796"/>
      <w:bookmarkStart w:id="814" w:name="_Toc194067127"/>
      <w:bookmarkEnd w:id="811"/>
      <w:bookmarkEnd w:id="812"/>
      <w:r w:rsidRPr="00B77A92">
        <w:t>Indication of date adjustment</w:t>
      </w:r>
      <w:bookmarkEnd w:id="813"/>
      <w:bookmarkEnd w:id="814"/>
    </w:p>
    <w:p w14:paraId="074C39D6" w14:textId="58CB408E"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w:t>
      </w:r>
      <w:commentRangeStart w:id="815"/>
      <w:commentRangeStart w:id="816"/>
      <w:r w:rsidR="00223A07" w:rsidRPr="00B77A92">
        <w:t xml:space="preserve">Display Not </w:t>
      </w:r>
      <w:del w:id="817" w:author="jonathan pritchard" w:date="2025-08-07T10:02:00Z" w16du:dateUtc="2025-08-07T09:02:00Z">
        <w:r w:rsidR="00223A07" w:rsidRPr="00B77A92" w:rsidDel="007F7BF1">
          <w:delText xml:space="preserve">Real </w:delText>
        </w:r>
      </w:del>
      <w:ins w:id="818" w:author="jonathan pritchard" w:date="2025-08-07T10:02:00Z" w16du:dateUtc="2025-08-07T09:02:00Z">
        <w:r w:rsidR="007F7BF1">
          <w:t>Current</w:t>
        </w:r>
        <w:r w:rsidR="007F7BF1" w:rsidRPr="00B77A92">
          <w:t xml:space="preserve"> </w:t>
        </w:r>
      </w:ins>
      <w:r w:rsidR="00223A07" w:rsidRPr="00B77A92">
        <w:t>Time”</w:t>
      </w:r>
      <w:r w:rsidR="00474DDF" w:rsidRPr="00B77A92">
        <w:t xml:space="preserve"> </w:t>
      </w:r>
      <w:commentRangeEnd w:id="815"/>
      <w:r w:rsidR="006950F1" w:rsidRPr="00B77A92">
        <w:rPr>
          <w:rStyle w:val="CommentReference"/>
          <w:sz w:val="20"/>
          <w:lang w:val="en-GB"/>
        </w:rPr>
        <w:commentReference w:id="815"/>
      </w:r>
      <w:commentRangeEnd w:id="816"/>
      <w:r w:rsidR="007F7BF1">
        <w:rPr>
          <w:rStyle w:val="CommentReference"/>
        </w:rPr>
        <w:commentReference w:id="816"/>
      </w:r>
      <w:r w:rsidR="00474DDF" w:rsidRPr="00B77A92">
        <w:t>and</w:t>
      </w:r>
      <w:r w:rsidR="00223A07" w:rsidRPr="00B77A92">
        <w:t xml:space="preserve"> </w:t>
      </w:r>
      <w:r w:rsidR="00474DDF" w:rsidRPr="00B77A92">
        <w:t>t</w:t>
      </w:r>
      <w:r w:rsidR="009C5D16" w:rsidRPr="00B77A92">
        <w:t xml:space="preserve">he selected date or date range must be </w:t>
      </w:r>
      <w:commentRangeStart w:id="819"/>
      <w:del w:id="820" w:author="jonathan pritchard" w:date="2025-09-09T16:45:00Z" w16du:dateUtc="2025-09-09T15:45:00Z">
        <w:r w:rsidR="009C5D16" w:rsidRPr="00B77A92" w:rsidDel="00407755">
          <w:delText xml:space="preserve">readily </w:delText>
        </w:r>
      </w:del>
      <w:r w:rsidR="009C5D16" w:rsidRPr="00B77A92">
        <w:t>available</w:t>
      </w:r>
      <w:ins w:id="821" w:author="jonathan pritchard" w:date="2025-09-09T16:45:00Z" w16du:dateUtc="2025-09-09T15:45:00Z">
        <w:r w:rsidR="00407755">
          <w:t xml:space="preserve"> on demand</w:t>
        </w:r>
      </w:ins>
      <w:r w:rsidR="009C5D16" w:rsidRPr="00B77A92">
        <w:t>.</w:t>
      </w:r>
      <w:commentRangeEnd w:id="819"/>
      <w:r w:rsidR="00407755">
        <w:rPr>
          <w:rStyle w:val="CommentReference"/>
        </w:rPr>
        <w:commentReference w:id="819"/>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AFB9A6D" w:rsidR="00223A07" w:rsidRPr="00B77A92" w:rsidRDefault="00223A07" w:rsidP="00AE2737">
      <w:pPr>
        <w:pStyle w:val="ListParagraph"/>
        <w:numPr>
          <w:ilvl w:val="0"/>
          <w:numId w:val="54"/>
        </w:numPr>
        <w:spacing w:after="60" w:line="240" w:lineRule="auto"/>
        <w:jc w:val="both"/>
      </w:pPr>
      <w:r w:rsidRPr="00B77A92">
        <w:t xml:space="preserve">Display Not </w:t>
      </w:r>
      <w:del w:id="822" w:author="jonathan pritchard" w:date="2025-08-07T10:01:00Z" w16du:dateUtc="2025-08-07T09:01:00Z">
        <w:r w:rsidRPr="00B77A92" w:rsidDel="007F7BF1">
          <w:delText xml:space="preserve">Real </w:delText>
        </w:r>
      </w:del>
      <w:ins w:id="823" w:author="jonathan pritchard" w:date="2025-08-07T10:01:00Z" w16du:dateUtc="2025-08-07T09:01:00Z">
        <w:r w:rsidR="007F7BF1">
          <w:t>Current</w:t>
        </w:r>
        <w:r w:rsidR="007F7BF1" w:rsidRPr="00B77A92">
          <w:t xml:space="preserve"> </w:t>
        </w:r>
      </w:ins>
      <w:r w:rsidRPr="00B77A92">
        <w:t xml:space="preserve">Time – Display is based on date dd mmm </w:t>
      </w:r>
      <w:proofErr w:type="spellStart"/>
      <w:r w:rsidRPr="00B77A92">
        <w:t>yyyy</w:t>
      </w:r>
      <w:proofErr w:type="spellEnd"/>
    </w:p>
    <w:p w14:paraId="29683DEE" w14:textId="509C78C4" w:rsidR="00223A07" w:rsidRPr="00B77A92" w:rsidRDefault="00223A07" w:rsidP="00AE2737">
      <w:pPr>
        <w:pStyle w:val="ListParagraph"/>
        <w:numPr>
          <w:ilvl w:val="0"/>
          <w:numId w:val="54"/>
        </w:numPr>
        <w:spacing w:after="120" w:line="240" w:lineRule="auto"/>
        <w:ind w:left="714" w:hanging="357"/>
        <w:jc w:val="both"/>
      </w:pPr>
      <w:r w:rsidRPr="00B77A92">
        <w:t xml:space="preserve">Display Not </w:t>
      </w:r>
      <w:del w:id="824" w:author="jonathan pritchard" w:date="2025-08-07T10:01:00Z" w16du:dateUtc="2025-08-07T09:01:00Z">
        <w:r w:rsidRPr="00B77A92" w:rsidDel="007F7BF1">
          <w:delText xml:space="preserve">Real </w:delText>
        </w:r>
      </w:del>
      <w:ins w:id="825" w:author="jonathan pritchard" w:date="2025-08-07T10:01:00Z" w16du:dateUtc="2025-08-07T09:01:00Z">
        <w:r w:rsidR="007F7BF1">
          <w:t>Current</w:t>
        </w:r>
        <w:r w:rsidR="007F7BF1" w:rsidRPr="00B77A92">
          <w:t xml:space="preserve"> </w:t>
        </w:r>
      </w:ins>
      <w:r w:rsidRPr="00B77A92">
        <w:t xml:space="preserve">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826" w:name="_Toc194067128"/>
      <w:r w:rsidRPr="00450770">
        <w:t>Decluttering the screen</w:t>
      </w:r>
      <w:bookmarkEnd w:id="826"/>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827" w:name="_Toc194067129"/>
      <w:r w:rsidR="000C4FCD" w:rsidRPr="00450770">
        <w:t>IMO presentation elements</w:t>
      </w:r>
      <w:bookmarkEnd w:id="827"/>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828" w:name="_Ref49482141"/>
      <w:bookmarkStart w:id="829" w:name="_Toc194067130"/>
      <w:r w:rsidRPr="00450770">
        <w:t xml:space="preserve">Scale bar </w:t>
      </w:r>
      <w:r w:rsidR="006455DA" w:rsidRPr="00450770">
        <w:t>and</w:t>
      </w:r>
      <w:r w:rsidRPr="00450770">
        <w:t xml:space="preserve"> latitude scale</w:t>
      </w:r>
      <w:bookmarkEnd w:id="828"/>
      <w:bookmarkEnd w:id="829"/>
    </w:p>
    <w:p w14:paraId="5655115B" w14:textId="67FB481A" w:rsidR="00A9027F" w:rsidRPr="00450770" w:rsidRDefault="00A9027F" w:rsidP="00737C53">
      <w:pPr>
        <w:spacing w:after="60" w:line="240" w:lineRule="auto"/>
        <w:jc w:val="both"/>
      </w:pPr>
      <w:bookmarkStart w:id="830" w:name="_Hlk47653421"/>
      <w:r w:rsidRPr="00450770">
        <w:t xml:space="preserve">The IMO </w:t>
      </w:r>
      <w:r w:rsidR="001F7977" w:rsidRPr="00450770">
        <w:t>Performance Standards</w:t>
      </w:r>
      <w:r w:rsidRPr="00450770">
        <w:t xml:space="preserve"> require an indication of scale and range as part of the Display Base.</w:t>
      </w:r>
      <w:bookmarkEnd w:id="83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31"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31"/>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832" w:name="_Ref46837498"/>
      <w:bookmarkStart w:id="833"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832"/>
      <w:r w:rsidRPr="00B77A92">
        <w:t xml:space="preserve"> - Scale bar presentation</w:t>
      </w:r>
      <w:bookmarkEnd w:id="833"/>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834" w:name="_Ref49482026"/>
      <w:bookmarkStart w:id="835" w:name="_Toc194067131"/>
      <w:r w:rsidRPr="00450770">
        <w:t>North arrow</w:t>
      </w:r>
      <w:bookmarkEnd w:id="834"/>
      <w:bookmarkEnd w:id="835"/>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lastRenderedPageBreak/>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36" w:name="_Toc194067132"/>
      <w:r w:rsidRPr="00B77A92">
        <w:t>Graticule</w:t>
      </w:r>
      <w:bookmarkEnd w:id="836"/>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37" w:name="_Toc194067133"/>
      <w:r w:rsidRPr="00B77A92">
        <w:t>Display mode</w:t>
      </w:r>
      <w:bookmarkEnd w:id="837"/>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38" w:name="_Toc194067134"/>
      <w:r w:rsidRPr="00B77A92">
        <w:t>Black level adjustment symbol</w:t>
      </w:r>
      <w:bookmarkEnd w:id="838"/>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39" w:name="_Toc175130246"/>
      <w:bookmarkStart w:id="840" w:name="_Ref49340745"/>
      <w:bookmarkStart w:id="841" w:name="_Toc194067135"/>
      <w:bookmarkEnd w:id="839"/>
      <w:commentRangeStart w:id="842"/>
      <w:r w:rsidRPr="00B77A92">
        <w:t>Detection and notification of navigational hazards</w:t>
      </w:r>
      <w:bookmarkEnd w:id="840"/>
      <w:bookmarkEnd w:id="841"/>
      <w:commentRangeEnd w:id="842"/>
      <w:r w:rsidR="00407755">
        <w:rPr>
          <w:rStyle w:val="CommentReference"/>
          <w:b w:val="0"/>
          <w:bCs w:val="0"/>
        </w:rPr>
        <w:commentReference w:id="842"/>
      </w:r>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F06772" w:rsidRDefault="006A7A07" w:rsidP="009D43C5">
      <w:pPr>
        <w:spacing w:after="120" w:line="240" w:lineRule="auto"/>
        <w:jc w:val="both"/>
        <w:rPr>
          <w:ins w:id="843" w:author="jonathan pritchard" w:date="2025-08-07T07:21:00Z" w16du:dateUtc="2025-08-07T06:21:00Z"/>
          <w:strike/>
          <w:rPrChange w:id="844" w:author="jonathan pritchard" w:date="2025-08-07T07:22:00Z" w16du:dateUtc="2025-08-07T06:22:00Z">
            <w:rPr>
              <w:ins w:id="845" w:author="jonathan pritchard" w:date="2025-08-07T07:21:00Z" w16du:dateUtc="2025-08-07T06:21:00Z"/>
            </w:rPr>
          </w:rPrChange>
        </w:rPr>
      </w:pPr>
      <w:r w:rsidRPr="00F06772">
        <w:rPr>
          <w:strike/>
          <w:rPrChange w:id="846" w:author="jonathan pritchard" w:date="2025-08-07T07:22:00Z" w16du:dateUtc="2025-08-07T06:22:00Z">
            <w:rPr/>
          </w:rPrChange>
        </w:rPr>
        <w:t>T</w:t>
      </w:r>
      <w:r w:rsidR="004640A7" w:rsidRPr="00F06772">
        <w:rPr>
          <w:strike/>
          <w:rPrChange w:id="847" w:author="jonathan pritchard" w:date="2025-08-07T07:22:00Z" w16du:dateUtc="2025-08-07T06:22:00Z">
            <w:rPr/>
          </w:rPrChange>
        </w:rPr>
        <w:t xml:space="preserve">he highlight </w:t>
      </w:r>
      <w:r w:rsidR="00B15F52" w:rsidRPr="00F06772">
        <w:rPr>
          <w:strike/>
          <w:rPrChange w:id="848" w:author="jonathan pritchard" w:date="2025-08-07T07:22:00Z" w16du:dateUtc="2025-08-07T06:22:00Z">
            <w:rPr/>
          </w:rPrChange>
        </w:rPr>
        <w:t>must</w:t>
      </w:r>
      <w:r w:rsidR="002C4C4D" w:rsidRPr="00F06772">
        <w:rPr>
          <w:strike/>
          <w:rPrChange w:id="849" w:author="jonathan pritchard" w:date="2025-08-07T07:22:00Z" w16du:dateUtc="2025-08-07T06:22:00Z">
            <w:rPr/>
          </w:rPrChange>
        </w:rPr>
        <w:t xml:space="preserve"> </w:t>
      </w:r>
      <w:r w:rsidR="004640A7" w:rsidRPr="00F06772">
        <w:rPr>
          <w:strike/>
          <w:rPrChange w:id="850" w:author="jonathan pritchard" w:date="2025-08-07T07:22:00Z" w16du:dateUtc="2025-08-07T06:22:00Z">
            <w:rPr/>
          </w:rPrChange>
        </w:rPr>
        <w:t xml:space="preserve">indicate the intersection between the </w:t>
      </w:r>
      <w:r w:rsidR="004C4C4C" w:rsidRPr="00F06772">
        <w:rPr>
          <w:strike/>
          <w:rPrChange w:id="851" w:author="jonathan pritchard" w:date="2025-08-07T07:22:00Z" w16du:dateUtc="2025-08-07T06:22:00Z">
            <w:rPr/>
          </w:rPrChange>
        </w:rPr>
        <w:t>ship’s</w:t>
      </w:r>
      <w:r w:rsidR="004640A7" w:rsidRPr="00F06772">
        <w:rPr>
          <w:strike/>
          <w:rPrChange w:id="852" w:author="jonathan pritchard" w:date="2025-08-07T07:22:00Z" w16du:dateUtc="2025-08-07T06:22:00Z">
            <w:rPr/>
          </w:rPrChange>
        </w:rPr>
        <w:t xml:space="preserve"> </w:t>
      </w:r>
      <w:r w:rsidR="00CF7B61" w:rsidRPr="00F06772">
        <w:rPr>
          <w:strike/>
          <w:rPrChange w:id="853" w:author="jonathan pritchard" w:date="2025-08-07T07:22:00Z" w16du:dateUtc="2025-08-07T06:22:00Z">
            <w:rPr/>
          </w:rPrChange>
        </w:rPr>
        <w:t xml:space="preserve">look-ahead </w:t>
      </w:r>
      <w:r w:rsidR="004640A7" w:rsidRPr="00F06772">
        <w:rPr>
          <w:strike/>
          <w:rPrChange w:id="854" w:author="jonathan pritchard" w:date="2025-08-07T07:22:00Z" w16du:dateUtc="2025-08-07T06:22:00Z">
            <w:rPr/>
          </w:rPrChange>
        </w:rPr>
        <w:t xml:space="preserve">buffer (computed using </w:t>
      </w:r>
      <w:r w:rsidR="004C4C4C" w:rsidRPr="00F06772">
        <w:rPr>
          <w:strike/>
          <w:rPrChange w:id="855" w:author="jonathan pritchard" w:date="2025-08-07T07:22:00Z" w16du:dateUtc="2025-08-07T06:22:00Z">
            <w:rPr/>
          </w:rPrChange>
        </w:rPr>
        <w:t xml:space="preserve">speed, course, </w:t>
      </w:r>
      <w:r w:rsidR="00CF7B61" w:rsidRPr="00F06772">
        <w:rPr>
          <w:strike/>
          <w:rPrChange w:id="856" w:author="jonathan pritchard" w:date="2025-08-07T07:22:00Z" w16du:dateUtc="2025-08-07T06:22:00Z">
            <w:rPr/>
          </w:rPrChange>
        </w:rPr>
        <w:t>look-ahead</w:t>
      </w:r>
      <w:r w:rsidR="004640A7" w:rsidRPr="00F06772">
        <w:rPr>
          <w:strike/>
          <w:rPrChange w:id="857" w:author="jonathan pritchard" w:date="2025-08-07T07:22:00Z" w16du:dateUtc="2025-08-07T06:22:00Z">
            <w:rPr/>
          </w:rPrChange>
        </w:rPr>
        <w:t xml:space="preserve"> time and cross-track</w:t>
      </w:r>
      <w:r w:rsidR="004C4C4C" w:rsidRPr="00F06772">
        <w:rPr>
          <w:strike/>
          <w:rPrChange w:id="858" w:author="jonathan pritchard" w:date="2025-08-07T07:22:00Z" w16du:dateUtc="2025-08-07T06:22:00Z">
            <w:rPr/>
          </w:rPrChange>
        </w:rPr>
        <w:t xml:space="preserve"> deviation) and the</w:t>
      </w:r>
      <w:r w:rsidRPr="00F06772">
        <w:rPr>
          <w:strike/>
          <w:rPrChange w:id="859" w:author="jonathan pritchard" w:date="2025-08-07T07:22:00Z" w16du:dateUtc="2025-08-07T06:22:00Z">
            <w:rPr/>
          </w:rPrChange>
        </w:rPr>
        <w:t xml:space="preserve"> spatial components associated with alert instructions output by the portrayal</w:t>
      </w:r>
      <w:r w:rsidR="004C4C4C" w:rsidRPr="00F06772">
        <w:rPr>
          <w:strike/>
          <w:rPrChange w:id="860" w:author="jonathan pritchard" w:date="2025-08-07T07:22:00Z" w16du:dateUtc="2025-08-07T06:22:00Z">
            <w:rPr/>
          </w:rPrChange>
        </w:rPr>
        <w:t>.</w:t>
      </w:r>
    </w:p>
    <w:p w14:paraId="76F3208F" w14:textId="77777777" w:rsidR="00F06772" w:rsidRPr="00F06772" w:rsidRDefault="00F06772" w:rsidP="00F06772">
      <w:pPr>
        <w:pStyle w:val="ISOChange"/>
        <w:spacing w:before="60" w:after="60" w:line="240" w:lineRule="auto"/>
        <w:rPr>
          <w:ins w:id="861" w:author="jonathan pritchard" w:date="2025-08-07T07:22:00Z" w16du:dateUtc="2025-08-07T06:22:00Z"/>
          <w:sz w:val="20"/>
          <w:rPrChange w:id="862" w:author="jonathan pritchard" w:date="2025-08-07T07:22:00Z" w16du:dateUtc="2025-08-07T06:22:00Z">
            <w:rPr>
              <w:ins w:id="863" w:author="jonathan pritchard" w:date="2025-08-07T07:22:00Z" w16du:dateUtc="2025-08-07T06:22:00Z"/>
              <w:szCs w:val="18"/>
            </w:rPr>
          </w:rPrChange>
        </w:rPr>
      </w:pPr>
      <w:commentRangeStart w:id="864"/>
      <w:ins w:id="865" w:author="jonathan pritchard" w:date="2025-08-07T07:22:00Z" w16du:dateUtc="2025-08-07T06:22:00Z">
        <w:r w:rsidRPr="00F06772">
          <w:rPr>
            <w:sz w:val="20"/>
            <w:rPrChange w:id="866" w:author="jonathan pritchard" w:date="2025-08-07T07:22:00Z" w16du:dateUtc="2025-08-07T06:22:00Z">
              <w:rPr>
                <w:szCs w:val="18"/>
              </w:rPr>
            </w:rPrChange>
          </w:rPr>
          <w:t>When route planning, the ECDIS must provide a graphical indication of the intersection of:</w:t>
        </w:r>
      </w:ins>
    </w:p>
    <w:p w14:paraId="6834FAD1" w14:textId="77777777" w:rsidR="00F06772" w:rsidRPr="00F06772" w:rsidRDefault="00F06772" w:rsidP="00F06772">
      <w:pPr>
        <w:pStyle w:val="ISOChange"/>
        <w:numPr>
          <w:ilvl w:val="0"/>
          <w:numId w:val="247"/>
        </w:numPr>
        <w:spacing w:before="60" w:after="60" w:line="240" w:lineRule="auto"/>
        <w:rPr>
          <w:ins w:id="867" w:author="jonathan pritchard" w:date="2025-08-07T07:22:00Z" w16du:dateUtc="2025-08-07T06:22:00Z"/>
          <w:sz w:val="20"/>
          <w:rPrChange w:id="868" w:author="jonathan pritchard" w:date="2025-08-07T07:22:00Z" w16du:dateUtc="2025-08-07T06:22:00Z">
            <w:rPr>
              <w:ins w:id="869" w:author="jonathan pritchard" w:date="2025-08-07T07:22:00Z" w16du:dateUtc="2025-08-07T06:22:00Z"/>
              <w:szCs w:val="18"/>
            </w:rPr>
          </w:rPrChange>
        </w:rPr>
      </w:pPr>
      <w:ins w:id="870" w:author="jonathan pritchard" w:date="2025-08-07T07:22:00Z" w16du:dateUtc="2025-08-07T06:22:00Z">
        <w:r w:rsidRPr="00F06772">
          <w:rPr>
            <w:sz w:val="20"/>
            <w:rPrChange w:id="871" w:author="jonathan pritchard" w:date="2025-08-07T07:22:00Z" w16du:dateUtc="2025-08-07T06:22:00Z">
              <w:rPr>
                <w:szCs w:val="18"/>
              </w:rPr>
            </w:rPrChange>
          </w:rPr>
          <w:t xml:space="preserve">the area bounded by a user-specified distance from the route and </w:t>
        </w:r>
      </w:ins>
    </w:p>
    <w:p w14:paraId="53872148" w14:textId="77777777" w:rsidR="00F06772" w:rsidRPr="00F06772" w:rsidRDefault="00F06772" w:rsidP="00F06772">
      <w:pPr>
        <w:pStyle w:val="ISOChange"/>
        <w:numPr>
          <w:ilvl w:val="0"/>
          <w:numId w:val="247"/>
        </w:numPr>
        <w:spacing w:before="60" w:after="60" w:line="240" w:lineRule="auto"/>
        <w:rPr>
          <w:ins w:id="872" w:author="jonathan pritchard" w:date="2025-08-07T07:22:00Z" w16du:dateUtc="2025-08-07T06:22:00Z"/>
          <w:sz w:val="20"/>
          <w:rPrChange w:id="873" w:author="jonathan pritchard" w:date="2025-08-07T07:22:00Z" w16du:dateUtc="2025-08-07T06:22:00Z">
            <w:rPr>
              <w:ins w:id="874" w:author="jonathan pritchard" w:date="2025-08-07T07:22:00Z" w16du:dateUtc="2025-08-07T06:22:00Z"/>
              <w:szCs w:val="18"/>
            </w:rPr>
          </w:rPrChange>
        </w:rPr>
      </w:pPr>
      <w:ins w:id="875" w:author="jonathan pritchard" w:date="2025-08-07T07:22:00Z" w16du:dateUtc="2025-08-07T06:22:00Z">
        <w:r w:rsidRPr="00F06772">
          <w:rPr>
            <w:sz w:val="20"/>
            <w:rPrChange w:id="876" w:author="jonathan pritchard" w:date="2025-08-07T07:22:00Z" w16du:dateUtc="2025-08-07T06:22:00Z">
              <w:rPr>
                <w:szCs w:val="18"/>
              </w:rPr>
            </w:rPrChange>
          </w:rPr>
          <w:t xml:space="preserve">the spatial components associated with alert instructions output by the portrayal. </w:t>
        </w:r>
      </w:ins>
    </w:p>
    <w:p w14:paraId="02149C94" w14:textId="77777777" w:rsidR="00F06772" w:rsidRPr="00F06772" w:rsidRDefault="00F06772" w:rsidP="00F06772">
      <w:pPr>
        <w:pStyle w:val="ISOChange"/>
        <w:spacing w:before="60" w:after="60" w:line="240" w:lineRule="auto"/>
        <w:rPr>
          <w:ins w:id="877" w:author="jonathan pritchard" w:date="2025-08-07T07:22:00Z" w16du:dateUtc="2025-08-07T06:22:00Z"/>
          <w:sz w:val="20"/>
          <w:rPrChange w:id="878" w:author="jonathan pritchard" w:date="2025-08-07T07:22:00Z" w16du:dateUtc="2025-08-07T06:22:00Z">
            <w:rPr>
              <w:ins w:id="879" w:author="jonathan pritchard" w:date="2025-08-07T07:22:00Z" w16du:dateUtc="2025-08-07T06:22:00Z"/>
              <w:szCs w:val="18"/>
            </w:rPr>
          </w:rPrChange>
        </w:rPr>
      </w:pPr>
      <w:ins w:id="880" w:author="jonathan pritchard" w:date="2025-08-07T07:22:00Z" w16du:dateUtc="2025-08-07T06:22:00Z">
        <w:r w:rsidRPr="00F06772">
          <w:rPr>
            <w:sz w:val="20"/>
            <w:rPrChange w:id="881" w:author="jonathan pritchard" w:date="2025-08-07T07:22:00Z" w16du:dateUtc="2025-08-07T06:22:00Z">
              <w:rPr>
                <w:szCs w:val="18"/>
              </w:rPr>
            </w:rPrChange>
          </w:rPr>
          <w:t>When route monitoring, the ECDIS must provide a graphical indication of the intersection of:</w:t>
        </w:r>
      </w:ins>
    </w:p>
    <w:p w14:paraId="6BC78FF0" w14:textId="77777777" w:rsidR="00F06772" w:rsidRPr="00F06772" w:rsidRDefault="00F06772" w:rsidP="00F06772">
      <w:pPr>
        <w:pStyle w:val="ISOChange"/>
        <w:numPr>
          <w:ilvl w:val="0"/>
          <w:numId w:val="247"/>
        </w:numPr>
        <w:spacing w:before="60" w:after="60" w:line="240" w:lineRule="auto"/>
        <w:rPr>
          <w:ins w:id="882" w:author="jonathan pritchard" w:date="2025-08-07T07:22:00Z" w16du:dateUtc="2025-08-07T06:22:00Z"/>
          <w:sz w:val="20"/>
          <w:rPrChange w:id="883" w:author="jonathan pritchard" w:date="2025-08-07T07:22:00Z" w16du:dateUtc="2025-08-07T06:22:00Z">
            <w:rPr>
              <w:ins w:id="884" w:author="jonathan pritchard" w:date="2025-08-07T07:22:00Z" w16du:dateUtc="2025-08-07T06:22:00Z"/>
              <w:szCs w:val="18"/>
            </w:rPr>
          </w:rPrChange>
        </w:rPr>
      </w:pPr>
      <w:ins w:id="885" w:author="jonathan pritchard" w:date="2025-08-07T07:22:00Z" w16du:dateUtc="2025-08-07T06:22:00Z">
        <w:r w:rsidRPr="00F06772">
          <w:rPr>
            <w:sz w:val="20"/>
            <w:rPrChange w:id="886" w:author="jonathan pritchard" w:date="2025-08-07T07:22:00Z" w16du:dateUtc="2025-08-07T06:22:00Z">
              <w:rPr>
                <w:szCs w:val="18"/>
              </w:rPr>
            </w:rPrChange>
          </w:rPr>
          <w:lastRenderedPageBreak/>
          <w:t xml:space="preserve">the area bounded by a user-specified distance from the current and next legs of the route (as a minimum) and </w:t>
        </w:r>
      </w:ins>
    </w:p>
    <w:p w14:paraId="61F233B2" w14:textId="4CEC2CB8" w:rsidR="00F06772" w:rsidRPr="00F06772" w:rsidRDefault="00F06772">
      <w:pPr>
        <w:pStyle w:val="ISOChange"/>
        <w:numPr>
          <w:ilvl w:val="0"/>
          <w:numId w:val="247"/>
        </w:numPr>
        <w:spacing w:before="60" w:after="60" w:line="240" w:lineRule="auto"/>
        <w:rPr>
          <w:ins w:id="887" w:author="jonathan pritchard" w:date="2025-08-07T07:22:00Z" w16du:dateUtc="2025-08-07T06:22:00Z"/>
          <w:sz w:val="20"/>
          <w:rPrChange w:id="888" w:author="jonathan pritchard" w:date="2025-08-07T07:23:00Z" w16du:dateUtc="2025-08-07T06:23:00Z">
            <w:rPr>
              <w:ins w:id="889" w:author="jonathan pritchard" w:date="2025-08-07T07:22:00Z" w16du:dateUtc="2025-08-07T06:22:00Z"/>
              <w:szCs w:val="18"/>
            </w:rPr>
          </w:rPrChange>
        </w:rPr>
        <w:pPrChange w:id="890" w:author="jonathan pritchard" w:date="2025-08-07T07:23:00Z" w16du:dateUtc="2025-08-07T06:23:00Z">
          <w:pPr>
            <w:pStyle w:val="ISOChange"/>
            <w:spacing w:before="60" w:after="60" w:line="240" w:lineRule="auto"/>
          </w:pPr>
        </w:pPrChange>
      </w:pPr>
      <w:ins w:id="891" w:author="jonathan pritchard" w:date="2025-08-07T07:22:00Z" w16du:dateUtc="2025-08-07T06:22:00Z">
        <w:r w:rsidRPr="00F06772">
          <w:rPr>
            <w:sz w:val="20"/>
            <w:rPrChange w:id="892" w:author="jonathan pritchard" w:date="2025-08-07T07:22:00Z" w16du:dateUtc="2025-08-07T06:22:00Z">
              <w:rPr>
                <w:szCs w:val="18"/>
              </w:rPr>
            </w:rPrChange>
          </w:rPr>
          <w:t xml:space="preserve">the spatial components associated with alert instructions output by the portrayal. </w:t>
        </w:r>
      </w:ins>
    </w:p>
    <w:p w14:paraId="23B60D48" w14:textId="77777777" w:rsidR="00F06772" w:rsidRPr="00F06772" w:rsidRDefault="00F06772" w:rsidP="00F06772">
      <w:pPr>
        <w:pStyle w:val="ISOChange"/>
        <w:spacing w:before="60" w:after="60" w:line="240" w:lineRule="auto"/>
        <w:rPr>
          <w:ins w:id="893" w:author="jonathan pritchard" w:date="2025-08-07T07:22:00Z" w16du:dateUtc="2025-08-07T06:22:00Z"/>
          <w:sz w:val="20"/>
          <w:rPrChange w:id="894" w:author="jonathan pritchard" w:date="2025-08-07T07:22:00Z" w16du:dateUtc="2025-08-07T06:22:00Z">
            <w:rPr>
              <w:ins w:id="895" w:author="jonathan pritchard" w:date="2025-08-07T07:22:00Z" w16du:dateUtc="2025-08-07T06:22:00Z"/>
              <w:szCs w:val="18"/>
            </w:rPr>
          </w:rPrChange>
        </w:rPr>
      </w:pPr>
      <w:ins w:id="896" w:author="jonathan pritchard" w:date="2025-08-07T07:22:00Z" w16du:dateUtc="2025-08-07T06:22:00Z">
        <w:r w:rsidRPr="00F06772">
          <w:rPr>
            <w:sz w:val="20"/>
            <w:rPrChange w:id="897" w:author="jonathan pritchard" w:date="2025-08-07T07:22:00Z" w16du:dateUtc="2025-08-07T06:22:00Z">
              <w:rPr>
                <w:szCs w:val="18"/>
              </w:rPr>
            </w:rPrChange>
          </w:rPr>
          <w:t>When route monitoring, the ECDIS must provide an additional graphical indication of the intersection of:</w:t>
        </w:r>
      </w:ins>
    </w:p>
    <w:p w14:paraId="4E615960" w14:textId="01AFFC01" w:rsidR="00F06772" w:rsidRPr="00F06772" w:rsidRDefault="00F06772" w:rsidP="00F06772">
      <w:pPr>
        <w:pStyle w:val="ISOChange"/>
        <w:numPr>
          <w:ilvl w:val="0"/>
          <w:numId w:val="248"/>
        </w:numPr>
        <w:spacing w:before="60" w:after="60" w:line="240" w:lineRule="auto"/>
        <w:rPr>
          <w:ins w:id="898" w:author="jonathan pritchard" w:date="2025-08-07T07:23:00Z" w16du:dateUtc="2025-08-07T06:23:00Z"/>
          <w:sz w:val="20"/>
        </w:rPr>
      </w:pPr>
      <w:ins w:id="899" w:author="jonathan pritchard" w:date="2025-08-07T07:22:00Z" w16du:dateUtc="2025-08-07T06:22:00Z">
        <w:r w:rsidRPr="00F06772">
          <w:rPr>
            <w:sz w:val="20"/>
            <w:rPrChange w:id="900" w:author="jonathan pritchard" w:date="2025-08-07T07:22:00Z" w16du:dateUtc="2025-08-07T06:22:00Z">
              <w:rPr>
                <w:szCs w:val="18"/>
              </w:rPr>
            </w:rPrChange>
          </w:rPr>
          <w:t xml:space="preserve">the area bounded by a user-specified distance from a vector extending from own ship in the direction of own ship’s course for a user-specified time or distance and </w:t>
        </w:r>
        <w:r w:rsidRPr="00F06772">
          <w:rPr>
            <w:sz w:val="22"/>
            <w:szCs w:val="22"/>
            <w:rPrChange w:id="901" w:author="jonathan pritchard" w:date="2025-08-07T07:23:00Z" w16du:dateUtc="2025-08-07T06:23:00Z">
              <w:rPr>
                <w:sz w:val="20"/>
              </w:rPr>
            </w:rPrChange>
          </w:rPr>
          <w:t xml:space="preserve"> </w:t>
        </w:r>
        <w:r w:rsidRPr="00F06772">
          <w:rPr>
            <w:sz w:val="20"/>
            <w:szCs w:val="22"/>
            <w:rPrChange w:id="902" w:author="jonathan pritchard" w:date="2025-08-07T07:23:00Z" w16du:dateUtc="2025-08-07T06:23:00Z">
              <w:rPr/>
            </w:rPrChange>
          </w:rPr>
          <w:t>the spatial components associated with alert instructions output by the portrayal.</w:t>
        </w:r>
      </w:ins>
      <w:commentRangeEnd w:id="864"/>
      <w:ins w:id="903" w:author="jonathan pritchard" w:date="2025-08-07T07:23:00Z" w16du:dateUtc="2025-08-07T06:23:00Z">
        <w:r>
          <w:rPr>
            <w:rStyle w:val="CommentReference"/>
            <w:rFonts w:eastAsia="MS Mincho"/>
            <w:lang w:eastAsia="ja-JP"/>
          </w:rPr>
          <w:commentReference w:id="864"/>
        </w:r>
      </w:ins>
    </w:p>
    <w:p w14:paraId="2F25FE6F" w14:textId="77777777" w:rsidR="00F06772" w:rsidRPr="004307B9" w:rsidRDefault="00F06772">
      <w:pPr>
        <w:pStyle w:val="ISOChange"/>
        <w:spacing w:before="60" w:after="60" w:line="240" w:lineRule="auto"/>
        <w:pPrChange w:id="904" w:author="jonathan pritchard" w:date="2025-08-07T07:23:00Z" w16du:dateUtc="2025-08-07T06:23:00Z">
          <w:pPr>
            <w:spacing w:after="120" w:line="240" w:lineRule="auto"/>
            <w:jc w:val="both"/>
          </w:pPr>
        </w:pPrChange>
      </w:pP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905" w:name="_Ref47321487"/>
      <w:bookmarkStart w:id="906"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905"/>
      <w:r w:rsidRPr="00B77A92">
        <w:t xml:space="preserve"> - Example</w:t>
      </w:r>
      <w:r w:rsidR="00A96A31" w:rsidRPr="00B77A92">
        <w:t>s</w:t>
      </w:r>
      <w:r w:rsidRPr="00B77A92">
        <w:t xml:space="preserve"> of indication highlight</w:t>
      </w:r>
      <w:bookmarkEnd w:id="906"/>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907" w:name="_Ref49340750"/>
      <w:bookmarkStart w:id="908" w:name="_Toc194067136"/>
      <w:commentRangeStart w:id="909"/>
      <w:r w:rsidRPr="00B77A92">
        <w:t>Detection of areas for which special conditions exist</w:t>
      </w:r>
      <w:bookmarkEnd w:id="907"/>
      <w:bookmarkEnd w:id="908"/>
      <w:commentRangeEnd w:id="909"/>
      <w:r w:rsidR="00D81E16">
        <w:rPr>
          <w:rStyle w:val="CommentReference"/>
          <w:b w:val="0"/>
          <w:bCs w:val="0"/>
        </w:rPr>
        <w:commentReference w:id="909"/>
      </w:r>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910" w:name="_Toc194067137"/>
      <w:r w:rsidRPr="00B77A92">
        <w:t>Definition</w:t>
      </w:r>
      <w:r w:rsidR="001275B6" w:rsidRPr="00B77A92">
        <w:t xml:space="preserve"> of safety contour</w:t>
      </w:r>
      <w:bookmarkEnd w:id="910"/>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911" w:name="_Ref49340754"/>
      <w:bookmarkStart w:id="912" w:name="_Toc194067138"/>
      <w:r w:rsidRPr="00B77A92">
        <w:t>Detection of safety contour</w:t>
      </w:r>
      <w:bookmarkEnd w:id="911"/>
      <w:bookmarkEnd w:id="912"/>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lastRenderedPageBreak/>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913" w:name="_Hlk189057382"/>
      <w:r w:rsidRPr="002D7DEE">
        <w:rPr>
          <w:i/>
          <w:iCs/>
        </w:rPr>
        <w:t>A graphical indication should be given if the current or the next leg of the selected route passes closer than a user-specified distance from the safety contour.</w:t>
      </w:r>
    </w:p>
    <w:bookmarkEnd w:id="913"/>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914"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914"/>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915" w:name="_Toc194067139"/>
      <w:r w:rsidRPr="00733813">
        <w:t>Indications related to ENC accuracy</w:t>
      </w:r>
      <w:bookmarkEnd w:id="915"/>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916" w:name="_Toc194067140"/>
      <w:r w:rsidRPr="00155ADB">
        <w:lastRenderedPageBreak/>
        <w:t>Check area extension value – S-101</w:t>
      </w:r>
      <w:r>
        <w:t xml:space="preserve"> only</w:t>
      </w:r>
      <w:bookmarkEnd w:id="916"/>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917"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917"/>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918" w:name="_Toc194067142"/>
      <w:commentRangeStart w:id="919"/>
      <w:r w:rsidRPr="00155ADB">
        <w:t xml:space="preserve">Check area extension value – S-102 </w:t>
      </w:r>
      <w:r>
        <w:t xml:space="preserve">depth substitution </w:t>
      </w:r>
      <w:r w:rsidRPr="00155ADB">
        <w:t>and S-104</w:t>
      </w:r>
      <w:r>
        <w:t xml:space="preserve"> adjustment</w:t>
      </w:r>
      <w:bookmarkEnd w:id="918"/>
      <w:commentRangeEnd w:id="919"/>
      <w:r w:rsidR="00407755">
        <w:rPr>
          <w:rStyle w:val="CommentReference"/>
          <w:b w:val="0"/>
          <w:bCs w:val="0"/>
        </w:rPr>
        <w:commentReference w:id="919"/>
      </w:r>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920" w:name="_Ref88060090"/>
      <w:bookmarkStart w:id="921" w:name="_Toc194067143"/>
      <w:r>
        <w:t>Enhanced</w:t>
      </w:r>
      <w:r w:rsidR="00927EBE" w:rsidRPr="00B77A92">
        <w:t xml:space="preserve"> Safety Contour</w:t>
      </w:r>
      <w:bookmarkEnd w:id="920"/>
      <w:r w:rsidR="007D1C60" w:rsidRPr="00B77A92">
        <w:t xml:space="preserve"> and Water Level Adjustment.</w:t>
      </w:r>
      <w:bookmarkEnd w:id="921"/>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922" w:name="_Toc194067144"/>
      <w:r w:rsidR="004F141B">
        <w:t>Other</w:t>
      </w:r>
      <w:r w:rsidR="00286BF8" w:rsidRPr="00B77A92">
        <w:t xml:space="preserve"> specified display features</w:t>
      </w:r>
      <w:bookmarkStart w:id="923" w:name="_Toc175130256"/>
      <w:bookmarkStart w:id="924" w:name="_Toc175130257"/>
      <w:bookmarkStart w:id="925" w:name="_Toc175130258"/>
      <w:bookmarkStart w:id="926" w:name="_Toc175130259"/>
      <w:bookmarkStart w:id="927" w:name="_Toc175130260"/>
      <w:bookmarkStart w:id="928" w:name="_Toc175130261"/>
      <w:bookmarkStart w:id="929" w:name="_Toc175130262"/>
      <w:bookmarkEnd w:id="922"/>
      <w:bookmarkEnd w:id="923"/>
      <w:bookmarkEnd w:id="924"/>
      <w:bookmarkEnd w:id="925"/>
      <w:bookmarkEnd w:id="926"/>
      <w:bookmarkEnd w:id="927"/>
      <w:bookmarkEnd w:id="928"/>
      <w:bookmarkEnd w:id="929"/>
      <w:r w:rsidR="001A432B" w:rsidRPr="00450770">
        <w:rPr>
          <w:strike/>
        </w:rPr>
        <w:t xml:space="preserve"> </w:t>
      </w:r>
    </w:p>
    <w:p w14:paraId="413066EB" w14:textId="52B7C055" w:rsidR="00411F4B" w:rsidRPr="00B812CA" w:rsidRDefault="00411F4B" w:rsidP="00411F4B">
      <w:pPr>
        <w:pStyle w:val="Heading3"/>
      </w:pPr>
      <w:bookmarkStart w:id="930" w:name="_Toc194067145"/>
      <w:bookmarkStart w:id="931" w:name="_Ref48912766"/>
      <w:r w:rsidRPr="00A527F0">
        <w:t>Legend</w:t>
      </w:r>
      <w:bookmarkEnd w:id="930"/>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E6E8B01" w14:textId="791362D2" w:rsidR="001822E6" w:rsidRPr="001822E6" w:rsidRDefault="001822E6" w:rsidP="00530F27">
      <w:pPr>
        <w:pStyle w:val="ListParagraph"/>
        <w:numPr>
          <w:ilvl w:val="0"/>
          <w:numId w:val="246"/>
        </w:numPr>
        <w:spacing w:after="60" w:line="240" w:lineRule="auto"/>
        <w:jc w:val="both"/>
        <w:rPr>
          <w:ins w:id="932" w:author="jonathan pritchard" w:date="2025-07-23T13:37:00Z" w16du:dateUtc="2025-07-23T12:37:00Z"/>
          <w:highlight w:val="yellow"/>
          <w:rPrChange w:id="933" w:author="jonathan pritchard" w:date="2025-07-23T13:39:00Z" w16du:dateUtc="2025-07-23T12:39:00Z">
            <w:rPr>
              <w:ins w:id="934" w:author="jonathan pritchard" w:date="2025-07-23T13:37:00Z" w16du:dateUtc="2025-07-23T12:37:00Z"/>
            </w:rPr>
          </w:rPrChange>
        </w:rPr>
      </w:pPr>
      <w:ins w:id="935" w:author="jonathan pritchard" w:date="2025-07-23T13:37:00Z" w16du:dateUtc="2025-07-23T12:37:00Z">
        <w:r w:rsidRPr="001822E6">
          <w:rPr>
            <w:highlight w:val="yellow"/>
            <w:rPrChange w:id="936" w:author="jonathan pritchard" w:date="2025-07-23T13:39:00Z" w16du:dateUtc="2025-07-23T12:39:00Z">
              <w:rPr/>
            </w:rPrChange>
          </w:rPr>
          <w:t>Units for Depth</w:t>
        </w:r>
      </w:ins>
    </w:p>
    <w:p w14:paraId="06600D7A" w14:textId="4AE40166" w:rsidR="001822E6" w:rsidRPr="001822E6" w:rsidRDefault="001822E6" w:rsidP="00530F27">
      <w:pPr>
        <w:pStyle w:val="ListParagraph"/>
        <w:numPr>
          <w:ilvl w:val="0"/>
          <w:numId w:val="246"/>
        </w:numPr>
        <w:spacing w:after="60" w:line="240" w:lineRule="auto"/>
        <w:jc w:val="both"/>
        <w:rPr>
          <w:ins w:id="937" w:author="jonathan pritchard" w:date="2025-07-23T13:37:00Z" w16du:dateUtc="2025-07-23T12:37:00Z"/>
          <w:highlight w:val="yellow"/>
          <w:rPrChange w:id="938" w:author="jonathan pritchard" w:date="2025-07-23T13:39:00Z" w16du:dateUtc="2025-07-23T12:39:00Z">
            <w:rPr>
              <w:ins w:id="939" w:author="jonathan pritchard" w:date="2025-07-23T13:37:00Z" w16du:dateUtc="2025-07-23T12:37:00Z"/>
            </w:rPr>
          </w:rPrChange>
        </w:rPr>
      </w:pPr>
      <w:ins w:id="940" w:author="jonathan pritchard" w:date="2025-07-23T13:37:00Z" w16du:dateUtc="2025-07-23T12:37:00Z">
        <w:r w:rsidRPr="001822E6">
          <w:rPr>
            <w:highlight w:val="yellow"/>
            <w:rPrChange w:id="941" w:author="jonathan pritchard" w:date="2025-07-23T13:39:00Z" w16du:dateUtc="2025-07-23T12:39:00Z">
              <w:rPr/>
            </w:rPrChange>
          </w:rPr>
          <w:t>Units for Height</w:t>
        </w:r>
      </w:ins>
    </w:p>
    <w:p w14:paraId="21007C12" w14:textId="3202BF38" w:rsidR="00411F4B" w:rsidRPr="00A527F0" w:rsidRDefault="00411F4B" w:rsidP="00530F27">
      <w:pPr>
        <w:pStyle w:val="ListParagraph"/>
        <w:numPr>
          <w:ilvl w:val="0"/>
          <w:numId w:val="246"/>
        </w:numPr>
        <w:spacing w:after="60" w:line="240" w:lineRule="auto"/>
        <w:jc w:val="both"/>
      </w:pPr>
      <w:r w:rsidRPr="00A527F0">
        <w:t xml:space="preserve">Scale of display; </w:t>
      </w:r>
      <w:r w:rsidRPr="001822E6">
        <w:rPr>
          <w:strike/>
          <w:rPrChange w:id="942" w:author="jonathan pritchard" w:date="2025-07-23T13:37:00Z" w16du:dateUtc="2025-07-23T12:37:00Z">
            <w:rPr/>
          </w:rPrChange>
        </w:rPr>
        <w:t>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lastRenderedPageBreak/>
        <w:t>Horizontal datum;</w:t>
      </w:r>
    </w:p>
    <w:p w14:paraId="0F672DAE" w14:textId="62B70F7A" w:rsidR="001822E6" w:rsidRDefault="00411F4B" w:rsidP="001822E6">
      <w:pPr>
        <w:pStyle w:val="ListParagraph"/>
        <w:numPr>
          <w:ilvl w:val="0"/>
          <w:numId w:val="246"/>
        </w:numPr>
        <w:spacing w:after="60" w:line="240" w:lineRule="auto"/>
        <w:jc w:val="both"/>
        <w:rPr>
          <w:ins w:id="943" w:author="jonathan pritchard" w:date="2025-07-23T13:37:00Z" w16du:dateUtc="2025-07-23T12:37:00Z"/>
        </w:rPr>
      </w:pPr>
      <w:r w:rsidRPr="00B94DFF">
        <w:t xml:space="preserve">The value of the safety depth </w:t>
      </w:r>
      <w:ins w:id="944" w:author="jonathan pritchard" w:date="2025-07-23T13:37:00Z" w16du:dateUtc="2025-07-23T12:37:00Z">
        <w:r w:rsidR="001822E6" w:rsidRPr="00B94DFF">
          <w:t>selected by the mariner</w:t>
        </w:r>
        <w:r w:rsidR="001822E6" w:rsidRPr="001822E6">
          <w:rPr>
            <w:highlight w:val="yellow"/>
            <w:rPrChange w:id="945" w:author="jonathan pritchard" w:date="2025-07-23T13:38:00Z" w16du:dateUtc="2025-07-23T12:38:00Z">
              <w:rPr/>
            </w:rPrChange>
          </w:rPr>
          <w:t xml:space="preserve">, </w:t>
        </w:r>
        <w:r w:rsidR="001822E6" w:rsidRPr="001822E6">
          <w:rPr>
            <w:strike/>
            <w:highlight w:val="yellow"/>
            <w:rPrChange w:id="946" w:author="jonathan pritchard" w:date="2025-07-23T13:38:00Z" w16du:dateUtc="2025-07-23T12:38:00Z">
              <w:rPr/>
            </w:rPrChange>
          </w:rPr>
          <w:t>if used</w:t>
        </w:r>
      </w:ins>
    </w:p>
    <w:p w14:paraId="6C119F69" w14:textId="0EC155E1" w:rsidR="00411F4B" w:rsidRPr="00B94DFF" w:rsidDel="001822E6" w:rsidRDefault="00411F4B">
      <w:pPr>
        <w:pStyle w:val="ListParagraph"/>
        <w:numPr>
          <w:ilvl w:val="0"/>
          <w:numId w:val="246"/>
        </w:numPr>
        <w:spacing w:after="60" w:line="240" w:lineRule="auto"/>
        <w:jc w:val="both"/>
        <w:rPr>
          <w:del w:id="947" w:author="jonathan pritchard" w:date="2025-07-23T13:37:00Z" w16du:dateUtc="2025-07-23T12:37:00Z"/>
        </w:rPr>
      </w:pPr>
      <w:del w:id="948" w:author="jonathan pritchard" w:date="2025-07-23T13:37:00Z" w16du:dateUtc="2025-07-23T12:37:00Z">
        <w:r w:rsidRPr="00B94DFF" w:rsidDel="001822E6">
          <w:delText>if used;</w:delText>
        </w:r>
      </w:del>
    </w:p>
    <w:p w14:paraId="27F00FF4" w14:textId="77777777" w:rsidR="001822E6" w:rsidRDefault="00411F4B" w:rsidP="001822E6">
      <w:pPr>
        <w:pStyle w:val="ListParagraph"/>
        <w:numPr>
          <w:ilvl w:val="0"/>
          <w:numId w:val="246"/>
        </w:numPr>
        <w:spacing w:after="60" w:line="240" w:lineRule="auto"/>
        <w:jc w:val="both"/>
        <w:rPr>
          <w:ins w:id="949" w:author="jonathan pritchard" w:date="2025-07-23T13:36:00Z" w16du:dateUtc="2025-07-23T12:36:00Z"/>
        </w:rPr>
      </w:pPr>
      <w:r w:rsidRPr="00B94DFF">
        <w:t xml:space="preserve">The value of the safety contour selected by the mariner, </w:t>
      </w:r>
    </w:p>
    <w:p w14:paraId="7B1D78AA" w14:textId="704989E5" w:rsidR="00411F4B" w:rsidRPr="002D7DEE" w:rsidRDefault="00411F4B" w:rsidP="00530F27">
      <w:pPr>
        <w:pStyle w:val="ListParagraph"/>
        <w:numPr>
          <w:ilvl w:val="0"/>
          <w:numId w:val="246"/>
        </w:numPr>
        <w:spacing w:after="60" w:line="240" w:lineRule="auto"/>
        <w:jc w:val="both"/>
      </w:pPr>
      <w:del w:id="950" w:author="jonathan pritchard" w:date="2025-07-23T13:37:00Z" w16du:dateUtc="2025-07-23T12:37:00Z">
        <w:r w:rsidRPr="00B94DFF" w:rsidDel="001822E6">
          <w:delText>as well as t</w:delText>
        </w:r>
      </w:del>
      <w:ins w:id="951" w:author="jonathan pritchard" w:date="2025-07-23T13:37:00Z" w16du:dateUtc="2025-07-23T12:37:00Z">
        <w:r w:rsidR="001822E6">
          <w:t>T</w:t>
        </w:r>
      </w:ins>
      <w:r w:rsidRPr="00B94DFF">
        <w: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2DD1C871" w:rsidR="00411F4B" w:rsidRDefault="00411F4B" w:rsidP="00530F27">
      <w:pPr>
        <w:spacing w:after="120" w:line="240" w:lineRule="auto"/>
        <w:jc w:val="both"/>
      </w:pPr>
      <w:r w:rsidRPr="00A527F0">
        <w:t xml:space="preserve">Since attempting to display all the above items for all displayed data products may lead to an unduly large legend, manufacturers may suppress information from data products other than ENCs. If this is done, the suppressed information should be available through </w:t>
      </w:r>
      <w:commentRangeStart w:id="952"/>
      <w:r w:rsidRPr="00A527F0">
        <w:t>simple operator action</w:t>
      </w:r>
      <w:commentRangeEnd w:id="952"/>
      <w:r w:rsidR="00407755">
        <w:rPr>
          <w:rStyle w:val="CommentReference"/>
        </w:rPr>
        <w:commentReference w:id="952"/>
      </w:r>
      <w:r w:rsidRPr="00A527F0">
        <w:t>,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953" w:name="_Toc194067146"/>
      <w:r>
        <w:t>Legend details</w:t>
      </w:r>
      <w:bookmarkEnd w:id="953"/>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954" w:name="_Toc194067147"/>
      <w:r w:rsidRPr="00450770">
        <w:t>ECDIS Legend</w:t>
      </w:r>
      <w:bookmarkEnd w:id="931"/>
      <w:bookmarkEnd w:id="954"/>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D469E2" w:rsidRDefault="007B5B9A" w:rsidP="000A67D1">
            <w:pPr>
              <w:spacing w:before="60" w:after="60"/>
              <w:rPr>
                <w:highlight w:val="yellow"/>
                <w:rPrChange w:id="955" w:author="jonathan pritchard" w:date="2025-10-14T12:32:00Z" w16du:dateUtc="2025-10-14T11:32:00Z">
                  <w:rPr/>
                </w:rPrChange>
              </w:rPr>
            </w:pPr>
            <w:r w:rsidRPr="00D469E2">
              <w:rPr>
                <w:highlight w:val="yellow"/>
                <w:rPrChange w:id="956" w:author="jonathan pritchard" w:date="2025-10-14T12:32:00Z" w16du:dateUtc="2025-10-14T11:32:00Z">
                  <w:rPr/>
                </w:rPrChange>
              </w:rPr>
              <w:t>Units for depth</w:t>
            </w:r>
          </w:p>
        </w:tc>
        <w:tc>
          <w:tcPr>
            <w:tcW w:w="5791" w:type="dxa"/>
          </w:tcPr>
          <w:p w14:paraId="5AB94129" w14:textId="34C835D6" w:rsidR="007B5B9A" w:rsidRPr="00D469E2" w:rsidRDefault="001E2115" w:rsidP="000A67D1">
            <w:pPr>
              <w:spacing w:before="60" w:after="60"/>
              <w:rPr>
                <w:highlight w:val="yellow"/>
                <w:rPrChange w:id="957" w:author="jonathan pritchard" w:date="2025-10-14T12:32:00Z" w16du:dateUtc="2025-10-14T11:32:00Z">
                  <w:rPr/>
                </w:rPrChange>
              </w:rPr>
            </w:pPr>
            <w:r w:rsidRPr="00D469E2">
              <w:rPr>
                <w:highlight w:val="yellow"/>
                <w:rPrChange w:id="958" w:author="jonathan pritchard" w:date="2025-10-14T12:32:00Z" w16du:dateUtc="2025-10-14T11:32:00Z">
                  <w:rPr/>
                </w:rPrChange>
              </w:rPr>
              <w:t>Axis Unit of Measure (</w:t>
            </w:r>
            <w:r w:rsidR="007B5B9A" w:rsidRPr="00D469E2">
              <w:rPr>
                <w:highlight w:val="yellow"/>
                <w:rPrChange w:id="959" w:author="jonathan pritchard" w:date="2025-10-14T12:32:00Z" w16du:dateUtc="2025-10-14T11:32:00Z">
                  <w:rPr/>
                </w:rPrChange>
              </w:rPr>
              <w:t>AXUM</w:t>
            </w:r>
            <w:r w:rsidRPr="00D469E2">
              <w:rPr>
                <w:highlight w:val="yellow"/>
                <w:rPrChange w:id="960" w:author="jonathan pritchard" w:date="2025-10-14T12:32:00Z" w16du:dateUtc="2025-10-14T11:32:00Z">
                  <w:rPr/>
                </w:rPrChange>
              </w:rPr>
              <w:t>)</w:t>
            </w:r>
            <w:r w:rsidR="007B5B9A" w:rsidRPr="00D469E2">
              <w:rPr>
                <w:highlight w:val="yellow"/>
                <w:rPrChange w:id="961" w:author="jonathan pritchard" w:date="2025-10-14T12:32:00Z" w16du:dateUtc="2025-10-14T11:32:00Z">
                  <w:rPr/>
                </w:rPrChange>
              </w:rPr>
              <w:t xml:space="preserve"> subfield in the </w:t>
            </w:r>
            <w:r w:rsidRPr="00D469E2">
              <w:rPr>
                <w:highlight w:val="yellow"/>
                <w:rPrChange w:id="962" w:author="jonathan pritchard" w:date="2025-10-14T12:32:00Z" w16du:dateUtc="2025-10-14T11:32:00Z">
                  <w:rPr/>
                </w:rPrChange>
              </w:rPr>
              <w:t>Coordinate System Axes (</w:t>
            </w:r>
            <w:r w:rsidR="007B5B9A" w:rsidRPr="00D469E2">
              <w:rPr>
                <w:highlight w:val="yellow"/>
                <w:rPrChange w:id="963" w:author="jonathan pritchard" w:date="2025-10-14T12:32:00Z" w16du:dateUtc="2025-10-14T11:32:00Z">
                  <w:rPr/>
                </w:rPrChange>
              </w:rPr>
              <w:t>CSAX</w:t>
            </w:r>
            <w:r w:rsidRPr="00D469E2">
              <w:rPr>
                <w:highlight w:val="yellow"/>
                <w:rPrChange w:id="964" w:author="jonathan pritchard" w:date="2025-10-14T12:32:00Z" w16du:dateUtc="2025-10-14T11:32:00Z">
                  <w:rPr/>
                </w:rPrChange>
              </w:rPr>
              <w:t>)</w:t>
            </w:r>
            <w:r w:rsidR="007B5B9A" w:rsidRPr="00D469E2">
              <w:rPr>
                <w:highlight w:val="yellow"/>
                <w:rPrChange w:id="965" w:author="jonathan pritchard" w:date="2025-10-14T12:32:00Z" w16du:dateUtc="2025-10-14T11:32:00Z">
                  <w:rPr/>
                </w:rPrChange>
              </w:rPr>
              <w:t xml:space="preserve"> field</w:t>
            </w:r>
          </w:p>
        </w:tc>
      </w:tr>
      <w:tr w:rsidR="007B5B9A" w:rsidRPr="00B77A92" w14:paraId="0424E24B" w14:textId="77777777" w:rsidTr="007A2540">
        <w:trPr>
          <w:cantSplit/>
          <w:jc w:val="center"/>
        </w:trPr>
        <w:tc>
          <w:tcPr>
            <w:tcW w:w="3305" w:type="dxa"/>
          </w:tcPr>
          <w:p w14:paraId="458726B0" w14:textId="77777777" w:rsidR="007B5B9A" w:rsidRPr="00D469E2" w:rsidRDefault="007B5B9A" w:rsidP="000A67D1">
            <w:pPr>
              <w:spacing w:before="60" w:after="60"/>
              <w:rPr>
                <w:highlight w:val="yellow"/>
                <w:rPrChange w:id="966" w:author="jonathan pritchard" w:date="2025-10-14T12:32:00Z" w16du:dateUtc="2025-10-14T11:32:00Z">
                  <w:rPr/>
                </w:rPrChange>
              </w:rPr>
            </w:pPr>
            <w:r w:rsidRPr="00D469E2">
              <w:rPr>
                <w:highlight w:val="yellow"/>
                <w:rPrChange w:id="967" w:author="jonathan pritchard" w:date="2025-10-14T12:32:00Z" w16du:dateUtc="2025-10-14T11:32:00Z">
                  <w:rPr/>
                </w:rPrChange>
              </w:rPr>
              <w:t>Units for height</w:t>
            </w:r>
          </w:p>
        </w:tc>
        <w:tc>
          <w:tcPr>
            <w:tcW w:w="5791" w:type="dxa"/>
          </w:tcPr>
          <w:p w14:paraId="6CE40F1E" w14:textId="77777777" w:rsidR="007B5B9A" w:rsidRPr="00D469E2" w:rsidRDefault="007B5B9A" w:rsidP="000A67D1">
            <w:pPr>
              <w:spacing w:before="60" w:after="60"/>
              <w:rPr>
                <w:highlight w:val="yellow"/>
                <w:rPrChange w:id="968" w:author="jonathan pritchard" w:date="2025-10-14T12:32:00Z" w16du:dateUtc="2025-10-14T11:32:00Z">
                  <w:rPr/>
                </w:rPrChange>
              </w:rPr>
            </w:pPr>
            <w:r w:rsidRPr="00D469E2">
              <w:rPr>
                <w:highlight w:val="yellow"/>
                <w:rPrChange w:id="969" w:author="jonathan pritchard" w:date="2025-10-14T12:32:00Z" w16du:dateUtc="2025-10-14T11:32:00Z">
                  <w:rPr/>
                </w:rPrChange>
              </w:rPr>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lastRenderedPageBreak/>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w:t>
            </w:r>
            <w:commentRangeStart w:id="970"/>
            <w:r w:rsidR="007B5B9A" w:rsidRPr="00B77A92">
              <w:t>available</w:t>
            </w:r>
            <w:commentRangeEnd w:id="970"/>
            <w:r w:rsidR="00C97614">
              <w:rPr>
                <w:rStyle w:val="CommentReference"/>
              </w:rPr>
              <w:commentReference w:id="970"/>
            </w:r>
            <w:r w:rsidR="007B5B9A" w:rsidRPr="00B77A92">
              <w:t>.</w:t>
            </w:r>
          </w:p>
          <w:p w14:paraId="02353BF3" w14:textId="69EB81F0" w:rsidR="00066F3D" w:rsidRPr="00B77A92" w:rsidRDefault="00066F3D" w:rsidP="000A67D1">
            <w:pPr>
              <w:spacing w:before="60" w:after="60"/>
            </w:pPr>
            <w:r w:rsidRPr="00C97614">
              <w:rPr>
                <w:highlight w:val="yellow"/>
                <w:rPrChange w:id="971" w:author="jonathan pritchard" w:date="2025-10-07T22:25:00Z" w16du:dateUtc="2025-10-07T21:25:00Z">
                  <w:rPr/>
                </w:rPrChange>
              </w:rPr>
              <w:t>(</w:t>
            </w:r>
            <w:proofErr w:type="spellStart"/>
            <w:r w:rsidRPr="00C97614">
              <w:rPr>
                <w:i/>
                <w:iCs/>
                <w:highlight w:val="yellow"/>
                <w:rPrChange w:id="972" w:author="jonathan pritchard" w:date="2025-10-07T22:25:00Z" w16du:dateUtc="2025-10-07T21:25:00Z">
                  <w:rPr>
                    <w:i/>
                    <w:iCs/>
                  </w:rPr>
                </w:rPrChange>
              </w:rPr>
              <w:t>verticalDatum</w:t>
            </w:r>
            <w:proofErr w:type="spellEnd"/>
            <w:r w:rsidRPr="00C97614">
              <w:rPr>
                <w:highlight w:val="yellow"/>
                <w:rPrChange w:id="973" w:author="jonathan pritchard" w:date="2025-10-07T22:25:00Z" w16du:dateUtc="2025-10-07T21:25:00Z">
                  <w:rPr/>
                </w:rPrChange>
              </w:rPr>
              <w:t xml:space="preserve"> attributes of individual features </w:t>
            </w:r>
            <w:r w:rsidR="00A14827" w:rsidRPr="00C97614">
              <w:rPr>
                <w:highlight w:val="yellow"/>
                <w:rPrChange w:id="974" w:author="jonathan pritchard" w:date="2025-10-07T22:25:00Z" w16du:dateUtc="2025-10-07T21:25:00Z">
                  <w:rPr/>
                </w:rPrChange>
              </w:rPr>
              <w:t xml:space="preserve">must </w:t>
            </w:r>
            <w:r w:rsidRPr="00C97614">
              <w:rPr>
                <w:highlight w:val="yellow"/>
                <w:rPrChange w:id="975" w:author="jonathan pritchard" w:date="2025-10-07T22:25:00Z" w16du:dateUtc="2025-10-07T21:25:00Z">
                  <w:rPr/>
                </w:rPrChange>
              </w:rPr>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commentRangeStart w:id="976"/>
            <w:r w:rsidRPr="00530F27">
              <w:rPr>
                <w:i/>
                <w:iCs/>
              </w:rPr>
              <w:t>Note: If the Mariner has selected a contour that is not available in the ENC and the ECDIS displays a default contour, both the contour selected and the contour displayed must be quoted</w:t>
            </w:r>
            <w:commentRangeEnd w:id="976"/>
            <w:r w:rsidR="00407755">
              <w:rPr>
                <w:rStyle w:val="CommentReference"/>
              </w:rPr>
              <w:commentReference w:id="976"/>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0B51DF" w:rsidRDefault="0082094D" w:rsidP="000A67D1">
            <w:pPr>
              <w:spacing w:before="60" w:after="60"/>
              <w:rPr>
                <w:rPrChange w:id="977" w:author="jonathan pritchard" w:date="2025-08-07T11:26:00Z" w16du:dateUtc="2025-08-07T10:26:00Z">
                  <w:rPr>
                    <w:i/>
                    <w:iCs/>
                  </w:rPr>
                </w:rPrChange>
              </w:rPr>
            </w:pPr>
            <w:r w:rsidRPr="000B51DF">
              <w:rPr>
                <w:rPrChange w:id="978" w:author="jonathan pritchard" w:date="2025-08-07T11:26:00Z" w16du:dateUtc="2025-08-07T10:26:00Z">
                  <w:rPr>
                    <w:i/>
                    <w:iCs/>
                  </w:rPr>
                </w:rPrChange>
              </w:rPr>
              <w:t xml:space="preserve">The value of the dataset metadata attribute </w:t>
            </w:r>
            <w:proofErr w:type="spellStart"/>
            <w:r w:rsidRPr="000B51DF">
              <w:rPr>
                <w:rPrChange w:id="979" w:author="jonathan pritchard" w:date="2025-08-07T11:26:00Z" w16du:dateUtc="2025-08-07T10:26:00Z">
                  <w:rPr>
                    <w:i/>
                    <w:iCs/>
                  </w:rPr>
                </w:rPrChange>
              </w:rPr>
              <w:t>dataDynamicity</w:t>
            </w:r>
            <w:proofErr w:type="spellEnd"/>
            <w:r w:rsidRPr="000B51DF">
              <w:rPr>
                <w:rPrChange w:id="980" w:author="jonathan pritchard" w:date="2025-08-07T11:26:00Z" w16du:dateUtc="2025-08-07T10:26:00Z">
                  <w:rPr>
                    <w:i/>
                    <w:iCs/>
                  </w:rPr>
                </w:rPrChange>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981" w:name="_Ref47362462"/>
      <w:r w:rsidRPr="00B77A92">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981"/>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982" w:name="_Ref49473397"/>
      <w:r>
        <w:t xml:space="preserve"> </w:t>
      </w:r>
      <w:bookmarkStart w:id="983" w:name="_Toc194067148"/>
      <w:r w:rsidR="00627DB2" w:rsidRPr="00760179">
        <w:t>Displaying</w:t>
      </w:r>
      <w:r w:rsidR="00627DB2" w:rsidRPr="00B77A92">
        <w:t xml:space="preserve"> manual and automatic updates and added information</w:t>
      </w:r>
      <w:bookmarkEnd w:id="982"/>
      <w:bookmarkEnd w:id="983"/>
    </w:p>
    <w:p w14:paraId="0E293B91" w14:textId="6EEE2B6B" w:rsidR="00453DD3" w:rsidRPr="002D7DEE" w:rsidRDefault="00453DD3" w:rsidP="00453DD3">
      <w:pPr>
        <w:pStyle w:val="Heading3"/>
      </w:pPr>
      <w:bookmarkStart w:id="984" w:name="_Toc194067149"/>
      <w:r w:rsidRPr="002D7DEE">
        <w:t>Manual updates</w:t>
      </w:r>
      <w:bookmarkEnd w:id="984"/>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9EC986A" w:rsidR="00453DD3" w:rsidRPr="002D7DEE" w:rsidRDefault="00453DD3" w:rsidP="00D42BC9">
      <w:pPr>
        <w:jc w:val="both"/>
      </w:pPr>
      <w:r w:rsidRPr="002D7DEE">
        <w:t xml:space="preserve">A manually updated feature must be capable of the same performance in feature selection, response to cursor-picking, etc, as an ENC feature. In addition, it must provide updating information (identification and </w:t>
      </w:r>
      <w:commentRangeStart w:id="985"/>
      <w:r w:rsidRPr="002D7DEE">
        <w:t>source of update</w:t>
      </w:r>
      <w:ins w:id="986" w:author="jonathan pritchard" w:date="2025-08-07T07:34:00Z" w16du:dateUtc="2025-08-07T06:34:00Z">
        <w:r w:rsidR="00D27EFF">
          <w:t xml:space="preserve"> (i.e. manual update)</w:t>
        </w:r>
      </w:ins>
      <w:r w:rsidRPr="002D7DEE">
        <w:t xml:space="preserve">, when </w:t>
      </w:r>
      <w:del w:id="987" w:author="jonathan pritchard" w:date="2025-08-07T07:34:00Z" w16du:dateUtc="2025-08-07T06:34:00Z">
        <w:r w:rsidRPr="002D7DEE" w:rsidDel="00D27EFF">
          <w:delText xml:space="preserve">and by whom </w:delText>
        </w:r>
      </w:del>
      <w:r w:rsidRPr="002D7DEE">
        <w:t>entered</w:t>
      </w:r>
      <w:del w:id="988" w:author="jonathan pritchard" w:date="2025-08-07T07:34:00Z" w16du:dateUtc="2025-08-07T06:34:00Z">
        <w:r w:rsidRPr="002D7DEE" w:rsidDel="00D27EFF">
          <w:delText>,</w:delText>
        </w:r>
      </w:del>
      <w:r w:rsidRPr="002D7DEE">
        <w:t xml:space="preserve"> etc) on cursor picking</w:t>
      </w:r>
      <w:commentRangeEnd w:id="985"/>
      <w:r w:rsidR="00D27EFF">
        <w:rPr>
          <w:rStyle w:val="CommentReference"/>
        </w:rPr>
        <w:commentReference w:id="985"/>
      </w:r>
    </w:p>
    <w:p w14:paraId="59239C20" w14:textId="051A7D23" w:rsidR="00D42BC9" w:rsidRDefault="00D42BC9" w:rsidP="00D42BC9">
      <w:pPr>
        <w:spacing w:after="120" w:line="240" w:lineRule="auto"/>
        <w:jc w:val="both"/>
      </w:pPr>
      <w:r w:rsidRPr="00760179">
        <w:lastRenderedPageBreak/>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087006DF"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w:t>
      </w:r>
      <w:r w:rsidRPr="00D27EFF">
        <w:rPr>
          <w:strike/>
          <w:rPrChange w:id="989" w:author="jonathan pritchard" w:date="2025-08-07T07:32:00Z" w16du:dateUtc="2025-08-07T06:32:00Z">
            <w:rPr/>
          </w:rPrChange>
        </w:rPr>
        <w:t xml:space="preserve">Manual updates must be displayed as described in this clause. A selection of standardised symbols must be made available for preparing </w:t>
      </w:r>
      <w:commentRangeStart w:id="990"/>
      <w:commentRangeStart w:id="991"/>
      <w:r w:rsidRPr="00D27EFF">
        <w:rPr>
          <w:strike/>
          <w:rPrChange w:id="992" w:author="jonathan pritchard" w:date="2025-08-07T07:32:00Z" w16du:dateUtc="2025-08-07T06:32:00Z">
            <w:rPr/>
          </w:rPrChange>
        </w:rPr>
        <w:t>hand-entered chart corrections</w:t>
      </w:r>
      <w:commentRangeEnd w:id="990"/>
      <w:r w:rsidR="001B4A0B" w:rsidRPr="00D27EFF">
        <w:rPr>
          <w:rStyle w:val="CommentReference"/>
          <w:strike/>
          <w:sz w:val="20"/>
          <w:lang w:val="en-GB"/>
          <w:rPrChange w:id="993" w:author="jonathan pritchard" w:date="2025-08-07T07:32:00Z" w16du:dateUtc="2025-08-07T06:32:00Z">
            <w:rPr>
              <w:rStyle w:val="CommentReference"/>
              <w:sz w:val="20"/>
              <w:lang w:val="en-GB"/>
            </w:rPr>
          </w:rPrChange>
        </w:rPr>
        <w:commentReference w:id="990"/>
      </w:r>
      <w:commentRangeEnd w:id="991"/>
      <w:r w:rsidR="00D27EFF">
        <w:rPr>
          <w:rStyle w:val="CommentReference"/>
        </w:rPr>
        <w:commentReference w:id="991"/>
      </w:r>
      <w:r w:rsidRPr="00D27EFF">
        <w:rPr>
          <w:strike/>
          <w:rPrChange w:id="994" w:author="jonathan pritchard" w:date="2025-08-07T07:32:00Z" w16du:dateUtc="2025-08-07T06:32:00Z">
            <w:rPr/>
          </w:rPrChange>
        </w:rPr>
        <w:t xml:space="preserve">. </w:t>
      </w:r>
      <w:ins w:id="995" w:author="jonathan pritchard" w:date="2025-08-07T07:32:00Z" w16du:dateUtc="2025-08-07T06:32:00Z">
        <w:r w:rsidR="00D27EFF" w:rsidRPr="002D302A">
          <w:rPr>
            <w:strike/>
          </w:rPr>
          <w:t>The original chart features must not be removed or altered</w:t>
        </w:r>
        <w:r w:rsidR="00D27EFF" w:rsidRPr="00D27EFF" w:rsidDel="00D27EFF">
          <w:rPr>
            <w:strike/>
          </w:rPr>
          <w:t xml:space="preserve"> </w:t>
        </w:r>
      </w:ins>
      <w:del w:id="996" w:author="jonathan pritchard" w:date="2025-08-07T07:32:00Z" w16du:dateUtc="2025-08-07T06:32:00Z">
        <w:r w:rsidRPr="00D27EFF" w:rsidDel="00D27EFF">
          <w:rPr>
            <w:strike/>
            <w:rPrChange w:id="997" w:author="jonathan pritchard" w:date="2025-08-07T07:32:00Z" w16du:dateUtc="2025-08-07T06:32:00Z">
              <w:rPr/>
            </w:rPrChange>
          </w:rPr>
          <w:delText>The original chart features must not be removed or altered</w:delText>
        </w:r>
      </w:del>
      <w:r w:rsidRPr="00D27EFF">
        <w:rPr>
          <w:strike/>
          <w:rPrChange w:id="998" w:author="jonathan pritchard" w:date="2025-08-07T07:32:00Z" w16du:dateUtc="2025-08-07T06:32:00Z">
            <w:rPr/>
          </w:rPrChange>
        </w:rPr>
        <w:t>. A description and list of all symbols reserved for manual chart updates is contained in Appendix A</w:t>
      </w:r>
      <w:ins w:id="999" w:author="jonathan pritchard" w:date="2025-08-07T07:31:00Z" w16du:dateUtc="2025-08-07T06:31:00Z">
        <w:r w:rsidR="00D27EFF" w:rsidRPr="00D27EFF">
          <w:rPr>
            <w:strike/>
            <w:rPrChange w:id="1000" w:author="jonathan pritchard" w:date="2025-08-07T07:32:00Z" w16du:dateUtc="2025-08-07T06:32:00Z">
              <w:rPr/>
            </w:rPrChange>
          </w:rPr>
          <w:t>.</w:t>
        </w:r>
        <w:r w:rsidR="00D27EFF">
          <w:t xml:space="preserve"> </w:t>
        </w:r>
        <w:r w:rsidR="00D27EFF" w:rsidRPr="00D27EFF">
          <w:t>The mariner must be able to enter manual updates to the chart using any of the symbols listed in Appendix A. Manual updates must support attribution, as well as the indications and alerts defined in Appendix A.</w:t>
        </w:r>
      </w:ins>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1001" w:name="_Toc194067150"/>
      <w:r>
        <w:t>Additional Mariner’s Information</w:t>
      </w:r>
      <w:bookmarkEnd w:id="1001"/>
    </w:p>
    <w:p w14:paraId="264E9C4B" w14:textId="77777777" w:rsidR="00D27EFF" w:rsidRDefault="00D27EFF" w:rsidP="00D27EFF">
      <w:pPr>
        <w:rPr>
          <w:ins w:id="1002" w:author="jonathan pritchard" w:date="2025-08-07T07:36:00Z" w16du:dateUtc="2025-08-07T06:36:00Z"/>
        </w:rPr>
      </w:pPr>
      <w:ins w:id="1003" w:author="jonathan pritchard" w:date="2025-08-07T07:36:00Z" w16du:dateUtc="2025-08-07T06:36:00Z">
        <w:r>
          <w:t>The mariner should be able to add:</w:t>
        </w:r>
      </w:ins>
    </w:p>
    <w:p w14:paraId="30CEA245" w14:textId="0DD5F017" w:rsidR="00D27EFF" w:rsidRDefault="00D27EFF">
      <w:pPr>
        <w:pStyle w:val="ListParagraph"/>
        <w:numPr>
          <w:ilvl w:val="0"/>
          <w:numId w:val="251"/>
        </w:numPr>
        <w:rPr>
          <w:ins w:id="1004" w:author="jonathan pritchard" w:date="2025-08-07T07:36:00Z" w16du:dateUtc="2025-08-07T06:36:00Z"/>
        </w:rPr>
        <w:pPrChange w:id="1005" w:author="jonathan pritchard" w:date="2025-08-07T07:36:00Z" w16du:dateUtc="2025-08-07T06:36:00Z">
          <w:pPr/>
        </w:pPrChange>
      </w:pPr>
      <w:ins w:id="1006" w:author="jonathan pritchard" w:date="2025-08-07T07:36:00Z" w16du:dateUtc="2025-08-07T06:36:00Z">
        <w:r>
          <w:t>simple point objects including the mariner’s caution note (!) or mariner’s information note[</w:t>
        </w:r>
        <w:proofErr w:type="spellStart"/>
        <w:r>
          <w:t>i</w:t>
        </w:r>
        <w:proofErr w:type="spellEnd"/>
        <w:r>
          <w:t>]</w:t>
        </w:r>
      </w:ins>
    </w:p>
    <w:p w14:paraId="0233ED50" w14:textId="4F5F739F" w:rsidR="00D27EFF" w:rsidRDefault="00D27EFF">
      <w:pPr>
        <w:pStyle w:val="ListParagraph"/>
        <w:numPr>
          <w:ilvl w:val="0"/>
          <w:numId w:val="251"/>
        </w:numPr>
        <w:rPr>
          <w:ins w:id="1007" w:author="jonathan pritchard" w:date="2025-08-07T07:36:00Z" w16du:dateUtc="2025-08-07T06:36:00Z"/>
        </w:rPr>
        <w:pPrChange w:id="1008" w:author="jonathan pritchard" w:date="2025-08-07T07:36:00Z" w16du:dateUtc="2025-08-07T06:36:00Z">
          <w:pPr/>
        </w:pPrChange>
      </w:pPr>
      <w:ins w:id="1009" w:author="jonathan pritchard" w:date="2025-08-07T07:36:00Z" w16du:dateUtc="2025-08-07T06:36:00Z">
        <w:r>
          <w:t>simple lines and areas</w:t>
        </w:r>
      </w:ins>
    </w:p>
    <w:p w14:paraId="1D23CB0A" w14:textId="3923803A" w:rsidR="00D27EFF" w:rsidRDefault="00D27EFF">
      <w:pPr>
        <w:pStyle w:val="ListParagraph"/>
        <w:numPr>
          <w:ilvl w:val="0"/>
          <w:numId w:val="251"/>
        </w:numPr>
        <w:rPr>
          <w:ins w:id="1010" w:author="jonathan pritchard" w:date="2025-08-07T07:36:00Z" w16du:dateUtc="2025-08-07T06:36:00Z"/>
        </w:rPr>
        <w:pPrChange w:id="1011" w:author="jonathan pritchard" w:date="2025-08-07T07:36:00Z" w16du:dateUtc="2025-08-07T06:36:00Z">
          <w:pPr/>
        </w:pPrChange>
      </w:pPr>
      <w:ins w:id="1012" w:author="jonathan pritchard" w:date="2025-08-07T07:36:00Z" w16du:dateUtc="2025-08-07T06:36:00Z">
        <w:r>
          <w:t xml:space="preserve">text notes </w:t>
        </w:r>
      </w:ins>
    </w:p>
    <w:p w14:paraId="59F18049" w14:textId="1F1609CA" w:rsidR="006668B5" w:rsidRDefault="00D27EFF" w:rsidP="00523124">
      <w:ins w:id="1013" w:author="jonathan pritchard" w:date="2025-08-07T07:36:00Z" w16du:dateUtc="2025-08-07T06:36:00Z">
        <w:r>
          <w:t>IEC 61174 adds further requirements for Additional Mariner’s Information.</w:t>
        </w:r>
      </w:ins>
      <w:ins w:id="1014" w:author="jonathan pritchard" w:date="2025-08-07T07:37:00Z" w16du:dateUtc="2025-08-07T06:37:00Z">
        <w:r>
          <w:t xml:space="preserve"> </w:t>
        </w:r>
      </w:ins>
      <w:r w:rsidR="006668B5" w:rsidRPr="006668B5">
        <w:t>Mariner’s Caution Notes and</w:t>
      </w:r>
      <w:del w:id="1015" w:author="jonathan pritchard" w:date="2025-08-07T07:36:00Z" w16du:dateUtc="2025-08-07T06:36:00Z">
        <w:r w:rsidR="006668B5" w:rsidRPr="006668B5" w:rsidDel="00D27EFF">
          <w:delText xml:space="preserve"> a</w:delText>
        </w:r>
      </w:del>
      <w:r w:rsidR="006668B5" w:rsidRPr="006668B5">
        <w:t xml:space="preserve"> Mariner’s Information Notes must be presented according to IEC 61174 or IEC 62288, as applicable </w:t>
      </w:r>
      <w:del w:id="1016" w:author="jonathan pritchard" w:date="2025-08-07T07:37:00Z" w16du:dateUtc="2025-08-07T06:37:00Z">
        <w:r w:rsidR="006668B5" w:rsidRPr="006668B5" w:rsidDel="00D27EFF">
          <w:delText>[</w:delText>
        </w:r>
      </w:del>
      <w:r w:rsidR="006668B5" w:rsidRPr="006668B5">
        <w:t>and available</w:t>
      </w:r>
      <w:del w:id="1017" w:author="jonathan pritchard" w:date="2025-08-07T07:37:00Z" w16du:dateUtc="2025-08-07T06:37:00Z">
        <w:r w:rsidR="006668B5" w:rsidRPr="006668B5" w:rsidDel="00D27EFF">
          <w:delText>]</w:delText>
        </w:r>
      </w:del>
      <w:r w:rsidR="006668B5" w:rsidRPr="006668B5">
        <w:t>.</w:t>
      </w:r>
    </w:p>
    <w:p w14:paraId="4FE5E097" w14:textId="4E8EDE43" w:rsidR="00523124" w:rsidRPr="00D27EFF" w:rsidRDefault="00523124" w:rsidP="00523124">
      <w:pPr>
        <w:rPr>
          <w:b/>
          <w:bCs/>
          <w:strike/>
        </w:rPr>
      </w:pPr>
      <w:commentRangeStart w:id="1018"/>
      <w:r w:rsidRPr="00D27EFF">
        <w:rPr>
          <w:strike/>
          <w:rPrChange w:id="1019" w:author="jonathan pritchard" w:date="2025-08-07T07:35:00Z" w16du:dateUtc="2025-08-07T06:35:00Z">
            <w:rPr/>
          </w:rPrChange>
        </w:rPr>
        <w:t>Point cautions and notes entered by the mariner and the manufacturer must be distinguished by the colours orange and yellow respectively.</w:t>
      </w:r>
      <w:commentRangeEnd w:id="1018"/>
      <w:r w:rsidR="00D27EFF">
        <w:rPr>
          <w:rStyle w:val="CommentReference"/>
        </w:rPr>
        <w:commentReference w:id="1018"/>
      </w:r>
    </w:p>
    <w:p w14:paraId="4AB76D16" w14:textId="04695F0F" w:rsidR="00A0054D" w:rsidRDefault="00A0054D" w:rsidP="00EC44E4">
      <w:pPr>
        <w:pStyle w:val="Heading3"/>
      </w:pPr>
      <w:bookmarkStart w:id="1020" w:name="_Toc188368685"/>
      <w:bookmarkStart w:id="1021" w:name="_Toc188621887"/>
      <w:bookmarkStart w:id="1022" w:name="_Toc188950468"/>
      <w:bookmarkStart w:id="1023" w:name="_Toc188968384"/>
      <w:bookmarkStart w:id="1024" w:name="_Toc188968609"/>
      <w:bookmarkStart w:id="1025" w:name="_Toc188368686"/>
      <w:bookmarkStart w:id="1026" w:name="_Toc188621888"/>
      <w:bookmarkStart w:id="1027" w:name="_Toc188950469"/>
      <w:bookmarkStart w:id="1028" w:name="_Toc188968385"/>
      <w:bookmarkStart w:id="1029" w:name="_Toc188968610"/>
      <w:bookmarkStart w:id="1030" w:name="_Toc194067151"/>
      <w:bookmarkStart w:id="1031" w:name="_Ref49450116"/>
      <w:bookmarkEnd w:id="1020"/>
      <w:bookmarkEnd w:id="1021"/>
      <w:bookmarkEnd w:id="1022"/>
      <w:bookmarkEnd w:id="1023"/>
      <w:bookmarkEnd w:id="1024"/>
      <w:bookmarkEnd w:id="1025"/>
      <w:bookmarkEnd w:id="1026"/>
      <w:bookmarkEnd w:id="1027"/>
      <w:bookmarkEnd w:id="1028"/>
      <w:bookmarkEnd w:id="1029"/>
      <w:r>
        <w:t>Automatic Updates</w:t>
      </w:r>
      <w:bookmarkEnd w:id="1030"/>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1032" w:name="_Toc194067152"/>
      <w:r>
        <w:t>I</w:t>
      </w:r>
      <w:r w:rsidR="000A049F" w:rsidRPr="00B77A92">
        <w:t>dentifying automatic chart corrections on demand</w:t>
      </w:r>
      <w:bookmarkEnd w:id="1031"/>
      <w:bookmarkEnd w:id="1032"/>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lastRenderedPageBreak/>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033" w:name="_Toc194067153"/>
      <w:bookmarkStart w:id="1034" w:name="_Ref49450002"/>
      <w:r w:rsidRPr="00C01EFB">
        <w:t>Update Information</w:t>
      </w:r>
      <w:bookmarkEnd w:id="1033"/>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81E16" w:rsidRDefault="004F141B" w:rsidP="004F141B">
      <w:pPr>
        <w:pStyle w:val="Heading3"/>
        <w:rPr>
          <w:highlight w:val="yellow"/>
          <w:rPrChange w:id="1035" w:author="jonathan pritchard" w:date="2025-09-09T15:00:00Z" w16du:dateUtc="2025-09-09T14:00:00Z">
            <w:rPr/>
          </w:rPrChange>
        </w:rPr>
      </w:pPr>
      <w:bookmarkStart w:id="1036" w:name="_Toc194061764"/>
      <w:bookmarkStart w:id="1037" w:name="_Toc194067154"/>
      <w:bookmarkStart w:id="1038" w:name="_Toc194061765"/>
      <w:bookmarkStart w:id="1039" w:name="_Toc194067155"/>
      <w:bookmarkStart w:id="1040" w:name="_Toc178784413"/>
      <w:bookmarkStart w:id="1041" w:name="_Toc178784414"/>
      <w:bookmarkStart w:id="1042" w:name="_Toc178784415"/>
      <w:bookmarkStart w:id="1043" w:name="_Toc178784416"/>
      <w:bookmarkStart w:id="1044" w:name="_Toc178784417"/>
      <w:bookmarkStart w:id="1045" w:name="_Toc178784418"/>
      <w:bookmarkStart w:id="1046" w:name="_Toc178784419"/>
      <w:bookmarkStart w:id="1047" w:name="_Toc178784420"/>
      <w:bookmarkStart w:id="1048" w:name="_Toc178784421"/>
      <w:bookmarkStart w:id="1049" w:name="_Toc178784422"/>
      <w:bookmarkStart w:id="1050" w:name="_Toc178784423"/>
      <w:bookmarkStart w:id="1051" w:name="_Toc175130268"/>
      <w:bookmarkStart w:id="1052" w:name="_Toc175130291"/>
      <w:bookmarkStart w:id="1053" w:name="_Toc194067156"/>
      <w:bookmarkEnd w:id="1034"/>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commentRangeStart w:id="1054"/>
      <w:r w:rsidRPr="00D81E16">
        <w:rPr>
          <w:highlight w:val="yellow"/>
          <w:rPrChange w:id="1055" w:author="jonathan pritchard" w:date="2025-09-09T15:00:00Z" w16du:dateUtc="2025-09-09T14:00:00Z">
            <w:rPr/>
          </w:rPrChange>
        </w:rPr>
        <w:t>Non</w:t>
      </w:r>
      <w:r w:rsidR="00CF6F82" w:rsidRPr="00D81E16">
        <w:rPr>
          <w:highlight w:val="yellow"/>
          <w:rPrChange w:id="1056" w:author="jonathan pritchard" w:date="2025-09-09T15:00:00Z" w16du:dateUtc="2025-09-09T14:00:00Z">
            <w:rPr/>
          </w:rPrChange>
        </w:rPr>
        <w:t>-official</w:t>
      </w:r>
      <w:r w:rsidRPr="00D81E16">
        <w:rPr>
          <w:highlight w:val="yellow"/>
          <w:rPrChange w:id="1057" w:author="jonathan pritchard" w:date="2025-09-09T15:00:00Z" w16du:dateUtc="2025-09-09T14:00:00Z">
            <w:rPr/>
          </w:rPrChange>
        </w:rPr>
        <w:t xml:space="preserve"> (Non-ENC) Chart Information</w:t>
      </w:r>
      <w:bookmarkEnd w:id="1053"/>
      <w:commentRangeEnd w:id="1054"/>
      <w:r w:rsidR="00D81E16" w:rsidRPr="00D81E16">
        <w:rPr>
          <w:rStyle w:val="CommentReference"/>
          <w:b w:val="0"/>
          <w:bCs w:val="0"/>
          <w:highlight w:val="yellow"/>
          <w:rPrChange w:id="1058" w:author="jonathan pritchard" w:date="2025-09-09T15:00:00Z" w16du:dateUtc="2025-09-09T14:00:00Z">
            <w:rPr>
              <w:rStyle w:val="CommentReference"/>
              <w:b w:val="0"/>
              <w:bCs w:val="0"/>
            </w:rPr>
          </w:rPrChange>
        </w:rPr>
        <w:commentReference w:id="1054"/>
      </w:r>
    </w:p>
    <w:p w14:paraId="2B984CD0" w14:textId="6C17EBD1" w:rsidR="00BD50FC" w:rsidRPr="00D81E16" w:rsidRDefault="004F141B" w:rsidP="0092126F">
      <w:pPr>
        <w:spacing w:after="60" w:line="240" w:lineRule="auto"/>
        <w:jc w:val="both"/>
        <w:rPr>
          <w:highlight w:val="yellow"/>
          <w:rPrChange w:id="1059" w:author="jonathan pritchard" w:date="2025-09-09T15:00:00Z" w16du:dateUtc="2025-09-09T14:00:00Z">
            <w:rPr/>
          </w:rPrChange>
        </w:rPr>
      </w:pPr>
      <w:r w:rsidRPr="00D81E16">
        <w:rPr>
          <w:highlight w:val="yellow"/>
          <w:rPrChange w:id="1060" w:author="jonathan pritchard" w:date="2025-09-09T15:00:00Z" w16du:dateUtc="2025-09-09T14:00:00Z">
            <w:rPr/>
          </w:rPrChange>
        </w:rPr>
        <w:t>N</w:t>
      </w:r>
      <w:r w:rsidR="00BD50FC" w:rsidRPr="00D81E16">
        <w:rPr>
          <w:highlight w:val="yellow"/>
          <w:rPrChange w:id="1061" w:author="jonathan pritchard" w:date="2025-09-09T15:00:00Z" w16du:dateUtc="2025-09-09T14:00:00Z">
            <w:rPr/>
          </w:rPrChange>
        </w:rPr>
        <w:t>on-</w:t>
      </w:r>
      <w:r w:rsidR="00814DD0" w:rsidRPr="00D81E16">
        <w:rPr>
          <w:highlight w:val="yellow"/>
          <w:rPrChange w:id="1062" w:author="jonathan pritchard" w:date="2025-09-09T15:00:00Z" w16du:dateUtc="2025-09-09T14:00:00Z">
            <w:rPr/>
          </w:rPrChange>
        </w:rPr>
        <w:t xml:space="preserve">official </w:t>
      </w:r>
      <w:r w:rsidR="00BD50FC" w:rsidRPr="00D81E16">
        <w:rPr>
          <w:highlight w:val="yellow"/>
          <w:rPrChange w:id="1063" w:author="jonathan pritchard" w:date="2025-09-09T15:00:00Z" w16du:dateUtc="2025-09-09T14:00:00Z">
            <w:rPr/>
          </w:rPrChange>
        </w:rPr>
        <w:t xml:space="preserve">data added to existing </w:t>
      </w:r>
      <w:r w:rsidR="00814DD0" w:rsidRPr="00D81E16">
        <w:rPr>
          <w:highlight w:val="yellow"/>
          <w:rPrChange w:id="1064" w:author="jonathan pritchard" w:date="2025-09-09T15:00:00Z" w16du:dateUtc="2025-09-09T14:00:00Z">
            <w:rPr/>
          </w:rPrChange>
        </w:rPr>
        <w:t>official ENC</w:t>
      </w:r>
      <w:r w:rsidR="00BD50FC" w:rsidRPr="00D81E16">
        <w:rPr>
          <w:highlight w:val="yellow"/>
          <w:rPrChange w:id="1065" w:author="jonathan pritchard" w:date="2025-09-09T15:00:00Z" w16du:dateUtc="2025-09-09T14:00:00Z">
            <w:rPr/>
          </w:rPrChange>
        </w:rPr>
        <w:t xml:space="preserve"> data to augment the chart information </w:t>
      </w:r>
      <w:r w:rsidRPr="00D81E16">
        <w:rPr>
          <w:highlight w:val="yellow"/>
          <w:rPrChange w:id="1066" w:author="jonathan pritchard" w:date="2025-09-09T15:00:00Z" w16du:dateUtc="2025-09-09T14:00:00Z">
            <w:rPr/>
          </w:rPrChange>
        </w:rPr>
        <w:t xml:space="preserve">must </w:t>
      </w:r>
      <w:r w:rsidR="00BD50FC" w:rsidRPr="00D81E16">
        <w:rPr>
          <w:highlight w:val="yellow"/>
          <w:rPrChange w:id="1067" w:author="jonathan pritchard" w:date="2025-09-09T15:00:00Z" w16du:dateUtc="2025-09-09T14:00:00Z">
            <w:rPr/>
          </w:rPrChange>
        </w:rPr>
        <w:t xml:space="preserve">be distinguished from the </w:t>
      </w:r>
      <w:r w:rsidR="00814DD0" w:rsidRPr="00D81E16">
        <w:rPr>
          <w:highlight w:val="yellow"/>
          <w:rPrChange w:id="1068" w:author="jonathan pritchard" w:date="2025-09-09T15:00:00Z" w16du:dateUtc="2025-09-09T14:00:00Z">
            <w:rPr/>
          </w:rPrChange>
        </w:rPr>
        <w:t>official</w:t>
      </w:r>
      <w:r w:rsidR="00BD50FC" w:rsidRPr="00D81E16">
        <w:rPr>
          <w:highlight w:val="yellow"/>
          <w:rPrChange w:id="1069" w:author="jonathan pritchard" w:date="2025-09-09T15:00:00Z" w16du:dateUtc="2025-09-09T14:00:00Z">
            <w:rPr/>
          </w:rPrChange>
        </w:rPr>
        <w:t xml:space="preserve"> information as follows:</w:t>
      </w:r>
    </w:p>
    <w:p w14:paraId="0CC78349" w14:textId="3DF12124" w:rsidR="00BD50FC" w:rsidRPr="00D81E16" w:rsidRDefault="00BD50FC" w:rsidP="0092126F">
      <w:pPr>
        <w:spacing w:after="60" w:line="240" w:lineRule="auto"/>
        <w:ind w:left="2160" w:hanging="1440"/>
        <w:jc w:val="both"/>
        <w:rPr>
          <w:highlight w:val="yellow"/>
          <w:rPrChange w:id="1070" w:author="jonathan pritchard" w:date="2025-09-09T15:00:00Z" w16du:dateUtc="2025-09-09T14:00:00Z">
            <w:rPr/>
          </w:rPrChange>
        </w:rPr>
      </w:pPr>
      <w:r w:rsidRPr="00D81E16">
        <w:rPr>
          <w:highlight w:val="yellow"/>
          <w:rPrChange w:id="1071" w:author="jonathan pritchard" w:date="2025-09-09T15:00:00Z" w16du:dateUtc="2025-09-09T14:00:00Z">
            <w:rPr/>
          </w:rPrChange>
        </w:rPr>
        <w:t>Point feature:</w:t>
      </w:r>
      <w:r w:rsidRPr="00D81E16">
        <w:rPr>
          <w:highlight w:val="yellow"/>
          <w:rPrChange w:id="1072" w:author="jonathan pritchard" w:date="2025-09-09T15:00:00Z" w16du:dateUtc="2025-09-09T14:00:00Z">
            <w:rPr/>
          </w:rPrChange>
        </w:rPr>
        <w:tab/>
      </w:r>
      <w:r w:rsidR="0092126F" w:rsidRPr="00D81E16">
        <w:rPr>
          <w:highlight w:val="yellow"/>
          <w:rPrChange w:id="1073" w:author="jonathan pritchard" w:date="2025-09-09T15:00:00Z" w16du:dateUtc="2025-09-09T14:00:00Z">
            <w:rPr/>
          </w:rPrChange>
        </w:rPr>
        <w:t>S</w:t>
      </w:r>
      <w:r w:rsidRPr="00D81E16">
        <w:rPr>
          <w:highlight w:val="yellow"/>
          <w:rPrChange w:id="1074" w:author="jonathan pritchard" w:date="2025-09-09T15:00:00Z" w16du:dateUtc="2025-09-09T14:00:00Z">
            <w:rPr/>
          </w:rPrChange>
        </w:rPr>
        <w:t xml:space="preserve">uperimpose </w:t>
      </w:r>
      <w:r w:rsidR="00CD5542" w:rsidRPr="00D81E16">
        <w:rPr>
          <w:highlight w:val="yellow"/>
          <w:rPrChange w:id="1075" w:author="jonathan pritchard" w:date="2025-09-09T15:00:00Z" w16du:dateUtc="2025-09-09T14:00:00Z">
            <w:rPr/>
          </w:rPrChange>
        </w:rPr>
        <w:t xml:space="preserve">symbol </w:t>
      </w:r>
      <w:r w:rsidR="00814DD0" w:rsidRPr="00D81E16">
        <w:rPr>
          <w:highlight w:val="yellow"/>
          <w:rPrChange w:id="1076" w:author="jonathan pritchard" w:date="2025-09-09T15:00:00Z" w16du:dateUtc="2025-09-09T14:00:00Z">
            <w:rPr/>
          </w:rPrChange>
        </w:rPr>
        <w:t>CHCRID01</w:t>
      </w:r>
      <w:r w:rsidR="0092126F" w:rsidRPr="00D81E16">
        <w:rPr>
          <w:highlight w:val="yellow"/>
          <w:rPrChange w:id="1077" w:author="jonathan pritchard" w:date="2025-09-09T15:00:00Z" w16du:dateUtc="2025-09-09T14:00:00Z">
            <w:rPr/>
          </w:rPrChange>
        </w:rPr>
        <w:t>.</w:t>
      </w:r>
    </w:p>
    <w:p w14:paraId="5D043214" w14:textId="0AFDABBD" w:rsidR="00BD50FC" w:rsidRPr="00D81E16" w:rsidRDefault="00F42EC6" w:rsidP="0092126F">
      <w:pPr>
        <w:spacing w:after="60" w:line="240" w:lineRule="auto"/>
        <w:ind w:left="2160" w:hanging="1440"/>
        <w:jc w:val="both"/>
        <w:rPr>
          <w:highlight w:val="yellow"/>
          <w:rPrChange w:id="1078" w:author="jonathan pritchard" w:date="2025-09-09T15:00:00Z" w16du:dateUtc="2025-09-09T14:00:00Z">
            <w:rPr/>
          </w:rPrChange>
        </w:rPr>
      </w:pPr>
      <w:r w:rsidRPr="00D81E16">
        <w:rPr>
          <w:highlight w:val="yellow"/>
          <w:rPrChange w:id="1079" w:author="jonathan pritchard" w:date="2025-09-09T15:00:00Z" w16du:dateUtc="2025-09-09T14:00:00Z">
            <w:rPr/>
          </w:rPrChange>
        </w:rPr>
        <w:t xml:space="preserve">Curve </w:t>
      </w:r>
      <w:r w:rsidR="00BD50FC" w:rsidRPr="00D81E16">
        <w:rPr>
          <w:highlight w:val="yellow"/>
          <w:rPrChange w:id="1080" w:author="jonathan pritchard" w:date="2025-09-09T15:00:00Z" w16du:dateUtc="2025-09-09T14:00:00Z">
            <w:rPr/>
          </w:rPrChange>
        </w:rPr>
        <w:t>feature:</w:t>
      </w:r>
      <w:r w:rsidR="00BD50FC" w:rsidRPr="00D81E16">
        <w:rPr>
          <w:highlight w:val="yellow"/>
          <w:rPrChange w:id="1081" w:author="jonathan pritchard" w:date="2025-09-09T15:00:00Z" w16du:dateUtc="2025-09-09T14:00:00Z">
            <w:rPr/>
          </w:rPrChange>
        </w:rPr>
        <w:tab/>
      </w:r>
      <w:r w:rsidR="0092126F" w:rsidRPr="00D81E16">
        <w:rPr>
          <w:highlight w:val="yellow"/>
          <w:rPrChange w:id="1082" w:author="jonathan pritchard" w:date="2025-09-09T15:00:00Z" w16du:dateUtc="2025-09-09T14:00:00Z">
            <w:rPr/>
          </w:rPrChange>
        </w:rPr>
        <w:t>O</w:t>
      </w:r>
      <w:r w:rsidR="00BD50FC" w:rsidRPr="00D81E16">
        <w:rPr>
          <w:highlight w:val="yellow"/>
          <w:rPrChange w:id="1083" w:author="jonathan pritchard" w:date="2025-09-09T15:00:00Z" w16du:dateUtc="2025-09-09T14:00:00Z">
            <w:rPr/>
          </w:rPrChange>
        </w:rPr>
        <w:t xml:space="preserve">verwrite with line </w:t>
      </w:r>
      <w:r w:rsidR="00CD5542" w:rsidRPr="00D81E16">
        <w:rPr>
          <w:highlight w:val="yellow"/>
          <w:rPrChange w:id="1084" w:author="jonathan pritchard" w:date="2025-09-09T15:00:00Z" w16du:dateUtc="2025-09-09T14:00:00Z">
            <w:rPr/>
          </w:rPrChange>
        </w:rPr>
        <w:t xml:space="preserve">style </w:t>
      </w:r>
      <w:r w:rsidR="00814DD0" w:rsidRPr="00D81E16">
        <w:rPr>
          <w:highlight w:val="yellow"/>
          <w:rPrChange w:id="1085" w:author="jonathan pritchard" w:date="2025-09-09T15:00:00Z" w16du:dateUtc="2025-09-09T14:00:00Z">
            <w:rPr/>
          </w:rPrChange>
        </w:rPr>
        <w:t>CHCRID01</w:t>
      </w:r>
      <w:r w:rsidR="0092126F" w:rsidRPr="00D81E16">
        <w:rPr>
          <w:highlight w:val="yellow"/>
          <w:rPrChange w:id="1086" w:author="jonathan pritchard" w:date="2025-09-09T15:00:00Z" w16du:dateUtc="2025-09-09T14:00:00Z">
            <w:rPr/>
          </w:rPrChange>
        </w:rPr>
        <w:t>.</w:t>
      </w:r>
    </w:p>
    <w:p w14:paraId="3A3AE91A" w14:textId="4EDB300E" w:rsidR="00BD50FC" w:rsidRPr="00D81E16" w:rsidRDefault="00F42EC6" w:rsidP="0092126F">
      <w:pPr>
        <w:spacing w:after="120" w:line="240" w:lineRule="auto"/>
        <w:ind w:left="2160" w:hanging="1440"/>
        <w:jc w:val="both"/>
        <w:rPr>
          <w:highlight w:val="yellow"/>
          <w:rPrChange w:id="1087" w:author="jonathan pritchard" w:date="2025-09-09T15:00:00Z" w16du:dateUtc="2025-09-09T14:00:00Z">
            <w:rPr/>
          </w:rPrChange>
        </w:rPr>
      </w:pPr>
      <w:r w:rsidRPr="00D81E16">
        <w:rPr>
          <w:highlight w:val="yellow"/>
          <w:rPrChange w:id="1088" w:author="jonathan pritchard" w:date="2025-09-09T15:00:00Z" w16du:dateUtc="2025-09-09T14:00:00Z">
            <w:rPr/>
          </w:rPrChange>
        </w:rPr>
        <w:t xml:space="preserve">Surface </w:t>
      </w:r>
      <w:r w:rsidR="00BD50FC" w:rsidRPr="00D81E16">
        <w:rPr>
          <w:highlight w:val="yellow"/>
          <w:rPrChange w:id="1089" w:author="jonathan pritchard" w:date="2025-09-09T15:00:00Z" w16du:dateUtc="2025-09-09T14:00:00Z">
            <w:rPr/>
          </w:rPrChange>
        </w:rPr>
        <w:t>feature:</w:t>
      </w:r>
      <w:r w:rsidR="00BD50FC" w:rsidRPr="00D81E16">
        <w:rPr>
          <w:highlight w:val="yellow"/>
          <w:rPrChange w:id="1090" w:author="jonathan pritchard" w:date="2025-09-09T15:00:00Z" w16du:dateUtc="2025-09-09T14:00:00Z">
            <w:rPr/>
          </w:rPrChange>
        </w:rPr>
        <w:tab/>
      </w:r>
      <w:r w:rsidR="0092126F" w:rsidRPr="00D81E16">
        <w:rPr>
          <w:highlight w:val="yellow"/>
          <w:rPrChange w:id="1091" w:author="jonathan pritchard" w:date="2025-09-09T15:00:00Z" w16du:dateUtc="2025-09-09T14:00:00Z">
            <w:rPr/>
          </w:rPrChange>
        </w:rPr>
        <w:t>O</w:t>
      </w:r>
      <w:r w:rsidR="00BD50FC" w:rsidRPr="00D81E16">
        <w:rPr>
          <w:highlight w:val="yellow"/>
          <w:rPrChange w:id="1092" w:author="jonathan pritchard" w:date="2025-09-09T15:00:00Z" w16du:dateUtc="2025-09-09T14:00:00Z">
            <w:rPr/>
          </w:rPrChange>
        </w:rPr>
        <w:t xml:space="preserve">verwrite area boundary with line </w:t>
      </w:r>
      <w:r w:rsidR="00CD5542" w:rsidRPr="00D81E16">
        <w:rPr>
          <w:highlight w:val="yellow"/>
          <w:rPrChange w:id="1093" w:author="jonathan pritchard" w:date="2025-09-09T15:00:00Z" w16du:dateUtc="2025-09-09T14:00:00Z">
            <w:rPr/>
          </w:rPrChange>
        </w:rPr>
        <w:t xml:space="preserve">style </w:t>
      </w:r>
      <w:r w:rsidR="00814DD0" w:rsidRPr="00D81E16">
        <w:rPr>
          <w:highlight w:val="yellow"/>
          <w:rPrChange w:id="1094" w:author="jonathan pritchard" w:date="2025-09-09T15:00:00Z" w16du:dateUtc="2025-09-09T14:00:00Z">
            <w:rPr/>
          </w:rPrChange>
        </w:rPr>
        <w:t>CHCRID01</w:t>
      </w:r>
      <w:r w:rsidR="00BD50FC" w:rsidRPr="00D81E16">
        <w:rPr>
          <w:highlight w:val="yellow"/>
          <w:rPrChange w:id="1095" w:author="jonathan pritchard" w:date="2025-09-09T15:00:00Z" w16du:dateUtc="2025-09-09T14:00:00Z">
            <w:rPr/>
          </w:rPrChange>
        </w:rPr>
        <w:t xml:space="preserve"> and superimpose </w:t>
      </w:r>
      <w:r w:rsidR="00CD5542" w:rsidRPr="00D81E16">
        <w:rPr>
          <w:highlight w:val="yellow"/>
          <w:rPrChange w:id="1096" w:author="jonathan pritchard" w:date="2025-09-09T15:00:00Z" w16du:dateUtc="2025-09-09T14:00:00Z">
            <w:rPr/>
          </w:rPrChange>
        </w:rPr>
        <w:t xml:space="preserve">symbol </w:t>
      </w:r>
      <w:r w:rsidR="00814DD0" w:rsidRPr="00D81E16">
        <w:rPr>
          <w:highlight w:val="yellow"/>
          <w:rPrChange w:id="1097" w:author="jonathan pritchard" w:date="2025-09-09T15:00:00Z" w16du:dateUtc="2025-09-09T14:00:00Z">
            <w:rPr/>
          </w:rPrChange>
        </w:rPr>
        <w:t>CHCRID01</w:t>
      </w:r>
      <w:r w:rsidR="00BD50FC" w:rsidRPr="00D81E16">
        <w:rPr>
          <w:highlight w:val="yellow"/>
          <w:rPrChange w:id="1098" w:author="jonathan pritchard" w:date="2025-09-09T15:00:00Z" w16du:dateUtc="2025-09-09T14:00:00Z">
            <w:rPr/>
          </w:rPrChange>
        </w:rPr>
        <w:t xml:space="preserve"> on any centred symbol.</w:t>
      </w:r>
    </w:p>
    <w:p w14:paraId="7720F4F8" w14:textId="08C55D6B" w:rsidR="00BD50FC" w:rsidRPr="00D81E16" w:rsidRDefault="00BD50FC" w:rsidP="0092126F">
      <w:pPr>
        <w:spacing w:after="120" w:line="240" w:lineRule="auto"/>
        <w:jc w:val="both"/>
        <w:rPr>
          <w:highlight w:val="yellow"/>
          <w:rPrChange w:id="1099" w:author="jonathan pritchard" w:date="2025-09-09T15:00:00Z" w16du:dateUtc="2025-09-09T14:00:00Z">
            <w:rPr/>
          </w:rPrChange>
        </w:rPr>
      </w:pPr>
      <w:r w:rsidRPr="00D81E16">
        <w:rPr>
          <w:highlight w:val="yellow"/>
          <w:rPrChange w:id="1100" w:author="jonathan pritchard" w:date="2025-09-09T15:00:00Z" w16du:dateUtc="2025-09-09T14:00:00Z">
            <w:rPr/>
          </w:rPrChange>
        </w:rPr>
        <w:t>Non-</w:t>
      </w:r>
      <w:r w:rsidR="00814DD0" w:rsidRPr="00D81E16">
        <w:rPr>
          <w:highlight w:val="yellow"/>
          <w:rPrChange w:id="1101" w:author="jonathan pritchard" w:date="2025-09-09T15:00:00Z" w16du:dateUtc="2025-09-09T14:00:00Z">
            <w:rPr/>
          </w:rPrChange>
        </w:rPr>
        <w:t xml:space="preserve">official </w:t>
      </w:r>
      <w:r w:rsidRPr="00D81E16">
        <w:rPr>
          <w:highlight w:val="yellow"/>
          <w:rPrChange w:id="1102" w:author="jonathan pritchard" w:date="2025-09-09T15:00:00Z" w16du:dateUtc="2025-09-09T14:00:00Z">
            <w:rPr/>
          </w:rPrChange>
        </w:rPr>
        <w:t xml:space="preserve">data </w:t>
      </w:r>
      <w:r w:rsidR="007B3E43" w:rsidRPr="00D81E16">
        <w:rPr>
          <w:highlight w:val="yellow"/>
          <w:rPrChange w:id="1103" w:author="jonathan pritchard" w:date="2025-09-09T15:00:00Z" w16du:dateUtc="2025-09-09T14:00:00Z">
            <w:rPr/>
          </w:rPrChange>
        </w:rPr>
        <w:t xml:space="preserve">must </w:t>
      </w:r>
      <w:r w:rsidRPr="00D81E16">
        <w:rPr>
          <w:highlight w:val="yellow"/>
          <w:rPrChange w:id="1104" w:author="jonathan pritchard" w:date="2025-09-09T15:00:00Z" w16du:dateUtc="2025-09-09T14:00:00Z">
            <w:rPr/>
          </w:rPrChange>
        </w:rPr>
        <w:t>be distinguished from manually updated chart information, which uses the same identifiers, by cursor picking.</w:t>
      </w:r>
    </w:p>
    <w:p w14:paraId="5501B461" w14:textId="169D79D0" w:rsidR="00BD50FC" w:rsidRPr="00D81E16" w:rsidRDefault="00BD50FC" w:rsidP="0092126F">
      <w:pPr>
        <w:spacing w:after="120" w:line="240" w:lineRule="auto"/>
        <w:jc w:val="both"/>
        <w:rPr>
          <w:highlight w:val="yellow"/>
          <w:rPrChange w:id="1105" w:author="jonathan pritchard" w:date="2025-09-09T15:00:00Z" w16du:dateUtc="2025-09-09T14:00:00Z">
            <w:rPr/>
          </w:rPrChange>
        </w:rPr>
      </w:pPr>
      <w:r w:rsidRPr="00D81E16">
        <w:rPr>
          <w:highlight w:val="yellow"/>
          <w:rPrChange w:id="1106" w:author="jonathan pritchard" w:date="2025-09-09T15:00:00Z" w16du:dateUtc="2025-09-09T14:00:00Z">
            <w:rPr/>
          </w:rPrChange>
        </w:rPr>
        <w:t>Non-</w:t>
      </w:r>
      <w:r w:rsidR="00814DD0" w:rsidRPr="00D81E16">
        <w:rPr>
          <w:highlight w:val="yellow"/>
          <w:rPrChange w:id="1107" w:author="jonathan pritchard" w:date="2025-09-09T15:00:00Z" w16du:dateUtc="2025-09-09T14:00:00Z">
            <w:rPr/>
          </w:rPrChange>
        </w:rPr>
        <w:t xml:space="preserve">official </w:t>
      </w:r>
      <w:r w:rsidRPr="00D81E16">
        <w:rPr>
          <w:highlight w:val="yellow"/>
          <w:rPrChange w:id="1108" w:author="jonathan pritchard" w:date="2025-09-09T15:00:00Z" w16du:dateUtc="2025-09-09T14:00:00Z">
            <w:rPr/>
          </w:rPrChange>
        </w:rPr>
        <w:t xml:space="preserve">chart information may be updated by any systematic procedure. A record of updates </w:t>
      </w:r>
      <w:r w:rsidR="007B3E43" w:rsidRPr="00D81E16">
        <w:rPr>
          <w:highlight w:val="yellow"/>
          <w:rPrChange w:id="1109" w:author="jonathan pritchard" w:date="2025-09-09T15:00:00Z" w16du:dateUtc="2025-09-09T14:00:00Z">
            <w:rPr/>
          </w:rPrChange>
        </w:rPr>
        <w:t xml:space="preserve">must </w:t>
      </w:r>
      <w:r w:rsidRPr="00D81E16">
        <w:rPr>
          <w:highlight w:val="yellow"/>
          <w:rPrChange w:id="1110" w:author="jonathan pritchard" w:date="2025-09-09T15:00:00Z" w16du:dateUtc="2025-09-09T14:00:00Z">
            <w:rPr/>
          </w:rPrChange>
        </w:rPr>
        <w:t xml:space="preserve">be maintained. </w:t>
      </w:r>
    </w:p>
    <w:p w14:paraId="4A4997F9" w14:textId="1B046DB4" w:rsidR="0092126F" w:rsidRPr="00B77A92" w:rsidRDefault="00BD50FC" w:rsidP="0092126F">
      <w:pPr>
        <w:spacing w:after="120" w:line="240" w:lineRule="auto"/>
        <w:jc w:val="both"/>
      </w:pPr>
      <w:r w:rsidRPr="00D81E16">
        <w:rPr>
          <w:highlight w:val="yellow"/>
          <w:rPrChange w:id="1111" w:author="jonathan pritchard" w:date="2025-09-09T15:00:00Z" w16du:dateUtc="2025-09-09T14:00:00Z">
            <w:rPr/>
          </w:rPrChange>
        </w:rPr>
        <w:t xml:space="preserve">The </w:t>
      </w:r>
      <w:r w:rsidR="00EE3831" w:rsidRPr="00D81E16">
        <w:rPr>
          <w:highlight w:val="yellow"/>
          <w:rPrChange w:id="1112" w:author="jonathan pritchard" w:date="2025-09-09T15:00:00Z" w16du:dateUtc="2025-09-09T14:00:00Z">
            <w:rPr/>
          </w:rPrChange>
        </w:rPr>
        <w:t>m</w:t>
      </w:r>
      <w:r w:rsidRPr="00D81E16">
        <w:rPr>
          <w:highlight w:val="yellow"/>
          <w:rPrChange w:id="1113" w:author="jonathan pritchard" w:date="2025-09-09T15:00:00Z" w16du:dateUtc="2025-09-09T14:00:00Z">
            <w:rPr/>
          </w:rPrChange>
        </w:rPr>
        <w:t xml:space="preserve">ariner </w:t>
      </w:r>
      <w:r w:rsidR="007B3E43" w:rsidRPr="00D81E16">
        <w:rPr>
          <w:highlight w:val="yellow"/>
          <w:rPrChange w:id="1114" w:author="jonathan pritchard" w:date="2025-09-09T15:00:00Z" w16du:dateUtc="2025-09-09T14:00:00Z">
            <w:rPr/>
          </w:rPrChange>
        </w:rPr>
        <w:t xml:space="preserve">must </w:t>
      </w:r>
      <w:r w:rsidRPr="00D81E16">
        <w:rPr>
          <w:highlight w:val="yellow"/>
          <w:rPrChange w:id="1115" w:author="jonathan pritchard" w:date="2025-09-09T15:00:00Z" w16du:dateUtc="2025-09-09T14:00:00Z">
            <w:rPr/>
          </w:rPrChange>
        </w:rPr>
        <w:t>be able to remove all non-</w:t>
      </w:r>
      <w:r w:rsidR="00814DD0" w:rsidRPr="00D81E16">
        <w:rPr>
          <w:highlight w:val="yellow"/>
          <w:rPrChange w:id="1116" w:author="jonathan pritchard" w:date="2025-09-09T15:00:00Z" w16du:dateUtc="2025-09-09T14:00:00Z">
            <w:rPr/>
          </w:rPrChange>
        </w:rPr>
        <w:t xml:space="preserve">official </w:t>
      </w:r>
      <w:r w:rsidRPr="00D81E16">
        <w:rPr>
          <w:highlight w:val="yellow"/>
          <w:rPrChange w:id="1117" w:author="jonathan pritchard" w:date="2025-09-09T15:00:00Z" w16du:dateUtc="2025-09-09T14:00:00Z">
            <w:rPr/>
          </w:rPrChange>
        </w:rPr>
        <w:t>chart information if the need should arise.</w:t>
      </w:r>
    </w:p>
    <w:p w14:paraId="1AD9C8F3" w14:textId="690797B0" w:rsidR="00A13F5A" w:rsidRPr="00B77A92" w:rsidRDefault="00CF6F82" w:rsidP="00DB7CFE">
      <w:pPr>
        <w:pStyle w:val="Heading2"/>
      </w:pPr>
      <w:bookmarkStart w:id="1118" w:name="_Toc175130295"/>
      <w:bookmarkStart w:id="1119" w:name="_Toc175130296"/>
      <w:bookmarkStart w:id="1120" w:name="_Toc175130297"/>
      <w:bookmarkStart w:id="1121" w:name="_Toc175130298"/>
      <w:bookmarkStart w:id="1122" w:name="_Toc175130299"/>
      <w:bookmarkStart w:id="1123" w:name="_Ref189057024"/>
      <w:bookmarkEnd w:id="1118"/>
      <w:bookmarkEnd w:id="1119"/>
      <w:bookmarkEnd w:id="1120"/>
      <w:bookmarkEnd w:id="1121"/>
      <w:bookmarkEnd w:id="1122"/>
      <w:r>
        <w:t xml:space="preserve"> </w:t>
      </w:r>
      <w:bookmarkStart w:id="1124" w:name="_Toc194067157"/>
      <w:r w:rsidR="00A13F5A" w:rsidRPr="00B77A92">
        <w:t>Display and Management of Navigational Warnings</w:t>
      </w:r>
      <w:bookmarkEnd w:id="1123"/>
      <w:bookmarkEnd w:id="1124"/>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125" w:name="_Toc194067158"/>
      <w:commentRangeStart w:id="1126"/>
      <w:r w:rsidRPr="00B77A92">
        <w:t>Additional Portrayal requirements of the Graphical User Interface</w:t>
      </w:r>
      <w:bookmarkEnd w:id="1125"/>
      <w:r w:rsidRPr="00B77A92">
        <w:t xml:space="preserve"> </w:t>
      </w:r>
      <w:commentRangeEnd w:id="1126"/>
      <w:r w:rsidR="00407755">
        <w:rPr>
          <w:rStyle w:val="CommentReference"/>
          <w:b w:val="0"/>
          <w:bCs w:val="0"/>
        </w:rPr>
        <w:commentReference w:id="1126"/>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127" w:name="_Toc194067159"/>
      <w:r w:rsidRPr="00B77A92">
        <w:t>Filtering Navigational Warning information</w:t>
      </w:r>
      <w:bookmarkEnd w:id="1127"/>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128" w:name="_Toc194067160"/>
      <w:r w:rsidRPr="00B77A92">
        <w:t>Cancelled datasets</w:t>
      </w:r>
      <w:bookmarkEnd w:id="1128"/>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1129" w:name="_Toc194067161"/>
      <w:r w:rsidRPr="00B77A92">
        <w:lastRenderedPageBreak/>
        <w:t xml:space="preserve">Portrayal of feature </w:t>
      </w:r>
      <w:r w:rsidR="00EF3E08">
        <w:t>types</w:t>
      </w:r>
      <w:bookmarkEnd w:id="1129"/>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130" w:name="_Toc194067162"/>
      <w:bookmarkStart w:id="1131"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130"/>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132" w:name="_Toc178784432"/>
      <w:bookmarkStart w:id="1133" w:name="_Toc178784433"/>
      <w:bookmarkStart w:id="1134" w:name="_Toc178784434"/>
      <w:bookmarkStart w:id="1135" w:name="_Toc178784435"/>
      <w:bookmarkStart w:id="1136" w:name="_Toc178784436"/>
      <w:bookmarkStart w:id="1137" w:name="_Toc178784437"/>
      <w:bookmarkStart w:id="1138" w:name="_Toc178784438"/>
      <w:bookmarkStart w:id="1139" w:name="_Toc178784439"/>
      <w:bookmarkStart w:id="1140" w:name="_Toc178784440"/>
      <w:bookmarkStart w:id="1141" w:name="_Toc178784455"/>
      <w:bookmarkStart w:id="1142" w:name="_Toc178784456"/>
      <w:bookmarkStart w:id="1143" w:name="_Toc178784457"/>
      <w:bookmarkStart w:id="1144" w:name="_Toc178784458"/>
      <w:bookmarkStart w:id="1145" w:name="_Toc178784459"/>
      <w:bookmarkStart w:id="1146" w:name="_Toc178784460"/>
      <w:bookmarkStart w:id="1147" w:name="_Toc178784461"/>
      <w:bookmarkStart w:id="1148" w:name="_Toc178784462"/>
      <w:bookmarkStart w:id="1149" w:name="_Toc178784463"/>
      <w:bookmarkStart w:id="1150" w:name="_Toc178784464"/>
      <w:bookmarkStart w:id="1151" w:name="_Toc178784465"/>
      <w:bookmarkStart w:id="1152" w:name="_Toc178784466"/>
      <w:bookmarkStart w:id="1153" w:name="_Toc178784467"/>
      <w:bookmarkStart w:id="1154" w:name="_Toc178784468"/>
      <w:bookmarkStart w:id="1155" w:name="_Toc178784469"/>
      <w:bookmarkStart w:id="1156" w:name="_Toc98339923"/>
      <w:bookmarkStart w:id="1157" w:name="_Toc98340299"/>
      <w:bookmarkStart w:id="1158" w:name="_Toc99104668"/>
      <w:bookmarkStart w:id="1159" w:name="_Toc99105110"/>
      <w:bookmarkStart w:id="1160" w:name="_Toc194067163"/>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r w:rsidRPr="00B812CA">
        <w:t>Thinning</w:t>
      </w:r>
      <w:bookmarkEnd w:id="1160"/>
    </w:p>
    <w:bookmarkEnd w:id="1131"/>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1161" w:name="_Ref49451543"/>
      <w:bookmarkStart w:id="1162" w:name="_Ref49451559"/>
      <w:bookmarkStart w:id="1163" w:name="_Toc194067164"/>
      <w:r w:rsidRPr="00B812CA">
        <w:t>Temporal variation</w:t>
      </w:r>
      <w:bookmarkEnd w:id="1161"/>
      <w:bookmarkEnd w:id="1162"/>
      <w:bookmarkEnd w:id="1163"/>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7B39166A" w14:textId="77777777" w:rsidR="00B8329D" w:rsidRDefault="003F1FEF" w:rsidP="00203BD0">
      <w:pPr>
        <w:spacing w:after="120" w:line="240" w:lineRule="auto"/>
        <w:jc w:val="both"/>
        <w:rPr>
          <w:ins w:id="1164" w:author="jonathan pritchard" w:date="2025-08-07T10:05:00Z" w16du:dateUtc="2025-08-07T09:05:00Z"/>
        </w:rPr>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w:t>
      </w:r>
      <w:r w:rsidRPr="00A16003">
        <w:rPr>
          <w:b/>
          <w:bCs/>
          <w:i/>
          <w:iCs/>
          <w:rPrChange w:id="1165" w:author="jonathan pritchard" w:date="2025-07-22T09:58:00Z" w16du:dateUtc="2025-07-22T08:58:00Z">
            <w:rPr/>
          </w:rPrChange>
        </w:rPr>
        <w:t>.</w:t>
      </w:r>
      <w:del w:id="1166" w:author="jonathan pritchard" w:date="2025-08-07T10:04:00Z" w16du:dateUtc="2025-08-07T09:04:00Z">
        <w:r w:rsidRPr="00A16003" w:rsidDel="00B8329D">
          <w:rPr>
            <w:b/>
            <w:bCs/>
            <w:i/>
            <w:iCs/>
            <w:rPrChange w:id="1167" w:author="jonathan pritchard" w:date="2025-07-22T09:58:00Z" w16du:dateUtc="2025-07-22T08:58:00Z">
              <w:rPr/>
            </w:rPrChange>
          </w:rPr>
          <w:delText xml:space="preserve"> However, if the selected display time is earlier than the first timestamp</w:delText>
        </w:r>
        <w:r w:rsidR="000560A4" w:rsidRPr="00A16003" w:rsidDel="00B8329D">
          <w:rPr>
            <w:b/>
            <w:bCs/>
            <w:i/>
            <w:iCs/>
            <w:rPrChange w:id="1168" w:author="jonathan pritchard" w:date="2025-07-22T09:58:00Z" w16du:dateUtc="2025-07-22T08:58:00Z">
              <w:rPr/>
            </w:rPrChange>
          </w:rPr>
          <w:delText>, or outside the interval [</w:delText>
        </w:r>
        <w:r w:rsidR="000560A4" w:rsidRPr="00A16003" w:rsidDel="00B8329D">
          <w:rPr>
            <w:b/>
            <w:bCs/>
            <w:i/>
            <w:iCs/>
            <w:rPrChange w:id="1169" w:author="jonathan pritchard" w:date="2025-07-22T09:58:00Z" w16du:dateUtc="2025-07-22T08:58:00Z">
              <w:rPr>
                <w:i/>
                <w:iCs/>
              </w:rPr>
            </w:rPrChange>
          </w:rPr>
          <w:delText>startDateTime</w:delText>
        </w:r>
        <w:r w:rsidR="000560A4" w:rsidRPr="00A16003" w:rsidDel="00B8329D">
          <w:rPr>
            <w:b/>
            <w:bCs/>
            <w:i/>
            <w:iCs/>
            <w:rPrChange w:id="1170" w:author="jonathan pritchard" w:date="2025-07-22T09:58:00Z" w16du:dateUtc="2025-07-22T08:58:00Z">
              <w:rPr/>
            </w:rPrChange>
          </w:rPr>
          <w:delText xml:space="preserve">, </w:delText>
        </w:r>
        <w:r w:rsidR="000560A4" w:rsidRPr="00A16003" w:rsidDel="00B8329D">
          <w:rPr>
            <w:b/>
            <w:bCs/>
            <w:i/>
            <w:iCs/>
            <w:rPrChange w:id="1171" w:author="jonathan pritchard" w:date="2025-07-22T09:58:00Z" w16du:dateUtc="2025-07-22T08:58:00Z">
              <w:rPr>
                <w:i/>
                <w:iCs/>
              </w:rPr>
            </w:rPrChange>
          </w:rPr>
          <w:delText>endDateTime</w:delText>
        </w:r>
        <w:r w:rsidR="000560A4" w:rsidRPr="00A16003" w:rsidDel="00B8329D">
          <w:rPr>
            <w:b/>
            <w:bCs/>
            <w:i/>
            <w:iCs/>
            <w:rPrChange w:id="1172" w:author="jonathan pritchard" w:date="2025-07-22T09:58:00Z" w16du:dateUtc="2025-07-22T08:58:00Z">
              <w:rPr/>
            </w:rPrChange>
          </w:rPr>
          <w:delText>]</w:delText>
        </w:r>
        <w:r w:rsidRPr="00A16003" w:rsidDel="00B8329D">
          <w:rPr>
            <w:b/>
            <w:bCs/>
            <w:i/>
            <w:iCs/>
            <w:rPrChange w:id="1173" w:author="jonathan pritchard" w:date="2025-07-22T09:58:00Z" w16du:dateUtc="2025-07-22T08:58:00Z">
              <w:rPr/>
            </w:rPrChange>
          </w:rPr>
          <w:delText xml:space="preserve"> then the data </w:delText>
        </w:r>
        <w:r w:rsidR="0036349A" w:rsidRPr="00A16003" w:rsidDel="00B8329D">
          <w:rPr>
            <w:b/>
            <w:bCs/>
            <w:i/>
            <w:iCs/>
            <w:rPrChange w:id="1174" w:author="jonathan pritchard" w:date="2025-07-22T09:58:00Z" w16du:dateUtc="2025-07-22T08:58:00Z">
              <w:rPr/>
            </w:rPrChange>
          </w:rPr>
          <w:delText>must not be</w:delText>
        </w:r>
        <w:r w:rsidRPr="00A16003" w:rsidDel="00B8329D">
          <w:rPr>
            <w:b/>
            <w:bCs/>
            <w:i/>
            <w:iCs/>
            <w:rPrChange w:id="1175" w:author="jonathan pritchard" w:date="2025-07-22T09:58:00Z" w16du:dateUtc="2025-07-22T08:58:00Z">
              <w:rPr/>
            </w:rPrChange>
          </w:rPr>
          <w:delText xml:space="preserve"> displayed</w:delText>
        </w:r>
      </w:del>
      <w:commentRangeStart w:id="1176"/>
      <w:commentRangeStart w:id="1177"/>
      <w:commentRangeStart w:id="1178"/>
      <w:del w:id="1179" w:author="jonathan pritchard" w:date="2025-08-07T10:05:00Z" w16du:dateUtc="2025-08-07T09:05:00Z">
        <w:r w:rsidRPr="00B812CA" w:rsidDel="00B8329D">
          <w:delText>.</w:delText>
        </w:r>
      </w:del>
      <w:r w:rsidRPr="00B812CA">
        <w:t xml:space="preserve"> </w:t>
      </w:r>
    </w:p>
    <w:p w14:paraId="7826A022" w14:textId="4C9B17EE" w:rsidR="00B8329D" w:rsidRPr="005B42ED" w:rsidRDefault="003F1FEF" w:rsidP="00203BD0">
      <w:pPr>
        <w:spacing w:after="120" w:line="240" w:lineRule="auto"/>
        <w:jc w:val="both"/>
      </w:pPr>
      <w:r w:rsidRPr="00B812CA">
        <w:t>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commentRangeEnd w:id="1176"/>
      <w:r w:rsidR="00A16003" w:rsidRPr="00B812CA">
        <w:rPr>
          <w:rStyle w:val="CommentReference"/>
          <w:sz w:val="20"/>
          <w:lang w:val="en-GB"/>
        </w:rPr>
        <w:commentReference w:id="1176"/>
      </w:r>
      <w:commentRangeEnd w:id="1177"/>
      <w:r w:rsidR="00A16003" w:rsidRPr="00B812CA">
        <w:rPr>
          <w:rStyle w:val="CommentReference"/>
          <w:sz w:val="20"/>
          <w:lang w:val="en-GB"/>
        </w:rPr>
        <w:commentReference w:id="1177"/>
      </w:r>
      <w:commentRangeEnd w:id="1178"/>
      <w:r w:rsidR="005B42ED">
        <w:rPr>
          <w:rStyle w:val="CommentReference"/>
        </w:rPr>
        <w:commentReference w:id="1178"/>
      </w:r>
      <w:ins w:id="1180" w:author="jonathan pritchard" w:date="2025-08-07T10:05:00Z" w16du:dateUtc="2025-08-07T09:05:00Z">
        <w:r w:rsidR="00B8329D" w:rsidRPr="00B8329D">
          <w:rPr>
            <w:i/>
            <w:iCs/>
            <w:rPrChange w:id="1181" w:author="jonathan pritchard" w:date="2025-08-07T10:06:00Z" w16du:dateUtc="2025-08-07T09:06:00Z">
              <w:rPr>
                <w:b/>
                <w:bCs/>
                <w:i/>
                <w:iCs/>
              </w:rPr>
            </w:rPrChange>
          </w:rPr>
          <w:t xml:space="preserve"> </w:t>
        </w:r>
      </w:ins>
      <w:ins w:id="1182" w:author="jonathan pritchard" w:date="2025-08-07T10:06:00Z" w16du:dateUtc="2025-08-07T09:06:00Z">
        <w:r w:rsidR="00B8329D" w:rsidRPr="005B42ED">
          <w:rPr>
            <w:rPrChange w:id="1183" w:author="jonathan pritchard" w:date="2025-08-07T10:06:00Z" w16du:dateUtc="2025-08-07T09:06:00Z">
              <w:rPr>
                <w:i/>
                <w:iCs/>
              </w:rPr>
            </w:rPrChange>
          </w:rPr>
          <w:t>I</w:t>
        </w:r>
      </w:ins>
      <w:ins w:id="1184" w:author="jonathan pritchard" w:date="2025-08-07T10:05:00Z" w16du:dateUtc="2025-08-07T09:05:00Z">
        <w:r w:rsidR="00B8329D" w:rsidRPr="005B42ED">
          <w:rPr>
            <w:rPrChange w:id="1185" w:author="jonathan pritchard" w:date="2025-08-07T10:06:00Z" w16du:dateUtc="2025-08-07T09:06:00Z">
              <w:rPr>
                <w:b/>
                <w:bCs/>
                <w:i/>
                <w:iCs/>
              </w:rPr>
            </w:rPrChange>
          </w:rPr>
          <w:t>f the selected display time is outside the interval [</w:t>
        </w:r>
      </w:ins>
      <w:ins w:id="1186" w:author="jonathan pritchard" w:date="2025-08-07T10:06:00Z" w16du:dateUtc="2025-08-07T09:06:00Z">
        <w:r w:rsidR="005B42ED" w:rsidRPr="005B42ED">
          <w:rPr>
            <w:rPrChange w:id="1187" w:author="jonathan pritchard" w:date="2025-08-07T10:06:00Z" w16du:dateUtc="2025-08-07T09:06:00Z">
              <w:rPr>
                <w:i/>
                <w:iCs/>
              </w:rPr>
            </w:rPrChange>
          </w:rPr>
          <w:t>(</w:t>
        </w:r>
      </w:ins>
      <w:proofErr w:type="spellStart"/>
      <w:ins w:id="1188" w:author="jonathan pritchard" w:date="2025-08-07T10:05:00Z" w16du:dateUtc="2025-08-07T09:05:00Z">
        <w:r w:rsidR="00B8329D" w:rsidRPr="005B42ED">
          <w:rPr>
            <w:rPrChange w:id="1189" w:author="jonathan pritchard" w:date="2025-08-07T10:06:00Z" w16du:dateUtc="2025-08-07T09:06:00Z">
              <w:rPr>
                <w:b/>
                <w:bCs/>
                <w:i/>
                <w:iCs/>
              </w:rPr>
            </w:rPrChange>
          </w:rPr>
          <w:t>startDateTime</w:t>
        </w:r>
        <w:proofErr w:type="spellEnd"/>
        <w:r w:rsidR="00B8329D" w:rsidRPr="005B42ED">
          <w:rPr>
            <w:rPrChange w:id="1190" w:author="jonathan pritchard" w:date="2025-08-07T10:06:00Z" w16du:dateUtc="2025-08-07T09:06:00Z">
              <w:rPr>
                <w:b/>
                <w:bCs/>
                <w:i/>
                <w:iCs/>
              </w:rPr>
            </w:rPrChange>
          </w:rPr>
          <w:t xml:space="preserve"> </w:t>
        </w:r>
      </w:ins>
      <w:ins w:id="1191" w:author="jonathan pritchard" w:date="2025-08-07T10:06:00Z" w16du:dateUtc="2025-08-07T09:06:00Z">
        <w:r w:rsidR="005B42ED" w:rsidRPr="005B42ED">
          <w:rPr>
            <w:rPrChange w:id="1192" w:author="jonathan pritchard" w:date="2025-08-07T10:06:00Z" w16du:dateUtc="2025-08-07T09:06:00Z">
              <w:rPr>
                <w:i/>
                <w:iCs/>
              </w:rPr>
            </w:rPrChange>
          </w:rPr>
          <w:t>–</w:t>
        </w:r>
      </w:ins>
      <w:ins w:id="1193" w:author="jonathan pritchard" w:date="2025-08-07T10:05:00Z" w16du:dateUtc="2025-08-07T09:05:00Z">
        <w:r w:rsidR="00B8329D" w:rsidRPr="005B42ED">
          <w:rPr>
            <w:rPrChange w:id="1194" w:author="jonathan pritchard" w:date="2025-08-07T10:06:00Z" w16du:dateUtc="2025-08-07T09:06:00Z">
              <w:rPr>
                <w:b/>
                <w:bCs/>
                <w:i/>
                <w:iCs/>
              </w:rPr>
            </w:rPrChange>
          </w:rPr>
          <w:t xml:space="preserve"> </w:t>
        </w:r>
        <w:proofErr w:type="spellStart"/>
        <w:r w:rsidR="00B8329D" w:rsidRPr="005B42ED">
          <w:rPr>
            <w:rPrChange w:id="1195" w:author="jonathan pritchard" w:date="2025-08-07T10:06:00Z" w16du:dateUtc="2025-08-07T09:06:00Z">
              <w:rPr>
                <w:b/>
                <w:bCs/>
                <w:i/>
                <w:iCs/>
              </w:rPr>
            </w:rPrChange>
          </w:rPr>
          <w:t>discriminationInterval</w:t>
        </w:r>
      </w:ins>
      <w:proofErr w:type="spellEnd"/>
      <w:ins w:id="1196" w:author="jonathan pritchard" w:date="2025-08-07T10:06:00Z" w16du:dateUtc="2025-08-07T09:06:00Z">
        <w:r w:rsidR="005B42ED" w:rsidRPr="005B42ED">
          <w:rPr>
            <w:rPrChange w:id="1197" w:author="jonathan pritchard" w:date="2025-08-07T10:06:00Z" w16du:dateUtc="2025-08-07T09:06:00Z">
              <w:rPr>
                <w:i/>
                <w:iCs/>
              </w:rPr>
            </w:rPrChange>
          </w:rPr>
          <w:t>)</w:t>
        </w:r>
      </w:ins>
      <w:ins w:id="1198" w:author="jonathan pritchard" w:date="2025-08-07T10:05:00Z" w16du:dateUtc="2025-08-07T09:05:00Z">
        <w:r w:rsidR="00B8329D" w:rsidRPr="005B42ED">
          <w:rPr>
            <w:rPrChange w:id="1199" w:author="jonathan pritchard" w:date="2025-08-07T10:06:00Z" w16du:dateUtc="2025-08-07T09:06:00Z">
              <w:rPr>
                <w:b/>
                <w:bCs/>
                <w:i/>
                <w:iCs/>
              </w:rPr>
            </w:rPrChange>
          </w:rPr>
          <w:t xml:space="preserve">, </w:t>
        </w:r>
      </w:ins>
      <w:ins w:id="1200" w:author="jonathan pritchard" w:date="2025-08-07T10:06:00Z" w16du:dateUtc="2025-08-07T09:06:00Z">
        <w:r w:rsidR="005B42ED" w:rsidRPr="005B42ED">
          <w:rPr>
            <w:rPrChange w:id="1201" w:author="jonathan pritchard" w:date="2025-08-07T10:06:00Z" w16du:dateUtc="2025-08-07T09:06:00Z">
              <w:rPr>
                <w:i/>
                <w:iCs/>
              </w:rPr>
            </w:rPrChange>
          </w:rPr>
          <w:t>(</w:t>
        </w:r>
      </w:ins>
      <w:proofErr w:type="spellStart"/>
      <w:ins w:id="1202" w:author="jonathan pritchard" w:date="2025-08-07T10:05:00Z" w16du:dateUtc="2025-08-07T09:05:00Z">
        <w:r w:rsidR="00B8329D" w:rsidRPr="005B42ED">
          <w:rPr>
            <w:rPrChange w:id="1203" w:author="jonathan pritchard" w:date="2025-08-07T10:06:00Z" w16du:dateUtc="2025-08-07T09:06:00Z">
              <w:rPr>
                <w:b/>
                <w:bCs/>
                <w:i/>
                <w:iCs/>
              </w:rPr>
            </w:rPrChange>
          </w:rPr>
          <w:t>endDateTime+discriminationInterval</w:t>
        </w:r>
      </w:ins>
      <w:proofErr w:type="spellEnd"/>
      <w:ins w:id="1204" w:author="jonathan pritchard" w:date="2025-08-07T10:06:00Z" w16du:dateUtc="2025-08-07T09:06:00Z">
        <w:r w:rsidR="005B42ED" w:rsidRPr="005B42ED">
          <w:rPr>
            <w:rPrChange w:id="1205" w:author="jonathan pritchard" w:date="2025-08-07T10:06:00Z" w16du:dateUtc="2025-08-07T09:06:00Z">
              <w:rPr>
                <w:i/>
                <w:iCs/>
              </w:rPr>
            </w:rPrChange>
          </w:rPr>
          <w:t>)</w:t>
        </w:r>
      </w:ins>
      <w:ins w:id="1206" w:author="jonathan pritchard" w:date="2025-08-07T10:05:00Z" w16du:dateUtc="2025-08-07T09:05:00Z">
        <w:r w:rsidR="00B8329D" w:rsidRPr="005B42ED">
          <w:rPr>
            <w:rPrChange w:id="1207" w:author="jonathan pritchard" w:date="2025-08-07T10:06:00Z" w16du:dateUtc="2025-08-07T09:06:00Z">
              <w:rPr>
                <w:b/>
                <w:bCs/>
                <w:i/>
                <w:iCs/>
              </w:rPr>
            </w:rPrChange>
          </w:rPr>
          <w:t>] then the data must not be displayed</w:t>
        </w:r>
      </w:ins>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Default="00B8206E" w:rsidP="00203BD0">
      <w:pPr>
        <w:spacing w:after="120" w:line="240" w:lineRule="auto"/>
        <w:jc w:val="both"/>
        <w:rPr>
          <w:ins w:id="1208" w:author="jon pritchard" w:date="2025-09-17T13:49:00Z" w16du:dateUtc="2025-09-17T11:49:00Z"/>
          <w:strike/>
        </w:rPr>
      </w:pPr>
      <w:commentRangeStart w:id="1209"/>
      <w:r w:rsidRPr="005B42ED">
        <w:rPr>
          <w:strike/>
          <w:rPrChange w:id="1210" w:author="jonathan pritchard" w:date="2025-08-07T10:10:00Z" w16du:dateUtc="2025-08-07T09:10:00Z">
            <w:rPr/>
          </w:rPrChange>
        </w:rPr>
        <w:t>T</w:t>
      </w:r>
      <w:r w:rsidR="008D4877" w:rsidRPr="005B42ED">
        <w:rPr>
          <w:strike/>
          <w:rPrChange w:id="1211" w:author="jonathan pritchard" w:date="2025-08-07T10:10:00Z" w16du:dateUtc="2025-08-07T09:10:00Z">
            <w:rPr/>
          </w:rPrChange>
        </w:rPr>
        <w:t xml:space="preserve">he system </w:t>
      </w:r>
      <w:r w:rsidRPr="005B42ED">
        <w:rPr>
          <w:strike/>
          <w:rPrChange w:id="1212" w:author="jonathan pritchard" w:date="2025-08-07T10:10:00Z" w16du:dateUtc="2025-08-07T09:10:00Z">
            <w:rPr/>
          </w:rPrChange>
        </w:rPr>
        <w:t>should</w:t>
      </w:r>
      <w:r w:rsidR="008D4877" w:rsidRPr="005B42ED">
        <w:rPr>
          <w:strike/>
          <w:rPrChange w:id="1213" w:author="jonathan pritchard" w:date="2025-08-07T10:10:00Z" w16du:dateUtc="2025-08-07T09:10:00Z">
            <w:rPr/>
          </w:rPrChange>
        </w:rPr>
        <w:t xml:space="preserve"> check </w:t>
      </w:r>
      <w:r w:rsidRPr="005B42ED">
        <w:rPr>
          <w:strike/>
          <w:rPrChange w:id="1214" w:author="jonathan pritchard" w:date="2025-08-07T10:10:00Z" w16du:dateUtc="2025-08-07T09:10:00Z">
            <w:rPr/>
          </w:rPrChange>
        </w:rPr>
        <w:t>for</w:t>
      </w:r>
      <w:r w:rsidR="008D4877" w:rsidRPr="005B42ED">
        <w:rPr>
          <w:strike/>
          <w:rPrChange w:id="1215" w:author="jonathan pritchard" w:date="2025-08-07T10:10:00Z" w16du:dateUtc="2025-08-07T09:10:00Z">
            <w:rPr/>
          </w:rPrChange>
        </w:rPr>
        <w:t xml:space="preserve"> the availability of new data at a frequency</w:t>
      </w:r>
      <w:r w:rsidRPr="005B42ED">
        <w:rPr>
          <w:strike/>
          <w:rPrChange w:id="1216" w:author="jonathan pritchard" w:date="2025-08-07T10:10:00Z" w16du:dateUtc="2025-08-07T09:10:00Z">
            <w:rPr/>
          </w:rPrChange>
        </w:rPr>
        <w:t xml:space="preserve"> that matches the update frequency</w:t>
      </w:r>
      <w:r w:rsidR="008D4877" w:rsidRPr="005B42ED">
        <w:rPr>
          <w:strike/>
          <w:rPrChange w:id="1217" w:author="jonathan pritchard" w:date="2025-08-07T10:10:00Z" w16du:dateUtc="2025-08-07T09:10:00Z">
            <w:rPr/>
          </w:rPrChange>
        </w:rPr>
        <w:t>.</w:t>
      </w:r>
      <w:commentRangeEnd w:id="1209"/>
      <w:r w:rsidR="005B42ED">
        <w:rPr>
          <w:rStyle w:val="CommentReference"/>
        </w:rPr>
        <w:commentReference w:id="1209"/>
      </w:r>
    </w:p>
    <w:p w14:paraId="591C6E31" w14:textId="233BEB83" w:rsidR="00013C7E" w:rsidRDefault="00013C7E" w:rsidP="00013C7E">
      <w:pPr>
        <w:pStyle w:val="Heading2"/>
        <w:rPr>
          <w:ins w:id="1218" w:author="jon pritchard" w:date="2025-09-17T13:50:00Z" w16du:dateUtc="2025-09-17T11:50:00Z"/>
        </w:rPr>
      </w:pPr>
      <w:commentRangeStart w:id="1219"/>
      <w:ins w:id="1220" w:author="jon pritchard" w:date="2025-09-17T13:50:00Z" w16du:dateUtc="2025-09-17T11:50:00Z">
        <w:r>
          <w:t>Provision of sun illumination</w:t>
        </w:r>
      </w:ins>
    </w:p>
    <w:p w14:paraId="25B6982F" w14:textId="77777777" w:rsidR="00013C7E" w:rsidRDefault="00013C7E" w:rsidP="00013C7E">
      <w:pPr>
        <w:pStyle w:val="ISOChange"/>
        <w:spacing w:before="60" w:after="60" w:line="240" w:lineRule="auto"/>
        <w:rPr>
          <w:ins w:id="1221" w:author="jon pritchard" w:date="2025-09-17T13:50:00Z" w16du:dateUtc="2025-09-17T11:50:00Z"/>
        </w:rPr>
      </w:pPr>
      <w:ins w:id="1222" w:author="jon pritchard" w:date="2025-09-17T13:50:00Z" w16du:dateUtc="2025-09-17T11:50:00Z">
        <w:r>
          <w:t>Sun illumination may be provided. Where provided:</w:t>
        </w:r>
      </w:ins>
    </w:p>
    <w:p w14:paraId="68F90D7A" w14:textId="77777777" w:rsidR="00013C7E" w:rsidRDefault="00013C7E">
      <w:pPr>
        <w:pStyle w:val="ISOChange"/>
        <w:numPr>
          <w:ilvl w:val="0"/>
          <w:numId w:val="260"/>
        </w:numPr>
        <w:spacing w:before="60" w:after="60" w:line="240" w:lineRule="auto"/>
        <w:rPr>
          <w:ins w:id="1223" w:author="jon pritchard" w:date="2025-09-17T13:50:00Z" w16du:dateUtc="2025-09-17T11:50:00Z"/>
        </w:rPr>
        <w:pPrChange w:id="1224" w:author="jon pritchard" w:date="2025-09-17T13:50:00Z" w16du:dateUtc="2025-09-17T11:50:00Z">
          <w:pPr>
            <w:pStyle w:val="ISOChange"/>
            <w:numPr>
              <w:numId w:val="259"/>
            </w:numPr>
            <w:spacing w:before="60" w:after="60" w:line="240" w:lineRule="auto"/>
            <w:ind w:left="360" w:hanging="360"/>
          </w:pPr>
        </w:pPrChange>
      </w:pPr>
      <w:ins w:id="1225" w:author="jon pritchard" w:date="2025-09-17T13:50:00Z" w16du:dateUtc="2025-09-17T11:50:00Z">
        <w:r>
          <w:lastRenderedPageBreak/>
          <w:t xml:space="preserve">The mariner must be able to select whether it is enabled or not. </w:t>
        </w:r>
      </w:ins>
    </w:p>
    <w:p w14:paraId="3586E952" w14:textId="77777777" w:rsidR="00013C7E" w:rsidRDefault="00013C7E">
      <w:pPr>
        <w:pStyle w:val="ISOChange"/>
        <w:numPr>
          <w:ilvl w:val="0"/>
          <w:numId w:val="260"/>
        </w:numPr>
        <w:spacing w:before="60" w:after="60" w:line="240" w:lineRule="auto"/>
        <w:rPr>
          <w:ins w:id="1226" w:author="jon pritchard" w:date="2025-09-17T13:50:00Z" w16du:dateUtc="2025-09-17T11:50:00Z"/>
        </w:rPr>
        <w:pPrChange w:id="1227" w:author="jon pritchard" w:date="2025-09-17T13:50:00Z" w16du:dateUtc="2025-09-17T11:50:00Z">
          <w:pPr>
            <w:pStyle w:val="ISOChange"/>
            <w:numPr>
              <w:numId w:val="259"/>
            </w:numPr>
            <w:spacing w:before="60" w:after="60" w:line="240" w:lineRule="auto"/>
            <w:ind w:left="360" w:hanging="360"/>
          </w:pPr>
        </w:pPrChange>
      </w:pPr>
      <w:ins w:id="1228" w:author="jon pritchard" w:date="2025-09-17T13:50:00Z" w16du:dateUtc="2025-09-17T11:50:00Z">
        <w:r>
          <w:t>Selection of Base or Standard Display shall disable sun-illumination</w:t>
        </w:r>
      </w:ins>
    </w:p>
    <w:p w14:paraId="13B1CD20" w14:textId="77777777" w:rsidR="00013C7E" w:rsidRDefault="00013C7E">
      <w:pPr>
        <w:pStyle w:val="ISOChange"/>
        <w:numPr>
          <w:ilvl w:val="0"/>
          <w:numId w:val="260"/>
        </w:numPr>
        <w:spacing w:before="60" w:after="60" w:line="240" w:lineRule="auto"/>
        <w:rPr>
          <w:ins w:id="1229" w:author="jon pritchard" w:date="2025-09-17T13:50:00Z" w16du:dateUtc="2025-09-17T11:50:00Z"/>
        </w:rPr>
        <w:pPrChange w:id="1230" w:author="jon pritchard" w:date="2025-09-17T13:50:00Z" w16du:dateUtc="2025-09-17T11:50:00Z">
          <w:pPr>
            <w:pStyle w:val="ISOChange"/>
            <w:numPr>
              <w:numId w:val="259"/>
            </w:numPr>
            <w:spacing w:before="60" w:after="60" w:line="240" w:lineRule="auto"/>
            <w:ind w:left="360" w:hanging="360"/>
          </w:pPr>
        </w:pPrChange>
      </w:pPr>
      <w:ins w:id="1231" w:author="jon pritchard" w:date="2025-09-17T13:50:00Z" w16du:dateUtc="2025-09-17T11:50:00Z">
        <w:r>
          <w:t>The ECDIS must use a consistent s</w:t>
        </w:r>
        <w:r w:rsidRPr="009F6048">
          <w:t xml:space="preserve">un </w:t>
        </w:r>
        <w:r>
          <w:t>a</w:t>
        </w:r>
        <w:r w:rsidRPr="009F6048">
          <w:t xml:space="preserve">zimuth and </w:t>
        </w:r>
        <w:r>
          <w:t>e</w:t>
        </w:r>
        <w:r w:rsidRPr="009F6048">
          <w:t xml:space="preserve">levation </w:t>
        </w:r>
        <w:r>
          <w:t>v</w:t>
        </w:r>
        <w:r w:rsidRPr="009F6048">
          <w:t>alues</w:t>
        </w:r>
        <w:r>
          <w:t xml:space="preserve"> for all data portrayed</w:t>
        </w:r>
      </w:ins>
    </w:p>
    <w:p w14:paraId="2C496D12" w14:textId="5E36F7AC" w:rsidR="00013C7E" w:rsidRPr="00013C7E" w:rsidRDefault="00013C7E">
      <w:pPr>
        <w:pStyle w:val="ISOChange"/>
        <w:numPr>
          <w:ilvl w:val="0"/>
          <w:numId w:val="260"/>
        </w:numPr>
        <w:spacing w:before="60" w:after="60" w:line="240" w:lineRule="auto"/>
        <w:rPr>
          <w:ins w:id="1232" w:author="jon pritchard" w:date="2025-09-17T13:49:00Z" w16du:dateUtc="2025-09-17T11:49:00Z"/>
        </w:rPr>
        <w:pPrChange w:id="1233" w:author="jon pritchard" w:date="2025-09-17T13:50:00Z" w16du:dateUtc="2025-09-17T11:50:00Z">
          <w:pPr>
            <w:pStyle w:val="Heading2"/>
          </w:pPr>
        </w:pPrChange>
      </w:pPr>
      <w:ins w:id="1234" w:author="jon pritchard" w:date="2025-09-17T13:50:00Z" w16du:dateUtc="2025-09-17T11:50:00Z">
        <w:r>
          <w:t>The mariner may be able to vary the s</w:t>
        </w:r>
        <w:r w:rsidRPr="009F6048">
          <w:t xml:space="preserve">un </w:t>
        </w:r>
        <w:r>
          <w:t>a</w:t>
        </w:r>
        <w:r w:rsidRPr="009F6048">
          <w:t xml:space="preserve">zimuth and </w:t>
        </w:r>
        <w:r>
          <w:t>e</w:t>
        </w:r>
        <w:r w:rsidRPr="009F6048">
          <w:t xml:space="preserve">levation </w:t>
        </w:r>
        <w:r>
          <w:t>v</w:t>
        </w:r>
        <w:r w:rsidRPr="009F6048">
          <w:t>alues</w:t>
        </w:r>
        <w:r>
          <w:t xml:space="preserve">. </w:t>
        </w:r>
      </w:ins>
      <w:commentRangeEnd w:id="1219"/>
      <w:ins w:id="1235" w:author="jon pritchard" w:date="2025-09-17T13:51:00Z" w16du:dateUtc="2025-09-17T11:51:00Z">
        <w:r w:rsidR="00A366BC">
          <w:rPr>
            <w:rStyle w:val="CommentReference"/>
            <w:rFonts w:eastAsia="MS Mincho"/>
            <w:lang w:eastAsia="ja-JP"/>
          </w:rPr>
          <w:commentReference w:id="1219"/>
        </w:r>
      </w:ins>
    </w:p>
    <w:p w14:paraId="05BFCA78" w14:textId="77777777" w:rsidR="00013C7E" w:rsidRPr="005B42ED" w:rsidRDefault="00013C7E" w:rsidP="00203BD0">
      <w:pPr>
        <w:spacing w:after="120" w:line="240" w:lineRule="auto"/>
        <w:jc w:val="both"/>
        <w:rPr>
          <w:strike/>
          <w:rPrChange w:id="1236" w:author="jonathan pritchard" w:date="2025-08-07T10:10:00Z" w16du:dateUtc="2025-08-07T09:10:00Z">
            <w:rPr/>
          </w:rPrChange>
        </w:rPr>
      </w:pPr>
    </w:p>
    <w:p w14:paraId="70BEC009" w14:textId="77413F87" w:rsidR="00E00824" w:rsidRPr="00B812CA" w:rsidRDefault="00FD648E" w:rsidP="00D42BC9">
      <w:pPr>
        <w:pStyle w:val="Heading1"/>
      </w:pPr>
      <w:bookmarkStart w:id="1237" w:name="_Toc175130314"/>
      <w:bookmarkStart w:id="1238" w:name="_Toc178784472"/>
      <w:bookmarkStart w:id="1239" w:name="_Toc175130315"/>
      <w:bookmarkStart w:id="1240" w:name="_Toc178784473"/>
      <w:bookmarkStart w:id="1241" w:name="_Toc175130316"/>
      <w:bookmarkStart w:id="1242" w:name="_Toc178784474"/>
      <w:bookmarkStart w:id="1243" w:name="_Toc175130317"/>
      <w:bookmarkStart w:id="1244" w:name="_Toc178784475"/>
      <w:bookmarkStart w:id="1245" w:name="_Toc175130318"/>
      <w:bookmarkStart w:id="1246" w:name="_Toc178784476"/>
      <w:bookmarkStart w:id="1247" w:name="_Toc194067165"/>
      <w:bookmarkEnd w:id="1237"/>
      <w:bookmarkEnd w:id="1238"/>
      <w:bookmarkEnd w:id="1239"/>
      <w:bookmarkEnd w:id="1240"/>
      <w:bookmarkEnd w:id="1241"/>
      <w:bookmarkEnd w:id="1242"/>
      <w:bookmarkEnd w:id="1243"/>
      <w:bookmarkEnd w:id="1244"/>
      <w:bookmarkEnd w:id="1245"/>
      <w:bookmarkEnd w:id="1246"/>
      <w:r w:rsidRPr="00B77A92">
        <w:t>Colours</w:t>
      </w:r>
      <w:bookmarkStart w:id="1248" w:name="_Ref47571511"/>
      <w:bookmarkStart w:id="1249" w:name="_Ref47571525"/>
      <w:bookmarkStart w:id="1250" w:name="_Ref47571532"/>
      <w:bookmarkEnd w:id="1247"/>
    </w:p>
    <w:p w14:paraId="22B74343" w14:textId="19FA06AD" w:rsidR="00046CD2" w:rsidRPr="00B812CA" w:rsidRDefault="004B6C6C" w:rsidP="00DB7CFE">
      <w:pPr>
        <w:pStyle w:val="Heading2"/>
      </w:pPr>
      <w:bookmarkStart w:id="1251" w:name="_Toc194067166"/>
      <w:r w:rsidRPr="00B812CA">
        <w:t>C</w:t>
      </w:r>
      <w:r w:rsidR="00046CD2" w:rsidRPr="00B812CA">
        <w:t xml:space="preserve">olour </w:t>
      </w:r>
      <w:r w:rsidR="00F31F5D" w:rsidRPr="00B812CA">
        <w:t>palettes</w:t>
      </w:r>
      <w:bookmarkEnd w:id="1248"/>
      <w:bookmarkEnd w:id="1249"/>
      <w:bookmarkEnd w:id="1250"/>
      <w:r w:rsidRPr="00B812CA">
        <w:t xml:space="preserve"> implemented by the portrayal catalogue</w:t>
      </w:r>
      <w:bookmarkEnd w:id="1251"/>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252" w:name="_Toc38829558"/>
      <w:bookmarkStart w:id="1253" w:name="_Toc38830061"/>
      <w:bookmarkStart w:id="1254" w:name="_Toc38936224"/>
      <w:bookmarkEnd w:id="1252"/>
      <w:bookmarkEnd w:id="1253"/>
      <w:bookmarkEnd w:id="1254"/>
    </w:p>
    <w:p w14:paraId="583774C1" w14:textId="5D48EB7A" w:rsidR="000A5F45" w:rsidRPr="00B812CA" w:rsidRDefault="00843133" w:rsidP="00BE68E8">
      <w:pPr>
        <w:pStyle w:val="Heading1"/>
      </w:pPr>
      <w:bookmarkStart w:id="1255" w:name="_Toc38829561"/>
      <w:bookmarkStart w:id="1256" w:name="_Toc38830064"/>
      <w:bookmarkStart w:id="1257" w:name="_Toc38936227"/>
      <w:bookmarkStart w:id="1258" w:name="_Toc40990418"/>
      <w:bookmarkStart w:id="1259" w:name="_Toc41235029"/>
      <w:bookmarkStart w:id="1260" w:name="_Toc41235073"/>
      <w:bookmarkStart w:id="1261" w:name="_Toc42694845"/>
      <w:bookmarkStart w:id="1262" w:name="_Toc42708806"/>
      <w:bookmarkStart w:id="1263" w:name="_Toc38829562"/>
      <w:bookmarkStart w:id="1264" w:name="_Toc38830065"/>
      <w:bookmarkStart w:id="1265" w:name="_Toc38936228"/>
      <w:bookmarkStart w:id="1266" w:name="_Toc40990419"/>
      <w:bookmarkStart w:id="1267" w:name="_Toc41235030"/>
      <w:bookmarkStart w:id="1268" w:name="_Toc41235074"/>
      <w:bookmarkStart w:id="1269" w:name="_Toc42694846"/>
      <w:bookmarkStart w:id="1270" w:name="_Toc42708807"/>
      <w:bookmarkStart w:id="1271" w:name="_Toc38829563"/>
      <w:bookmarkStart w:id="1272" w:name="_Toc38830066"/>
      <w:bookmarkStart w:id="1273" w:name="_Toc38936229"/>
      <w:bookmarkStart w:id="1274" w:name="_Toc40990420"/>
      <w:bookmarkStart w:id="1275" w:name="_Toc41235031"/>
      <w:bookmarkStart w:id="1276" w:name="_Toc41235075"/>
      <w:bookmarkStart w:id="1277" w:name="_Toc42694847"/>
      <w:bookmarkStart w:id="1278" w:name="_Toc42708808"/>
      <w:bookmarkStart w:id="1279" w:name="_Toc38829564"/>
      <w:bookmarkStart w:id="1280" w:name="_Toc38830067"/>
      <w:bookmarkStart w:id="1281" w:name="_Toc38936230"/>
      <w:bookmarkStart w:id="1282" w:name="_Toc40990421"/>
      <w:bookmarkStart w:id="1283" w:name="_Toc41235032"/>
      <w:bookmarkStart w:id="1284" w:name="_Toc41235076"/>
      <w:bookmarkStart w:id="1285" w:name="_Toc42694848"/>
      <w:bookmarkStart w:id="1286" w:name="_Toc42708809"/>
      <w:bookmarkStart w:id="1287" w:name="_Toc38829565"/>
      <w:bookmarkStart w:id="1288" w:name="_Toc38830068"/>
      <w:bookmarkStart w:id="1289" w:name="_Toc38936231"/>
      <w:bookmarkStart w:id="1290" w:name="_Toc40990422"/>
      <w:bookmarkStart w:id="1291" w:name="_Toc41235033"/>
      <w:bookmarkStart w:id="1292" w:name="_Toc41235077"/>
      <w:bookmarkStart w:id="1293" w:name="_Toc42694849"/>
      <w:bookmarkStart w:id="1294" w:name="_Toc42708810"/>
      <w:bookmarkStart w:id="1295" w:name="_Ref47470424"/>
      <w:bookmarkStart w:id="1296" w:name="_Toc194067167"/>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r w:rsidRPr="00B812CA">
        <w:t>Cursor Pick Reports and Displays in Interface Panels</w:t>
      </w:r>
      <w:bookmarkEnd w:id="1295"/>
      <w:bookmarkEnd w:id="129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w:t>
      </w:r>
      <w:r w:rsidR="00997923" w:rsidRPr="00FD2297">
        <w:rPr>
          <w:strike/>
          <w:rPrChange w:id="1297" w:author="jonathan pritchard" w:date="2025-07-22T10:03:00Z" w16du:dateUtc="2025-07-22T09:03:00Z">
            <w:rPr/>
          </w:rPrChange>
        </w:rPr>
        <w:t>charted</w:t>
      </w:r>
      <w:r w:rsidR="00997923" w:rsidRPr="00073E85">
        <w:t xml:space="preserve">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1298" w:name="_Toc194067168"/>
      <w:r w:rsidRPr="00B77A92">
        <w:t>Curso</w:t>
      </w:r>
      <w:r w:rsidR="00AB7E34" w:rsidRPr="00B77A92">
        <w:t>r pick r</w:t>
      </w:r>
      <w:r w:rsidRPr="00B77A92">
        <w:t>ules</w:t>
      </w:r>
      <w:bookmarkEnd w:id="1298"/>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F2091C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rsidRPr="00AA57CD">
        <w:rPr>
          <w:highlight w:val="yellow"/>
          <w:rPrChange w:id="1299" w:author="jonathan pritchard" w:date="2025-10-07T19:54:00Z" w16du:dateUtc="2025-10-07T18:54:00Z">
            <w:rPr/>
          </w:rPrChange>
        </w:rPr>
        <w:fldChar w:fldCharType="begin"/>
      </w:r>
      <w:r w:rsidR="00F12027" w:rsidRPr="00AA57CD">
        <w:rPr>
          <w:highlight w:val="yellow"/>
          <w:rPrChange w:id="1300" w:author="jonathan pritchard" w:date="2025-10-07T19:54:00Z" w16du:dateUtc="2025-10-07T18:54:00Z">
            <w:rPr/>
          </w:rPrChange>
        </w:rPr>
        <w:instrText xml:space="preserve"> REF _Ref189057755 \r \h </w:instrText>
      </w:r>
      <w:r w:rsidR="00AA57CD">
        <w:rPr>
          <w:highlight w:val="yellow"/>
        </w:rPr>
        <w:instrText xml:space="preserve"> \* MERGEFORMAT </w:instrText>
      </w:r>
      <w:r w:rsidR="00F12027" w:rsidRPr="00A1260D">
        <w:rPr>
          <w:highlight w:val="yellow"/>
        </w:rPr>
      </w:r>
      <w:r w:rsidR="00F12027" w:rsidRPr="00AA57CD">
        <w:rPr>
          <w:highlight w:val="yellow"/>
          <w:rPrChange w:id="1301" w:author="jonathan pritchard" w:date="2025-10-07T19:54:00Z" w16du:dateUtc="2025-10-07T18:54:00Z">
            <w:rPr/>
          </w:rPrChange>
        </w:rPr>
        <w:fldChar w:fldCharType="separate"/>
      </w:r>
      <w:r w:rsidR="00F12027" w:rsidRPr="00AA57CD">
        <w:rPr>
          <w:highlight w:val="yellow"/>
          <w:rPrChange w:id="1302" w:author="jonathan pritchard" w:date="2025-10-07T19:54:00Z" w16du:dateUtc="2025-10-07T18:54:00Z">
            <w:rPr/>
          </w:rPrChange>
        </w:rPr>
        <w:t>10.3</w:t>
      </w:r>
      <w:r w:rsidR="00F12027" w:rsidRPr="00AA57CD">
        <w:rPr>
          <w:highlight w:val="yellow"/>
          <w:rPrChange w:id="1303" w:author="jonathan pritchard" w:date="2025-10-07T19:54:00Z" w16du:dateUtc="2025-10-07T18:54:00Z">
            <w:rPr/>
          </w:rPrChange>
        </w:rPr>
        <w:fldChar w:fldCharType="end"/>
      </w:r>
      <w:r w:rsidR="00E03B21" w:rsidRPr="00AA57CD">
        <w:rPr>
          <w:highlight w:val="yellow"/>
          <w:rPrChange w:id="1304" w:author="jonathan pritchard" w:date="2025-10-07T19:54:00Z" w16du:dateUtc="2025-10-07T18:54:00Z">
            <w:rPr/>
          </w:rPrChange>
        </w:rPr>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AA57CD">
        <w:rPr>
          <w:highlight w:val="yellow"/>
          <w:rPrChange w:id="1305" w:author="jonathan pritchard" w:date="2025-10-07T19:55:00Z" w16du:dateUtc="2025-10-07T18:55:00Z">
            <w:rPr/>
          </w:rPrChange>
        </w:rPr>
        <w:t xml:space="preserve">The </w:t>
      </w:r>
      <w:r w:rsidR="00507556" w:rsidRPr="00AA57CD">
        <w:rPr>
          <w:highlight w:val="yellow"/>
          <w:rPrChange w:id="1306" w:author="jonathan pritchard" w:date="2025-10-07T19:55:00Z" w16du:dateUtc="2025-10-07T18:55:00Z">
            <w:rPr/>
          </w:rPrChange>
        </w:rPr>
        <w:t>P</w:t>
      </w:r>
      <w:r w:rsidRPr="00AA57CD">
        <w:rPr>
          <w:highlight w:val="yellow"/>
          <w:rPrChange w:id="1307" w:author="jonathan pritchard" w:date="2025-10-07T19:55:00Z" w16du:dateUtc="2025-10-07T18:55:00Z">
            <w:rPr/>
          </w:rPrChange>
        </w:rPr>
        <w:t xml:space="preserve">ick </w:t>
      </w:r>
      <w:r w:rsidR="00507556" w:rsidRPr="00AA57CD">
        <w:rPr>
          <w:highlight w:val="yellow"/>
          <w:rPrChange w:id="1308" w:author="jonathan pritchard" w:date="2025-10-07T19:55:00Z" w16du:dateUtc="2025-10-07T18:55:00Z">
            <w:rPr/>
          </w:rPrChange>
        </w:rPr>
        <w:t>R</w:t>
      </w:r>
      <w:r w:rsidRPr="00AA57CD">
        <w:rPr>
          <w:highlight w:val="yellow"/>
          <w:rPrChange w:id="1309" w:author="jonathan pritchard" w:date="2025-10-07T19:55:00Z" w16du:dateUtc="2025-10-07T18:55:00Z">
            <w:rPr/>
          </w:rPrChange>
        </w:rPr>
        <w:t xml:space="preserve">eport </w:t>
      </w:r>
      <w:r w:rsidR="00677FCC" w:rsidRPr="00AA57CD">
        <w:rPr>
          <w:highlight w:val="yellow"/>
          <w:rPrChange w:id="1310" w:author="jonathan pritchard" w:date="2025-10-07T19:55:00Z" w16du:dateUtc="2025-10-07T18:55:00Z">
            <w:rPr/>
          </w:rPrChange>
        </w:rPr>
        <w:t xml:space="preserve">must </w:t>
      </w:r>
      <w:r w:rsidRPr="00AA57CD">
        <w:rPr>
          <w:highlight w:val="yellow"/>
          <w:rPrChange w:id="1311" w:author="jonathan pritchard" w:date="2025-10-07T19:55:00Z" w16du:dateUtc="2025-10-07T18:55:00Z">
            <w:rPr/>
          </w:rPrChange>
        </w:rPr>
        <w:t>only return information about the visible features on the ECDIS display</w:t>
      </w:r>
      <w:r w:rsidRPr="00B77A92">
        <w:t>.</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lastRenderedPageBreak/>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6C87AC2F" w:rsidR="00101C16" w:rsidRPr="00AA57CD" w:rsidRDefault="00101C16" w:rsidP="00AE2737">
      <w:pPr>
        <w:pStyle w:val="ListParagraph"/>
        <w:numPr>
          <w:ilvl w:val="0"/>
          <w:numId w:val="34"/>
        </w:numPr>
        <w:spacing w:after="120" w:line="240" w:lineRule="auto"/>
        <w:jc w:val="both"/>
        <w:rPr>
          <w:highlight w:val="yellow"/>
          <w:rPrChange w:id="1312" w:author="jonathan pritchard" w:date="2025-10-07T19:55:00Z" w16du:dateUtc="2025-10-07T18:55:00Z">
            <w:rPr/>
          </w:rPrChange>
        </w:rPr>
      </w:pPr>
      <w:r w:rsidRPr="00B812CA">
        <w:t xml:space="preserve"> </w:t>
      </w:r>
      <w:r w:rsidR="00380FF3" w:rsidRPr="00AA57CD">
        <w:rPr>
          <w:highlight w:val="yellow"/>
          <w:rPrChange w:id="1313" w:author="jonathan pritchard" w:date="2025-10-07T19:55:00Z" w16du:dateUtc="2025-10-07T18:55:00Z">
            <w:rPr/>
          </w:rPrChange>
        </w:rPr>
        <w:t>A</w:t>
      </w:r>
      <w:r w:rsidR="00B37DA9" w:rsidRPr="00AA57CD">
        <w:rPr>
          <w:highlight w:val="yellow"/>
          <w:rPrChange w:id="1314" w:author="jonathan pritchard" w:date="2025-10-07T19:55:00Z" w16du:dateUtc="2025-10-07T18:55:00Z">
            <w:rPr/>
          </w:rPrChange>
        </w:rPr>
        <w:t>ll f</w:t>
      </w:r>
      <w:r w:rsidRPr="00AA57CD">
        <w:rPr>
          <w:highlight w:val="yellow"/>
          <w:rPrChange w:id="1315" w:author="jonathan pritchard" w:date="2025-10-07T19:55:00Z" w16du:dateUtc="2025-10-07T18:55:00Z">
            <w:rPr/>
          </w:rPrChange>
        </w:rPr>
        <w:t xml:space="preserve">eatures with identical </w:t>
      </w:r>
      <w:proofErr w:type="spellStart"/>
      <w:r w:rsidRPr="00AA57CD">
        <w:rPr>
          <w:i/>
          <w:iCs/>
          <w:highlight w:val="yellow"/>
          <w:rPrChange w:id="1316" w:author="jonathan pritchard" w:date="2025-10-07T19:55:00Z" w16du:dateUtc="2025-10-07T18:55:00Z">
            <w:rPr>
              <w:i/>
              <w:iCs/>
            </w:rPr>
          </w:rPrChange>
        </w:rPr>
        <w:t>interoperabilityIdentifier</w:t>
      </w:r>
      <w:proofErr w:type="spellEnd"/>
      <w:r w:rsidRPr="00AA57CD">
        <w:rPr>
          <w:highlight w:val="yellow"/>
          <w:rPrChange w:id="1317" w:author="jonathan pritchard" w:date="2025-10-07T19:55:00Z" w16du:dateUtc="2025-10-07T18:55:00Z">
            <w:rPr/>
          </w:rPrChange>
        </w:rPr>
        <w:t xml:space="preserve"> values must be </w:t>
      </w:r>
      <w:r w:rsidR="00380FF3" w:rsidRPr="00AA57CD">
        <w:rPr>
          <w:highlight w:val="yellow"/>
          <w:rPrChange w:id="1318" w:author="jonathan pritchard" w:date="2025-10-07T19:55:00Z" w16du:dateUtc="2025-10-07T18:55:00Z">
            <w:rPr/>
          </w:rPrChange>
        </w:rPr>
        <w:t>presented together and merged</w:t>
      </w:r>
      <w:r w:rsidR="00DB4AA7" w:rsidRPr="00AA57CD">
        <w:rPr>
          <w:highlight w:val="yellow"/>
          <w:rPrChange w:id="1319" w:author="jonathan pritchard" w:date="2025-10-07T19:55:00Z" w16du:dateUtc="2025-10-07T18:55:00Z">
            <w:rPr/>
          </w:rPrChange>
        </w:rPr>
        <w:t>.</w:t>
      </w:r>
    </w:p>
    <w:p w14:paraId="7010ABEB" w14:textId="7312389F" w:rsidR="00C0545F" w:rsidRPr="00DE19F5" w:rsidRDefault="00072E6E" w:rsidP="00530F27">
      <w:pPr>
        <w:pStyle w:val="ListParagraph"/>
        <w:numPr>
          <w:ilvl w:val="0"/>
          <w:numId w:val="34"/>
        </w:numPr>
        <w:spacing w:after="120" w:line="240" w:lineRule="auto"/>
        <w:jc w:val="both"/>
      </w:pPr>
      <w:r>
        <w:t xml:space="preserve"> Descriptions of attributes and their values, available in the feature catalogue, must be shown on demand.</w:t>
      </w: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1320" w:name="_Toc178784481"/>
      <w:bookmarkStart w:id="1321" w:name="_Toc178784482"/>
      <w:bookmarkStart w:id="1322" w:name="_Toc178784483"/>
      <w:bookmarkStart w:id="1323" w:name="_Toc194067169"/>
      <w:bookmarkEnd w:id="1320"/>
      <w:bookmarkEnd w:id="1321"/>
      <w:bookmarkEnd w:id="1322"/>
      <w:r w:rsidRPr="0087682E">
        <w:t xml:space="preserve">Display of </w:t>
      </w:r>
      <w:r>
        <w:t xml:space="preserve">dataset </w:t>
      </w:r>
      <w:r w:rsidRPr="0087682E">
        <w:t>supp</w:t>
      </w:r>
      <w:r>
        <w:t>ort</w:t>
      </w:r>
      <w:r w:rsidRPr="0087682E">
        <w:t xml:space="preserve"> files</w:t>
      </w:r>
      <w:bookmarkEnd w:id="1323"/>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1324" w:name="_Toc194067170"/>
      <w:r>
        <w:t>Pick report organisation</w:t>
      </w:r>
      <w:r w:rsidR="00427676" w:rsidRPr="00EA3A73">
        <w:t>.</w:t>
      </w:r>
      <w:bookmarkEnd w:id="1324"/>
    </w:p>
    <w:p w14:paraId="1CDFCB69" w14:textId="226E43C3" w:rsidR="007C15E6" w:rsidRPr="00B77A92" w:rsidRDefault="007C15E6" w:rsidP="00E673D5">
      <w:pPr>
        <w:pStyle w:val="Heading3"/>
      </w:pPr>
      <w:bookmarkStart w:id="1325" w:name="_Toc178784486"/>
      <w:bookmarkStart w:id="1326" w:name="_Toc194067171"/>
      <w:bookmarkEnd w:id="1325"/>
      <w:r w:rsidRPr="00B77A92">
        <w:t xml:space="preserve">Sorting </w:t>
      </w:r>
      <w:r w:rsidR="009674CE" w:rsidRPr="00B77A92">
        <w:t>o</w:t>
      </w:r>
      <w:r w:rsidR="00EE7A2C" w:rsidRPr="00B77A92">
        <w:t>rder</w:t>
      </w:r>
      <w:r w:rsidR="009674CE" w:rsidRPr="00B77A92">
        <w:t xml:space="preserve"> of results</w:t>
      </w:r>
      <w:bookmarkEnd w:id="1326"/>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327" w:name="_Toc178784488"/>
      <w:bookmarkStart w:id="1328" w:name="_Ref47277288"/>
      <w:bookmarkStart w:id="1329" w:name="_Ref47298226"/>
      <w:bookmarkStart w:id="1330" w:name="_Toc194067172"/>
      <w:bookmarkEnd w:id="1327"/>
      <w:r w:rsidRPr="00B77A92">
        <w:t xml:space="preserve">Hover-over </w:t>
      </w:r>
      <w:r w:rsidR="009674CE" w:rsidRPr="00B77A92">
        <w:t>f</w:t>
      </w:r>
      <w:r w:rsidRPr="00B77A92">
        <w:t>unction</w:t>
      </w:r>
      <w:bookmarkEnd w:id="1328"/>
      <w:bookmarkEnd w:id="1329"/>
      <w:bookmarkEnd w:id="1330"/>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331"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331"/>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332"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bookmarkStart w:id="1333" w:name="_Hlk211514913"/>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bookmarkEnd w:id="1333"/>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1332"/>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334" w:name="_Toc178784491"/>
      <w:bookmarkStart w:id="1335" w:name="_Toc178784492"/>
      <w:bookmarkStart w:id="1336" w:name="_Toc178784493"/>
      <w:bookmarkStart w:id="1337" w:name="_Toc178784494"/>
      <w:bookmarkStart w:id="1338" w:name="_Toc178784495"/>
      <w:bookmarkStart w:id="1339" w:name="_Toc178784496"/>
      <w:bookmarkStart w:id="1340" w:name="_Toc178784497"/>
      <w:bookmarkStart w:id="1341" w:name="_Toc178784498"/>
      <w:bookmarkStart w:id="1342" w:name="_Toc38829567"/>
      <w:bookmarkStart w:id="1343" w:name="_Toc38830070"/>
      <w:bookmarkStart w:id="1344" w:name="_Toc38936233"/>
      <w:bookmarkStart w:id="1345" w:name="_Toc40990424"/>
      <w:bookmarkStart w:id="1346" w:name="_Toc41235035"/>
      <w:bookmarkStart w:id="1347" w:name="_Toc41235079"/>
      <w:bookmarkStart w:id="1348" w:name="_Toc42694851"/>
      <w:bookmarkStart w:id="1349" w:name="_Toc42708812"/>
      <w:bookmarkStart w:id="1350" w:name="_Toc194067174"/>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r w:rsidRPr="00B77A92">
        <w:t xml:space="preserve">Alerts </w:t>
      </w:r>
      <w:r w:rsidR="00A80530" w:rsidRPr="00B77A92">
        <w:t>and Indications</w:t>
      </w:r>
      <w:bookmarkEnd w:id="1350"/>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1351" w:name="_Toc194067175"/>
      <w:r>
        <w:t>Multiple spatial objects.</w:t>
      </w:r>
      <w:bookmarkEnd w:id="1351"/>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352" w:name="_Toc178784500"/>
      <w:bookmarkStart w:id="1353" w:name="_Ref44433395"/>
      <w:bookmarkStart w:id="1354" w:name="_Toc194067176"/>
      <w:bookmarkEnd w:id="1352"/>
      <w:r w:rsidRPr="00B77A92">
        <w:t xml:space="preserve">Use of </w:t>
      </w:r>
      <w:r w:rsidR="00F42A19" w:rsidRPr="00B77A92">
        <w:t xml:space="preserve">Context </w:t>
      </w:r>
      <w:r w:rsidRPr="00B77A92">
        <w:t>P</w:t>
      </w:r>
      <w:r w:rsidR="00F42A19" w:rsidRPr="00B77A92">
        <w:t>arameters</w:t>
      </w:r>
      <w:bookmarkEnd w:id="1353"/>
      <w:bookmarkEnd w:id="1354"/>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commentRangeStart w:id="1355"/>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commentRangeEnd w:id="1355"/>
      <w:r w:rsidR="00FD2297" w:rsidRPr="00B77A92">
        <w:rPr>
          <w:rStyle w:val="CommentReference"/>
          <w:sz w:val="20"/>
          <w:lang w:val="en-GB"/>
        </w:rPr>
        <w:commentReference w:id="1355"/>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356" w:name="_Ref45143486"/>
      <w:bookmarkStart w:id="1357" w:name="_Ref171161739"/>
      <w:bookmarkStart w:id="1358" w:name="_Toc194067177"/>
      <w:r w:rsidRPr="00B77A92">
        <w:t>Dual-fuel systems</w:t>
      </w:r>
      <w:bookmarkEnd w:id="1356"/>
      <w:bookmarkEnd w:id="1357"/>
      <w:bookmarkEnd w:id="1358"/>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A73DCC" w:rsidRDefault="00302EC5" w:rsidP="00DB7CFE">
      <w:pPr>
        <w:pStyle w:val="Heading2"/>
        <w:rPr>
          <w:strike/>
          <w:rPrChange w:id="1359" w:author="jonathan pritchard" w:date="2025-08-07T10:40:00Z" w16du:dateUtc="2025-08-07T09:40:00Z">
            <w:rPr/>
          </w:rPrChange>
        </w:rPr>
      </w:pPr>
      <w:bookmarkStart w:id="1360" w:name="_Toc178784503"/>
      <w:bookmarkStart w:id="1361" w:name="_Toc178784504"/>
      <w:bookmarkStart w:id="1362" w:name="_Toc178784505"/>
      <w:bookmarkStart w:id="1363" w:name="_Toc178784506"/>
      <w:bookmarkStart w:id="1364" w:name="_Toc178784507"/>
      <w:bookmarkStart w:id="1365" w:name="_Toc178784508"/>
      <w:bookmarkStart w:id="1366" w:name="_Toc178784509"/>
      <w:bookmarkStart w:id="1367" w:name="_Toc178784510"/>
      <w:bookmarkStart w:id="1368" w:name="_Toc194067178"/>
      <w:bookmarkEnd w:id="1360"/>
      <w:bookmarkEnd w:id="1361"/>
      <w:bookmarkEnd w:id="1362"/>
      <w:bookmarkEnd w:id="1363"/>
      <w:bookmarkEnd w:id="1364"/>
      <w:bookmarkEnd w:id="1365"/>
      <w:bookmarkEnd w:id="1366"/>
      <w:bookmarkEnd w:id="1367"/>
      <w:r w:rsidRPr="00A73DCC">
        <w:rPr>
          <w:strike/>
          <w:rPrChange w:id="1369" w:author="jonathan pritchard" w:date="2025-08-07T10:40:00Z" w16du:dateUtc="2025-08-07T09:40:00Z">
            <w:rPr/>
          </w:rPrChange>
        </w:rPr>
        <w:lastRenderedPageBreak/>
        <w:t>Display of additional information layers</w:t>
      </w:r>
      <w:bookmarkEnd w:id="1368"/>
    </w:p>
    <w:p w14:paraId="4D6818EF" w14:textId="78355B94" w:rsidR="004B7D03" w:rsidRPr="00A73DCC" w:rsidRDefault="00A5689D" w:rsidP="00A13E02">
      <w:pPr>
        <w:spacing w:after="120" w:line="240" w:lineRule="auto"/>
        <w:jc w:val="both"/>
        <w:rPr>
          <w:strike/>
          <w:rPrChange w:id="1370" w:author="jonathan pritchard" w:date="2025-08-07T10:40:00Z" w16du:dateUtc="2025-08-07T09:40:00Z">
            <w:rPr/>
          </w:rPrChange>
        </w:rPr>
      </w:pPr>
      <w:r w:rsidRPr="00A73DCC">
        <w:rPr>
          <w:strike/>
          <w:rPrChange w:id="1371" w:author="jonathan pritchard" w:date="2025-08-07T10:40:00Z" w16du:dateUtc="2025-08-07T09:40:00Z">
            <w:rPr/>
          </w:rPrChange>
        </w:rPr>
        <w:t xml:space="preserve">The display of additional information layers is generally driven by mariner need. The </w:t>
      </w:r>
      <w:r w:rsidR="00A13E02" w:rsidRPr="00A73DCC">
        <w:rPr>
          <w:strike/>
          <w:rPrChange w:id="1372" w:author="jonathan pritchard" w:date="2025-08-07T10:40:00Z" w16du:dateUtc="2025-08-07T09:40:00Z">
            <w:rPr/>
          </w:rPrChange>
        </w:rPr>
        <w:t>I</w:t>
      </w:r>
      <w:r w:rsidRPr="00A73DCC">
        <w:rPr>
          <w:strike/>
          <w:rPrChange w:id="1373" w:author="jonathan pritchard" w:date="2025-08-07T10:40:00Z" w16du:dateUtc="2025-08-07T09:40:00Z">
            <w:rPr/>
          </w:rPrChange>
        </w:rPr>
        <w:t xml:space="preserve">nteroperability </w:t>
      </w:r>
      <w:r w:rsidR="00A13E02" w:rsidRPr="00A73DCC">
        <w:rPr>
          <w:strike/>
          <w:rPrChange w:id="1374" w:author="jonathan pritchard" w:date="2025-08-07T10:40:00Z" w16du:dateUtc="2025-08-07T09:40:00Z">
            <w:rPr/>
          </w:rPrChange>
        </w:rPr>
        <w:t>C</w:t>
      </w:r>
      <w:r w:rsidRPr="00A73DCC">
        <w:rPr>
          <w:strike/>
          <w:rPrChange w:id="1375" w:author="jonathan pritchard" w:date="2025-08-07T10:40:00Z" w16du:dateUtc="2025-08-07T09:40:00Z">
            <w:rPr/>
          </w:rPrChange>
        </w:rPr>
        <w:t xml:space="preserve">atalogue concept for ECDIS (see S-100 Part 16 and S-98) is based on </w:t>
      </w:r>
      <w:r w:rsidR="00075907" w:rsidRPr="00A73DCC">
        <w:rPr>
          <w:strike/>
          <w:rPrChange w:id="1376" w:author="jonathan pritchard" w:date="2025-08-07T10:40:00Z" w16du:dateUtc="2025-08-07T09:40:00Z">
            <w:rPr/>
          </w:rPrChange>
        </w:rPr>
        <w:t xml:space="preserve">the use of </w:t>
      </w:r>
      <w:r w:rsidRPr="00A73DCC">
        <w:rPr>
          <w:strike/>
          <w:rPrChange w:id="1377" w:author="jonathan pritchard" w:date="2025-08-07T10:40:00Z" w16du:dateUtc="2025-08-07T09:40:00Z">
            <w:rPr/>
          </w:rPrChange>
        </w:rPr>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378" w:name="_Toc194067179"/>
      <w:r w:rsidRPr="00B77A92">
        <w:t>Concurrent applicability of S-</w:t>
      </w:r>
      <w:r w:rsidR="00962723" w:rsidRPr="00B77A92">
        <w:t>52</w:t>
      </w:r>
      <w:r w:rsidR="00390D83" w:rsidRPr="00B77A92">
        <w:t xml:space="preserve"> and S-57</w:t>
      </w:r>
      <w:bookmarkEnd w:id="1378"/>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379" w:name="_Toc194067180"/>
      <w:r w:rsidRPr="00B812CA">
        <w:t>Specifications for the display screen</w:t>
      </w:r>
      <w:bookmarkEnd w:id="1379"/>
    </w:p>
    <w:p w14:paraId="7AAA8BD5" w14:textId="2B70B9A4" w:rsidR="00874728" w:rsidRPr="00B77A92" w:rsidRDefault="00725E1B" w:rsidP="00DB7CFE">
      <w:pPr>
        <w:pStyle w:val="Heading2"/>
      </w:pPr>
      <w:bookmarkStart w:id="1380" w:name="_Ref47552325"/>
      <w:bookmarkStart w:id="1381" w:name="_Ref47552331"/>
      <w:bookmarkStart w:id="1382" w:name="_Ref47553093"/>
      <w:bookmarkStart w:id="1383" w:name="_Toc194067181"/>
      <w:r w:rsidRPr="00B77A92">
        <w:t>Physical display requirements</w:t>
      </w:r>
      <w:bookmarkEnd w:id="1380"/>
      <w:bookmarkEnd w:id="1381"/>
      <w:bookmarkEnd w:id="1382"/>
      <w:bookmarkEnd w:id="1383"/>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lastRenderedPageBreak/>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384" w:name="_Toc194067182"/>
      <w:r w:rsidRPr="00B77A92">
        <w:t>Colour reproduction</w:t>
      </w:r>
      <w:bookmarkEnd w:id="1384"/>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385" w:name="_Ref49462011"/>
      <w:bookmarkStart w:id="1386" w:name="_Toc194067183"/>
      <w:r w:rsidRPr="00B77A92">
        <w:t>Display requirements for colours</w:t>
      </w:r>
      <w:bookmarkEnd w:id="1385"/>
      <w:bookmarkEnd w:id="1386"/>
    </w:p>
    <w:p w14:paraId="3CB3320E" w14:textId="50B40509" w:rsidR="00334FE9" w:rsidRPr="00B77A92" w:rsidRDefault="00334FE9" w:rsidP="00E673D5">
      <w:pPr>
        <w:pStyle w:val="Heading3"/>
      </w:pPr>
      <w:bookmarkStart w:id="1387" w:name="_Toc178784517"/>
      <w:bookmarkStart w:id="1388" w:name="_Toc178784518"/>
      <w:bookmarkStart w:id="1389" w:name="_Toc178784519"/>
      <w:bookmarkStart w:id="1390" w:name="_Toc178784520"/>
      <w:bookmarkStart w:id="1391" w:name="_Toc178784521"/>
      <w:bookmarkStart w:id="1392" w:name="_Toc178784522"/>
      <w:bookmarkStart w:id="1393" w:name="_Toc178784523"/>
      <w:bookmarkStart w:id="1394" w:name="_Toc178784524"/>
      <w:bookmarkStart w:id="1395" w:name="_Toc178784525"/>
      <w:bookmarkStart w:id="1396" w:name="_Toc178784526"/>
      <w:bookmarkStart w:id="1397" w:name="_Toc178784527"/>
      <w:bookmarkStart w:id="1398" w:name="_Toc178784528"/>
      <w:bookmarkStart w:id="1399" w:name="_Toc194067184"/>
      <w:bookmarkEnd w:id="1387"/>
      <w:bookmarkEnd w:id="1388"/>
      <w:bookmarkEnd w:id="1389"/>
      <w:bookmarkEnd w:id="1390"/>
      <w:bookmarkEnd w:id="1391"/>
      <w:bookmarkEnd w:id="1392"/>
      <w:bookmarkEnd w:id="1393"/>
      <w:bookmarkEnd w:id="1394"/>
      <w:bookmarkEnd w:id="1395"/>
      <w:bookmarkEnd w:id="1396"/>
      <w:bookmarkEnd w:id="1397"/>
      <w:bookmarkEnd w:id="1398"/>
      <w:r w:rsidRPr="00B77A92">
        <w:t>General</w:t>
      </w:r>
      <w:bookmarkEnd w:id="1399"/>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1400" w:name="_Toc49466645"/>
      <w:bookmarkStart w:id="1401" w:name="_Toc49466891"/>
      <w:bookmarkStart w:id="1402" w:name="_Toc178784530"/>
      <w:bookmarkStart w:id="1403" w:name="_Toc178784531"/>
      <w:bookmarkStart w:id="1404" w:name="_Toc178784532"/>
      <w:bookmarkStart w:id="1405" w:name="_Toc178784533"/>
      <w:bookmarkStart w:id="1406" w:name="_Toc178784534"/>
      <w:bookmarkStart w:id="1407" w:name="_Toc178784535"/>
      <w:bookmarkStart w:id="1408" w:name="_Toc194067185"/>
      <w:bookmarkEnd w:id="1400"/>
      <w:bookmarkEnd w:id="1401"/>
      <w:bookmarkEnd w:id="1402"/>
      <w:bookmarkEnd w:id="1403"/>
      <w:bookmarkEnd w:id="1404"/>
      <w:bookmarkEnd w:id="1405"/>
      <w:bookmarkEnd w:id="1406"/>
      <w:bookmarkEnd w:id="1407"/>
      <w:r w:rsidRPr="00B77A92">
        <w:t>Display calibration and verification</w:t>
      </w:r>
      <w:bookmarkEnd w:id="1408"/>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1409" w:name="_Toc194067186"/>
      <w:r w:rsidRPr="00B77A92">
        <w:t>Colour control,</w:t>
      </w:r>
      <w:r w:rsidR="00334FE9" w:rsidRPr="00B77A92">
        <w:t xml:space="preserve"> contrast and brightness controls</w:t>
      </w:r>
      <w:bookmarkEnd w:id="1409"/>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1410" w:name="_Toc194067187"/>
      <w:r w:rsidRPr="00B77A92">
        <w:t>Effect of controls</w:t>
      </w:r>
      <w:bookmarkEnd w:id="1410"/>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 xml:space="preserve">background colours, and this may result in some </w:t>
      </w:r>
      <w:r w:rsidRPr="00B77A92">
        <w:lastRenderedPageBreak/>
        <w:t>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1411" w:name="_Toc194067188"/>
      <w:r w:rsidRPr="00B77A92">
        <w:t>Use of the controls</w:t>
      </w:r>
      <w:bookmarkEnd w:id="1411"/>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412" w:name="_Toc194067189"/>
      <w:r w:rsidRPr="00B77A92">
        <w:t>Setting the controls for route monitoring</w:t>
      </w:r>
      <w:bookmarkEnd w:id="1412"/>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1413" w:name="_Toc194067190"/>
    <w:p w14:paraId="24AC6B9E" w14:textId="6CBD9855" w:rsidR="00725E1B" w:rsidRPr="00B77A92" w:rsidRDefault="003A3C6A" w:rsidP="00DB7CFE">
      <w:pPr>
        <w:pStyle w:val="Heading2"/>
      </w:pPr>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413"/>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414" w:name="_Toc178784538"/>
      <w:bookmarkStart w:id="1415" w:name="_Toc178784539"/>
      <w:bookmarkStart w:id="1416" w:name="_Ref49465180"/>
      <w:bookmarkStart w:id="1417" w:name="_Toc194067191"/>
      <w:bookmarkEnd w:id="1414"/>
      <w:bookmarkEnd w:id="1415"/>
      <w:r w:rsidRPr="00B77A92">
        <w:t>Colour conversion tolerances and tests</w:t>
      </w:r>
      <w:bookmarkEnd w:id="1416"/>
      <w:bookmarkEnd w:id="1417"/>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418" w:name="_Ref189057358"/>
      <w:bookmarkStart w:id="1419" w:name="_Toc194067192"/>
      <w:bookmarkStart w:id="1420"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1418"/>
      <w:bookmarkEnd w:id="1419"/>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1421" w:name="_Ref49458949"/>
      <w:bookmarkStart w:id="1422" w:name="_Toc194067193"/>
      <w:r w:rsidRPr="00B77A92">
        <w:t>Use of ECDIS Chart 1 and Colour Test Diagram</w:t>
      </w:r>
      <w:bookmarkEnd w:id="1420"/>
      <w:bookmarkEnd w:id="1421"/>
      <w:bookmarkEnd w:id="1422"/>
    </w:p>
    <w:p w14:paraId="1360AB5D" w14:textId="2ED40663" w:rsidR="00883232" w:rsidRPr="00B77A92" w:rsidRDefault="00883232" w:rsidP="00E673D5">
      <w:pPr>
        <w:pStyle w:val="Heading3"/>
      </w:pPr>
      <w:bookmarkStart w:id="1423" w:name="_Toc194067194"/>
      <w:r w:rsidRPr="00B77A92">
        <w:t>Specification for ECDIS Chart 1 and the Colour Test Diagram</w:t>
      </w:r>
      <w:bookmarkEnd w:id="1423"/>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1424" w:name="_Toc175130365"/>
      <w:bookmarkStart w:id="1425" w:name="_Toc178784545"/>
      <w:bookmarkStart w:id="1426" w:name="_Toc175130366"/>
      <w:bookmarkStart w:id="1427" w:name="_Toc178784546"/>
      <w:bookmarkStart w:id="1428" w:name="_Ref192502093"/>
      <w:bookmarkStart w:id="1429" w:name="_Toc194067195"/>
      <w:bookmarkEnd w:id="1424"/>
      <w:bookmarkEnd w:id="1425"/>
      <w:bookmarkEnd w:id="1426"/>
      <w:bookmarkEnd w:id="1427"/>
      <w:r>
        <w:t>The</w:t>
      </w:r>
      <w:r w:rsidR="00883232" w:rsidRPr="00B77A92">
        <w:t xml:space="preserve"> Colour Test Diagram</w:t>
      </w:r>
      <w:bookmarkEnd w:id="1428"/>
      <w:bookmarkEnd w:id="1429"/>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1430"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430"/>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1431" w:name="_Toc194067196"/>
      <w:r w:rsidRPr="00B77A92">
        <w:t>Relationship to S-57 Chart 1</w:t>
      </w:r>
      <w:bookmarkEnd w:id="1431"/>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1432" w:name="_Toc194067197"/>
      <w:r>
        <w:t>The Black-adjust symbol</w:t>
      </w:r>
      <w:bookmarkEnd w:id="1432"/>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433" w:name="_Toc194067198"/>
      <w:r w:rsidRPr="00B77A92">
        <w:t>Data</w:t>
      </w:r>
      <w:r w:rsidR="00FF6170" w:rsidRPr="00B77A92">
        <w:t xml:space="preserve">set </w:t>
      </w:r>
      <w:r w:rsidR="00716214" w:rsidRPr="00B77A92">
        <w:t>M</w:t>
      </w:r>
      <w:r w:rsidRPr="00B77A92">
        <w:t>anagement</w:t>
      </w:r>
      <w:bookmarkEnd w:id="143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1434" w:name="_Toc194067199"/>
      <w:r w:rsidRPr="00A94BB4">
        <w:t>Multiple Feature and Portrayal Catalogues</w:t>
      </w:r>
      <w:bookmarkEnd w:id="1434"/>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1435" w:name="_Toc194067200"/>
      <w:r>
        <w:t xml:space="preserve">Portrayal and </w:t>
      </w:r>
      <w:r w:rsidR="00844F6F">
        <w:t>f</w:t>
      </w:r>
      <w:r>
        <w:t>eature c</w:t>
      </w:r>
      <w:r w:rsidR="001415B6">
        <w:t>atalogue compatibility</w:t>
      </w:r>
      <w:bookmarkEnd w:id="1435"/>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436" w:name="_Toc194067201"/>
      <w:r w:rsidRPr="00B77A92">
        <w:t>Dataset</w:t>
      </w:r>
      <w:r w:rsidR="00B2410B" w:rsidRPr="00B77A92">
        <w:t xml:space="preserve"> overlaps and gaps</w:t>
      </w:r>
      <w:bookmarkEnd w:id="1436"/>
    </w:p>
    <w:p w14:paraId="0240F4DD" w14:textId="1BBA7FAE" w:rsidR="00E375C1" w:rsidRPr="00B77A92" w:rsidRDefault="00E375C1" w:rsidP="00525920">
      <w:pPr>
        <w:pStyle w:val="Heading3"/>
      </w:pPr>
      <w:bookmarkStart w:id="1437" w:name="_Toc194067202"/>
      <w:r w:rsidRPr="00B77A92">
        <w:t>Overlaps and gaps in ENC coverage</w:t>
      </w:r>
      <w:bookmarkEnd w:id="1437"/>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438" w:name="_Toc194067203"/>
      <w:r w:rsidRPr="00B77A92">
        <w:t xml:space="preserve">Overlaps and gaps </w:t>
      </w:r>
      <w:r w:rsidR="001D3531" w:rsidRPr="00B77A92">
        <w:t xml:space="preserve">between </w:t>
      </w:r>
      <w:r w:rsidRPr="00B77A92">
        <w:t>other data products</w:t>
      </w:r>
      <w:bookmarkEnd w:id="1438"/>
    </w:p>
    <w:p w14:paraId="10CB4EAD" w14:textId="7EBE7FB4"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 xml:space="preserve">ion “Overlap in ??? data” (where ??? is the </w:t>
      </w:r>
      <w:commentRangeStart w:id="1439"/>
      <w:commentRangeStart w:id="1440"/>
      <w:r w:rsidR="00E375C1" w:rsidRPr="00B77A92">
        <w:t>abbreviation for</w:t>
      </w:r>
      <w:commentRangeEnd w:id="1439"/>
      <w:r w:rsidR="00297757" w:rsidRPr="00B77A92">
        <w:rPr>
          <w:rStyle w:val="CommentReference"/>
          <w:sz w:val="20"/>
          <w:lang w:val="en-GB"/>
        </w:rPr>
        <w:commentReference w:id="1439"/>
      </w:r>
      <w:commentRangeEnd w:id="1440"/>
      <w:r w:rsidR="00BD3F1D">
        <w:rPr>
          <w:rStyle w:val="CommentReference"/>
        </w:rPr>
        <w:commentReference w:id="1440"/>
      </w:r>
      <w:r w:rsidR="00E375C1" w:rsidRPr="00B77A92">
        <w:t xml:space="preserve"> the data product</w:t>
      </w:r>
      <w:ins w:id="1441" w:author="jonathan pritchard" w:date="2025-08-07T10:13:00Z" w16du:dateUtc="2025-08-07T09:13:00Z">
        <w:r w:rsidR="00BD3F1D">
          <w:t xml:space="preserve"> as defined in the IHO registry of product specifications (Product ID)</w:t>
        </w:r>
      </w:ins>
      <w:r w:rsidR="00E375C1" w:rsidRPr="00B77A92">
        <w: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D3F1D">
        <w:rPr>
          <w:rPrChange w:id="1442" w:author="jonathan pritchard" w:date="2025-08-07T10:14:00Z" w16du:dateUtc="2025-08-07T09:14:00Z">
            <w:rPr>
              <w:b/>
              <w:bCs/>
            </w:rPr>
          </w:rPrChange>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1443" w:name="_Ref49451692"/>
      <w:bookmarkStart w:id="1444"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1443"/>
      <w:bookmarkEnd w:id="1444"/>
    </w:p>
    <w:p w14:paraId="47D9A97D" w14:textId="7B7BA002" w:rsidR="007F3619" w:rsidRPr="00B77A92" w:rsidRDefault="007F3619" w:rsidP="00525920">
      <w:pPr>
        <w:pStyle w:val="Heading3"/>
      </w:pPr>
      <w:bookmarkStart w:id="1445" w:name="_Toc194067205"/>
      <w:r w:rsidRPr="00B77A92">
        <w:t>Introduction</w:t>
      </w:r>
      <w:bookmarkEnd w:id="1445"/>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446" w:name="_Toc178784556"/>
      <w:bookmarkStart w:id="1447" w:name="_Toc178784557"/>
      <w:bookmarkStart w:id="1448" w:name="_Ref49425494"/>
      <w:bookmarkStart w:id="1449" w:name="_Toc194067206"/>
      <w:bookmarkEnd w:id="1446"/>
      <w:bookmarkEnd w:id="1447"/>
      <w:r w:rsidRPr="00B77A92">
        <w:t>General</w:t>
      </w:r>
      <w:r w:rsidR="007F3619" w:rsidRPr="00B77A92">
        <w:t xml:space="preserve"> requirements</w:t>
      </w:r>
      <w:bookmarkEnd w:id="1448"/>
      <w:bookmarkEnd w:id="1449"/>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lastRenderedPageBreak/>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450" w:name="_Toc194067207"/>
      <w:r w:rsidRPr="00B77A92">
        <w:t>Automatic Update</w:t>
      </w:r>
      <w:bookmarkEnd w:id="1450"/>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commentRangeStart w:id="1451"/>
      <w:r w:rsidRPr="002D7DEE">
        <w:rPr>
          <w:b/>
          <w:bCs/>
        </w:rPr>
        <w:t>NOTE (informative):</w:t>
      </w:r>
      <w:r w:rsidRPr="00425B5E">
        <w:t xml:space="preserve"> The bi-directional transfer of S-421 based route plans using SECOM is described in IEC 61174, IEC 63173-1 and IEC 63173-2. </w:t>
      </w:r>
      <w:commentRangeEnd w:id="1451"/>
      <w:r w:rsidR="00407755">
        <w:rPr>
          <w:rStyle w:val="CommentReference"/>
        </w:rPr>
        <w:commentReference w:id="1451"/>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1452" w:name="_Toc187673148"/>
      <w:bookmarkStart w:id="1453" w:name="_Toc187673380"/>
      <w:bookmarkStart w:id="1454" w:name="_Toc188368737"/>
      <w:bookmarkStart w:id="1455" w:name="_Toc188621939"/>
      <w:bookmarkStart w:id="1456" w:name="_Toc188950520"/>
      <w:bookmarkStart w:id="1457" w:name="_Toc188968439"/>
      <w:bookmarkStart w:id="1458" w:name="_Toc188968664"/>
      <w:bookmarkStart w:id="1459" w:name="_Toc187673149"/>
      <w:bookmarkStart w:id="1460" w:name="_Toc187673381"/>
      <w:bookmarkStart w:id="1461" w:name="_Toc188368738"/>
      <w:bookmarkStart w:id="1462" w:name="_Toc188621940"/>
      <w:bookmarkStart w:id="1463" w:name="_Toc188950521"/>
      <w:bookmarkStart w:id="1464" w:name="_Toc188968440"/>
      <w:bookmarkStart w:id="1465" w:name="_Toc188968665"/>
      <w:bookmarkStart w:id="1466" w:name="_Toc187673150"/>
      <w:bookmarkStart w:id="1467" w:name="_Toc187673382"/>
      <w:bookmarkStart w:id="1468" w:name="_Toc188368739"/>
      <w:bookmarkStart w:id="1469" w:name="_Toc188621941"/>
      <w:bookmarkStart w:id="1470" w:name="_Toc188950522"/>
      <w:bookmarkStart w:id="1471" w:name="_Toc188968441"/>
      <w:bookmarkStart w:id="1472" w:name="_Toc188968666"/>
      <w:bookmarkStart w:id="1473" w:name="_Toc187673151"/>
      <w:bookmarkStart w:id="1474" w:name="_Toc187673383"/>
      <w:bookmarkStart w:id="1475" w:name="_Toc188368740"/>
      <w:bookmarkStart w:id="1476" w:name="_Toc188621942"/>
      <w:bookmarkStart w:id="1477" w:name="_Toc188950523"/>
      <w:bookmarkStart w:id="1478" w:name="_Toc188968442"/>
      <w:bookmarkStart w:id="1479" w:name="_Toc188968667"/>
      <w:bookmarkStart w:id="1480" w:name="_Toc187673152"/>
      <w:bookmarkStart w:id="1481" w:name="_Toc187673384"/>
      <w:bookmarkStart w:id="1482" w:name="_Toc188368741"/>
      <w:bookmarkStart w:id="1483" w:name="_Toc188621943"/>
      <w:bookmarkStart w:id="1484" w:name="_Toc188950524"/>
      <w:bookmarkStart w:id="1485" w:name="_Toc188968443"/>
      <w:bookmarkStart w:id="1486" w:name="_Toc188968668"/>
      <w:bookmarkStart w:id="1487" w:name="_Toc187673153"/>
      <w:bookmarkStart w:id="1488" w:name="_Toc187673385"/>
      <w:bookmarkStart w:id="1489" w:name="_Toc188368742"/>
      <w:bookmarkStart w:id="1490" w:name="_Toc188621944"/>
      <w:bookmarkStart w:id="1491" w:name="_Toc188950525"/>
      <w:bookmarkStart w:id="1492" w:name="_Toc188968444"/>
      <w:bookmarkStart w:id="1493" w:name="_Toc188968669"/>
      <w:bookmarkStart w:id="1494" w:name="_Toc187673154"/>
      <w:bookmarkStart w:id="1495" w:name="_Toc187673386"/>
      <w:bookmarkStart w:id="1496" w:name="_Toc188368743"/>
      <w:bookmarkStart w:id="1497" w:name="_Toc188621945"/>
      <w:bookmarkStart w:id="1498" w:name="_Toc188950526"/>
      <w:bookmarkStart w:id="1499" w:name="_Toc188968445"/>
      <w:bookmarkStart w:id="1500" w:name="_Toc188968670"/>
      <w:bookmarkStart w:id="1501" w:name="_Toc175130381"/>
      <w:bookmarkStart w:id="1502" w:name="_Toc178784562"/>
      <w:bookmarkStart w:id="1503" w:name="_Toc194067216"/>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r w:rsidRPr="00B77A92">
        <w:lastRenderedPageBreak/>
        <w:t>New editions, re-issues,</w:t>
      </w:r>
      <w:r w:rsidR="00B345CE" w:rsidRPr="00B77A92">
        <w:t xml:space="preserve"> cancellations</w:t>
      </w:r>
      <w:r w:rsidRPr="00B77A92">
        <w:t xml:space="preserve"> and updates</w:t>
      </w:r>
      <w:r w:rsidR="00DF374C" w:rsidRPr="00B77A92">
        <w:t xml:space="preserve"> of datasets</w:t>
      </w:r>
      <w:bookmarkEnd w:id="1503"/>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w:t>
      </w:r>
      <w:r w:rsidR="00011277" w:rsidRPr="008A7FAE">
        <w:t xml:space="preserve">in clause </w:t>
      </w:r>
      <w:r w:rsidR="00326324" w:rsidRPr="008A7FAE">
        <w:fldChar w:fldCharType="begin"/>
      </w:r>
      <w:r w:rsidR="00326324" w:rsidRPr="008A7FAE">
        <w:instrText xml:space="preserve"> REF _Ref49451543 \r \h </w:instrText>
      </w:r>
      <w:r w:rsidR="00DC1E55" w:rsidRPr="008A7FAE">
        <w:instrText xml:space="preserve"> \* MERGEFORMAT </w:instrText>
      </w:r>
      <w:r w:rsidR="00326324" w:rsidRPr="008A7FAE">
        <w:fldChar w:fldCharType="separate"/>
      </w:r>
      <w:r w:rsidR="00A74A4F" w:rsidRPr="008A7FAE">
        <w:t>13.2</w:t>
      </w:r>
      <w:r w:rsidR="00326324" w:rsidRPr="008A7FAE">
        <w:fldChar w:fldCharType="end"/>
      </w:r>
      <w:r w:rsidR="00011277" w:rsidRPr="008A7FAE">
        <w:t xml:space="preserve"> about </w:t>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A74A4F">
        <w:t>13.2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1504" w:name="_Toc194061829"/>
      <w:bookmarkStart w:id="1505" w:name="_Toc194067217"/>
      <w:bookmarkStart w:id="1506" w:name="_Ref167112888"/>
      <w:bookmarkStart w:id="1507" w:name="_Toc194067218"/>
      <w:bookmarkEnd w:id="1504"/>
      <w:bookmarkEnd w:id="1505"/>
      <w:r w:rsidRPr="00B77A92">
        <w:t xml:space="preserve">Dataset </w:t>
      </w:r>
      <w:r w:rsidR="00B073EA" w:rsidRPr="00B77A92">
        <w:t xml:space="preserve">Support </w:t>
      </w:r>
      <w:r w:rsidR="001309C7" w:rsidRPr="00B77A92">
        <w:t>F</w:t>
      </w:r>
      <w:r w:rsidR="00B073EA" w:rsidRPr="00B77A92">
        <w:t>ile</w:t>
      </w:r>
      <w:r w:rsidR="00453DD3">
        <w:t>s</w:t>
      </w:r>
      <w:bookmarkEnd w:id="1506"/>
      <w:bookmarkEnd w:id="1507"/>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1508" w:name="_Toc194067219"/>
      <w:bookmarkStart w:id="1509" w:name="_Ref188950832"/>
      <w:r>
        <w:t>Exchange set delivery</w:t>
      </w:r>
      <w:bookmarkEnd w:id="1508"/>
      <w:bookmarkEnd w:id="1509"/>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510" w:name="_Toc194067220"/>
      <w:r w:rsidRPr="007058D2">
        <w:t>Management of a</w:t>
      </w:r>
      <w:r w:rsidRPr="00B812CA">
        <w:t>utomatic</w:t>
      </w:r>
      <w:r w:rsidRPr="007058D2">
        <w:t xml:space="preserve"> updates to </w:t>
      </w:r>
      <w:r w:rsidRPr="00B812CA">
        <w:t>Dataset</w:t>
      </w:r>
      <w:r w:rsidRPr="007058D2">
        <w:t xml:space="preserve"> Support files</w:t>
      </w:r>
      <w:bookmarkEnd w:id="1510"/>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lastRenderedPageBreak/>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511" w:name="_Toc194067221"/>
      <w:r>
        <w:t>Dataset Support File formats.</w:t>
      </w:r>
      <w:bookmarkEnd w:id="1511"/>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512" w:name="_Toc527357301"/>
      <w:bookmarkStart w:id="1513"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514" w:name="_Toc194067222"/>
      <w:bookmarkEnd w:id="1512"/>
      <w:bookmarkEnd w:id="1513"/>
      <w:r>
        <w:lastRenderedPageBreak/>
        <w:t>Appendix A – Manual Updates</w:t>
      </w:r>
      <w:bookmarkEnd w:id="1514"/>
    </w:p>
    <w:p w14:paraId="7F18C959" w14:textId="5C31C1DF" w:rsidR="00747A03" w:rsidRPr="00B77A92" w:rsidRDefault="00846094" w:rsidP="002D7DEE">
      <w:pPr>
        <w:pStyle w:val="Heading2"/>
        <w:numPr>
          <w:ilvl w:val="0"/>
          <w:numId w:val="195"/>
        </w:numPr>
      </w:pPr>
      <w:bookmarkStart w:id="1515" w:name="_Toc194067223"/>
      <w:r w:rsidRPr="00B77A92">
        <w:t>Introduction</w:t>
      </w:r>
      <w:bookmarkEnd w:id="1515"/>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commentRangeStart w:id="1516"/>
      <w:r w:rsidRPr="001822E6">
        <w:rPr>
          <w:highlight w:val="yellow"/>
          <w:rPrChange w:id="1517" w:author="jonathan pritchard" w:date="2025-07-23T13:42:00Z" w16du:dateUtc="2025-07-23T12:42:00Z">
            <w:rPr/>
          </w:rPrChange>
        </w:rPr>
        <w:t>In</w:t>
      </w:r>
      <w:commentRangeEnd w:id="1516"/>
      <w:r w:rsidR="001822E6" w:rsidRPr="001822E6">
        <w:rPr>
          <w:rStyle w:val="CommentReference"/>
          <w:sz w:val="20"/>
          <w:highlight w:val="yellow"/>
          <w:lang w:val="en-GB"/>
          <w:rPrChange w:id="1518" w:author="jonathan pritchard" w:date="2025-07-23T13:42:00Z" w16du:dateUtc="2025-07-23T12:42:00Z">
            <w:rPr>
              <w:rStyle w:val="CommentReference"/>
              <w:sz w:val="20"/>
              <w:lang w:val="en-GB"/>
            </w:rPr>
          </w:rPrChange>
        </w:rPr>
        <w:commentReference w:id="1516"/>
      </w:r>
      <w:r w:rsidRPr="001822E6">
        <w:rPr>
          <w:highlight w:val="yellow"/>
          <w:rPrChange w:id="1519" w:author="jonathan pritchard" w:date="2025-07-23T13:42:00Z" w16du:dateUtc="2025-07-23T12:42:00Z">
            <w:rPr/>
          </w:rPrChange>
        </w:rPr>
        <w:t xml:space="preserve"> order to provide a harmonised and consistent approach to manual editing and update on the ECDIS a set of portrayal symbols </w:t>
      </w:r>
      <w:r w:rsidR="00D8238C" w:rsidRPr="001822E6">
        <w:rPr>
          <w:highlight w:val="yellow"/>
          <w:rPrChange w:id="1520" w:author="jonathan pritchard" w:date="2025-07-23T13:42:00Z" w16du:dateUtc="2025-07-23T12:42:00Z">
            <w:rPr/>
          </w:rPrChange>
        </w:rPr>
        <w:t>is supplied alongside this publication.</w:t>
      </w:r>
      <w:r w:rsidR="00D8238C" w:rsidRPr="00B77A92">
        <w:t xml:space="preserve">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521" w:name="_Toc194067224"/>
      <w:r>
        <w:t>Attribution of Manual Update Features</w:t>
      </w:r>
      <w:bookmarkEnd w:id="1521"/>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522" w:name="_Toc194067225"/>
      <w:r w:rsidRPr="002D7DEE">
        <w:lastRenderedPageBreak/>
        <w:t>Appendix</w:t>
      </w:r>
      <w:r w:rsidR="000849E6" w:rsidRPr="002D7DEE">
        <w:t xml:space="preserve"> B:</w:t>
      </w:r>
      <w:r w:rsidR="00802BDD" w:rsidRPr="002D7DEE">
        <w:t xml:space="preserve"> </w:t>
      </w:r>
      <w:bookmarkStart w:id="1523" w:name="_Toc100303044"/>
      <w:r w:rsidRPr="002D7DEE">
        <w:t>S-100 Data Import Error Codes and Explanations</w:t>
      </w:r>
      <w:bookmarkEnd w:id="1522"/>
      <w:bookmarkEnd w:id="1523"/>
    </w:p>
    <w:p w14:paraId="7BFA1FC9" w14:textId="0FD0EBC9" w:rsidR="00DF5B84" w:rsidRPr="00B77A92" w:rsidRDefault="00CC4796" w:rsidP="002D7DEE">
      <w:pPr>
        <w:pStyle w:val="Heading2"/>
        <w:numPr>
          <w:ilvl w:val="0"/>
          <w:numId w:val="169"/>
        </w:numPr>
        <w:ind w:left="357" w:hanging="357"/>
      </w:pPr>
      <w:bookmarkStart w:id="1524" w:name="_Toc194067226"/>
      <w:r>
        <w:t>Introduction.</w:t>
      </w:r>
      <w:bookmarkEnd w:id="1524"/>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BE1026" w:rsidRDefault="00647AF8" w:rsidP="00637E6A">
            <w:pPr>
              <w:spacing w:before="60" w:after="60" w:line="240" w:lineRule="auto"/>
              <w:rPr>
                <w:rFonts w:eastAsia="Times New Roman" w:cs="Arial"/>
                <w:b/>
                <w:sz w:val="18"/>
                <w:szCs w:val="18"/>
                <w:highlight w:val="yellow"/>
                <w:rPrChange w:id="1525" w:author="jonathan pritchard" w:date="2025-10-07T23:01:00Z" w16du:dateUtc="2025-10-07T22:01:00Z">
                  <w:rPr>
                    <w:rFonts w:eastAsia="Times New Roman" w:cs="Arial"/>
                    <w:b/>
                    <w:sz w:val="18"/>
                    <w:szCs w:val="18"/>
                  </w:rPr>
                </w:rPrChange>
              </w:rPr>
            </w:pPr>
            <w:commentRangeStart w:id="1526"/>
            <w:r w:rsidRPr="00BE1026">
              <w:rPr>
                <w:rFonts w:eastAsia="Times New Roman" w:cs="Arial"/>
                <w:b/>
                <w:sz w:val="18"/>
                <w:szCs w:val="18"/>
                <w:highlight w:val="yellow"/>
                <w:rPrChange w:id="1527" w:author="jonathan pritchard" w:date="2025-10-07T23:01:00Z" w16du:dateUtc="2025-10-07T22:01:00Z">
                  <w:rPr>
                    <w:rFonts w:eastAsia="Times New Roman" w:cs="Arial"/>
                    <w:b/>
                    <w:sz w:val="18"/>
                    <w:szCs w:val="18"/>
                  </w:rPr>
                </w:rPrChange>
              </w:rPr>
              <w:t>SSE130</w:t>
            </w:r>
            <w:commentRangeEnd w:id="1526"/>
            <w:r w:rsidR="00BE1026">
              <w:rPr>
                <w:rStyle w:val="CommentReference"/>
              </w:rPr>
              <w:commentReference w:id="1526"/>
            </w:r>
          </w:p>
        </w:tc>
        <w:tc>
          <w:tcPr>
            <w:tcW w:w="7759" w:type="dxa"/>
            <w:vAlign w:val="center"/>
          </w:tcPr>
          <w:p w14:paraId="1C74223C" w14:textId="5F6ECDB5" w:rsidR="00647AF8" w:rsidRPr="00BE1026" w:rsidRDefault="00647AF8" w:rsidP="00637E6A">
            <w:pPr>
              <w:spacing w:before="60" w:after="60" w:line="240" w:lineRule="auto"/>
              <w:rPr>
                <w:iCs/>
                <w:sz w:val="18"/>
                <w:szCs w:val="18"/>
                <w:highlight w:val="yellow"/>
                <w:rPrChange w:id="1528" w:author="jonathan pritchard" w:date="2025-10-07T23:01:00Z" w16du:dateUtc="2025-10-07T22:01:00Z">
                  <w:rPr>
                    <w:iCs/>
                    <w:sz w:val="18"/>
                    <w:szCs w:val="18"/>
                  </w:rPr>
                </w:rPrChange>
              </w:rPr>
            </w:pPr>
            <w:r w:rsidRPr="00BE1026">
              <w:rPr>
                <w:iCs/>
                <w:sz w:val="18"/>
                <w:szCs w:val="18"/>
                <w:highlight w:val="yellow"/>
                <w:rPrChange w:id="1529" w:author="jonathan pritchard" w:date="2025-10-07T23:01:00Z" w16du:dateUtc="2025-10-07T22:01:00Z">
                  <w:rPr>
                    <w:iCs/>
                    <w:sz w:val="18"/>
                    <w:szCs w:val="18"/>
                  </w:rPr>
                </w:rPrChange>
              </w:rPr>
              <w:t xml:space="preserve">Warning: Dataset &lt;dataset name&gt; is not up to date. A New Edition or </w:t>
            </w:r>
            <w:r w:rsidR="002B7019" w:rsidRPr="00BE1026">
              <w:rPr>
                <w:iCs/>
                <w:sz w:val="18"/>
                <w:szCs w:val="18"/>
                <w:highlight w:val="yellow"/>
                <w:rPrChange w:id="1530" w:author="jonathan pritchard" w:date="2025-10-07T23:01:00Z" w16du:dateUtc="2025-10-07T22:01:00Z">
                  <w:rPr>
                    <w:iCs/>
                    <w:sz w:val="18"/>
                    <w:szCs w:val="18"/>
                  </w:rPr>
                </w:rPrChange>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531" w:name="_Toc194067227"/>
      <w:r>
        <w:t>Error code descriptions.</w:t>
      </w:r>
      <w:bookmarkEnd w:id="1531"/>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1532" w:name="_Toc194067228"/>
      <w:r w:rsidRPr="00B812CA">
        <w:t>Exchange Set Installation on ECDIS</w:t>
      </w:r>
      <w:bookmarkEnd w:id="1532"/>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2644E5E2">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12F7FC1">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533" w:name="_Ref158105624"/>
      <w:bookmarkStart w:id="1534" w:name="_Toc194067229"/>
      <w:r w:rsidRPr="00A527F0">
        <w:lastRenderedPageBreak/>
        <w:t>Appendix</w:t>
      </w:r>
      <w:r w:rsidR="000849E6">
        <w:t xml:space="preserve"> C </w:t>
      </w:r>
      <w:bookmarkStart w:id="1535" w:name="_Toc100303047"/>
      <w:r w:rsidR="00802BDD">
        <w:t xml:space="preserve"> - </w:t>
      </w:r>
      <w:r w:rsidR="000806E0" w:rsidRPr="00A527F0">
        <w:t xml:space="preserve"> </w:t>
      </w:r>
      <w:r w:rsidRPr="00A527F0">
        <w:t>ECDIS Update Status Reports</w:t>
      </w:r>
      <w:bookmarkEnd w:id="1533"/>
      <w:bookmarkEnd w:id="1534"/>
      <w:bookmarkEnd w:id="1535"/>
    </w:p>
    <w:p w14:paraId="42AEC368" w14:textId="77777777" w:rsidR="000A0D43" w:rsidRPr="00A527F0" w:rsidRDefault="000A0D43" w:rsidP="002D7DEE">
      <w:pPr>
        <w:pStyle w:val="Heading1"/>
        <w:numPr>
          <w:ilvl w:val="0"/>
          <w:numId w:val="172"/>
        </w:numPr>
      </w:pPr>
      <w:bookmarkStart w:id="1536" w:name="_Toc194067230"/>
      <w:r w:rsidRPr="00A527F0">
        <w:t>Purpose</w:t>
      </w:r>
      <w:bookmarkEnd w:id="1536"/>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25B7CC90"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ins w:id="1537" w:author="jon pritchard" w:date="2025-09-17T11:18:00Z" w16du:dateUtc="2025-09-17T09:18:00Z">
        <w:r w:rsidR="00AA3FC9">
          <w:t xml:space="preserve"> </w:t>
        </w:r>
      </w:ins>
      <w:r w:rsidRPr="00A527F0">
        <w:t>.</w:t>
      </w:r>
      <w:ins w:id="1538" w:author="jonathan pritchard" w:date="2025-07-23T13:47:00Z" w16du:dateUtc="2025-07-23T12:47:00Z">
        <w:r w:rsidR="00591054">
          <w:t xml:space="preserve">i.e. </w:t>
        </w:r>
        <w:r w:rsidR="00591054" w:rsidRPr="00591054">
          <w:rPr>
            <w:highlight w:val="yellow"/>
            <w:rPrChange w:id="1539" w:author="jonathan pritchard" w:date="2025-07-23T13:47:00Z" w16du:dateUtc="2025-07-23T12:47:00Z">
              <w:rPr/>
            </w:rPrChange>
          </w:rPr>
          <w:t>S-102 and S-104?</w:t>
        </w:r>
      </w:ins>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540" w:name="_Hlk144392203"/>
      <w:r w:rsidR="003B11C8" w:rsidRPr="00A527F0">
        <w:t xml:space="preserve">System Database </w:t>
      </w:r>
      <w:bookmarkEnd w:id="1540"/>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20A20519"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 xml:space="preserve">When they are combined the most recent dates of any content </w:t>
      </w:r>
      <w:commentRangeStart w:id="1541"/>
      <w:del w:id="1542" w:author="jon pritchard" w:date="2025-09-17T13:55:00Z" w16du:dateUtc="2025-09-17T11:55:00Z">
        <w:r w:rsidR="00DF6704" w:rsidDel="00A366BC">
          <w:delText xml:space="preserve">should </w:delText>
        </w:r>
      </w:del>
      <w:ins w:id="1543" w:author="jon pritchard" w:date="2025-09-17T13:55:00Z" w16du:dateUtc="2025-09-17T11:55:00Z">
        <w:r w:rsidR="00A366BC">
          <w:t xml:space="preserve">must </w:t>
        </w:r>
        <w:commentRangeEnd w:id="1541"/>
        <w:r w:rsidR="00A366BC">
          <w:rPr>
            <w:rStyle w:val="CommentReference"/>
          </w:rPr>
          <w:commentReference w:id="1541"/>
        </w:r>
      </w:ins>
      <w:r w:rsidR="00DF6704">
        <w:t>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w:t>
      </w:r>
      <w:del w:id="1544" w:author="jon pritchard" w:date="2025-09-17T13:54:00Z" w16du:dateUtc="2025-09-17T11:54:00Z">
        <w:r w:rsidDel="00A366BC">
          <w:delText>s</w:delText>
        </w:r>
      </w:del>
      <w:r>
        <w:t xml:space="preserve">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545" w:name="_Hlk87104123"/>
            <w:r w:rsidRPr="00A527F0">
              <w:t>Electronic Nautical Publications (ENP) Update Status Report</w:t>
            </w:r>
            <w:bookmarkEnd w:id="1545"/>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1554" w:name="_Toc194067231"/>
      <w:r w:rsidRPr="00275498">
        <w:lastRenderedPageBreak/>
        <w:t>Appendix</w:t>
      </w:r>
      <w:r w:rsidRPr="00A527F0">
        <w:t xml:space="preserve"> </w:t>
      </w:r>
      <w:r w:rsidR="000849E6">
        <w:t>D</w:t>
      </w:r>
      <w:bookmarkStart w:id="1555"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1554"/>
      <w:bookmarkEnd w:id="1555"/>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1556" w:name="_Toc88852880"/>
      <w:bookmarkStart w:id="1557" w:name="_Toc98339988"/>
      <w:bookmarkStart w:id="1558" w:name="_Toc98340364"/>
      <w:bookmarkStart w:id="1559" w:name="_Toc194067232"/>
      <w:r>
        <w:t>Enhanced</w:t>
      </w:r>
      <w:r w:rsidR="001374ED" w:rsidRPr="00A527F0">
        <w:t xml:space="preserve"> Safety Contour</w:t>
      </w:r>
      <w:bookmarkEnd w:id="1556"/>
      <w:bookmarkEnd w:id="1557"/>
      <w:bookmarkEnd w:id="1558"/>
      <w:bookmarkEnd w:id="1559"/>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1560" w:name="_Toc194067233"/>
      <w:bookmarkStart w:id="1561" w:name="_Toc88852882"/>
      <w:bookmarkStart w:id="1562" w:name="_Toc98339990"/>
      <w:bookmarkStart w:id="1563" w:name="_Toc98340366"/>
      <w:r w:rsidRPr="00A527F0">
        <w:lastRenderedPageBreak/>
        <w:t>Data Constraints</w:t>
      </w:r>
      <w:bookmarkEnd w:id="1560"/>
    </w:p>
    <w:bookmarkEnd w:id="1561"/>
    <w:bookmarkEnd w:id="1562"/>
    <w:bookmarkEnd w:id="1563"/>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1125CAC7"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 xml:space="preserve">for each grid cell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13555A9C">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09EAE4B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3AB70C10" w:rsidR="001374ED" w:rsidRDefault="00415C1B" w:rsidP="00AE2737">
      <w:pPr>
        <w:pStyle w:val="ListParagraph"/>
        <w:numPr>
          <w:ilvl w:val="0"/>
          <w:numId w:val="72"/>
        </w:numPr>
        <w:spacing w:after="120" w:line="240" w:lineRule="auto"/>
        <w:ind w:left="284" w:hanging="284"/>
        <w:jc w:val="both"/>
      </w:pPr>
      <w:commentRangeStart w:id="1564"/>
      <w:r>
        <w:t>Enhanced</w:t>
      </w:r>
      <w:r w:rsidRPr="00A527F0">
        <w:t xml:space="preserve"> </w:t>
      </w:r>
      <w:r w:rsidR="002A3AC1">
        <w:t>Safety</w:t>
      </w:r>
      <w:r w:rsidR="001374ED" w:rsidRPr="00A527F0">
        <w:t xml:space="preserve"> Contour </w:t>
      </w:r>
      <w:del w:id="1565" w:author="jonathan pritchard" w:date="2025-08-07T11:50:00Z" w16du:dateUtc="2025-08-07T10:50:00Z">
        <w:r w:rsidR="001374ED" w:rsidRPr="00A527F0" w:rsidDel="003E76E3">
          <w:delText>can onl</w:delText>
        </w:r>
      </w:del>
      <w:ins w:id="1566" w:author="jonathan pritchard" w:date="2025-08-07T11:50:00Z" w16du:dateUtc="2025-08-07T10:50:00Z">
        <w:r w:rsidR="003E76E3">
          <w:t>must onl</w:t>
        </w:r>
      </w:ins>
      <w:r w:rsidR="001374ED" w:rsidRPr="00A527F0">
        <w:t xml:space="preserve">y be </w:t>
      </w:r>
      <w:ins w:id="1567" w:author="jonathan pritchard" w:date="2025-08-07T11:50:00Z" w16du:dateUtc="2025-08-07T10:50:00Z">
        <w:r w:rsidR="003E76E3">
          <w:t xml:space="preserve">provided </w:t>
        </w:r>
      </w:ins>
      <w:del w:id="1568" w:author="jonathan pritchard" w:date="2025-08-07T11:50:00Z" w16du:dateUtc="2025-08-07T10:50:00Z">
        <w:r w:rsidR="001374ED" w:rsidRPr="00A527F0" w:rsidDel="003E76E3">
          <w:delText xml:space="preserve">processed </w:delText>
        </w:r>
      </w:del>
      <w:r w:rsidR="001374ED" w:rsidRPr="00A527F0">
        <w:t xml:space="preserve">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commentRangeEnd w:id="1564"/>
      <w:r w:rsidR="003E76E3">
        <w:rPr>
          <w:rStyle w:val="CommentReference"/>
        </w:rPr>
        <w:commentReference w:id="1564"/>
      </w:r>
    </w:p>
    <w:p w14:paraId="567F8B8F" w14:textId="77777777" w:rsidR="00EB7911" w:rsidRPr="00A527F0" w:rsidRDefault="00EB7911" w:rsidP="00EB7911">
      <w:pPr>
        <w:spacing w:after="120" w:line="240" w:lineRule="auto"/>
        <w:jc w:val="both"/>
      </w:pPr>
    </w:p>
    <w:p w14:paraId="32DBF51A" w14:textId="0C2BEFBE" w:rsidR="001019DD" w:rsidRPr="00A527F0" w:rsidRDefault="00024038">
      <w:pPr>
        <w:pStyle w:val="Heading2"/>
        <w:numPr>
          <w:ilvl w:val="0"/>
          <w:numId w:val="0"/>
        </w:numPr>
        <w:ind w:left="576"/>
        <w:pPrChange w:id="1569" w:author="jonathan pritchard" w:date="2025-08-07T11:48:00Z" w16du:dateUtc="2025-08-07T10:48:00Z">
          <w:pPr>
            <w:pStyle w:val="Heading2"/>
            <w:numPr>
              <w:numId w:val="237"/>
            </w:numPr>
          </w:pPr>
        </w:pPrChange>
      </w:pPr>
      <w:bookmarkStart w:id="1570" w:name="_Toc88852883"/>
      <w:bookmarkStart w:id="1571" w:name="_Toc98339991"/>
      <w:bookmarkStart w:id="1572" w:name="_Toc98340367"/>
      <w:r>
        <w:t xml:space="preserve"> </w:t>
      </w:r>
      <w:bookmarkStart w:id="1573" w:name="_Toc194067234"/>
      <w:r w:rsidR="00C5483B">
        <w:t xml:space="preserve">Enhanced Safety Contour Selection and </w:t>
      </w:r>
      <w:r w:rsidR="001019DD" w:rsidRPr="00A527F0">
        <w:t>Implementation</w:t>
      </w:r>
      <w:bookmarkEnd w:id="1573"/>
    </w:p>
    <w:bookmarkEnd w:id="1570"/>
    <w:bookmarkEnd w:id="1571"/>
    <w:bookmarkEnd w:id="1572"/>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1574"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1574"/>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66CD582B"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 xml:space="preserve">safety contour then consists of a selection of common edges from rectangular extents for each S-102 dataset point, as shown in </w:t>
      </w:r>
      <w:r w:rsidR="00EB7911" w:rsidRPr="00A527F0">
        <w:t>F</w:t>
      </w:r>
      <w:r w:rsidRPr="00A527F0">
        <w:t xml:space="preserve">igure </w:t>
      </w:r>
      <w:r w:rsidR="002A3AC1">
        <w:t>D-</w:t>
      </w:r>
      <w:r w:rsidR="00EB3601">
        <w:t>1</w:t>
      </w:r>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lastRenderedPageBreak/>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C30DF14">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6DFA8E32" w:rsidR="00731CD9" w:rsidRPr="00B812CA" w:rsidRDefault="00731CD9" w:rsidP="00530F27">
      <w:pPr>
        <w:pStyle w:val="Heading2"/>
        <w:numPr>
          <w:ilvl w:val="0"/>
          <w:numId w:val="0"/>
        </w:numPr>
        <w:ind w:left="576" w:hanging="576"/>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575" w:name="_Toc88852884"/>
      <w:bookmarkStart w:id="1576" w:name="_Toc98339992"/>
      <w:bookmarkStart w:id="1577" w:name="_Toc98340368"/>
      <w:r w:rsidRPr="00A527F0">
        <w:br w:type="page"/>
      </w:r>
    </w:p>
    <w:p w14:paraId="2913C950" w14:textId="3C34FD09" w:rsidR="00EF57B5" w:rsidRPr="00A527F0" w:rsidRDefault="001019DD" w:rsidP="00530F27">
      <w:pPr>
        <w:pStyle w:val="Heading1"/>
        <w:numPr>
          <w:ilvl w:val="0"/>
          <w:numId w:val="237"/>
        </w:numPr>
      </w:pPr>
      <w:bookmarkStart w:id="1578" w:name="_Toc194067235"/>
      <w:r w:rsidRPr="00A527F0">
        <w:lastRenderedPageBreak/>
        <w:t>Water Level Adjustment</w:t>
      </w:r>
      <w:r w:rsidR="009D5976">
        <w:t xml:space="preserve"> (WLA)</w:t>
      </w:r>
      <w:bookmarkEnd w:id="1578"/>
    </w:p>
    <w:p w14:paraId="26639FE7" w14:textId="2603B227"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w:t>
      </w:r>
      <w:commentRangeStart w:id="1579"/>
      <w:del w:id="1580" w:author="jonathan pritchard" w:date="2025-09-10T08:31:00Z" w16du:dateUtc="2025-09-10T07:31:00Z">
        <w:r w:rsidR="00EF57B5" w:rsidRPr="00A527F0" w:rsidDel="00E508CA">
          <w:delText xml:space="preserve">adjust </w:delText>
        </w:r>
      </w:del>
      <w:ins w:id="1581" w:author="jonathan pritchard" w:date="2025-09-10T08:31:00Z" w16du:dateUtc="2025-09-10T07:31:00Z">
        <w:r w:rsidR="00E508CA">
          <w:t>select</w:t>
        </w:r>
        <w:r w:rsidR="00E508CA" w:rsidRPr="00A527F0">
          <w:t xml:space="preserve"> </w:t>
        </w:r>
      </w:ins>
      <w:r w:rsidR="00EF57B5" w:rsidRPr="00A527F0">
        <w:t>depth information</w:t>
      </w:r>
      <w:ins w:id="1582" w:author="jonathan pritchard" w:date="2025-09-10T08:31:00Z" w16du:dateUtc="2025-09-10T07:31:00Z">
        <w:r w:rsidR="00E508CA">
          <w:t xml:space="preserve"> adjustment</w:t>
        </w:r>
      </w:ins>
      <w:r w:rsidR="00EF57B5" w:rsidRPr="00A527F0">
        <w:t xml:space="preserve"> </w:t>
      </w:r>
      <w:commentRangeEnd w:id="1579"/>
      <w:r w:rsidR="00E508CA">
        <w:rPr>
          <w:rStyle w:val="CommentReference"/>
        </w:rPr>
        <w:commentReference w:id="1579"/>
      </w:r>
      <w:r w:rsidR="00EF57B5" w:rsidRPr="00A527F0">
        <w:t>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5DE57EB9"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w:t>
      </w:r>
      <w:commentRangeStart w:id="1583"/>
      <w:commentRangeStart w:id="1584"/>
      <w:del w:id="1585" w:author="jonathan pritchard" w:date="2025-09-09T16:54:00Z" w16du:dateUtc="2025-09-09T15:54:00Z">
        <w:r w:rsidR="00EF57B5" w:rsidRPr="00A527F0" w:rsidDel="00407755">
          <w:delText xml:space="preserve">readily </w:delText>
        </w:r>
      </w:del>
      <w:r w:rsidR="00EF57B5" w:rsidRPr="00A527F0">
        <w:t>available</w:t>
      </w:r>
      <w:ins w:id="1586" w:author="jonathan pritchard" w:date="2025-09-09T16:54:00Z" w16du:dateUtc="2025-09-09T15:54:00Z">
        <w:r w:rsidR="00407755">
          <w:t xml:space="preserve"> on demand</w:t>
        </w:r>
        <w:commentRangeEnd w:id="1583"/>
        <w:r w:rsidR="00407755">
          <w:rPr>
            <w:rStyle w:val="CommentReference"/>
          </w:rPr>
          <w:commentReference w:id="1583"/>
        </w:r>
      </w:ins>
      <w:commentRangeEnd w:id="1584"/>
      <w:ins w:id="1587" w:author="jonathan pritchard" w:date="2025-09-10T08:31:00Z" w16du:dateUtc="2025-09-10T07:31:00Z">
        <w:r w:rsidR="00E508CA">
          <w:rPr>
            <w:rStyle w:val="CommentReference"/>
          </w:rPr>
          <w:commentReference w:id="1584"/>
        </w:r>
      </w:ins>
      <w:r w:rsidR="00EF57B5" w:rsidRPr="00A527F0">
        <w:t>,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588" w:name="_Toc88852885"/>
      <w:bookmarkStart w:id="1589" w:name="_Toc98339993"/>
      <w:bookmarkStart w:id="1590" w:name="_Toc98340369"/>
      <w:bookmarkEnd w:id="1575"/>
      <w:bookmarkEnd w:id="1576"/>
      <w:bookmarkEnd w:id="1577"/>
    </w:p>
    <w:p w14:paraId="4BAEE05F" w14:textId="21752079" w:rsidR="002D0A15" w:rsidRPr="00A527F0" w:rsidRDefault="00EB3601" w:rsidP="00530F27">
      <w:pPr>
        <w:pStyle w:val="Heading1"/>
        <w:numPr>
          <w:ilvl w:val="1"/>
          <w:numId w:val="237"/>
        </w:numPr>
      </w:pPr>
      <w:bookmarkStart w:id="1591" w:name="_Toc194067236"/>
      <w:r>
        <w:t>Scope</w:t>
      </w:r>
      <w:bookmarkEnd w:id="1591"/>
    </w:p>
    <w:bookmarkEnd w:id="1588"/>
    <w:bookmarkEnd w:id="1589"/>
    <w:bookmarkEnd w:id="1590"/>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1592" w:name="_Toc194067237"/>
      <w:r>
        <w:t>Constraints on input data</w:t>
      </w:r>
      <w:bookmarkEnd w:id="1592"/>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1593" w:name="_Toc194067238"/>
      <w:bookmarkStart w:id="1594" w:name="_Toc88852887"/>
      <w:bookmarkStart w:id="1595" w:name="_Toc98339995"/>
      <w:bookmarkStart w:id="1596" w:name="_Toc98340371"/>
      <w:r>
        <w:t>User Inputs</w:t>
      </w:r>
      <w:bookmarkEnd w:id="1593"/>
    </w:p>
    <w:bookmarkEnd w:id="1594"/>
    <w:bookmarkEnd w:id="1595"/>
    <w:bookmarkEnd w:id="1596"/>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1597" w:name="_Toc194067239"/>
      <w:bookmarkStart w:id="1598" w:name="_Toc88852888"/>
      <w:bookmarkStart w:id="1599" w:name="_Toc98339996"/>
      <w:bookmarkStart w:id="1600" w:name="_Toc98340372"/>
      <w:r>
        <w:t>Implementation - general</w:t>
      </w:r>
      <w:bookmarkEnd w:id="1597"/>
    </w:p>
    <w:bookmarkEnd w:id="1598"/>
    <w:bookmarkEnd w:id="1599"/>
    <w:bookmarkEnd w:id="1600"/>
    <w:p w14:paraId="47BC9546" w14:textId="72421DCC"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w:t>
      </w:r>
      <w:ins w:id="1601" w:author="jonathan pritchard" w:date="2025-08-07T11:49:00Z" w16du:dateUtc="2025-08-07T10:49:00Z">
        <w:r w:rsidR="003E76E3">
          <w:t>2</w:t>
        </w:r>
      </w:ins>
      <w:del w:id="1602" w:author="jonathan pritchard" w:date="2025-08-07T11:49:00Z" w16du:dateUtc="2025-08-07T10:49:00Z">
        <w:r w:rsidR="0050181D" w:rsidRPr="00A527F0" w:rsidDel="003E76E3">
          <w:delText>4</w:delText>
        </w:r>
      </w:del>
      <w:r w:rsidR="0050181D" w:rsidRPr="00A527F0">
        <w:t>-</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A527F0">
        <w:t xml:space="preserve">Figure </w:t>
      </w:r>
      <w:r w:rsidR="00EB3601">
        <w:t>D</w:t>
      </w:r>
      <w:r w:rsidR="0050181D" w:rsidRPr="00A527F0">
        <w:t>-</w:t>
      </w:r>
      <w:r w:rsidR="00E058BE">
        <w:t>2</w:t>
      </w:r>
      <w:r w:rsidR="0050181D" w:rsidRPr="00A527F0">
        <w:t>-</w:t>
      </w:r>
      <w:r w:rsidR="00E058BE">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38AD38"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8"/>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A527F0">
        <w:t xml:space="preserve">Figure </w:t>
      </w:r>
      <w:r w:rsidR="00E058BE">
        <w:t>D-2</w:t>
      </w:r>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1603" w:name="_Toc194067240"/>
      <w:bookmarkStart w:id="1604" w:name="_Toc88852889"/>
      <w:bookmarkStart w:id="1605" w:name="_Toc98339997"/>
      <w:bookmarkStart w:id="1606" w:name="_Toc98340373"/>
      <w:r w:rsidRPr="00394FF5">
        <w:t>Implementation of WLA Option 1 – WLA for a single datetime</w:t>
      </w:r>
      <w:r>
        <w:t xml:space="preserve"> instant</w:t>
      </w:r>
      <w:bookmarkEnd w:id="1603"/>
    </w:p>
    <w:bookmarkEnd w:id="1604"/>
    <w:bookmarkEnd w:id="1605"/>
    <w:bookmarkEnd w:id="1606"/>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607"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607"/>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3C20CB99">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1608" w:name="_Toc194067241"/>
      <w:bookmarkStart w:id="1609" w:name="_Toc88852890"/>
      <w:bookmarkStart w:id="1610" w:name="_Toc98339998"/>
      <w:bookmarkStart w:id="1611" w:name="_Toc98340374"/>
      <w:r w:rsidRPr="00394FF5">
        <w:t>Implementation of WLA Option 2 – WLA for a datetime range specified by the user as a time</w:t>
      </w:r>
      <w:r>
        <w:t xml:space="preserve"> period</w:t>
      </w:r>
      <w:bookmarkEnd w:id="1608"/>
    </w:p>
    <w:bookmarkEnd w:id="1609"/>
    <w:bookmarkEnd w:id="1610"/>
    <w:bookmarkEnd w:id="1611"/>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61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1613" w:name="_Toc194067242"/>
      <w:bookmarkStart w:id="1614" w:name="_Toc88852891"/>
      <w:bookmarkStart w:id="1615" w:name="_Toc98339999"/>
      <w:bookmarkStart w:id="1616" w:name="_Toc98340375"/>
      <w:bookmarkEnd w:id="1612"/>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1613"/>
    </w:p>
    <w:bookmarkEnd w:id="1614"/>
    <w:bookmarkEnd w:id="1615"/>
    <w:bookmarkEnd w:id="1616"/>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093AB57">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1617"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1617"/>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56"/>
        </w:numPr>
        <w:pPrChange w:id="1618" w:author="jonathan pritchard" w:date="2025-09-09T16:05:00Z" w16du:dateUtc="2025-09-09T15:05:00Z">
          <w:pPr>
            <w:pStyle w:val="Heading1"/>
            <w:numPr>
              <w:numId w:val="237"/>
            </w:numPr>
          </w:pPr>
        </w:pPrChange>
      </w:pPr>
      <w:bookmarkStart w:id="1619" w:name="_Toc194067243"/>
      <w:bookmarkStart w:id="1620" w:name="_Toc88852892"/>
      <w:bookmarkStart w:id="1621" w:name="_Toc98340000"/>
      <w:bookmarkStart w:id="1622" w:name="_Toc98340376"/>
      <w:r w:rsidRPr="00A527F0">
        <w:lastRenderedPageBreak/>
        <w:t>Treatment of depth and water level related S-101 features</w:t>
      </w:r>
      <w:bookmarkEnd w:id="1619"/>
    </w:p>
    <w:p w14:paraId="7E05943F" w14:textId="31AEC40D" w:rsidR="00A4606D" w:rsidRPr="00A527F0" w:rsidRDefault="00A4606D">
      <w:pPr>
        <w:pStyle w:val="Heading2"/>
        <w:numPr>
          <w:ilvl w:val="1"/>
          <w:numId w:val="256"/>
        </w:numPr>
        <w:pPrChange w:id="1623" w:author="jonathan pritchard" w:date="2025-09-09T16:05:00Z" w16du:dateUtc="2025-09-09T15:05:00Z">
          <w:pPr>
            <w:pStyle w:val="Heading2"/>
            <w:numPr>
              <w:numId w:val="237"/>
            </w:numPr>
          </w:pPr>
        </w:pPrChange>
      </w:pPr>
      <w:bookmarkStart w:id="1624" w:name="_Toc194067244"/>
      <w:bookmarkStart w:id="1625" w:name="_Toc88852893"/>
      <w:bookmarkStart w:id="1626" w:name="_Toc98340001"/>
      <w:bookmarkStart w:id="1627" w:name="_Toc98340377"/>
      <w:bookmarkEnd w:id="1620"/>
      <w:bookmarkEnd w:id="1621"/>
      <w:bookmarkEnd w:id="1622"/>
      <w:r w:rsidRPr="00A527F0">
        <w:t>Substitution and adjustment of depth values</w:t>
      </w:r>
      <w:bookmarkEnd w:id="1624"/>
    </w:p>
    <w:bookmarkEnd w:id="1625"/>
    <w:bookmarkEnd w:id="1626"/>
    <w:bookmarkEnd w:id="1627"/>
    <w:p w14:paraId="70394BF3" w14:textId="7A3FCE93"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w:t>
      </w:r>
      <w:del w:id="1628"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atalogue)</w:t>
      </w:r>
      <w:ins w:id="1629" w:author="jonathan pritchard" w:date="2025-09-09T16:08:00Z" w16du:dateUtc="2025-09-09T15:08:00Z">
        <w:r w:rsidR="00730555">
          <w:t xml:space="preserve">, </w:t>
        </w:r>
      </w:ins>
      <w:r w:rsidRPr="00A527F0">
        <w:t xml:space="preserve"> </w:t>
      </w:r>
      <w:ins w:id="1630" w:author="jonathan pritchard" w:date="2025-09-09T16:08:00Z" w16du:dateUtc="2025-09-09T15:08:00Z">
        <w:r w:rsidR="00730555" w:rsidRPr="00730555">
          <w:t xml:space="preserve">when viewed at a MSVS that is =&gt; </w:t>
        </w:r>
        <w:proofErr w:type="spellStart"/>
        <w:r w:rsidR="00730555" w:rsidRPr="00730555">
          <w:rPr>
            <w:b/>
            <w:bCs/>
            <w:rPrChange w:id="1631" w:author="jonathan pritchard" w:date="2025-09-09T16:09:00Z" w16du:dateUtc="2025-09-09T15:09:00Z">
              <w:rPr/>
            </w:rPrChange>
          </w:rPr>
          <w:t>minimumDisplayScale</w:t>
        </w:r>
        <w:proofErr w:type="spellEnd"/>
        <w:r w:rsidR="00730555" w:rsidRPr="00730555">
          <w:t xml:space="preserve"> of </w:t>
        </w:r>
      </w:ins>
      <w:commentRangeStart w:id="1632"/>
      <w:ins w:id="1633" w:author="jonathan pritchard" w:date="2025-09-09T16:09:00Z" w16du:dateUtc="2025-09-09T15:09:00Z">
        <w:r w:rsidR="00730555">
          <w:t>the</w:t>
        </w:r>
      </w:ins>
      <w:commentRangeEnd w:id="1632"/>
      <w:ins w:id="1634" w:author="jonathan pritchard" w:date="2025-09-09T16:10:00Z" w16du:dateUtc="2025-09-09T15:10:00Z">
        <w:r w:rsidR="00730555">
          <w:rPr>
            <w:rStyle w:val="CommentReference"/>
          </w:rPr>
          <w:commentReference w:id="1632"/>
        </w:r>
      </w:ins>
      <w:ins w:id="1635" w:author="jonathan pritchard" w:date="2025-09-09T16:08:00Z" w16du:dateUtc="2025-09-09T15:08:00Z">
        <w:r w:rsidR="00730555" w:rsidRPr="00730555">
          <w:t xml:space="preserve"> overlapping S-102 dataset</w:t>
        </w:r>
      </w:ins>
    </w:p>
    <w:p w14:paraId="6123A19C" w14:textId="353F76E6" w:rsidR="001374ED" w:rsidRDefault="001374ED" w:rsidP="00A4606D">
      <w:pPr>
        <w:spacing w:after="120" w:line="240" w:lineRule="auto"/>
        <w:jc w:val="both"/>
      </w:pPr>
      <w:r w:rsidRPr="00A527F0">
        <w:t xml:space="preserve">In areas where WLA is processed, all depth values </w:t>
      </w:r>
      <w:r w:rsidR="00A70044">
        <w:t xml:space="preserve">must </w:t>
      </w:r>
      <w:ins w:id="1636" w:author="jonathan pritchard" w:date="2025-09-09T16:09:00Z" w16du:dateUtc="2025-09-09T15:09:00Z">
        <w:r w:rsidR="00730555">
          <w:t xml:space="preserve">also </w:t>
        </w:r>
      </w:ins>
      <w:r w:rsidR="00A70044">
        <w:t>be</w:t>
      </w:r>
      <w:r w:rsidR="00A70044" w:rsidRPr="00A527F0">
        <w:t xml:space="preserve"> </w:t>
      </w:r>
      <w:r w:rsidRPr="00A527F0">
        <w:t xml:space="preserve">adjusted for all ENC features </w:t>
      </w:r>
      <w:del w:id="1637"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730555">
        <w:rPr>
          <w:b/>
          <w:bCs/>
          <w:i/>
          <w:rPrChange w:id="1638" w:author="jonathan pritchard" w:date="2025-09-09T16:09:00Z" w16du:dateUtc="2025-09-09T15:09:00Z">
            <w:rPr>
              <w:i/>
            </w:rPr>
          </w:rPrChange>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56"/>
        </w:numPr>
        <w:pPrChange w:id="1639" w:author="jonathan pritchard" w:date="2025-09-09T16:05:00Z" w16du:dateUtc="2025-09-09T15:05:00Z">
          <w:pPr>
            <w:pStyle w:val="Heading2"/>
            <w:numPr>
              <w:numId w:val="237"/>
            </w:numPr>
          </w:pPr>
        </w:pPrChange>
      </w:pPr>
      <w:bookmarkStart w:id="1640" w:name="_Toc194067245"/>
      <w:r>
        <w:t>Areas covered by S-102 only or by both S-102 and S-104</w:t>
      </w:r>
      <w:bookmarkEnd w:id="1640"/>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56"/>
        </w:numPr>
        <w:pPrChange w:id="1641" w:author="jonathan pritchard" w:date="2025-09-09T16:05:00Z" w16du:dateUtc="2025-09-09T15:05:00Z">
          <w:pPr>
            <w:pStyle w:val="Heading2"/>
            <w:numPr>
              <w:numId w:val="237"/>
            </w:numPr>
          </w:pPr>
        </w:pPrChange>
      </w:pPr>
      <w:bookmarkStart w:id="1642" w:name="_Toc175130408"/>
      <w:bookmarkStart w:id="1643" w:name="_Toc175130409"/>
      <w:bookmarkStart w:id="1644" w:name="_Toc175130410"/>
      <w:bookmarkStart w:id="1645" w:name="_Toc175130411"/>
      <w:bookmarkStart w:id="1646" w:name="_Toc175130412"/>
      <w:bookmarkStart w:id="1647" w:name="_Toc175130413"/>
      <w:bookmarkStart w:id="1648" w:name="_Toc175130414"/>
      <w:bookmarkStart w:id="1649" w:name="_Toc175130415"/>
      <w:bookmarkStart w:id="1650" w:name="_Toc175130416"/>
      <w:bookmarkStart w:id="1651" w:name="_Toc175130417"/>
      <w:bookmarkStart w:id="1652" w:name="_Toc175130418"/>
      <w:bookmarkStart w:id="1653" w:name="_Toc175130419"/>
      <w:bookmarkStart w:id="1654" w:name="_Toc175130420"/>
      <w:bookmarkStart w:id="1655" w:name="_Toc175130421"/>
      <w:bookmarkStart w:id="1656" w:name="_Toc175130422"/>
      <w:bookmarkStart w:id="1657" w:name="_Toc175130423"/>
      <w:bookmarkStart w:id="1658" w:name="_Toc175130424"/>
      <w:bookmarkStart w:id="1659" w:name="_Toc175130425"/>
      <w:bookmarkStart w:id="1660" w:name="_Toc175130426"/>
      <w:bookmarkStart w:id="1661" w:name="_Toc175130427"/>
      <w:bookmarkStart w:id="1662" w:name="_Toc175130428"/>
      <w:bookmarkStart w:id="1663" w:name="_Toc175130429"/>
      <w:bookmarkStart w:id="1664" w:name="_Toc175130430"/>
      <w:bookmarkStart w:id="1665" w:name="_Toc175130431"/>
      <w:bookmarkStart w:id="1666" w:name="_Toc175130432"/>
      <w:bookmarkStart w:id="1667" w:name="_Toc175130433"/>
      <w:bookmarkStart w:id="1668" w:name="_Toc175130434"/>
      <w:bookmarkStart w:id="1669" w:name="_Toc175130435"/>
      <w:bookmarkStart w:id="1670" w:name="_Toc175130436"/>
      <w:bookmarkStart w:id="1671" w:name="_Toc175130437"/>
      <w:bookmarkStart w:id="1672" w:name="_Toc194067246"/>
      <w:bookmarkStart w:id="1673" w:name="_Toc88852898"/>
      <w:bookmarkStart w:id="1674" w:name="_Toc98340005"/>
      <w:bookmarkStart w:id="1675" w:name="_Toc9834038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r w:rsidRPr="00A527F0">
        <w:t>Adjustment of heights and vertical clearance values</w:t>
      </w:r>
      <w:bookmarkEnd w:id="1672"/>
    </w:p>
    <w:bookmarkEnd w:id="1673"/>
    <w:bookmarkEnd w:id="1674"/>
    <w:bookmarkEnd w:id="1675"/>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676"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1676"/>
    <w:p w14:paraId="701DC309" w14:textId="48F71EA0"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w:t>
      </w:r>
      <w:commentRangeStart w:id="1677"/>
      <w:r w:rsidRPr="00A527F0">
        <w:t>display</w:t>
      </w:r>
      <w:ins w:id="1678" w:author="jonathan pritchard" w:date="2025-08-07T11:52:00Z" w16du:dateUtc="2025-08-07T10:52:00Z">
        <w:r w:rsidR="003E76E3">
          <w:t xml:space="preserve"> as described in </w:t>
        </w:r>
      </w:ins>
      <w:ins w:id="1679" w:author="jonathan pritchard" w:date="2025-08-07T11:53:00Z" w16du:dateUtc="2025-08-07T10:53:00Z">
        <w:r w:rsidR="003E76E3">
          <w:t>D-1.5, D-1.6 and D-1.7</w:t>
        </w:r>
        <w:commentRangeEnd w:id="1677"/>
        <w:r w:rsidR="003E76E3">
          <w:rPr>
            <w:rStyle w:val="CommentReference"/>
          </w:rPr>
          <w:commentReference w:id="1677"/>
        </w:r>
      </w:ins>
      <w:r w:rsidRPr="00A527F0">
        <w:t xml:space="preserve">.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56"/>
        </w:numPr>
        <w:pPrChange w:id="1680" w:author="jonathan pritchard" w:date="2025-09-09T16:05:00Z" w16du:dateUtc="2025-09-09T15:05:00Z">
          <w:pPr>
            <w:pStyle w:val="Heading2"/>
            <w:numPr>
              <w:numId w:val="237"/>
            </w:numPr>
          </w:pPr>
        </w:pPrChange>
      </w:pPr>
      <w:bookmarkStart w:id="1681" w:name="_Toc194067247"/>
      <w:bookmarkStart w:id="1682" w:name="_Toc88852900"/>
      <w:bookmarkStart w:id="1683" w:name="_Toc98340006"/>
      <w:bookmarkStart w:id="1684" w:name="_Toc98340382"/>
      <w:r w:rsidRPr="00A527F0">
        <w:t>Alerts and indication details</w:t>
      </w:r>
      <w:bookmarkEnd w:id="1681"/>
    </w:p>
    <w:bookmarkEnd w:id="1682"/>
    <w:bookmarkEnd w:id="1683"/>
    <w:bookmarkEnd w:id="1684"/>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56"/>
        </w:numPr>
        <w:pPrChange w:id="1685" w:author="jonathan pritchard" w:date="2025-09-09T16:05:00Z" w16du:dateUtc="2025-09-09T15:05:00Z">
          <w:pPr>
            <w:pStyle w:val="Heading2"/>
            <w:numPr>
              <w:numId w:val="237"/>
            </w:numPr>
          </w:pPr>
        </w:pPrChange>
      </w:pPr>
      <w:bookmarkStart w:id="1686" w:name="_Toc88838699"/>
      <w:bookmarkStart w:id="1687" w:name="_Toc88839536"/>
      <w:bookmarkStart w:id="1688" w:name="_Toc88838700"/>
      <w:bookmarkStart w:id="1689" w:name="_Toc88839537"/>
      <w:bookmarkStart w:id="1690" w:name="_Toc88838701"/>
      <w:bookmarkStart w:id="1691" w:name="_Toc88839538"/>
      <w:bookmarkStart w:id="1692" w:name="_Toc88838702"/>
      <w:bookmarkStart w:id="1693" w:name="_Toc88839539"/>
      <w:bookmarkStart w:id="1694" w:name="_Toc88838703"/>
      <w:bookmarkStart w:id="1695" w:name="_Toc88839540"/>
      <w:bookmarkStart w:id="1696" w:name="_Toc88852905"/>
      <w:bookmarkStart w:id="1697" w:name="_Toc88838704"/>
      <w:bookmarkStart w:id="1698" w:name="_Toc88839541"/>
      <w:bookmarkStart w:id="1699" w:name="_Toc88838705"/>
      <w:bookmarkStart w:id="1700" w:name="_Toc88839542"/>
      <w:bookmarkStart w:id="1701" w:name="_Toc88838706"/>
      <w:bookmarkStart w:id="1702" w:name="_Toc88839543"/>
      <w:bookmarkStart w:id="1703" w:name="_Toc88838707"/>
      <w:bookmarkStart w:id="1704" w:name="_Toc88839544"/>
      <w:bookmarkStart w:id="1705" w:name="_Toc88838708"/>
      <w:bookmarkStart w:id="1706" w:name="_Toc88839545"/>
      <w:bookmarkStart w:id="1707" w:name="_Toc88838709"/>
      <w:bookmarkStart w:id="1708" w:name="_Toc88839546"/>
      <w:bookmarkStart w:id="1709" w:name="_Toc88838710"/>
      <w:bookmarkStart w:id="1710" w:name="_Toc88839547"/>
      <w:bookmarkStart w:id="1711" w:name="_Toc88838711"/>
      <w:bookmarkStart w:id="1712" w:name="_Toc88839548"/>
      <w:bookmarkStart w:id="1713" w:name="_Toc194067248"/>
      <w:bookmarkStart w:id="1714" w:name="_Toc88852914"/>
      <w:bookmarkStart w:id="1715" w:name="_Toc98340007"/>
      <w:bookmarkStart w:id="1716" w:name="_Toc98340383"/>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r w:rsidRPr="00A527F0">
        <w:t>Legend details</w:t>
      </w:r>
      <w:bookmarkEnd w:id="1713"/>
    </w:p>
    <w:bookmarkEnd w:id="1714"/>
    <w:bookmarkEnd w:id="1715"/>
    <w:bookmarkEnd w:id="1716"/>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1717" w:name="_Toc194067249"/>
      <w:r w:rsidR="006E2D52" w:rsidRPr="00A527F0">
        <w:lastRenderedPageBreak/>
        <w:t xml:space="preserve">Appendix </w:t>
      </w:r>
      <w:r w:rsidR="00A310A1">
        <w:t>E</w:t>
      </w:r>
      <w:r w:rsidR="00F94FB6">
        <w:t xml:space="preserve"> – Dataset Loading and Display (Rendering) Algorithms</w:t>
      </w:r>
      <w:bookmarkEnd w:id="1717"/>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1718" w:name="_Toc194067250"/>
      <w:r>
        <w:t>Introduction</w:t>
      </w:r>
      <w:bookmarkEnd w:id="1718"/>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1719" w:name="_Toc187673191"/>
      <w:bookmarkStart w:id="1720" w:name="_Toc187673423"/>
      <w:bookmarkStart w:id="1721" w:name="_Toc188368782"/>
      <w:bookmarkStart w:id="1722" w:name="_Toc187673201"/>
      <w:bookmarkStart w:id="1723" w:name="_Toc187673433"/>
      <w:bookmarkStart w:id="1724" w:name="_Toc188368792"/>
      <w:bookmarkStart w:id="1725" w:name="_Toc188621985"/>
      <w:bookmarkEnd w:id="1719"/>
      <w:bookmarkEnd w:id="1720"/>
      <w:bookmarkEnd w:id="1721"/>
      <w:bookmarkEnd w:id="1722"/>
      <w:bookmarkEnd w:id="1723"/>
      <w:bookmarkEnd w:id="1724"/>
      <w:bookmarkEnd w:id="1725"/>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1726" w:name="_Toc510785435"/>
      <w:bookmarkStart w:id="1727" w:name="_Toc510784286"/>
      <w:bookmarkStart w:id="1728" w:name="_Toc187673203"/>
      <w:bookmarkStart w:id="1729" w:name="_Toc187673435"/>
      <w:bookmarkStart w:id="1730" w:name="_Toc188368794"/>
      <w:bookmarkStart w:id="1731" w:name="_Toc188621987"/>
      <w:bookmarkStart w:id="1732" w:name="_Toc169203196"/>
      <w:bookmarkEnd w:id="1726"/>
      <w:bookmarkEnd w:id="1727"/>
      <w:bookmarkEnd w:id="1728"/>
      <w:bookmarkEnd w:id="1729"/>
      <w:bookmarkEnd w:id="1730"/>
      <w:bookmarkEnd w:id="1731"/>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1733" w:name="_Hlk177457598"/>
      <w:bookmarkStart w:id="1734" w:name="_Toc194067251"/>
      <w:r>
        <w:rPr>
          <w:lang w:eastAsia="en-US"/>
        </w:rPr>
        <w:t>Prerequisites</w:t>
      </w:r>
      <w:bookmarkEnd w:id="1733"/>
      <w:bookmarkEnd w:id="1734"/>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1735" w:name="_Toc188368797"/>
      <w:bookmarkStart w:id="1736" w:name="_Toc188621990"/>
      <w:bookmarkStart w:id="1737" w:name="_Ref205451828"/>
      <w:bookmarkEnd w:id="1732"/>
      <w:bookmarkEnd w:id="1735"/>
      <w:bookmarkEnd w:id="1736"/>
      <w:r>
        <w:rPr>
          <w:b/>
          <w:bCs/>
          <w:lang w:eastAsia="en-US"/>
        </w:rPr>
        <w:t>Scale Bands</w:t>
      </w:r>
      <w:bookmarkEnd w:id="1737"/>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1738" w:name="_Hlk177394136"/>
            <w:r>
              <w:t xml:space="preserve">A device-polygon </w:t>
            </w:r>
            <w:r w:rsidRPr="00712598">
              <w:rPr>
                <w:i/>
                <w:iCs/>
              </w:rPr>
              <w:t>viewport</w:t>
            </w:r>
            <w:r>
              <w:t xml:space="preserve"> describing the device area that should be covered with data</w:t>
            </w:r>
          </w:p>
          <w:bookmarkEnd w:id="1738"/>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1739" w:name="_Toc194067252"/>
      <w:r w:rsidRPr="00A527F0">
        <w:lastRenderedPageBreak/>
        <w:t xml:space="preserve">Appendix </w:t>
      </w:r>
      <w:r w:rsidR="00E93146">
        <w:t>F</w:t>
      </w:r>
      <w:r w:rsidRPr="00A527F0">
        <w:t xml:space="preserve"> – GML Coverage Polygons</w:t>
      </w:r>
      <w:bookmarkEnd w:id="1739"/>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1740" w:name="_Toc194067253"/>
      <w:r w:rsidRPr="00A527F0">
        <w:t>GML Coverage Polygons</w:t>
      </w:r>
      <w:bookmarkEnd w:id="1740"/>
    </w:p>
    <w:p w14:paraId="10AD9221" w14:textId="2C7C83B0" w:rsidR="0065597A" w:rsidRPr="00A527F0" w:rsidRDefault="0065597A" w:rsidP="00FD4BD6">
      <w:pPr>
        <w:pStyle w:val="Heading2"/>
        <w:numPr>
          <w:ilvl w:val="1"/>
          <w:numId w:val="235"/>
        </w:numPr>
      </w:pPr>
      <w:bookmarkStart w:id="1741" w:name="_Toc194067254"/>
      <w:r w:rsidRPr="00A527F0">
        <w:t>Introduction</w:t>
      </w:r>
      <w:bookmarkEnd w:id="1741"/>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1742" w:name="_Toc194061867"/>
      <w:bookmarkStart w:id="1743" w:name="_Toc194067255"/>
      <w:bookmarkStart w:id="1744" w:name="_Toc194067256"/>
      <w:bookmarkEnd w:id="1742"/>
      <w:bookmarkEnd w:id="1743"/>
      <w:r w:rsidRPr="00A527F0">
        <w:t>Specification</w:t>
      </w:r>
      <w:bookmarkEnd w:id="1744"/>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1745" w:name="_Toc194067257"/>
      <w:r>
        <w:lastRenderedPageBreak/>
        <w:t xml:space="preserve">Appendix G - </w:t>
      </w:r>
      <w:r w:rsidR="00E85AE1">
        <w:t>Thinning Algorithms</w:t>
      </w:r>
      <w:bookmarkEnd w:id="1745"/>
    </w:p>
    <w:p w14:paraId="1CA58779" w14:textId="3B8E920C" w:rsidR="00E85AE1" w:rsidRDefault="00E85AE1" w:rsidP="006E2D52">
      <w:pPr>
        <w:pStyle w:val="Heading1"/>
        <w:numPr>
          <w:ilvl w:val="0"/>
          <w:numId w:val="219"/>
        </w:numPr>
      </w:pPr>
      <w:bookmarkStart w:id="1746" w:name="_Toc194067258"/>
      <w:r>
        <w:t>Introduction</w:t>
      </w:r>
      <w:bookmarkEnd w:id="1746"/>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1747" w:name="_Toc194067259"/>
      <w:r w:rsidRPr="00B812CA">
        <w:t>Regularly gridded data</w:t>
      </w:r>
      <w:bookmarkEnd w:id="1747"/>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1B50A9ED">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051F42C1">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1748" w:name="_Toc194067260"/>
      <w:r>
        <w:lastRenderedPageBreak/>
        <w:t xml:space="preserve">Appendix </w:t>
      </w:r>
      <w:r w:rsidR="00E93146">
        <w:t xml:space="preserve">H- </w:t>
      </w:r>
      <w:r>
        <w:t xml:space="preserve"> Import and Use of projected data on S-100 ECDIS</w:t>
      </w:r>
      <w:bookmarkEnd w:id="1748"/>
    </w:p>
    <w:p w14:paraId="480DE3E4" w14:textId="6C131DB8" w:rsidR="00D343CC" w:rsidRDefault="00D343CC" w:rsidP="002D7DEE">
      <w:pPr>
        <w:pStyle w:val="Heading1"/>
        <w:numPr>
          <w:ilvl w:val="0"/>
          <w:numId w:val="221"/>
        </w:numPr>
      </w:pPr>
      <w:bookmarkStart w:id="1749" w:name="_Toc194067261"/>
      <w:r>
        <w:t>Introduction</w:t>
      </w:r>
      <w:bookmarkEnd w:id="1749"/>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1750" w:name="_Toc194067262"/>
      <w:r>
        <w:t>Conversion from UTM to WGS 84</w:t>
      </w:r>
      <w:bookmarkEnd w:id="1750"/>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ED1650" id="Freeform 22" o:spid="_x0000_s1026" style="position:absolute;margin-left:15.3pt;margin-top:13.45pt;width:433.4pt;height:241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1751" w:name="_Toc194067263"/>
      <w:r>
        <w:t>Conversion from UPS North to WGS 84</w:t>
      </w:r>
      <w:bookmarkEnd w:id="1751"/>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1753" w:name="_Toc194067264"/>
      <w:r>
        <w:t>Conversion from UPS South to WGS 84</w:t>
      </w:r>
      <w:bookmarkEnd w:id="1753"/>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1754" w:name="_Toc194067265"/>
      <w:r>
        <w:t>References</w:t>
      </w:r>
      <w:r w:rsidR="00B42BF5">
        <w:t xml:space="preserve"> [Informative]</w:t>
      </w:r>
      <w:bookmarkEnd w:id="1754"/>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1755"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1755"/>
      <w:r w:rsidRPr="00585857">
        <w:t xml:space="preserve"> </w:t>
      </w:r>
    </w:p>
    <w:p w14:paraId="19EC3E90" w14:textId="77777777" w:rsidR="00F13E78" w:rsidRDefault="00F13E78" w:rsidP="00F13E78">
      <w:pPr>
        <w:pStyle w:val="ListParagraph"/>
        <w:numPr>
          <w:ilvl w:val="0"/>
          <w:numId w:val="164"/>
        </w:numPr>
        <w:contextualSpacing/>
      </w:pPr>
      <w:bookmarkStart w:id="1756" w:name="_Ref184814645"/>
      <w:r>
        <w:t>IOGP Report 373-07-02 “Coordinate conversions and transformations including formulas” v. 68, August 2024, https://epsg.org/guidance-notes.html, p. 7</w:t>
      </w:r>
      <w:bookmarkEnd w:id="1756"/>
    </w:p>
    <w:p w14:paraId="1728E744" w14:textId="77777777" w:rsidR="00F13E78" w:rsidRDefault="00F13E78" w:rsidP="00F13E78">
      <w:pPr>
        <w:pStyle w:val="ListParagraph"/>
        <w:numPr>
          <w:ilvl w:val="0"/>
          <w:numId w:val="164"/>
        </w:numPr>
        <w:contextualSpacing/>
      </w:pPr>
      <w:bookmarkStart w:id="1757" w:name="_Ref184814718"/>
      <w:r>
        <w:t>IOGP Report 373-07-02, p. 60</w:t>
      </w:r>
      <w:bookmarkEnd w:id="1757"/>
    </w:p>
    <w:p w14:paraId="173CE416" w14:textId="77777777" w:rsidR="00F13E78" w:rsidRDefault="00F13E78" w:rsidP="00F13E78">
      <w:pPr>
        <w:pStyle w:val="ListParagraph"/>
        <w:numPr>
          <w:ilvl w:val="0"/>
          <w:numId w:val="164"/>
        </w:numPr>
        <w:contextualSpacing/>
      </w:pPr>
      <w:bookmarkStart w:id="1758" w:name="_Ref184814728"/>
      <w:r>
        <w:t>IOGP Report 373-07-02, p. 61</w:t>
      </w:r>
      <w:bookmarkEnd w:id="1758"/>
    </w:p>
    <w:p w14:paraId="1606E54E" w14:textId="77777777" w:rsidR="00F13E78" w:rsidRDefault="00F13E78" w:rsidP="00F13E78">
      <w:pPr>
        <w:pStyle w:val="ListParagraph"/>
        <w:numPr>
          <w:ilvl w:val="0"/>
          <w:numId w:val="164"/>
        </w:numPr>
        <w:contextualSpacing/>
      </w:pPr>
      <w:bookmarkStart w:id="1759" w:name="_Ref184814844"/>
      <w:r>
        <w:t>IOGP Report 373-07-02, p. 84</w:t>
      </w:r>
      <w:bookmarkEnd w:id="1759"/>
    </w:p>
    <w:p w14:paraId="2197957D" w14:textId="77777777" w:rsidR="00F13E78" w:rsidRDefault="00F13E78" w:rsidP="00F13E78"/>
    <w:p w14:paraId="4F4EA012" w14:textId="10E90FDE" w:rsidR="005F4BDB" w:rsidRDefault="005F4BDB">
      <w:pPr>
        <w:rPr>
          <w:ins w:id="1760" w:author="jonathan pritchard" w:date="2025-09-10T08:32:00Z" w16du:dateUtc="2025-09-10T07:32:00Z"/>
        </w:rPr>
      </w:pPr>
      <w:ins w:id="1761" w:author="jonathan pritchard" w:date="2025-09-10T08:32:00Z" w16du:dateUtc="2025-09-10T07:32:00Z">
        <w:r>
          <w:br w:type="page"/>
        </w:r>
      </w:ins>
    </w:p>
    <w:p w14:paraId="6860CF18" w14:textId="42039222" w:rsidR="005F4BDB" w:rsidRDefault="005F4BDB" w:rsidP="005F4BDB">
      <w:pPr>
        <w:pStyle w:val="Heading1"/>
        <w:numPr>
          <w:ilvl w:val="0"/>
          <w:numId w:val="0"/>
        </w:numPr>
        <w:ind w:left="432" w:hanging="432"/>
        <w:jc w:val="center"/>
        <w:rPr>
          <w:ins w:id="1762" w:author="jonathan pritchard" w:date="2025-09-10T08:32:00Z" w16du:dateUtc="2025-09-10T07:32:00Z"/>
        </w:rPr>
      </w:pPr>
      <w:ins w:id="1763" w:author="jonathan pritchard" w:date="2025-09-10T08:32:00Z" w16du:dateUtc="2025-09-10T07:32:00Z">
        <w:r>
          <w:lastRenderedPageBreak/>
          <w:t>Appendix I -  Data Constraints</w:t>
        </w:r>
      </w:ins>
    </w:p>
    <w:p w14:paraId="74EE9271" w14:textId="77777777" w:rsidR="005F4BDB" w:rsidRDefault="005F4BDB" w:rsidP="005F4BDB">
      <w:pPr>
        <w:rPr>
          <w:ins w:id="1764" w:author="jonathan pritchard" w:date="2025-09-10T08:32:00Z" w16du:dateUtc="2025-09-10T07:32:00Z"/>
        </w:rPr>
      </w:pPr>
    </w:p>
    <w:p w14:paraId="6FF54495" w14:textId="690CEFB1" w:rsidR="005F4BDB" w:rsidRDefault="005F4BDB">
      <w:pPr>
        <w:pStyle w:val="Annexsection"/>
        <w:rPr>
          <w:ins w:id="1765" w:author="jonathan pritchard" w:date="2025-09-10T08:32:00Z" w16du:dateUtc="2025-09-10T07:32:00Z"/>
        </w:rPr>
        <w:pPrChange w:id="1766" w:author="jonathan pritchard" w:date="2025-09-10T18:07:00Z" w16du:dateUtc="2025-09-10T17:07:00Z">
          <w:pPr/>
        </w:pPrChange>
      </w:pPr>
      <w:ins w:id="1767" w:author="jonathan pritchard" w:date="2025-09-10T08:32:00Z" w16du:dateUtc="2025-09-10T07:32:00Z">
        <w:r>
          <w:t>Introduction</w:t>
        </w:r>
      </w:ins>
    </w:p>
    <w:p w14:paraId="09136EAF" w14:textId="1D83C0CB" w:rsidR="005F4BDB" w:rsidRDefault="005F4BDB" w:rsidP="005F4BDB">
      <w:pPr>
        <w:rPr>
          <w:ins w:id="1768" w:author="jonathan pritchard" w:date="2025-09-10T08:34:00Z" w16du:dateUtc="2025-09-10T07:34:00Z"/>
        </w:rPr>
      </w:pPr>
      <w:ins w:id="1769" w:author="jonathan pritchard" w:date="2025-09-10T08:32:00Z" w16du:dateUtc="2025-09-10T07:32:00Z">
        <w:r>
          <w:t>This Appendix [</w:t>
        </w:r>
        <w:r w:rsidRPr="00902A7B">
          <w:rPr>
            <w:b/>
            <w:bCs/>
            <w:rPrChange w:id="1770" w:author="jonathan pritchard" w:date="2025-09-10T18:07:00Z" w16du:dateUtc="2025-09-10T17:07:00Z">
              <w:rPr/>
            </w:rPrChange>
          </w:rPr>
          <w:t>possibly</w:t>
        </w:r>
      </w:ins>
      <w:ins w:id="1771" w:author="jonathan pritchard" w:date="2025-09-10T08:33:00Z" w16du:dateUtc="2025-09-10T07:33:00Z">
        <w:r w:rsidRPr="00902A7B">
          <w:rPr>
            <w:b/>
            <w:bCs/>
            <w:rPrChange w:id="1772" w:author="jonathan pritchard" w:date="2025-09-10T18:07:00Z" w16du:dateUtc="2025-09-10T17:07:00Z">
              <w:rPr/>
            </w:rPrChange>
          </w:rPr>
          <w:t>, separate numbered Annex</w:t>
        </w:r>
        <w:r>
          <w:t xml:space="preserve">], contains a set of ECDIS data constraints. These are not focused on implementers, nor do they constitute requirements for S-100 ECDIS. They are mandatory requirements for data which is intended for use on S-100 ECDIS and </w:t>
        </w:r>
      </w:ins>
      <w:ins w:id="1773" w:author="jonathan pritchard" w:date="2025-09-10T08:34:00Z" w16du:dateUtc="2025-09-10T07:34:00Z">
        <w:r>
          <w:t>are pre-requisites for correct operation of such systems.</w:t>
        </w:r>
      </w:ins>
    </w:p>
    <w:p w14:paraId="129D665F" w14:textId="1A15988C" w:rsidR="005F4BDB" w:rsidRDefault="005F4BDB">
      <w:pPr>
        <w:pStyle w:val="ListParagraph"/>
        <w:numPr>
          <w:ilvl w:val="0"/>
          <w:numId w:val="257"/>
        </w:numPr>
        <w:rPr>
          <w:ins w:id="1774" w:author="jonathan pritchard" w:date="2025-09-10T08:34:00Z" w16du:dateUtc="2025-09-10T07:34:00Z"/>
        </w:rPr>
        <w:pPrChange w:id="1775" w:author="jonathan pritchard" w:date="2025-09-10T09:21:00Z" w16du:dateUtc="2025-09-10T08:21:00Z">
          <w:pPr/>
        </w:pPrChange>
      </w:pPr>
      <w:ins w:id="1776" w:author="jonathan pritchard" w:date="2025-09-10T08:34:00Z" w16du:dateUtc="2025-09-10T07:34:00Z">
        <w:r>
          <w:t>GML Coverage formats</w:t>
        </w:r>
      </w:ins>
    </w:p>
    <w:p w14:paraId="64357502" w14:textId="301A5ADE" w:rsidR="005F4BDB" w:rsidRDefault="005F4BDB">
      <w:pPr>
        <w:pStyle w:val="ListParagraph"/>
        <w:numPr>
          <w:ilvl w:val="0"/>
          <w:numId w:val="257"/>
        </w:numPr>
        <w:rPr>
          <w:ins w:id="1777" w:author="jonathan pritchard" w:date="2025-09-10T08:34:00Z" w16du:dateUtc="2025-09-10T07:34:00Z"/>
        </w:rPr>
        <w:pPrChange w:id="1778" w:author="jonathan pritchard" w:date="2025-09-10T09:21:00Z" w16du:dateUtc="2025-09-10T08:21:00Z">
          <w:pPr/>
        </w:pPrChange>
      </w:pPr>
      <w:ins w:id="1779" w:author="jonathan pritchard" w:date="2025-09-10T08:34:00Z" w16du:dateUtc="2025-09-10T07:34:00Z">
        <w:r>
          <w:t>GML Format</w:t>
        </w:r>
      </w:ins>
      <w:ins w:id="1780" w:author="jon pritchard" w:date="2025-09-16T09:39:00Z" w16du:dateUtc="2025-09-16T07:39:00Z">
        <w:r w:rsidR="002F3993">
          <w:t xml:space="preserve"> [</w:t>
        </w:r>
        <w:r w:rsidR="002F3993" w:rsidRPr="002F3993">
          <w:rPr>
            <w:i/>
            <w:iCs/>
            <w:rPrChange w:id="1781" w:author="jon pritchard" w:date="2025-09-16T09:39:00Z" w16du:dateUtc="2025-09-16T07:39:00Z">
              <w:rPr/>
            </w:rPrChange>
          </w:rPr>
          <w:t>relates to NIPWG inputs on GML</w:t>
        </w:r>
        <w:r w:rsidR="002F3993">
          <w:t>]</w:t>
        </w:r>
      </w:ins>
    </w:p>
    <w:p w14:paraId="02C78228" w14:textId="02D713AC" w:rsidR="005F4BDB" w:rsidRDefault="005F4BDB">
      <w:pPr>
        <w:pStyle w:val="ListParagraph"/>
        <w:numPr>
          <w:ilvl w:val="0"/>
          <w:numId w:val="257"/>
        </w:numPr>
        <w:rPr>
          <w:ins w:id="1782" w:author="jonathan pritchard" w:date="2025-09-10T08:34:00Z" w16du:dateUtc="2025-09-10T07:34:00Z"/>
        </w:rPr>
        <w:pPrChange w:id="1783" w:author="jonathan pritchard" w:date="2025-09-10T09:21:00Z" w16du:dateUtc="2025-09-10T08:21:00Z">
          <w:pPr/>
        </w:pPrChange>
      </w:pPr>
      <w:ins w:id="1784" w:author="jonathan pritchard" w:date="2025-09-10T08:34:00Z" w16du:dateUtc="2025-09-10T07:34:00Z">
        <w:r>
          <w:t>Enhanced Safety Contour and Water Level Adjustment</w:t>
        </w:r>
      </w:ins>
      <w:ins w:id="1785" w:author="jonathan pritchard" w:date="2025-09-10T18:07:00Z" w16du:dateUtc="2025-09-10T17:07:00Z">
        <w:r w:rsidR="00902A7B">
          <w:t xml:space="preserve"> data requirements, datums, validation, safety</w:t>
        </w:r>
      </w:ins>
    </w:p>
    <w:p w14:paraId="484D220C" w14:textId="7F5DEE31" w:rsidR="005F4BDB" w:rsidRDefault="005F4BDB">
      <w:pPr>
        <w:pStyle w:val="ListParagraph"/>
        <w:numPr>
          <w:ilvl w:val="0"/>
          <w:numId w:val="257"/>
        </w:numPr>
        <w:rPr>
          <w:ins w:id="1786" w:author="jonathan pritchard" w:date="2025-09-10T08:35:00Z" w16du:dateUtc="2025-09-10T07:35:00Z"/>
        </w:rPr>
        <w:pPrChange w:id="1787" w:author="jonathan pritchard" w:date="2025-09-10T09:21:00Z" w16du:dateUtc="2025-09-10T08:21:00Z">
          <w:pPr/>
        </w:pPrChange>
      </w:pPr>
      <w:ins w:id="1788" w:author="jonathan pritchard" w:date="2025-09-10T08:34:00Z" w16du:dateUtc="2025-09-10T07:34:00Z">
        <w:r>
          <w:t xml:space="preserve">Digital Signature </w:t>
        </w:r>
      </w:ins>
      <w:ins w:id="1789" w:author="jonathan pritchard" w:date="2025-09-10T08:35:00Z" w16du:dateUtc="2025-09-10T07:35:00Z">
        <w:r>
          <w:t>Certificate Information</w:t>
        </w:r>
      </w:ins>
    </w:p>
    <w:p w14:paraId="70736E33" w14:textId="5377E19F" w:rsidR="005F4BDB" w:rsidRDefault="005F4BDB">
      <w:pPr>
        <w:pStyle w:val="ListParagraph"/>
        <w:numPr>
          <w:ilvl w:val="0"/>
          <w:numId w:val="257"/>
        </w:numPr>
        <w:rPr>
          <w:ins w:id="1790" w:author="jonathan pritchard" w:date="2025-09-10T08:35:00Z" w16du:dateUtc="2025-09-10T07:35:00Z"/>
        </w:rPr>
        <w:pPrChange w:id="1791" w:author="jonathan pritchard" w:date="2025-09-10T09:21:00Z" w16du:dateUtc="2025-09-10T08:21:00Z">
          <w:pPr/>
        </w:pPrChange>
      </w:pPr>
      <w:ins w:id="1792" w:author="jonathan pritchard" w:date="2025-09-10T08:35:00Z" w16du:dateUtc="2025-09-10T07:35:00Z">
        <w:r>
          <w:t xml:space="preserve">Support File Formats </w:t>
        </w:r>
      </w:ins>
    </w:p>
    <w:p w14:paraId="66C61CF1" w14:textId="0C4BAFBD" w:rsidR="005F4BDB" w:rsidRDefault="005F4BDB">
      <w:pPr>
        <w:pStyle w:val="ListParagraph"/>
        <w:numPr>
          <w:ilvl w:val="0"/>
          <w:numId w:val="257"/>
        </w:numPr>
        <w:rPr>
          <w:ins w:id="1793" w:author="jonathan pritchard" w:date="2025-09-10T08:35:00Z" w16du:dateUtc="2025-09-10T07:35:00Z"/>
        </w:rPr>
        <w:pPrChange w:id="1794" w:author="jonathan pritchard" w:date="2025-09-10T09:21:00Z" w16du:dateUtc="2025-09-10T08:21:00Z">
          <w:pPr/>
        </w:pPrChange>
      </w:pPr>
      <w:ins w:id="1795" w:author="jonathan pritchard" w:date="2025-09-10T08:35:00Z" w16du:dateUtc="2025-09-10T07:35:00Z">
        <w:r>
          <w:t>Catalogue Metadata [?]</w:t>
        </w:r>
      </w:ins>
    </w:p>
    <w:p w14:paraId="1B36C1C9" w14:textId="01698024" w:rsidR="005F4BDB" w:rsidRDefault="005F4BDB">
      <w:pPr>
        <w:pStyle w:val="ListParagraph"/>
        <w:numPr>
          <w:ilvl w:val="0"/>
          <w:numId w:val="257"/>
        </w:numPr>
        <w:rPr>
          <w:ins w:id="1796" w:author="jonathan pritchard" w:date="2025-09-10T08:35:00Z" w16du:dateUtc="2025-09-10T07:35:00Z"/>
        </w:rPr>
        <w:pPrChange w:id="1797" w:author="jonathan pritchard" w:date="2025-09-10T09:21:00Z" w16du:dateUtc="2025-09-10T08:21:00Z">
          <w:pPr/>
        </w:pPrChange>
      </w:pPr>
      <w:ins w:id="1798" w:author="jonathan pritchard" w:date="2025-09-10T08:35:00Z" w16du:dateUtc="2025-09-10T07:35:00Z">
        <w:r>
          <w:t>Data Overlaps</w:t>
        </w:r>
      </w:ins>
    </w:p>
    <w:p w14:paraId="2B700760" w14:textId="79652BBC" w:rsidR="005F4BDB" w:rsidRDefault="005F4BDB" w:rsidP="004E0E73">
      <w:pPr>
        <w:pStyle w:val="ListParagraph"/>
        <w:numPr>
          <w:ilvl w:val="0"/>
          <w:numId w:val="257"/>
        </w:numPr>
        <w:rPr>
          <w:ins w:id="1799" w:author="jonathan pritchard" w:date="2025-09-10T13:22:00Z" w16du:dateUtc="2025-09-10T12:22:00Z"/>
        </w:rPr>
      </w:pPr>
      <w:ins w:id="1800" w:author="jonathan pritchard" w:date="2025-09-10T08:35:00Z" w16du:dateUtc="2025-09-10T07:35:00Z">
        <w:r>
          <w:t>Scales</w:t>
        </w:r>
      </w:ins>
      <w:ins w:id="1801" w:author="jonathan pritchard" w:date="2025-09-10T08:36:00Z" w16du:dateUtc="2025-09-10T07:36:00Z">
        <w:r>
          <w:t xml:space="preserve"> in data</w:t>
        </w:r>
      </w:ins>
    </w:p>
    <w:p w14:paraId="766D2232" w14:textId="0100F4FF" w:rsidR="00902A7B" w:rsidRDefault="00D13083" w:rsidP="00902A7B">
      <w:pPr>
        <w:pStyle w:val="ListParagraph"/>
        <w:numPr>
          <w:ilvl w:val="0"/>
          <w:numId w:val="257"/>
        </w:numPr>
        <w:rPr>
          <w:ins w:id="1802" w:author="jonathan pritchard" w:date="2025-09-10T18:08:00Z" w16du:dateUtc="2025-09-10T17:08:00Z"/>
        </w:rPr>
      </w:pPr>
      <w:ins w:id="1803" w:author="jonathan pritchard" w:date="2025-09-10T13:22:00Z" w16du:dateUtc="2025-09-10T12:22:00Z">
        <w:r>
          <w:t>Not for Na</w:t>
        </w:r>
      </w:ins>
      <w:ins w:id="1804" w:author="jonathan pritchard" w:date="2025-09-10T13:23:00Z" w16du:dateUtc="2025-09-10T12:23:00Z">
        <w:r>
          <w:t>vigation</w:t>
        </w:r>
      </w:ins>
    </w:p>
    <w:p w14:paraId="1FFA87D5" w14:textId="77777777" w:rsidR="00047ECB" w:rsidRPr="005F4BDB" w:rsidRDefault="00047ECB">
      <w:pPr>
        <w:ind w:left="360"/>
        <w:rPr>
          <w:ins w:id="1805" w:author="jonathan pritchard" w:date="2025-09-10T08:32:00Z" w16du:dateUtc="2025-09-10T07:32:00Z"/>
        </w:rPr>
        <w:pPrChange w:id="1806" w:author="jonathan pritchard" w:date="2025-09-10T18:08:00Z" w16du:dateUtc="2025-09-10T17:08:00Z">
          <w:pPr>
            <w:pStyle w:val="Heading1"/>
            <w:numPr>
              <w:numId w:val="0"/>
            </w:numPr>
            <w:ind w:left="0" w:firstLine="0"/>
            <w:jc w:val="center"/>
          </w:pPr>
        </w:pPrChange>
      </w:pPr>
    </w:p>
    <w:p w14:paraId="5812850C"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9" w:author="jonathan pritchard" w:date="2025-07-23T13:11:00Z" w:initials="jp">
    <w:p w14:paraId="5540BC4E" w14:textId="77777777" w:rsidR="00B33BBD" w:rsidRDefault="00B33BBD" w:rsidP="00B33BBD">
      <w:pPr>
        <w:pStyle w:val="CommentText"/>
      </w:pPr>
      <w:r>
        <w:rPr>
          <w:rStyle w:val="CommentReference"/>
        </w:rPr>
        <w:annotationRef/>
      </w:r>
      <w:r>
        <w:t>“may”</w:t>
      </w:r>
    </w:p>
  </w:comment>
  <w:comment w:id="100" w:author="jonathan pritchard" w:date="2025-08-07T10:30:00Z" w:initials="jp">
    <w:p w14:paraId="2E675582" w14:textId="77777777" w:rsidR="008A4A4B" w:rsidRDefault="008A4A4B" w:rsidP="008A4A4B">
      <w:pPr>
        <w:pStyle w:val="CommentText"/>
      </w:pPr>
      <w:r>
        <w:rPr>
          <w:rStyle w:val="CommentReference"/>
        </w:rPr>
        <w:annotationRef/>
      </w:r>
      <w:r>
        <w:t>SM44 and SM45</w:t>
      </w:r>
    </w:p>
  </w:comment>
  <w:comment w:id="131" w:author="jon pritchard" w:date="2025-09-17T14:31:00Z" w:initials="jp">
    <w:p w14:paraId="0EFA0D53" w14:textId="77777777" w:rsidR="00A67F3F" w:rsidRDefault="00A67F3F" w:rsidP="00A67F3F">
      <w:r>
        <w:rPr>
          <w:rStyle w:val="CommentReference"/>
        </w:rPr>
        <w:annotationRef/>
      </w:r>
      <w:r>
        <w:rPr>
          <w:color w:val="000000"/>
        </w:rPr>
        <w:t>Phase 2 Product update to mandatory for 122, 123, 127 and 131.</w:t>
      </w:r>
    </w:p>
  </w:comment>
  <w:comment w:id="141" w:author="jonathan pritchard" w:date="2025-09-10T17:24:00Z" w:initials="jp">
    <w:p w14:paraId="4D910A6A" w14:textId="437C40EB" w:rsidR="008F14D3" w:rsidRDefault="008F14D3" w:rsidP="008F14D3">
      <w:pPr>
        <w:pStyle w:val="CommentText"/>
      </w:pPr>
      <w:r>
        <w:rPr>
          <w:rStyle w:val="CommentReference"/>
        </w:rPr>
        <w:annotationRef/>
      </w:r>
      <w:r>
        <w:t>Can we describe what else is required? Pick Report?</w:t>
      </w:r>
    </w:p>
  </w:comment>
  <w:comment w:id="142" w:author="jonathan pritchard" w:date="2025-09-10T17:25:00Z" w:initials="jp">
    <w:p w14:paraId="608D7056" w14:textId="77777777" w:rsidR="008F14D3" w:rsidRDefault="008F14D3" w:rsidP="008F14D3">
      <w:pPr>
        <w:pStyle w:val="CommentText"/>
        <w:numPr>
          <w:ilvl w:val="0"/>
          <w:numId w:val="258"/>
        </w:numPr>
      </w:pPr>
      <w:r>
        <w:rPr>
          <w:rStyle w:val="CommentReference"/>
        </w:rPr>
        <w:annotationRef/>
      </w:r>
      <w:r>
        <w:rPr>
          <w:color w:val="000000"/>
        </w:rPr>
        <w:t>Loading/Import/Update and management</w:t>
      </w:r>
    </w:p>
    <w:p w14:paraId="2D1B84C3" w14:textId="77777777" w:rsidR="008F14D3" w:rsidRDefault="008F14D3" w:rsidP="008F14D3">
      <w:pPr>
        <w:pStyle w:val="CommentText"/>
        <w:numPr>
          <w:ilvl w:val="0"/>
          <w:numId w:val="258"/>
        </w:numPr>
      </w:pPr>
      <w:r>
        <w:rPr>
          <w:color w:val="000000"/>
        </w:rPr>
        <w:t>On/Off (Portrayal)</w:t>
      </w:r>
    </w:p>
    <w:p w14:paraId="13C0E770" w14:textId="77777777" w:rsidR="008F14D3" w:rsidRDefault="008F14D3" w:rsidP="008F14D3">
      <w:pPr>
        <w:pStyle w:val="CommentText"/>
        <w:numPr>
          <w:ilvl w:val="0"/>
          <w:numId w:val="258"/>
        </w:numPr>
      </w:pPr>
      <w:r>
        <w:rPr>
          <w:color w:val="000000"/>
        </w:rPr>
        <w:t>Interrogation (Pick Report)</w:t>
      </w:r>
    </w:p>
    <w:p w14:paraId="44D4E15D" w14:textId="77777777" w:rsidR="008F14D3" w:rsidRDefault="008F14D3" w:rsidP="008F14D3">
      <w:pPr>
        <w:pStyle w:val="CommentText"/>
        <w:numPr>
          <w:ilvl w:val="0"/>
          <w:numId w:val="258"/>
        </w:numPr>
      </w:pPr>
      <w:r>
        <w:rPr>
          <w:color w:val="000000"/>
        </w:rPr>
        <w:t>Inclusion in ECDIS Update Status Reports (for ENPs)?</w:t>
      </w:r>
    </w:p>
  </w:comment>
  <w:comment w:id="178" w:author="jonathan pritchard" w:date="2025-09-10T17:40:00Z" w:initials="jp">
    <w:p w14:paraId="4C3A5111" w14:textId="77777777" w:rsidR="00C11A9B" w:rsidRDefault="00C11A9B" w:rsidP="00C11A9B">
      <w:pPr>
        <w:pStyle w:val="CommentText"/>
      </w:pPr>
      <w:r>
        <w:rPr>
          <w:rStyle w:val="CommentReference"/>
        </w:rPr>
        <w:annotationRef/>
      </w:r>
      <w:r>
        <w:t xml:space="preserve">Selection of Standard display shall not change any user setting other than selection of viewing groups for the display of ENDS data. When Standard Display is selected, all viewing groups of that category shall be visible in the chart display and additional viewing groups of All Other Information shall not be visible in the chart display.  </w:t>
      </w:r>
    </w:p>
  </w:comment>
  <w:comment w:id="188" w:author="jonathan pritchard" w:date="2025-09-09T14:48:00Z" w:initials="jp">
    <w:p w14:paraId="412FD187" w14:textId="7E09EB86" w:rsidR="00E95FE3" w:rsidRDefault="00E95FE3" w:rsidP="00E95FE3">
      <w:pPr>
        <w:pStyle w:val="CommentText"/>
      </w:pPr>
      <w:r>
        <w:rPr>
          <w:rStyle w:val="CommentReference"/>
        </w:rPr>
        <w:annotationRef/>
      </w:r>
      <w:r>
        <w:t xml:space="preserve">2.1 AU1: When display base or standard display is selected, a combination of S-101, S-102 and S-104 </w:t>
      </w:r>
      <w:r>
        <w:rPr>
          <w:b/>
          <w:bCs/>
          <w:color w:val="FF0000"/>
          <w:u w:val="single"/>
        </w:rPr>
        <w:t>may be used</w:t>
      </w:r>
      <w:r>
        <w:rPr>
          <w:color w:val="FF0000"/>
        </w:rPr>
        <w:t xml:space="preserve"> </w:t>
      </w:r>
      <w:r>
        <w:t>to develop the safety contour in accordance with Appendix D.</w:t>
      </w:r>
    </w:p>
    <w:p w14:paraId="628602C8" w14:textId="77777777" w:rsidR="00E95FE3" w:rsidRDefault="00E95FE3" w:rsidP="00E95FE3">
      <w:pPr>
        <w:pStyle w:val="CommentText"/>
      </w:pPr>
    </w:p>
    <w:p w14:paraId="4A258B39" w14:textId="77777777" w:rsidR="00E95FE3" w:rsidRDefault="00E95FE3" w:rsidP="00E95FE3">
      <w:pPr>
        <w:pStyle w:val="CommentText"/>
      </w:pPr>
      <w:r>
        <w:t>How is ECDIS going to resolve the ‘</w:t>
      </w:r>
      <w:r>
        <w:rPr>
          <w:color w:val="FF0000"/>
        </w:rPr>
        <w:t>may be’</w:t>
      </w:r>
      <w:r>
        <w:t>?</w:t>
      </w:r>
    </w:p>
    <w:p w14:paraId="0A98B905" w14:textId="77777777" w:rsidR="00E95FE3" w:rsidRDefault="00E95FE3" w:rsidP="00E95FE3">
      <w:pPr>
        <w:pStyle w:val="CommentText"/>
      </w:pPr>
      <w:r>
        <w:t>Are we asking the ECDIS to remember the mariners’ display options (e.g S-104 ON) before the ‘Standard’ display ‘button’ is hit and respect those options for S-102 and S-104?</w:t>
      </w:r>
      <w:r>
        <w:br/>
        <w:t>Assume that when an ECDIS is turned ON or re-started, only S-101 and S-102 would be loaded as part of the ‘Standard’ display.</w:t>
      </w:r>
    </w:p>
  </w:comment>
  <w:comment w:id="166" w:author="jonathan pritchard" w:date="2025-08-07T10:36:00Z" w:initials="jp">
    <w:p w14:paraId="47384E9A" w14:textId="411D9773" w:rsidR="008A4A4B" w:rsidRDefault="008A4A4B" w:rsidP="008A4A4B">
      <w:pPr>
        <w:pStyle w:val="CommentText"/>
      </w:pPr>
      <w:r>
        <w:rPr>
          <w:rStyle w:val="CommentReference"/>
        </w:rPr>
        <w:annotationRef/>
      </w:r>
      <w:r>
        <w:t>New Section: SM47</w:t>
      </w:r>
    </w:p>
  </w:comment>
  <w:comment w:id="236" w:author="jonathan pritchard" w:date="2025-09-09T14:50:00Z" w:initials="jp">
    <w:p w14:paraId="682F8923" w14:textId="77777777" w:rsidR="00E95FE3" w:rsidRDefault="00E95FE3" w:rsidP="00E95FE3">
      <w:pPr>
        <w:pStyle w:val="CommentText"/>
      </w:pPr>
      <w:r>
        <w:rPr>
          <w:rStyle w:val="CommentReference"/>
        </w:rPr>
        <w:annotationRef/>
      </w:r>
      <w:r>
        <w:t xml:space="preserve">2.1 AU2: </w:t>
      </w:r>
    </w:p>
    <w:p w14:paraId="56844247" w14:textId="77777777" w:rsidR="00E95FE3" w:rsidRDefault="00E95FE3" w:rsidP="00E95FE3">
      <w:pPr>
        <w:pStyle w:val="CommentText"/>
      </w:pPr>
      <w:r>
        <w:t>Consider removing this sentence, as it is not an OEM requirement to handle centred area symbols beyond what is specified in the corresponding PC instructions.</w:t>
      </w:r>
    </w:p>
  </w:comment>
  <w:comment w:id="237" w:author="jonathan pritchard" w:date="2025-09-09T14:50:00Z" w:initials="jp">
    <w:p w14:paraId="14916F93" w14:textId="77777777" w:rsidR="00E95FE3" w:rsidRDefault="00E95FE3" w:rsidP="00E95FE3">
      <w:pPr>
        <w:pStyle w:val="CommentText"/>
      </w:pPr>
      <w:r>
        <w:rPr>
          <w:rStyle w:val="CommentReference"/>
        </w:rPr>
        <w:annotationRef/>
      </w:r>
      <w:r>
        <w:t>Check with S-52 as well.</w:t>
      </w:r>
    </w:p>
  </w:comment>
  <w:comment w:id="276" w:author="jonathan pritchard" w:date="2025-08-07T10:39:00Z" w:initials="jp">
    <w:p w14:paraId="29E6FD90" w14:textId="7059FBEC" w:rsidR="008A4A4B" w:rsidRDefault="008A4A4B" w:rsidP="008A4A4B">
      <w:pPr>
        <w:pStyle w:val="CommentText"/>
      </w:pPr>
      <w:r>
        <w:rPr>
          <w:rStyle w:val="CommentReference"/>
        </w:rPr>
        <w:annotationRef/>
      </w:r>
      <w:r>
        <w:t>This disappears for the operational version. Next edition will bring it back.</w:t>
      </w:r>
    </w:p>
  </w:comment>
  <w:comment w:id="358" w:author="jonathan pritchard" w:date="2025-08-07T10:42:00Z" w:initials="jp">
    <w:p w14:paraId="0F76F10F" w14:textId="77777777" w:rsidR="00663275" w:rsidRDefault="00663275" w:rsidP="00663275">
      <w:pPr>
        <w:pStyle w:val="CommentText"/>
      </w:pPr>
      <w:r>
        <w:rPr>
          <w:rStyle w:val="CommentReference"/>
        </w:rPr>
        <w:annotationRef/>
      </w:r>
      <w:r>
        <w:t>SM53. Covered in 62288 and 60945</w:t>
      </w:r>
    </w:p>
  </w:comment>
  <w:comment w:id="522" w:author="jonathan pritchard" w:date="2025-08-07T07:16:00Z" w:initials="jp">
    <w:p w14:paraId="08B6B3CF" w14:textId="240F8FA4" w:rsidR="00F06772" w:rsidRDefault="00F06772" w:rsidP="00F06772">
      <w:pPr>
        <w:pStyle w:val="CommentText"/>
      </w:pPr>
      <w:r>
        <w:rPr>
          <w:rStyle w:val="CommentReference"/>
        </w:rPr>
        <w:annotationRef/>
      </w:r>
      <w:r>
        <w:t>SM55</w:t>
      </w:r>
    </w:p>
  </w:comment>
  <w:comment w:id="528" w:author="jonathan pritchard" w:date="2025-08-07T07:18:00Z" w:initials="jp">
    <w:p w14:paraId="205300F5" w14:textId="77777777" w:rsidR="00F06772" w:rsidRDefault="00F06772" w:rsidP="00F06772">
      <w:pPr>
        <w:pStyle w:val="CommentText"/>
      </w:pPr>
      <w:r>
        <w:rPr>
          <w:rStyle w:val="CommentReference"/>
        </w:rPr>
        <w:annotationRef/>
      </w:r>
      <w:r>
        <w:t>SM56</w:t>
      </w:r>
    </w:p>
  </w:comment>
  <w:comment w:id="534" w:author="jonathan pritchard" w:date="2025-08-07T07:19:00Z" w:initials="jp">
    <w:p w14:paraId="6154CA57" w14:textId="77777777" w:rsidR="00F06772" w:rsidRDefault="00F06772" w:rsidP="00F06772">
      <w:pPr>
        <w:pStyle w:val="CommentText"/>
      </w:pPr>
      <w:r>
        <w:rPr>
          <w:rStyle w:val="CommentReference"/>
        </w:rPr>
        <w:annotationRef/>
      </w:r>
      <w:r>
        <w:t>SM57</w:t>
      </w:r>
    </w:p>
  </w:comment>
  <w:comment w:id="642" w:author="jonathan pritchard" w:date="2025-09-09T14:53:00Z" w:initials="jp">
    <w:p w14:paraId="7C1E8322" w14:textId="77777777" w:rsidR="007C34FB" w:rsidRDefault="007C34FB" w:rsidP="007C34FB">
      <w:pPr>
        <w:pStyle w:val="CommentText"/>
      </w:pPr>
      <w:r>
        <w:rPr>
          <w:rStyle w:val="CommentReference"/>
        </w:rPr>
        <w:annotationRef/>
      </w:r>
      <w:r>
        <w:t>2.1 AU 4:  Amend:</w:t>
      </w:r>
    </w:p>
    <w:p w14:paraId="3999AECE" w14:textId="77777777" w:rsidR="007C34FB" w:rsidRDefault="007C34FB" w:rsidP="007C34FB">
      <w:pPr>
        <w:pStyle w:val="CommentText"/>
      </w:pPr>
    </w:p>
    <w:p w14:paraId="57D3EDA0" w14:textId="77777777" w:rsidR="007C34FB" w:rsidRDefault="007C34FB" w:rsidP="007C34FB">
      <w:pPr>
        <w:pStyle w:val="CommentText"/>
      </w:pPr>
      <w:r>
        <w:t xml:space="preserve"> “Where the ECDIS simultaneously </w:t>
      </w:r>
      <w:r>
        <w:rPr>
          <w:color w:val="ED7D31"/>
        </w:rPr>
        <w:t xml:space="preserve">presents ENC data </w:t>
      </w:r>
      <w:r>
        <w:t xml:space="preserve">with different </w:t>
      </w:r>
      <w:r>
        <w:rPr>
          <w:b/>
          <w:bCs/>
        </w:rPr>
        <w:t>optimumDisplayScales</w:t>
      </w:r>
      <w:r>
        <w:t>, the ‘chart scaleboundaru’ …….”</w:t>
      </w:r>
    </w:p>
    <w:p w14:paraId="784FF654" w14:textId="77777777" w:rsidR="007C34FB" w:rsidRDefault="007C34FB" w:rsidP="007C34FB">
      <w:pPr>
        <w:pStyle w:val="CommentText"/>
      </w:pPr>
    </w:p>
    <w:p w14:paraId="2EA9E13D" w14:textId="77777777" w:rsidR="007C34FB" w:rsidRDefault="007C34FB" w:rsidP="007C34FB">
      <w:pPr>
        <w:pStyle w:val="CommentText"/>
      </w:pPr>
      <w:r>
        <w:rPr>
          <w:u w:val="single"/>
        </w:rPr>
        <w:t>to</w:t>
      </w:r>
    </w:p>
    <w:p w14:paraId="4632AA37" w14:textId="77777777" w:rsidR="007C34FB" w:rsidRDefault="007C34FB" w:rsidP="007C34FB">
      <w:pPr>
        <w:pStyle w:val="CommentText"/>
      </w:pPr>
    </w:p>
    <w:p w14:paraId="793DEFF2" w14:textId="77777777" w:rsidR="007C34FB" w:rsidRDefault="007C34FB" w:rsidP="007C34FB">
      <w:pPr>
        <w:pStyle w:val="CommentText"/>
      </w:pPr>
      <w:r>
        <w:t xml:space="preserve"> “Where the ECDIS simultaneously presents </w:t>
      </w:r>
      <w:r>
        <w:rPr>
          <w:b/>
          <w:bCs/>
          <w:color w:val="00B050"/>
        </w:rPr>
        <w:t>Data Coverage</w:t>
      </w:r>
      <w:r>
        <w:rPr>
          <w:color w:val="00B050"/>
        </w:rPr>
        <w:t xml:space="preserve"> features </w:t>
      </w:r>
      <w:r>
        <w:t>with different</w:t>
      </w:r>
      <w:r>
        <w:rPr>
          <w:b/>
          <w:bCs/>
        </w:rPr>
        <w:t xml:space="preserve"> optimumDisplayScale, </w:t>
      </w:r>
      <w:r>
        <w:t>the ‘chart scale boundary’ …….”</w:t>
      </w:r>
    </w:p>
  </w:comment>
  <w:comment w:id="639" w:author="jonathan pritchard" w:date="2025-08-07T09:38:00Z" w:initials="jp">
    <w:p w14:paraId="506A9482" w14:textId="6F1BB85D" w:rsidR="002E5DBC" w:rsidRDefault="002E5DBC" w:rsidP="002E5DBC">
      <w:pPr>
        <w:pStyle w:val="CommentText"/>
      </w:pPr>
      <w:r>
        <w:rPr>
          <w:rStyle w:val="CommentReference"/>
        </w:rPr>
        <w:annotationRef/>
      </w:r>
      <w:r>
        <w:t>SM58</w:t>
      </w:r>
    </w:p>
  </w:comment>
  <w:comment w:id="677" w:author="jonathan pritchard" w:date="2025-08-07T09:47:00Z" w:initials="jp">
    <w:p w14:paraId="0E927BBA" w14:textId="77777777" w:rsidR="00DE1106" w:rsidRDefault="00DE1106" w:rsidP="00DE1106">
      <w:pPr>
        <w:pStyle w:val="CommentText"/>
      </w:pPr>
      <w:r>
        <w:rPr>
          <w:rStyle w:val="CommentReference"/>
        </w:rPr>
        <w:annotationRef/>
      </w:r>
      <w:r>
        <w:t>Check values and update.</w:t>
      </w:r>
    </w:p>
  </w:comment>
  <w:comment w:id="724" w:author="jonathan pritchard" w:date="2025-09-09T14:54:00Z" w:initials="jp">
    <w:p w14:paraId="2E6E8E7E" w14:textId="77777777" w:rsidR="007C34FB" w:rsidRDefault="007C34FB" w:rsidP="007C34FB">
      <w:pPr>
        <w:pStyle w:val="CommentText"/>
      </w:pPr>
      <w:r>
        <w:rPr>
          <w:rStyle w:val="CommentReference"/>
        </w:rPr>
        <w:annotationRef/>
      </w:r>
      <w:r>
        <w:t>Recommend the use of ODS and MSVS values that are listed in Table 12.1, not random values.</w:t>
      </w:r>
    </w:p>
  </w:comment>
  <w:comment w:id="725" w:author="jonathan pritchard" w:date="2025-09-09T14:55:00Z" w:initials="jp">
    <w:p w14:paraId="43D9A3C3" w14:textId="77777777" w:rsidR="007C34FB" w:rsidRDefault="007C34FB" w:rsidP="007C34FB">
      <w:pPr>
        <w:pStyle w:val="CommentText"/>
      </w:pPr>
      <w:r>
        <w:rPr>
          <w:rStyle w:val="CommentReference"/>
        </w:rPr>
        <w:annotationRef/>
      </w:r>
      <w:r>
        <w:t>I think the ODS/MDS values are ok, but the diagram needs to state what numbers are displayed (are they ODS or MDS?)</w:t>
      </w:r>
    </w:p>
  </w:comment>
  <w:comment w:id="727" w:author="jonathan pritchard" w:date="2025-08-07T09:48:00Z" w:initials="jp">
    <w:p w14:paraId="280BE8AA" w14:textId="335B4C17" w:rsidR="00DE1106" w:rsidRDefault="00DE1106" w:rsidP="00DE1106">
      <w:pPr>
        <w:pStyle w:val="CommentText"/>
      </w:pPr>
      <w:r>
        <w:rPr>
          <w:rStyle w:val="CommentReference"/>
        </w:rPr>
        <w:annotationRef/>
      </w:r>
      <w:r>
        <w:t>SM59</w:t>
      </w:r>
    </w:p>
  </w:comment>
  <w:comment w:id="738" w:author="jonathan pritchard" w:date="2025-07-22T09:47:00Z" w:initials="jp">
    <w:p w14:paraId="6DCD2EDF" w14:textId="7ED65B23" w:rsidR="006950F1" w:rsidRDefault="006950F1" w:rsidP="006950F1">
      <w:pPr>
        <w:pStyle w:val="CommentText"/>
      </w:pPr>
      <w:r>
        <w:rPr>
          <w:rStyle w:val="CommentReference"/>
        </w:rPr>
        <w:annotationRef/>
      </w:r>
      <w:r>
        <w:t>Reword. Take out the display window moving.;</w:t>
      </w:r>
    </w:p>
  </w:comment>
  <w:comment w:id="739" w:author="jonathan pritchard" w:date="2025-08-07T09:49:00Z" w:initials="jp">
    <w:p w14:paraId="34CBDE54" w14:textId="77777777" w:rsidR="00DE1106" w:rsidRDefault="00DE1106" w:rsidP="00DE1106">
      <w:pPr>
        <w:pStyle w:val="CommentText"/>
      </w:pPr>
      <w:r>
        <w:rPr>
          <w:rStyle w:val="CommentReference"/>
        </w:rPr>
        <w:annotationRef/>
      </w:r>
      <w:r>
        <w:t>SM60</w:t>
      </w:r>
    </w:p>
  </w:comment>
  <w:comment w:id="740" w:author="jonathan pritchard" w:date="2025-08-07T09:50:00Z" w:initials="jp">
    <w:p w14:paraId="0D66C446" w14:textId="77777777" w:rsidR="00DE1106" w:rsidRDefault="00DE1106" w:rsidP="00DE1106">
      <w:pPr>
        <w:pStyle w:val="CommentText"/>
      </w:pPr>
      <w:r>
        <w:rPr>
          <w:rStyle w:val="CommentReference"/>
        </w:rPr>
        <w:annotationRef/>
      </w:r>
      <w:r>
        <w:t>Is this an overscale indication, or is this the “larger scale daa available” message?. Check with SM</w:t>
      </w:r>
    </w:p>
  </w:comment>
  <w:comment w:id="765" w:author="jon pritchard" w:date="2025-09-17T13:46:00Z" w:initials="jp">
    <w:p w14:paraId="5AC0F739" w14:textId="77777777" w:rsidR="000F7D72" w:rsidRDefault="000F7D72" w:rsidP="000F7D72">
      <w:r>
        <w:rPr>
          <w:rStyle w:val="CommentReference"/>
        </w:rPr>
        <w:annotationRef/>
      </w:r>
      <w:r>
        <w:rPr>
          <w:color w:val="000000"/>
        </w:rPr>
        <w:t>Is this a requirement?</w:t>
      </w:r>
    </w:p>
  </w:comment>
  <w:comment w:id="780" w:author="jonathan pritchard" w:date="2025-09-09T14:56:00Z" w:initials="jp">
    <w:p w14:paraId="76A96CA8" w14:textId="11440266" w:rsidR="00D81E16" w:rsidRDefault="00D81E16" w:rsidP="00D81E16">
      <w:pPr>
        <w:pStyle w:val="CommentText"/>
      </w:pPr>
      <w:r>
        <w:rPr>
          <w:rStyle w:val="CommentReference"/>
        </w:rPr>
        <w:annotationRef/>
      </w:r>
      <w:r>
        <w:t>2.1 AU 6:  Specify the wording of the legends to be used when non-official data is displayed – Refer to S-52 Main document (2.3.1c[2]) for consistency</w:t>
      </w:r>
    </w:p>
    <w:p w14:paraId="5CBA5992" w14:textId="77777777" w:rsidR="00D81E16" w:rsidRDefault="00D81E16" w:rsidP="00D81E16">
      <w:pPr>
        <w:pStyle w:val="CommentText"/>
      </w:pPr>
    </w:p>
    <w:p w14:paraId="740B2FA5" w14:textId="77777777" w:rsidR="00D81E16" w:rsidRDefault="00D81E16" w:rsidP="00D81E16">
      <w:pPr>
        <w:pStyle w:val="CommentText"/>
      </w:pPr>
      <w:r>
        <w:t xml:space="preserve">Recommend replacing </w:t>
      </w:r>
      <w:r>
        <w:rPr>
          <w:b/>
          <w:bCs/>
        </w:rPr>
        <w:t>RNC or paper chart</w:t>
      </w:r>
      <w:r>
        <w:t xml:space="preserve"> with </w:t>
      </w:r>
      <w:r>
        <w:rPr>
          <w:b/>
          <w:bCs/>
        </w:rPr>
        <w:t>chart</w:t>
      </w:r>
      <w:r>
        <w:t>:</w:t>
      </w:r>
    </w:p>
    <w:p w14:paraId="6C2FC593" w14:textId="77777777" w:rsidR="00D81E16" w:rsidRDefault="00D81E16" w:rsidP="00D81E16">
      <w:pPr>
        <w:pStyle w:val="CommentText"/>
        <w:numPr>
          <w:ilvl w:val="0"/>
          <w:numId w:val="253"/>
        </w:numPr>
        <w:ind w:left="720"/>
      </w:pPr>
      <w:r>
        <w:t xml:space="preserve">“Unofficial data displayed; refer to official </w:t>
      </w:r>
      <w:r>
        <w:rPr>
          <w:strike/>
          <w:color w:val="FF0000"/>
        </w:rPr>
        <w:t>RNC or paper chart</w:t>
      </w:r>
      <w:r>
        <w:t xml:space="preserve"> </w:t>
      </w:r>
      <w:r>
        <w:rPr>
          <w:color w:val="00B050"/>
        </w:rPr>
        <w:t>chart</w:t>
      </w:r>
      <w:r>
        <w:t xml:space="preserve">” </w:t>
      </w:r>
      <w:r>
        <w:rPr>
          <w:b/>
          <w:bCs/>
          <w:u w:val="single"/>
        </w:rPr>
        <w:t>OR</w:t>
      </w:r>
    </w:p>
    <w:p w14:paraId="4C9363E2" w14:textId="77777777" w:rsidR="00D81E16" w:rsidRDefault="00D81E16" w:rsidP="00D81E16">
      <w:pPr>
        <w:pStyle w:val="CommentText"/>
      </w:pPr>
      <w:r>
        <w:t xml:space="preserve">“No official data available; refer to official </w:t>
      </w:r>
      <w:r>
        <w:rPr>
          <w:strike/>
          <w:color w:val="FF0000"/>
        </w:rPr>
        <w:t>RNC or paper chart</w:t>
      </w:r>
      <w:r>
        <w:t>.</w:t>
      </w:r>
      <w:r>
        <w:rPr>
          <w:color w:val="00B050"/>
        </w:rPr>
        <w:t>chart</w:t>
      </w:r>
      <w:r>
        <w:t>.”</w:t>
      </w:r>
    </w:p>
  </w:comment>
  <w:comment w:id="815" w:author="jonathan pritchard" w:date="2025-07-22T09:49:00Z" w:initials="jp">
    <w:p w14:paraId="7E35AD85" w14:textId="57A9E8C8" w:rsidR="006950F1" w:rsidRDefault="006950F1" w:rsidP="006950F1">
      <w:pPr>
        <w:pStyle w:val="CommentText"/>
      </w:pPr>
      <w:r>
        <w:rPr>
          <w:rStyle w:val="CommentReference"/>
        </w:rPr>
        <w:annotationRef/>
      </w:r>
      <w:r>
        <w:t>Not current time</w:t>
      </w:r>
    </w:p>
  </w:comment>
  <w:comment w:id="816" w:author="jonathan pritchard" w:date="2025-08-07T10:02:00Z" w:initials="jp">
    <w:p w14:paraId="6ED3914C" w14:textId="77777777" w:rsidR="007F7BF1" w:rsidRDefault="007F7BF1" w:rsidP="007F7BF1">
      <w:pPr>
        <w:pStyle w:val="CommentText"/>
      </w:pPr>
      <w:r>
        <w:rPr>
          <w:rStyle w:val="CommentReference"/>
        </w:rPr>
        <w:annotationRef/>
      </w:r>
      <w:r>
        <w:t>New name for indicator. For review. SM63</w:t>
      </w:r>
    </w:p>
  </w:comment>
  <w:comment w:id="819" w:author="jonathan pritchard" w:date="2025-09-09T16:45:00Z" w:initials="jp">
    <w:p w14:paraId="0FB75F3A" w14:textId="77777777" w:rsidR="00407755" w:rsidRDefault="00407755" w:rsidP="00407755">
      <w:pPr>
        <w:pStyle w:val="CommentText"/>
      </w:pPr>
      <w:r>
        <w:rPr>
          <w:rStyle w:val="CommentReference"/>
        </w:rPr>
        <w:annotationRef/>
      </w:r>
      <w:r>
        <w:t>2.1 DE1</w:t>
      </w:r>
    </w:p>
  </w:comment>
  <w:comment w:id="842" w:author="jonathan pritchard" w:date="2025-09-09T16:46:00Z" w:initials="jp">
    <w:p w14:paraId="3042059A" w14:textId="77777777" w:rsidR="00407755" w:rsidRDefault="00407755" w:rsidP="00407755">
      <w:pPr>
        <w:pStyle w:val="CommentText"/>
      </w:pPr>
      <w:r>
        <w:rPr>
          <w:rStyle w:val="CommentReference"/>
        </w:rPr>
        <w:annotationRef/>
      </w:r>
      <w:r>
        <w:t xml:space="preserve">2.1 DE2 </w:t>
      </w:r>
    </w:p>
    <w:p w14:paraId="296038D2" w14:textId="77777777" w:rsidR="00407755" w:rsidRDefault="00407755" w:rsidP="00407755">
      <w:pPr>
        <w:pStyle w:val="CommentText"/>
      </w:pPr>
      <w:r>
        <w:t xml:space="preserve">Do we want/need to clarify how in route monitoring the highlights of the look-ahead area and the current and next route leg shall be combined, i.e. that these highlights shall not be additive and thus reduce readability </w:t>
      </w:r>
    </w:p>
  </w:comment>
  <w:comment w:id="864" w:author="jonathan pritchard" w:date="2025-08-07T07:23:00Z" w:initials="jp">
    <w:p w14:paraId="7C75F2CA" w14:textId="2513030D" w:rsidR="00F06772" w:rsidRDefault="00F06772" w:rsidP="00F06772">
      <w:pPr>
        <w:pStyle w:val="CommentText"/>
      </w:pPr>
      <w:r>
        <w:rPr>
          <w:rStyle w:val="CommentReference"/>
        </w:rPr>
        <w:annotationRef/>
      </w:r>
      <w:r>
        <w:t>SM65</w:t>
      </w:r>
    </w:p>
  </w:comment>
  <w:comment w:id="909" w:author="jonathan pritchard" w:date="2025-09-09T14:58:00Z" w:initials="jp">
    <w:p w14:paraId="29F5328F" w14:textId="77777777" w:rsidR="00D81E16" w:rsidRDefault="00D81E16" w:rsidP="00D81E16">
      <w:pPr>
        <w:pStyle w:val="CommentText"/>
      </w:pPr>
      <w:r>
        <w:rPr>
          <w:rStyle w:val="CommentReference"/>
        </w:rPr>
        <w:annotationRef/>
      </w:r>
      <w:r>
        <w:t>2.1 AU 7: Different to sections 12.9.6 &amp; 12.9.9, this section does not explain how ‘Areas for which special conditions exist’ are to be graphically represented (use of INDHLT). Refer to Figure 12-2.</w:t>
      </w:r>
    </w:p>
    <w:p w14:paraId="3EA15C6F" w14:textId="77777777" w:rsidR="00D81E16" w:rsidRDefault="00D81E16" w:rsidP="00D81E16">
      <w:pPr>
        <w:pStyle w:val="CommentText"/>
      </w:pPr>
    </w:p>
    <w:p w14:paraId="4F63E8E9" w14:textId="77777777" w:rsidR="00D81E16" w:rsidRDefault="00D81E16" w:rsidP="00D81E16">
      <w:pPr>
        <w:pStyle w:val="CommentText"/>
      </w:pPr>
      <w:r>
        <w:t>Add clarifying paragraph and Figure, as required and in line with related entries in sections 12.9.6 &amp; 12.9.9.</w:t>
      </w:r>
      <w:r>
        <w:br/>
        <w:t>As a minimum, refer to Figure 12-2.</w:t>
      </w:r>
    </w:p>
    <w:p w14:paraId="541D10B8" w14:textId="77777777" w:rsidR="00D81E16" w:rsidRDefault="00D81E16" w:rsidP="00D81E16">
      <w:pPr>
        <w:pStyle w:val="CommentText"/>
      </w:pPr>
    </w:p>
  </w:comment>
  <w:comment w:id="919" w:author="jonathan pritchard" w:date="2025-09-09T16:50:00Z" w:initials="jp">
    <w:p w14:paraId="4A303BD8" w14:textId="77777777" w:rsidR="00407755" w:rsidRDefault="00407755" w:rsidP="00407755">
      <w:pPr>
        <w:pStyle w:val="CommentText"/>
      </w:pPr>
      <w:r>
        <w:rPr>
          <w:rStyle w:val="CommentReference"/>
        </w:rPr>
        <w:annotationRef/>
      </w:r>
      <w:r>
        <w:t>DE3: Figure 10. shows the limitations of the algorithm.</w:t>
      </w:r>
    </w:p>
    <w:p w14:paraId="17E96B57" w14:textId="77777777" w:rsidR="00407755" w:rsidRDefault="00407755" w:rsidP="00407755">
      <w:pPr>
        <w:pStyle w:val="CommentText"/>
      </w:pPr>
      <w:r>
        <w:t xml:space="preserve">On the upper side of the check area the CATZOC B area is partially covered by the smaller extension (20 m) </w:t>
      </w:r>
    </w:p>
  </w:comment>
  <w:comment w:id="952" w:author="jonathan pritchard" w:date="2025-09-09T16:51:00Z" w:initials="jp">
    <w:p w14:paraId="2EB57C80" w14:textId="77777777" w:rsidR="00407755" w:rsidRDefault="00407755" w:rsidP="00407755">
      <w:pPr>
        <w:pStyle w:val="CommentText"/>
      </w:pPr>
      <w:r>
        <w:rPr>
          <w:rStyle w:val="CommentReference"/>
        </w:rPr>
        <w:annotationRef/>
      </w:r>
      <w:r>
        <w:t>2.1 DE4: Simple operator action is intended for general functions which are to be accessible from top level in 2 steps.</w:t>
      </w:r>
    </w:p>
    <w:p w14:paraId="03760A87" w14:textId="77777777" w:rsidR="00407755" w:rsidRDefault="00407755" w:rsidP="00407755">
      <w:pPr>
        <w:pStyle w:val="CommentText"/>
      </w:pPr>
      <w:r>
        <w:t>This is a nested function within another function (the legend) the term ‘simple operator action’ might be misleading in this case</w:t>
      </w:r>
    </w:p>
    <w:p w14:paraId="627E9038" w14:textId="77777777" w:rsidR="00407755" w:rsidRDefault="00407755" w:rsidP="00407755">
      <w:pPr>
        <w:pStyle w:val="CommentText"/>
      </w:pPr>
    </w:p>
    <w:p w14:paraId="2C6F9082" w14:textId="77777777" w:rsidR="00407755" w:rsidRDefault="00407755" w:rsidP="00407755">
      <w:pPr>
        <w:pStyle w:val="CommentText"/>
      </w:pPr>
      <w:r>
        <w:t>Replace</w:t>
      </w:r>
    </w:p>
    <w:p w14:paraId="4F078EBD" w14:textId="77777777" w:rsidR="00407755" w:rsidRDefault="00407755" w:rsidP="00407755">
      <w:pPr>
        <w:pStyle w:val="CommentText"/>
      </w:pPr>
      <w:r>
        <w:t>… the suppressed information should be available through simple operator action, such as …</w:t>
      </w:r>
    </w:p>
    <w:p w14:paraId="6FFBB562" w14:textId="77777777" w:rsidR="00407755" w:rsidRDefault="00407755" w:rsidP="00407755">
      <w:pPr>
        <w:pStyle w:val="CommentText"/>
      </w:pPr>
      <w:r>
        <w:t>By</w:t>
      </w:r>
    </w:p>
    <w:p w14:paraId="3D6F98C6" w14:textId="77777777" w:rsidR="00407755" w:rsidRDefault="00407755" w:rsidP="00407755">
      <w:pPr>
        <w:pStyle w:val="CommentText"/>
      </w:pPr>
      <w:r>
        <w:t>… the suppressed information should be easily accessible, e.g. by …</w:t>
      </w:r>
    </w:p>
  </w:comment>
  <w:comment w:id="970" w:author="jonathan pritchard" w:date="2025-10-07T22:26:00Z" w:initials="jp">
    <w:p w14:paraId="34583242" w14:textId="77777777" w:rsidR="00C97614" w:rsidRDefault="00C97614" w:rsidP="00C97614">
      <w:pPr>
        <w:pStyle w:val="CommentText"/>
      </w:pPr>
      <w:r>
        <w:rPr>
          <w:rStyle w:val="CommentReference"/>
        </w:rPr>
        <w:annotationRef/>
      </w:r>
      <w:r>
        <w:t>Clarify datum source (S-101 or S-104). AU</w:t>
      </w:r>
    </w:p>
  </w:comment>
  <w:comment w:id="976" w:author="jonathan pritchard" w:date="2025-09-09T16:52:00Z" w:initials="jp">
    <w:p w14:paraId="5CE510E0" w14:textId="1E7F5369" w:rsidR="00407755" w:rsidRDefault="00407755" w:rsidP="00407755">
      <w:pPr>
        <w:pStyle w:val="CommentText"/>
      </w:pPr>
      <w:r>
        <w:rPr>
          <w:rStyle w:val="CommentReference"/>
        </w:rPr>
        <w:annotationRef/>
      </w:r>
      <w:r>
        <w:t>2.1 DE5: The Note is misleading</w:t>
      </w:r>
    </w:p>
    <w:p w14:paraId="5AC5391D" w14:textId="77777777" w:rsidR="00407755" w:rsidRDefault="00407755" w:rsidP="00407755">
      <w:pPr>
        <w:pStyle w:val="CommentText"/>
      </w:pPr>
      <w:r>
        <w:t>If the (default 30 m or the selected) safety contour is not available, then the ECDIS shall use the next deeper safety contour.</w:t>
      </w:r>
    </w:p>
    <w:p w14:paraId="5B2D0246" w14:textId="77777777" w:rsidR="00407755" w:rsidRDefault="00407755" w:rsidP="00407755">
      <w:pPr>
        <w:pStyle w:val="CommentText"/>
      </w:pPr>
      <w:r>
        <w:t>There is always ONE safety contour</w:t>
      </w:r>
    </w:p>
    <w:p w14:paraId="68BD111E" w14:textId="77777777" w:rsidR="00407755" w:rsidRDefault="00407755" w:rsidP="00407755">
      <w:pPr>
        <w:pStyle w:val="CommentText"/>
      </w:pPr>
    </w:p>
    <w:p w14:paraId="407D42F5" w14:textId="77777777" w:rsidR="00407755" w:rsidRDefault="00407755" w:rsidP="00407755">
      <w:pPr>
        <w:pStyle w:val="CommentText"/>
      </w:pPr>
      <w:r>
        <w:t>Delete or clarify?</w:t>
      </w:r>
    </w:p>
  </w:comment>
  <w:comment w:id="985" w:author="jonathan pritchard" w:date="2025-08-07T07:34:00Z" w:initials="jp">
    <w:p w14:paraId="32C3B0E4" w14:textId="06F53946" w:rsidR="00D27EFF" w:rsidRDefault="00D27EFF" w:rsidP="00D27EFF">
      <w:pPr>
        <w:pStyle w:val="CommentText"/>
      </w:pPr>
      <w:r>
        <w:rPr>
          <w:rStyle w:val="CommentReference"/>
        </w:rPr>
        <w:annotationRef/>
      </w:r>
      <w:r>
        <w:t>SM76</w:t>
      </w:r>
    </w:p>
  </w:comment>
  <w:comment w:id="990" w:author="jonathan pritchard" w:date="2025-07-22T09:30:00Z" w:initials="jp">
    <w:p w14:paraId="4DCBDB5F" w14:textId="7A63DC33" w:rsidR="001B4A0B" w:rsidRDefault="001B4A0B" w:rsidP="001B4A0B">
      <w:pPr>
        <w:pStyle w:val="CommentText"/>
      </w:pPr>
      <w:r>
        <w:rPr>
          <w:rStyle w:val="CommentReference"/>
        </w:rPr>
        <w:annotationRef/>
      </w:r>
      <w:r>
        <w:t>This is manual update. Change words accordingly.</w:t>
      </w:r>
    </w:p>
  </w:comment>
  <w:comment w:id="991" w:author="jonathan pritchard" w:date="2025-08-07T07:33:00Z" w:initials="jp">
    <w:p w14:paraId="53A3996E" w14:textId="77777777" w:rsidR="00D27EFF" w:rsidRDefault="00D27EFF" w:rsidP="00D27EFF">
      <w:pPr>
        <w:pStyle w:val="CommentText"/>
      </w:pPr>
      <w:r>
        <w:rPr>
          <w:rStyle w:val="CommentReference"/>
        </w:rPr>
        <w:annotationRef/>
      </w:r>
      <w:r>
        <w:t>SM77 - left in remark about not changing chart data.</w:t>
      </w:r>
    </w:p>
  </w:comment>
  <w:comment w:id="1018" w:author="jonathan pritchard" w:date="2025-08-07T07:36:00Z" w:initials="jp">
    <w:p w14:paraId="577FC35B" w14:textId="77777777" w:rsidR="00D27EFF" w:rsidRDefault="00D27EFF" w:rsidP="00D27EFF">
      <w:pPr>
        <w:pStyle w:val="CommentText"/>
      </w:pPr>
      <w:r>
        <w:rPr>
          <w:rStyle w:val="CommentReference"/>
        </w:rPr>
        <w:annotationRef/>
      </w:r>
      <w:r>
        <w:t>SM79</w:t>
      </w:r>
    </w:p>
  </w:comment>
  <w:comment w:id="1054" w:author="jonathan pritchard" w:date="2025-09-09T15:00:00Z" w:initials="jp">
    <w:p w14:paraId="46A01F4B" w14:textId="77777777" w:rsidR="00D81E16" w:rsidRDefault="00D81E16" w:rsidP="00D81E16">
      <w:pPr>
        <w:pStyle w:val="CommentText"/>
      </w:pPr>
      <w:r>
        <w:rPr>
          <w:rStyle w:val="CommentReference"/>
        </w:rPr>
        <w:annotationRef/>
      </w:r>
      <w:r>
        <w:t>2.1 AU 8: The title of this section is confusing/misleading. The terms ‘non official’ &amp; ‘non ENC’ are already used in S-98 for other purposes and therefore should not be referred to in this section.</w:t>
      </w:r>
    </w:p>
    <w:p w14:paraId="07DD5B5D" w14:textId="77777777" w:rsidR="00D81E16" w:rsidRDefault="00D81E16" w:rsidP="00D81E16">
      <w:pPr>
        <w:pStyle w:val="CommentText"/>
      </w:pPr>
      <w:r>
        <w:t xml:space="preserve">          </w:t>
      </w:r>
      <w:r>
        <w:rPr>
          <w:b/>
          <w:bCs/>
        </w:rPr>
        <w:t xml:space="preserve"> Non official</w:t>
      </w:r>
      <w:r>
        <w:t xml:space="preserve"> – refer to 9.1.1 They can be S-57, S-101 or any other.</w:t>
      </w:r>
    </w:p>
    <w:p w14:paraId="5206AD77" w14:textId="77777777" w:rsidR="00D81E16" w:rsidRDefault="00D81E16" w:rsidP="00D81E16">
      <w:pPr>
        <w:pStyle w:val="CommentText"/>
      </w:pPr>
      <w:r>
        <w:rPr>
          <w:b/>
          <w:bCs/>
        </w:rPr>
        <w:t xml:space="preserve">           Non ENC</w:t>
      </w:r>
      <w:r>
        <w:t xml:space="preserve"> - Products different than S-101 or S-57 (e.g. 12.2 &amp; 12.4.2). In other terms, those datasets that are not part of the ‘ENC layer’ (refer to 6.1.1).</w:t>
      </w:r>
    </w:p>
    <w:p w14:paraId="65398E49" w14:textId="77777777" w:rsidR="00D81E16" w:rsidRDefault="00D81E16" w:rsidP="00D81E16">
      <w:pPr>
        <w:pStyle w:val="CommentText"/>
      </w:pPr>
    </w:p>
    <w:p w14:paraId="6C148179" w14:textId="77777777" w:rsidR="00D81E16" w:rsidRDefault="00D81E16" w:rsidP="00D81E16">
      <w:pPr>
        <w:pStyle w:val="CommentText"/>
      </w:pPr>
      <w:r>
        <w:t xml:space="preserve">This section seems to refer to data that is not compliant with any product specification and can be loaded onto the ECDIS display screen. </w:t>
      </w:r>
    </w:p>
    <w:p w14:paraId="69B801EE" w14:textId="77777777" w:rsidR="00D81E16" w:rsidRDefault="00D81E16" w:rsidP="00D81E16">
      <w:pPr>
        <w:pStyle w:val="CommentText"/>
      </w:pPr>
      <w:r>
        <w:t>In S-52, ‘non-ENC’ data refers to object classes that are not included in the S-57 PS. The default symbology for them is QUESMRK1.</w:t>
      </w:r>
      <w:r>
        <w:br/>
        <w:t>This is probably now handled by S-101 PC for ENCs.</w:t>
      </w:r>
    </w:p>
    <w:p w14:paraId="532EF4C8" w14:textId="77777777" w:rsidR="00D81E16" w:rsidRDefault="00D81E16" w:rsidP="00D81E16">
      <w:pPr>
        <w:pStyle w:val="CommentText"/>
      </w:pPr>
      <w:r>
        <w:t>This section is probably trying to cover the use of non-conformant objects in other PS but not sure the proposed symbology (currently used for ‘additions’ done via ‘manual updates’) is the best option.</w:t>
      </w:r>
    </w:p>
    <w:p w14:paraId="4B717705" w14:textId="77777777" w:rsidR="00D81E16" w:rsidRDefault="00D81E16" w:rsidP="00D81E16">
      <w:pPr>
        <w:pStyle w:val="CommentText"/>
      </w:pPr>
    </w:p>
    <w:p w14:paraId="5AEFD6E7" w14:textId="77777777" w:rsidR="00D81E16" w:rsidRDefault="00D81E16" w:rsidP="00D81E16">
      <w:pPr>
        <w:pStyle w:val="CommentText"/>
        <w:numPr>
          <w:ilvl w:val="0"/>
          <w:numId w:val="255"/>
        </w:numPr>
      </w:pPr>
      <w:r>
        <w:t>Review the need for this section and, if required, a new title is extremely recommended to avoid confusion with terminology already in use.</w:t>
      </w:r>
    </w:p>
    <w:p w14:paraId="3E143ED3" w14:textId="77777777" w:rsidR="00D81E16" w:rsidRDefault="00D81E16" w:rsidP="00D81E16">
      <w:pPr>
        <w:pStyle w:val="CommentText"/>
        <w:numPr>
          <w:ilvl w:val="0"/>
          <w:numId w:val="255"/>
        </w:numPr>
      </w:pPr>
      <w:r>
        <w:t>Should ECDIS allow the installation of products containing non-conformant object classes/attributes?</w:t>
      </w:r>
      <w:r>
        <w:br/>
        <w:t>What are valid use cases for this?</w:t>
      </w:r>
    </w:p>
    <w:p w14:paraId="25C4B339" w14:textId="77777777" w:rsidR="00D81E16" w:rsidRDefault="00D81E16" w:rsidP="00D81E16">
      <w:pPr>
        <w:pStyle w:val="CommentText"/>
      </w:pPr>
      <w:r>
        <w:t>If required, consider replacing CHCRID01 with QUESMRK1. This seems more appropriate as it is already in use in S-52 and S-101.</w:t>
      </w:r>
    </w:p>
  </w:comment>
  <w:comment w:id="1126" w:author="jonathan pritchard" w:date="2025-09-09T16:53:00Z" w:initials="jp">
    <w:p w14:paraId="6B8E3A7F" w14:textId="77777777" w:rsidR="00407755" w:rsidRDefault="00407755" w:rsidP="00407755">
      <w:pPr>
        <w:pStyle w:val="CommentText"/>
      </w:pPr>
      <w:r>
        <w:rPr>
          <w:rStyle w:val="CommentReference"/>
        </w:rPr>
        <w:annotationRef/>
      </w:r>
      <w:r>
        <w:t>2.1 DE7: Try to align display and filtering of NavWarnings as much as possible with existing equipment, e.g. NavTex or leave that to the OEM.</w:t>
      </w:r>
    </w:p>
    <w:p w14:paraId="0745E3E2" w14:textId="77777777" w:rsidR="00407755" w:rsidRDefault="00407755" w:rsidP="00407755">
      <w:pPr>
        <w:pStyle w:val="CommentText"/>
      </w:pPr>
      <w:r>
        <w:t>This is not the place to add new requirements to ECDIS that go beyond IMO PS and chart data product presentation</w:t>
      </w:r>
    </w:p>
  </w:comment>
  <w:comment w:id="1176" w:author="jonathan pritchard" w:date="2025-07-22T09:57:00Z" w:initials="jp">
    <w:p w14:paraId="46BB4806" w14:textId="6FE0538F" w:rsidR="00A16003" w:rsidRDefault="00A16003" w:rsidP="00A16003">
      <w:pPr>
        <w:pStyle w:val="CommentText"/>
      </w:pPr>
      <w:r>
        <w:rPr>
          <w:rStyle w:val="CommentReference"/>
        </w:rPr>
        <w:annotationRef/>
      </w:r>
      <w:r>
        <w:t>Small diagram?</w:t>
      </w:r>
    </w:p>
  </w:comment>
  <w:comment w:id="1177" w:author="jonathan pritchard" w:date="2025-07-22T09:59:00Z" w:initials="jp">
    <w:p w14:paraId="0955F6F6" w14:textId="77777777" w:rsidR="00A16003" w:rsidRDefault="00A16003" w:rsidP="00A16003">
      <w:pPr>
        <w:pStyle w:val="CommentText"/>
      </w:pPr>
      <w:r>
        <w:rPr>
          <w:rStyle w:val="CommentReference"/>
        </w:rPr>
        <w:annotationRef/>
      </w:r>
      <w:r>
        <w:t>Reword this to make it easier to understand.</w:t>
      </w:r>
    </w:p>
  </w:comment>
  <w:comment w:id="1178" w:author="jonathan pritchard" w:date="2025-08-07T10:08:00Z" w:initials="jp">
    <w:p w14:paraId="67336C87" w14:textId="77777777" w:rsidR="005B42ED" w:rsidRDefault="005B42ED" w:rsidP="005B42ED">
      <w:pPr>
        <w:pStyle w:val="CommentText"/>
      </w:pPr>
      <w:r>
        <w:rPr>
          <w:rStyle w:val="CommentReference"/>
        </w:rPr>
        <w:annotationRef/>
      </w:r>
      <w:r>
        <w:t>This has been reworded for SM89. Needs review and discussion</w:t>
      </w:r>
    </w:p>
  </w:comment>
  <w:comment w:id="1209" w:author="jonathan pritchard" w:date="2025-08-07T10:10:00Z" w:initials="jp">
    <w:p w14:paraId="790C8024" w14:textId="77777777" w:rsidR="005B42ED" w:rsidRDefault="005B42ED" w:rsidP="005B42ED">
      <w:pPr>
        <w:pStyle w:val="CommentText"/>
      </w:pPr>
      <w:r>
        <w:rPr>
          <w:rStyle w:val="CommentReference"/>
        </w:rPr>
        <w:annotationRef/>
      </w:r>
      <w:r>
        <w:t>SM90</w:t>
      </w:r>
    </w:p>
  </w:comment>
  <w:comment w:id="1219" w:author="jon pritchard" w:date="2025-09-17T13:51:00Z" w:initials="jp">
    <w:p w14:paraId="4E6C7FC0" w14:textId="77777777" w:rsidR="00A366BC" w:rsidRDefault="00A366BC" w:rsidP="00A366BC">
      <w:r>
        <w:rPr>
          <w:rStyle w:val="CommentReference"/>
        </w:rPr>
        <w:annotationRef/>
      </w:r>
      <w:r>
        <w:rPr>
          <w:color w:val="000000"/>
        </w:rPr>
        <w:t xml:space="preserve">From SM, comment on v2.1.0. Non mandatory. </w:t>
      </w:r>
    </w:p>
  </w:comment>
  <w:comment w:id="1355" w:author="jonathan pritchard" w:date="2025-07-22T10:09:00Z" w:initials="jp">
    <w:p w14:paraId="68C36594" w14:textId="46717407" w:rsidR="00FD2297" w:rsidRDefault="00FD2297" w:rsidP="00FD2297">
      <w:pPr>
        <w:pStyle w:val="CommentText"/>
      </w:pPr>
      <w:r>
        <w:rPr>
          <w:rStyle w:val="CommentReference"/>
        </w:rPr>
        <w:annotationRef/>
      </w:r>
      <w:r>
        <w:t>Needs discussion how to manage removal of CP.</w:t>
      </w:r>
    </w:p>
  </w:comment>
  <w:comment w:id="1439" w:author="jonathan pritchard" w:date="2025-07-23T12:02:00Z" w:initials="jp">
    <w:p w14:paraId="2A5419C8" w14:textId="77777777" w:rsidR="00297757" w:rsidRDefault="00297757" w:rsidP="00297757">
      <w:pPr>
        <w:pStyle w:val="CommentText"/>
      </w:pPr>
      <w:r>
        <w:rPr>
          <w:rStyle w:val="CommentReference"/>
        </w:rPr>
        <w:annotationRef/>
      </w:r>
      <w:r>
        <w:t>Add link to registry page for abbreivations?</w:t>
      </w:r>
    </w:p>
  </w:comment>
  <w:comment w:id="1440" w:author="jonathan pritchard" w:date="2025-08-07T10:14:00Z" w:initials="jp">
    <w:p w14:paraId="279B0E08" w14:textId="77777777" w:rsidR="00BD3F1D" w:rsidRDefault="00BD3F1D" w:rsidP="00BD3F1D">
      <w:pPr>
        <w:pStyle w:val="CommentText"/>
      </w:pPr>
      <w:r>
        <w:rPr>
          <w:rStyle w:val="CommentReference"/>
        </w:rPr>
        <w:annotationRef/>
      </w:r>
      <w:r>
        <w:t>SM102</w:t>
      </w:r>
    </w:p>
  </w:comment>
  <w:comment w:id="1451" w:author="jonathan pritchard" w:date="2025-09-09T16:54:00Z" w:initials="jp">
    <w:p w14:paraId="5D8EC87D" w14:textId="77777777" w:rsidR="00407755" w:rsidRDefault="00407755" w:rsidP="00407755">
      <w:pPr>
        <w:pStyle w:val="CommentText"/>
      </w:pPr>
      <w:r>
        <w:rPr>
          <w:rStyle w:val="CommentReference"/>
        </w:rPr>
        <w:annotationRef/>
      </w:r>
      <w:r>
        <w:t>2.1 DE 8: Delete, not required.</w:t>
      </w:r>
    </w:p>
  </w:comment>
  <w:comment w:id="1516" w:author="jonathan pritchard" w:date="2025-07-23T13:43:00Z" w:initials="jp">
    <w:p w14:paraId="29AD4150" w14:textId="6EF2A6D8" w:rsidR="001822E6" w:rsidRDefault="001822E6" w:rsidP="001822E6">
      <w:pPr>
        <w:pStyle w:val="CommentText"/>
      </w:pPr>
      <w:r>
        <w:rPr>
          <w:rStyle w:val="CommentReference"/>
        </w:rPr>
        <w:annotationRef/>
      </w:r>
      <w:r>
        <w:t>Update text when FC and symbols are available.</w:t>
      </w:r>
    </w:p>
  </w:comment>
  <w:comment w:id="1526" w:author="jonathan pritchard" w:date="2025-10-07T23:01:00Z" w:initials="jp">
    <w:p w14:paraId="2180722F" w14:textId="77777777" w:rsidR="00BE1026" w:rsidRDefault="00BE1026" w:rsidP="00BE1026">
      <w:pPr>
        <w:pStyle w:val="CommentText"/>
      </w:pPr>
      <w:r>
        <w:rPr>
          <w:rStyle w:val="CommentReference"/>
        </w:rPr>
        <w:annotationRef/>
      </w:r>
      <w:r>
        <w:t>Can we add a warning that unofficial data is being installed.</w:t>
      </w:r>
    </w:p>
  </w:comment>
  <w:comment w:id="1541" w:author="jon pritchard" w:date="2025-09-17T13:55:00Z" w:initials="jp">
    <w:p w14:paraId="1DDBADCA" w14:textId="435D5C16" w:rsidR="00A366BC" w:rsidRDefault="00A366BC" w:rsidP="00A366BC">
      <w:r>
        <w:rPr>
          <w:rStyle w:val="CommentReference"/>
        </w:rPr>
        <w:annotationRef/>
      </w:r>
      <w:r>
        <w:rPr>
          <w:color w:val="000000"/>
        </w:rPr>
        <w:t>I think the merging is a requirement.</w:t>
      </w:r>
    </w:p>
  </w:comment>
  <w:comment w:id="1564" w:author="jonathan pritchard" w:date="2025-08-07T11:51:00Z" w:initials="jp">
    <w:p w14:paraId="3EC683CB" w14:textId="69E2213A" w:rsidR="003E76E3" w:rsidRDefault="003E76E3" w:rsidP="003E76E3">
      <w:pPr>
        <w:pStyle w:val="CommentText"/>
      </w:pPr>
      <w:r>
        <w:rPr>
          <w:rStyle w:val="CommentReference"/>
        </w:rPr>
        <w:annotationRef/>
      </w:r>
      <w:r>
        <w:t>SM129</w:t>
      </w:r>
    </w:p>
  </w:comment>
  <w:comment w:id="1579" w:author="jonathan pritchard" w:date="2025-09-10T08:31:00Z" w:initials="jp">
    <w:p w14:paraId="7129D8F6" w14:textId="77777777" w:rsidR="00E508CA" w:rsidRDefault="00E508CA" w:rsidP="00E508CA">
      <w:pPr>
        <w:pStyle w:val="CommentText"/>
      </w:pPr>
      <w:r>
        <w:rPr>
          <w:rStyle w:val="CommentReference"/>
        </w:rPr>
        <w:annotationRef/>
      </w:r>
      <w:r>
        <w:t xml:space="preserve">2.1 7C 2: “The user must be able to </w:t>
      </w:r>
      <w:r>
        <w:rPr>
          <w:b/>
          <w:bCs/>
        </w:rPr>
        <w:t>adjust depth information</w:t>
      </w:r>
      <w:r>
        <w:t xml:space="preserve"> by water level height in areas where both S-102 and S-104 data products are available.”</w:t>
      </w:r>
    </w:p>
    <w:p w14:paraId="1E4B0A03" w14:textId="77777777" w:rsidR="00E508CA" w:rsidRDefault="00E508CA" w:rsidP="00E508CA">
      <w:pPr>
        <w:pStyle w:val="CommentText"/>
      </w:pPr>
      <w:r>
        <w:t>The wording implies user input for adjustment.</w:t>
      </w:r>
    </w:p>
  </w:comment>
  <w:comment w:id="1583" w:author="jonathan pritchard" w:date="2025-09-09T16:54:00Z" w:initials="jp">
    <w:p w14:paraId="7271CF3A" w14:textId="450B113F" w:rsidR="00407755" w:rsidRDefault="00407755" w:rsidP="00407755">
      <w:pPr>
        <w:pStyle w:val="CommentText"/>
      </w:pPr>
      <w:r>
        <w:rPr>
          <w:rStyle w:val="CommentReference"/>
        </w:rPr>
        <w:annotationRef/>
      </w:r>
      <w:r>
        <w:t>2.1 DE 9</w:t>
      </w:r>
    </w:p>
  </w:comment>
  <w:comment w:id="1584" w:author="jonathan pritchard" w:date="2025-09-10T08:31:00Z" w:initials="jp">
    <w:p w14:paraId="01622E88" w14:textId="77777777" w:rsidR="00E508CA" w:rsidRDefault="00E508CA" w:rsidP="00E508CA">
      <w:pPr>
        <w:pStyle w:val="CommentText"/>
      </w:pPr>
      <w:r>
        <w:rPr>
          <w:rStyle w:val="CommentReference"/>
        </w:rPr>
        <w:annotationRef/>
      </w:r>
      <w:r>
        <w:t>Was “readily available”</w:t>
      </w:r>
    </w:p>
  </w:comment>
  <w:comment w:id="1632" w:author="jonathan pritchard" w:date="2025-09-09T16:10:00Z" w:initials="jp">
    <w:p w14:paraId="077AF6D8" w14:textId="2E805928" w:rsidR="00730555" w:rsidRDefault="00730555" w:rsidP="00730555">
      <w:pPr>
        <w:pStyle w:val="CommentText"/>
      </w:pPr>
      <w:r>
        <w:rPr>
          <w:rStyle w:val="CommentReference"/>
        </w:rPr>
        <w:annotationRef/>
      </w:r>
      <w:r>
        <w:t>2.1 AU 9: Substitution of S-101 depth values based on overlapping S-102 extents should only happen when MSVS &gt;= minDS of the S-102 dataset and the dataset is loaded.</w:t>
      </w:r>
      <w:r>
        <w:br/>
        <w:t>This is to be in agreement with the ‘range of display’ expected for non ENC data layers (refer to 12.2).</w:t>
      </w:r>
    </w:p>
    <w:p w14:paraId="135C684E" w14:textId="77777777" w:rsidR="00730555" w:rsidRDefault="00730555" w:rsidP="00730555">
      <w:pPr>
        <w:pStyle w:val="CommentText"/>
      </w:pPr>
      <w:r>
        <w:t>If the data producer decide to drop an S-102 at MSVS=45000, the sounding of an S-101 looked at MSVS=90000 shouldn’t be substituted by S-102 data.</w:t>
      </w:r>
    </w:p>
    <w:p w14:paraId="5B1A35C7" w14:textId="77777777" w:rsidR="00730555" w:rsidRDefault="00730555" w:rsidP="00730555">
      <w:pPr>
        <w:pStyle w:val="CommentText"/>
      </w:pPr>
    </w:p>
    <w:p w14:paraId="178DEB09" w14:textId="77777777" w:rsidR="00730555" w:rsidRDefault="00730555" w:rsidP="00730555">
      <w:pPr>
        <w:pStyle w:val="CommentText"/>
        <w:ind w:left="360"/>
      </w:pPr>
      <w:r>
        <w:t>Replace the red part of the statement below:</w:t>
      </w:r>
    </w:p>
    <w:p w14:paraId="3A7E86A5" w14:textId="77777777" w:rsidR="00730555" w:rsidRDefault="00730555" w:rsidP="00730555">
      <w:pPr>
        <w:pStyle w:val="CommentText"/>
        <w:ind w:left="360"/>
      </w:pPr>
      <w:r>
        <w:t>‘ … all depth values must be substituted (</w:t>
      </w:r>
      <w:r>
        <w:rPr>
          <w:i/>
          <w:iCs/>
        </w:rPr>
        <w:t>or adjusted for WLA</w:t>
      </w:r>
      <w:r>
        <w:t xml:space="preserve">) for all ENC features </w:t>
      </w:r>
      <w:r>
        <w:rPr>
          <w:color w:val="FF0000"/>
        </w:rPr>
        <w:t xml:space="preserve">at all scales </w:t>
      </w:r>
      <w:r>
        <w:t>which have depth attribution ..’</w:t>
      </w:r>
    </w:p>
    <w:p w14:paraId="230041A2" w14:textId="77777777" w:rsidR="00730555" w:rsidRDefault="00730555" w:rsidP="00730555">
      <w:pPr>
        <w:pStyle w:val="CommentText"/>
        <w:ind w:left="360"/>
      </w:pPr>
      <w:r>
        <w:rPr>
          <w:b/>
          <w:bCs/>
        </w:rPr>
        <w:t>With</w:t>
      </w:r>
    </w:p>
    <w:p w14:paraId="4F318602" w14:textId="77777777" w:rsidR="00730555" w:rsidRDefault="00730555" w:rsidP="00730555">
      <w:pPr>
        <w:pStyle w:val="CommentText"/>
        <w:ind w:left="360"/>
      </w:pPr>
      <w:r>
        <w:t>‘ … all depth values must be substituted (</w:t>
      </w:r>
      <w:r>
        <w:rPr>
          <w:i/>
          <w:iCs/>
        </w:rPr>
        <w:t>or adjusted for WLA)</w:t>
      </w:r>
      <w:r>
        <w:t xml:space="preserve"> for all ENC features which have depth attribution, </w:t>
      </w:r>
      <w:r>
        <w:rPr>
          <w:color w:val="00B050"/>
        </w:rPr>
        <w:t xml:space="preserve">when viewed at a MSVS that is =&gt; </w:t>
      </w:r>
      <w:r>
        <w:rPr>
          <w:b/>
          <w:bCs/>
          <w:color w:val="00B050"/>
        </w:rPr>
        <w:t>minimuDisplayScale</w:t>
      </w:r>
      <w:r>
        <w:rPr>
          <w:color w:val="00B050"/>
        </w:rPr>
        <w:t xml:space="preserve"> of an overlapping S-102 dataset</w:t>
      </w:r>
      <w:r>
        <w:t>...’</w:t>
      </w:r>
    </w:p>
  </w:comment>
  <w:comment w:id="1677" w:author="jonathan pritchard" w:date="2025-08-07T11:53:00Z" w:initials="jp">
    <w:p w14:paraId="5CF0D5E6" w14:textId="21440720" w:rsidR="003E76E3" w:rsidRDefault="003E76E3" w:rsidP="003E76E3">
      <w:pPr>
        <w:pStyle w:val="CommentText"/>
      </w:pPr>
      <w:r>
        <w:rPr>
          <w:rStyle w:val="CommentReference"/>
        </w:rPr>
        <w:annotationRef/>
      </w:r>
      <w:r>
        <w:t>SM139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540BC4E" w15:done="0"/>
  <w15:commentEx w15:paraId="2E675582" w15:paraIdParent="5540BC4E" w15:done="0"/>
  <w15:commentEx w15:paraId="0EFA0D53" w15:done="0"/>
  <w15:commentEx w15:paraId="4D910A6A" w15:done="0"/>
  <w15:commentEx w15:paraId="44D4E15D" w15:paraIdParent="4D910A6A" w15:done="0"/>
  <w15:commentEx w15:paraId="4C3A5111" w15:done="0"/>
  <w15:commentEx w15:paraId="0A98B905" w15:done="0"/>
  <w15:commentEx w15:paraId="47384E9A" w15:done="0"/>
  <w15:commentEx w15:paraId="56844247" w15:done="0"/>
  <w15:commentEx w15:paraId="14916F93" w15:paraIdParent="56844247" w15:done="0"/>
  <w15:commentEx w15:paraId="29E6FD90" w15:done="0"/>
  <w15:commentEx w15:paraId="0F76F10F" w15:done="0"/>
  <w15:commentEx w15:paraId="08B6B3CF" w15:done="0"/>
  <w15:commentEx w15:paraId="205300F5" w15:done="0"/>
  <w15:commentEx w15:paraId="6154CA57" w15:done="0"/>
  <w15:commentEx w15:paraId="793DEFF2" w15:done="0"/>
  <w15:commentEx w15:paraId="506A9482" w15:done="0"/>
  <w15:commentEx w15:paraId="0E927BBA" w15:done="0"/>
  <w15:commentEx w15:paraId="2E6E8E7E" w15:done="0"/>
  <w15:commentEx w15:paraId="43D9A3C3" w15:paraIdParent="2E6E8E7E" w15:done="0"/>
  <w15:commentEx w15:paraId="280BE8AA" w15:done="0"/>
  <w15:commentEx w15:paraId="6DCD2EDF" w15:done="0"/>
  <w15:commentEx w15:paraId="34CBDE54" w15:paraIdParent="6DCD2EDF" w15:done="0"/>
  <w15:commentEx w15:paraId="0D66C446" w15:paraIdParent="6DCD2EDF" w15:done="0"/>
  <w15:commentEx w15:paraId="5AC0F739" w15:done="0"/>
  <w15:commentEx w15:paraId="4C9363E2" w15:done="0"/>
  <w15:commentEx w15:paraId="7E35AD85" w15:done="0"/>
  <w15:commentEx w15:paraId="6ED3914C" w15:paraIdParent="7E35AD85" w15:done="0"/>
  <w15:commentEx w15:paraId="0FB75F3A" w15:done="0"/>
  <w15:commentEx w15:paraId="296038D2" w15:done="0"/>
  <w15:commentEx w15:paraId="7C75F2CA" w15:done="0"/>
  <w15:commentEx w15:paraId="541D10B8" w15:done="0"/>
  <w15:commentEx w15:paraId="17E96B57" w15:done="0"/>
  <w15:commentEx w15:paraId="3D6F98C6" w15:done="0"/>
  <w15:commentEx w15:paraId="34583242" w15:done="0"/>
  <w15:commentEx w15:paraId="407D42F5" w15:done="0"/>
  <w15:commentEx w15:paraId="32C3B0E4" w15:done="0"/>
  <w15:commentEx w15:paraId="4DCBDB5F" w15:done="0"/>
  <w15:commentEx w15:paraId="53A3996E" w15:paraIdParent="4DCBDB5F" w15:done="0"/>
  <w15:commentEx w15:paraId="577FC35B" w15:done="0"/>
  <w15:commentEx w15:paraId="25C4B339" w15:done="0"/>
  <w15:commentEx w15:paraId="0745E3E2" w15:done="0"/>
  <w15:commentEx w15:paraId="46BB4806" w15:done="0"/>
  <w15:commentEx w15:paraId="0955F6F6" w15:paraIdParent="46BB4806" w15:done="0"/>
  <w15:commentEx w15:paraId="67336C87" w15:paraIdParent="46BB4806" w15:done="0"/>
  <w15:commentEx w15:paraId="790C8024" w15:done="0"/>
  <w15:commentEx w15:paraId="4E6C7FC0" w15:done="0"/>
  <w15:commentEx w15:paraId="68C36594" w15:done="0"/>
  <w15:commentEx w15:paraId="2A5419C8" w15:done="0"/>
  <w15:commentEx w15:paraId="279B0E08" w15:paraIdParent="2A5419C8" w15:done="0"/>
  <w15:commentEx w15:paraId="5D8EC87D" w15:done="0"/>
  <w15:commentEx w15:paraId="29AD4150" w15:done="0"/>
  <w15:commentEx w15:paraId="2180722F" w15:done="0"/>
  <w15:commentEx w15:paraId="1DDBADCA" w15:done="0"/>
  <w15:commentEx w15:paraId="3EC683CB" w15:done="0"/>
  <w15:commentEx w15:paraId="1E4B0A03" w15:done="0"/>
  <w15:commentEx w15:paraId="7271CF3A" w15:done="0"/>
  <w15:commentEx w15:paraId="01622E88" w15:paraIdParent="7271CF3A" w15:done="0"/>
  <w15:commentEx w15:paraId="4F318602" w15:done="0"/>
  <w15:commentEx w15:paraId="5CF0D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9CDCE9" w16cex:dateUtc="2025-07-23T12:11:00Z"/>
  <w16cex:commentExtensible w16cex:durableId="3137DD33" w16cex:dateUtc="2025-08-07T09:30:00Z"/>
  <w16cex:commentExtensible w16cex:durableId="0494625B" w16cex:dateUtc="2025-09-17T12:31:00Z"/>
  <w16cex:commentExtensible w16cex:durableId="4FE6F6EA" w16cex:dateUtc="2025-09-10T16:24:00Z"/>
  <w16cex:commentExtensible w16cex:durableId="1F1F8107" w16cex:dateUtc="2025-09-10T16:25:00Z"/>
  <w16cex:commentExtensible w16cex:durableId="69FD4FB5" w16cex:dateUtc="2025-09-10T16:40:00Z"/>
  <w16cex:commentExtensible w16cex:durableId="07EA63C6" w16cex:dateUtc="2025-09-09T13:48:00Z"/>
  <w16cex:commentExtensible w16cex:durableId="4C4BB13A" w16cex:dateUtc="2025-08-07T09:36:00Z"/>
  <w16cex:commentExtensible w16cex:durableId="1A23E7B3" w16cex:dateUtc="2025-09-09T13:50:00Z"/>
  <w16cex:commentExtensible w16cex:durableId="6A5B00EC" w16cex:dateUtc="2025-09-09T13:50:00Z"/>
  <w16cex:commentExtensible w16cex:durableId="73EAF85B" w16cex:dateUtc="2025-08-07T09:39:00Z"/>
  <w16cex:commentExtensible w16cex:durableId="0F8DDC9D" w16cex:dateUtc="2025-08-07T09:42:00Z"/>
  <w16cex:commentExtensible w16cex:durableId="593FE86D" w16cex:dateUtc="2025-08-07T06:16:00Z"/>
  <w16cex:commentExtensible w16cex:durableId="1D8E475B" w16cex:dateUtc="2025-08-07T06:18:00Z"/>
  <w16cex:commentExtensible w16cex:durableId="0902FD21" w16cex:dateUtc="2025-08-07T06:19:00Z"/>
  <w16cex:commentExtensible w16cex:durableId="20D2DD6D" w16cex:dateUtc="2025-09-09T13:53:00Z"/>
  <w16cex:commentExtensible w16cex:durableId="78D1FF76" w16cex:dateUtc="2025-08-07T08:38:00Z"/>
  <w16cex:commentExtensible w16cex:durableId="6543BFA4" w16cex:dateUtc="2025-08-07T08:47:00Z"/>
  <w16cex:commentExtensible w16cex:durableId="267DB04E" w16cex:dateUtc="2025-09-09T13:54:00Z"/>
  <w16cex:commentExtensible w16cex:durableId="13EEAB31" w16cex:dateUtc="2025-09-09T13:55:00Z"/>
  <w16cex:commentExtensible w16cex:durableId="32BE430F" w16cex:dateUtc="2025-08-07T08:48:00Z"/>
  <w16cex:commentExtensible w16cex:durableId="1F73C959" w16cex:dateUtc="2025-07-22T08:47:00Z"/>
  <w16cex:commentExtensible w16cex:durableId="3B4015E7" w16cex:dateUtc="2025-08-07T08:49:00Z"/>
  <w16cex:commentExtensible w16cex:durableId="08C279C1" w16cex:dateUtc="2025-08-07T08:50:00Z"/>
  <w16cex:commentExtensible w16cex:durableId="094686A0" w16cex:dateUtc="2025-09-17T11:46:00Z"/>
  <w16cex:commentExtensible w16cex:durableId="4CA73B32" w16cex:dateUtc="2025-09-09T13:56:00Z"/>
  <w16cex:commentExtensible w16cex:durableId="1EDFAF03" w16cex:dateUtc="2025-07-22T08:49:00Z"/>
  <w16cex:commentExtensible w16cex:durableId="55746E06" w16cex:dateUtc="2025-08-07T09:02:00Z"/>
  <w16cex:commentExtensible w16cex:durableId="674F8FE6" w16cex:dateUtc="2025-09-09T15:45:00Z"/>
  <w16cex:commentExtensible w16cex:durableId="4D7DCD81" w16cex:dateUtc="2025-09-09T15:46:00Z"/>
  <w16cex:commentExtensible w16cex:durableId="454CE85D" w16cex:dateUtc="2025-08-07T06:23:00Z"/>
  <w16cex:commentExtensible w16cex:durableId="5A8142CD" w16cex:dateUtc="2025-09-09T13:58:00Z"/>
  <w16cex:commentExtensible w16cex:durableId="0FCD2985" w16cex:dateUtc="2025-09-09T15:50:00Z"/>
  <w16cex:commentExtensible w16cex:durableId="03E8D629" w16cex:dateUtc="2025-09-09T15:51:00Z"/>
  <w16cex:commentExtensible w16cex:durableId="5F8B9624" w16cex:dateUtc="2025-10-07T21:26:00Z"/>
  <w16cex:commentExtensible w16cex:durableId="061A0653" w16cex:dateUtc="2025-09-09T15:52:00Z"/>
  <w16cex:commentExtensible w16cex:durableId="4DE25571" w16cex:dateUtc="2025-08-07T06:34:00Z"/>
  <w16cex:commentExtensible w16cex:durableId="09F0D503" w16cex:dateUtc="2025-07-22T08:30:00Z"/>
  <w16cex:commentExtensible w16cex:durableId="2382CF5E" w16cex:dateUtc="2025-08-07T06:33:00Z"/>
  <w16cex:commentExtensible w16cex:durableId="4C34ED7B" w16cex:dateUtc="2025-08-07T06:36:00Z"/>
  <w16cex:commentExtensible w16cex:durableId="0B414107" w16cex:dateUtc="2025-09-09T14:00:00Z"/>
  <w16cex:commentExtensible w16cex:durableId="5A9E3D87" w16cex:dateUtc="2025-09-09T15:53:00Z"/>
  <w16cex:commentExtensible w16cex:durableId="3DE63E8C" w16cex:dateUtc="2025-07-22T08:57:00Z"/>
  <w16cex:commentExtensible w16cex:durableId="3268902B" w16cex:dateUtc="2025-07-22T08:59:00Z"/>
  <w16cex:commentExtensible w16cex:durableId="77564598" w16cex:dateUtc="2025-08-07T09:08:00Z"/>
  <w16cex:commentExtensible w16cex:durableId="0CF55F9B" w16cex:dateUtc="2025-08-07T09:10:00Z"/>
  <w16cex:commentExtensible w16cex:durableId="42CAFA80" w16cex:dateUtc="2025-09-17T11:51:00Z"/>
  <w16cex:commentExtensible w16cex:durableId="7D5897D7" w16cex:dateUtc="2025-07-22T09:09:00Z"/>
  <w16cex:commentExtensible w16cex:durableId="7D193FE6" w16cex:dateUtc="2025-07-23T11:02:00Z"/>
  <w16cex:commentExtensible w16cex:durableId="11B2DA53" w16cex:dateUtc="2025-08-07T09:14:00Z"/>
  <w16cex:commentExtensible w16cex:durableId="2578CAB7" w16cex:dateUtc="2025-09-09T15:54:00Z"/>
  <w16cex:commentExtensible w16cex:durableId="5719DF54" w16cex:dateUtc="2025-07-23T12:43:00Z"/>
  <w16cex:commentExtensible w16cex:durableId="5DC624D0" w16cex:dateUtc="2025-10-07T22:01:00Z"/>
  <w16cex:commentExtensible w16cex:durableId="3B2102C9" w16cex:dateUtc="2025-09-17T11:55:00Z"/>
  <w16cex:commentExtensible w16cex:durableId="1954216A" w16cex:dateUtc="2025-08-07T10:51:00Z"/>
  <w16cex:commentExtensible w16cex:durableId="7424D683" w16cex:dateUtc="2025-09-10T07:31:00Z"/>
  <w16cex:commentExtensible w16cex:durableId="45E89CA8" w16cex:dateUtc="2025-09-09T15:54:00Z"/>
  <w16cex:commentExtensible w16cex:durableId="0D3B9EDC" w16cex:dateUtc="2025-09-10T07:31:00Z"/>
  <w16cex:commentExtensible w16cex:durableId="35F642B5" w16cex:dateUtc="2025-09-09T15:10:00Z"/>
  <w16cex:commentExtensible w16cex:durableId="39A409EC" w16cex:dateUtc="2025-08-0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540BC4E" w16cid:durableId="799CDCE9"/>
  <w16cid:commentId w16cid:paraId="2E675582" w16cid:durableId="3137DD33"/>
  <w16cid:commentId w16cid:paraId="0EFA0D53" w16cid:durableId="0494625B"/>
  <w16cid:commentId w16cid:paraId="4D910A6A" w16cid:durableId="4FE6F6EA"/>
  <w16cid:commentId w16cid:paraId="44D4E15D" w16cid:durableId="1F1F8107"/>
  <w16cid:commentId w16cid:paraId="4C3A5111" w16cid:durableId="69FD4FB5"/>
  <w16cid:commentId w16cid:paraId="0A98B905" w16cid:durableId="07EA63C6"/>
  <w16cid:commentId w16cid:paraId="47384E9A" w16cid:durableId="4C4BB13A"/>
  <w16cid:commentId w16cid:paraId="56844247" w16cid:durableId="1A23E7B3"/>
  <w16cid:commentId w16cid:paraId="14916F93" w16cid:durableId="6A5B00EC"/>
  <w16cid:commentId w16cid:paraId="29E6FD90" w16cid:durableId="73EAF85B"/>
  <w16cid:commentId w16cid:paraId="0F76F10F" w16cid:durableId="0F8DDC9D"/>
  <w16cid:commentId w16cid:paraId="08B6B3CF" w16cid:durableId="593FE86D"/>
  <w16cid:commentId w16cid:paraId="205300F5" w16cid:durableId="1D8E475B"/>
  <w16cid:commentId w16cid:paraId="6154CA57" w16cid:durableId="0902FD21"/>
  <w16cid:commentId w16cid:paraId="793DEFF2" w16cid:durableId="20D2DD6D"/>
  <w16cid:commentId w16cid:paraId="506A9482" w16cid:durableId="78D1FF76"/>
  <w16cid:commentId w16cid:paraId="0E927BBA" w16cid:durableId="6543BFA4"/>
  <w16cid:commentId w16cid:paraId="2E6E8E7E" w16cid:durableId="267DB04E"/>
  <w16cid:commentId w16cid:paraId="43D9A3C3" w16cid:durableId="13EEAB31"/>
  <w16cid:commentId w16cid:paraId="280BE8AA" w16cid:durableId="32BE430F"/>
  <w16cid:commentId w16cid:paraId="6DCD2EDF" w16cid:durableId="1F73C959"/>
  <w16cid:commentId w16cid:paraId="34CBDE54" w16cid:durableId="3B4015E7"/>
  <w16cid:commentId w16cid:paraId="0D66C446" w16cid:durableId="08C279C1"/>
  <w16cid:commentId w16cid:paraId="5AC0F739" w16cid:durableId="094686A0"/>
  <w16cid:commentId w16cid:paraId="4C9363E2" w16cid:durableId="4CA73B32"/>
  <w16cid:commentId w16cid:paraId="7E35AD85" w16cid:durableId="1EDFAF03"/>
  <w16cid:commentId w16cid:paraId="6ED3914C" w16cid:durableId="55746E06"/>
  <w16cid:commentId w16cid:paraId="0FB75F3A" w16cid:durableId="674F8FE6"/>
  <w16cid:commentId w16cid:paraId="296038D2" w16cid:durableId="4D7DCD81"/>
  <w16cid:commentId w16cid:paraId="7C75F2CA" w16cid:durableId="454CE85D"/>
  <w16cid:commentId w16cid:paraId="541D10B8" w16cid:durableId="5A8142CD"/>
  <w16cid:commentId w16cid:paraId="17E96B57" w16cid:durableId="0FCD2985"/>
  <w16cid:commentId w16cid:paraId="3D6F98C6" w16cid:durableId="03E8D629"/>
  <w16cid:commentId w16cid:paraId="34583242" w16cid:durableId="5F8B9624"/>
  <w16cid:commentId w16cid:paraId="407D42F5" w16cid:durableId="061A0653"/>
  <w16cid:commentId w16cid:paraId="32C3B0E4" w16cid:durableId="4DE25571"/>
  <w16cid:commentId w16cid:paraId="4DCBDB5F" w16cid:durableId="09F0D503"/>
  <w16cid:commentId w16cid:paraId="53A3996E" w16cid:durableId="2382CF5E"/>
  <w16cid:commentId w16cid:paraId="577FC35B" w16cid:durableId="4C34ED7B"/>
  <w16cid:commentId w16cid:paraId="25C4B339" w16cid:durableId="0B414107"/>
  <w16cid:commentId w16cid:paraId="0745E3E2" w16cid:durableId="5A9E3D87"/>
  <w16cid:commentId w16cid:paraId="46BB4806" w16cid:durableId="3DE63E8C"/>
  <w16cid:commentId w16cid:paraId="0955F6F6" w16cid:durableId="3268902B"/>
  <w16cid:commentId w16cid:paraId="67336C87" w16cid:durableId="77564598"/>
  <w16cid:commentId w16cid:paraId="790C8024" w16cid:durableId="0CF55F9B"/>
  <w16cid:commentId w16cid:paraId="4E6C7FC0" w16cid:durableId="42CAFA80"/>
  <w16cid:commentId w16cid:paraId="68C36594" w16cid:durableId="7D5897D7"/>
  <w16cid:commentId w16cid:paraId="2A5419C8" w16cid:durableId="7D193FE6"/>
  <w16cid:commentId w16cid:paraId="279B0E08" w16cid:durableId="11B2DA53"/>
  <w16cid:commentId w16cid:paraId="5D8EC87D" w16cid:durableId="2578CAB7"/>
  <w16cid:commentId w16cid:paraId="29AD4150" w16cid:durableId="5719DF54"/>
  <w16cid:commentId w16cid:paraId="2180722F" w16cid:durableId="5DC624D0"/>
  <w16cid:commentId w16cid:paraId="1DDBADCA" w16cid:durableId="3B2102C9"/>
  <w16cid:commentId w16cid:paraId="3EC683CB" w16cid:durableId="1954216A"/>
  <w16cid:commentId w16cid:paraId="1E4B0A03" w16cid:durableId="7424D683"/>
  <w16cid:commentId w16cid:paraId="7271CF3A" w16cid:durableId="45E89CA8"/>
  <w16cid:commentId w16cid:paraId="01622E88" w16cid:durableId="0D3B9EDC"/>
  <w16cid:commentId w16cid:paraId="4F318602" w16cid:durableId="35F642B5"/>
  <w16cid:commentId w16cid:paraId="5CF0D5E6" w16cid:durableId="39A4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83020" w14:textId="77777777" w:rsidR="00025134" w:rsidRPr="00A527F0" w:rsidRDefault="00025134" w:rsidP="006B114A">
      <w:pPr>
        <w:spacing w:after="0"/>
      </w:pPr>
      <w:r w:rsidRPr="00A527F0">
        <w:separator/>
      </w:r>
    </w:p>
    <w:p w14:paraId="77EAE2E2" w14:textId="77777777" w:rsidR="00025134" w:rsidRPr="00A527F0" w:rsidRDefault="00025134"/>
  </w:endnote>
  <w:endnote w:type="continuationSeparator" w:id="0">
    <w:p w14:paraId="1F61251D" w14:textId="77777777" w:rsidR="00025134" w:rsidRPr="00A527F0" w:rsidRDefault="00025134" w:rsidP="006B114A">
      <w:pPr>
        <w:spacing w:after="0"/>
      </w:pPr>
      <w:r w:rsidRPr="00A527F0">
        <w:continuationSeparator/>
      </w:r>
    </w:p>
    <w:p w14:paraId="6CD99E5A" w14:textId="77777777" w:rsidR="00025134" w:rsidRPr="00A527F0" w:rsidRDefault="00025134"/>
  </w:endnote>
  <w:endnote w:type="continuationNotice" w:id="1">
    <w:p w14:paraId="6285FCA6" w14:textId="77777777" w:rsidR="00025134" w:rsidRDefault="000251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60393DD9"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w:t>
    </w:r>
    <w:ins w:id="33" w:author="jonathan pritchard" w:date="2025-09-09T11:50:00Z" w16du:dateUtc="2025-09-09T10:50:00Z">
      <w:r w:rsidR="002B697E">
        <w:rPr>
          <w:rFonts w:cs="Arial"/>
          <w:sz w:val="16"/>
        </w:rPr>
        <w:t>2</w:t>
      </w:r>
    </w:ins>
    <w:del w:id="34" w:author="jonathan pritchard" w:date="2025-09-09T11:50:00Z" w16du:dateUtc="2025-09-09T10:50:00Z">
      <w:r w:rsidR="00A51D8A" w:rsidDel="002B697E">
        <w:rPr>
          <w:rFonts w:cs="Arial"/>
          <w:sz w:val="16"/>
        </w:rPr>
        <w:delText>0</w:delText>
      </w:r>
    </w:del>
    <w:r w:rsidR="00A51D8A">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2A1D9BE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del w:id="1550" w:author="jonathan pritchard" w:date="2025-09-09T11:50:00Z" w16du:dateUtc="2025-09-09T10:50:00Z">
      <w:r w:rsidR="00A51D8A" w:rsidDel="0076393C">
        <w:rPr>
          <w:rFonts w:cs="Arial"/>
          <w:sz w:val="16"/>
        </w:rPr>
        <w:delText>0</w:delText>
      </w:r>
    </w:del>
    <w:ins w:id="1551" w:author="jonathan pritchard" w:date="2025-09-09T11:50:00Z" w16du:dateUtc="2025-09-09T10:50:00Z">
      <w:r w:rsidR="0076393C">
        <w:rPr>
          <w:rFonts w:cs="Arial"/>
          <w:sz w:val="16"/>
        </w:rPr>
        <w:t>2</w:t>
      </w:r>
    </w:ins>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D38B04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ins w:id="1552" w:author="jonathan pritchard" w:date="2025-09-09T11:50:00Z" w16du:dateUtc="2025-09-09T10:50:00Z">
      <w:r w:rsidR="00A03508">
        <w:rPr>
          <w:rFonts w:cs="Arial"/>
          <w:sz w:val="16"/>
        </w:rPr>
        <w:t>2</w:t>
      </w:r>
    </w:ins>
    <w:del w:id="1553" w:author="jonathan pritchard" w:date="2025-09-09T11:50:00Z" w16du:dateUtc="2025-09-09T10:50:00Z">
      <w:r w:rsidR="00A51D8A" w:rsidDel="00A03508">
        <w:rPr>
          <w:rFonts w:cs="Arial"/>
          <w:sz w:val="16"/>
        </w:rPr>
        <w:delText>0</w:delText>
      </w:r>
    </w:del>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1752" w:name="note"/>
    <w:bookmarkEnd w:id="1752"/>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F6633" w14:textId="77777777" w:rsidR="00025134" w:rsidRPr="00A527F0" w:rsidRDefault="00025134" w:rsidP="006B114A">
      <w:pPr>
        <w:spacing w:after="0"/>
      </w:pPr>
      <w:r w:rsidRPr="00A527F0">
        <w:separator/>
      </w:r>
    </w:p>
    <w:p w14:paraId="179072D2" w14:textId="77777777" w:rsidR="00025134" w:rsidRPr="00A527F0" w:rsidRDefault="00025134"/>
  </w:footnote>
  <w:footnote w:type="continuationSeparator" w:id="0">
    <w:p w14:paraId="3A4B1BF7" w14:textId="77777777" w:rsidR="00025134" w:rsidRPr="00A527F0" w:rsidRDefault="00025134" w:rsidP="006B114A">
      <w:pPr>
        <w:spacing w:after="0"/>
      </w:pPr>
      <w:r w:rsidRPr="00A527F0">
        <w:continuationSeparator/>
      </w:r>
    </w:p>
    <w:p w14:paraId="6E7C944A" w14:textId="77777777" w:rsidR="00025134" w:rsidRPr="00A527F0" w:rsidRDefault="00025134"/>
  </w:footnote>
  <w:footnote w:type="continuationNotice" w:id="1">
    <w:p w14:paraId="2AEFD115" w14:textId="77777777" w:rsidR="00025134" w:rsidRDefault="00025134">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4D339D0F" w:rsidR="00A51D8A" w:rsidRPr="00A51D8A" w:rsidRDefault="00A1260D" w:rsidP="00A51D8A">
    <w:pPr>
      <w:tabs>
        <w:tab w:val="left" w:pos="0"/>
        <w:tab w:val="center" w:pos="4536"/>
        <w:tab w:val="right" w:pos="9072"/>
      </w:tabs>
      <w:spacing w:after="0"/>
      <w:ind w:right="288"/>
      <w:rPr>
        <w:rFonts w:eastAsia="Times New Roman" w:cs="Arial"/>
        <w:sz w:val="16"/>
        <w:szCs w:val="16"/>
        <w:lang w:val="en-US"/>
      </w:rPr>
    </w:pPr>
    <w:ins w:id="29"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30" w:author="jonathan pritchard" w:date="2025-10-16T13:44:00Z" w16du:dateUtc="2025-10-16T12:44: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proofErr w:type="spellStart"/>
    <w:r w:rsidR="00A51D8A">
      <w:rPr>
        <w:rFonts w:eastAsia="Times New Roman" w:cs="Arial"/>
        <w:sz w:val="16"/>
        <w:szCs w:val="16"/>
      </w:rPr>
      <w:t>i</w:t>
    </w:r>
    <w:proofErr w:type="spellEnd"/>
    <w:r w:rsidR="00A51D8A"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4B3447E0"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ins w:id="31" w:author="jonathan pritchard" w:date="2025-10-16T13:44:00Z" w16du:dateUtc="2025-10-16T12:44: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32" w:author="jonathan pritchard" w:date="2025-10-16T13:44:00Z" w16du:dateUtc="2025-10-16T12:44:00Z">
      <w:r w:rsidR="00A1260D">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6954A43A" w:rsidR="00E54143" w:rsidRPr="00A51D8A" w:rsidRDefault="00A1260D" w:rsidP="00A51D8A">
    <w:pPr>
      <w:tabs>
        <w:tab w:val="left" w:pos="0"/>
        <w:tab w:val="center" w:pos="4536"/>
        <w:tab w:val="right" w:pos="9072"/>
      </w:tabs>
      <w:spacing w:after="0"/>
      <w:ind w:right="288"/>
      <w:rPr>
        <w:rFonts w:eastAsia="Times New Roman" w:cs="Arial"/>
        <w:sz w:val="16"/>
        <w:szCs w:val="16"/>
      </w:rPr>
    </w:pPr>
    <w:ins w:id="1546"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547" w:author="jonathan pritchard" w:date="2025-10-16T13:45:00Z" w16du:dateUtc="2025-10-16T12:45: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9</w:t>
    </w:r>
    <w:r w:rsidR="00A51D8A"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5AB1DE44"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ins w:id="1548" w:author="jonathan pritchard" w:date="2025-10-16T13:45:00Z" w16du:dateUtc="2025-10-16T12:45: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549" w:author="jonathan pritchard" w:date="2025-10-16T13:45:00Z" w16du:dateUtc="2025-10-16T12:45:00Z">
      <w:r w:rsidR="00A1260D">
        <w:rPr>
          <w:rFonts w:eastAsia="Times New Roman" w:cs="Arial"/>
          <w:sz w:val="16"/>
          <w:szCs w:val="16"/>
        </w:rPr>
        <w:t>)</w:t>
      </w:r>
    </w:ins>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2201C3"/>
    <w:multiLevelType w:val="hybridMultilevel"/>
    <w:tmpl w:val="819CC132"/>
    <w:lvl w:ilvl="0" w:tplc="14DCA5B8">
      <w:start w:val="1"/>
      <w:numFmt w:val="bullet"/>
      <w:lvlText w:val=""/>
      <w:lvlJc w:val="left"/>
      <w:pPr>
        <w:ind w:left="2520" w:hanging="360"/>
      </w:pPr>
      <w:rPr>
        <w:rFonts w:ascii="Symbol" w:hAnsi="Symbol"/>
      </w:rPr>
    </w:lvl>
    <w:lvl w:ilvl="1" w:tplc="247606D6">
      <w:start w:val="1"/>
      <w:numFmt w:val="bullet"/>
      <w:lvlText w:val=""/>
      <w:lvlJc w:val="left"/>
      <w:pPr>
        <w:ind w:left="2520" w:hanging="360"/>
      </w:pPr>
      <w:rPr>
        <w:rFonts w:ascii="Symbol" w:hAnsi="Symbol"/>
      </w:rPr>
    </w:lvl>
    <w:lvl w:ilvl="2" w:tplc="7C08E4C4">
      <w:start w:val="1"/>
      <w:numFmt w:val="bullet"/>
      <w:lvlText w:val=""/>
      <w:lvlJc w:val="left"/>
      <w:pPr>
        <w:ind w:left="2520" w:hanging="360"/>
      </w:pPr>
      <w:rPr>
        <w:rFonts w:ascii="Symbol" w:hAnsi="Symbol"/>
      </w:rPr>
    </w:lvl>
    <w:lvl w:ilvl="3" w:tplc="F806A0C6">
      <w:start w:val="1"/>
      <w:numFmt w:val="bullet"/>
      <w:lvlText w:val=""/>
      <w:lvlJc w:val="left"/>
      <w:pPr>
        <w:ind w:left="2520" w:hanging="360"/>
      </w:pPr>
      <w:rPr>
        <w:rFonts w:ascii="Symbol" w:hAnsi="Symbol"/>
      </w:rPr>
    </w:lvl>
    <w:lvl w:ilvl="4" w:tplc="5D54C86E">
      <w:start w:val="1"/>
      <w:numFmt w:val="bullet"/>
      <w:lvlText w:val=""/>
      <w:lvlJc w:val="left"/>
      <w:pPr>
        <w:ind w:left="2520" w:hanging="360"/>
      </w:pPr>
      <w:rPr>
        <w:rFonts w:ascii="Symbol" w:hAnsi="Symbol"/>
      </w:rPr>
    </w:lvl>
    <w:lvl w:ilvl="5" w:tplc="A5E4AACC">
      <w:start w:val="1"/>
      <w:numFmt w:val="bullet"/>
      <w:lvlText w:val=""/>
      <w:lvlJc w:val="left"/>
      <w:pPr>
        <w:ind w:left="2520" w:hanging="360"/>
      </w:pPr>
      <w:rPr>
        <w:rFonts w:ascii="Symbol" w:hAnsi="Symbol"/>
      </w:rPr>
    </w:lvl>
    <w:lvl w:ilvl="6" w:tplc="F20402E4">
      <w:start w:val="1"/>
      <w:numFmt w:val="bullet"/>
      <w:lvlText w:val=""/>
      <w:lvlJc w:val="left"/>
      <w:pPr>
        <w:ind w:left="2520" w:hanging="360"/>
      </w:pPr>
      <w:rPr>
        <w:rFonts w:ascii="Symbol" w:hAnsi="Symbol"/>
      </w:rPr>
    </w:lvl>
    <w:lvl w:ilvl="7" w:tplc="4DD0B4DA">
      <w:start w:val="1"/>
      <w:numFmt w:val="bullet"/>
      <w:lvlText w:val=""/>
      <w:lvlJc w:val="left"/>
      <w:pPr>
        <w:ind w:left="2520" w:hanging="360"/>
      </w:pPr>
      <w:rPr>
        <w:rFonts w:ascii="Symbol" w:hAnsi="Symbol"/>
      </w:rPr>
    </w:lvl>
    <w:lvl w:ilvl="8" w:tplc="C5E8D812">
      <w:start w:val="1"/>
      <w:numFmt w:val="bullet"/>
      <w:lvlText w:val=""/>
      <w:lvlJc w:val="left"/>
      <w:pPr>
        <w:ind w:left="2520" w:hanging="360"/>
      </w:pPr>
      <w:rPr>
        <w:rFonts w:ascii="Symbol" w:hAnsi="Symbol"/>
      </w:rPr>
    </w:lvl>
  </w:abstractNum>
  <w:abstractNum w:abstractNumId="11"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2EC4594"/>
    <w:multiLevelType w:val="multilevel"/>
    <w:tmpl w:val="22FA2068"/>
    <w:numStyleLink w:val="AppA"/>
  </w:abstractNum>
  <w:abstractNum w:abstractNumId="16"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7"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8"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2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2"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8"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0"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3"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D094BBB"/>
    <w:multiLevelType w:val="multilevel"/>
    <w:tmpl w:val="854ACEF4"/>
    <w:lvl w:ilvl="0">
      <w:start w:val="3"/>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E4C3076"/>
    <w:multiLevelType w:val="multilevel"/>
    <w:tmpl w:val="6DAE359A"/>
    <w:numStyleLink w:val="AppH"/>
  </w:abstractNum>
  <w:abstractNum w:abstractNumId="3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40" w15:restartNumberingAfterBreak="0">
    <w:nsid w:val="0F1141E9"/>
    <w:multiLevelType w:val="multilevel"/>
    <w:tmpl w:val="702486AC"/>
    <w:numStyleLink w:val="AppD"/>
  </w:abstractNum>
  <w:abstractNum w:abstractNumId="41"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15116A50"/>
    <w:multiLevelType w:val="multilevel"/>
    <w:tmpl w:val="702486AC"/>
    <w:numStyleLink w:val="AppD"/>
  </w:abstractNum>
  <w:abstractNum w:abstractNumId="50"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656196D"/>
    <w:multiLevelType w:val="multilevel"/>
    <w:tmpl w:val="04BCDCAE"/>
    <w:numStyleLink w:val="AppE"/>
  </w:abstractNum>
  <w:abstractNum w:abstractNumId="5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79265D3"/>
    <w:multiLevelType w:val="multilevel"/>
    <w:tmpl w:val="702486AC"/>
    <w:numStyleLink w:val="AppD"/>
  </w:abstractNum>
  <w:abstractNum w:abstractNumId="54" w15:restartNumberingAfterBreak="0">
    <w:nsid w:val="181765C3"/>
    <w:multiLevelType w:val="multilevel"/>
    <w:tmpl w:val="702486AC"/>
    <w:numStyleLink w:val="AppD"/>
  </w:abstractNum>
  <w:abstractNum w:abstractNumId="5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A71727"/>
    <w:multiLevelType w:val="hybridMultilevel"/>
    <w:tmpl w:val="C4A4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2BF2740"/>
    <w:multiLevelType w:val="multilevel"/>
    <w:tmpl w:val="702486AC"/>
    <w:numStyleLink w:val="AppD"/>
  </w:abstractNum>
  <w:abstractNum w:abstractNumId="71"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289528B2"/>
    <w:multiLevelType w:val="multilevel"/>
    <w:tmpl w:val="E5FEDA24"/>
    <w:numStyleLink w:val="AppF"/>
  </w:abstractNum>
  <w:abstractNum w:abstractNumId="8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299F6D23"/>
    <w:multiLevelType w:val="hybridMultilevel"/>
    <w:tmpl w:val="420C3A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6"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BC0EE4"/>
    <w:multiLevelType w:val="hybridMultilevel"/>
    <w:tmpl w:val="F48085E8"/>
    <w:lvl w:ilvl="0" w:tplc="75FE0DA0">
      <w:start w:val="1"/>
      <w:numFmt w:val="decimal"/>
      <w:lvlText w:val="%1."/>
      <w:lvlJc w:val="left"/>
      <w:pPr>
        <w:ind w:left="1440" w:hanging="360"/>
      </w:pPr>
    </w:lvl>
    <w:lvl w:ilvl="1" w:tplc="0C100F42">
      <w:start w:val="1"/>
      <w:numFmt w:val="decimal"/>
      <w:lvlText w:val="%2."/>
      <w:lvlJc w:val="left"/>
      <w:pPr>
        <w:ind w:left="1440" w:hanging="360"/>
      </w:pPr>
    </w:lvl>
    <w:lvl w:ilvl="2" w:tplc="BCFCC328">
      <w:start w:val="1"/>
      <w:numFmt w:val="decimal"/>
      <w:lvlText w:val="%3."/>
      <w:lvlJc w:val="left"/>
      <w:pPr>
        <w:ind w:left="1440" w:hanging="360"/>
      </w:pPr>
    </w:lvl>
    <w:lvl w:ilvl="3" w:tplc="7DA483E0">
      <w:start w:val="1"/>
      <w:numFmt w:val="decimal"/>
      <w:lvlText w:val="%4."/>
      <w:lvlJc w:val="left"/>
      <w:pPr>
        <w:ind w:left="1440" w:hanging="360"/>
      </w:pPr>
    </w:lvl>
    <w:lvl w:ilvl="4" w:tplc="8B7A59F4">
      <w:start w:val="1"/>
      <w:numFmt w:val="decimal"/>
      <w:lvlText w:val="%5."/>
      <w:lvlJc w:val="left"/>
      <w:pPr>
        <w:ind w:left="1440" w:hanging="360"/>
      </w:pPr>
    </w:lvl>
    <w:lvl w:ilvl="5" w:tplc="58FAFECE">
      <w:start w:val="1"/>
      <w:numFmt w:val="decimal"/>
      <w:lvlText w:val="%6."/>
      <w:lvlJc w:val="left"/>
      <w:pPr>
        <w:ind w:left="1440" w:hanging="360"/>
      </w:pPr>
    </w:lvl>
    <w:lvl w:ilvl="6" w:tplc="F3905C78">
      <w:start w:val="1"/>
      <w:numFmt w:val="decimal"/>
      <w:lvlText w:val="%7."/>
      <w:lvlJc w:val="left"/>
      <w:pPr>
        <w:ind w:left="1440" w:hanging="360"/>
      </w:pPr>
    </w:lvl>
    <w:lvl w:ilvl="7" w:tplc="BADC254A">
      <w:start w:val="1"/>
      <w:numFmt w:val="decimal"/>
      <w:lvlText w:val="%8."/>
      <w:lvlJc w:val="left"/>
      <w:pPr>
        <w:ind w:left="1440" w:hanging="360"/>
      </w:pPr>
    </w:lvl>
    <w:lvl w:ilvl="8" w:tplc="F33E22CC">
      <w:start w:val="1"/>
      <w:numFmt w:val="decimal"/>
      <w:lvlText w:val="%9."/>
      <w:lvlJc w:val="left"/>
      <w:pPr>
        <w:ind w:left="1440" w:hanging="360"/>
      </w:pPr>
    </w:lvl>
  </w:abstractNum>
  <w:abstractNum w:abstractNumId="9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5727C0"/>
    <w:multiLevelType w:val="multilevel"/>
    <w:tmpl w:val="702486AC"/>
    <w:numStyleLink w:val="AppD"/>
  </w:abstractNum>
  <w:abstractNum w:abstractNumId="11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12" w15:restartNumberingAfterBreak="0">
    <w:nsid w:val="3C2C22CA"/>
    <w:multiLevelType w:val="multilevel"/>
    <w:tmpl w:val="F6F0DC72"/>
    <w:numStyleLink w:val="AppG"/>
  </w:abstractNum>
  <w:abstractNum w:abstractNumId="113" w15:restartNumberingAfterBreak="0">
    <w:nsid w:val="3CD02DF3"/>
    <w:multiLevelType w:val="multilevel"/>
    <w:tmpl w:val="702486AC"/>
    <w:numStyleLink w:val="AppD"/>
  </w:abstractNum>
  <w:abstractNum w:abstractNumId="11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DC27EF9"/>
    <w:multiLevelType w:val="hybridMultilevel"/>
    <w:tmpl w:val="BB4CF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8" w15:restartNumberingAfterBreak="0">
    <w:nsid w:val="3F3E6FBA"/>
    <w:multiLevelType w:val="hybridMultilevel"/>
    <w:tmpl w:val="208847E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1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0983B4B"/>
    <w:multiLevelType w:val="multilevel"/>
    <w:tmpl w:val="04BCDCAE"/>
    <w:numStyleLink w:val="AppE"/>
  </w:abstractNum>
  <w:abstractNum w:abstractNumId="121"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24"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44FC392E"/>
    <w:multiLevelType w:val="multilevel"/>
    <w:tmpl w:val="702486AC"/>
    <w:numStyleLink w:val="AppD"/>
  </w:abstractNum>
  <w:abstractNum w:abstractNumId="128" w15:restartNumberingAfterBreak="0">
    <w:nsid w:val="457A21FD"/>
    <w:multiLevelType w:val="hybridMultilevel"/>
    <w:tmpl w:val="03E817F4"/>
    <w:lvl w:ilvl="0" w:tplc="3D1EF95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0"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6626DA9"/>
    <w:multiLevelType w:val="multilevel"/>
    <w:tmpl w:val="702486AC"/>
    <w:numStyleLink w:val="AppD"/>
  </w:abstractNum>
  <w:abstractNum w:abstractNumId="13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47170544"/>
    <w:multiLevelType w:val="multilevel"/>
    <w:tmpl w:val="702486AC"/>
    <w:numStyleLink w:val="AppD"/>
  </w:abstractNum>
  <w:abstractNum w:abstractNumId="134"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9" w15:restartNumberingAfterBreak="0">
    <w:nsid w:val="4A8217EB"/>
    <w:multiLevelType w:val="multilevel"/>
    <w:tmpl w:val="702486AC"/>
    <w:numStyleLink w:val="AppD"/>
  </w:abstractNum>
  <w:abstractNum w:abstractNumId="14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3"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44"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6"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03F39B2"/>
    <w:multiLevelType w:val="multilevel"/>
    <w:tmpl w:val="E5FEDA24"/>
    <w:numStyleLink w:val="AppF"/>
  </w:abstractNum>
  <w:abstractNum w:abstractNumId="152"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4"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6"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9"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0" w15:restartNumberingAfterBreak="0">
    <w:nsid w:val="5348352B"/>
    <w:multiLevelType w:val="hybridMultilevel"/>
    <w:tmpl w:val="F5B0FA46"/>
    <w:lvl w:ilvl="0" w:tplc="D994A2BA">
      <w:start w:val="1"/>
      <w:numFmt w:val="bullet"/>
      <w:lvlText w:val=""/>
      <w:lvlJc w:val="left"/>
      <w:pPr>
        <w:ind w:left="1440" w:hanging="360"/>
      </w:pPr>
      <w:rPr>
        <w:rFonts w:ascii="Symbol" w:hAnsi="Symbol"/>
      </w:rPr>
    </w:lvl>
    <w:lvl w:ilvl="1" w:tplc="273A2F14">
      <w:start w:val="1"/>
      <w:numFmt w:val="bullet"/>
      <w:lvlText w:val=""/>
      <w:lvlJc w:val="left"/>
      <w:pPr>
        <w:ind w:left="1440" w:hanging="360"/>
      </w:pPr>
      <w:rPr>
        <w:rFonts w:ascii="Symbol" w:hAnsi="Symbol"/>
      </w:rPr>
    </w:lvl>
    <w:lvl w:ilvl="2" w:tplc="A15820B8">
      <w:start w:val="1"/>
      <w:numFmt w:val="bullet"/>
      <w:lvlText w:val=""/>
      <w:lvlJc w:val="left"/>
      <w:pPr>
        <w:ind w:left="1440" w:hanging="360"/>
      </w:pPr>
      <w:rPr>
        <w:rFonts w:ascii="Symbol" w:hAnsi="Symbol"/>
      </w:rPr>
    </w:lvl>
    <w:lvl w:ilvl="3" w:tplc="84F8B642">
      <w:start w:val="1"/>
      <w:numFmt w:val="bullet"/>
      <w:lvlText w:val=""/>
      <w:lvlJc w:val="left"/>
      <w:pPr>
        <w:ind w:left="1440" w:hanging="360"/>
      </w:pPr>
      <w:rPr>
        <w:rFonts w:ascii="Symbol" w:hAnsi="Symbol"/>
      </w:rPr>
    </w:lvl>
    <w:lvl w:ilvl="4" w:tplc="AC0A8CB8">
      <w:start w:val="1"/>
      <w:numFmt w:val="bullet"/>
      <w:lvlText w:val=""/>
      <w:lvlJc w:val="left"/>
      <w:pPr>
        <w:ind w:left="1440" w:hanging="360"/>
      </w:pPr>
      <w:rPr>
        <w:rFonts w:ascii="Symbol" w:hAnsi="Symbol"/>
      </w:rPr>
    </w:lvl>
    <w:lvl w:ilvl="5" w:tplc="D452E24A">
      <w:start w:val="1"/>
      <w:numFmt w:val="bullet"/>
      <w:lvlText w:val=""/>
      <w:lvlJc w:val="left"/>
      <w:pPr>
        <w:ind w:left="1440" w:hanging="360"/>
      </w:pPr>
      <w:rPr>
        <w:rFonts w:ascii="Symbol" w:hAnsi="Symbol"/>
      </w:rPr>
    </w:lvl>
    <w:lvl w:ilvl="6" w:tplc="F158737C">
      <w:start w:val="1"/>
      <w:numFmt w:val="bullet"/>
      <w:lvlText w:val=""/>
      <w:lvlJc w:val="left"/>
      <w:pPr>
        <w:ind w:left="1440" w:hanging="360"/>
      </w:pPr>
      <w:rPr>
        <w:rFonts w:ascii="Symbol" w:hAnsi="Symbol"/>
      </w:rPr>
    </w:lvl>
    <w:lvl w:ilvl="7" w:tplc="D326D900">
      <w:start w:val="1"/>
      <w:numFmt w:val="bullet"/>
      <w:lvlText w:val=""/>
      <w:lvlJc w:val="left"/>
      <w:pPr>
        <w:ind w:left="1440" w:hanging="360"/>
      </w:pPr>
      <w:rPr>
        <w:rFonts w:ascii="Symbol" w:hAnsi="Symbol"/>
      </w:rPr>
    </w:lvl>
    <w:lvl w:ilvl="8" w:tplc="6478F028">
      <w:start w:val="1"/>
      <w:numFmt w:val="bullet"/>
      <w:lvlText w:val=""/>
      <w:lvlJc w:val="left"/>
      <w:pPr>
        <w:ind w:left="1440" w:hanging="360"/>
      </w:pPr>
      <w:rPr>
        <w:rFonts w:ascii="Symbol" w:hAnsi="Symbol"/>
      </w:rPr>
    </w:lvl>
  </w:abstractNum>
  <w:abstractNum w:abstractNumId="16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8365A2C"/>
    <w:multiLevelType w:val="hybridMultilevel"/>
    <w:tmpl w:val="1D6C2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75"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76"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9"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16228F5"/>
    <w:multiLevelType w:val="hybridMultilevel"/>
    <w:tmpl w:val="F92EED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3934B46"/>
    <w:multiLevelType w:val="multilevel"/>
    <w:tmpl w:val="702486AC"/>
    <w:numStyleLink w:val="AppD"/>
  </w:abstractNum>
  <w:abstractNum w:abstractNumId="18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4816623"/>
    <w:multiLevelType w:val="multilevel"/>
    <w:tmpl w:val="04BCDCAE"/>
    <w:numStyleLink w:val="AppE"/>
  </w:abstractNum>
  <w:abstractNum w:abstractNumId="18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7126C62"/>
    <w:multiLevelType w:val="multilevel"/>
    <w:tmpl w:val="42FE5B24"/>
    <w:numStyleLink w:val="AnnexHeadings"/>
  </w:abstractNum>
  <w:abstractNum w:abstractNumId="19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68E60DDB"/>
    <w:multiLevelType w:val="hybridMultilevel"/>
    <w:tmpl w:val="78887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20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8" w15:restartNumberingAfterBreak="0">
    <w:nsid w:val="71AC1B81"/>
    <w:multiLevelType w:val="hybridMultilevel"/>
    <w:tmpl w:val="A880AF54"/>
    <w:lvl w:ilvl="0" w:tplc="974255C0">
      <w:start w:val="1"/>
      <w:numFmt w:val="decimal"/>
      <w:lvlText w:val="%1."/>
      <w:lvlJc w:val="left"/>
      <w:pPr>
        <w:ind w:left="1440" w:hanging="360"/>
      </w:pPr>
    </w:lvl>
    <w:lvl w:ilvl="1" w:tplc="0EAE7E10">
      <w:start w:val="1"/>
      <w:numFmt w:val="decimal"/>
      <w:lvlText w:val="%2."/>
      <w:lvlJc w:val="left"/>
      <w:pPr>
        <w:ind w:left="1440" w:hanging="360"/>
      </w:pPr>
    </w:lvl>
    <w:lvl w:ilvl="2" w:tplc="B0624554">
      <w:start w:val="1"/>
      <w:numFmt w:val="decimal"/>
      <w:lvlText w:val="%3."/>
      <w:lvlJc w:val="left"/>
      <w:pPr>
        <w:ind w:left="1440" w:hanging="360"/>
      </w:pPr>
    </w:lvl>
    <w:lvl w:ilvl="3" w:tplc="0082E5A2">
      <w:start w:val="1"/>
      <w:numFmt w:val="decimal"/>
      <w:lvlText w:val="%4."/>
      <w:lvlJc w:val="left"/>
      <w:pPr>
        <w:ind w:left="1440" w:hanging="360"/>
      </w:pPr>
    </w:lvl>
    <w:lvl w:ilvl="4" w:tplc="057E20E0">
      <w:start w:val="1"/>
      <w:numFmt w:val="decimal"/>
      <w:lvlText w:val="%5."/>
      <w:lvlJc w:val="left"/>
      <w:pPr>
        <w:ind w:left="1440" w:hanging="360"/>
      </w:pPr>
    </w:lvl>
    <w:lvl w:ilvl="5" w:tplc="84C8841E">
      <w:start w:val="1"/>
      <w:numFmt w:val="decimal"/>
      <w:lvlText w:val="%6."/>
      <w:lvlJc w:val="left"/>
      <w:pPr>
        <w:ind w:left="1440" w:hanging="360"/>
      </w:pPr>
    </w:lvl>
    <w:lvl w:ilvl="6" w:tplc="0374F066">
      <w:start w:val="1"/>
      <w:numFmt w:val="decimal"/>
      <w:lvlText w:val="%7."/>
      <w:lvlJc w:val="left"/>
      <w:pPr>
        <w:ind w:left="1440" w:hanging="360"/>
      </w:pPr>
    </w:lvl>
    <w:lvl w:ilvl="7" w:tplc="14AC85E0">
      <w:start w:val="1"/>
      <w:numFmt w:val="decimal"/>
      <w:lvlText w:val="%8."/>
      <w:lvlJc w:val="left"/>
      <w:pPr>
        <w:ind w:left="1440" w:hanging="360"/>
      </w:pPr>
    </w:lvl>
    <w:lvl w:ilvl="8" w:tplc="69DC8728">
      <w:start w:val="1"/>
      <w:numFmt w:val="decimal"/>
      <w:lvlText w:val="%9."/>
      <w:lvlJc w:val="left"/>
      <w:pPr>
        <w:ind w:left="1440" w:hanging="360"/>
      </w:pPr>
    </w:lvl>
  </w:abstractNum>
  <w:abstractNum w:abstractNumId="2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2631D04"/>
    <w:multiLevelType w:val="multilevel"/>
    <w:tmpl w:val="04BCDCAE"/>
    <w:numStyleLink w:val="AppE"/>
  </w:abstractNum>
  <w:abstractNum w:abstractNumId="21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3"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4"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5" w15:restartNumberingAfterBreak="0">
    <w:nsid w:val="73525912"/>
    <w:multiLevelType w:val="multilevel"/>
    <w:tmpl w:val="940C3C6C"/>
    <w:numStyleLink w:val="AppC"/>
  </w:abstractNum>
  <w:abstractNum w:abstractNumId="216"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3F25920"/>
    <w:multiLevelType w:val="multilevel"/>
    <w:tmpl w:val="702486AC"/>
    <w:numStyleLink w:val="AppD"/>
  </w:abstractNum>
  <w:abstractNum w:abstractNumId="21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6445D2A"/>
    <w:multiLevelType w:val="multilevel"/>
    <w:tmpl w:val="22FA2068"/>
    <w:numStyleLink w:val="AppA"/>
  </w:abstractNum>
  <w:abstractNum w:abstractNumId="221"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3" w15:restartNumberingAfterBreak="0">
    <w:nsid w:val="771C2C5E"/>
    <w:multiLevelType w:val="multilevel"/>
    <w:tmpl w:val="04BCDCAE"/>
    <w:numStyleLink w:val="AppE"/>
  </w:abstractNum>
  <w:abstractNum w:abstractNumId="224"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7694ABF"/>
    <w:multiLevelType w:val="hybridMultilevel"/>
    <w:tmpl w:val="88EAF838"/>
    <w:lvl w:ilvl="0" w:tplc="3D1EF956">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6"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7"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28"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29"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30" w15:restartNumberingAfterBreak="0">
    <w:nsid w:val="787613E0"/>
    <w:multiLevelType w:val="multilevel"/>
    <w:tmpl w:val="04BCDCAE"/>
    <w:numStyleLink w:val="AppE"/>
  </w:abstractNum>
  <w:abstractNum w:abstractNumId="231" w15:restartNumberingAfterBreak="0">
    <w:nsid w:val="78D14040"/>
    <w:multiLevelType w:val="multilevel"/>
    <w:tmpl w:val="04BCDCAE"/>
    <w:numStyleLink w:val="AppE"/>
  </w:abstractNum>
  <w:abstractNum w:abstractNumId="232"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3"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A62A27"/>
    <w:multiLevelType w:val="multilevel"/>
    <w:tmpl w:val="04BCDCAE"/>
    <w:numStyleLink w:val="AppE"/>
  </w:abstractNum>
  <w:abstractNum w:abstractNumId="235"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6"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100"/>
  </w:num>
  <w:num w:numId="7" w16cid:durableId="520437362">
    <w:abstractNumId w:val="4"/>
  </w:num>
  <w:num w:numId="8" w16cid:durableId="224798262">
    <w:abstractNumId w:val="107"/>
  </w:num>
  <w:num w:numId="9" w16cid:durableId="1220020221">
    <w:abstractNumId w:val="8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3"/>
  </w:num>
  <w:num w:numId="11" w16cid:durableId="1538661874">
    <w:abstractNumId w:val="219"/>
  </w:num>
  <w:num w:numId="12" w16cid:durableId="1366056996">
    <w:abstractNumId w:val="109"/>
  </w:num>
  <w:num w:numId="13" w16cid:durableId="934938797">
    <w:abstractNumId w:val="233"/>
  </w:num>
  <w:num w:numId="14" w16cid:durableId="1152716467">
    <w:abstractNumId w:val="5"/>
  </w:num>
  <w:num w:numId="15" w16cid:durableId="825323552">
    <w:abstractNumId w:val="148"/>
  </w:num>
  <w:num w:numId="16" w16cid:durableId="1365056534">
    <w:abstractNumId w:val="94"/>
  </w:num>
  <w:num w:numId="17" w16cid:durableId="1229415262">
    <w:abstractNumId w:val="169"/>
  </w:num>
  <w:num w:numId="18" w16cid:durableId="602953057">
    <w:abstractNumId w:val="125"/>
  </w:num>
  <w:num w:numId="19" w16cid:durableId="1456021189">
    <w:abstractNumId w:val="172"/>
  </w:num>
  <w:num w:numId="20" w16cid:durableId="657074034">
    <w:abstractNumId w:val="25"/>
  </w:num>
  <w:num w:numId="21" w16cid:durableId="1747340357">
    <w:abstractNumId w:val="166"/>
  </w:num>
  <w:num w:numId="22" w16cid:durableId="1880237404">
    <w:abstractNumId w:val="59"/>
  </w:num>
  <w:num w:numId="23" w16cid:durableId="395519696">
    <w:abstractNumId w:val="31"/>
  </w:num>
  <w:num w:numId="24" w16cid:durableId="315649694">
    <w:abstractNumId w:val="102"/>
  </w:num>
  <w:num w:numId="25" w16cid:durableId="1678388144">
    <w:abstractNumId w:val="42"/>
  </w:num>
  <w:num w:numId="26" w16cid:durableId="425270687">
    <w:abstractNumId w:val="28"/>
  </w:num>
  <w:num w:numId="27" w16cid:durableId="57022568">
    <w:abstractNumId w:val="65"/>
  </w:num>
  <w:num w:numId="28" w16cid:durableId="1365593703">
    <w:abstractNumId w:val="180"/>
  </w:num>
  <w:num w:numId="29" w16cid:durableId="272830641">
    <w:abstractNumId w:val="90"/>
  </w:num>
  <w:num w:numId="30" w16cid:durableId="2041735839">
    <w:abstractNumId w:val="141"/>
  </w:num>
  <w:num w:numId="31" w16cid:durableId="1208181221">
    <w:abstractNumId w:val="91"/>
  </w:num>
  <w:num w:numId="32" w16cid:durableId="1865439396">
    <w:abstractNumId w:val="177"/>
  </w:num>
  <w:num w:numId="33" w16cid:durableId="479427342">
    <w:abstractNumId w:val="170"/>
  </w:num>
  <w:num w:numId="34" w16cid:durableId="1198079038">
    <w:abstractNumId w:val="152"/>
  </w:num>
  <w:num w:numId="35" w16cid:durableId="1648513988">
    <w:abstractNumId w:val="181"/>
  </w:num>
  <w:num w:numId="36" w16cid:durableId="681395225">
    <w:abstractNumId w:val="203"/>
  </w:num>
  <w:num w:numId="37" w16cid:durableId="542406099">
    <w:abstractNumId w:val="183"/>
  </w:num>
  <w:num w:numId="38" w16cid:durableId="788353502">
    <w:abstractNumId w:val="194"/>
  </w:num>
  <w:num w:numId="39" w16cid:durableId="1403211629">
    <w:abstractNumId w:val="81"/>
  </w:num>
  <w:num w:numId="40" w16cid:durableId="1933275798">
    <w:abstractNumId w:val="24"/>
  </w:num>
  <w:num w:numId="41" w16cid:durableId="2145198098">
    <w:abstractNumId w:val="67"/>
  </w:num>
  <w:num w:numId="42" w16cid:durableId="885096402">
    <w:abstractNumId w:val="144"/>
  </w:num>
  <w:num w:numId="43" w16cid:durableId="2081514262">
    <w:abstractNumId w:val="74"/>
  </w:num>
  <w:num w:numId="44" w16cid:durableId="1667590414">
    <w:abstractNumId w:val="6"/>
  </w:num>
  <w:num w:numId="45" w16cid:durableId="482047812">
    <w:abstractNumId w:val="130"/>
  </w:num>
  <w:num w:numId="46" w16cid:durableId="1147546858">
    <w:abstractNumId w:val="171"/>
  </w:num>
  <w:num w:numId="47" w16cid:durableId="1277758648">
    <w:abstractNumId w:val="189"/>
  </w:num>
  <w:num w:numId="48" w16cid:durableId="911505430">
    <w:abstractNumId w:val="124"/>
  </w:num>
  <w:num w:numId="49" w16cid:durableId="1743286102">
    <w:abstractNumId w:val="12"/>
  </w:num>
  <w:num w:numId="50" w16cid:durableId="81689452">
    <w:abstractNumId w:val="63"/>
  </w:num>
  <w:num w:numId="51" w16cid:durableId="1522090863">
    <w:abstractNumId w:val="52"/>
  </w:num>
  <w:num w:numId="52" w16cid:durableId="455148923">
    <w:abstractNumId w:val="87"/>
  </w:num>
  <w:num w:numId="53" w16cid:durableId="190073881">
    <w:abstractNumId w:val="114"/>
  </w:num>
  <w:num w:numId="54" w16cid:durableId="1835803932">
    <w:abstractNumId w:val="196"/>
  </w:num>
  <w:num w:numId="55" w16cid:durableId="665087180">
    <w:abstractNumId w:val="218"/>
  </w:num>
  <w:num w:numId="56" w16cid:durableId="1601529935">
    <w:abstractNumId w:val="201"/>
  </w:num>
  <w:num w:numId="57" w16cid:durableId="1893223561">
    <w:abstractNumId w:val="161"/>
  </w:num>
  <w:num w:numId="58" w16cid:durableId="884679831">
    <w:abstractNumId w:val="163"/>
  </w:num>
  <w:num w:numId="59" w16cid:durableId="1215968707">
    <w:abstractNumId w:val="197"/>
  </w:num>
  <w:num w:numId="60" w16cid:durableId="1669167867">
    <w:abstractNumId w:val="136"/>
  </w:num>
  <w:num w:numId="61" w16cid:durableId="1401245961">
    <w:abstractNumId w:val="56"/>
  </w:num>
  <w:num w:numId="62" w16cid:durableId="130707343">
    <w:abstractNumId w:val="186"/>
  </w:num>
  <w:num w:numId="63" w16cid:durableId="2040466205">
    <w:abstractNumId w:val="195"/>
  </w:num>
  <w:num w:numId="64" w16cid:durableId="1139231029">
    <w:abstractNumId w:val="165"/>
  </w:num>
  <w:num w:numId="65" w16cid:durableId="2120636323">
    <w:abstractNumId w:val="122"/>
  </w:num>
  <w:num w:numId="66" w16cid:durableId="3820279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55"/>
  </w:num>
  <w:num w:numId="70" w16cid:durableId="1551728611">
    <w:abstractNumId w:val="99"/>
  </w:num>
  <w:num w:numId="71" w16cid:durableId="1828789613">
    <w:abstractNumId w:val="101"/>
  </w:num>
  <w:num w:numId="72" w16cid:durableId="186219696">
    <w:abstractNumId w:val="34"/>
  </w:num>
  <w:num w:numId="73" w16cid:durableId="564797464">
    <w:abstractNumId w:val="205"/>
  </w:num>
  <w:num w:numId="74" w16cid:durableId="456336870">
    <w:abstractNumId w:val="105"/>
  </w:num>
  <w:num w:numId="75" w16cid:durableId="1110736404">
    <w:abstractNumId w:val="184"/>
  </w:num>
  <w:num w:numId="76" w16cid:durableId="1601067080">
    <w:abstractNumId w:val="232"/>
  </w:num>
  <w:num w:numId="77" w16cid:durableId="895627992">
    <w:abstractNumId w:val="119"/>
  </w:num>
  <w:num w:numId="78" w16cid:durableId="1791895866">
    <w:abstractNumId w:val="106"/>
  </w:num>
  <w:num w:numId="79" w16cid:durableId="2020740785">
    <w:abstractNumId w:val="66"/>
  </w:num>
  <w:num w:numId="80" w16cid:durableId="212274501">
    <w:abstractNumId w:val="129"/>
  </w:num>
  <w:num w:numId="81" w16cid:durableId="1953394339">
    <w:abstractNumId w:val="206"/>
  </w:num>
  <w:num w:numId="82" w16cid:durableId="1177884358">
    <w:abstractNumId w:val="88"/>
  </w:num>
  <w:num w:numId="83" w16cid:durableId="968320945">
    <w:abstractNumId w:val="158"/>
  </w:num>
  <w:num w:numId="84" w16cid:durableId="1589540613">
    <w:abstractNumId w:val="191"/>
  </w:num>
  <w:num w:numId="85" w16cid:durableId="1339579398">
    <w:abstractNumId w:val="173"/>
  </w:num>
  <w:num w:numId="86" w16cid:durableId="1234852156">
    <w:abstractNumId w:val="132"/>
  </w:num>
  <w:num w:numId="87" w16cid:durableId="2039427198">
    <w:abstractNumId w:val="79"/>
  </w:num>
  <w:num w:numId="88" w16cid:durableId="1285115057">
    <w:abstractNumId w:val="157"/>
  </w:num>
  <w:num w:numId="89" w16cid:durableId="2115326439">
    <w:abstractNumId w:val="135"/>
  </w:num>
  <w:num w:numId="90" w16cid:durableId="1010915573">
    <w:abstractNumId w:val="145"/>
  </w:num>
  <w:num w:numId="91" w16cid:durableId="1564027605">
    <w:abstractNumId w:val="37"/>
  </w:num>
  <w:num w:numId="92" w16cid:durableId="470439567">
    <w:abstractNumId w:val="236"/>
  </w:num>
  <w:num w:numId="93" w16cid:durableId="1198395811">
    <w:abstractNumId w:val="226"/>
  </w:num>
  <w:num w:numId="94" w16cid:durableId="1110275684">
    <w:abstractNumId w:val="68"/>
  </w:num>
  <w:num w:numId="95" w16cid:durableId="419908145">
    <w:abstractNumId w:val="20"/>
  </w:num>
  <w:num w:numId="96" w16cid:durableId="1105148574">
    <w:abstractNumId w:val="9"/>
  </w:num>
  <w:num w:numId="97" w16cid:durableId="831335758">
    <w:abstractNumId w:val="156"/>
  </w:num>
  <w:num w:numId="98" w16cid:durableId="1918709030">
    <w:abstractNumId w:val="190"/>
  </w:num>
  <w:num w:numId="99" w16cid:durableId="1078593336">
    <w:abstractNumId w:val="46"/>
  </w:num>
  <w:num w:numId="100" w16cid:durableId="576207716">
    <w:abstractNumId w:val="85"/>
  </w:num>
  <w:num w:numId="101" w16cid:durableId="1322809917">
    <w:abstractNumId w:val="138"/>
  </w:num>
  <w:num w:numId="102" w16cid:durableId="1884554199">
    <w:abstractNumId w:val="13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90"/>
  </w:num>
  <w:num w:numId="106" w16cid:durableId="1051802856">
    <w:abstractNumId w:val="146"/>
  </w:num>
  <w:num w:numId="107" w16cid:durableId="666128713">
    <w:abstractNumId w:val="47"/>
  </w:num>
  <w:num w:numId="108" w16cid:durableId="1466967227">
    <w:abstractNumId w:val="27"/>
  </w:num>
  <w:num w:numId="109" w16cid:durableId="2105615323">
    <w:abstractNumId w:val="97"/>
  </w:num>
  <w:num w:numId="110" w16cid:durableId="917132877">
    <w:abstractNumId w:val="45"/>
  </w:num>
  <w:num w:numId="111" w16cid:durableId="314146171">
    <w:abstractNumId w:val="89"/>
  </w:num>
  <w:num w:numId="112" w16cid:durableId="1760445821">
    <w:abstractNumId w:val="48"/>
  </w:num>
  <w:num w:numId="113" w16cid:durableId="734352504">
    <w:abstractNumId w:val="116"/>
  </w:num>
  <w:num w:numId="114" w16cid:durableId="1475636988">
    <w:abstractNumId w:val="23"/>
  </w:num>
  <w:num w:numId="115" w16cid:durableId="854613115">
    <w:abstractNumId w:val="140"/>
  </w:num>
  <w:num w:numId="116" w16cid:durableId="25253516">
    <w:abstractNumId w:val="209"/>
  </w:num>
  <w:num w:numId="117" w16cid:durableId="1986933757">
    <w:abstractNumId w:val="204"/>
  </w:num>
  <w:num w:numId="118" w16cid:durableId="1440880355">
    <w:abstractNumId w:val="92"/>
  </w:num>
  <w:num w:numId="119" w16cid:durableId="1746294753">
    <w:abstractNumId w:val="62"/>
  </w:num>
  <w:num w:numId="120" w16cid:durableId="1036077983">
    <w:abstractNumId w:val="162"/>
  </w:num>
  <w:num w:numId="121" w16cid:durableId="907836287">
    <w:abstractNumId w:val="190"/>
  </w:num>
  <w:num w:numId="122" w16cid:durableId="489829795">
    <w:abstractNumId w:val="58"/>
  </w:num>
  <w:num w:numId="123" w16cid:durableId="920066762">
    <w:abstractNumId w:val="103"/>
  </w:num>
  <w:num w:numId="124" w16cid:durableId="502546762">
    <w:abstractNumId w:val="211"/>
  </w:num>
  <w:num w:numId="125" w16cid:durableId="820653513">
    <w:abstractNumId w:val="77"/>
  </w:num>
  <w:num w:numId="126" w16cid:durableId="535973778">
    <w:abstractNumId w:val="14"/>
  </w:num>
  <w:num w:numId="127" w16cid:durableId="1424492954">
    <w:abstractNumId w:val="26"/>
  </w:num>
  <w:num w:numId="128" w16cid:durableId="285280280">
    <w:abstractNumId w:val="69"/>
  </w:num>
  <w:num w:numId="129" w16cid:durableId="70005708">
    <w:abstractNumId w:val="216"/>
  </w:num>
  <w:num w:numId="130" w16cid:durableId="1833569505">
    <w:abstractNumId w:val="134"/>
  </w:num>
  <w:num w:numId="131" w16cid:durableId="1733700163">
    <w:abstractNumId w:val="44"/>
  </w:num>
  <w:num w:numId="132" w16cid:durableId="675960429">
    <w:abstractNumId w:val="227"/>
  </w:num>
  <w:num w:numId="133" w16cid:durableId="1074935001">
    <w:abstractNumId w:val="50"/>
  </w:num>
  <w:num w:numId="134" w16cid:durableId="141625152">
    <w:abstractNumId w:val="167"/>
  </w:num>
  <w:num w:numId="135" w16cid:durableId="975793600">
    <w:abstractNumId w:val="72"/>
  </w:num>
  <w:num w:numId="136" w16cid:durableId="650184291">
    <w:abstractNumId w:val="82"/>
  </w:num>
  <w:num w:numId="137" w16cid:durableId="743380179">
    <w:abstractNumId w:val="71"/>
  </w:num>
  <w:num w:numId="138" w16cid:durableId="714349527">
    <w:abstractNumId w:val="149"/>
  </w:num>
  <w:num w:numId="139" w16cid:durableId="179588316">
    <w:abstractNumId w:val="60"/>
  </w:num>
  <w:num w:numId="140" w16cid:durableId="1260792281">
    <w:abstractNumId w:val="33"/>
  </w:num>
  <w:num w:numId="141" w16cid:durableId="1102459762">
    <w:abstractNumId w:val="83"/>
  </w:num>
  <w:num w:numId="142" w16cid:durableId="1778745045">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68"/>
  </w:num>
  <w:num w:numId="145" w16cid:durableId="1816289812">
    <w:abstractNumId w:val="143"/>
  </w:num>
  <w:num w:numId="146" w16cid:durableId="1670326750">
    <w:abstractNumId w:val="137"/>
  </w:num>
  <w:num w:numId="147" w16cid:durableId="926501025">
    <w:abstractNumId w:val="104"/>
  </w:num>
  <w:num w:numId="148" w16cid:durableId="514657621">
    <w:abstractNumId w:val="228"/>
  </w:num>
  <w:num w:numId="149" w16cid:durableId="1405833014">
    <w:abstractNumId w:val="18"/>
  </w:num>
  <w:num w:numId="150" w16cid:durableId="576132646">
    <w:abstractNumId w:val="212"/>
  </w:num>
  <w:num w:numId="151" w16cid:durableId="1175194220">
    <w:abstractNumId w:val="154"/>
  </w:num>
  <w:num w:numId="152" w16cid:durableId="129055939">
    <w:abstractNumId w:val="22"/>
  </w:num>
  <w:num w:numId="153" w16cid:durableId="287707416">
    <w:abstractNumId w:val="202"/>
  </w:num>
  <w:num w:numId="154" w16cid:durableId="692875305">
    <w:abstractNumId w:val="55"/>
  </w:num>
  <w:num w:numId="155" w16cid:durableId="674721230">
    <w:abstractNumId w:val="188"/>
  </w:num>
  <w:num w:numId="156" w16cid:durableId="16154351">
    <w:abstractNumId w:val="176"/>
  </w:num>
  <w:num w:numId="157" w16cid:durableId="238098833">
    <w:abstractNumId w:val="16"/>
  </w:num>
  <w:num w:numId="158" w16cid:durableId="1149205445">
    <w:abstractNumId w:val="229"/>
  </w:num>
  <w:num w:numId="159" w16cid:durableId="1741444971">
    <w:abstractNumId w:val="222"/>
  </w:num>
  <w:num w:numId="160" w16cid:durableId="1555847129">
    <w:abstractNumId w:val="36"/>
  </w:num>
  <w:num w:numId="161" w16cid:durableId="370765256">
    <w:abstractNumId w:val="111"/>
  </w:num>
  <w:num w:numId="162" w16cid:durableId="531647324">
    <w:abstractNumId w:val="178"/>
  </w:num>
  <w:num w:numId="163" w16cid:durableId="1915434063">
    <w:abstractNumId w:val="198"/>
  </w:num>
  <w:num w:numId="164" w16cid:durableId="922639332">
    <w:abstractNumId w:val="150"/>
  </w:num>
  <w:num w:numId="165" w16cid:durableId="675692694">
    <w:abstractNumId w:val="221"/>
  </w:num>
  <w:num w:numId="166" w16cid:durableId="74476711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24"/>
  </w:num>
  <w:num w:numId="168" w16cid:durableId="1237932785">
    <w:abstractNumId w:val="199"/>
  </w:num>
  <w:num w:numId="169" w16cid:durableId="2008248758">
    <w:abstractNumId w:val="32"/>
  </w:num>
  <w:num w:numId="170" w16cid:durableId="297036451">
    <w:abstractNumId w:val="108"/>
  </w:num>
  <w:num w:numId="171" w16cid:durableId="257519815">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90"/>
  </w:num>
  <w:num w:numId="173" w16cid:durableId="2015985301">
    <w:abstractNumId w:val="190"/>
  </w:num>
  <w:num w:numId="174" w16cid:durableId="1282495100">
    <w:abstractNumId w:val="61"/>
  </w:num>
  <w:num w:numId="175" w16cid:durableId="65137303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61"/>
  </w:num>
  <w:num w:numId="179" w16cid:durableId="1463692503">
    <w:abstractNumId w:val="61"/>
  </w:num>
  <w:num w:numId="180" w16cid:durableId="139731801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74"/>
  </w:num>
  <w:num w:numId="182" w16cid:durableId="196620856">
    <w:abstractNumId w:val="110"/>
  </w:num>
  <w:num w:numId="183" w16cid:durableId="482552227">
    <w:abstractNumId w:val="29"/>
  </w:num>
  <w:num w:numId="184" w16cid:durableId="2005932251">
    <w:abstractNumId w:val="142"/>
  </w:num>
  <w:num w:numId="185" w16cid:durableId="1096317872">
    <w:abstractNumId w:val="39"/>
  </w:num>
  <w:num w:numId="186" w16cid:durableId="1016885152">
    <w:abstractNumId w:val="110"/>
  </w:num>
  <w:num w:numId="187" w16cid:durableId="1177227946">
    <w:abstractNumId w:val="110"/>
  </w:num>
  <w:num w:numId="188" w16cid:durableId="767820534">
    <w:abstractNumId w:val="61"/>
  </w:num>
  <w:num w:numId="189" w16cid:durableId="183378955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21"/>
  </w:num>
  <w:num w:numId="192" w16cid:durableId="1025904533">
    <w:abstractNumId w:val="41"/>
  </w:num>
  <w:num w:numId="193" w16cid:durableId="1606300710">
    <w:abstractNumId w:val="235"/>
  </w:num>
  <w:num w:numId="194" w16cid:durableId="14429022">
    <w:abstractNumId w:val="15"/>
  </w:num>
  <w:num w:numId="195" w16cid:durableId="67533091">
    <w:abstractNumId w:val="220"/>
  </w:num>
  <w:num w:numId="196" w16cid:durableId="34426345">
    <w:abstractNumId w:val="8"/>
  </w:num>
  <w:num w:numId="197" w16cid:durableId="1360013487">
    <w:abstractNumId w:val="215"/>
  </w:num>
  <w:num w:numId="198" w16cid:durableId="159929529">
    <w:abstractNumId w:val="214"/>
  </w:num>
  <w:num w:numId="199" w16cid:durableId="1664967323">
    <w:abstractNumId w:val="54"/>
  </w:num>
  <w:num w:numId="200" w16cid:durableId="1407725520">
    <w:abstractNumId w:val="217"/>
  </w:num>
  <w:num w:numId="201" w16cid:durableId="1634018678">
    <w:abstractNumId w:val="185"/>
  </w:num>
  <w:num w:numId="202" w16cid:durableId="1280186933">
    <w:abstractNumId w:val="40"/>
  </w:num>
  <w:num w:numId="203" w16cid:durableId="984624995">
    <w:abstractNumId w:val="70"/>
  </w:num>
  <w:num w:numId="204" w16cid:durableId="160777201">
    <w:abstractNumId w:val="131"/>
  </w:num>
  <w:num w:numId="205" w16cid:durableId="1610895566">
    <w:abstractNumId w:val="133"/>
  </w:num>
  <w:num w:numId="206" w16cid:durableId="732969966">
    <w:abstractNumId w:val="139"/>
  </w:num>
  <w:num w:numId="207" w16cid:durableId="1827891057">
    <w:abstractNumId w:val="49"/>
  </w:num>
  <w:num w:numId="208" w16cid:durableId="1952783910">
    <w:abstractNumId w:val="127"/>
  </w:num>
  <w:num w:numId="209" w16cid:durableId="1137258185">
    <w:abstractNumId w:val="200"/>
  </w:num>
  <w:num w:numId="210" w16cid:durableId="1537891664">
    <w:abstractNumId w:val="95"/>
  </w:num>
  <w:num w:numId="211" w16cid:durableId="345182538">
    <w:abstractNumId w:val="153"/>
  </w:num>
  <w:num w:numId="212" w16cid:durableId="1958559887">
    <w:abstractNumId w:val="57"/>
  </w:num>
  <w:num w:numId="213" w16cid:durableId="1926454154">
    <w:abstractNumId w:val="53"/>
  </w:num>
  <w:num w:numId="214" w16cid:durableId="1099064369">
    <w:abstractNumId w:val="207"/>
  </w:num>
  <w:num w:numId="215" w16cid:durableId="1392772447">
    <w:abstractNumId w:val="78"/>
  </w:num>
  <w:num w:numId="216" w16cid:durableId="294872096">
    <w:abstractNumId w:val="223"/>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80"/>
  </w:num>
  <w:num w:numId="218" w16cid:durableId="818886552">
    <w:abstractNumId w:val="96"/>
  </w:num>
  <w:num w:numId="219" w16cid:durableId="1640499067">
    <w:abstractNumId w:val="112"/>
  </w:num>
  <w:num w:numId="220" w16cid:durableId="2114666758">
    <w:abstractNumId w:val="192"/>
  </w:num>
  <w:num w:numId="221" w16cid:durableId="964821352">
    <w:abstractNumId w:val="38"/>
  </w:num>
  <w:num w:numId="222" w16cid:durableId="1926185255">
    <w:abstractNumId w:val="179"/>
  </w:num>
  <w:num w:numId="223" w16cid:durableId="1523274953">
    <w:abstractNumId w:val="213"/>
  </w:num>
  <w:num w:numId="224" w16cid:durableId="1492135643">
    <w:abstractNumId w:val="11"/>
  </w:num>
  <w:num w:numId="225" w16cid:durableId="467549559">
    <w:abstractNumId w:val="126"/>
  </w:num>
  <w:num w:numId="226" w16cid:durableId="1101998544">
    <w:abstractNumId w:val="75"/>
  </w:num>
  <w:num w:numId="227" w16cid:durableId="2023043494">
    <w:abstractNumId w:val="230"/>
  </w:num>
  <w:num w:numId="228" w16cid:durableId="1785660743">
    <w:abstractNumId w:val="51"/>
  </w:num>
  <w:num w:numId="229" w16cid:durableId="588808045">
    <w:abstractNumId w:val="120"/>
  </w:num>
  <w:num w:numId="230" w16cid:durableId="1710259774">
    <w:abstractNumId w:val="187"/>
  </w:num>
  <w:num w:numId="231" w16cid:durableId="1235702612">
    <w:abstractNumId w:val="231"/>
  </w:num>
  <w:num w:numId="232" w16cid:durableId="2053337712">
    <w:abstractNumId w:val="210"/>
  </w:num>
  <w:num w:numId="233" w16cid:durableId="1310328121">
    <w:abstractNumId w:val="43"/>
  </w:num>
  <w:num w:numId="234" w16cid:durableId="126363820">
    <w:abstractNumId w:val="234"/>
  </w:num>
  <w:num w:numId="235" w16cid:durableId="298464520">
    <w:abstractNumId w:val="151"/>
  </w:num>
  <w:num w:numId="236" w16cid:durableId="119080691">
    <w:abstractNumId w:val="30"/>
  </w:num>
  <w:num w:numId="237" w16cid:durableId="17171293">
    <w:abstractNumId w:val="113"/>
  </w:num>
  <w:num w:numId="238" w16cid:durableId="1128478126">
    <w:abstractNumId w:val="13"/>
  </w:num>
  <w:num w:numId="239" w16cid:durableId="913784922">
    <w:abstractNumId w:val="7"/>
  </w:num>
  <w:num w:numId="240" w16cid:durableId="62988346">
    <w:abstractNumId w:val="117"/>
  </w:num>
  <w:num w:numId="241" w16cid:durableId="339820178">
    <w:abstractNumId w:val="19"/>
  </w:num>
  <w:num w:numId="242" w16cid:durableId="1330672646">
    <w:abstractNumId w:val="175"/>
  </w:num>
  <w:num w:numId="243" w16cid:durableId="687876838">
    <w:abstractNumId w:val="86"/>
  </w:num>
  <w:num w:numId="244" w16cid:durableId="1427730566">
    <w:abstractNumId w:val="98"/>
  </w:num>
  <w:num w:numId="245" w16cid:durableId="1302493752">
    <w:abstractNumId w:val="17"/>
  </w:num>
  <w:num w:numId="246" w16cid:durableId="2082171058">
    <w:abstractNumId w:val="159"/>
  </w:num>
  <w:num w:numId="247" w16cid:durableId="1653676741">
    <w:abstractNumId w:val="115"/>
  </w:num>
  <w:num w:numId="248" w16cid:durableId="1541866928">
    <w:abstractNumId w:val="193"/>
  </w:num>
  <w:num w:numId="249" w16cid:durableId="96021442">
    <w:abstractNumId w:val="182"/>
  </w:num>
  <w:num w:numId="250" w16cid:durableId="1391804317">
    <w:abstractNumId w:val="128"/>
  </w:num>
  <w:num w:numId="251" w16cid:durableId="1061834206">
    <w:abstractNumId w:val="225"/>
  </w:num>
  <w:num w:numId="252" w16cid:durableId="102501451">
    <w:abstractNumId w:val="118"/>
  </w:num>
  <w:num w:numId="253" w16cid:durableId="2007510391">
    <w:abstractNumId w:val="160"/>
  </w:num>
  <w:num w:numId="254" w16cid:durableId="738598960">
    <w:abstractNumId w:val="93"/>
  </w:num>
  <w:num w:numId="255" w16cid:durableId="1255741768">
    <w:abstractNumId w:val="208"/>
  </w:num>
  <w:num w:numId="256" w16cid:durableId="1917741183">
    <w:abstractNumId w:val="35"/>
  </w:num>
  <w:num w:numId="257" w16cid:durableId="727612037">
    <w:abstractNumId w:val="64"/>
  </w:num>
  <w:num w:numId="258" w16cid:durableId="1528451183">
    <w:abstractNumId w:val="10"/>
  </w:num>
  <w:num w:numId="259" w16cid:durableId="1961836681">
    <w:abstractNumId w:val="84"/>
  </w:num>
  <w:num w:numId="260" w16cid:durableId="658846715">
    <w:abstractNumId w:val="164"/>
  </w:num>
  <w:numIdMacAtCleanup w:val="2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C7E"/>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134"/>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ECB"/>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59B"/>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B5F"/>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1DF"/>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33F"/>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D72"/>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8FB"/>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E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A0B"/>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6F27"/>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648"/>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757"/>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697E"/>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B4"/>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5DBC"/>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3"/>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00B"/>
    <w:rsid w:val="003025B8"/>
    <w:rsid w:val="00302EC5"/>
    <w:rsid w:val="00302EEA"/>
    <w:rsid w:val="003035C4"/>
    <w:rsid w:val="00303B54"/>
    <w:rsid w:val="00303E94"/>
    <w:rsid w:val="00304ACD"/>
    <w:rsid w:val="00304B37"/>
    <w:rsid w:val="00305129"/>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1CD"/>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6E3"/>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755"/>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07B9"/>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253"/>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39"/>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C9D"/>
    <w:rsid w:val="004E0E73"/>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939"/>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3D9"/>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5B8D"/>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054"/>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2ED"/>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07B"/>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4BDB"/>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3275"/>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0F1"/>
    <w:rsid w:val="0069530A"/>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1FF3"/>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86"/>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555"/>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3C"/>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4FB"/>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BF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974"/>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4A4B"/>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4D3"/>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A7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508"/>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60D"/>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03"/>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6BC"/>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4C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67F3F"/>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3DCC"/>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3FC9"/>
    <w:rsid w:val="00AA4838"/>
    <w:rsid w:val="00AA4E66"/>
    <w:rsid w:val="00AA517A"/>
    <w:rsid w:val="00AA51E8"/>
    <w:rsid w:val="00AA57CD"/>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3BBD"/>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29D"/>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7BC"/>
    <w:rsid w:val="00BD19A6"/>
    <w:rsid w:val="00BD21FD"/>
    <w:rsid w:val="00BD265F"/>
    <w:rsid w:val="00BD2FEE"/>
    <w:rsid w:val="00BD3182"/>
    <w:rsid w:val="00BD32EE"/>
    <w:rsid w:val="00BD35A5"/>
    <w:rsid w:val="00BD3C90"/>
    <w:rsid w:val="00BD3D39"/>
    <w:rsid w:val="00BD3F1D"/>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026"/>
    <w:rsid w:val="00BE1192"/>
    <w:rsid w:val="00BE1547"/>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1A9B"/>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D12"/>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61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10"/>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3CEE"/>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3"/>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EFF"/>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69E2"/>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6"/>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06"/>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517"/>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8CA"/>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5FE3"/>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772"/>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025"/>
    <w:rsid w:val="00FD04DC"/>
    <w:rsid w:val="00FD07C9"/>
    <w:rsid w:val="00FD0C9C"/>
    <w:rsid w:val="00FD1006"/>
    <w:rsid w:val="00FD1036"/>
    <w:rsid w:val="00FD10E8"/>
    <w:rsid w:val="00FD1E5A"/>
    <w:rsid w:val="00FD2223"/>
    <w:rsid w:val="00FD227A"/>
    <w:rsid w:val="00FD2297"/>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5C35"/>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E4056F51-172D-42E1-A94C-432AE5C2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1/relationships/commentsExtended" Target="commentsExtended.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microsoft.com/office/2016/09/relationships/commentsIds" Target="commentsIds.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microsoft.com/office/2018/08/relationships/commentsExtensible" Target="commentsExtensible.xm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registry.iho.int"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37071</Words>
  <Characters>211305</Characters>
  <Application>Microsoft Office Word</Application>
  <DocSecurity>0</DocSecurity>
  <Lines>1760</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247881</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4</cp:revision>
  <cp:lastPrinted>2024-10-26T05:17:00Z</cp:lastPrinted>
  <dcterms:created xsi:type="dcterms:W3CDTF">2025-09-16T07:05:00Z</dcterms:created>
  <dcterms:modified xsi:type="dcterms:W3CDTF">2025-10-17T23:29:00Z</dcterms:modified>
</cp:coreProperties>
</file>