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591DB" w14:textId="77777777" w:rsidR="0008189E" w:rsidRPr="002D7DEE" w:rsidRDefault="0008189E" w:rsidP="002D7DEE">
      <w:pPr>
        <w:spacing w:line="240" w:lineRule="auto"/>
        <w:jc w:val="both"/>
        <w:rPr>
          <w:rFonts w:cs="Arial"/>
          <w:b/>
        </w:rPr>
      </w:pPr>
      <w:bookmarkStart w:id="0" w:name="_Toc484523814"/>
      <w:bookmarkStart w:id="1" w:name="_Toc225065129"/>
      <w:bookmarkStart w:id="2" w:name="_Toc225648272"/>
    </w:p>
    <w:p w14:paraId="6D616B06" w14:textId="77777777" w:rsidR="0004376C" w:rsidRPr="00B812CA" w:rsidRDefault="0004376C" w:rsidP="00BF1146">
      <w:pPr>
        <w:spacing w:line="240" w:lineRule="auto"/>
        <w:jc w:val="both"/>
        <w:rPr>
          <w:rFonts w:cs="Arial"/>
          <w:b/>
          <w:sz w:val="24"/>
          <w:szCs w:val="24"/>
          <w:lang w:val="en-US"/>
        </w:rPr>
      </w:pPr>
    </w:p>
    <w:p w14:paraId="64A402CE" w14:textId="1946EEA0" w:rsidR="00C26A5A" w:rsidRPr="00B63849" w:rsidRDefault="00C26A5A" w:rsidP="00C26A5A">
      <w:r w:rsidRPr="00B63849">
        <w:rPr>
          <w:noProof/>
        </w:rPr>
        <mc:AlternateContent>
          <mc:Choice Requires="wpg">
            <w:drawing>
              <wp:anchor distT="0" distB="0" distL="114300" distR="114300" simplePos="0" relativeHeight="251658246" behindDoc="0" locked="0" layoutInCell="1" allowOverlap="1" wp14:anchorId="61A4A5B9" wp14:editId="13C03716">
                <wp:simplePos x="0" y="0"/>
                <wp:positionH relativeFrom="margin">
                  <wp:posOffset>-369455</wp:posOffset>
                </wp:positionH>
                <wp:positionV relativeFrom="paragraph">
                  <wp:posOffset>-477982</wp:posOffset>
                </wp:positionV>
                <wp:extent cx="6530340" cy="9392285"/>
                <wp:effectExtent l="0" t="0" r="3810" b="0"/>
                <wp:wrapNone/>
                <wp:docPr id="14106066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74" y="0"/>
                          <a:chExt cx="6530457" cy="9392193"/>
                        </a:xfrm>
                      </wpg:grpSpPr>
                      <wps:wsp>
                        <wps:cNvPr id="270305364" name="Tekstvak 2"/>
                        <wps:cNvSpPr txBox="1">
                          <a:spLocks noChangeArrowheads="1"/>
                        </wps:cNvSpPr>
                        <wps:spPr bwMode="auto">
                          <a:xfrm>
                            <a:off x="935086" y="0"/>
                            <a:ext cx="716883" cy="861742"/>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wps:txbx>
                        <wps:bodyPr rot="0" vert="horz" wrap="square" lIns="180000" tIns="288000" rIns="180000" bIns="288000" anchor="ctr" anchorCtr="0" upright="1">
                          <a:spAutoFit/>
                        </wps:bodyPr>
                      </wps:wsp>
                      <pic:pic xmlns:pic="http://schemas.openxmlformats.org/drawingml/2006/picture">
                        <pic:nvPicPr>
                          <pic:cNvPr id="1008936048" name="Afbeelding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4" y="5873085"/>
                            <a:ext cx="93472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36555078" name="Afbeelding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510" y="6800193"/>
                            <a:ext cx="934085"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58621580" name="Afbeelding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31" y="6800193"/>
                            <a:ext cx="927100" cy="927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6361769" name="Tekstvak 10"/>
                        <wps:cNvSpPr txBox="1">
                          <a:spLocks noChangeArrowheads="1"/>
                        </wps:cNvSpPr>
                        <wps:spPr bwMode="auto">
                          <a:xfrm>
                            <a:off x="3689131" y="6800193"/>
                            <a:ext cx="2851200" cy="259200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wps:txbx>
                        <wps:bodyPr rot="0" vert="horz" wrap="square" lIns="180000" tIns="180000" rIns="180000" bIns="180000" anchor="b" anchorCtr="0" upright="1">
                          <a:noAutofit/>
                        </wps:bodyPr>
                      </wps:wsp>
                      <wps:wsp>
                        <wps:cNvPr id="1212842378" name="Tekstvak 1"/>
                        <wps:cNvSpPr txBox="1">
                          <a:spLocks noChangeArrowheads="1"/>
                        </wps:cNvSpPr>
                        <wps:spPr bwMode="auto">
                          <a:xfrm>
                            <a:off x="945931" y="756745"/>
                            <a:ext cx="5583600" cy="6040800"/>
                          </a:xfrm>
                          <a:prstGeom prst="rect">
                            <a:avLst/>
                          </a:prstGeom>
                          <a:solidFill>
                            <a:srgbClr val="FFFFFF"/>
                          </a:solidFill>
                          <a:ln w="6350">
                            <a:solidFill>
                              <a:srgbClr val="001532"/>
                            </a:solidFill>
                            <a:miter lim="800000"/>
                            <a:headEnd/>
                            <a:tailEnd/>
                          </a:ln>
                        </wps:spPr>
                        <wps:txbx>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3"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4"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5"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6"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7"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1A4A5B9" id="Group 7" o:spid="_x0000_s1026" style="position:absolute;margin-left:-29.1pt;margin-top:-37.65pt;width:514.2pt;height:739.55pt;z-index:251658246;mso-position-horizontal-relative:margin;mso-width-relative:margin" coordorigin="98" coordsize="65304,939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">
                <v:shapetype id="_x0000_t202" coordsize="21600,21600" o:spt="202" path="m,l,21600r21600,l21600,xe">
                  <v:stroke joinstyle="miter"/>
                  <v:path gradientshapeok="t" o:connecttype="rect"/>
                </v:shapetype>
                <v:shape id="Tekstvak 2" o:spid="_x0000_s1027" type="#_x0000_t202" style="position:absolute;left:9350;width:7169;height:86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" fillcolor="#f1eaca" stroked="f" strokeweight=".5pt">
                  <v:textbox style="mso-fit-shape-to-text:t" inset="5mm,8mm,5mm,8mm">
                    <w:txbxContent>
                      <w:p w14:paraId="047696EF" w14:textId="70C12CD8" w:rsidR="00C26A5A" w:rsidRPr="000F60CD" w:rsidRDefault="00C26A5A" w:rsidP="00C26A5A">
                        <w:pPr>
                          <w:rPr>
                            <w:rFonts w:ascii="Calibri" w:hAnsi="Calibri" w:cs="Calibri"/>
                            <w:b/>
                            <w:sz w:val="22"/>
                            <w:szCs w:val="22"/>
                          </w:rPr>
                        </w:pPr>
                        <w:r w:rsidRPr="000F60CD">
                          <w:rPr>
                            <w:rFonts w:ascii="Calibri" w:hAnsi="Calibri" w:cs="Calibri"/>
                            <w:b/>
                            <w:sz w:val="22"/>
                            <w:szCs w:val="22"/>
                          </w:rPr>
                          <w:t>S-</w:t>
                        </w:r>
                        <w:r w:rsidR="006074BB">
                          <w:rPr>
                            <w:rFonts w:ascii="Calibri" w:hAnsi="Calibri" w:cs="Calibri"/>
                            <w:b/>
                            <w:sz w:val="22"/>
                            <w:szCs w:val="22"/>
                          </w:rPr>
                          <w:t xml:space="preserve">98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">
                  <v:imagedata r:id="rId11" o:title=""/>
                </v:shape>
                <v:shape id="Afbeelding 6" o:spid="_x0000_s1029" type="#_x0000_t75" style="position:absolute;left:105;top:68001;width:9340;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">
                  <v:imagedata r:id="rId12" o:title=""/>
                </v:shape>
                <v:shape id="Afbeelding 7" o:spid="_x0000_s1030" type="#_x0000_t75" style="position:absolute;left:9459;top:68001;width:9271;height:92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&#13;&#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" fillcolor="#00ac9e" stroked="f" strokeweight=".5pt">
                  <v:textbox inset="5mm,5mm,5mm,5mm">
                    <w:txbxContent>
                      <w:p w14:paraId="24A352BF" w14:textId="77777777" w:rsidR="00C26A5A" w:rsidRDefault="00C26A5A" w:rsidP="00C26A5A">
                        <w:pPr>
                          <w:jc w:val="right"/>
                          <w:rPr>
                            <w:rFonts w:ascii="Calibri" w:hAnsi="Calibri" w:cs="Calibri"/>
                            <w:color w:val="FFFFFF"/>
                            <w:sz w:val="16"/>
                            <w:szCs w:val="16"/>
                          </w:rPr>
                        </w:pPr>
                      </w:p>
                      <w:p w14:paraId="28AA22EF" w14:textId="77777777" w:rsidR="00C26A5A" w:rsidRDefault="00C26A5A" w:rsidP="00C26A5A">
                        <w:pPr>
                          <w:jc w:val="right"/>
                          <w:rPr>
                            <w:rFonts w:ascii="Calibri" w:hAnsi="Calibri" w:cs="Calibri"/>
                            <w:color w:val="FFFFFF"/>
                            <w:sz w:val="16"/>
                            <w:szCs w:val="16"/>
                          </w:rPr>
                        </w:pPr>
                      </w:p>
                      <w:p w14:paraId="220AF17C" w14:textId="77777777" w:rsidR="00C26A5A" w:rsidRDefault="00C26A5A" w:rsidP="00C26A5A">
                        <w:pPr>
                          <w:jc w:val="right"/>
                          <w:rPr>
                            <w:rFonts w:ascii="Calibri" w:hAnsi="Calibri" w:cs="Calibri"/>
                            <w:color w:val="FFFFFF"/>
                            <w:sz w:val="16"/>
                            <w:szCs w:val="16"/>
                          </w:rPr>
                        </w:pPr>
                      </w:p>
                      <w:p w14:paraId="18DEE08A" w14:textId="77777777" w:rsidR="00C26A5A" w:rsidRDefault="00C26A5A" w:rsidP="00C26A5A">
                        <w:pPr>
                          <w:jc w:val="right"/>
                          <w:rPr>
                            <w:rFonts w:ascii="Calibri" w:hAnsi="Calibri" w:cs="Calibri"/>
                            <w:color w:val="FFFFFF"/>
                            <w:sz w:val="16"/>
                            <w:szCs w:val="16"/>
                          </w:rPr>
                        </w:pPr>
                      </w:p>
                      <w:p w14:paraId="3958D457" w14:textId="77777777" w:rsidR="00C26A5A" w:rsidRDefault="00C26A5A" w:rsidP="00C26A5A">
                        <w:pPr>
                          <w:jc w:val="right"/>
                          <w:rPr>
                            <w:rFonts w:ascii="Calibri" w:hAnsi="Calibri" w:cs="Calibri"/>
                            <w:color w:val="FFFFFF"/>
                            <w:sz w:val="16"/>
                            <w:szCs w:val="16"/>
                          </w:rPr>
                        </w:pPr>
                      </w:p>
                      <w:p w14:paraId="1FD6EF04" w14:textId="77777777" w:rsidR="00C26A5A" w:rsidRDefault="00C26A5A" w:rsidP="00C26A5A">
                        <w:pPr>
                          <w:jc w:val="right"/>
                          <w:rPr>
                            <w:rFonts w:ascii="Calibri" w:hAnsi="Calibri" w:cs="Calibri"/>
                            <w:color w:val="FFFFFF"/>
                            <w:sz w:val="16"/>
                            <w:szCs w:val="16"/>
                          </w:rPr>
                        </w:pPr>
                      </w:p>
                      <w:p w14:paraId="139C2507" w14:textId="77777777" w:rsidR="00C26A5A" w:rsidRDefault="00C26A5A" w:rsidP="00C26A5A">
                        <w:pPr>
                          <w:jc w:val="right"/>
                          <w:rPr>
                            <w:rFonts w:ascii="Calibri" w:hAnsi="Calibri" w:cs="Calibri"/>
                            <w:color w:val="FFFFFF"/>
                            <w:sz w:val="16"/>
                            <w:szCs w:val="16"/>
                          </w:rPr>
                        </w:pPr>
                      </w:p>
                      <w:p w14:paraId="68453656" w14:textId="77777777" w:rsidR="00C26A5A" w:rsidRDefault="00C26A5A" w:rsidP="00C26A5A">
                        <w:pPr>
                          <w:jc w:val="right"/>
                          <w:rPr>
                            <w:rFonts w:ascii="Calibri" w:hAnsi="Calibri" w:cs="Calibri"/>
                            <w:color w:val="FFFFFF"/>
                            <w:sz w:val="16"/>
                            <w:szCs w:val="16"/>
                          </w:rPr>
                        </w:pPr>
                      </w:p>
                      <w:p w14:paraId="4242754E" w14:textId="77777777" w:rsidR="00C26A5A" w:rsidRDefault="00C26A5A" w:rsidP="00C26A5A">
                        <w:pPr>
                          <w:jc w:val="right"/>
                          <w:rPr>
                            <w:rFonts w:ascii="Calibri" w:hAnsi="Calibri" w:cs="Calibri"/>
                            <w:color w:val="FFFFFF"/>
                            <w:sz w:val="16"/>
                            <w:szCs w:val="16"/>
                          </w:rPr>
                        </w:pPr>
                      </w:p>
                      <w:p w14:paraId="0A9B190A" w14:textId="77777777" w:rsidR="00C26A5A" w:rsidRDefault="00C26A5A" w:rsidP="00C26A5A">
                        <w:pPr>
                          <w:jc w:val="right"/>
                          <w:rPr>
                            <w:rFonts w:ascii="Calibri" w:hAnsi="Calibri" w:cs="Calibri"/>
                            <w:color w:val="FFFFFF"/>
                            <w:sz w:val="16"/>
                            <w:szCs w:val="16"/>
                          </w:rPr>
                        </w:pPr>
                      </w:p>
                      <w:p w14:paraId="7B1C5717"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Published by the</w:t>
                        </w:r>
                      </w:p>
                      <w:p w14:paraId="094611FB"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International Hydrographic Organization</w:t>
                        </w:r>
                      </w:p>
                      <w:p w14:paraId="602C9124"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4b quai Antoine 1</w:t>
                        </w:r>
                        <w:r w:rsidRPr="000F60CD">
                          <w:rPr>
                            <w:rFonts w:ascii="Calibri" w:hAnsi="Calibri" w:cs="Calibri"/>
                            <w:color w:val="FFFFFF"/>
                            <w:sz w:val="16"/>
                            <w:szCs w:val="16"/>
                            <w:vertAlign w:val="superscript"/>
                            <w:lang w:val="fr-FR"/>
                          </w:rPr>
                          <w:t>er</w:t>
                        </w:r>
                      </w:p>
                      <w:p w14:paraId="28C8EC72" w14:textId="77777777" w:rsidR="00C26A5A" w:rsidRPr="000F60CD" w:rsidRDefault="00C26A5A" w:rsidP="00C26A5A">
                        <w:pPr>
                          <w:jc w:val="right"/>
                          <w:rPr>
                            <w:rFonts w:ascii="Calibri" w:hAnsi="Calibri" w:cs="Calibri"/>
                            <w:color w:val="FFFFFF"/>
                            <w:sz w:val="16"/>
                            <w:szCs w:val="16"/>
                            <w:lang w:val="fr-FR"/>
                          </w:rPr>
                        </w:pPr>
                        <w:r w:rsidRPr="000F60CD">
                          <w:rPr>
                            <w:rFonts w:ascii="Calibri" w:hAnsi="Calibri" w:cs="Calibri"/>
                            <w:color w:val="FFFFFF"/>
                            <w:sz w:val="16"/>
                            <w:szCs w:val="16"/>
                            <w:lang w:val="fr-FR"/>
                          </w:rPr>
                          <w:t>Principauté de Monaco</w:t>
                        </w:r>
                      </w:p>
                      <w:p w14:paraId="3F238723"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Tel: (377) 93.10.81.00</w:t>
                        </w:r>
                      </w:p>
                      <w:p w14:paraId="51042C9F"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Fax: (377) 93.10.81.40</w:t>
                        </w:r>
                      </w:p>
                      <w:p w14:paraId="2830A09C"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info@iho.int</w:t>
                        </w:r>
                      </w:p>
                      <w:p w14:paraId="6C8E5A22" w14:textId="77777777" w:rsidR="00C26A5A" w:rsidRPr="000F60CD" w:rsidRDefault="00C26A5A" w:rsidP="00C26A5A">
                        <w:pPr>
                          <w:jc w:val="right"/>
                          <w:rPr>
                            <w:rFonts w:ascii="Calibri" w:hAnsi="Calibri" w:cs="Calibri"/>
                            <w:color w:val="FFFFFF"/>
                            <w:sz w:val="16"/>
                            <w:szCs w:val="16"/>
                          </w:rPr>
                        </w:pPr>
                        <w:r w:rsidRPr="000F60CD">
                          <w:rPr>
                            <w:rFonts w:ascii="Calibri" w:hAnsi="Calibri" w:cs="Calibri"/>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" strokecolor="#001532" strokeweight=".5pt">
                  <v:textbox inset="10mm,10mm,10mm,10mm">
                    <w:txbxContent>
                      <w:p w14:paraId="2DF91DB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48F4F5F4" w14:textId="304D03C4" w:rsidR="00C26A5A"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S-100 ECDIS and Interoperability</w:t>
                        </w:r>
                      </w:p>
                      <w:p w14:paraId="66BF4F81" w14:textId="598A4CD6"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r>
                          <w:rPr>
                            <w:rFonts w:ascii="Arial" w:hAnsi="Arial" w:cs="HelveticaNeueLT Std Med"/>
                            <w:b/>
                            <w:color w:val="00004C"/>
                            <w:sz w:val="56"/>
                            <w:szCs w:val="56"/>
                            <w:lang w:val="en-GB"/>
                          </w:rPr>
                          <w:t>Specification</w:t>
                        </w:r>
                      </w:p>
                      <w:p w14:paraId="788C65A2"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D23E971"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25BF7BFA"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p w14:paraId="3E03FD30" w14:textId="10101878" w:rsidR="00C26A5A" w:rsidRDefault="00C26A5A" w:rsidP="00C26A5A">
                        <w:pPr>
                          <w:pStyle w:val="Basisalinea"/>
                          <w:suppressAutoHyphens/>
                          <w:spacing w:line="240" w:lineRule="auto"/>
                          <w:rPr>
                            <w:rFonts w:ascii="Arial" w:hAnsi="Arial" w:cs="HelveticaNeueLT Std Med"/>
                            <w:b/>
                            <w:color w:val="00004C"/>
                            <w:sz w:val="28"/>
                            <w:szCs w:val="28"/>
                            <w:lang w:val="en-GB"/>
                          </w:rPr>
                        </w:pPr>
                        <w:r w:rsidRPr="0024770E">
                          <w:rPr>
                            <w:rFonts w:ascii="Arial" w:hAnsi="Arial" w:cs="HelveticaNeueLT Std Med"/>
                            <w:b/>
                            <w:color w:val="00004C"/>
                            <w:sz w:val="28"/>
                            <w:szCs w:val="28"/>
                            <w:lang w:val="en-GB"/>
                          </w:rPr>
                          <w:t xml:space="preserve">Edition </w:t>
                        </w:r>
                        <w:r w:rsidR="008D0C93">
                          <w:rPr>
                            <w:rFonts w:ascii="Arial" w:hAnsi="Arial" w:cs="HelveticaNeueLT Std Med"/>
                            <w:b/>
                            <w:color w:val="00004C"/>
                            <w:sz w:val="28"/>
                            <w:szCs w:val="28"/>
                            <w:lang w:val="en-GB"/>
                          </w:rPr>
                          <w:t>2.0.0</w:t>
                        </w:r>
                        <w:r>
                          <w:rPr>
                            <w:rFonts w:ascii="Arial" w:hAnsi="Arial" w:cs="HelveticaNeueLT Std Med"/>
                            <w:b/>
                            <w:color w:val="00004C"/>
                            <w:sz w:val="28"/>
                            <w:szCs w:val="28"/>
                            <w:lang w:val="en-GB"/>
                          </w:rPr>
                          <w:t xml:space="preserve"> </w:t>
                        </w:r>
                        <w:del w:id="8" w:author="Jonathan Pritchard" w:date="2025-03-25T05:25:00Z" w16du:dateUtc="2025-03-25T04:25:00Z">
                          <w:r w:rsidR="008D0C93" w:rsidDel="004A6E2D">
                            <w:rPr>
                              <w:rFonts w:ascii="Arial" w:hAnsi="Arial" w:cs="HelveticaNeueLT Std Med"/>
                              <w:b/>
                              <w:color w:val="00004C"/>
                              <w:sz w:val="28"/>
                              <w:szCs w:val="28"/>
                              <w:lang w:val="en-GB"/>
                            </w:rPr>
                            <w:delText>February</w:delText>
                          </w:r>
                          <w:r w:rsidDel="004A6E2D">
                            <w:rPr>
                              <w:rFonts w:ascii="Arial" w:hAnsi="Arial" w:cs="HelveticaNeueLT Std Med"/>
                              <w:b/>
                              <w:color w:val="00004C"/>
                              <w:sz w:val="28"/>
                              <w:szCs w:val="28"/>
                              <w:lang w:val="en-GB"/>
                            </w:rPr>
                            <w:delText xml:space="preserve"> </w:delText>
                          </w:r>
                        </w:del>
                        <w:ins w:id="9" w:author="Jonathan Pritchard" w:date="2025-03-25T05:25:00Z" w16du:dateUtc="2025-03-25T04:25:00Z">
                          <w:r w:rsidR="004A6E2D">
                            <w:rPr>
                              <w:rFonts w:ascii="Arial" w:hAnsi="Arial" w:cs="HelveticaNeueLT Std Med"/>
                              <w:b/>
                              <w:color w:val="00004C"/>
                              <w:sz w:val="28"/>
                              <w:szCs w:val="28"/>
                              <w:lang w:val="en-GB"/>
                            </w:rPr>
                            <w:t xml:space="preserve">March </w:t>
                          </w:r>
                        </w:ins>
                        <w:r>
                          <w:rPr>
                            <w:rFonts w:ascii="Arial" w:hAnsi="Arial" w:cs="HelveticaNeueLT Std Med"/>
                            <w:b/>
                            <w:color w:val="00004C"/>
                            <w:sz w:val="28"/>
                            <w:szCs w:val="28"/>
                            <w:lang w:val="en-GB"/>
                          </w:rPr>
                          <w:t>2025</w:t>
                        </w:r>
                      </w:p>
                      <w:p w14:paraId="1D697AAD" w14:textId="0FF85B30" w:rsidR="00A539CC" w:rsidRPr="002348F9" w:rsidRDefault="00A539CC" w:rsidP="00C26A5A">
                        <w:pPr>
                          <w:pStyle w:val="Basisalinea"/>
                          <w:suppressAutoHyphens/>
                          <w:spacing w:line="240" w:lineRule="auto"/>
                          <w:rPr>
                            <w:rFonts w:ascii="Arial" w:hAnsi="Arial" w:cs="HelveticaNeueLT Std Med"/>
                            <w:b/>
                            <w:strike/>
                            <w:color w:val="00004C"/>
                            <w:sz w:val="28"/>
                            <w:szCs w:val="28"/>
                            <w:lang w:val="en-GB"/>
                          </w:rPr>
                        </w:pPr>
                        <w:r w:rsidRPr="002348F9">
                          <w:rPr>
                            <w:rFonts w:ascii="Arial" w:hAnsi="Arial" w:cs="HelveticaNeueLT Std Med"/>
                            <w:b/>
                            <w:strike/>
                            <w:color w:val="00004C"/>
                            <w:sz w:val="28"/>
                            <w:szCs w:val="28"/>
                            <w:lang w:val="en-GB"/>
                          </w:rPr>
                          <w:t>[v1.</w:t>
                        </w:r>
                        <w:del w:id="10" w:author="Jonathan Pritchard" w:date="2025-03-25T05:24:00Z" w16du:dateUtc="2025-03-25T04:24:00Z">
                          <w:r w:rsidRPr="002348F9" w:rsidDel="004A6E2D">
                            <w:rPr>
                              <w:rFonts w:ascii="Arial" w:hAnsi="Arial" w:cs="HelveticaNeueLT Std Med"/>
                              <w:b/>
                              <w:strike/>
                              <w:color w:val="00004C"/>
                              <w:sz w:val="28"/>
                              <w:szCs w:val="28"/>
                              <w:lang w:val="en-GB"/>
                            </w:rPr>
                            <w:delText>8.0 (draft for operational 2.0.0)]</w:delText>
                          </w:r>
                        </w:del>
                        <w:ins w:id="11" w:author="Jonathan Pritchard" w:date="2025-03-25T05:24:00Z" w16du:dateUtc="2025-03-25T04:24:00Z">
                          <w:r w:rsidR="004A6E2D" w:rsidRPr="002348F9">
                            <w:rPr>
                              <w:rFonts w:ascii="Arial" w:hAnsi="Arial" w:cs="HelveticaNeueLT Std Med"/>
                              <w:b/>
                              <w:strike/>
                              <w:color w:val="00004C"/>
                              <w:sz w:val="28"/>
                              <w:szCs w:val="28"/>
                              <w:lang w:val="en-GB"/>
                            </w:rPr>
                            <w:t>9.0 TSM Dra</w:t>
                          </w:r>
                        </w:ins>
                        <w:ins w:id="12" w:author="Jonathan Pritchard" w:date="2025-03-25T05:25:00Z" w16du:dateUtc="2025-03-25T04:25:00Z">
                          <w:r w:rsidR="004A6E2D" w:rsidRPr="002348F9">
                            <w:rPr>
                              <w:rFonts w:ascii="Arial" w:hAnsi="Arial" w:cs="HelveticaNeueLT Std Med"/>
                              <w:b/>
                              <w:strike/>
                              <w:color w:val="00004C"/>
                              <w:sz w:val="28"/>
                              <w:szCs w:val="28"/>
                              <w:lang w:val="en-GB"/>
                            </w:rPr>
                            <w:t>ft]</w:t>
                          </w:r>
                        </w:ins>
                      </w:p>
                      <w:p w14:paraId="3A14EC56" w14:textId="77777777" w:rsidR="00C26A5A" w:rsidRDefault="00C26A5A" w:rsidP="00C26A5A">
                        <w:pPr>
                          <w:pStyle w:val="Basisalinea"/>
                          <w:suppressAutoHyphens/>
                          <w:spacing w:line="240" w:lineRule="auto"/>
                          <w:rPr>
                            <w:rFonts w:ascii="Arial" w:hAnsi="Arial" w:cs="HelveticaNeueLT Std Med"/>
                            <w:b/>
                            <w:color w:val="00004C"/>
                            <w:sz w:val="28"/>
                            <w:szCs w:val="28"/>
                            <w:lang w:val="en-GB"/>
                          </w:rPr>
                        </w:pPr>
                      </w:p>
                      <w:p w14:paraId="6371EB35"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2459437F" w14:textId="77777777" w:rsidR="00C26A5A" w:rsidRPr="0024770E" w:rsidRDefault="00C26A5A" w:rsidP="00C26A5A">
                        <w:pPr>
                          <w:pStyle w:val="Basisalinea"/>
                          <w:suppressAutoHyphens/>
                          <w:spacing w:line="240" w:lineRule="auto"/>
                          <w:rPr>
                            <w:rFonts w:ascii="Arial" w:hAnsi="Arial" w:cs="HelveticaNeueLT Std Med"/>
                            <w:b/>
                            <w:color w:val="00004C"/>
                            <w:sz w:val="28"/>
                            <w:szCs w:val="28"/>
                            <w:lang w:val="en-GB"/>
                          </w:rPr>
                        </w:pPr>
                      </w:p>
                      <w:p w14:paraId="0F7F208D" w14:textId="77777777" w:rsidR="00C26A5A" w:rsidRPr="0024770E" w:rsidRDefault="00C26A5A" w:rsidP="00C26A5A">
                        <w:pPr>
                          <w:pStyle w:val="Basisalinea"/>
                          <w:suppressAutoHyphens/>
                          <w:spacing w:line="240" w:lineRule="auto"/>
                          <w:rPr>
                            <w:rFonts w:ascii="Arial" w:hAnsi="Arial" w:cs="HelveticaNeueLT Std Med"/>
                            <w:b/>
                            <w:color w:val="00004C"/>
                            <w:sz w:val="56"/>
                            <w:szCs w:val="56"/>
                            <w:lang w:val="en-GB"/>
                          </w:rPr>
                        </w:pPr>
                      </w:p>
                    </w:txbxContent>
                  </v:textbox>
                </v:shape>
                <w10:wrap anchorx="margin"/>
              </v:group>
            </w:pict>
          </mc:Fallback>
        </mc:AlternateContent>
      </w:r>
      <w:r w:rsidRPr="00B63849">
        <w:tab/>
        <w:t xml:space="preserve"> </w:t>
      </w:r>
    </w:p>
    <w:p w14:paraId="030C8663" w14:textId="124DC054" w:rsidR="00C26A5A" w:rsidRPr="00B63849" w:rsidRDefault="00C26A5A" w:rsidP="00C26A5A">
      <w:pPr>
        <w:rPr>
          <w:rStyle w:val="module"/>
          <w:b/>
          <w:sz w:val="22"/>
        </w:rPr>
      </w:pPr>
      <w:r w:rsidRPr="00B63849">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C26A5A" w:rsidRPr="00B63849" w14:paraId="25AE18F4" w14:textId="77777777" w:rsidTr="00D343CC">
        <w:tc>
          <w:tcPr>
            <w:tcW w:w="9253" w:type="dxa"/>
            <w:tcBorders>
              <w:top w:val="single" w:sz="4" w:space="0" w:color="000000"/>
            </w:tcBorders>
          </w:tcPr>
          <w:p w14:paraId="128C2683" w14:textId="41CA5AD6" w:rsidR="00C26A5A" w:rsidRPr="00B63849" w:rsidRDefault="00C26A5A" w:rsidP="00D343C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r w:rsidRPr="00B63849">
              <w:rPr>
                <w:rFonts w:ascii="Helvetica" w:hAnsi="Helvetica" w:cs="Helvetica"/>
                <w:sz w:val="22"/>
                <w:szCs w:val="22"/>
              </w:rPr>
              <w:lastRenderedPageBreak/>
              <w:t xml:space="preserve">© </w:t>
            </w:r>
            <w:r w:rsidRPr="00B63849">
              <w:rPr>
                <w:rFonts w:ascii="Helvetica" w:hAnsi="Helvetica"/>
                <w:sz w:val="22"/>
                <w:szCs w:val="22"/>
              </w:rPr>
              <w:t>Copyright International Hydrographic Organization 202</w:t>
            </w:r>
            <w:r w:rsidR="006074BB">
              <w:rPr>
                <w:rFonts w:ascii="Helvetica" w:hAnsi="Helvetica"/>
                <w:sz w:val="22"/>
                <w:szCs w:val="22"/>
              </w:rPr>
              <w:t>5</w:t>
            </w:r>
          </w:p>
        </w:tc>
      </w:tr>
      <w:tr w:rsidR="00C26A5A" w:rsidRPr="00B63849" w14:paraId="56714347" w14:textId="77777777" w:rsidTr="00D343CC">
        <w:tc>
          <w:tcPr>
            <w:tcW w:w="9253" w:type="dxa"/>
          </w:tcPr>
          <w:p w14:paraId="23001D50"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 xml:space="preserve">This work is copyright. Apart from any use permitted in accordance with the </w:t>
            </w:r>
            <w:hyperlink r:id="rId14" w:history="1">
              <w:r w:rsidRPr="00B63849">
                <w:rPr>
                  <w:color w:val="auto"/>
                  <w:sz w:val="20"/>
                  <w:szCs w:val="20"/>
                  <w:lang w:val="en-GB"/>
                </w:rPr>
                <w:t>Berne Convention for the Protection of Literary and Artistic Works</w:t>
              </w:r>
            </w:hyperlink>
            <w:r w:rsidRPr="00B63849">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C26A5A" w:rsidRPr="00B63849" w14:paraId="6BED6202" w14:textId="77777777" w:rsidTr="00D343CC">
        <w:tc>
          <w:tcPr>
            <w:tcW w:w="9253" w:type="dxa"/>
          </w:tcPr>
          <w:p w14:paraId="522EE3FE" w14:textId="77777777" w:rsidR="00C26A5A" w:rsidRPr="00B63849" w:rsidRDefault="00C26A5A" w:rsidP="00D343CC">
            <w:pPr>
              <w:pStyle w:val="Default"/>
              <w:spacing w:before="120" w:after="120"/>
              <w:ind w:left="317" w:right="390"/>
              <w:jc w:val="both"/>
              <w:rPr>
                <w:color w:val="auto"/>
                <w:sz w:val="20"/>
                <w:szCs w:val="20"/>
                <w:lang w:val="en-GB"/>
              </w:rPr>
            </w:pPr>
            <w:r w:rsidRPr="00B63849">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C26A5A" w:rsidRPr="00B63849" w14:paraId="04D82C7C" w14:textId="77777777" w:rsidTr="00D343CC">
        <w:tc>
          <w:tcPr>
            <w:tcW w:w="9253" w:type="dxa"/>
          </w:tcPr>
          <w:p w14:paraId="0CD5E5A9" w14:textId="77777777" w:rsidR="00C26A5A" w:rsidRPr="00B63849" w:rsidRDefault="00C26A5A" w:rsidP="00D343CC">
            <w:pPr>
              <w:autoSpaceDE w:val="0"/>
              <w:autoSpaceDN w:val="0"/>
              <w:adjustRightInd w:val="0"/>
              <w:spacing w:before="120" w:after="120"/>
              <w:ind w:left="317" w:right="390"/>
              <w:jc w:val="both"/>
              <w:rPr>
                <w:rFonts w:cs="Arial"/>
              </w:rPr>
            </w:pPr>
            <w:r w:rsidRPr="00B63849">
              <w:rPr>
                <w:rFonts w:cs="Arial"/>
              </w:rPr>
              <w:t>In the event that this document or partial material from this document is reproduced, translated or distributed under the terms described above, the following statements are to be included:</w:t>
            </w:r>
          </w:p>
        </w:tc>
      </w:tr>
      <w:tr w:rsidR="00C26A5A" w:rsidRPr="00B63849" w14:paraId="556A2E95" w14:textId="77777777" w:rsidTr="00D343CC">
        <w:tc>
          <w:tcPr>
            <w:tcW w:w="9253" w:type="dxa"/>
          </w:tcPr>
          <w:p w14:paraId="742F4B57"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C26A5A" w:rsidRPr="00B63849" w14:paraId="7C2AE5D2" w14:textId="77777777" w:rsidTr="00D343CC">
        <w:trPr>
          <w:trHeight w:val="2312"/>
        </w:trPr>
        <w:tc>
          <w:tcPr>
            <w:tcW w:w="9253" w:type="dxa"/>
            <w:tcBorders>
              <w:bottom w:val="single" w:sz="4" w:space="0" w:color="000000"/>
            </w:tcBorders>
          </w:tcPr>
          <w:p w14:paraId="6589EC35" w14:textId="77777777" w:rsidR="00C26A5A" w:rsidRPr="00B63849" w:rsidRDefault="00C26A5A" w:rsidP="00D343CC">
            <w:pPr>
              <w:autoSpaceDE w:val="0"/>
              <w:autoSpaceDN w:val="0"/>
              <w:adjustRightInd w:val="0"/>
              <w:spacing w:before="120" w:after="120"/>
              <w:ind w:left="600" w:right="924"/>
              <w:jc w:val="both"/>
              <w:rPr>
                <w:rFonts w:ascii="Calibri" w:hAnsi="Calibri" w:cs="Arial"/>
                <w:i/>
              </w:rPr>
            </w:pPr>
            <w:r w:rsidRPr="00B63849">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7737A489" w14:textId="77777777" w:rsidR="00C26A5A" w:rsidRPr="00B63849" w:rsidRDefault="00C26A5A" w:rsidP="00D343CC">
            <w:pPr>
              <w:autoSpaceDE w:val="0"/>
              <w:autoSpaceDN w:val="0"/>
              <w:adjustRightInd w:val="0"/>
              <w:spacing w:before="120" w:after="120"/>
              <w:ind w:left="366" w:right="924"/>
              <w:jc w:val="both"/>
              <w:rPr>
                <w:rFonts w:cs="Arial"/>
              </w:rPr>
            </w:pPr>
            <w:r w:rsidRPr="00B63849">
              <w:rPr>
                <w:rFonts w:cs="Arial"/>
              </w:rPr>
              <w:t>The IHO Logo or other identifiers shall not be used in any derived product without prior written permission from the IHO Secretariat.</w:t>
            </w:r>
          </w:p>
          <w:p w14:paraId="2CB02291" w14:textId="77777777" w:rsidR="00C26A5A" w:rsidRPr="00B63849" w:rsidRDefault="00C26A5A" w:rsidP="00D343CC">
            <w:pPr>
              <w:autoSpaceDE w:val="0"/>
              <w:autoSpaceDN w:val="0"/>
              <w:adjustRightInd w:val="0"/>
              <w:spacing w:before="120" w:after="120"/>
              <w:ind w:left="600" w:right="924"/>
              <w:jc w:val="both"/>
              <w:rPr>
                <w:rFonts w:cs="Arial"/>
              </w:rPr>
            </w:pPr>
          </w:p>
        </w:tc>
      </w:tr>
    </w:tbl>
    <w:p w14:paraId="14BF9EA1"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16354B5A" w14:textId="77777777" w:rsidR="00C26A5A" w:rsidRPr="00B63849" w:rsidRDefault="00C26A5A" w:rsidP="00C26A5A">
      <w:pPr>
        <w:keepLines/>
        <w:tabs>
          <w:tab w:val="left" w:pos="-510"/>
          <w:tab w:val="left" w:pos="0"/>
          <w:tab w:val="left" w:pos="992"/>
          <w:tab w:val="left" w:pos="4677"/>
          <w:tab w:val="left" w:pos="5244"/>
          <w:tab w:val="left" w:pos="5586"/>
          <w:tab w:val="left" w:pos="6112"/>
          <w:tab w:val="left" w:pos="6792"/>
          <w:tab w:val="left" w:pos="7471"/>
          <w:tab w:val="left" w:pos="8150"/>
          <w:tab w:val="left" w:pos="8505"/>
        </w:tabs>
        <w:jc w:val="center"/>
        <w:rPr>
          <w:rStyle w:val="module"/>
          <w:b/>
          <w:sz w:val="22"/>
        </w:rPr>
      </w:pPr>
    </w:p>
    <w:p w14:paraId="648EA30C" w14:textId="77777777" w:rsidR="00C26A5A" w:rsidRDefault="00C26A5A" w:rsidP="00B812CA">
      <w:pPr>
        <w:spacing w:line="240" w:lineRule="auto"/>
        <w:jc w:val="both"/>
        <w:rPr>
          <w:rFonts w:cs="Arial"/>
          <w:b/>
          <w:sz w:val="28"/>
          <w:szCs w:val="28"/>
        </w:rPr>
      </w:pPr>
    </w:p>
    <w:p w14:paraId="6ED5B2D0" w14:textId="0A7C7B30" w:rsidR="00885FE2" w:rsidRPr="00237F07" w:rsidRDefault="00885FE2" w:rsidP="00B812CA">
      <w:pPr>
        <w:spacing w:line="240" w:lineRule="auto"/>
        <w:jc w:val="both"/>
      </w:pPr>
      <w:r w:rsidRPr="00237F07">
        <w:rPr>
          <w:rFonts w:cs="Arial"/>
          <w:b/>
          <w:sz w:val="28"/>
          <w:szCs w:val="28"/>
        </w:rPr>
        <w:br w:type="page"/>
      </w:r>
    </w:p>
    <w:bookmarkStart w:id="13" w:name="_Toc144421198" w:displacedByCustomXml="next"/>
    <w:bookmarkStart w:id="14" w:name="_Toc144415652" w:displacedByCustomXml="next"/>
    <w:bookmarkStart w:id="15" w:name="_Toc188968496"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5"/>
          <w:bookmarkEnd w:id="14"/>
          <w:bookmarkEnd w:id="13"/>
        </w:p>
        <w:p w14:paraId="742B4705" w14:textId="77777777" w:rsidR="00703BA8" w:rsidRPr="00237F07" w:rsidRDefault="00703BA8" w:rsidP="00FD4BD6">
          <w:pPr>
            <w:pStyle w:val="TOC9"/>
          </w:pPr>
        </w:p>
        <w:p w14:paraId="7CAF57D0" w14:textId="7D0BAC61" w:rsidR="00351389"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88968496" w:history="1">
            <w:r w:rsidR="00351389" w:rsidRPr="00011FF5">
              <w:rPr>
                <w:rStyle w:val="Hyperlink"/>
                <w:b/>
                <w:noProof/>
              </w:rPr>
              <w:t>CONTENTS</w:t>
            </w:r>
            <w:r w:rsidR="00351389">
              <w:rPr>
                <w:noProof/>
                <w:webHidden/>
              </w:rPr>
              <w:tab/>
            </w:r>
            <w:r w:rsidR="00351389">
              <w:rPr>
                <w:noProof/>
                <w:webHidden/>
              </w:rPr>
              <w:fldChar w:fldCharType="begin"/>
            </w:r>
            <w:r w:rsidR="00351389">
              <w:rPr>
                <w:noProof/>
                <w:webHidden/>
              </w:rPr>
              <w:instrText xml:space="preserve"> PAGEREF _Toc188968496 \h </w:instrText>
            </w:r>
            <w:r w:rsidR="00351389">
              <w:rPr>
                <w:noProof/>
                <w:webHidden/>
              </w:rPr>
            </w:r>
            <w:r w:rsidR="00351389">
              <w:rPr>
                <w:noProof/>
                <w:webHidden/>
              </w:rPr>
              <w:fldChar w:fldCharType="separate"/>
            </w:r>
            <w:r w:rsidR="00351389">
              <w:rPr>
                <w:noProof/>
                <w:webHidden/>
              </w:rPr>
              <w:t>iii</w:t>
            </w:r>
            <w:r w:rsidR="00351389">
              <w:rPr>
                <w:noProof/>
                <w:webHidden/>
              </w:rPr>
              <w:fldChar w:fldCharType="end"/>
            </w:r>
          </w:hyperlink>
        </w:p>
        <w:p w14:paraId="6DC8D107" w14:textId="22937E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7" w:history="1">
            <w:r w:rsidRPr="00011FF5">
              <w:rPr>
                <w:rStyle w:val="Hyperlink"/>
                <w:noProof/>
              </w:rPr>
              <w:t>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_Toc188968497 \h </w:instrText>
            </w:r>
            <w:r>
              <w:rPr>
                <w:noProof/>
                <w:webHidden/>
              </w:rPr>
            </w:r>
            <w:r>
              <w:rPr>
                <w:noProof/>
                <w:webHidden/>
              </w:rPr>
              <w:fldChar w:fldCharType="separate"/>
            </w:r>
            <w:r>
              <w:rPr>
                <w:noProof/>
                <w:webHidden/>
              </w:rPr>
              <w:t>8</w:t>
            </w:r>
            <w:r>
              <w:rPr>
                <w:noProof/>
                <w:webHidden/>
              </w:rPr>
              <w:fldChar w:fldCharType="end"/>
            </w:r>
          </w:hyperlink>
        </w:p>
        <w:p w14:paraId="4C07ED28" w14:textId="7D617DE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498" w:history="1">
            <w:r w:rsidRPr="00011FF5">
              <w:rPr>
                <w:rStyle w:val="Hyperlink"/>
                <w:noProof/>
              </w:rPr>
              <w:t>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_Toc188968498 \h </w:instrText>
            </w:r>
            <w:r>
              <w:rPr>
                <w:noProof/>
                <w:webHidden/>
              </w:rPr>
            </w:r>
            <w:r>
              <w:rPr>
                <w:noProof/>
                <w:webHidden/>
              </w:rPr>
              <w:fldChar w:fldCharType="separate"/>
            </w:r>
            <w:r>
              <w:rPr>
                <w:noProof/>
                <w:webHidden/>
              </w:rPr>
              <w:t>9</w:t>
            </w:r>
            <w:r>
              <w:rPr>
                <w:noProof/>
                <w:webHidden/>
              </w:rPr>
              <w:fldChar w:fldCharType="end"/>
            </w:r>
          </w:hyperlink>
        </w:p>
        <w:p w14:paraId="6721FBDC" w14:textId="70E4D8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499" w:history="1">
            <w:r w:rsidRPr="00011FF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Normative references</w:t>
            </w:r>
            <w:r>
              <w:rPr>
                <w:noProof/>
                <w:webHidden/>
              </w:rPr>
              <w:tab/>
            </w:r>
            <w:r>
              <w:rPr>
                <w:noProof/>
                <w:webHidden/>
              </w:rPr>
              <w:fldChar w:fldCharType="begin"/>
            </w:r>
            <w:r>
              <w:rPr>
                <w:noProof/>
                <w:webHidden/>
              </w:rPr>
              <w:instrText xml:space="preserve"> PAGEREF _Toc188968499 \h </w:instrText>
            </w:r>
            <w:r>
              <w:rPr>
                <w:noProof/>
                <w:webHidden/>
              </w:rPr>
            </w:r>
            <w:r>
              <w:rPr>
                <w:noProof/>
                <w:webHidden/>
              </w:rPr>
              <w:fldChar w:fldCharType="separate"/>
            </w:r>
            <w:r>
              <w:rPr>
                <w:noProof/>
                <w:webHidden/>
              </w:rPr>
              <w:t>9</w:t>
            </w:r>
            <w:r>
              <w:rPr>
                <w:noProof/>
                <w:webHidden/>
              </w:rPr>
              <w:fldChar w:fldCharType="end"/>
            </w:r>
          </w:hyperlink>
        </w:p>
        <w:p w14:paraId="1DC80915" w14:textId="29B315B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0" w:history="1">
            <w:r w:rsidRPr="00011FF5">
              <w:rPr>
                <w:rStyle w:val="Hyperlink"/>
                <w:noProof/>
                <w:lang w:eastAsia="en-GB"/>
              </w:rPr>
              <w:t>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Informative references</w:t>
            </w:r>
            <w:r>
              <w:rPr>
                <w:noProof/>
                <w:webHidden/>
              </w:rPr>
              <w:tab/>
            </w:r>
            <w:r>
              <w:rPr>
                <w:noProof/>
                <w:webHidden/>
              </w:rPr>
              <w:fldChar w:fldCharType="begin"/>
            </w:r>
            <w:r>
              <w:rPr>
                <w:noProof/>
                <w:webHidden/>
              </w:rPr>
              <w:instrText xml:space="preserve"> PAGEREF _Toc188968500 \h </w:instrText>
            </w:r>
            <w:r>
              <w:rPr>
                <w:noProof/>
                <w:webHidden/>
              </w:rPr>
            </w:r>
            <w:r>
              <w:rPr>
                <w:noProof/>
                <w:webHidden/>
              </w:rPr>
              <w:fldChar w:fldCharType="separate"/>
            </w:r>
            <w:r>
              <w:rPr>
                <w:noProof/>
                <w:webHidden/>
              </w:rPr>
              <w:t>10</w:t>
            </w:r>
            <w:r>
              <w:rPr>
                <w:noProof/>
                <w:webHidden/>
              </w:rPr>
              <w:fldChar w:fldCharType="end"/>
            </w:r>
          </w:hyperlink>
        </w:p>
        <w:p w14:paraId="1E111C29" w14:textId="6F4B59E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1" w:history="1">
            <w:r w:rsidRPr="00011FF5">
              <w:rPr>
                <w:rStyle w:val="Hyperlink"/>
                <w:noProof/>
                <w:lang w:eastAsia="en-GB"/>
              </w:rPr>
              <w:t>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lang w:eastAsia="en-GB"/>
              </w:rPr>
              <w:t>Abbreviations and Notation</w:t>
            </w:r>
            <w:r>
              <w:rPr>
                <w:noProof/>
                <w:webHidden/>
              </w:rPr>
              <w:tab/>
            </w:r>
            <w:r>
              <w:rPr>
                <w:noProof/>
                <w:webHidden/>
              </w:rPr>
              <w:fldChar w:fldCharType="begin"/>
            </w:r>
            <w:r>
              <w:rPr>
                <w:noProof/>
                <w:webHidden/>
              </w:rPr>
              <w:instrText xml:space="preserve"> PAGEREF _Toc188968501 \h </w:instrText>
            </w:r>
            <w:r>
              <w:rPr>
                <w:noProof/>
                <w:webHidden/>
              </w:rPr>
            </w:r>
            <w:r>
              <w:rPr>
                <w:noProof/>
                <w:webHidden/>
              </w:rPr>
              <w:fldChar w:fldCharType="separate"/>
            </w:r>
            <w:r>
              <w:rPr>
                <w:noProof/>
                <w:webHidden/>
              </w:rPr>
              <w:t>10</w:t>
            </w:r>
            <w:r>
              <w:rPr>
                <w:noProof/>
                <w:webHidden/>
              </w:rPr>
              <w:fldChar w:fldCharType="end"/>
            </w:r>
          </w:hyperlink>
        </w:p>
        <w:p w14:paraId="117206D9" w14:textId="7F76029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2" w:history="1">
            <w:r w:rsidRPr="00011FF5">
              <w:rPr>
                <w:rStyle w:val="Hyperlink"/>
                <w:noProof/>
                <w:lang w:eastAsia="en-GB"/>
              </w:rPr>
              <w:t>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Abbreviations</w:t>
            </w:r>
            <w:r>
              <w:rPr>
                <w:noProof/>
                <w:webHidden/>
              </w:rPr>
              <w:tab/>
            </w:r>
            <w:r>
              <w:rPr>
                <w:noProof/>
                <w:webHidden/>
              </w:rPr>
              <w:fldChar w:fldCharType="begin"/>
            </w:r>
            <w:r>
              <w:rPr>
                <w:noProof/>
                <w:webHidden/>
              </w:rPr>
              <w:instrText xml:space="preserve"> PAGEREF _Toc188968502 \h </w:instrText>
            </w:r>
            <w:r>
              <w:rPr>
                <w:noProof/>
                <w:webHidden/>
              </w:rPr>
            </w:r>
            <w:r>
              <w:rPr>
                <w:noProof/>
                <w:webHidden/>
              </w:rPr>
              <w:fldChar w:fldCharType="separate"/>
            </w:r>
            <w:r>
              <w:rPr>
                <w:noProof/>
                <w:webHidden/>
              </w:rPr>
              <w:t>10</w:t>
            </w:r>
            <w:r>
              <w:rPr>
                <w:noProof/>
                <w:webHidden/>
              </w:rPr>
              <w:fldChar w:fldCharType="end"/>
            </w:r>
          </w:hyperlink>
        </w:p>
        <w:p w14:paraId="5E7D5DEA" w14:textId="53085F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3" w:history="1">
            <w:r w:rsidRPr="00011FF5">
              <w:rPr>
                <w:rStyle w:val="Hyperlink"/>
                <w:noProof/>
                <w:lang w:eastAsia="en-GB"/>
              </w:rPr>
              <w:t>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Notation</w:t>
            </w:r>
            <w:r>
              <w:rPr>
                <w:noProof/>
                <w:webHidden/>
              </w:rPr>
              <w:tab/>
            </w:r>
            <w:r>
              <w:rPr>
                <w:noProof/>
                <w:webHidden/>
              </w:rPr>
              <w:fldChar w:fldCharType="begin"/>
            </w:r>
            <w:r>
              <w:rPr>
                <w:noProof/>
                <w:webHidden/>
              </w:rPr>
              <w:instrText xml:space="preserve"> PAGEREF _Toc188968503 \h </w:instrText>
            </w:r>
            <w:r>
              <w:rPr>
                <w:noProof/>
                <w:webHidden/>
              </w:rPr>
            </w:r>
            <w:r>
              <w:rPr>
                <w:noProof/>
                <w:webHidden/>
              </w:rPr>
              <w:fldChar w:fldCharType="separate"/>
            </w:r>
            <w:r>
              <w:rPr>
                <w:noProof/>
                <w:webHidden/>
              </w:rPr>
              <w:t>10</w:t>
            </w:r>
            <w:r>
              <w:rPr>
                <w:noProof/>
                <w:webHidden/>
              </w:rPr>
              <w:fldChar w:fldCharType="end"/>
            </w:r>
          </w:hyperlink>
        </w:p>
        <w:p w14:paraId="0A88C4DC" w14:textId="26F3B76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4" w:history="1">
            <w:r w:rsidRPr="00011FF5">
              <w:rPr>
                <w:rStyle w:val="Hyperlink"/>
                <w:noProof/>
                <w:lang w:eastAsia="en-GB"/>
              </w:rPr>
              <w:t>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_Toc188968504 \h </w:instrText>
            </w:r>
            <w:r>
              <w:rPr>
                <w:noProof/>
                <w:webHidden/>
              </w:rPr>
            </w:r>
            <w:r>
              <w:rPr>
                <w:noProof/>
                <w:webHidden/>
              </w:rPr>
              <w:fldChar w:fldCharType="separate"/>
            </w:r>
            <w:r>
              <w:rPr>
                <w:noProof/>
                <w:webHidden/>
              </w:rPr>
              <w:t>11</w:t>
            </w:r>
            <w:r>
              <w:rPr>
                <w:noProof/>
                <w:webHidden/>
              </w:rPr>
              <w:fldChar w:fldCharType="end"/>
            </w:r>
          </w:hyperlink>
        </w:p>
        <w:p w14:paraId="3BF4E026" w14:textId="6EFC037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05" w:history="1">
            <w:r w:rsidRPr="00011FF5">
              <w:rPr>
                <w:rStyle w:val="Hyperlink"/>
                <w:noProof/>
              </w:rPr>
              <w:t>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Background - System Concepts and Limitations</w:t>
            </w:r>
            <w:r>
              <w:rPr>
                <w:noProof/>
                <w:webHidden/>
              </w:rPr>
              <w:tab/>
            </w:r>
            <w:r>
              <w:rPr>
                <w:noProof/>
                <w:webHidden/>
              </w:rPr>
              <w:fldChar w:fldCharType="begin"/>
            </w:r>
            <w:r>
              <w:rPr>
                <w:noProof/>
                <w:webHidden/>
              </w:rPr>
              <w:instrText xml:space="preserve"> PAGEREF _Toc188968505 \h </w:instrText>
            </w:r>
            <w:r>
              <w:rPr>
                <w:noProof/>
                <w:webHidden/>
              </w:rPr>
            </w:r>
            <w:r>
              <w:rPr>
                <w:noProof/>
                <w:webHidden/>
              </w:rPr>
              <w:fldChar w:fldCharType="separate"/>
            </w:r>
            <w:r>
              <w:rPr>
                <w:noProof/>
                <w:webHidden/>
              </w:rPr>
              <w:t>11</w:t>
            </w:r>
            <w:r>
              <w:rPr>
                <w:noProof/>
                <w:webHidden/>
              </w:rPr>
              <w:fldChar w:fldCharType="end"/>
            </w:r>
          </w:hyperlink>
        </w:p>
        <w:p w14:paraId="3C47DC6F" w14:textId="4FC53DC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6" w:history="1">
            <w:r w:rsidRPr="00011FF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The concepts of ENC, ENDS and System Database</w:t>
            </w:r>
            <w:r>
              <w:rPr>
                <w:noProof/>
                <w:webHidden/>
              </w:rPr>
              <w:tab/>
            </w:r>
            <w:r>
              <w:rPr>
                <w:noProof/>
                <w:webHidden/>
              </w:rPr>
              <w:fldChar w:fldCharType="begin"/>
            </w:r>
            <w:r>
              <w:rPr>
                <w:noProof/>
                <w:webHidden/>
              </w:rPr>
              <w:instrText xml:space="preserve"> PAGEREF _Toc188968506 \h </w:instrText>
            </w:r>
            <w:r>
              <w:rPr>
                <w:noProof/>
                <w:webHidden/>
              </w:rPr>
            </w:r>
            <w:r>
              <w:rPr>
                <w:noProof/>
                <w:webHidden/>
              </w:rPr>
              <w:fldChar w:fldCharType="separate"/>
            </w:r>
            <w:r>
              <w:rPr>
                <w:noProof/>
                <w:webHidden/>
              </w:rPr>
              <w:t>11</w:t>
            </w:r>
            <w:r>
              <w:rPr>
                <w:noProof/>
                <w:webHidden/>
              </w:rPr>
              <w:fldChar w:fldCharType="end"/>
            </w:r>
          </w:hyperlink>
        </w:p>
        <w:p w14:paraId="2BE064DE" w14:textId="67E45B3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7" w:history="1">
            <w:r w:rsidRPr="00011FF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concept, limitations, and challenges</w:t>
            </w:r>
            <w:r>
              <w:rPr>
                <w:noProof/>
                <w:webHidden/>
              </w:rPr>
              <w:tab/>
            </w:r>
            <w:r>
              <w:rPr>
                <w:noProof/>
                <w:webHidden/>
              </w:rPr>
              <w:fldChar w:fldCharType="begin"/>
            </w:r>
            <w:r>
              <w:rPr>
                <w:noProof/>
                <w:webHidden/>
              </w:rPr>
              <w:instrText xml:space="preserve"> PAGEREF _Toc188968507 \h </w:instrText>
            </w:r>
            <w:r>
              <w:rPr>
                <w:noProof/>
                <w:webHidden/>
              </w:rPr>
            </w:r>
            <w:r>
              <w:rPr>
                <w:noProof/>
                <w:webHidden/>
              </w:rPr>
              <w:fldChar w:fldCharType="separate"/>
            </w:r>
            <w:r>
              <w:rPr>
                <w:noProof/>
                <w:webHidden/>
              </w:rPr>
              <w:t>11</w:t>
            </w:r>
            <w:r>
              <w:rPr>
                <w:noProof/>
                <w:webHidden/>
              </w:rPr>
              <w:fldChar w:fldCharType="end"/>
            </w:r>
          </w:hyperlink>
        </w:p>
        <w:p w14:paraId="5A8A6A9E" w14:textId="3F335B7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08" w:history="1">
            <w:r w:rsidRPr="00011FF5">
              <w:rPr>
                <w:rStyle w:val="Hyperlink"/>
                <w:noProof/>
              </w:rPr>
              <w:t>4.2.1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Depth Related Functionality</w:t>
            </w:r>
            <w:r>
              <w:rPr>
                <w:noProof/>
                <w:webHidden/>
              </w:rPr>
              <w:tab/>
            </w:r>
            <w:r>
              <w:rPr>
                <w:noProof/>
                <w:webHidden/>
              </w:rPr>
              <w:fldChar w:fldCharType="begin"/>
            </w:r>
            <w:r>
              <w:rPr>
                <w:noProof/>
                <w:webHidden/>
              </w:rPr>
              <w:instrText xml:space="preserve"> PAGEREF _Toc188968508 \h </w:instrText>
            </w:r>
            <w:r>
              <w:rPr>
                <w:noProof/>
                <w:webHidden/>
              </w:rPr>
            </w:r>
            <w:r>
              <w:rPr>
                <w:noProof/>
                <w:webHidden/>
              </w:rPr>
              <w:fldChar w:fldCharType="separate"/>
            </w:r>
            <w:r>
              <w:rPr>
                <w:noProof/>
                <w:webHidden/>
              </w:rPr>
              <w:t>13</w:t>
            </w:r>
            <w:r>
              <w:rPr>
                <w:noProof/>
                <w:webHidden/>
              </w:rPr>
              <w:fldChar w:fldCharType="end"/>
            </w:r>
          </w:hyperlink>
        </w:p>
        <w:p w14:paraId="0B2924AA" w14:textId="6C6C1EC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09" w:history="1">
            <w:r w:rsidRPr="00011FF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_Toc188968509 \h </w:instrText>
            </w:r>
            <w:r>
              <w:rPr>
                <w:noProof/>
                <w:webHidden/>
              </w:rPr>
            </w:r>
            <w:r>
              <w:rPr>
                <w:noProof/>
                <w:webHidden/>
              </w:rPr>
              <w:fldChar w:fldCharType="separate"/>
            </w:r>
            <w:r>
              <w:rPr>
                <w:noProof/>
                <w:webHidden/>
              </w:rPr>
              <w:t>13</w:t>
            </w:r>
            <w:r>
              <w:rPr>
                <w:noProof/>
                <w:webHidden/>
              </w:rPr>
              <w:fldChar w:fldCharType="end"/>
            </w:r>
          </w:hyperlink>
        </w:p>
        <w:p w14:paraId="44704B80" w14:textId="7115232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0" w:history="1">
            <w:r w:rsidRPr="00011FF5">
              <w:rPr>
                <w:rStyle w:val="Hyperlink"/>
                <w:noProof/>
              </w:rPr>
              <w:t>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Interface Design</w:t>
            </w:r>
            <w:r>
              <w:rPr>
                <w:noProof/>
                <w:webHidden/>
              </w:rPr>
              <w:tab/>
            </w:r>
            <w:r>
              <w:rPr>
                <w:noProof/>
                <w:webHidden/>
              </w:rPr>
              <w:fldChar w:fldCharType="begin"/>
            </w:r>
            <w:r>
              <w:rPr>
                <w:noProof/>
                <w:webHidden/>
              </w:rPr>
              <w:instrText xml:space="preserve"> PAGEREF _Toc188968510 \h </w:instrText>
            </w:r>
            <w:r>
              <w:rPr>
                <w:noProof/>
                <w:webHidden/>
              </w:rPr>
            </w:r>
            <w:r>
              <w:rPr>
                <w:noProof/>
                <w:webHidden/>
              </w:rPr>
              <w:fldChar w:fldCharType="separate"/>
            </w:r>
            <w:r>
              <w:rPr>
                <w:noProof/>
                <w:webHidden/>
              </w:rPr>
              <w:t>14</w:t>
            </w:r>
            <w:r>
              <w:rPr>
                <w:noProof/>
                <w:webHidden/>
              </w:rPr>
              <w:fldChar w:fldCharType="end"/>
            </w:r>
          </w:hyperlink>
        </w:p>
        <w:p w14:paraId="230D3AC1" w14:textId="3463AB0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1" w:history="1">
            <w:r w:rsidRPr="00011FF5">
              <w:rPr>
                <w:rStyle w:val="Hyperlink"/>
                <w:noProof/>
              </w:rPr>
              <w:t>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General principles</w:t>
            </w:r>
            <w:r>
              <w:rPr>
                <w:noProof/>
                <w:webHidden/>
              </w:rPr>
              <w:tab/>
            </w:r>
            <w:r>
              <w:rPr>
                <w:noProof/>
                <w:webHidden/>
              </w:rPr>
              <w:fldChar w:fldCharType="begin"/>
            </w:r>
            <w:r>
              <w:rPr>
                <w:noProof/>
                <w:webHidden/>
              </w:rPr>
              <w:instrText xml:space="preserve"> PAGEREF _Toc188968511 \h </w:instrText>
            </w:r>
            <w:r>
              <w:rPr>
                <w:noProof/>
                <w:webHidden/>
              </w:rPr>
            </w:r>
            <w:r>
              <w:rPr>
                <w:noProof/>
                <w:webHidden/>
              </w:rPr>
              <w:fldChar w:fldCharType="separate"/>
            </w:r>
            <w:r>
              <w:rPr>
                <w:noProof/>
                <w:webHidden/>
              </w:rPr>
              <w:t>14</w:t>
            </w:r>
            <w:r>
              <w:rPr>
                <w:noProof/>
                <w:webHidden/>
              </w:rPr>
              <w:fldChar w:fldCharType="end"/>
            </w:r>
          </w:hyperlink>
        </w:p>
        <w:p w14:paraId="4D93BC01" w14:textId="11626C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2" w:history="1">
            <w:r w:rsidRPr="00011FF5">
              <w:rPr>
                <w:rStyle w:val="Hyperlink"/>
                <w:noProof/>
              </w:rPr>
              <w:t>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 Layers</w:t>
            </w:r>
            <w:r>
              <w:rPr>
                <w:noProof/>
                <w:webHidden/>
              </w:rPr>
              <w:tab/>
            </w:r>
            <w:r>
              <w:rPr>
                <w:noProof/>
                <w:webHidden/>
              </w:rPr>
              <w:fldChar w:fldCharType="begin"/>
            </w:r>
            <w:r>
              <w:rPr>
                <w:noProof/>
                <w:webHidden/>
              </w:rPr>
              <w:instrText xml:space="preserve"> PAGEREF _Toc188968512 \h </w:instrText>
            </w:r>
            <w:r>
              <w:rPr>
                <w:noProof/>
                <w:webHidden/>
              </w:rPr>
            </w:r>
            <w:r>
              <w:rPr>
                <w:noProof/>
                <w:webHidden/>
              </w:rPr>
              <w:fldChar w:fldCharType="separate"/>
            </w:r>
            <w:r>
              <w:rPr>
                <w:noProof/>
                <w:webHidden/>
              </w:rPr>
              <w:t>14</w:t>
            </w:r>
            <w:r>
              <w:rPr>
                <w:noProof/>
                <w:webHidden/>
              </w:rPr>
              <w:fldChar w:fldCharType="end"/>
            </w:r>
          </w:hyperlink>
        </w:p>
        <w:p w14:paraId="37A04D8D" w14:textId="30F7FC0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3" w:history="1">
            <w:r w:rsidRPr="00011FF5">
              <w:rPr>
                <w:rStyle w:val="Hyperlink"/>
                <w:noProof/>
              </w:rPr>
              <w:t>6.1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products and information layers</w:t>
            </w:r>
            <w:r>
              <w:rPr>
                <w:noProof/>
                <w:webHidden/>
              </w:rPr>
              <w:tab/>
            </w:r>
            <w:r>
              <w:rPr>
                <w:noProof/>
                <w:webHidden/>
              </w:rPr>
              <w:fldChar w:fldCharType="begin"/>
            </w:r>
            <w:r>
              <w:rPr>
                <w:noProof/>
                <w:webHidden/>
              </w:rPr>
              <w:instrText xml:space="preserve"> PAGEREF _Toc188968513 \h </w:instrText>
            </w:r>
            <w:r>
              <w:rPr>
                <w:noProof/>
                <w:webHidden/>
              </w:rPr>
            </w:r>
            <w:r>
              <w:rPr>
                <w:noProof/>
                <w:webHidden/>
              </w:rPr>
              <w:fldChar w:fldCharType="separate"/>
            </w:r>
            <w:r>
              <w:rPr>
                <w:noProof/>
                <w:webHidden/>
              </w:rPr>
              <w:t>14</w:t>
            </w:r>
            <w:r>
              <w:rPr>
                <w:noProof/>
                <w:webHidden/>
              </w:rPr>
              <w:fldChar w:fldCharType="end"/>
            </w:r>
          </w:hyperlink>
        </w:p>
        <w:p w14:paraId="1BCBF63D" w14:textId="6395F6E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4" w:history="1">
            <w:r w:rsidRPr="00011FF5">
              <w:rPr>
                <w:rStyle w:val="Hyperlink"/>
                <w:noProof/>
              </w:rPr>
              <w:t>6.1.1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Basic product specifications and layers</w:t>
            </w:r>
            <w:r>
              <w:rPr>
                <w:noProof/>
                <w:webHidden/>
              </w:rPr>
              <w:tab/>
            </w:r>
            <w:r>
              <w:rPr>
                <w:noProof/>
                <w:webHidden/>
              </w:rPr>
              <w:fldChar w:fldCharType="begin"/>
            </w:r>
            <w:r>
              <w:rPr>
                <w:noProof/>
                <w:webHidden/>
              </w:rPr>
              <w:instrText xml:space="preserve"> PAGEREF _Toc188968514 \h </w:instrText>
            </w:r>
            <w:r>
              <w:rPr>
                <w:noProof/>
                <w:webHidden/>
              </w:rPr>
            </w:r>
            <w:r>
              <w:rPr>
                <w:noProof/>
                <w:webHidden/>
              </w:rPr>
              <w:fldChar w:fldCharType="separate"/>
            </w:r>
            <w:r>
              <w:rPr>
                <w:noProof/>
                <w:webHidden/>
              </w:rPr>
              <w:t>14</w:t>
            </w:r>
            <w:r>
              <w:rPr>
                <w:noProof/>
                <w:webHidden/>
              </w:rPr>
              <w:fldChar w:fldCharType="end"/>
            </w:r>
          </w:hyperlink>
        </w:p>
        <w:p w14:paraId="7AB237BB" w14:textId="7632DC6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15" w:history="1">
            <w:r w:rsidRPr="00011FF5">
              <w:rPr>
                <w:rStyle w:val="Hyperlink"/>
                <w:noProof/>
              </w:rPr>
              <w:t>6.1.2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data products</w:t>
            </w:r>
            <w:r>
              <w:rPr>
                <w:noProof/>
                <w:webHidden/>
              </w:rPr>
              <w:tab/>
            </w:r>
            <w:r>
              <w:rPr>
                <w:noProof/>
                <w:webHidden/>
              </w:rPr>
              <w:fldChar w:fldCharType="begin"/>
            </w:r>
            <w:r>
              <w:rPr>
                <w:noProof/>
                <w:webHidden/>
              </w:rPr>
              <w:instrText xml:space="preserve"> PAGEREF _Toc188968515 \h </w:instrText>
            </w:r>
            <w:r>
              <w:rPr>
                <w:noProof/>
                <w:webHidden/>
              </w:rPr>
            </w:r>
            <w:r>
              <w:rPr>
                <w:noProof/>
                <w:webHidden/>
              </w:rPr>
              <w:fldChar w:fldCharType="separate"/>
            </w:r>
            <w:r>
              <w:rPr>
                <w:noProof/>
                <w:webHidden/>
              </w:rPr>
              <w:t>14</w:t>
            </w:r>
            <w:r>
              <w:rPr>
                <w:noProof/>
                <w:webHidden/>
              </w:rPr>
              <w:fldChar w:fldCharType="end"/>
            </w:r>
          </w:hyperlink>
        </w:p>
        <w:p w14:paraId="2210FC45" w14:textId="5AB2A7B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6" w:history="1">
            <w:r w:rsidRPr="00011FF5">
              <w:rPr>
                <w:rStyle w:val="Hyperlink"/>
                <w:noProof/>
              </w:rPr>
              <w:t>6.2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Mitigation of data overload</w:t>
            </w:r>
            <w:r>
              <w:rPr>
                <w:noProof/>
                <w:webHidden/>
              </w:rPr>
              <w:tab/>
            </w:r>
            <w:r>
              <w:rPr>
                <w:noProof/>
                <w:webHidden/>
              </w:rPr>
              <w:fldChar w:fldCharType="begin"/>
            </w:r>
            <w:r>
              <w:rPr>
                <w:noProof/>
                <w:webHidden/>
              </w:rPr>
              <w:instrText xml:space="preserve"> PAGEREF _Toc188968516 \h </w:instrText>
            </w:r>
            <w:r>
              <w:rPr>
                <w:noProof/>
                <w:webHidden/>
              </w:rPr>
            </w:r>
            <w:r>
              <w:rPr>
                <w:noProof/>
                <w:webHidden/>
              </w:rPr>
              <w:fldChar w:fldCharType="separate"/>
            </w:r>
            <w:r>
              <w:rPr>
                <w:noProof/>
                <w:webHidden/>
              </w:rPr>
              <w:t>15</w:t>
            </w:r>
            <w:r>
              <w:rPr>
                <w:noProof/>
                <w:webHidden/>
              </w:rPr>
              <w:fldChar w:fldCharType="end"/>
            </w:r>
          </w:hyperlink>
        </w:p>
        <w:p w14:paraId="00AA95F2" w14:textId="0CCDF3A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17" w:history="1">
            <w:r w:rsidRPr="00011FF5">
              <w:rPr>
                <w:rStyle w:val="Hyperlink"/>
                <w:noProof/>
              </w:rPr>
              <w:t>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Portrayal Process, Catalogue Elements, and Alerting</w:t>
            </w:r>
            <w:r>
              <w:rPr>
                <w:noProof/>
                <w:webHidden/>
              </w:rPr>
              <w:tab/>
            </w:r>
            <w:r>
              <w:rPr>
                <w:noProof/>
                <w:webHidden/>
              </w:rPr>
              <w:fldChar w:fldCharType="begin"/>
            </w:r>
            <w:r>
              <w:rPr>
                <w:noProof/>
                <w:webHidden/>
              </w:rPr>
              <w:instrText xml:space="preserve"> PAGEREF _Toc188968517 \h </w:instrText>
            </w:r>
            <w:r>
              <w:rPr>
                <w:noProof/>
                <w:webHidden/>
              </w:rPr>
            </w:r>
            <w:r>
              <w:rPr>
                <w:noProof/>
                <w:webHidden/>
              </w:rPr>
              <w:fldChar w:fldCharType="separate"/>
            </w:r>
            <w:r>
              <w:rPr>
                <w:noProof/>
                <w:webHidden/>
              </w:rPr>
              <w:t>15</w:t>
            </w:r>
            <w:r>
              <w:rPr>
                <w:noProof/>
                <w:webHidden/>
              </w:rPr>
              <w:fldChar w:fldCharType="end"/>
            </w:r>
          </w:hyperlink>
        </w:p>
        <w:p w14:paraId="2B472534" w14:textId="620BB74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8" w:history="1">
            <w:r w:rsidRPr="00011FF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Overview of the portrayal process</w:t>
            </w:r>
            <w:r>
              <w:rPr>
                <w:noProof/>
                <w:webHidden/>
              </w:rPr>
              <w:tab/>
            </w:r>
            <w:r>
              <w:rPr>
                <w:noProof/>
                <w:webHidden/>
              </w:rPr>
              <w:fldChar w:fldCharType="begin"/>
            </w:r>
            <w:r>
              <w:rPr>
                <w:noProof/>
                <w:webHidden/>
              </w:rPr>
              <w:instrText xml:space="preserve"> PAGEREF _Toc188968518 \h </w:instrText>
            </w:r>
            <w:r>
              <w:rPr>
                <w:noProof/>
                <w:webHidden/>
              </w:rPr>
            </w:r>
            <w:r>
              <w:rPr>
                <w:noProof/>
                <w:webHidden/>
              </w:rPr>
              <w:fldChar w:fldCharType="separate"/>
            </w:r>
            <w:r>
              <w:rPr>
                <w:noProof/>
                <w:webHidden/>
              </w:rPr>
              <w:t>15</w:t>
            </w:r>
            <w:r>
              <w:rPr>
                <w:noProof/>
                <w:webHidden/>
              </w:rPr>
              <w:fldChar w:fldCharType="end"/>
            </w:r>
          </w:hyperlink>
        </w:p>
        <w:p w14:paraId="636B0FE2" w14:textId="4A9691E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19" w:history="1">
            <w:r w:rsidRPr="00011FF5">
              <w:rPr>
                <w:rStyle w:val="Hyperlink"/>
                <w:noProof/>
              </w:rPr>
              <w:t>7.2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of S-100 Portrayal</w:t>
            </w:r>
            <w:r>
              <w:rPr>
                <w:noProof/>
                <w:webHidden/>
              </w:rPr>
              <w:tab/>
            </w:r>
            <w:r>
              <w:rPr>
                <w:noProof/>
                <w:webHidden/>
              </w:rPr>
              <w:fldChar w:fldCharType="begin"/>
            </w:r>
            <w:r>
              <w:rPr>
                <w:noProof/>
                <w:webHidden/>
              </w:rPr>
              <w:instrText xml:space="preserve"> PAGEREF _Toc188968519 \h </w:instrText>
            </w:r>
            <w:r>
              <w:rPr>
                <w:noProof/>
                <w:webHidden/>
              </w:rPr>
            </w:r>
            <w:r>
              <w:rPr>
                <w:noProof/>
                <w:webHidden/>
              </w:rPr>
              <w:fldChar w:fldCharType="separate"/>
            </w:r>
            <w:r>
              <w:rPr>
                <w:noProof/>
                <w:webHidden/>
              </w:rPr>
              <w:t>15</w:t>
            </w:r>
            <w:r>
              <w:rPr>
                <w:noProof/>
                <w:webHidden/>
              </w:rPr>
              <w:fldChar w:fldCharType="end"/>
            </w:r>
          </w:hyperlink>
        </w:p>
        <w:p w14:paraId="1D4D4E32" w14:textId="648DC0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0" w:history="1">
            <w:r w:rsidRPr="00011FF5">
              <w:rPr>
                <w:rStyle w:val="Hyperlink"/>
                <w:noProof/>
              </w:rPr>
              <w:t>7.2.1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Pixmaps</w:t>
            </w:r>
            <w:r>
              <w:rPr>
                <w:noProof/>
                <w:webHidden/>
              </w:rPr>
              <w:tab/>
            </w:r>
            <w:r>
              <w:rPr>
                <w:noProof/>
                <w:webHidden/>
              </w:rPr>
              <w:fldChar w:fldCharType="begin"/>
            </w:r>
            <w:r>
              <w:rPr>
                <w:noProof/>
                <w:webHidden/>
              </w:rPr>
              <w:instrText xml:space="preserve"> PAGEREF _Toc188968520 \h </w:instrText>
            </w:r>
            <w:r>
              <w:rPr>
                <w:noProof/>
                <w:webHidden/>
              </w:rPr>
            </w:r>
            <w:r>
              <w:rPr>
                <w:noProof/>
                <w:webHidden/>
              </w:rPr>
              <w:fldChar w:fldCharType="separate"/>
            </w:r>
            <w:r>
              <w:rPr>
                <w:noProof/>
                <w:webHidden/>
              </w:rPr>
              <w:t>16</w:t>
            </w:r>
            <w:r>
              <w:rPr>
                <w:noProof/>
                <w:webHidden/>
              </w:rPr>
              <w:fldChar w:fldCharType="end"/>
            </w:r>
          </w:hyperlink>
        </w:p>
        <w:p w14:paraId="39BDA457" w14:textId="3E237A0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1" w:history="1">
            <w:r w:rsidRPr="00011FF5">
              <w:rPr>
                <w:rStyle w:val="Hyperlink"/>
                <w:noProof/>
              </w:rPr>
              <w:t>7.2.2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coding scheme</w:t>
            </w:r>
            <w:r>
              <w:rPr>
                <w:noProof/>
                <w:webHidden/>
              </w:rPr>
              <w:tab/>
            </w:r>
            <w:r>
              <w:rPr>
                <w:noProof/>
                <w:webHidden/>
              </w:rPr>
              <w:fldChar w:fldCharType="begin"/>
            </w:r>
            <w:r>
              <w:rPr>
                <w:noProof/>
                <w:webHidden/>
              </w:rPr>
              <w:instrText xml:space="preserve"> PAGEREF _Toc188968521 \h </w:instrText>
            </w:r>
            <w:r>
              <w:rPr>
                <w:noProof/>
                <w:webHidden/>
              </w:rPr>
            </w:r>
            <w:r>
              <w:rPr>
                <w:noProof/>
                <w:webHidden/>
              </w:rPr>
              <w:fldChar w:fldCharType="separate"/>
            </w:r>
            <w:r>
              <w:rPr>
                <w:noProof/>
                <w:webHidden/>
              </w:rPr>
              <w:t>16</w:t>
            </w:r>
            <w:r>
              <w:rPr>
                <w:noProof/>
                <w:webHidden/>
              </w:rPr>
              <w:fldChar w:fldCharType="end"/>
            </w:r>
          </w:hyperlink>
        </w:p>
        <w:p w14:paraId="3B565EB8" w14:textId="12134B9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2" w:history="1">
            <w:r w:rsidRPr="00011FF5">
              <w:rPr>
                <w:rStyle w:val="Hyperlink"/>
                <w:noProof/>
              </w:rPr>
              <w:t>7.2.3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Symbols</w:t>
            </w:r>
            <w:r>
              <w:rPr>
                <w:noProof/>
                <w:webHidden/>
              </w:rPr>
              <w:tab/>
            </w:r>
            <w:r>
              <w:rPr>
                <w:noProof/>
                <w:webHidden/>
              </w:rPr>
              <w:fldChar w:fldCharType="begin"/>
            </w:r>
            <w:r>
              <w:rPr>
                <w:noProof/>
                <w:webHidden/>
              </w:rPr>
              <w:instrText xml:space="preserve"> PAGEREF _Toc188968522 \h </w:instrText>
            </w:r>
            <w:r>
              <w:rPr>
                <w:noProof/>
                <w:webHidden/>
              </w:rPr>
            </w:r>
            <w:r>
              <w:rPr>
                <w:noProof/>
                <w:webHidden/>
              </w:rPr>
              <w:fldChar w:fldCharType="separate"/>
            </w:r>
            <w:r>
              <w:rPr>
                <w:noProof/>
                <w:webHidden/>
              </w:rPr>
              <w:t>16</w:t>
            </w:r>
            <w:r>
              <w:rPr>
                <w:noProof/>
                <w:webHidden/>
              </w:rPr>
              <w:fldChar w:fldCharType="end"/>
            </w:r>
          </w:hyperlink>
        </w:p>
        <w:p w14:paraId="7B7C8CC3" w14:textId="2687B6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3" w:history="1">
            <w:r w:rsidRPr="00011FF5">
              <w:rPr>
                <w:rStyle w:val="Hyperlink"/>
                <w:noProof/>
              </w:rPr>
              <w:t>7.2.4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Area fills</w:t>
            </w:r>
            <w:r>
              <w:rPr>
                <w:noProof/>
                <w:webHidden/>
              </w:rPr>
              <w:tab/>
            </w:r>
            <w:r>
              <w:rPr>
                <w:noProof/>
                <w:webHidden/>
              </w:rPr>
              <w:fldChar w:fldCharType="begin"/>
            </w:r>
            <w:r>
              <w:rPr>
                <w:noProof/>
                <w:webHidden/>
              </w:rPr>
              <w:instrText xml:space="preserve"> PAGEREF _Toc188968523 \h </w:instrText>
            </w:r>
            <w:r>
              <w:rPr>
                <w:noProof/>
                <w:webHidden/>
              </w:rPr>
            </w:r>
            <w:r>
              <w:rPr>
                <w:noProof/>
                <w:webHidden/>
              </w:rPr>
              <w:fldChar w:fldCharType="separate"/>
            </w:r>
            <w:r>
              <w:rPr>
                <w:noProof/>
                <w:webHidden/>
              </w:rPr>
              <w:t>16</w:t>
            </w:r>
            <w:r>
              <w:rPr>
                <w:noProof/>
                <w:webHidden/>
              </w:rPr>
              <w:fldChar w:fldCharType="end"/>
            </w:r>
          </w:hyperlink>
        </w:p>
        <w:p w14:paraId="7430FF76" w14:textId="05C8FFC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4" w:history="1">
            <w:r w:rsidRPr="00011FF5">
              <w:rPr>
                <w:rStyle w:val="Hyperlink"/>
                <w:noProof/>
              </w:rPr>
              <w:t>7.2.5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Line styles</w:t>
            </w:r>
            <w:r>
              <w:rPr>
                <w:noProof/>
                <w:webHidden/>
              </w:rPr>
              <w:tab/>
            </w:r>
            <w:r>
              <w:rPr>
                <w:noProof/>
                <w:webHidden/>
              </w:rPr>
              <w:fldChar w:fldCharType="begin"/>
            </w:r>
            <w:r>
              <w:rPr>
                <w:noProof/>
                <w:webHidden/>
              </w:rPr>
              <w:instrText xml:space="preserve"> PAGEREF _Toc188968524 \h </w:instrText>
            </w:r>
            <w:r>
              <w:rPr>
                <w:noProof/>
                <w:webHidden/>
              </w:rPr>
            </w:r>
            <w:r>
              <w:rPr>
                <w:noProof/>
                <w:webHidden/>
              </w:rPr>
              <w:fldChar w:fldCharType="separate"/>
            </w:r>
            <w:r>
              <w:rPr>
                <w:noProof/>
                <w:webHidden/>
              </w:rPr>
              <w:t>16</w:t>
            </w:r>
            <w:r>
              <w:rPr>
                <w:noProof/>
                <w:webHidden/>
              </w:rPr>
              <w:fldChar w:fldCharType="end"/>
            </w:r>
          </w:hyperlink>
        </w:p>
        <w:p w14:paraId="16C53DFE" w14:textId="0FB7BB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5" w:history="1">
            <w:r w:rsidRPr="00011FF5">
              <w:rPr>
                <w:rStyle w:val="Hyperlink"/>
                <w:noProof/>
              </w:rPr>
              <w:t>7.2.6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Shared Edges.</w:t>
            </w:r>
            <w:r>
              <w:rPr>
                <w:noProof/>
                <w:webHidden/>
              </w:rPr>
              <w:tab/>
            </w:r>
            <w:r>
              <w:rPr>
                <w:noProof/>
                <w:webHidden/>
              </w:rPr>
              <w:fldChar w:fldCharType="begin"/>
            </w:r>
            <w:r>
              <w:rPr>
                <w:noProof/>
                <w:webHidden/>
              </w:rPr>
              <w:instrText xml:space="preserve"> PAGEREF _Toc188968525 \h </w:instrText>
            </w:r>
            <w:r>
              <w:rPr>
                <w:noProof/>
                <w:webHidden/>
              </w:rPr>
            </w:r>
            <w:r>
              <w:rPr>
                <w:noProof/>
                <w:webHidden/>
              </w:rPr>
              <w:fldChar w:fldCharType="separate"/>
            </w:r>
            <w:r>
              <w:rPr>
                <w:noProof/>
                <w:webHidden/>
              </w:rPr>
              <w:t>17</w:t>
            </w:r>
            <w:r>
              <w:rPr>
                <w:noProof/>
                <w:webHidden/>
              </w:rPr>
              <w:fldChar w:fldCharType="end"/>
            </w:r>
          </w:hyperlink>
        </w:p>
        <w:p w14:paraId="27E7F0F2" w14:textId="6D268C4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6" w:history="1">
            <w:r w:rsidRPr="00011FF5">
              <w:rPr>
                <w:rStyle w:val="Hyperlink"/>
                <w:noProof/>
              </w:rPr>
              <w:t>7.2.7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w:t>
            </w:r>
            <w:r>
              <w:rPr>
                <w:noProof/>
                <w:webHidden/>
              </w:rPr>
              <w:tab/>
            </w:r>
            <w:r>
              <w:rPr>
                <w:noProof/>
                <w:webHidden/>
              </w:rPr>
              <w:fldChar w:fldCharType="begin"/>
            </w:r>
            <w:r>
              <w:rPr>
                <w:noProof/>
                <w:webHidden/>
              </w:rPr>
              <w:instrText xml:space="preserve"> PAGEREF _Toc188968526 \h </w:instrText>
            </w:r>
            <w:r>
              <w:rPr>
                <w:noProof/>
                <w:webHidden/>
              </w:rPr>
            </w:r>
            <w:r>
              <w:rPr>
                <w:noProof/>
                <w:webHidden/>
              </w:rPr>
              <w:fldChar w:fldCharType="separate"/>
            </w:r>
            <w:r>
              <w:rPr>
                <w:noProof/>
                <w:webHidden/>
              </w:rPr>
              <w:t>17</w:t>
            </w:r>
            <w:r>
              <w:rPr>
                <w:noProof/>
                <w:webHidden/>
              </w:rPr>
              <w:fldChar w:fldCharType="end"/>
            </w:r>
          </w:hyperlink>
        </w:p>
        <w:p w14:paraId="08134C2F" w14:textId="7594807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7" w:history="1">
            <w:r w:rsidRPr="00011FF5">
              <w:rPr>
                <w:rStyle w:val="Hyperlink"/>
                <w:noProof/>
              </w:rPr>
              <w:t>7.2.8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Style sheets</w:t>
            </w:r>
            <w:r>
              <w:rPr>
                <w:noProof/>
                <w:webHidden/>
              </w:rPr>
              <w:tab/>
            </w:r>
            <w:r>
              <w:rPr>
                <w:noProof/>
                <w:webHidden/>
              </w:rPr>
              <w:fldChar w:fldCharType="begin"/>
            </w:r>
            <w:r>
              <w:rPr>
                <w:noProof/>
                <w:webHidden/>
              </w:rPr>
              <w:instrText xml:space="preserve"> PAGEREF _Toc188968527 \h </w:instrText>
            </w:r>
            <w:r>
              <w:rPr>
                <w:noProof/>
                <w:webHidden/>
              </w:rPr>
            </w:r>
            <w:r>
              <w:rPr>
                <w:noProof/>
                <w:webHidden/>
              </w:rPr>
              <w:fldChar w:fldCharType="separate"/>
            </w:r>
            <w:r>
              <w:rPr>
                <w:noProof/>
                <w:webHidden/>
              </w:rPr>
              <w:t>17</w:t>
            </w:r>
            <w:r>
              <w:rPr>
                <w:noProof/>
                <w:webHidden/>
              </w:rPr>
              <w:fldChar w:fldCharType="end"/>
            </w:r>
          </w:hyperlink>
        </w:p>
        <w:p w14:paraId="675E5980" w14:textId="3A72549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8" w:history="1">
            <w:r w:rsidRPr="00011FF5">
              <w:rPr>
                <w:rStyle w:val="Hyperlink"/>
                <w:noProof/>
              </w:rPr>
              <w:t>7.2.9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planes</w:t>
            </w:r>
            <w:r>
              <w:rPr>
                <w:noProof/>
                <w:webHidden/>
              </w:rPr>
              <w:tab/>
            </w:r>
            <w:r>
              <w:rPr>
                <w:noProof/>
                <w:webHidden/>
              </w:rPr>
              <w:fldChar w:fldCharType="begin"/>
            </w:r>
            <w:r>
              <w:rPr>
                <w:noProof/>
                <w:webHidden/>
              </w:rPr>
              <w:instrText xml:space="preserve"> PAGEREF _Toc188968528 \h </w:instrText>
            </w:r>
            <w:r>
              <w:rPr>
                <w:noProof/>
                <w:webHidden/>
              </w:rPr>
            </w:r>
            <w:r>
              <w:rPr>
                <w:noProof/>
                <w:webHidden/>
              </w:rPr>
              <w:fldChar w:fldCharType="separate"/>
            </w:r>
            <w:r>
              <w:rPr>
                <w:noProof/>
                <w:webHidden/>
              </w:rPr>
              <w:t>18</w:t>
            </w:r>
            <w:r>
              <w:rPr>
                <w:noProof/>
                <w:webHidden/>
              </w:rPr>
              <w:fldChar w:fldCharType="end"/>
            </w:r>
          </w:hyperlink>
        </w:p>
        <w:p w14:paraId="299C66B5" w14:textId="2A8CA7B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29" w:history="1">
            <w:r w:rsidRPr="00011FF5">
              <w:rPr>
                <w:rStyle w:val="Hyperlink"/>
                <w:noProof/>
              </w:rPr>
              <w:t>7.2.10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priorities</w:t>
            </w:r>
            <w:r>
              <w:rPr>
                <w:noProof/>
                <w:webHidden/>
              </w:rPr>
              <w:tab/>
            </w:r>
            <w:r>
              <w:rPr>
                <w:noProof/>
                <w:webHidden/>
              </w:rPr>
              <w:fldChar w:fldCharType="begin"/>
            </w:r>
            <w:r>
              <w:rPr>
                <w:noProof/>
                <w:webHidden/>
              </w:rPr>
              <w:instrText xml:space="preserve"> PAGEREF _Toc188968529 \h </w:instrText>
            </w:r>
            <w:r>
              <w:rPr>
                <w:noProof/>
                <w:webHidden/>
              </w:rPr>
            </w:r>
            <w:r>
              <w:rPr>
                <w:noProof/>
                <w:webHidden/>
              </w:rPr>
              <w:fldChar w:fldCharType="separate"/>
            </w:r>
            <w:r>
              <w:rPr>
                <w:noProof/>
                <w:webHidden/>
              </w:rPr>
              <w:t>18</w:t>
            </w:r>
            <w:r>
              <w:rPr>
                <w:noProof/>
                <w:webHidden/>
              </w:rPr>
              <w:fldChar w:fldCharType="end"/>
            </w:r>
          </w:hyperlink>
        </w:p>
        <w:p w14:paraId="701CF41C" w14:textId="2D385E2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0" w:history="1">
            <w:r w:rsidRPr="00011FF5">
              <w:rPr>
                <w:rStyle w:val="Hyperlink"/>
                <w:noProof/>
              </w:rPr>
              <w:t>7.2.11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groups</w:t>
            </w:r>
            <w:r>
              <w:rPr>
                <w:noProof/>
                <w:webHidden/>
              </w:rPr>
              <w:tab/>
            </w:r>
            <w:r>
              <w:rPr>
                <w:noProof/>
                <w:webHidden/>
              </w:rPr>
              <w:fldChar w:fldCharType="begin"/>
            </w:r>
            <w:r>
              <w:rPr>
                <w:noProof/>
                <w:webHidden/>
              </w:rPr>
              <w:instrText xml:space="preserve"> PAGEREF _Toc188968530 \h </w:instrText>
            </w:r>
            <w:r>
              <w:rPr>
                <w:noProof/>
                <w:webHidden/>
              </w:rPr>
            </w:r>
            <w:r>
              <w:rPr>
                <w:noProof/>
                <w:webHidden/>
              </w:rPr>
              <w:fldChar w:fldCharType="separate"/>
            </w:r>
            <w:r>
              <w:rPr>
                <w:noProof/>
                <w:webHidden/>
              </w:rPr>
              <w:t>18</w:t>
            </w:r>
            <w:r>
              <w:rPr>
                <w:noProof/>
                <w:webHidden/>
              </w:rPr>
              <w:fldChar w:fldCharType="end"/>
            </w:r>
          </w:hyperlink>
        </w:p>
        <w:p w14:paraId="21CDC584" w14:textId="6B39503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1" w:history="1">
            <w:r w:rsidRPr="00011FF5">
              <w:rPr>
                <w:rStyle w:val="Hyperlink"/>
                <w:noProof/>
              </w:rPr>
              <w:t>7.2.12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Viewing group layers</w:t>
            </w:r>
            <w:r>
              <w:rPr>
                <w:noProof/>
                <w:webHidden/>
              </w:rPr>
              <w:tab/>
            </w:r>
            <w:r>
              <w:rPr>
                <w:noProof/>
                <w:webHidden/>
              </w:rPr>
              <w:fldChar w:fldCharType="begin"/>
            </w:r>
            <w:r>
              <w:rPr>
                <w:noProof/>
                <w:webHidden/>
              </w:rPr>
              <w:instrText xml:space="preserve"> PAGEREF _Toc188968531 \h </w:instrText>
            </w:r>
            <w:r>
              <w:rPr>
                <w:noProof/>
                <w:webHidden/>
              </w:rPr>
            </w:r>
            <w:r>
              <w:rPr>
                <w:noProof/>
                <w:webHidden/>
              </w:rPr>
              <w:fldChar w:fldCharType="separate"/>
            </w:r>
            <w:r>
              <w:rPr>
                <w:noProof/>
                <w:webHidden/>
              </w:rPr>
              <w:t>18</w:t>
            </w:r>
            <w:r>
              <w:rPr>
                <w:noProof/>
                <w:webHidden/>
              </w:rPr>
              <w:fldChar w:fldCharType="end"/>
            </w:r>
          </w:hyperlink>
        </w:p>
        <w:p w14:paraId="6E1F2FCB" w14:textId="49B3182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2" w:history="1">
            <w:r w:rsidRPr="00011FF5">
              <w:rPr>
                <w:rStyle w:val="Hyperlink"/>
                <w:noProof/>
              </w:rPr>
              <w:t>7.2.13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modes</w:t>
            </w:r>
            <w:r>
              <w:rPr>
                <w:noProof/>
                <w:webHidden/>
              </w:rPr>
              <w:tab/>
            </w:r>
            <w:r>
              <w:rPr>
                <w:noProof/>
                <w:webHidden/>
              </w:rPr>
              <w:fldChar w:fldCharType="begin"/>
            </w:r>
            <w:r>
              <w:rPr>
                <w:noProof/>
                <w:webHidden/>
              </w:rPr>
              <w:instrText xml:space="preserve"> PAGEREF _Toc188968532 \h </w:instrText>
            </w:r>
            <w:r>
              <w:rPr>
                <w:noProof/>
                <w:webHidden/>
              </w:rPr>
            </w:r>
            <w:r>
              <w:rPr>
                <w:noProof/>
                <w:webHidden/>
              </w:rPr>
              <w:fldChar w:fldCharType="separate"/>
            </w:r>
            <w:r>
              <w:rPr>
                <w:noProof/>
                <w:webHidden/>
              </w:rPr>
              <w:t>18</w:t>
            </w:r>
            <w:r>
              <w:rPr>
                <w:noProof/>
                <w:webHidden/>
              </w:rPr>
              <w:fldChar w:fldCharType="end"/>
            </w:r>
          </w:hyperlink>
        </w:p>
        <w:p w14:paraId="3D796C97" w14:textId="193D091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5" w:history="1">
            <w:r w:rsidRPr="00011FF5">
              <w:rPr>
                <w:rStyle w:val="Hyperlink"/>
                <w:noProof/>
              </w:rPr>
              <w:t>7.2.14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Rules</w:t>
            </w:r>
            <w:r>
              <w:rPr>
                <w:noProof/>
                <w:webHidden/>
              </w:rPr>
              <w:tab/>
            </w:r>
            <w:r>
              <w:rPr>
                <w:noProof/>
                <w:webHidden/>
              </w:rPr>
              <w:fldChar w:fldCharType="begin"/>
            </w:r>
            <w:r>
              <w:rPr>
                <w:noProof/>
                <w:webHidden/>
              </w:rPr>
              <w:instrText xml:space="preserve"> PAGEREF _Toc188968535 \h </w:instrText>
            </w:r>
            <w:r>
              <w:rPr>
                <w:noProof/>
                <w:webHidden/>
              </w:rPr>
            </w:r>
            <w:r>
              <w:rPr>
                <w:noProof/>
                <w:webHidden/>
              </w:rPr>
              <w:fldChar w:fldCharType="separate"/>
            </w:r>
            <w:r>
              <w:rPr>
                <w:noProof/>
                <w:webHidden/>
              </w:rPr>
              <w:t>18</w:t>
            </w:r>
            <w:r>
              <w:rPr>
                <w:noProof/>
                <w:webHidden/>
              </w:rPr>
              <w:fldChar w:fldCharType="end"/>
            </w:r>
          </w:hyperlink>
        </w:p>
        <w:p w14:paraId="7647C1C8" w14:textId="1B93940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6" w:history="1">
            <w:r w:rsidRPr="00011FF5">
              <w:rPr>
                <w:rStyle w:val="Hyperlink"/>
                <w:noProof/>
              </w:rPr>
              <w:t>7.2.15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Context</w:t>
            </w:r>
            <w:r>
              <w:rPr>
                <w:noProof/>
                <w:webHidden/>
              </w:rPr>
              <w:tab/>
            </w:r>
            <w:r>
              <w:rPr>
                <w:noProof/>
                <w:webHidden/>
              </w:rPr>
              <w:fldChar w:fldCharType="begin"/>
            </w:r>
            <w:r>
              <w:rPr>
                <w:noProof/>
                <w:webHidden/>
              </w:rPr>
              <w:instrText xml:space="preserve"> PAGEREF _Toc188968536 \h </w:instrText>
            </w:r>
            <w:r>
              <w:rPr>
                <w:noProof/>
                <w:webHidden/>
              </w:rPr>
            </w:r>
            <w:r>
              <w:rPr>
                <w:noProof/>
                <w:webHidden/>
              </w:rPr>
              <w:fldChar w:fldCharType="separate"/>
            </w:r>
            <w:r>
              <w:rPr>
                <w:noProof/>
                <w:webHidden/>
              </w:rPr>
              <w:t>18</w:t>
            </w:r>
            <w:r>
              <w:rPr>
                <w:noProof/>
                <w:webHidden/>
              </w:rPr>
              <w:fldChar w:fldCharType="end"/>
            </w:r>
          </w:hyperlink>
        </w:p>
        <w:p w14:paraId="39E20932" w14:textId="1838190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37" w:history="1">
            <w:r w:rsidRPr="00011FF5">
              <w:rPr>
                <w:rStyle w:val="Hyperlink"/>
                <w:noProof/>
              </w:rPr>
              <w:t>7.2.16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Validity times</w:t>
            </w:r>
            <w:r>
              <w:rPr>
                <w:noProof/>
                <w:webHidden/>
              </w:rPr>
              <w:tab/>
            </w:r>
            <w:r>
              <w:rPr>
                <w:noProof/>
                <w:webHidden/>
              </w:rPr>
              <w:fldChar w:fldCharType="begin"/>
            </w:r>
            <w:r>
              <w:rPr>
                <w:noProof/>
                <w:webHidden/>
              </w:rPr>
              <w:instrText xml:space="preserve"> PAGEREF _Toc188968537 \h </w:instrText>
            </w:r>
            <w:r>
              <w:rPr>
                <w:noProof/>
                <w:webHidden/>
              </w:rPr>
            </w:r>
            <w:r>
              <w:rPr>
                <w:noProof/>
                <w:webHidden/>
              </w:rPr>
              <w:fldChar w:fldCharType="separate"/>
            </w:r>
            <w:r>
              <w:rPr>
                <w:noProof/>
                <w:webHidden/>
              </w:rPr>
              <w:t>18</w:t>
            </w:r>
            <w:r>
              <w:rPr>
                <w:noProof/>
                <w:webHidden/>
              </w:rPr>
              <w:fldChar w:fldCharType="end"/>
            </w:r>
          </w:hyperlink>
        </w:p>
        <w:p w14:paraId="2F87A09A" w14:textId="702243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38" w:history="1">
            <w:r w:rsidRPr="00011FF5">
              <w:rPr>
                <w:rStyle w:val="Hyperlink"/>
                <w:noProof/>
              </w:rPr>
              <w:t>7.3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w:t>
            </w:r>
            <w:r>
              <w:rPr>
                <w:noProof/>
                <w:webHidden/>
              </w:rPr>
              <w:tab/>
            </w:r>
            <w:r>
              <w:rPr>
                <w:noProof/>
                <w:webHidden/>
              </w:rPr>
              <w:fldChar w:fldCharType="begin"/>
            </w:r>
            <w:r>
              <w:rPr>
                <w:noProof/>
                <w:webHidden/>
              </w:rPr>
              <w:instrText xml:space="preserve"> PAGEREF _Toc188968538 \h </w:instrText>
            </w:r>
            <w:r>
              <w:rPr>
                <w:noProof/>
                <w:webHidden/>
              </w:rPr>
            </w:r>
            <w:r>
              <w:rPr>
                <w:noProof/>
                <w:webHidden/>
              </w:rPr>
              <w:fldChar w:fldCharType="separate"/>
            </w:r>
            <w:r>
              <w:rPr>
                <w:noProof/>
                <w:webHidden/>
              </w:rPr>
              <w:t>19</w:t>
            </w:r>
            <w:r>
              <w:rPr>
                <w:noProof/>
                <w:webHidden/>
              </w:rPr>
              <w:fldChar w:fldCharType="end"/>
            </w:r>
          </w:hyperlink>
        </w:p>
        <w:p w14:paraId="0128FAD5" w14:textId="63EF09D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39" w:history="1">
            <w:r w:rsidRPr="00011FF5">
              <w:rPr>
                <w:rStyle w:val="Hyperlink"/>
                <w:noProof/>
              </w:rPr>
              <w:t>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Interoperability</w:t>
            </w:r>
            <w:r>
              <w:rPr>
                <w:noProof/>
                <w:webHidden/>
              </w:rPr>
              <w:tab/>
            </w:r>
            <w:r>
              <w:rPr>
                <w:noProof/>
                <w:webHidden/>
              </w:rPr>
              <w:fldChar w:fldCharType="begin"/>
            </w:r>
            <w:r>
              <w:rPr>
                <w:noProof/>
                <w:webHidden/>
              </w:rPr>
              <w:instrText xml:space="preserve"> PAGEREF _Toc188968539 \h </w:instrText>
            </w:r>
            <w:r>
              <w:rPr>
                <w:noProof/>
                <w:webHidden/>
              </w:rPr>
            </w:r>
            <w:r>
              <w:rPr>
                <w:noProof/>
                <w:webHidden/>
              </w:rPr>
              <w:fldChar w:fldCharType="separate"/>
            </w:r>
            <w:r>
              <w:rPr>
                <w:noProof/>
                <w:webHidden/>
              </w:rPr>
              <w:t>19</w:t>
            </w:r>
            <w:r>
              <w:rPr>
                <w:noProof/>
                <w:webHidden/>
              </w:rPr>
              <w:fldChar w:fldCharType="end"/>
            </w:r>
          </w:hyperlink>
        </w:p>
        <w:p w14:paraId="1C2B6A6A" w14:textId="1B94F3FA"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40" w:history="1">
            <w:r w:rsidRPr="00011FF5">
              <w:rPr>
                <w:rStyle w:val="Hyperlink"/>
                <w:noProof/>
              </w:rPr>
              <w:t>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Organisation and Operation</w:t>
            </w:r>
            <w:r>
              <w:rPr>
                <w:noProof/>
                <w:webHidden/>
              </w:rPr>
              <w:tab/>
            </w:r>
            <w:r>
              <w:rPr>
                <w:noProof/>
                <w:webHidden/>
              </w:rPr>
              <w:fldChar w:fldCharType="begin"/>
            </w:r>
            <w:r>
              <w:rPr>
                <w:noProof/>
                <w:webHidden/>
              </w:rPr>
              <w:instrText xml:space="preserve"> PAGEREF _Toc188968540 \h </w:instrText>
            </w:r>
            <w:r>
              <w:rPr>
                <w:noProof/>
                <w:webHidden/>
              </w:rPr>
            </w:r>
            <w:r>
              <w:rPr>
                <w:noProof/>
                <w:webHidden/>
              </w:rPr>
              <w:fldChar w:fldCharType="separate"/>
            </w:r>
            <w:r>
              <w:rPr>
                <w:noProof/>
                <w:webHidden/>
              </w:rPr>
              <w:t>20</w:t>
            </w:r>
            <w:r>
              <w:rPr>
                <w:noProof/>
                <w:webHidden/>
              </w:rPr>
              <w:fldChar w:fldCharType="end"/>
            </w:r>
          </w:hyperlink>
        </w:p>
        <w:p w14:paraId="489E1E5A" w14:textId="2E00451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1" w:history="1">
            <w:r w:rsidRPr="00011FF5">
              <w:rPr>
                <w:rStyle w:val="Hyperlink"/>
                <w:noProof/>
              </w:rPr>
              <w:t>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non-S-100 information</w:t>
            </w:r>
            <w:r>
              <w:rPr>
                <w:noProof/>
                <w:webHidden/>
              </w:rPr>
              <w:tab/>
            </w:r>
            <w:r>
              <w:rPr>
                <w:noProof/>
                <w:webHidden/>
              </w:rPr>
              <w:fldChar w:fldCharType="begin"/>
            </w:r>
            <w:r>
              <w:rPr>
                <w:noProof/>
                <w:webHidden/>
              </w:rPr>
              <w:instrText xml:space="preserve"> PAGEREF _Toc188968541 \h </w:instrText>
            </w:r>
            <w:r>
              <w:rPr>
                <w:noProof/>
                <w:webHidden/>
              </w:rPr>
            </w:r>
            <w:r>
              <w:rPr>
                <w:noProof/>
                <w:webHidden/>
              </w:rPr>
              <w:fldChar w:fldCharType="separate"/>
            </w:r>
            <w:r>
              <w:rPr>
                <w:noProof/>
                <w:webHidden/>
              </w:rPr>
              <w:t>20</w:t>
            </w:r>
            <w:r>
              <w:rPr>
                <w:noProof/>
                <w:webHidden/>
              </w:rPr>
              <w:fldChar w:fldCharType="end"/>
            </w:r>
          </w:hyperlink>
        </w:p>
        <w:p w14:paraId="74FF50B9" w14:textId="0519B3F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2" w:history="1">
            <w:r w:rsidRPr="00011FF5">
              <w:rPr>
                <w:rStyle w:val="Hyperlink"/>
                <w:noProof/>
              </w:rPr>
              <w:t>9.1.1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_Toc188968542 \h </w:instrText>
            </w:r>
            <w:r>
              <w:rPr>
                <w:noProof/>
                <w:webHidden/>
              </w:rPr>
            </w:r>
            <w:r>
              <w:rPr>
                <w:noProof/>
                <w:webHidden/>
              </w:rPr>
              <w:fldChar w:fldCharType="separate"/>
            </w:r>
            <w:r>
              <w:rPr>
                <w:noProof/>
                <w:webHidden/>
              </w:rPr>
              <w:t>20</w:t>
            </w:r>
            <w:r>
              <w:rPr>
                <w:noProof/>
                <w:webHidden/>
              </w:rPr>
              <w:fldChar w:fldCharType="end"/>
            </w:r>
          </w:hyperlink>
        </w:p>
        <w:p w14:paraId="01C8D2A1" w14:textId="3F29BC6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3" w:history="1">
            <w:r w:rsidRPr="00011FF5">
              <w:rPr>
                <w:rStyle w:val="Hyperlink"/>
                <w:noProof/>
              </w:rPr>
              <w:t>9.1.2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Supplemental display items</w:t>
            </w:r>
            <w:r>
              <w:rPr>
                <w:noProof/>
                <w:webHidden/>
              </w:rPr>
              <w:tab/>
            </w:r>
            <w:r>
              <w:rPr>
                <w:noProof/>
                <w:webHidden/>
              </w:rPr>
              <w:fldChar w:fldCharType="begin"/>
            </w:r>
            <w:r>
              <w:rPr>
                <w:noProof/>
                <w:webHidden/>
              </w:rPr>
              <w:instrText xml:space="preserve"> PAGEREF _Toc188968543 \h </w:instrText>
            </w:r>
            <w:r>
              <w:rPr>
                <w:noProof/>
                <w:webHidden/>
              </w:rPr>
            </w:r>
            <w:r>
              <w:rPr>
                <w:noProof/>
                <w:webHidden/>
              </w:rPr>
              <w:fldChar w:fldCharType="separate"/>
            </w:r>
            <w:r>
              <w:rPr>
                <w:noProof/>
                <w:webHidden/>
              </w:rPr>
              <w:t>20</w:t>
            </w:r>
            <w:r>
              <w:rPr>
                <w:noProof/>
                <w:webHidden/>
              </w:rPr>
              <w:fldChar w:fldCharType="end"/>
            </w:r>
          </w:hyperlink>
        </w:p>
        <w:p w14:paraId="10452310" w14:textId="5D0D5C9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4" w:history="1">
            <w:r w:rsidRPr="00011FF5">
              <w:rPr>
                <w:rStyle w:val="Hyperlink"/>
                <w:noProof/>
              </w:rPr>
              <w:t>9.1.3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Navigational Warning functions</w:t>
            </w:r>
            <w:r>
              <w:rPr>
                <w:noProof/>
                <w:webHidden/>
              </w:rPr>
              <w:tab/>
            </w:r>
            <w:r>
              <w:rPr>
                <w:noProof/>
                <w:webHidden/>
              </w:rPr>
              <w:fldChar w:fldCharType="begin"/>
            </w:r>
            <w:r>
              <w:rPr>
                <w:noProof/>
                <w:webHidden/>
              </w:rPr>
              <w:instrText xml:space="preserve"> PAGEREF _Toc188968544 \h </w:instrText>
            </w:r>
            <w:r>
              <w:rPr>
                <w:noProof/>
                <w:webHidden/>
              </w:rPr>
            </w:r>
            <w:r>
              <w:rPr>
                <w:noProof/>
                <w:webHidden/>
              </w:rPr>
              <w:fldChar w:fldCharType="separate"/>
            </w:r>
            <w:r>
              <w:rPr>
                <w:noProof/>
                <w:webHidden/>
              </w:rPr>
              <w:t>21</w:t>
            </w:r>
            <w:r>
              <w:rPr>
                <w:noProof/>
                <w:webHidden/>
              </w:rPr>
              <w:fldChar w:fldCharType="end"/>
            </w:r>
          </w:hyperlink>
        </w:p>
        <w:p w14:paraId="475ED59C" w14:textId="531C6BF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5" w:history="1">
            <w:r w:rsidRPr="00011FF5">
              <w:rPr>
                <w:rStyle w:val="Hyperlink"/>
                <w:noProof/>
              </w:rPr>
              <w:t>9.1.4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Units</w:t>
            </w:r>
            <w:r>
              <w:rPr>
                <w:noProof/>
                <w:webHidden/>
              </w:rPr>
              <w:tab/>
            </w:r>
            <w:r>
              <w:rPr>
                <w:noProof/>
                <w:webHidden/>
              </w:rPr>
              <w:fldChar w:fldCharType="begin"/>
            </w:r>
            <w:r>
              <w:rPr>
                <w:noProof/>
                <w:webHidden/>
              </w:rPr>
              <w:instrText xml:space="preserve"> PAGEREF _Toc188968545 \h </w:instrText>
            </w:r>
            <w:r>
              <w:rPr>
                <w:noProof/>
                <w:webHidden/>
              </w:rPr>
            </w:r>
            <w:r>
              <w:rPr>
                <w:noProof/>
                <w:webHidden/>
              </w:rPr>
              <w:fldChar w:fldCharType="separate"/>
            </w:r>
            <w:r>
              <w:rPr>
                <w:noProof/>
                <w:webHidden/>
              </w:rPr>
              <w:t>21</w:t>
            </w:r>
            <w:r>
              <w:rPr>
                <w:noProof/>
                <w:webHidden/>
              </w:rPr>
              <w:fldChar w:fldCharType="end"/>
            </w:r>
          </w:hyperlink>
        </w:p>
        <w:p w14:paraId="1C35A661" w14:textId="4B2280A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6" w:history="1">
            <w:r w:rsidRPr="00011FF5">
              <w:rPr>
                <w:rStyle w:val="Hyperlink"/>
                <w:noProof/>
              </w:rPr>
              <w:t>9.1.5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Legend</w:t>
            </w:r>
            <w:r>
              <w:rPr>
                <w:noProof/>
                <w:webHidden/>
              </w:rPr>
              <w:tab/>
            </w:r>
            <w:r>
              <w:rPr>
                <w:noProof/>
                <w:webHidden/>
              </w:rPr>
              <w:fldChar w:fldCharType="begin"/>
            </w:r>
            <w:r>
              <w:rPr>
                <w:noProof/>
                <w:webHidden/>
              </w:rPr>
              <w:instrText xml:space="preserve"> PAGEREF _Toc188968546 \h </w:instrText>
            </w:r>
            <w:r>
              <w:rPr>
                <w:noProof/>
                <w:webHidden/>
              </w:rPr>
            </w:r>
            <w:r>
              <w:rPr>
                <w:noProof/>
                <w:webHidden/>
              </w:rPr>
              <w:fldChar w:fldCharType="separate"/>
            </w:r>
            <w:r>
              <w:rPr>
                <w:noProof/>
                <w:webHidden/>
              </w:rPr>
              <w:t>21</w:t>
            </w:r>
            <w:r>
              <w:rPr>
                <w:noProof/>
                <w:webHidden/>
              </w:rPr>
              <w:fldChar w:fldCharType="end"/>
            </w:r>
          </w:hyperlink>
        </w:p>
        <w:p w14:paraId="513C8F82" w14:textId="1E396FE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47" w:history="1">
            <w:r w:rsidRPr="00011FF5">
              <w:rPr>
                <w:rStyle w:val="Hyperlink"/>
                <w:noProof/>
              </w:rPr>
              <w:t>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Priority of information [Informative]</w:t>
            </w:r>
            <w:r>
              <w:rPr>
                <w:noProof/>
                <w:webHidden/>
              </w:rPr>
              <w:tab/>
            </w:r>
            <w:r>
              <w:rPr>
                <w:noProof/>
                <w:webHidden/>
              </w:rPr>
              <w:fldChar w:fldCharType="begin"/>
            </w:r>
            <w:r>
              <w:rPr>
                <w:noProof/>
                <w:webHidden/>
              </w:rPr>
              <w:instrText xml:space="preserve"> PAGEREF _Toc188968547 \h </w:instrText>
            </w:r>
            <w:r>
              <w:rPr>
                <w:noProof/>
                <w:webHidden/>
              </w:rPr>
            </w:r>
            <w:r>
              <w:rPr>
                <w:noProof/>
                <w:webHidden/>
              </w:rPr>
              <w:fldChar w:fldCharType="separate"/>
            </w:r>
            <w:r>
              <w:rPr>
                <w:noProof/>
                <w:webHidden/>
              </w:rPr>
              <w:t>22</w:t>
            </w:r>
            <w:r>
              <w:rPr>
                <w:noProof/>
                <w:webHidden/>
              </w:rPr>
              <w:fldChar w:fldCharType="end"/>
            </w:r>
          </w:hyperlink>
        </w:p>
        <w:p w14:paraId="1B5A57E1" w14:textId="6523E30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8" w:history="1">
            <w:r w:rsidRPr="00011FF5">
              <w:rPr>
                <w:rStyle w:val="Hyperlink"/>
                <w:noProof/>
              </w:rPr>
              <w:t>9.2.1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Priority layers</w:t>
            </w:r>
            <w:r>
              <w:rPr>
                <w:noProof/>
                <w:webHidden/>
              </w:rPr>
              <w:tab/>
            </w:r>
            <w:r>
              <w:rPr>
                <w:noProof/>
                <w:webHidden/>
              </w:rPr>
              <w:fldChar w:fldCharType="begin"/>
            </w:r>
            <w:r>
              <w:rPr>
                <w:noProof/>
                <w:webHidden/>
              </w:rPr>
              <w:instrText xml:space="preserve"> PAGEREF _Toc188968548 \h </w:instrText>
            </w:r>
            <w:r>
              <w:rPr>
                <w:noProof/>
                <w:webHidden/>
              </w:rPr>
            </w:r>
            <w:r>
              <w:rPr>
                <w:noProof/>
                <w:webHidden/>
              </w:rPr>
              <w:fldChar w:fldCharType="separate"/>
            </w:r>
            <w:r>
              <w:rPr>
                <w:noProof/>
                <w:webHidden/>
              </w:rPr>
              <w:t>22</w:t>
            </w:r>
            <w:r>
              <w:rPr>
                <w:noProof/>
                <w:webHidden/>
              </w:rPr>
              <w:fldChar w:fldCharType="end"/>
            </w:r>
          </w:hyperlink>
        </w:p>
        <w:p w14:paraId="73EA0A8F" w14:textId="7120A4A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49" w:history="1">
            <w:r w:rsidRPr="00011FF5">
              <w:rPr>
                <w:rStyle w:val="Hyperlink"/>
                <w:noProof/>
              </w:rPr>
              <w:t>9.2.2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Radar priority</w:t>
            </w:r>
            <w:r>
              <w:rPr>
                <w:noProof/>
                <w:webHidden/>
              </w:rPr>
              <w:tab/>
            </w:r>
            <w:r>
              <w:rPr>
                <w:noProof/>
                <w:webHidden/>
              </w:rPr>
              <w:fldChar w:fldCharType="begin"/>
            </w:r>
            <w:r>
              <w:rPr>
                <w:noProof/>
                <w:webHidden/>
              </w:rPr>
              <w:instrText xml:space="preserve"> PAGEREF _Toc188968549 \h </w:instrText>
            </w:r>
            <w:r>
              <w:rPr>
                <w:noProof/>
                <w:webHidden/>
              </w:rPr>
            </w:r>
            <w:r>
              <w:rPr>
                <w:noProof/>
                <w:webHidden/>
              </w:rPr>
              <w:fldChar w:fldCharType="separate"/>
            </w:r>
            <w:r>
              <w:rPr>
                <w:noProof/>
                <w:webHidden/>
              </w:rPr>
              <w:t>22</w:t>
            </w:r>
            <w:r>
              <w:rPr>
                <w:noProof/>
                <w:webHidden/>
              </w:rPr>
              <w:fldChar w:fldCharType="end"/>
            </w:r>
          </w:hyperlink>
        </w:p>
        <w:p w14:paraId="74A3F626" w14:textId="1573178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0" w:history="1">
            <w:r w:rsidRPr="00011FF5">
              <w:rPr>
                <w:rStyle w:val="Hyperlink"/>
                <w:noProof/>
              </w:rPr>
              <w:t>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ECDIS updates</w:t>
            </w:r>
            <w:r>
              <w:rPr>
                <w:noProof/>
                <w:webHidden/>
              </w:rPr>
              <w:tab/>
            </w:r>
            <w:r>
              <w:rPr>
                <w:noProof/>
                <w:webHidden/>
              </w:rPr>
              <w:fldChar w:fldCharType="begin"/>
            </w:r>
            <w:r>
              <w:rPr>
                <w:noProof/>
                <w:webHidden/>
              </w:rPr>
              <w:instrText xml:space="preserve"> PAGEREF _Toc188968550 \h </w:instrText>
            </w:r>
            <w:r>
              <w:rPr>
                <w:noProof/>
                <w:webHidden/>
              </w:rPr>
            </w:r>
            <w:r>
              <w:rPr>
                <w:noProof/>
                <w:webHidden/>
              </w:rPr>
              <w:fldChar w:fldCharType="separate"/>
            </w:r>
            <w:r>
              <w:rPr>
                <w:noProof/>
                <w:webHidden/>
              </w:rPr>
              <w:t>22</w:t>
            </w:r>
            <w:r>
              <w:rPr>
                <w:noProof/>
                <w:webHidden/>
              </w:rPr>
              <w:fldChar w:fldCharType="end"/>
            </w:r>
          </w:hyperlink>
        </w:p>
        <w:p w14:paraId="512706B7" w14:textId="0CB54B6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58" w:history="1">
            <w:r w:rsidRPr="00011FF5">
              <w:rPr>
                <w:rStyle w:val="Hyperlink"/>
                <w:noProof/>
              </w:rPr>
              <w:t>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functions</w:t>
            </w:r>
            <w:r>
              <w:rPr>
                <w:noProof/>
                <w:webHidden/>
              </w:rPr>
              <w:tab/>
            </w:r>
            <w:r>
              <w:rPr>
                <w:noProof/>
                <w:webHidden/>
              </w:rPr>
              <w:fldChar w:fldCharType="begin"/>
            </w:r>
            <w:r>
              <w:rPr>
                <w:noProof/>
                <w:webHidden/>
              </w:rPr>
              <w:instrText xml:space="preserve"> PAGEREF _Toc188968558 \h </w:instrText>
            </w:r>
            <w:r>
              <w:rPr>
                <w:noProof/>
                <w:webHidden/>
              </w:rPr>
            </w:r>
            <w:r>
              <w:rPr>
                <w:noProof/>
                <w:webHidden/>
              </w:rPr>
              <w:fldChar w:fldCharType="separate"/>
            </w:r>
            <w:r>
              <w:rPr>
                <w:noProof/>
                <w:webHidden/>
              </w:rPr>
              <w:t>23</w:t>
            </w:r>
            <w:r>
              <w:rPr>
                <w:noProof/>
                <w:webHidden/>
              </w:rPr>
              <w:fldChar w:fldCharType="end"/>
            </w:r>
          </w:hyperlink>
        </w:p>
        <w:p w14:paraId="61397E82" w14:textId="5CD93A7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59" w:history="1">
            <w:r w:rsidRPr="00011FF5">
              <w:rPr>
                <w:rStyle w:val="Hyperlink"/>
                <w:noProof/>
              </w:rPr>
              <w:t>10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General Rules for Symbols and Text</w:t>
            </w:r>
            <w:r>
              <w:rPr>
                <w:noProof/>
                <w:webHidden/>
              </w:rPr>
              <w:tab/>
            </w:r>
            <w:r>
              <w:rPr>
                <w:noProof/>
                <w:webHidden/>
              </w:rPr>
              <w:fldChar w:fldCharType="begin"/>
            </w:r>
            <w:r>
              <w:rPr>
                <w:noProof/>
                <w:webHidden/>
              </w:rPr>
              <w:instrText xml:space="preserve"> PAGEREF _Toc188968559 \h </w:instrText>
            </w:r>
            <w:r>
              <w:rPr>
                <w:noProof/>
                <w:webHidden/>
              </w:rPr>
            </w:r>
            <w:r>
              <w:rPr>
                <w:noProof/>
                <w:webHidden/>
              </w:rPr>
              <w:fldChar w:fldCharType="separate"/>
            </w:r>
            <w:r>
              <w:rPr>
                <w:noProof/>
                <w:webHidden/>
              </w:rPr>
              <w:t>23</w:t>
            </w:r>
            <w:r>
              <w:rPr>
                <w:noProof/>
                <w:webHidden/>
              </w:rPr>
              <w:fldChar w:fldCharType="end"/>
            </w:r>
          </w:hyperlink>
        </w:p>
        <w:p w14:paraId="75B72DDF" w14:textId="6BD11F8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0" w:history="1">
            <w:r w:rsidRPr="00011FF5">
              <w:rPr>
                <w:rStyle w:val="Hyperlink"/>
                <w:noProof/>
              </w:rPr>
              <w:t>10.1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Symbol Specifications</w:t>
            </w:r>
            <w:r>
              <w:rPr>
                <w:noProof/>
                <w:webHidden/>
              </w:rPr>
              <w:tab/>
            </w:r>
            <w:r>
              <w:rPr>
                <w:noProof/>
                <w:webHidden/>
              </w:rPr>
              <w:fldChar w:fldCharType="begin"/>
            </w:r>
            <w:r>
              <w:rPr>
                <w:noProof/>
                <w:webHidden/>
              </w:rPr>
              <w:instrText xml:space="preserve"> PAGEREF _Toc188968560 \h </w:instrText>
            </w:r>
            <w:r>
              <w:rPr>
                <w:noProof/>
                <w:webHidden/>
              </w:rPr>
            </w:r>
            <w:r>
              <w:rPr>
                <w:noProof/>
                <w:webHidden/>
              </w:rPr>
              <w:fldChar w:fldCharType="separate"/>
            </w:r>
            <w:r>
              <w:rPr>
                <w:noProof/>
                <w:webHidden/>
              </w:rPr>
              <w:t>23</w:t>
            </w:r>
            <w:r>
              <w:rPr>
                <w:noProof/>
                <w:webHidden/>
              </w:rPr>
              <w:fldChar w:fldCharType="end"/>
            </w:r>
          </w:hyperlink>
        </w:p>
        <w:p w14:paraId="0F67AC64" w14:textId="506D242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1" w:history="1">
            <w:r w:rsidRPr="00011FF5">
              <w:rPr>
                <w:rStyle w:val="Hyperlink"/>
                <w:noProof/>
              </w:rPr>
              <w:t>10.2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Reproduction of lines, symbols and text</w:t>
            </w:r>
            <w:r>
              <w:rPr>
                <w:noProof/>
                <w:webHidden/>
              </w:rPr>
              <w:tab/>
            </w:r>
            <w:r>
              <w:rPr>
                <w:noProof/>
                <w:webHidden/>
              </w:rPr>
              <w:fldChar w:fldCharType="begin"/>
            </w:r>
            <w:r>
              <w:rPr>
                <w:noProof/>
                <w:webHidden/>
              </w:rPr>
              <w:instrText xml:space="preserve"> PAGEREF _Toc188968561 \h </w:instrText>
            </w:r>
            <w:r>
              <w:rPr>
                <w:noProof/>
                <w:webHidden/>
              </w:rPr>
            </w:r>
            <w:r>
              <w:rPr>
                <w:noProof/>
                <w:webHidden/>
              </w:rPr>
              <w:fldChar w:fldCharType="separate"/>
            </w:r>
            <w:r>
              <w:rPr>
                <w:noProof/>
                <w:webHidden/>
              </w:rPr>
              <w:t>23</w:t>
            </w:r>
            <w:r>
              <w:rPr>
                <w:noProof/>
                <w:webHidden/>
              </w:rPr>
              <w:fldChar w:fldCharType="end"/>
            </w:r>
          </w:hyperlink>
        </w:p>
        <w:p w14:paraId="174D2CDB" w14:textId="07EF826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2" w:history="1">
            <w:r w:rsidRPr="00011FF5">
              <w:rPr>
                <w:rStyle w:val="Hyperlink"/>
                <w:noProof/>
              </w:rPr>
              <w:t>10.2.1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 [Informative]</w:t>
            </w:r>
            <w:r>
              <w:rPr>
                <w:noProof/>
                <w:webHidden/>
              </w:rPr>
              <w:tab/>
            </w:r>
            <w:r>
              <w:rPr>
                <w:noProof/>
                <w:webHidden/>
              </w:rPr>
              <w:fldChar w:fldCharType="begin"/>
            </w:r>
            <w:r>
              <w:rPr>
                <w:noProof/>
                <w:webHidden/>
              </w:rPr>
              <w:instrText xml:space="preserve"> PAGEREF _Toc188968562 \h </w:instrText>
            </w:r>
            <w:r>
              <w:rPr>
                <w:noProof/>
                <w:webHidden/>
              </w:rPr>
            </w:r>
            <w:r>
              <w:rPr>
                <w:noProof/>
                <w:webHidden/>
              </w:rPr>
              <w:fldChar w:fldCharType="separate"/>
            </w:r>
            <w:r>
              <w:rPr>
                <w:noProof/>
                <w:webHidden/>
              </w:rPr>
              <w:t>23</w:t>
            </w:r>
            <w:r>
              <w:rPr>
                <w:noProof/>
                <w:webHidden/>
              </w:rPr>
              <w:fldChar w:fldCharType="end"/>
            </w:r>
          </w:hyperlink>
        </w:p>
        <w:p w14:paraId="06BE8DB3" w14:textId="11EDCD7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3" w:history="1">
            <w:r w:rsidRPr="00011FF5">
              <w:rPr>
                <w:rStyle w:val="Hyperlink"/>
                <w:noProof/>
              </w:rPr>
              <w:t>10.2.2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Minimum Requirement for size and resolution</w:t>
            </w:r>
            <w:r>
              <w:rPr>
                <w:noProof/>
                <w:webHidden/>
              </w:rPr>
              <w:tab/>
            </w:r>
            <w:r>
              <w:rPr>
                <w:noProof/>
                <w:webHidden/>
              </w:rPr>
              <w:fldChar w:fldCharType="begin"/>
            </w:r>
            <w:r>
              <w:rPr>
                <w:noProof/>
                <w:webHidden/>
              </w:rPr>
              <w:instrText xml:space="preserve"> PAGEREF _Toc188968563 \h </w:instrText>
            </w:r>
            <w:r>
              <w:rPr>
                <w:noProof/>
                <w:webHidden/>
              </w:rPr>
            </w:r>
            <w:r>
              <w:rPr>
                <w:noProof/>
                <w:webHidden/>
              </w:rPr>
              <w:fldChar w:fldCharType="separate"/>
            </w:r>
            <w:r>
              <w:rPr>
                <w:noProof/>
                <w:webHidden/>
              </w:rPr>
              <w:t>23</w:t>
            </w:r>
            <w:r>
              <w:rPr>
                <w:noProof/>
                <w:webHidden/>
              </w:rPr>
              <w:fldChar w:fldCharType="end"/>
            </w:r>
          </w:hyperlink>
        </w:p>
        <w:p w14:paraId="574ED216" w14:textId="59C857A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64" w:history="1">
            <w:r w:rsidRPr="00011FF5">
              <w:rPr>
                <w:rStyle w:val="Hyperlink"/>
                <w:noProof/>
              </w:rPr>
              <w:t>10.2.3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Zooming</w:t>
            </w:r>
            <w:r>
              <w:rPr>
                <w:noProof/>
                <w:webHidden/>
              </w:rPr>
              <w:tab/>
            </w:r>
            <w:r>
              <w:rPr>
                <w:noProof/>
                <w:webHidden/>
              </w:rPr>
              <w:fldChar w:fldCharType="begin"/>
            </w:r>
            <w:r>
              <w:rPr>
                <w:noProof/>
                <w:webHidden/>
              </w:rPr>
              <w:instrText xml:space="preserve"> PAGEREF _Toc188968564 \h </w:instrText>
            </w:r>
            <w:r>
              <w:rPr>
                <w:noProof/>
                <w:webHidden/>
              </w:rPr>
            </w:r>
            <w:r>
              <w:rPr>
                <w:noProof/>
                <w:webHidden/>
              </w:rPr>
              <w:fldChar w:fldCharType="separate"/>
            </w:r>
            <w:r>
              <w:rPr>
                <w:noProof/>
                <w:webHidden/>
              </w:rPr>
              <w:t>24</w:t>
            </w:r>
            <w:r>
              <w:rPr>
                <w:noProof/>
                <w:webHidden/>
              </w:rPr>
              <w:fldChar w:fldCharType="end"/>
            </w:r>
          </w:hyperlink>
        </w:p>
        <w:p w14:paraId="05DE6977" w14:textId="3A798E2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5" w:history="1">
            <w:r w:rsidRPr="00011FF5">
              <w:rPr>
                <w:rStyle w:val="Hyperlink"/>
                <w:noProof/>
              </w:rPr>
              <w:t>10.3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Common text and information attributes</w:t>
            </w:r>
            <w:r>
              <w:rPr>
                <w:noProof/>
                <w:webHidden/>
              </w:rPr>
              <w:tab/>
            </w:r>
            <w:r>
              <w:rPr>
                <w:noProof/>
                <w:webHidden/>
              </w:rPr>
              <w:fldChar w:fldCharType="begin"/>
            </w:r>
            <w:r>
              <w:rPr>
                <w:noProof/>
                <w:webHidden/>
              </w:rPr>
              <w:instrText xml:space="preserve"> PAGEREF _Toc188968565 \h </w:instrText>
            </w:r>
            <w:r>
              <w:rPr>
                <w:noProof/>
                <w:webHidden/>
              </w:rPr>
            </w:r>
            <w:r>
              <w:rPr>
                <w:noProof/>
                <w:webHidden/>
              </w:rPr>
              <w:fldChar w:fldCharType="separate"/>
            </w:r>
            <w:r>
              <w:rPr>
                <w:noProof/>
                <w:webHidden/>
              </w:rPr>
              <w:t>24</w:t>
            </w:r>
            <w:r>
              <w:rPr>
                <w:noProof/>
                <w:webHidden/>
              </w:rPr>
              <w:fldChar w:fldCharType="end"/>
            </w:r>
          </w:hyperlink>
        </w:p>
        <w:p w14:paraId="4080BB0B" w14:textId="447E715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6" w:history="1">
            <w:r w:rsidRPr="00011FF5">
              <w:rPr>
                <w:rStyle w:val="Hyperlink"/>
                <w:noProof/>
              </w:rPr>
              <w:t>11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Text and Graphics</w:t>
            </w:r>
            <w:r>
              <w:rPr>
                <w:noProof/>
                <w:webHidden/>
              </w:rPr>
              <w:tab/>
            </w:r>
            <w:r>
              <w:rPr>
                <w:noProof/>
                <w:webHidden/>
              </w:rPr>
              <w:fldChar w:fldCharType="begin"/>
            </w:r>
            <w:r>
              <w:rPr>
                <w:noProof/>
                <w:webHidden/>
              </w:rPr>
              <w:instrText xml:space="preserve"> PAGEREF _Toc188968566 \h </w:instrText>
            </w:r>
            <w:r>
              <w:rPr>
                <w:noProof/>
                <w:webHidden/>
              </w:rPr>
            </w:r>
            <w:r>
              <w:rPr>
                <w:noProof/>
                <w:webHidden/>
              </w:rPr>
              <w:fldChar w:fldCharType="separate"/>
            </w:r>
            <w:r>
              <w:rPr>
                <w:noProof/>
                <w:webHidden/>
              </w:rPr>
              <w:t>25</w:t>
            </w:r>
            <w:r>
              <w:rPr>
                <w:noProof/>
                <w:webHidden/>
              </w:rPr>
              <w:fldChar w:fldCharType="end"/>
            </w:r>
          </w:hyperlink>
        </w:p>
        <w:p w14:paraId="25947368" w14:textId="60D83FD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7" w:history="1">
            <w:r w:rsidRPr="00011FF5">
              <w:rPr>
                <w:rStyle w:val="Hyperlink"/>
                <w:noProof/>
              </w:rPr>
              <w:t>11.1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Arrangement of viewing group layers.</w:t>
            </w:r>
            <w:r>
              <w:rPr>
                <w:noProof/>
                <w:webHidden/>
              </w:rPr>
              <w:tab/>
            </w:r>
            <w:r>
              <w:rPr>
                <w:noProof/>
                <w:webHidden/>
              </w:rPr>
              <w:fldChar w:fldCharType="begin"/>
            </w:r>
            <w:r>
              <w:rPr>
                <w:noProof/>
                <w:webHidden/>
              </w:rPr>
              <w:instrText xml:space="preserve"> PAGEREF _Toc188968567 \h </w:instrText>
            </w:r>
            <w:r>
              <w:rPr>
                <w:noProof/>
                <w:webHidden/>
              </w:rPr>
            </w:r>
            <w:r>
              <w:rPr>
                <w:noProof/>
                <w:webHidden/>
              </w:rPr>
              <w:fldChar w:fldCharType="separate"/>
            </w:r>
            <w:r>
              <w:rPr>
                <w:noProof/>
                <w:webHidden/>
              </w:rPr>
              <w:t>25</w:t>
            </w:r>
            <w:r>
              <w:rPr>
                <w:noProof/>
                <w:webHidden/>
              </w:rPr>
              <w:fldChar w:fldCharType="end"/>
            </w:r>
          </w:hyperlink>
        </w:p>
        <w:p w14:paraId="4B1C3186" w14:textId="44FC41A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568" w:history="1">
            <w:r w:rsidRPr="00011FF5">
              <w:rPr>
                <w:rStyle w:val="Hyperlink"/>
                <w:noProof/>
              </w:rPr>
              <w:t>12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Display Elements</w:t>
            </w:r>
            <w:r>
              <w:rPr>
                <w:noProof/>
                <w:webHidden/>
              </w:rPr>
              <w:tab/>
            </w:r>
            <w:r>
              <w:rPr>
                <w:noProof/>
                <w:webHidden/>
              </w:rPr>
              <w:fldChar w:fldCharType="begin"/>
            </w:r>
            <w:r>
              <w:rPr>
                <w:noProof/>
                <w:webHidden/>
              </w:rPr>
              <w:instrText xml:space="preserve"> PAGEREF _Toc188968568 \h </w:instrText>
            </w:r>
            <w:r>
              <w:rPr>
                <w:noProof/>
                <w:webHidden/>
              </w:rPr>
            </w:r>
            <w:r>
              <w:rPr>
                <w:noProof/>
                <w:webHidden/>
              </w:rPr>
              <w:fldChar w:fldCharType="separate"/>
            </w:r>
            <w:r>
              <w:rPr>
                <w:noProof/>
                <w:webHidden/>
              </w:rPr>
              <w:t>25</w:t>
            </w:r>
            <w:r>
              <w:rPr>
                <w:noProof/>
                <w:webHidden/>
              </w:rPr>
              <w:fldChar w:fldCharType="end"/>
            </w:r>
          </w:hyperlink>
        </w:p>
        <w:p w14:paraId="13A4CC3B" w14:textId="122BC8D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69" w:history="1">
            <w:r w:rsidRPr="00011FF5">
              <w:rPr>
                <w:rStyle w:val="Hyperlink"/>
                <w:noProof/>
              </w:rPr>
              <w:t>12.1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Elements related to data and display scales</w:t>
            </w:r>
            <w:r>
              <w:rPr>
                <w:noProof/>
                <w:webHidden/>
              </w:rPr>
              <w:tab/>
            </w:r>
            <w:r>
              <w:rPr>
                <w:noProof/>
                <w:webHidden/>
              </w:rPr>
              <w:fldChar w:fldCharType="begin"/>
            </w:r>
            <w:r>
              <w:rPr>
                <w:noProof/>
                <w:webHidden/>
              </w:rPr>
              <w:instrText xml:space="preserve"> PAGEREF _Toc188968569 \h </w:instrText>
            </w:r>
            <w:r>
              <w:rPr>
                <w:noProof/>
                <w:webHidden/>
              </w:rPr>
            </w:r>
            <w:r>
              <w:rPr>
                <w:noProof/>
                <w:webHidden/>
              </w:rPr>
              <w:fldChar w:fldCharType="separate"/>
            </w:r>
            <w:r>
              <w:rPr>
                <w:noProof/>
                <w:webHidden/>
              </w:rPr>
              <w:t>25</w:t>
            </w:r>
            <w:r>
              <w:rPr>
                <w:noProof/>
                <w:webHidden/>
              </w:rPr>
              <w:fldChar w:fldCharType="end"/>
            </w:r>
          </w:hyperlink>
        </w:p>
        <w:p w14:paraId="343BB226" w14:textId="564202E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1" w:history="1">
            <w:r w:rsidRPr="00011FF5">
              <w:rPr>
                <w:rStyle w:val="Hyperlink"/>
                <w:noProof/>
              </w:rPr>
              <w:t>12.1.1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scale</w:t>
            </w:r>
            <w:r>
              <w:rPr>
                <w:noProof/>
                <w:webHidden/>
              </w:rPr>
              <w:tab/>
            </w:r>
            <w:r>
              <w:rPr>
                <w:noProof/>
                <w:webHidden/>
              </w:rPr>
              <w:fldChar w:fldCharType="begin"/>
            </w:r>
            <w:r>
              <w:rPr>
                <w:noProof/>
                <w:webHidden/>
              </w:rPr>
              <w:instrText xml:space="preserve"> PAGEREF _Toc188968571 \h </w:instrText>
            </w:r>
            <w:r>
              <w:rPr>
                <w:noProof/>
                <w:webHidden/>
              </w:rPr>
            </w:r>
            <w:r>
              <w:rPr>
                <w:noProof/>
                <w:webHidden/>
              </w:rPr>
              <w:fldChar w:fldCharType="separate"/>
            </w:r>
            <w:r>
              <w:rPr>
                <w:noProof/>
                <w:webHidden/>
              </w:rPr>
              <w:t>25</w:t>
            </w:r>
            <w:r>
              <w:rPr>
                <w:noProof/>
                <w:webHidden/>
              </w:rPr>
              <w:fldChar w:fldCharType="end"/>
            </w:r>
          </w:hyperlink>
        </w:p>
        <w:p w14:paraId="712E36EA" w14:textId="4D37B36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2" w:history="1">
            <w:r w:rsidRPr="00011FF5">
              <w:rPr>
                <w:rStyle w:val="Hyperlink"/>
                <w:noProof/>
              </w:rPr>
              <w:t>12.2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Non-ENC data layers</w:t>
            </w:r>
            <w:r>
              <w:rPr>
                <w:noProof/>
                <w:webHidden/>
              </w:rPr>
              <w:tab/>
            </w:r>
            <w:r>
              <w:rPr>
                <w:noProof/>
                <w:webHidden/>
              </w:rPr>
              <w:fldChar w:fldCharType="begin"/>
            </w:r>
            <w:r>
              <w:rPr>
                <w:noProof/>
                <w:webHidden/>
              </w:rPr>
              <w:instrText xml:space="preserve"> PAGEREF _Toc188968572 \h </w:instrText>
            </w:r>
            <w:r>
              <w:rPr>
                <w:noProof/>
                <w:webHidden/>
              </w:rPr>
            </w:r>
            <w:r>
              <w:rPr>
                <w:noProof/>
                <w:webHidden/>
              </w:rPr>
              <w:fldChar w:fldCharType="separate"/>
            </w:r>
            <w:r>
              <w:rPr>
                <w:noProof/>
                <w:webHidden/>
              </w:rPr>
              <w:t>26</w:t>
            </w:r>
            <w:r>
              <w:rPr>
                <w:noProof/>
                <w:webHidden/>
              </w:rPr>
              <w:fldChar w:fldCharType="end"/>
            </w:r>
          </w:hyperlink>
        </w:p>
        <w:p w14:paraId="14FDAA6B" w14:textId="784F0D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3" w:history="1">
            <w:r w:rsidRPr="00011FF5">
              <w:rPr>
                <w:rStyle w:val="Hyperlink"/>
                <w:noProof/>
              </w:rPr>
              <w:t>12.3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Overscale</w:t>
            </w:r>
            <w:r>
              <w:rPr>
                <w:noProof/>
                <w:webHidden/>
              </w:rPr>
              <w:tab/>
            </w:r>
            <w:r>
              <w:rPr>
                <w:noProof/>
                <w:webHidden/>
              </w:rPr>
              <w:fldChar w:fldCharType="begin"/>
            </w:r>
            <w:r>
              <w:rPr>
                <w:noProof/>
                <w:webHidden/>
              </w:rPr>
              <w:instrText xml:space="preserve"> PAGEREF _Toc188968573 \h </w:instrText>
            </w:r>
            <w:r>
              <w:rPr>
                <w:noProof/>
                <w:webHidden/>
              </w:rPr>
            </w:r>
            <w:r>
              <w:rPr>
                <w:noProof/>
                <w:webHidden/>
              </w:rPr>
              <w:fldChar w:fldCharType="separate"/>
            </w:r>
            <w:r>
              <w:rPr>
                <w:noProof/>
                <w:webHidden/>
              </w:rPr>
              <w:t>26</w:t>
            </w:r>
            <w:r>
              <w:rPr>
                <w:noProof/>
                <w:webHidden/>
              </w:rPr>
              <w:fldChar w:fldCharType="end"/>
            </w:r>
          </w:hyperlink>
        </w:p>
        <w:p w14:paraId="627F84A4" w14:textId="2FDF097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5" w:history="1">
            <w:r w:rsidRPr="00011FF5">
              <w:rPr>
                <w:rStyle w:val="Hyperlink"/>
                <w:noProof/>
              </w:rPr>
              <w:t>12.3.1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boundary</w:t>
            </w:r>
            <w:r>
              <w:rPr>
                <w:noProof/>
                <w:webHidden/>
              </w:rPr>
              <w:tab/>
            </w:r>
            <w:r>
              <w:rPr>
                <w:noProof/>
                <w:webHidden/>
              </w:rPr>
              <w:fldChar w:fldCharType="begin"/>
            </w:r>
            <w:r>
              <w:rPr>
                <w:noProof/>
                <w:webHidden/>
              </w:rPr>
              <w:instrText xml:space="preserve"> PAGEREF _Toc188968575 \h </w:instrText>
            </w:r>
            <w:r>
              <w:rPr>
                <w:noProof/>
                <w:webHidden/>
              </w:rPr>
            </w:r>
            <w:r>
              <w:rPr>
                <w:noProof/>
                <w:webHidden/>
              </w:rPr>
              <w:fldChar w:fldCharType="separate"/>
            </w:r>
            <w:r>
              <w:rPr>
                <w:noProof/>
                <w:webHidden/>
              </w:rPr>
              <w:t>27</w:t>
            </w:r>
            <w:r>
              <w:rPr>
                <w:noProof/>
                <w:webHidden/>
              </w:rPr>
              <w:fldChar w:fldCharType="end"/>
            </w:r>
          </w:hyperlink>
        </w:p>
        <w:p w14:paraId="51106324" w14:textId="27A3EA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6" w:history="1">
            <w:r w:rsidRPr="00011FF5">
              <w:rPr>
                <w:rStyle w:val="Hyperlink"/>
                <w:noProof/>
              </w:rPr>
              <w:t>12.3.2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Overscale Pattern</w:t>
            </w:r>
            <w:r>
              <w:rPr>
                <w:noProof/>
                <w:webHidden/>
              </w:rPr>
              <w:tab/>
            </w:r>
            <w:r>
              <w:rPr>
                <w:noProof/>
                <w:webHidden/>
              </w:rPr>
              <w:fldChar w:fldCharType="begin"/>
            </w:r>
            <w:r>
              <w:rPr>
                <w:noProof/>
                <w:webHidden/>
              </w:rPr>
              <w:instrText xml:space="preserve"> PAGEREF _Toc188968576 \h </w:instrText>
            </w:r>
            <w:r>
              <w:rPr>
                <w:noProof/>
                <w:webHidden/>
              </w:rPr>
            </w:r>
            <w:r>
              <w:rPr>
                <w:noProof/>
                <w:webHidden/>
              </w:rPr>
              <w:fldChar w:fldCharType="separate"/>
            </w:r>
            <w:r>
              <w:rPr>
                <w:noProof/>
                <w:webHidden/>
              </w:rPr>
              <w:t>27</w:t>
            </w:r>
            <w:r>
              <w:rPr>
                <w:noProof/>
                <w:webHidden/>
              </w:rPr>
              <w:fldChar w:fldCharType="end"/>
            </w:r>
          </w:hyperlink>
        </w:p>
        <w:p w14:paraId="7CB83491" w14:textId="6FD34C1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7" w:history="1">
            <w:r w:rsidRPr="00011FF5">
              <w:rPr>
                <w:rStyle w:val="Hyperlink"/>
                <w:noProof/>
              </w:rPr>
              <w:t>12.3.3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Larger scale data available</w:t>
            </w:r>
            <w:r>
              <w:rPr>
                <w:noProof/>
                <w:webHidden/>
              </w:rPr>
              <w:tab/>
            </w:r>
            <w:r>
              <w:rPr>
                <w:noProof/>
                <w:webHidden/>
              </w:rPr>
              <w:fldChar w:fldCharType="begin"/>
            </w:r>
            <w:r>
              <w:rPr>
                <w:noProof/>
                <w:webHidden/>
              </w:rPr>
              <w:instrText xml:space="preserve"> PAGEREF _Toc188968577 \h </w:instrText>
            </w:r>
            <w:r>
              <w:rPr>
                <w:noProof/>
                <w:webHidden/>
              </w:rPr>
            </w:r>
            <w:r>
              <w:rPr>
                <w:noProof/>
                <w:webHidden/>
              </w:rPr>
              <w:fldChar w:fldCharType="separate"/>
            </w:r>
            <w:r>
              <w:rPr>
                <w:noProof/>
                <w:webHidden/>
              </w:rPr>
              <w:t>28</w:t>
            </w:r>
            <w:r>
              <w:rPr>
                <w:noProof/>
                <w:webHidden/>
              </w:rPr>
              <w:fldChar w:fldCharType="end"/>
            </w:r>
          </w:hyperlink>
        </w:p>
        <w:p w14:paraId="41C58C5F" w14:textId="7F47AFD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78" w:history="1">
            <w:r w:rsidRPr="00011FF5">
              <w:rPr>
                <w:rStyle w:val="Hyperlink"/>
                <w:noProof/>
              </w:rPr>
              <w:t>12.4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Graphical indexes</w:t>
            </w:r>
            <w:r>
              <w:rPr>
                <w:noProof/>
                <w:webHidden/>
              </w:rPr>
              <w:tab/>
            </w:r>
            <w:r>
              <w:rPr>
                <w:noProof/>
                <w:webHidden/>
              </w:rPr>
              <w:fldChar w:fldCharType="begin"/>
            </w:r>
            <w:r>
              <w:rPr>
                <w:noProof/>
                <w:webHidden/>
              </w:rPr>
              <w:instrText xml:space="preserve"> PAGEREF _Toc188968578 \h </w:instrText>
            </w:r>
            <w:r>
              <w:rPr>
                <w:noProof/>
                <w:webHidden/>
              </w:rPr>
            </w:r>
            <w:r>
              <w:rPr>
                <w:noProof/>
                <w:webHidden/>
              </w:rPr>
              <w:fldChar w:fldCharType="separate"/>
            </w:r>
            <w:r>
              <w:rPr>
                <w:noProof/>
                <w:webHidden/>
              </w:rPr>
              <w:t>28</w:t>
            </w:r>
            <w:r>
              <w:rPr>
                <w:noProof/>
                <w:webHidden/>
              </w:rPr>
              <w:fldChar w:fldCharType="end"/>
            </w:r>
          </w:hyperlink>
        </w:p>
        <w:p w14:paraId="52A6EF5A" w14:textId="67CF3D8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79" w:history="1">
            <w:r w:rsidRPr="00011FF5">
              <w:rPr>
                <w:rStyle w:val="Hyperlink"/>
                <w:noProof/>
              </w:rPr>
              <w:t>12.4.1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ENCs</w:t>
            </w:r>
            <w:r>
              <w:rPr>
                <w:noProof/>
                <w:webHidden/>
              </w:rPr>
              <w:tab/>
            </w:r>
            <w:r>
              <w:rPr>
                <w:noProof/>
                <w:webHidden/>
              </w:rPr>
              <w:fldChar w:fldCharType="begin"/>
            </w:r>
            <w:r>
              <w:rPr>
                <w:noProof/>
                <w:webHidden/>
              </w:rPr>
              <w:instrText xml:space="preserve"> PAGEREF _Toc188968579 \h </w:instrText>
            </w:r>
            <w:r>
              <w:rPr>
                <w:noProof/>
                <w:webHidden/>
              </w:rPr>
            </w:r>
            <w:r>
              <w:rPr>
                <w:noProof/>
                <w:webHidden/>
              </w:rPr>
              <w:fldChar w:fldCharType="separate"/>
            </w:r>
            <w:r>
              <w:rPr>
                <w:noProof/>
                <w:webHidden/>
              </w:rPr>
              <w:t>28</w:t>
            </w:r>
            <w:r>
              <w:rPr>
                <w:noProof/>
                <w:webHidden/>
              </w:rPr>
              <w:fldChar w:fldCharType="end"/>
            </w:r>
          </w:hyperlink>
        </w:p>
        <w:p w14:paraId="69393D8A" w14:textId="648E37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0" w:history="1">
            <w:r w:rsidRPr="00011FF5">
              <w:rPr>
                <w:rStyle w:val="Hyperlink"/>
                <w:noProof/>
              </w:rPr>
              <w:t>12.4.2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Graphical indexes of other S-100 products</w:t>
            </w:r>
            <w:r>
              <w:rPr>
                <w:noProof/>
                <w:webHidden/>
              </w:rPr>
              <w:tab/>
            </w:r>
            <w:r>
              <w:rPr>
                <w:noProof/>
                <w:webHidden/>
              </w:rPr>
              <w:fldChar w:fldCharType="begin"/>
            </w:r>
            <w:r>
              <w:rPr>
                <w:noProof/>
                <w:webHidden/>
              </w:rPr>
              <w:instrText xml:space="preserve"> PAGEREF _Toc188968580 \h </w:instrText>
            </w:r>
            <w:r>
              <w:rPr>
                <w:noProof/>
                <w:webHidden/>
              </w:rPr>
            </w:r>
            <w:r>
              <w:rPr>
                <w:noProof/>
                <w:webHidden/>
              </w:rPr>
              <w:fldChar w:fldCharType="separate"/>
            </w:r>
            <w:r>
              <w:rPr>
                <w:noProof/>
                <w:webHidden/>
              </w:rPr>
              <w:t>28</w:t>
            </w:r>
            <w:r>
              <w:rPr>
                <w:noProof/>
                <w:webHidden/>
              </w:rPr>
              <w:fldChar w:fldCharType="end"/>
            </w:r>
          </w:hyperlink>
        </w:p>
        <w:p w14:paraId="53FABBE9" w14:textId="2DB71C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2" w:history="1">
            <w:r w:rsidRPr="00011FF5">
              <w:rPr>
                <w:rStyle w:val="Hyperlink"/>
                <w:noProof/>
              </w:rPr>
              <w:t>12.5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Limits of data</w:t>
            </w:r>
            <w:r>
              <w:rPr>
                <w:noProof/>
                <w:webHidden/>
              </w:rPr>
              <w:tab/>
            </w:r>
            <w:r>
              <w:rPr>
                <w:noProof/>
                <w:webHidden/>
              </w:rPr>
              <w:fldChar w:fldCharType="begin"/>
            </w:r>
            <w:r>
              <w:rPr>
                <w:noProof/>
                <w:webHidden/>
              </w:rPr>
              <w:instrText xml:space="preserve"> PAGEREF _Toc188968582 \h </w:instrText>
            </w:r>
            <w:r>
              <w:rPr>
                <w:noProof/>
                <w:webHidden/>
              </w:rPr>
            </w:r>
            <w:r>
              <w:rPr>
                <w:noProof/>
                <w:webHidden/>
              </w:rPr>
              <w:fldChar w:fldCharType="separate"/>
            </w:r>
            <w:r>
              <w:rPr>
                <w:noProof/>
                <w:webHidden/>
              </w:rPr>
              <w:t>28</w:t>
            </w:r>
            <w:r>
              <w:rPr>
                <w:noProof/>
                <w:webHidden/>
              </w:rPr>
              <w:fldChar w:fldCharType="end"/>
            </w:r>
          </w:hyperlink>
        </w:p>
        <w:p w14:paraId="5507BF3F" w14:textId="2E42C7A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3" w:history="1">
            <w:r w:rsidRPr="00011FF5">
              <w:rPr>
                <w:rStyle w:val="Hyperlink"/>
                <w:noProof/>
              </w:rPr>
              <w:t>12.5.1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ENC No data areas</w:t>
            </w:r>
            <w:r>
              <w:rPr>
                <w:noProof/>
                <w:webHidden/>
              </w:rPr>
              <w:tab/>
            </w:r>
            <w:r>
              <w:rPr>
                <w:noProof/>
                <w:webHidden/>
              </w:rPr>
              <w:fldChar w:fldCharType="begin"/>
            </w:r>
            <w:r>
              <w:rPr>
                <w:noProof/>
                <w:webHidden/>
              </w:rPr>
              <w:instrText xml:space="preserve"> PAGEREF _Toc188968583 \h </w:instrText>
            </w:r>
            <w:r>
              <w:rPr>
                <w:noProof/>
                <w:webHidden/>
              </w:rPr>
            </w:r>
            <w:r>
              <w:rPr>
                <w:noProof/>
                <w:webHidden/>
              </w:rPr>
              <w:fldChar w:fldCharType="separate"/>
            </w:r>
            <w:r>
              <w:rPr>
                <w:noProof/>
                <w:webHidden/>
              </w:rPr>
              <w:t>28</w:t>
            </w:r>
            <w:r>
              <w:rPr>
                <w:noProof/>
                <w:webHidden/>
              </w:rPr>
              <w:fldChar w:fldCharType="end"/>
            </w:r>
          </w:hyperlink>
        </w:p>
        <w:p w14:paraId="2540B96B" w14:textId="31B6AF5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4" w:history="1">
            <w:r w:rsidRPr="00011FF5">
              <w:rPr>
                <w:rStyle w:val="Hyperlink"/>
                <w:noProof/>
              </w:rPr>
              <w:t>12.5.2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_Toc188968584 \h </w:instrText>
            </w:r>
            <w:r>
              <w:rPr>
                <w:noProof/>
                <w:webHidden/>
              </w:rPr>
            </w:r>
            <w:r>
              <w:rPr>
                <w:noProof/>
                <w:webHidden/>
              </w:rPr>
              <w:fldChar w:fldCharType="separate"/>
            </w:r>
            <w:r>
              <w:rPr>
                <w:noProof/>
                <w:webHidden/>
              </w:rPr>
              <w:t>28</w:t>
            </w:r>
            <w:r>
              <w:rPr>
                <w:noProof/>
                <w:webHidden/>
              </w:rPr>
              <w:fldChar w:fldCharType="end"/>
            </w:r>
          </w:hyperlink>
        </w:p>
        <w:p w14:paraId="3F15F611" w14:textId="7A8E2DF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5" w:history="1">
            <w:r w:rsidRPr="00011FF5">
              <w:rPr>
                <w:rStyle w:val="Hyperlink"/>
                <w:noProof/>
              </w:rPr>
              <w:t>12.5.3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Limits of other S-100 product data</w:t>
            </w:r>
            <w:r>
              <w:rPr>
                <w:noProof/>
                <w:webHidden/>
              </w:rPr>
              <w:tab/>
            </w:r>
            <w:r>
              <w:rPr>
                <w:noProof/>
                <w:webHidden/>
              </w:rPr>
              <w:fldChar w:fldCharType="begin"/>
            </w:r>
            <w:r>
              <w:rPr>
                <w:noProof/>
                <w:webHidden/>
              </w:rPr>
              <w:instrText xml:space="preserve"> PAGEREF _Toc188968585 \h </w:instrText>
            </w:r>
            <w:r>
              <w:rPr>
                <w:noProof/>
                <w:webHidden/>
              </w:rPr>
            </w:r>
            <w:r>
              <w:rPr>
                <w:noProof/>
                <w:webHidden/>
              </w:rPr>
              <w:fldChar w:fldCharType="separate"/>
            </w:r>
            <w:r>
              <w:rPr>
                <w:noProof/>
                <w:webHidden/>
              </w:rPr>
              <w:t>29</w:t>
            </w:r>
            <w:r>
              <w:rPr>
                <w:noProof/>
                <w:webHidden/>
              </w:rPr>
              <w:fldChar w:fldCharType="end"/>
            </w:r>
          </w:hyperlink>
        </w:p>
        <w:p w14:paraId="488DCCDB" w14:textId="196EFFC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6" w:history="1">
            <w:r w:rsidRPr="00011FF5">
              <w:rPr>
                <w:rStyle w:val="Hyperlink"/>
                <w:noProof/>
              </w:rPr>
              <w:t>12.6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_Toc188968586 \h </w:instrText>
            </w:r>
            <w:r>
              <w:rPr>
                <w:noProof/>
                <w:webHidden/>
              </w:rPr>
            </w:r>
            <w:r>
              <w:rPr>
                <w:noProof/>
                <w:webHidden/>
              </w:rPr>
              <w:fldChar w:fldCharType="separate"/>
            </w:r>
            <w:r>
              <w:rPr>
                <w:noProof/>
                <w:webHidden/>
              </w:rPr>
              <w:t>29</w:t>
            </w:r>
            <w:r>
              <w:rPr>
                <w:noProof/>
                <w:webHidden/>
              </w:rPr>
              <w:fldChar w:fldCharType="end"/>
            </w:r>
          </w:hyperlink>
        </w:p>
        <w:p w14:paraId="02F8CFDE" w14:textId="44842E4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87" w:history="1">
            <w:r w:rsidRPr="00011FF5">
              <w:rPr>
                <w:rStyle w:val="Hyperlink"/>
                <w:noProof/>
              </w:rPr>
              <w:t>12.6.1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Safety Contour</w:t>
            </w:r>
            <w:r>
              <w:rPr>
                <w:noProof/>
                <w:webHidden/>
              </w:rPr>
              <w:tab/>
            </w:r>
            <w:r>
              <w:rPr>
                <w:noProof/>
                <w:webHidden/>
              </w:rPr>
              <w:fldChar w:fldCharType="begin"/>
            </w:r>
            <w:r>
              <w:rPr>
                <w:noProof/>
                <w:webHidden/>
              </w:rPr>
              <w:instrText xml:space="preserve"> PAGEREF _Toc188968587 \h </w:instrText>
            </w:r>
            <w:r>
              <w:rPr>
                <w:noProof/>
                <w:webHidden/>
              </w:rPr>
            </w:r>
            <w:r>
              <w:rPr>
                <w:noProof/>
                <w:webHidden/>
              </w:rPr>
              <w:fldChar w:fldCharType="separate"/>
            </w:r>
            <w:r>
              <w:rPr>
                <w:noProof/>
                <w:webHidden/>
              </w:rPr>
              <w:t>29</w:t>
            </w:r>
            <w:r>
              <w:rPr>
                <w:noProof/>
                <w:webHidden/>
              </w:rPr>
              <w:fldChar w:fldCharType="end"/>
            </w:r>
          </w:hyperlink>
        </w:p>
        <w:p w14:paraId="1E4B371D" w14:textId="2322284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8" w:history="1">
            <w:r w:rsidRPr="00011FF5">
              <w:rPr>
                <w:rStyle w:val="Hyperlink"/>
                <w:noProof/>
              </w:rPr>
              <w:t>12.7</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ECDIS symbols and their use</w:t>
            </w:r>
            <w:r>
              <w:rPr>
                <w:noProof/>
                <w:webHidden/>
              </w:rPr>
              <w:tab/>
            </w:r>
            <w:r>
              <w:rPr>
                <w:noProof/>
                <w:webHidden/>
              </w:rPr>
              <w:fldChar w:fldCharType="begin"/>
            </w:r>
            <w:r>
              <w:rPr>
                <w:noProof/>
                <w:webHidden/>
              </w:rPr>
              <w:instrText xml:space="preserve"> PAGEREF _Toc188968588 \h </w:instrText>
            </w:r>
            <w:r>
              <w:rPr>
                <w:noProof/>
                <w:webHidden/>
              </w:rPr>
            </w:r>
            <w:r>
              <w:rPr>
                <w:noProof/>
                <w:webHidden/>
              </w:rPr>
              <w:fldChar w:fldCharType="separate"/>
            </w:r>
            <w:r>
              <w:rPr>
                <w:noProof/>
                <w:webHidden/>
              </w:rPr>
              <w:t>29</w:t>
            </w:r>
            <w:r>
              <w:rPr>
                <w:noProof/>
                <w:webHidden/>
              </w:rPr>
              <w:fldChar w:fldCharType="end"/>
            </w:r>
          </w:hyperlink>
        </w:p>
        <w:p w14:paraId="468E279B" w14:textId="207B014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89" w:history="1">
            <w:r w:rsidRPr="00011FF5">
              <w:rPr>
                <w:rStyle w:val="Hyperlink"/>
                <w:noProof/>
              </w:rPr>
              <w:t>12.8</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Date-dependent features</w:t>
            </w:r>
            <w:r>
              <w:rPr>
                <w:noProof/>
                <w:webHidden/>
              </w:rPr>
              <w:tab/>
            </w:r>
            <w:r>
              <w:rPr>
                <w:noProof/>
                <w:webHidden/>
              </w:rPr>
              <w:fldChar w:fldCharType="begin"/>
            </w:r>
            <w:r>
              <w:rPr>
                <w:noProof/>
                <w:webHidden/>
              </w:rPr>
              <w:instrText xml:space="preserve"> PAGEREF _Toc188968589 \h </w:instrText>
            </w:r>
            <w:r>
              <w:rPr>
                <w:noProof/>
                <w:webHidden/>
              </w:rPr>
            </w:r>
            <w:r>
              <w:rPr>
                <w:noProof/>
                <w:webHidden/>
              </w:rPr>
              <w:fldChar w:fldCharType="separate"/>
            </w:r>
            <w:r>
              <w:rPr>
                <w:noProof/>
                <w:webHidden/>
              </w:rPr>
              <w:t>29</w:t>
            </w:r>
            <w:r>
              <w:rPr>
                <w:noProof/>
                <w:webHidden/>
              </w:rPr>
              <w:fldChar w:fldCharType="end"/>
            </w:r>
          </w:hyperlink>
        </w:p>
        <w:p w14:paraId="56924E82" w14:textId="05059CA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0" w:history="1">
            <w:r w:rsidRPr="00011FF5">
              <w:rPr>
                <w:rStyle w:val="Hyperlink"/>
                <w:noProof/>
              </w:rPr>
              <w:t>12.8.1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_Toc188968590 \h </w:instrText>
            </w:r>
            <w:r>
              <w:rPr>
                <w:noProof/>
                <w:webHidden/>
              </w:rPr>
            </w:r>
            <w:r>
              <w:rPr>
                <w:noProof/>
                <w:webHidden/>
              </w:rPr>
              <w:fldChar w:fldCharType="separate"/>
            </w:r>
            <w:r>
              <w:rPr>
                <w:noProof/>
                <w:webHidden/>
              </w:rPr>
              <w:t>29</w:t>
            </w:r>
            <w:r>
              <w:rPr>
                <w:noProof/>
                <w:webHidden/>
              </w:rPr>
              <w:fldChar w:fldCharType="end"/>
            </w:r>
          </w:hyperlink>
        </w:p>
        <w:p w14:paraId="45DAABF7" w14:textId="483FD2C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1" w:history="1">
            <w:r w:rsidRPr="00011FF5">
              <w:rPr>
                <w:rStyle w:val="Hyperlink"/>
                <w:noProof/>
              </w:rPr>
              <w:t>12.8.2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 of date adjustment</w:t>
            </w:r>
            <w:r>
              <w:rPr>
                <w:noProof/>
                <w:webHidden/>
              </w:rPr>
              <w:tab/>
            </w:r>
            <w:r>
              <w:rPr>
                <w:noProof/>
                <w:webHidden/>
              </w:rPr>
              <w:fldChar w:fldCharType="begin"/>
            </w:r>
            <w:r>
              <w:rPr>
                <w:noProof/>
                <w:webHidden/>
              </w:rPr>
              <w:instrText xml:space="preserve"> PAGEREF _Toc188968591 \h </w:instrText>
            </w:r>
            <w:r>
              <w:rPr>
                <w:noProof/>
                <w:webHidden/>
              </w:rPr>
            </w:r>
            <w:r>
              <w:rPr>
                <w:noProof/>
                <w:webHidden/>
              </w:rPr>
              <w:fldChar w:fldCharType="separate"/>
            </w:r>
            <w:r>
              <w:rPr>
                <w:noProof/>
                <w:webHidden/>
              </w:rPr>
              <w:t>30</w:t>
            </w:r>
            <w:r>
              <w:rPr>
                <w:noProof/>
                <w:webHidden/>
              </w:rPr>
              <w:fldChar w:fldCharType="end"/>
            </w:r>
          </w:hyperlink>
        </w:p>
        <w:p w14:paraId="7103FB4B" w14:textId="5429634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2" w:history="1">
            <w:r w:rsidRPr="00011FF5">
              <w:rPr>
                <w:rStyle w:val="Hyperlink"/>
                <w:noProof/>
              </w:rPr>
              <w:t>12.9</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Decluttering the screen</w:t>
            </w:r>
            <w:r>
              <w:rPr>
                <w:noProof/>
                <w:webHidden/>
              </w:rPr>
              <w:tab/>
            </w:r>
            <w:r>
              <w:rPr>
                <w:noProof/>
                <w:webHidden/>
              </w:rPr>
              <w:fldChar w:fldCharType="begin"/>
            </w:r>
            <w:r>
              <w:rPr>
                <w:noProof/>
                <w:webHidden/>
              </w:rPr>
              <w:instrText xml:space="preserve"> PAGEREF _Toc188968592 \h </w:instrText>
            </w:r>
            <w:r>
              <w:rPr>
                <w:noProof/>
                <w:webHidden/>
              </w:rPr>
            </w:r>
            <w:r>
              <w:rPr>
                <w:noProof/>
                <w:webHidden/>
              </w:rPr>
              <w:fldChar w:fldCharType="separate"/>
            </w:r>
            <w:r>
              <w:rPr>
                <w:noProof/>
                <w:webHidden/>
              </w:rPr>
              <w:t>30</w:t>
            </w:r>
            <w:r>
              <w:rPr>
                <w:noProof/>
                <w:webHidden/>
              </w:rPr>
              <w:fldChar w:fldCharType="end"/>
            </w:r>
          </w:hyperlink>
        </w:p>
        <w:p w14:paraId="40CC60E9" w14:textId="2978E0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593" w:history="1">
            <w:r w:rsidRPr="00011FF5">
              <w:rPr>
                <w:rStyle w:val="Hyperlink"/>
                <w:noProof/>
              </w:rPr>
              <w:t>12.10</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IMO presentation elements</w:t>
            </w:r>
            <w:r>
              <w:rPr>
                <w:noProof/>
                <w:webHidden/>
              </w:rPr>
              <w:tab/>
            </w:r>
            <w:r>
              <w:rPr>
                <w:noProof/>
                <w:webHidden/>
              </w:rPr>
              <w:fldChar w:fldCharType="begin"/>
            </w:r>
            <w:r>
              <w:rPr>
                <w:noProof/>
                <w:webHidden/>
              </w:rPr>
              <w:instrText xml:space="preserve"> PAGEREF _Toc188968593 \h </w:instrText>
            </w:r>
            <w:r>
              <w:rPr>
                <w:noProof/>
                <w:webHidden/>
              </w:rPr>
            </w:r>
            <w:r>
              <w:rPr>
                <w:noProof/>
                <w:webHidden/>
              </w:rPr>
              <w:fldChar w:fldCharType="separate"/>
            </w:r>
            <w:r>
              <w:rPr>
                <w:noProof/>
                <w:webHidden/>
              </w:rPr>
              <w:t>30</w:t>
            </w:r>
            <w:r>
              <w:rPr>
                <w:noProof/>
                <w:webHidden/>
              </w:rPr>
              <w:fldChar w:fldCharType="end"/>
            </w:r>
          </w:hyperlink>
        </w:p>
        <w:p w14:paraId="7BAE9D70" w14:textId="302041F0"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4" w:history="1">
            <w:r w:rsidRPr="00011FF5">
              <w:rPr>
                <w:rStyle w:val="Hyperlink"/>
                <w:noProof/>
              </w:rPr>
              <w:t>12.10.1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Scale bar and latitude scale</w:t>
            </w:r>
            <w:r>
              <w:rPr>
                <w:noProof/>
                <w:webHidden/>
              </w:rPr>
              <w:tab/>
            </w:r>
            <w:r>
              <w:rPr>
                <w:noProof/>
                <w:webHidden/>
              </w:rPr>
              <w:fldChar w:fldCharType="begin"/>
            </w:r>
            <w:r>
              <w:rPr>
                <w:noProof/>
                <w:webHidden/>
              </w:rPr>
              <w:instrText xml:space="preserve"> PAGEREF _Toc188968594 \h </w:instrText>
            </w:r>
            <w:r>
              <w:rPr>
                <w:noProof/>
                <w:webHidden/>
              </w:rPr>
            </w:r>
            <w:r>
              <w:rPr>
                <w:noProof/>
                <w:webHidden/>
              </w:rPr>
              <w:fldChar w:fldCharType="separate"/>
            </w:r>
            <w:r>
              <w:rPr>
                <w:noProof/>
                <w:webHidden/>
              </w:rPr>
              <w:t>30</w:t>
            </w:r>
            <w:r>
              <w:rPr>
                <w:noProof/>
                <w:webHidden/>
              </w:rPr>
              <w:fldChar w:fldCharType="end"/>
            </w:r>
          </w:hyperlink>
        </w:p>
        <w:p w14:paraId="74DAC6DF" w14:textId="5BB107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5" w:history="1">
            <w:r w:rsidRPr="00011FF5">
              <w:rPr>
                <w:rStyle w:val="Hyperlink"/>
                <w:noProof/>
              </w:rPr>
              <w:t>12.10.2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North arrow</w:t>
            </w:r>
            <w:r>
              <w:rPr>
                <w:noProof/>
                <w:webHidden/>
              </w:rPr>
              <w:tab/>
            </w:r>
            <w:r>
              <w:rPr>
                <w:noProof/>
                <w:webHidden/>
              </w:rPr>
              <w:fldChar w:fldCharType="begin"/>
            </w:r>
            <w:r>
              <w:rPr>
                <w:noProof/>
                <w:webHidden/>
              </w:rPr>
              <w:instrText xml:space="preserve"> PAGEREF _Toc188968595 \h </w:instrText>
            </w:r>
            <w:r>
              <w:rPr>
                <w:noProof/>
                <w:webHidden/>
              </w:rPr>
            </w:r>
            <w:r>
              <w:rPr>
                <w:noProof/>
                <w:webHidden/>
              </w:rPr>
              <w:fldChar w:fldCharType="separate"/>
            </w:r>
            <w:r>
              <w:rPr>
                <w:noProof/>
                <w:webHidden/>
              </w:rPr>
              <w:t>31</w:t>
            </w:r>
            <w:r>
              <w:rPr>
                <w:noProof/>
                <w:webHidden/>
              </w:rPr>
              <w:fldChar w:fldCharType="end"/>
            </w:r>
          </w:hyperlink>
        </w:p>
        <w:p w14:paraId="080C5C84" w14:textId="66F2CF8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6" w:history="1">
            <w:r w:rsidRPr="00011FF5">
              <w:rPr>
                <w:rStyle w:val="Hyperlink"/>
                <w:noProof/>
              </w:rPr>
              <w:t>12.10.3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Graticule</w:t>
            </w:r>
            <w:r>
              <w:rPr>
                <w:noProof/>
                <w:webHidden/>
              </w:rPr>
              <w:tab/>
            </w:r>
            <w:r>
              <w:rPr>
                <w:noProof/>
                <w:webHidden/>
              </w:rPr>
              <w:fldChar w:fldCharType="begin"/>
            </w:r>
            <w:r>
              <w:rPr>
                <w:noProof/>
                <w:webHidden/>
              </w:rPr>
              <w:instrText xml:space="preserve"> PAGEREF _Toc188968596 \h </w:instrText>
            </w:r>
            <w:r>
              <w:rPr>
                <w:noProof/>
                <w:webHidden/>
              </w:rPr>
            </w:r>
            <w:r>
              <w:rPr>
                <w:noProof/>
                <w:webHidden/>
              </w:rPr>
              <w:fldChar w:fldCharType="separate"/>
            </w:r>
            <w:r>
              <w:rPr>
                <w:noProof/>
                <w:webHidden/>
              </w:rPr>
              <w:t>31</w:t>
            </w:r>
            <w:r>
              <w:rPr>
                <w:noProof/>
                <w:webHidden/>
              </w:rPr>
              <w:fldChar w:fldCharType="end"/>
            </w:r>
          </w:hyperlink>
        </w:p>
        <w:p w14:paraId="5D45DF09" w14:textId="791E721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7" w:history="1">
            <w:r w:rsidRPr="00011FF5">
              <w:rPr>
                <w:rStyle w:val="Hyperlink"/>
                <w:noProof/>
              </w:rPr>
              <w:t>12.10.4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mode</w:t>
            </w:r>
            <w:r>
              <w:rPr>
                <w:noProof/>
                <w:webHidden/>
              </w:rPr>
              <w:tab/>
            </w:r>
            <w:r>
              <w:rPr>
                <w:noProof/>
                <w:webHidden/>
              </w:rPr>
              <w:fldChar w:fldCharType="begin"/>
            </w:r>
            <w:r>
              <w:rPr>
                <w:noProof/>
                <w:webHidden/>
              </w:rPr>
              <w:instrText xml:space="preserve"> PAGEREF _Toc188968597 \h </w:instrText>
            </w:r>
            <w:r>
              <w:rPr>
                <w:noProof/>
                <w:webHidden/>
              </w:rPr>
            </w:r>
            <w:r>
              <w:rPr>
                <w:noProof/>
                <w:webHidden/>
              </w:rPr>
              <w:fldChar w:fldCharType="separate"/>
            </w:r>
            <w:r>
              <w:rPr>
                <w:noProof/>
                <w:webHidden/>
              </w:rPr>
              <w:t>31</w:t>
            </w:r>
            <w:r>
              <w:rPr>
                <w:noProof/>
                <w:webHidden/>
              </w:rPr>
              <w:fldChar w:fldCharType="end"/>
            </w:r>
          </w:hyperlink>
        </w:p>
        <w:p w14:paraId="5C8A471E" w14:textId="241AC5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8" w:history="1">
            <w:r w:rsidRPr="00011FF5">
              <w:rPr>
                <w:rStyle w:val="Hyperlink"/>
                <w:noProof/>
              </w:rPr>
              <w:t>12.10.5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Black level adjustment symbol</w:t>
            </w:r>
            <w:r>
              <w:rPr>
                <w:noProof/>
                <w:webHidden/>
              </w:rPr>
              <w:tab/>
            </w:r>
            <w:r>
              <w:rPr>
                <w:noProof/>
                <w:webHidden/>
              </w:rPr>
              <w:fldChar w:fldCharType="begin"/>
            </w:r>
            <w:r>
              <w:rPr>
                <w:noProof/>
                <w:webHidden/>
              </w:rPr>
              <w:instrText xml:space="preserve"> PAGEREF _Toc188968598 \h </w:instrText>
            </w:r>
            <w:r>
              <w:rPr>
                <w:noProof/>
                <w:webHidden/>
              </w:rPr>
            </w:r>
            <w:r>
              <w:rPr>
                <w:noProof/>
                <w:webHidden/>
              </w:rPr>
              <w:fldChar w:fldCharType="separate"/>
            </w:r>
            <w:r>
              <w:rPr>
                <w:noProof/>
                <w:webHidden/>
              </w:rPr>
              <w:t>31</w:t>
            </w:r>
            <w:r>
              <w:rPr>
                <w:noProof/>
                <w:webHidden/>
              </w:rPr>
              <w:fldChar w:fldCharType="end"/>
            </w:r>
          </w:hyperlink>
        </w:p>
        <w:p w14:paraId="3FD7247D" w14:textId="00AC7A9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599" w:history="1">
            <w:r w:rsidRPr="00011FF5">
              <w:rPr>
                <w:rStyle w:val="Hyperlink"/>
                <w:noProof/>
              </w:rPr>
              <w:t>12.10.6</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and notification of navigational hazards</w:t>
            </w:r>
            <w:r>
              <w:rPr>
                <w:noProof/>
                <w:webHidden/>
              </w:rPr>
              <w:tab/>
            </w:r>
            <w:r>
              <w:rPr>
                <w:noProof/>
                <w:webHidden/>
              </w:rPr>
              <w:fldChar w:fldCharType="begin"/>
            </w:r>
            <w:r>
              <w:rPr>
                <w:noProof/>
                <w:webHidden/>
              </w:rPr>
              <w:instrText xml:space="preserve"> PAGEREF _Toc188968599 \h </w:instrText>
            </w:r>
            <w:r>
              <w:rPr>
                <w:noProof/>
                <w:webHidden/>
              </w:rPr>
            </w:r>
            <w:r>
              <w:rPr>
                <w:noProof/>
                <w:webHidden/>
              </w:rPr>
              <w:fldChar w:fldCharType="separate"/>
            </w:r>
            <w:r>
              <w:rPr>
                <w:noProof/>
                <w:webHidden/>
              </w:rPr>
              <w:t>31</w:t>
            </w:r>
            <w:r>
              <w:rPr>
                <w:noProof/>
                <w:webHidden/>
              </w:rPr>
              <w:fldChar w:fldCharType="end"/>
            </w:r>
          </w:hyperlink>
        </w:p>
        <w:p w14:paraId="3B9F9A0A" w14:textId="4F9D2B6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0" w:history="1">
            <w:r w:rsidRPr="00011FF5">
              <w:rPr>
                <w:rStyle w:val="Hyperlink"/>
                <w:noProof/>
              </w:rPr>
              <w:t>12.10.7</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_Toc188968600 \h </w:instrText>
            </w:r>
            <w:r>
              <w:rPr>
                <w:noProof/>
                <w:webHidden/>
              </w:rPr>
            </w:r>
            <w:r>
              <w:rPr>
                <w:noProof/>
                <w:webHidden/>
              </w:rPr>
              <w:fldChar w:fldCharType="separate"/>
            </w:r>
            <w:r>
              <w:rPr>
                <w:noProof/>
                <w:webHidden/>
              </w:rPr>
              <w:t>32</w:t>
            </w:r>
            <w:r>
              <w:rPr>
                <w:noProof/>
                <w:webHidden/>
              </w:rPr>
              <w:fldChar w:fldCharType="end"/>
            </w:r>
          </w:hyperlink>
        </w:p>
        <w:p w14:paraId="74E5482C" w14:textId="32F5095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1" w:history="1">
            <w:r w:rsidRPr="00011FF5">
              <w:rPr>
                <w:rStyle w:val="Hyperlink"/>
                <w:noProof/>
              </w:rPr>
              <w:t>12.10.8</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Definition of safety contour</w:t>
            </w:r>
            <w:r>
              <w:rPr>
                <w:noProof/>
                <w:webHidden/>
              </w:rPr>
              <w:tab/>
            </w:r>
            <w:r>
              <w:rPr>
                <w:noProof/>
                <w:webHidden/>
              </w:rPr>
              <w:fldChar w:fldCharType="begin"/>
            </w:r>
            <w:r>
              <w:rPr>
                <w:noProof/>
                <w:webHidden/>
              </w:rPr>
              <w:instrText xml:space="preserve"> PAGEREF _Toc188968601 \h </w:instrText>
            </w:r>
            <w:r>
              <w:rPr>
                <w:noProof/>
                <w:webHidden/>
              </w:rPr>
            </w:r>
            <w:r>
              <w:rPr>
                <w:noProof/>
                <w:webHidden/>
              </w:rPr>
              <w:fldChar w:fldCharType="separate"/>
            </w:r>
            <w:r>
              <w:rPr>
                <w:noProof/>
                <w:webHidden/>
              </w:rPr>
              <w:t>33</w:t>
            </w:r>
            <w:r>
              <w:rPr>
                <w:noProof/>
                <w:webHidden/>
              </w:rPr>
              <w:fldChar w:fldCharType="end"/>
            </w:r>
          </w:hyperlink>
        </w:p>
        <w:p w14:paraId="1B0EB852" w14:textId="7F0853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2" w:history="1">
            <w:r w:rsidRPr="00011FF5">
              <w:rPr>
                <w:rStyle w:val="Hyperlink"/>
                <w:noProof/>
              </w:rPr>
              <w:t>12.10.9</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Detection of safety contour</w:t>
            </w:r>
            <w:r>
              <w:rPr>
                <w:noProof/>
                <w:webHidden/>
              </w:rPr>
              <w:tab/>
            </w:r>
            <w:r>
              <w:rPr>
                <w:noProof/>
                <w:webHidden/>
              </w:rPr>
              <w:fldChar w:fldCharType="begin"/>
            </w:r>
            <w:r>
              <w:rPr>
                <w:noProof/>
                <w:webHidden/>
              </w:rPr>
              <w:instrText xml:space="preserve"> PAGEREF _Toc188968602 \h </w:instrText>
            </w:r>
            <w:r>
              <w:rPr>
                <w:noProof/>
                <w:webHidden/>
              </w:rPr>
            </w:r>
            <w:r>
              <w:rPr>
                <w:noProof/>
                <w:webHidden/>
              </w:rPr>
              <w:fldChar w:fldCharType="separate"/>
            </w:r>
            <w:r>
              <w:rPr>
                <w:noProof/>
                <w:webHidden/>
              </w:rPr>
              <w:t>33</w:t>
            </w:r>
            <w:r>
              <w:rPr>
                <w:noProof/>
                <w:webHidden/>
              </w:rPr>
              <w:fldChar w:fldCharType="end"/>
            </w:r>
          </w:hyperlink>
        </w:p>
        <w:p w14:paraId="1EC1F0D7" w14:textId="2A11101B"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3" w:history="1">
            <w:r w:rsidRPr="00011FF5">
              <w:rPr>
                <w:rStyle w:val="Hyperlink"/>
                <w:noProof/>
              </w:rPr>
              <w:t>12.10.10</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Indications related to ENC accuracy</w:t>
            </w:r>
            <w:r>
              <w:rPr>
                <w:noProof/>
                <w:webHidden/>
              </w:rPr>
              <w:tab/>
            </w:r>
            <w:r>
              <w:rPr>
                <w:noProof/>
                <w:webHidden/>
              </w:rPr>
              <w:fldChar w:fldCharType="begin"/>
            </w:r>
            <w:r>
              <w:rPr>
                <w:noProof/>
                <w:webHidden/>
              </w:rPr>
              <w:instrText xml:space="preserve"> PAGEREF _Toc188968603 \h </w:instrText>
            </w:r>
            <w:r>
              <w:rPr>
                <w:noProof/>
                <w:webHidden/>
              </w:rPr>
            </w:r>
            <w:r>
              <w:rPr>
                <w:noProof/>
                <w:webHidden/>
              </w:rPr>
              <w:fldChar w:fldCharType="separate"/>
            </w:r>
            <w:r>
              <w:rPr>
                <w:noProof/>
                <w:webHidden/>
              </w:rPr>
              <w:t>33</w:t>
            </w:r>
            <w:r>
              <w:rPr>
                <w:noProof/>
                <w:webHidden/>
              </w:rPr>
              <w:fldChar w:fldCharType="end"/>
            </w:r>
          </w:hyperlink>
        </w:p>
        <w:p w14:paraId="114133C9" w14:textId="6DA6268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4" w:history="1">
            <w:r w:rsidRPr="00011FF5">
              <w:rPr>
                <w:rStyle w:val="Hyperlink"/>
                <w:noProof/>
              </w:rPr>
              <w:t>12.10.11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_Toc188968604 \h </w:instrText>
            </w:r>
            <w:r>
              <w:rPr>
                <w:noProof/>
                <w:webHidden/>
              </w:rPr>
            </w:r>
            <w:r>
              <w:rPr>
                <w:noProof/>
                <w:webHidden/>
              </w:rPr>
              <w:fldChar w:fldCharType="separate"/>
            </w:r>
            <w:r>
              <w:rPr>
                <w:noProof/>
                <w:webHidden/>
              </w:rPr>
              <w:t>35</w:t>
            </w:r>
            <w:r>
              <w:rPr>
                <w:noProof/>
                <w:webHidden/>
              </w:rPr>
              <w:fldChar w:fldCharType="end"/>
            </w:r>
          </w:hyperlink>
        </w:p>
        <w:p w14:paraId="0D6C6B08" w14:textId="4221CA6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5" w:history="1">
            <w:r w:rsidRPr="00011FF5">
              <w:rPr>
                <w:rStyle w:val="Hyperlink"/>
                <w:noProof/>
              </w:rPr>
              <w:t>12.11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Other specified display features</w:t>
            </w:r>
            <w:r>
              <w:rPr>
                <w:noProof/>
                <w:webHidden/>
              </w:rPr>
              <w:tab/>
            </w:r>
            <w:r>
              <w:rPr>
                <w:noProof/>
                <w:webHidden/>
              </w:rPr>
              <w:fldChar w:fldCharType="begin"/>
            </w:r>
            <w:r>
              <w:rPr>
                <w:noProof/>
                <w:webHidden/>
              </w:rPr>
              <w:instrText xml:space="preserve"> PAGEREF _Toc188968605 \h </w:instrText>
            </w:r>
            <w:r>
              <w:rPr>
                <w:noProof/>
                <w:webHidden/>
              </w:rPr>
            </w:r>
            <w:r>
              <w:rPr>
                <w:noProof/>
                <w:webHidden/>
              </w:rPr>
              <w:fldChar w:fldCharType="separate"/>
            </w:r>
            <w:r>
              <w:rPr>
                <w:noProof/>
                <w:webHidden/>
              </w:rPr>
              <w:t>35</w:t>
            </w:r>
            <w:r>
              <w:rPr>
                <w:noProof/>
                <w:webHidden/>
              </w:rPr>
              <w:fldChar w:fldCharType="end"/>
            </w:r>
          </w:hyperlink>
        </w:p>
        <w:p w14:paraId="1352D08D" w14:textId="666F98E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6" w:history="1">
            <w:r w:rsidRPr="00011FF5">
              <w:rPr>
                <w:rStyle w:val="Hyperlink"/>
                <w:noProof/>
              </w:rPr>
              <w:t>12.11.1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ECDIS Legend</w:t>
            </w:r>
            <w:r>
              <w:rPr>
                <w:noProof/>
                <w:webHidden/>
              </w:rPr>
              <w:tab/>
            </w:r>
            <w:r>
              <w:rPr>
                <w:noProof/>
                <w:webHidden/>
              </w:rPr>
              <w:fldChar w:fldCharType="begin"/>
            </w:r>
            <w:r>
              <w:rPr>
                <w:noProof/>
                <w:webHidden/>
              </w:rPr>
              <w:instrText xml:space="preserve"> PAGEREF _Toc188968606 \h </w:instrText>
            </w:r>
            <w:r>
              <w:rPr>
                <w:noProof/>
                <w:webHidden/>
              </w:rPr>
            </w:r>
            <w:r>
              <w:rPr>
                <w:noProof/>
                <w:webHidden/>
              </w:rPr>
              <w:fldChar w:fldCharType="separate"/>
            </w:r>
            <w:r>
              <w:rPr>
                <w:noProof/>
                <w:webHidden/>
              </w:rPr>
              <w:t>35</w:t>
            </w:r>
            <w:r>
              <w:rPr>
                <w:noProof/>
                <w:webHidden/>
              </w:rPr>
              <w:fldChar w:fldCharType="end"/>
            </w:r>
          </w:hyperlink>
        </w:p>
        <w:p w14:paraId="6B175F00" w14:textId="40E009D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07" w:history="1">
            <w:r w:rsidRPr="00011FF5">
              <w:rPr>
                <w:rStyle w:val="Hyperlink"/>
                <w:noProof/>
              </w:rPr>
              <w:t>12.12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_Toc188968607 \h </w:instrText>
            </w:r>
            <w:r>
              <w:rPr>
                <w:noProof/>
                <w:webHidden/>
              </w:rPr>
            </w:r>
            <w:r>
              <w:rPr>
                <w:noProof/>
                <w:webHidden/>
              </w:rPr>
              <w:fldChar w:fldCharType="separate"/>
            </w:r>
            <w:r>
              <w:rPr>
                <w:noProof/>
                <w:webHidden/>
              </w:rPr>
              <w:t>37</w:t>
            </w:r>
            <w:r>
              <w:rPr>
                <w:noProof/>
                <w:webHidden/>
              </w:rPr>
              <w:fldChar w:fldCharType="end"/>
            </w:r>
          </w:hyperlink>
        </w:p>
        <w:p w14:paraId="7AA48286" w14:textId="567CBB7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08" w:history="1">
            <w:r w:rsidRPr="00011FF5">
              <w:rPr>
                <w:rStyle w:val="Hyperlink"/>
                <w:noProof/>
              </w:rPr>
              <w:t>12.12.1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updates</w:t>
            </w:r>
            <w:r>
              <w:rPr>
                <w:noProof/>
                <w:webHidden/>
              </w:rPr>
              <w:tab/>
            </w:r>
            <w:r>
              <w:rPr>
                <w:noProof/>
                <w:webHidden/>
              </w:rPr>
              <w:fldChar w:fldCharType="begin"/>
            </w:r>
            <w:r>
              <w:rPr>
                <w:noProof/>
                <w:webHidden/>
              </w:rPr>
              <w:instrText xml:space="preserve"> PAGEREF _Toc188968608 \h </w:instrText>
            </w:r>
            <w:r>
              <w:rPr>
                <w:noProof/>
                <w:webHidden/>
              </w:rPr>
            </w:r>
            <w:r>
              <w:rPr>
                <w:noProof/>
                <w:webHidden/>
              </w:rPr>
              <w:fldChar w:fldCharType="separate"/>
            </w:r>
            <w:r>
              <w:rPr>
                <w:noProof/>
                <w:webHidden/>
              </w:rPr>
              <w:t>37</w:t>
            </w:r>
            <w:r>
              <w:rPr>
                <w:noProof/>
                <w:webHidden/>
              </w:rPr>
              <w:fldChar w:fldCharType="end"/>
            </w:r>
          </w:hyperlink>
        </w:p>
        <w:p w14:paraId="143054E1" w14:textId="214FCF26"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1" w:history="1">
            <w:r w:rsidRPr="00011FF5">
              <w:rPr>
                <w:rStyle w:val="Hyperlink"/>
                <w:noProof/>
              </w:rPr>
              <w:t>12.12.2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Updates</w:t>
            </w:r>
            <w:r>
              <w:rPr>
                <w:noProof/>
                <w:webHidden/>
              </w:rPr>
              <w:tab/>
            </w:r>
            <w:r>
              <w:rPr>
                <w:noProof/>
                <w:webHidden/>
              </w:rPr>
              <w:fldChar w:fldCharType="begin"/>
            </w:r>
            <w:r>
              <w:rPr>
                <w:noProof/>
                <w:webHidden/>
              </w:rPr>
              <w:instrText xml:space="preserve"> PAGEREF _Toc188968611 \h </w:instrText>
            </w:r>
            <w:r>
              <w:rPr>
                <w:noProof/>
                <w:webHidden/>
              </w:rPr>
            </w:r>
            <w:r>
              <w:rPr>
                <w:noProof/>
                <w:webHidden/>
              </w:rPr>
              <w:fldChar w:fldCharType="separate"/>
            </w:r>
            <w:r>
              <w:rPr>
                <w:noProof/>
                <w:webHidden/>
              </w:rPr>
              <w:t>37</w:t>
            </w:r>
            <w:r>
              <w:rPr>
                <w:noProof/>
                <w:webHidden/>
              </w:rPr>
              <w:fldChar w:fldCharType="end"/>
            </w:r>
          </w:hyperlink>
        </w:p>
        <w:p w14:paraId="1D34FB81" w14:textId="02C07D3A"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2" w:history="1">
            <w:r w:rsidRPr="00011FF5">
              <w:rPr>
                <w:rStyle w:val="Hyperlink"/>
                <w:noProof/>
              </w:rPr>
              <w:t>12.12.3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Non-HO (Non-ENC) Chart Information</w:t>
            </w:r>
            <w:r>
              <w:rPr>
                <w:noProof/>
                <w:webHidden/>
              </w:rPr>
              <w:tab/>
            </w:r>
            <w:r>
              <w:rPr>
                <w:noProof/>
                <w:webHidden/>
              </w:rPr>
              <w:fldChar w:fldCharType="begin"/>
            </w:r>
            <w:r>
              <w:rPr>
                <w:noProof/>
                <w:webHidden/>
              </w:rPr>
              <w:instrText xml:space="preserve"> PAGEREF _Toc188968612 \h </w:instrText>
            </w:r>
            <w:r>
              <w:rPr>
                <w:noProof/>
                <w:webHidden/>
              </w:rPr>
            </w:r>
            <w:r>
              <w:rPr>
                <w:noProof/>
                <w:webHidden/>
              </w:rPr>
              <w:fldChar w:fldCharType="separate"/>
            </w:r>
            <w:r>
              <w:rPr>
                <w:noProof/>
                <w:webHidden/>
              </w:rPr>
              <w:t>38</w:t>
            </w:r>
            <w:r>
              <w:rPr>
                <w:noProof/>
                <w:webHidden/>
              </w:rPr>
              <w:fldChar w:fldCharType="end"/>
            </w:r>
          </w:hyperlink>
        </w:p>
        <w:p w14:paraId="14A14D72" w14:textId="0DCE94D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3" w:history="1">
            <w:r w:rsidRPr="00011FF5">
              <w:rPr>
                <w:rStyle w:val="Hyperlink"/>
                <w:noProof/>
              </w:rPr>
              <w:t>12.12.4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Other non-official data</w:t>
            </w:r>
            <w:r>
              <w:rPr>
                <w:noProof/>
                <w:webHidden/>
              </w:rPr>
              <w:tab/>
            </w:r>
            <w:r>
              <w:rPr>
                <w:noProof/>
                <w:webHidden/>
              </w:rPr>
              <w:fldChar w:fldCharType="begin"/>
            </w:r>
            <w:r>
              <w:rPr>
                <w:noProof/>
                <w:webHidden/>
              </w:rPr>
              <w:instrText xml:space="preserve"> PAGEREF _Toc188968613 \h </w:instrText>
            </w:r>
            <w:r>
              <w:rPr>
                <w:noProof/>
                <w:webHidden/>
              </w:rPr>
            </w:r>
            <w:r>
              <w:rPr>
                <w:noProof/>
                <w:webHidden/>
              </w:rPr>
              <w:fldChar w:fldCharType="separate"/>
            </w:r>
            <w:r>
              <w:rPr>
                <w:noProof/>
                <w:webHidden/>
              </w:rPr>
              <w:t>38</w:t>
            </w:r>
            <w:r>
              <w:rPr>
                <w:noProof/>
                <w:webHidden/>
              </w:rPr>
              <w:fldChar w:fldCharType="end"/>
            </w:r>
          </w:hyperlink>
        </w:p>
        <w:p w14:paraId="0B24D021" w14:textId="3E325209"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14" w:history="1">
            <w:r w:rsidRPr="00011FF5">
              <w:rPr>
                <w:rStyle w:val="Hyperlink"/>
                <w:noProof/>
              </w:rPr>
              <w:t>12.13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and Management of Navigational Warnings</w:t>
            </w:r>
            <w:r>
              <w:rPr>
                <w:noProof/>
                <w:webHidden/>
              </w:rPr>
              <w:tab/>
            </w:r>
            <w:r>
              <w:rPr>
                <w:noProof/>
                <w:webHidden/>
              </w:rPr>
              <w:fldChar w:fldCharType="begin"/>
            </w:r>
            <w:r>
              <w:rPr>
                <w:noProof/>
                <w:webHidden/>
              </w:rPr>
              <w:instrText xml:space="preserve"> PAGEREF _Toc188968614 \h </w:instrText>
            </w:r>
            <w:r>
              <w:rPr>
                <w:noProof/>
                <w:webHidden/>
              </w:rPr>
            </w:r>
            <w:r>
              <w:rPr>
                <w:noProof/>
                <w:webHidden/>
              </w:rPr>
              <w:fldChar w:fldCharType="separate"/>
            </w:r>
            <w:r>
              <w:rPr>
                <w:noProof/>
                <w:webHidden/>
              </w:rPr>
              <w:t>38</w:t>
            </w:r>
            <w:r>
              <w:rPr>
                <w:noProof/>
                <w:webHidden/>
              </w:rPr>
              <w:fldChar w:fldCharType="end"/>
            </w:r>
          </w:hyperlink>
        </w:p>
        <w:p w14:paraId="1E5140EE" w14:textId="3996202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5" w:history="1">
            <w:r w:rsidRPr="00011FF5">
              <w:rPr>
                <w:rStyle w:val="Hyperlink"/>
                <w:noProof/>
              </w:rPr>
              <w:t>12.13.1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Additional Portrayal requirements of the Graphical User Interface</w:t>
            </w:r>
            <w:r>
              <w:rPr>
                <w:noProof/>
                <w:webHidden/>
              </w:rPr>
              <w:tab/>
            </w:r>
            <w:r>
              <w:rPr>
                <w:noProof/>
                <w:webHidden/>
              </w:rPr>
              <w:fldChar w:fldCharType="begin"/>
            </w:r>
            <w:r>
              <w:rPr>
                <w:noProof/>
                <w:webHidden/>
              </w:rPr>
              <w:instrText xml:space="preserve"> PAGEREF _Toc188968615 \h </w:instrText>
            </w:r>
            <w:r>
              <w:rPr>
                <w:noProof/>
                <w:webHidden/>
              </w:rPr>
            </w:r>
            <w:r>
              <w:rPr>
                <w:noProof/>
                <w:webHidden/>
              </w:rPr>
              <w:fldChar w:fldCharType="separate"/>
            </w:r>
            <w:r>
              <w:rPr>
                <w:noProof/>
                <w:webHidden/>
              </w:rPr>
              <w:t>38</w:t>
            </w:r>
            <w:r>
              <w:rPr>
                <w:noProof/>
                <w:webHidden/>
              </w:rPr>
              <w:fldChar w:fldCharType="end"/>
            </w:r>
          </w:hyperlink>
        </w:p>
        <w:p w14:paraId="2E34B41E" w14:textId="76EDD2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6" w:history="1">
            <w:r w:rsidRPr="00011FF5">
              <w:rPr>
                <w:rStyle w:val="Hyperlink"/>
                <w:noProof/>
              </w:rPr>
              <w:t>12.13.2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Filtering Navigational Warning information</w:t>
            </w:r>
            <w:r>
              <w:rPr>
                <w:noProof/>
                <w:webHidden/>
              </w:rPr>
              <w:tab/>
            </w:r>
            <w:r>
              <w:rPr>
                <w:noProof/>
                <w:webHidden/>
              </w:rPr>
              <w:fldChar w:fldCharType="begin"/>
            </w:r>
            <w:r>
              <w:rPr>
                <w:noProof/>
                <w:webHidden/>
              </w:rPr>
              <w:instrText xml:space="preserve"> PAGEREF _Toc188968616 \h </w:instrText>
            </w:r>
            <w:r>
              <w:rPr>
                <w:noProof/>
                <w:webHidden/>
              </w:rPr>
            </w:r>
            <w:r>
              <w:rPr>
                <w:noProof/>
                <w:webHidden/>
              </w:rPr>
              <w:fldChar w:fldCharType="separate"/>
            </w:r>
            <w:r>
              <w:rPr>
                <w:noProof/>
                <w:webHidden/>
              </w:rPr>
              <w:t>39</w:t>
            </w:r>
            <w:r>
              <w:rPr>
                <w:noProof/>
                <w:webHidden/>
              </w:rPr>
              <w:fldChar w:fldCharType="end"/>
            </w:r>
          </w:hyperlink>
        </w:p>
        <w:p w14:paraId="36EEAB94" w14:textId="3A8A2BC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7" w:history="1">
            <w:r w:rsidRPr="00011FF5">
              <w:rPr>
                <w:rStyle w:val="Hyperlink"/>
                <w:noProof/>
              </w:rPr>
              <w:t>12.13.3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Cancelled datasets</w:t>
            </w:r>
            <w:r>
              <w:rPr>
                <w:noProof/>
                <w:webHidden/>
              </w:rPr>
              <w:tab/>
            </w:r>
            <w:r>
              <w:rPr>
                <w:noProof/>
                <w:webHidden/>
              </w:rPr>
              <w:fldChar w:fldCharType="begin"/>
            </w:r>
            <w:r>
              <w:rPr>
                <w:noProof/>
                <w:webHidden/>
              </w:rPr>
              <w:instrText xml:space="preserve"> PAGEREF _Toc188968617 \h </w:instrText>
            </w:r>
            <w:r>
              <w:rPr>
                <w:noProof/>
                <w:webHidden/>
              </w:rPr>
            </w:r>
            <w:r>
              <w:rPr>
                <w:noProof/>
                <w:webHidden/>
              </w:rPr>
              <w:fldChar w:fldCharType="separate"/>
            </w:r>
            <w:r>
              <w:rPr>
                <w:noProof/>
                <w:webHidden/>
              </w:rPr>
              <w:t>40</w:t>
            </w:r>
            <w:r>
              <w:rPr>
                <w:noProof/>
                <w:webHidden/>
              </w:rPr>
              <w:fldChar w:fldCharType="end"/>
            </w:r>
          </w:hyperlink>
        </w:p>
        <w:p w14:paraId="7D392DF2" w14:textId="4FBD631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18" w:history="1">
            <w:r w:rsidRPr="00011FF5">
              <w:rPr>
                <w:rStyle w:val="Hyperlink"/>
                <w:noProof/>
              </w:rPr>
              <w:t>12.13.4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Portrayal of feature classes</w:t>
            </w:r>
            <w:r>
              <w:rPr>
                <w:noProof/>
                <w:webHidden/>
              </w:rPr>
              <w:tab/>
            </w:r>
            <w:r>
              <w:rPr>
                <w:noProof/>
                <w:webHidden/>
              </w:rPr>
              <w:fldChar w:fldCharType="begin"/>
            </w:r>
            <w:r>
              <w:rPr>
                <w:noProof/>
                <w:webHidden/>
              </w:rPr>
              <w:instrText xml:space="preserve"> PAGEREF _Toc188968618 \h </w:instrText>
            </w:r>
            <w:r>
              <w:rPr>
                <w:noProof/>
                <w:webHidden/>
              </w:rPr>
            </w:r>
            <w:r>
              <w:rPr>
                <w:noProof/>
                <w:webHidden/>
              </w:rPr>
              <w:fldChar w:fldCharType="separate"/>
            </w:r>
            <w:r>
              <w:rPr>
                <w:noProof/>
                <w:webHidden/>
              </w:rPr>
              <w:t>40</w:t>
            </w:r>
            <w:r>
              <w:rPr>
                <w:noProof/>
                <w:webHidden/>
              </w:rPr>
              <w:fldChar w:fldCharType="end"/>
            </w:r>
          </w:hyperlink>
        </w:p>
        <w:p w14:paraId="15A48D4F" w14:textId="25C5ECB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19" w:history="1">
            <w:r w:rsidRPr="00011FF5">
              <w:rPr>
                <w:rStyle w:val="Hyperlink"/>
                <w:noProof/>
              </w:rPr>
              <w:t>13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_Toc188968619 \h </w:instrText>
            </w:r>
            <w:r>
              <w:rPr>
                <w:noProof/>
                <w:webHidden/>
              </w:rPr>
            </w:r>
            <w:r>
              <w:rPr>
                <w:noProof/>
                <w:webHidden/>
              </w:rPr>
              <w:fldChar w:fldCharType="separate"/>
            </w:r>
            <w:r>
              <w:rPr>
                <w:noProof/>
                <w:webHidden/>
              </w:rPr>
              <w:t>41</w:t>
            </w:r>
            <w:r>
              <w:rPr>
                <w:noProof/>
                <w:webHidden/>
              </w:rPr>
              <w:fldChar w:fldCharType="end"/>
            </w:r>
          </w:hyperlink>
        </w:p>
        <w:p w14:paraId="64CDD4DB" w14:textId="6095856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0" w:history="1">
            <w:r w:rsidRPr="00011FF5">
              <w:rPr>
                <w:rStyle w:val="Hyperlink"/>
                <w:noProof/>
              </w:rPr>
              <w:t>13.1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Thinning</w:t>
            </w:r>
            <w:r>
              <w:rPr>
                <w:noProof/>
                <w:webHidden/>
              </w:rPr>
              <w:tab/>
            </w:r>
            <w:r>
              <w:rPr>
                <w:noProof/>
                <w:webHidden/>
              </w:rPr>
              <w:fldChar w:fldCharType="begin"/>
            </w:r>
            <w:r>
              <w:rPr>
                <w:noProof/>
                <w:webHidden/>
              </w:rPr>
              <w:instrText xml:space="preserve"> PAGEREF _Toc188968620 \h </w:instrText>
            </w:r>
            <w:r>
              <w:rPr>
                <w:noProof/>
                <w:webHidden/>
              </w:rPr>
            </w:r>
            <w:r>
              <w:rPr>
                <w:noProof/>
                <w:webHidden/>
              </w:rPr>
              <w:fldChar w:fldCharType="separate"/>
            </w:r>
            <w:r>
              <w:rPr>
                <w:noProof/>
                <w:webHidden/>
              </w:rPr>
              <w:t>41</w:t>
            </w:r>
            <w:r>
              <w:rPr>
                <w:noProof/>
                <w:webHidden/>
              </w:rPr>
              <w:fldChar w:fldCharType="end"/>
            </w:r>
          </w:hyperlink>
        </w:p>
        <w:p w14:paraId="476BC880" w14:textId="25412CE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1" w:history="1">
            <w:r w:rsidRPr="00011FF5">
              <w:rPr>
                <w:rStyle w:val="Hyperlink"/>
                <w:noProof/>
              </w:rPr>
              <w:t>13.2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Temporal variation</w:t>
            </w:r>
            <w:r>
              <w:rPr>
                <w:noProof/>
                <w:webHidden/>
              </w:rPr>
              <w:tab/>
            </w:r>
            <w:r>
              <w:rPr>
                <w:noProof/>
                <w:webHidden/>
              </w:rPr>
              <w:fldChar w:fldCharType="begin"/>
            </w:r>
            <w:r>
              <w:rPr>
                <w:noProof/>
                <w:webHidden/>
              </w:rPr>
              <w:instrText xml:space="preserve"> PAGEREF _Toc188968621 \h </w:instrText>
            </w:r>
            <w:r>
              <w:rPr>
                <w:noProof/>
                <w:webHidden/>
              </w:rPr>
            </w:r>
            <w:r>
              <w:rPr>
                <w:noProof/>
                <w:webHidden/>
              </w:rPr>
              <w:fldChar w:fldCharType="separate"/>
            </w:r>
            <w:r>
              <w:rPr>
                <w:noProof/>
                <w:webHidden/>
              </w:rPr>
              <w:t>41</w:t>
            </w:r>
            <w:r>
              <w:rPr>
                <w:noProof/>
                <w:webHidden/>
              </w:rPr>
              <w:fldChar w:fldCharType="end"/>
            </w:r>
          </w:hyperlink>
        </w:p>
        <w:p w14:paraId="0CF7A268" w14:textId="53A96D6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2" w:history="1">
            <w:r w:rsidRPr="00011FF5">
              <w:rPr>
                <w:rStyle w:val="Hyperlink"/>
                <w:noProof/>
              </w:rPr>
              <w:t>14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Colours</w:t>
            </w:r>
            <w:r>
              <w:rPr>
                <w:noProof/>
                <w:webHidden/>
              </w:rPr>
              <w:tab/>
            </w:r>
            <w:r>
              <w:rPr>
                <w:noProof/>
                <w:webHidden/>
              </w:rPr>
              <w:fldChar w:fldCharType="begin"/>
            </w:r>
            <w:r>
              <w:rPr>
                <w:noProof/>
                <w:webHidden/>
              </w:rPr>
              <w:instrText xml:space="preserve"> PAGEREF _Toc188968622 \h </w:instrText>
            </w:r>
            <w:r>
              <w:rPr>
                <w:noProof/>
                <w:webHidden/>
              </w:rPr>
            </w:r>
            <w:r>
              <w:rPr>
                <w:noProof/>
                <w:webHidden/>
              </w:rPr>
              <w:fldChar w:fldCharType="separate"/>
            </w:r>
            <w:r>
              <w:rPr>
                <w:noProof/>
                <w:webHidden/>
              </w:rPr>
              <w:t>42</w:t>
            </w:r>
            <w:r>
              <w:rPr>
                <w:noProof/>
                <w:webHidden/>
              </w:rPr>
              <w:fldChar w:fldCharType="end"/>
            </w:r>
          </w:hyperlink>
        </w:p>
        <w:p w14:paraId="131E2356" w14:textId="09D8B7B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3" w:history="1">
            <w:r w:rsidRPr="00011FF5">
              <w:rPr>
                <w:rStyle w:val="Hyperlink"/>
                <w:noProof/>
              </w:rPr>
              <w:t>14.1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_Toc188968623 \h </w:instrText>
            </w:r>
            <w:r>
              <w:rPr>
                <w:noProof/>
                <w:webHidden/>
              </w:rPr>
            </w:r>
            <w:r>
              <w:rPr>
                <w:noProof/>
                <w:webHidden/>
              </w:rPr>
              <w:fldChar w:fldCharType="separate"/>
            </w:r>
            <w:r>
              <w:rPr>
                <w:noProof/>
                <w:webHidden/>
              </w:rPr>
              <w:t>42</w:t>
            </w:r>
            <w:r>
              <w:rPr>
                <w:noProof/>
                <w:webHidden/>
              </w:rPr>
              <w:fldChar w:fldCharType="end"/>
            </w:r>
          </w:hyperlink>
        </w:p>
        <w:p w14:paraId="063E4C86" w14:textId="1EE3F184"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24" w:history="1">
            <w:r w:rsidRPr="00011FF5">
              <w:rPr>
                <w:rStyle w:val="Hyperlink"/>
                <w:noProof/>
              </w:rPr>
              <w:t>15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_Toc188968624 \h </w:instrText>
            </w:r>
            <w:r>
              <w:rPr>
                <w:noProof/>
                <w:webHidden/>
              </w:rPr>
            </w:r>
            <w:r>
              <w:rPr>
                <w:noProof/>
                <w:webHidden/>
              </w:rPr>
              <w:fldChar w:fldCharType="separate"/>
            </w:r>
            <w:r>
              <w:rPr>
                <w:noProof/>
                <w:webHidden/>
              </w:rPr>
              <w:t>42</w:t>
            </w:r>
            <w:r>
              <w:rPr>
                <w:noProof/>
                <w:webHidden/>
              </w:rPr>
              <w:fldChar w:fldCharType="end"/>
            </w:r>
          </w:hyperlink>
        </w:p>
        <w:p w14:paraId="1F0A5F96" w14:textId="00991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5" w:history="1">
            <w:r w:rsidRPr="00011FF5">
              <w:rPr>
                <w:rStyle w:val="Hyperlink"/>
                <w:noProof/>
              </w:rPr>
              <w:t>15.1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Cursor pick rules</w:t>
            </w:r>
            <w:r>
              <w:rPr>
                <w:noProof/>
                <w:webHidden/>
              </w:rPr>
              <w:tab/>
            </w:r>
            <w:r>
              <w:rPr>
                <w:noProof/>
                <w:webHidden/>
              </w:rPr>
              <w:fldChar w:fldCharType="begin"/>
            </w:r>
            <w:r>
              <w:rPr>
                <w:noProof/>
                <w:webHidden/>
              </w:rPr>
              <w:instrText xml:space="preserve"> PAGEREF _Toc188968625 \h </w:instrText>
            </w:r>
            <w:r>
              <w:rPr>
                <w:noProof/>
                <w:webHidden/>
              </w:rPr>
            </w:r>
            <w:r>
              <w:rPr>
                <w:noProof/>
                <w:webHidden/>
              </w:rPr>
              <w:fldChar w:fldCharType="separate"/>
            </w:r>
            <w:r>
              <w:rPr>
                <w:noProof/>
                <w:webHidden/>
              </w:rPr>
              <w:t>42</w:t>
            </w:r>
            <w:r>
              <w:rPr>
                <w:noProof/>
                <w:webHidden/>
              </w:rPr>
              <w:fldChar w:fldCharType="end"/>
            </w:r>
          </w:hyperlink>
        </w:p>
        <w:p w14:paraId="6C01CC17" w14:textId="56036A3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6" w:history="1">
            <w:r w:rsidRPr="00011FF5">
              <w:rPr>
                <w:rStyle w:val="Hyperlink"/>
                <w:noProof/>
              </w:rPr>
              <w:t>15.2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Abbreviations</w:t>
            </w:r>
            <w:r>
              <w:rPr>
                <w:noProof/>
                <w:webHidden/>
              </w:rPr>
              <w:tab/>
            </w:r>
            <w:r>
              <w:rPr>
                <w:noProof/>
                <w:webHidden/>
              </w:rPr>
              <w:fldChar w:fldCharType="begin"/>
            </w:r>
            <w:r>
              <w:rPr>
                <w:noProof/>
                <w:webHidden/>
              </w:rPr>
              <w:instrText xml:space="preserve"> PAGEREF _Toc188968626 \h </w:instrText>
            </w:r>
            <w:r>
              <w:rPr>
                <w:noProof/>
                <w:webHidden/>
              </w:rPr>
            </w:r>
            <w:r>
              <w:rPr>
                <w:noProof/>
                <w:webHidden/>
              </w:rPr>
              <w:fldChar w:fldCharType="separate"/>
            </w:r>
            <w:r>
              <w:rPr>
                <w:noProof/>
                <w:webHidden/>
              </w:rPr>
              <w:t>43</w:t>
            </w:r>
            <w:r>
              <w:rPr>
                <w:noProof/>
                <w:webHidden/>
              </w:rPr>
              <w:fldChar w:fldCharType="end"/>
            </w:r>
          </w:hyperlink>
        </w:p>
        <w:p w14:paraId="1BFF7CF4" w14:textId="040D72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7" w:history="1">
            <w:r w:rsidRPr="00011FF5">
              <w:rPr>
                <w:rStyle w:val="Hyperlink"/>
                <w:noProof/>
              </w:rPr>
              <w:t>15.2.1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Text abbreviations [Informative]</w:t>
            </w:r>
            <w:r>
              <w:rPr>
                <w:noProof/>
                <w:webHidden/>
              </w:rPr>
              <w:tab/>
            </w:r>
            <w:r>
              <w:rPr>
                <w:noProof/>
                <w:webHidden/>
              </w:rPr>
              <w:fldChar w:fldCharType="begin"/>
            </w:r>
            <w:r>
              <w:rPr>
                <w:noProof/>
                <w:webHidden/>
              </w:rPr>
              <w:instrText xml:space="preserve"> PAGEREF _Toc188968627 \h </w:instrText>
            </w:r>
            <w:r>
              <w:rPr>
                <w:noProof/>
                <w:webHidden/>
              </w:rPr>
            </w:r>
            <w:r>
              <w:rPr>
                <w:noProof/>
                <w:webHidden/>
              </w:rPr>
              <w:fldChar w:fldCharType="separate"/>
            </w:r>
            <w:r>
              <w:rPr>
                <w:noProof/>
                <w:webHidden/>
              </w:rPr>
              <w:t>43</w:t>
            </w:r>
            <w:r>
              <w:rPr>
                <w:noProof/>
                <w:webHidden/>
              </w:rPr>
              <w:fldChar w:fldCharType="end"/>
            </w:r>
          </w:hyperlink>
        </w:p>
        <w:p w14:paraId="33695404" w14:textId="29C18F79"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28" w:history="1">
            <w:r w:rsidRPr="00011FF5">
              <w:rPr>
                <w:rStyle w:val="Hyperlink"/>
                <w:noProof/>
              </w:rPr>
              <w:t>15.2.2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User defined cursor pick parameters</w:t>
            </w:r>
            <w:r>
              <w:rPr>
                <w:noProof/>
                <w:webHidden/>
              </w:rPr>
              <w:tab/>
            </w:r>
            <w:r>
              <w:rPr>
                <w:noProof/>
                <w:webHidden/>
              </w:rPr>
              <w:fldChar w:fldCharType="begin"/>
            </w:r>
            <w:r>
              <w:rPr>
                <w:noProof/>
                <w:webHidden/>
              </w:rPr>
              <w:instrText xml:space="preserve"> PAGEREF _Toc188968628 \h </w:instrText>
            </w:r>
            <w:r>
              <w:rPr>
                <w:noProof/>
                <w:webHidden/>
              </w:rPr>
            </w:r>
            <w:r>
              <w:rPr>
                <w:noProof/>
                <w:webHidden/>
              </w:rPr>
              <w:fldChar w:fldCharType="separate"/>
            </w:r>
            <w:r>
              <w:rPr>
                <w:noProof/>
                <w:webHidden/>
              </w:rPr>
              <w:t>43</w:t>
            </w:r>
            <w:r>
              <w:rPr>
                <w:noProof/>
                <w:webHidden/>
              </w:rPr>
              <w:fldChar w:fldCharType="end"/>
            </w:r>
          </w:hyperlink>
        </w:p>
        <w:p w14:paraId="6AC8D9D8" w14:textId="3C12FC07"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29" w:history="1">
            <w:r w:rsidRPr="00011FF5">
              <w:rPr>
                <w:rStyle w:val="Hyperlink"/>
                <w:noProof/>
              </w:rPr>
              <w:t>15.3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Visibility of feature attributes.</w:t>
            </w:r>
            <w:r>
              <w:rPr>
                <w:noProof/>
                <w:webHidden/>
              </w:rPr>
              <w:tab/>
            </w:r>
            <w:r>
              <w:rPr>
                <w:noProof/>
                <w:webHidden/>
              </w:rPr>
              <w:fldChar w:fldCharType="begin"/>
            </w:r>
            <w:r>
              <w:rPr>
                <w:noProof/>
                <w:webHidden/>
              </w:rPr>
              <w:instrText xml:space="preserve"> PAGEREF _Toc188968629 \h </w:instrText>
            </w:r>
            <w:r>
              <w:rPr>
                <w:noProof/>
                <w:webHidden/>
              </w:rPr>
            </w:r>
            <w:r>
              <w:rPr>
                <w:noProof/>
                <w:webHidden/>
              </w:rPr>
              <w:fldChar w:fldCharType="separate"/>
            </w:r>
            <w:r>
              <w:rPr>
                <w:noProof/>
                <w:webHidden/>
              </w:rPr>
              <w:t>43</w:t>
            </w:r>
            <w:r>
              <w:rPr>
                <w:noProof/>
                <w:webHidden/>
              </w:rPr>
              <w:fldChar w:fldCharType="end"/>
            </w:r>
          </w:hyperlink>
        </w:p>
        <w:p w14:paraId="365A1CBE" w14:textId="6555BCD8"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0" w:history="1">
            <w:r w:rsidRPr="00011FF5">
              <w:rPr>
                <w:rStyle w:val="Hyperlink"/>
                <w:noProof/>
              </w:rPr>
              <w:t>15.3.1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Sorting order of results</w:t>
            </w:r>
            <w:r>
              <w:rPr>
                <w:noProof/>
                <w:webHidden/>
              </w:rPr>
              <w:tab/>
            </w:r>
            <w:r>
              <w:rPr>
                <w:noProof/>
                <w:webHidden/>
              </w:rPr>
              <w:fldChar w:fldCharType="begin"/>
            </w:r>
            <w:r>
              <w:rPr>
                <w:noProof/>
                <w:webHidden/>
              </w:rPr>
              <w:instrText xml:space="preserve"> PAGEREF _Toc188968630 \h </w:instrText>
            </w:r>
            <w:r>
              <w:rPr>
                <w:noProof/>
                <w:webHidden/>
              </w:rPr>
            </w:r>
            <w:r>
              <w:rPr>
                <w:noProof/>
                <w:webHidden/>
              </w:rPr>
              <w:fldChar w:fldCharType="separate"/>
            </w:r>
            <w:r>
              <w:rPr>
                <w:noProof/>
                <w:webHidden/>
              </w:rPr>
              <w:t>43</w:t>
            </w:r>
            <w:r>
              <w:rPr>
                <w:noProof/>
                <w:webHidden/>
              </w:rPr>
              <w:fldChar w:fldCharType="end"/>
            </w:r>
          </w:hyperlink>
        </w:p>
        <w:p w14:paraId="3A0D86CE" w14:textId="181F580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31" w:history="1">
            <w:r w:rsidRPr="00011FF5">
              <w:rPr>
                <w:rStyle w:val="Hyperlink"/>
                <w:noProof/>
              </w:rPr>
              <w:t>15.3.2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Hover-over function</w:t>
            </w:r>
            <w:r>
              <w:rPr>
                <w:noProof/>
                <w:webHidden/>
              </w:rPr>
              <w:tab/>
            </w:r>
            <w:r>
              <w:rPr>
                <w:noProof/>
                <w:webHidden/>
              </w:rPr>
              <w:fldChar w:fldCharType="begin"/>
            </w:r>
            <w:r>
              <w:rPr>
                <w:noProof/>
                <w:webHidden/>
              </w:rPr>
              <w:instrText xml:space="preserve"> PAGEREF _Toc188968631 \h </w:instrText>
            </w:r>
            <w:r>
              <w:rPr>
                <w:noProof/>
                <w:webHidden/>
              </w:rPr>
            </w:r>
            <w:r>
              <w:rPr>
                <w:noProof/>
                <w:webHidden/>
              </w:rPr>
              <w:fldChar w:fldCharType="separate"/>
            </w:r>
            <w:r>
              <w:rPr>
                <w:noProof/>
                <w:webHidden/>
              </w:rPr>
              <w:t>43</w:t>
            </w:r>
            <w:r>
              <w:rPr>
                <w:noProof/>
                <w:webHidden/>
              </w:rPr>
              <w:fldChar w:fldCharType="end"/>
            </w:r>
          </w:hyperlink>
        </w:p>
        <w:p w14:paraId="33F96840" w14:textId="01FE333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2" w:history="1">
            <w:r w:rsidRPr="00011FF5">
              <w:rPr>
                <w:rStyle w:val="Hyperlink"/>
                <w:noProof/>
              </w:rPr>
              <w:t>15.4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Tidal stream data panels</w:t>
            </w:r>
            <w:r>
              <w:rPr>
                <w:noProof/>
                <w:webHidden/>
              </w:rPr>
              <w:tab/>
            </w:r>
            <w:r>
              <w:rPr>
                <w:noProof/>
                <w:webHidden/>
              </w:rPr>
              <w:fldChar w:fldCharType="begin"/>
            </w:r>
            <w:r>
              <w:rPr>
                <w:noProof/>
                <w:webHidden/>
              </w:rPr>
              <w:instrText xml:space="preserve"> PAGEREF _Toc188968632 \h </w:instrText>
            </w:r>
            <w:r>
              <w:rPr>
                <w:noProof/>
                <w:webHidden/>
              </w:rPr>
            </w:r>
            <w:r>
              <w:rPr>
                <w:noProof/>
                <w:webHidden/>
              </w:rPr>
              <w:fldChar w:fldCharType="separate"/>
            </w:r>
            <w:r>
              <w:rPr>
                <w:noProof/>
                <w:webHidden/>
              </w:rPr>
              <w:t>44</w:t>
            </w:r>
            <w:r>
              <w:rPr>
                <w:noProof/>
                <w:webHidden/>
              </w:rPr>
              <w:fldChar w:fldCharType="end"/>
            </w:r>
          </w:hyperlink>
        </w:p>
        <w:p w14:paraId="022129CF" w14:textId="2F94D35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3" w:history="1">
            <w:r w:rsidRPr="00011FF5">
              <w:rPr>
                <w:rStyle w:val="Hyperlink"/>
                <w:noProof/>
              </w:rPr>
              <w:t>16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Alerts and Indications</w:t>
            </w:r>
            <w:r>
              <w:rPr>
                <w:noProof/>
                <w:webHidden/>
              </w:rPr>
              <w:tab/>
            </w:r>
            <w:r>
              <w:rPr>
                <w:noProof/>
                <w:webHidden/>
              </w:rPr>
              <w:fldChar w:fldCharType="begin"/>
            </w:r>
            <w:r>
              <w:rPr>
                <w:noProof/>
                <w:webHidden/>
              </w:rPr>
              <w:instrText xml:space="preserve"> PAGEREF _Toc188968633 \h </w:instrText>
            </w:r>
            <w:r>
              <w:rPr>
                <w:noProof/>
                <w:webHidden/>
              </w:rPr>
            </w:r>
            <w:r>
              <w:rPr>
                <w:noProof/>
                <w:webHidden/>
              </w:rPr>
              <w:fldChar w:fldCharType="separate"/>
            </w:r>
            <w:r>
              <w:rPr>
                <w:noProof/>
                <w:webHidden/>
              </w:rPr>
              <w:t>44</w:t>
            </w:r>
            <w:r>
              <w:rPr>
                <w:noProof/>
                <w:webHidden/>
              </w:rPr>
              <w:fldChar w:fldCharType="end"/>
            </w:r>
          </w:hyperlink>
        </w:p>
        <w:p w14:paraId="4D4D9369" w14:textId="0F57E69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4" w:history="1">
            <w:r w:rsidRPr="00011FF5">
              <w:rPr>
                <w:rStyle w:val="Hyperlink"/>
                <w:noProof/>
              </w:rPr>
              <w:t>17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 of Context Parameters</w:t>
            </w:r>
            <w:r>
              <w:rPr>
                <w:noProof/>
                <w:webHidden/>
              </w:rPr>
              <w:tab/>
            </w:r>
            <w:r>
              <w:rPr>
                <w:noProof/>
                <w:webHidden/>
              </w:rPr>
              <w:fldChar w:fldCharType="begin"/>
            </w:r>
            <w:r>
              <w:rPr>
                <w:noProof/>
                <w:webHidden/>
              </w:rPr>
              <w:instrText xml:space="preserve"> PAGEREF _Toc188968634 \h </w:instrText>
            </w:r>
            <w:r>
              <w:rPr>
                <w:noProof/>
                <w:webHidden/>
              </w:rPr>
            </w:r>
            <w:r>
              <w:rPr>
                <w:noProof/>
                <w:webHidden/>
              </w:rPr>
              <w:fldChar w:fldCharType="separate"/>
            </w:r>
            <w:r>
              <w:rPr>
                <w:noProof/>
                <w:webHidden/>
              </w:rPr>
              <w:t>45</w:t>
            </w:r>
            <w:r>
              <w:rPr>
                <w:noProof/>
                <w:webHidden/>
              </w:rPr>
              <w:fldChar w:fldCharType="end"/>
            </w:r>
          </w:hyperlink>
        </w:p>
        <w:p w14:paraId="341CF93E" w14:textId="651D734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5" w:history="1">
            <w:r w:rsidRPr="00011FF5">
              <w:rPr>
                <w:rStyle w:val="Hyperlink"/>
                <w:noProof/>
              </w:rPr>
              <w:t>18</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Dual-fuel systems</w:t>
            </w:r>
            <w:r>
              <w:rPr>
                <w:noProof/>
                <w:webHidden/>
              </w:rPr>
              <w:tab/>
            </w:r>
            <w:r>
              <w:rPr>
                <w:noProof/>
                <w:webHidden/>
              </w:rPr>
              <w:fldChar w:fldCharType="begin"/>
            </w:r>
            <w:r>
              <w:rPr>
                <w:noProof/>
                <w:webHidden/>
              </w:rPr>
              <w:instrText xml:space="preserve"> PAGEREF _Toc188968635 \h </w:instrText>
            </w:r>
            <w:r>
              <w:rPr>
                <w:noProof/>
                <w:webHidden/>
              </w:rPr>
            </w:r>
            <w:r>
              <w:rPr>
                <w:noProof/>
                <w:webHidden/>
              </w:rPr>
              <w:fldChar w:fldCharType="separate"/>
            </w:r>
            <w:r>
              <w:rPr>
                <w:noProof/>
                <w:webHidden/>
              </w:rPr>
              <w:t>45</w:t>
            </w:r>
            <w:r>
              <w:rPr>
                <w:noProof/>
                <w:webHidden/>
              </w:rPr>
              <w:fldChar w:fldCharType="end"/>
            </w:r>
          </w:hyperlink>
        </w:p>
        <w:p w14:paraId="56927EB0" w14:textId="30A5B08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6" w:history="1">
            <w:r w:rsidRPr="00011FF5">
              <w:rPr>
                <w:rStyle w:val="Hyperlink"/>
                <w:noProof/>
              </w:rPr>
              <w:t>18.1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of additional information layers</w:t>
            </w:r>
            <w:r>
              <w:rPr>
                <w:noProof/>
                <w:webHidden/>
              </w:rPr>
              <w:tab/>
            </w:r>
            <w:r>
              <w:rPr>
                <w:noProof/>
                <w:webHidden/>
              </w:rPr>
              <w:fldChar w:fldCharType="begin"/>
            </w:r>
            <w:r>
              <w:rPr>
                <w:noProof/>
                <w:webHidden/>
              </w:rPr>
              <w:instrText xml:space="preserve"> PAGEREF _Toc188968636 \h </w:instrText>
            </w:r>
            <w:r>
              <w:rPr>
                <w:noProof/>
                <w:webHidden/>
              </w:rPr>
            </w:r>
            <w:r>
              <w:rPr>
                <w:noProof/>
                <w:webHidden/>
              </w:rPr>
              <w:fldChar w:fldCharType="separate"/>
            </w:r>
            <w:r>
              <w:rPr>
                <w:noProof/>
                <w:webHidden/>
              </w:rPr>
              <w:t>45</w:t>
            </w:r>
            <w:r>
              <w:rPr>
                <w:noProof/>
                <w:webHidden/>
              </w:rPr>
              <w:fldChar w:fldCharType="end"/>
            </w:r>
          </w:hyperlink>
        </w:p>
        <w:p w14:paraId="4D13047F" w14:textId="440176F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7" w:history="1">
            <w:r w:rsidRPr="00011FF5">
              <w:rPr>
                <w:rStyle w:val="Hyperlink"/>
                <w:noProof/>
              </w:rPr>
              <w:t>18.2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Concurrent applicability of S-52 and S-57</w:t>
            </w:r>
            <w:r>
              <w:rPr>
                <w:noProof/>
                <w:webHidden/>
              </w:rPr>
              <w:tab/>
            </w:r>
            <w:r>
              <w:rPr>
                <w:noProof/>
                <w:webHidden/>
              </w:rPr>
              <w:fldChar w:fldCharType="begin"/>
            </w:r>
            <w:r>
              <w:rPr>
                <w:noProof/>
                <w:webHidden/>
              </w:rPr>
              <w:instrText xml:space="preserve"> PAGEREF _Toc188968637 \h </w:instrText>
            </w:r>
            <w:r>
              <w:rPr>
                <w:noProof/>
                <w:webHidden/>
              </w:rPr>
            </w:r>
            <w:r>
              <w:rPr>
                <w:noProof/>
                <w:webHidden/>
              </w:rPr>
              <w:fldChar w:fldCharType="separate"/>
            </w:r>
            <w:r>
              <w:rPr>
                <w:noProof/>
                <w:webHidden/>
              </w:rPr>
              <w:t>45</w:t>
            </w:r>
            <w:r>
              <w:rPr>
                <w:noProof/>
                <w:webHidden/>
              </w:rPr>
              <w:fldChar w:fldCharType="end"/>
            </w:r>
          </w:hyperlink>
        </w:p>
        <w:p w14:paraId="6DA05ED1" w14:textId="3FEDDBF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38" w:history="1">
            <w:r w:rsidRPr="00011FF5">
              <w:rPr>
                <w:rStyle w:val="Hyperlink"/>
                <w:noProof/>
              </w:rPr>
              <w:t>19</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Specifications for the display screen</w:t>
            </w:r>
            <w:r>
              <w:rPr>
                <w:noProof/>
                <w:webHidden/>
              </w:rPr>
              <w:tab/>
            </w:r>
            <w:r>
              <w:rPr>
                <w:noProof/>
                <w:webHidden/>
              </w:rPr>
              <w:fldChar w:fldCharType="begin"/>
            </w:r>
            <w:r>
              <w:rPr>
                <w:noProof/>
                <w:webHidden/>
              </w:rPr>
              <w:instrText xml:space="preserve"> PAGEREF _Toc188968638 \h </w:instrText>
            </w:r>
            <w:r>
              <w:rPr>
                <w:noProof/>
                <w:webHidden/>
              </w:rPr>
            </w:r>
            <w:r>
              <w:rPr>
                <w:noProof/>
                <w:webHidden/>
              </w:rPr>
              <w:fldChar w:fldCharType="separate"/>
            </w:r>
            <w:r>
              <w:rPr>
                <w:noProof/>
                <w:webHidden/>
              </w:rPr>
              <w:t>46</w:t>
            </w:r>
            <w:r>
              <w:rPr>
                <w:noProof/>
                <w:webHidden/>
              </w:rPr>
              <w:fldChar w:fldCharType="end"/>
            </w:r>
          </w:hyperlink>
        </w:p>
        <w:p w14:paraId="3C625A3B" w14:textId="356A8E0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39" w:history="1">
            <w:r w:rsidRPr="00011FF5">
              <w:rPr>
                <w:rStyle w:val="Hyperlink"/>
                <w:noProof/>
              </w:rPr>
              <w:t>19.1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Physical display requirements</w:t>
            </w:r>
            <w:r>
              <w:rPr>
                <w:noProof/>
                <w:webHidden/>
              </w:rPr>
              <w:tab/>
            </w:r>
            <w:r>
              <w:rPr>
                <w:noProof/>
                <w:webHidden/>
              </w:rPr>
              <w:fldChar w:fldCharType="begin"/>
            </w:r>
            <w:r>
              <w:rPr>
                <w:noProof/>
                <w:webHidden/>
              </w:rPr>
              <w:instrText xml:space="preserve"> PAGEREF _Toc188968639 \h </w:instrText>
            </w:r>
            <w:r>
              <w:rPr>
                <w:noProof/>
                <w:webHidden/>
              </w:rPr>
            </w:r>
            <w:r>
              <w:rPr>
                <w:noProof/>
                <w:webHidden/>
              </w:rPr>
              <w:fldChar w:fldCharType="separate"/>
            </w:r>
            <w:r>
              <w:rPr>
                <w:noProof/>
                <w:webHidden/>
              </w:rPr>
              <w:t>46</w:t>
            </w:r>
            <w:r>
              <w:rPr>
                <w:noProof/>
                <w:webHidden/>
              </w:rPr>
              <w:fldChar w:fldCharType="end"/>
            </w:r>
          </w:hyperlink>
        </w:p>
        <w:p w14:paraId="242C6F43" w14:textId="2E4745C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0" w:history="1">
            <w:r w:rsidRPr="00011FF5">
              <w:rPr>
                <w:rStyle w:val="Hyperlink"/>
                <w:noProof/>
              </w:rPr>
              <w:t>19.2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reproduction</w:t>
            </w:r>
            <w:r>
              <w:rPr>
                <w:noProof/>
                <w:webHidden/>
              </w:rPr>
              <w:tab/>
            </w:r>
            <w:r>
              <w:rPr>
                <w:noProof/>
                <w:webHidden/>
              </w:rPr>
              <w:fldChar w:fldCharType="begin"/>
            </w:r>
            <w:r>
              <w:rPr>
                <w:noProof/>
                <w:webHidden/>
              </w:rPr>
              <w:instrText xml:space="preserve"> PAGEREF _Toc188968640 \h </w:instrText>
            </w:r>
            <w:r>
              <w:rPr>
                <w:noProof/>
                <w:webHidden/>
              </w:rPr>
            </w:r>
            <w:r>
              <w:rPr>
                <w:noProof/>
                <w:webHidden/>
              </w:rPr>
              <w:fldChar w:fldCharType="separate"/>
            </w:r>
            <w:r>
              <w:rPr>
                <w:noProof/>
                <w:webHidden/>
              </w:rPr>
              <w:t>46</w:t>
            </w:r>
            <w:r>
              <w:rPr>
                <w:noProof/>
                <w:webHidden/>
              </w:rPr>
              <w:fldChar w:fldCharType="end"/>
            </w:r>
          </w:hyperlink>
        </w:p>
        <w:p w14:paraId="57B53169" w14:textId="7D61994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1" w:history="1">
            <w:r w:rsidRPr="00011FF5">
              <w:rPr>
                <w:rStyle w:val="Hyperlink"/>
                <w:noProof/>
              </w:rPr>
              <w:t>19.3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Display requirements for colours</w:t>
            </w:r>
            <w:r>
              <w:rPr>
                <w:noProof/>
                <w:webHidden/>
              </w:rPr>
              <w:tab/>
            </w:r>
            <w:r>
              <w:rPr>
                <w:noProof/>
                <w:webHidden/>
              </w:rPr>
              <w:fldChar w:fldCharType="begin"/>
            </w:r>
            <w:r>
              <w:rPr>
                <w:noProof/>
                <w:webHidden/>
              </w:rPr>
              <w:instrText xml:space="preserve"> PAGEREF _Toc188968641 \h </w:instrText>
            </w:r>
            <w:r>
              <w:rPr>
                <w:noProof/>
                <w:webHidden/>
              </w:rPr>
            </w:r>
            <w:r>
              <w:rPr>
                <w:noProof/>
                <w:webHidden/>
              </w:rPr>
              <w:fldChar w:fldCharType="separate"/>
            </w:r>
            <w:r>
              <w:rPr>
                <w:noProof/>
                <w:webHidden/>
              </w:rPr>
              <w:t>46</w:t>
            </w:r>
            <w:r>
              <w:rPr>
                <w:noProof/>
                <w:webHidden/>
              </w:rPr>
              <w:fldChar w:fldCharType="end"/>
            </w:r>
          </w:hyperlink>
        </w:p>
        <w:p w14:paraId="5D355B57" w14:textId="022B01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2" w:history="1">
            <w:r w:rsidRPr="00011FF5">
              <w:rPr>
                <w:rStyle w:val="Hyperlink"/>
                <w:noProof/>
              </w:rPr>
              <w:t>19.3.1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w:t>
            </w:r>
            <w:r>
              <w:rPr>
                <w:noProof/>
                <w:webHidden/>
              </w:rPr>
              <w:tab/>
            </w:r>
            <w:r>
              <w:rPr>
                <w:noProof/>
                <w:webHidden/>
              </w:rPr>
              <w:fldChar w:fldCharType="begin"/>
            </w:r>
            <w:r>
              <w:rPr>
                <w:noProof/>
                <w:webHidden/>
              </w:rPr>
              <w:instrText xml:space="preserve"> PAGEREF _Toc188968642 \h </w:instrText>
            </w:r>
            <w:r>
              <w:rPr>
                <w:noProof/>
                <w:webHidden/>
              </w:rPr>
            </w:r>
            <w:r>
              <w:rPr>
                <w:noProof/>
                <w:webHidden/>
              </w:rPr>
              <w:fldChar w:fldCharType="separate"/>
            </w:r>
            <w:r>
              <w:rPr>
                <w:noProof/>
                <w:webHidden/>
              </w:rPr>
              <w:t>46</w:t>
            </w:r>
            <w:r>
              <w:rPr>
                <w:noProof/>
                <w:webHidden/>
              </w:rPr>
              <w:fldChar w:fldCharType="end"/>
            </w:r>
          </w:hyperlink>
        </w:p>
        <w:p w14:paraId="62FDFC68" w14:textId="31A70F1F"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3" w:history="1">
            <w:r w:rsidRPr="00011FF5">
              <w:rPr>
                <w:rStyle w:val="Hyperlink"/>
                <w:noProof/>
              </w:rPr>
              <w:t>19.3.2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Display calibration and verification</w:t>
            </w:r>
            <w:r>
              <w:rPr>
                <w:noProof/>
                <w:webHidden/>
              </w:rPr>
              <w:tab/>
            </w:r>
            <w:r>
              <w:rPr>
                <w:noProof/>
                <w:webHidden/>
              </w:rPr>
              <w:fldChar w:fldCharType="begin"/>
            </w:r>
            <w:r>
              <w:rPr>
                <w:noProof/>
                <w:webHidden/>
              </w:rPr>
              <w:instrText xml:space="preserve"> PAGEREF _Toc188968643 \h </w:instrText>
            </w:r>
            <w:r>
              <w:rPr>
                <w:noProof/>
                <w:webHidden/>
              </w:rPr>
            </w:r>
            <w:r>
              <w:rPr>
                <w:noProof/>
                <w:webHidden/>
              </w:rPr>
              <w:fldChar w:fldCharType="separate"/>
            </w:r>
            <w:r>
              <w:rPr>
                <w:noProof/>
                <w:webHidden/>
              </w:rPr>
              <w:t>46</w:t>
            </w:r>
            <w:r>
              <w:rPr>
                <w:noProof/>
                <w:webHidden/>
              </w:rPr>
              <w:fldChar w:fldCharType="end"/>
            </w:r>
          </w:hyperlink>
        </w:p>
        <w:p w14:paraId="44C91FE3" w14:textId="7051D7A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4" w:history="1">
            <w:r w:rsidRPr="00011FF5">
              <w:rPr>
                <w:rStyle w:val="Hyperlink"/>
                <w:noProof/>
              </w:rPr>
              <w:t>19.3.3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Effect of controls.</w:t>
            </w:r>
            <w:r>
              <w:rPr>
                <w:noProof/>
                <w:webHidden/>
              </w:rPr>
              <w:tab/>
            </w:r>
            <w:r>
              <w:rPr>
                <w:noProof/>
                <w:webHidden/>
              </w:rPr>
              <w:fldChar w:fldCharType="begin"/>
            </w:r>
            <w:r>
              <w:rPr>
                <w:noProof/>
                <w:webHidden/>
              </w:rPr>
              <w:instrText xml:space="preserve"> PAGEREF _Toc188968644 \h </w:instrText>
            </w:r>
            <w:r>
              <w:rPr>
                <w:noProof/>
                <w:webHidden/>
              </w:rPr>
            </w:r>
            <w:r>
              <w:rPr>
                <w:noProof/>
                <w:webHidden/>
              </w:rPr>
              <w:fldChar w:fldCharType="separate"/>
            </w:r>
            <w:r>
              <w:rPr>
                <w:noProof/>
                <w:webHidden/>
              </w:rPr>
              <w:t>47</w:t>
            </w:r>
            <w:r>
              <w:rPr>
                <w:noProof/>
                <w:webHidden/>
              </w:rPr>
              <w:fldChar w:fldCharType="end"/>
            </w:r>
          </w:hyperlink>
        </w:p>
        <w:p w14:paraId="72D915D6" w14:textId="050B46D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5" w:history="1">
            <w:r w:rsidRPr="00011FF5">
              <w:rPr>
                <w:rStyle w:val="Hyperlink"/>
                <w:noProof/>
              </w:rPr>
              <w:t>19.3.4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Use of the controls.</w:t>
            </w:r>
            <w:r>
              <w:rPr>
                <w:noProof/>
                <w:webHidden/>
              </w:rPr>
              <w:tab/>
            </w:r>
            <w:r>
              <w:rPr>
                <w:noProof/>
                <w:webHidden/>
              </w:rPr>
              <w:fldChar w:fldCharType="begin"/>
            </w:r>
            <w:r>
              <w:rPr>
                <w:noProof/>
                <w:webHidden/>
              </w:rPr>
              <w:instrText xml:space="preserve"> PAGEREF _Toc188968645 \h </w:instrText>
            </w:r>
            <w:r>
              <w:rPr>
                <w:noProof/>
                <w:webHidden/>
              </w:rPr>
            </w:r>
            <w:r>
              <w:rPr>
                <w:noProof/>
                <w:webHidden/>
              </w:rPr>
              <w:fldChar w:fldCharType="separate"/>
            </w:r>
            <w:r>
              <w:rPr>
                <w:noProof/>
                <w:webHidden/>
              </w:rPr>
              <w:t>47</w:t>
            </w:r>
            <w:r>
              <w:rPr>
                <w:noProof/>
                <w:webHidden/>
              </w:rPr>
              <w:fldChar w:fldCharType="end"/>
            </w:r>
          </w:hyperlink>
        </w:p>
        <w:p w14:paraId="0D27B2CC" w14:textId="7A2E19B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6" w:history="1">
            <w:r w:rsidRPr="00011FF5">
              <w:rPr>
                <w:rStyle w:val="Hyperlink"/>
                <w:noProof/>
              </w:rPr>
              <w:t>19.3.5</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Setting the controls for route monitoring</w:t>
            </w:r>
            <w:r>
              <w:rPr>
                <w:noProof/>
                <w:webHidden/>
              </w:rPr>
              <w:tab/>
            </w:r>
            <w:r>
              <w:rPr>
                <w:noProof/>
                <w:webHidden/>
              </w:rPr>
              <w:fldChar w:fldCharType="begin"/>
            </w:r>
            <w:r>
              <w:rPr>
                <w:noProof/>
                <w:webHidden/>
              </w:rPr>
              <w:instrText xml:space="preserve"> PAGEREF _Toc188968646 \h </w:instrText>
            </w:r>
            <w:r>
              <w:rPr>
                <w:noProof/>
                <w:webHidden/>
              </w:rPr>
            </w:r>
            <w:r>
              <w:rPr>
                <w:noProof/>
                <w:webHidden/>
              </w:rPr>
              <w:fldChar w:fldCharType="separate"/>
            </w:r>
            <w:r>
              <w:rPr>
                <w:noProof/>
                <w:webHidden/>
              </w:rPr>
              <w:t>47</w:t>
            </w:r>
            <w:r>
              <w:rPr>
                <w:noProof/>
                <w:webHidden/>
              </w:rPr>
              <w:fldChar w:fldCharType="end"/>
            </w:r>
          </w:hyperlink>
        </w:p>
        <w:p w14:paraId="4702FFEB" w14:textId="37586A7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7" w:history="1">
            <w:r w:rsidRPr="00011FF5">
              <w:rPr>
                <w:rStyle w:val="Hyperlink"/>
                <w:noProof/>
              </w:rPr>
              <w:t>19.4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Colour display capability</w:t>
            </w:r>
            <w:r>
              <w:rPr>
                <w:noProof/>
                <w:webHidden/>
              </w:rPr>
              <w:tab/>
            </w:r>
            <w:r>
              <w:rPr>
                <w:noProof/>
                <w:webHidden/>
              </w:rPr>
              <w:fldChar w:fldCharType="begin"/>
            </w:r>
            <w:r>
              <w:rPr>
                <w:noProof/>
                <w:webHidden/>
              </w:rPr>
              <w:instrText xml:space="preserve"> PAGEREF _Toc188968647 \h </w:instrText>
            </w:r>
            <w:r>
              <w:rPr>
                <w:noProof/>
                <w:webHidden/>
              </w:rPr>
            </w:r>
            <w:r>
              <w:rPr>
                <w:noProof/>
                <w:webHidden/>
              </w:rPr>
              <w:fldChar w:fldCharType="separate"/>
            </w:r>
            <w:r>
              <w:rPr>
                <w:noProof/>
                <w:webHidden/>
              </w:rPr>
              <w:t>48</w:t>
            </w:r>
            <w:r>
              <w:rPr>
                <w:noProof/>
                <w:webHidden/>
              </w:rPr>
              <w:fldChar w:fldCharType="end"/>
            </w:r>
          </w:hyperlink>
        </w:p>
        <w:p w14:paraId="5920C2F8" w14:textId="211B0B91"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48" w:history="1">
            <w:r w:rsidRPr="00011FF5">
              <w:rPr>
                <w:rStyle w:val="Hyperlink"/>
                <w:noProof/>
              </w:rPr>
              <w:t>19.4.1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Colour conversion tolerances and tests</w:t>
            </w:r>
            <w:r>
              <w:rPr>
                <w:noProof/>
                <w:webHidden/>
              </w:rPr>
              <w:tab/>
            </w:r>
            <w:r>
              <w:rPr>
                <w:noProof/>
                <w:webHidden/>
              </w:rPr>
              <w:fldChar w:fldCharType="begin"/>
            </w:r>
            <w:r>
              <w:rPr>
                <w:noProof/>
                <w:webHidden/>
              </w:rPr>
              <w:instrText xml:space="preserve"> PAGEREF _Toc188968648 \h </w:instrText>
            </w:r>
            <w:r>
              <w:rPr>
                <w:noProof/>
                <w:webHidden/>
              </w:rPr>
            </w:r>
            <w:r>
              <w:rPr>
                <w:noProof/>
                <w:webHidden/>
              </w:rPr>
              <w:fldChar w:fldCharType="separate"/>
            </w:r>
            <w:r>
              <w:rPr>
                <w:noProof/>
                <w:webHidden/>
              </w:rPr>
              <w:t>48</w:t>
            </w:r>
            <w:r>
              <w:rPr>
                <w:noProof/>
                <w:webHidden/>
              </w:rPr>
              <w:fldChar w:fldCharType="end"/>
            </w:r>
          </w:hyperlink>
        </w:p>
        <w:p w14:paraId="58E493D0" w14:textId="74E0DDA4"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49" w:history="1">
            <w:r w:rsidRPr="00011FF5">
              <w:rPr>
                <w:rStyle w:val="Hyperlink"/>
                <w:noProof/>
              </w:rPr>
              <w:t>19.5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_Toc188968649 \h </w:instrText>
            </w:r>
            <w:r>
              <w:rPr>
                <w:noProof/>
                <w:webHidden/>
              </w:rPr>
            </w:r>
            <w:r>
              <w:rPr>
                <w:noProof/>
                <w:webHidden/>
              </w:rPr>
              <w:fldChar w:fldCharType="separate"/>
            </w:r>
            <w:r>
              <w:rPr>
                <w:noProof/>
                <w:webHidden/>
              </w:rPr>
              <w:t>50</w:t>
            </w:r>
            <w:r>
              <w:rPr>
                <w:noProof/>
                <w:webHidden/>
              </w:rPr>
              <w:fldChar w:fldCharType="end"/>
            </w:r>
          </w:hyperlink>
        </w:p>
        <w:p w14:paraId="540765BB" w14:textId="5FE15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0" w:history="1">
            <w:r w:rsidRPr="00011FF5">
              <w:rPr>
                <w:rStyle w:val="Hyperlink"/>
                <w:noProof/>
              </w:rPr>
              <w:t>19.6</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Use of ECDIS Chart 1 and Colour Test Diagram</w:t>
            </w:r>
            <w:r>
              <w:rPr>
                <w:noProof/>
                <w:webHidden/>
              </w:rPr>
              <w:tab/>
            </w:r>
            <w:r>
              <w:rPr>
                <w:noProof/>
                <w:webHidden/>
              </w:rPr>
              <w:fldChar w:fldCharType="begin"/>
            </w:r>
            <w:r>
              <w:rPr>
                <w:noProof/>
                <w:webHidden/>
              </w:rPr>
              <w:instrText xml:space="preserve"> PAGEREF _Toc188968650 \h </w:instrText>
            </w:r>
            <w:r>
              <w:rPr>
                <w:noProof/>
                <w:webHidden/>
              </w:rPr>
            </w:r>
            <w:r>
              <w:rPr>
                <w:noProof/>
                <w:webHidden/>
              </w:rPr>
              <w:fldChar w:fldCharType="separate"/>
            </w:r>
            <w:r>
              <w:rPr>
                <w:noProof/>
                <w:webHidden/>
              </w:rPr>
              <w:t>50</w:t>
            </w:r>
            <w:r>
              <w:rPr>
                <w:noProof/>
                <w:webHidden/>
              </w:rPr>
              <w:fldChar w:fldCharType="end"/>
            </w:r>
          </w:hyperlink>
        </w:p>
        <w:p w14:paraId="3AD6A89A" w14:textId="6A3BC1A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1" w:history="1">
            <w:r w:rsidRPr="00011FF5">
              <w:rPr>
                <w:rStyle w:val="Hyperlink"/>
                <w:noProof/>
              </w:rPr>
              <w:t>19.6.1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_Toc188968651 \h </w:instrText>
            </w:r>
            <w:r>
              <w:rPr>
                <w:noProof/>
                <w:webHidden/>
              </w:rPr>
            </w:r>
            <w:r>
              <w:rPr>
                <w:noProof/>
                <w:webHidden/>
              </w:rPr>
              <w:fldChar w:fldCharType="separate"/>
            </w:r>
            <w:r>
              <w:rPr>
                <w:noProof/>
                <w:webHidden/>
              </w:rPr>
              <w:t>50</w:t>
            </w:r>
            <w:r>
              <w:rPr>
                <w:noProof/>
                <w:webHidden/>
              </w:rPr>
              <w:fldChar w:fldCharType="end"/>
            </w:r>
          </w:hyperlink>
        </w:p>
        <w:p w14:paraId="580EE47A" w14:textId="53E76CF7"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2" w:history="1">
            <w:r w:rsidRPr="00011FF5">
              <w:rPr>
                <w:rStyle w:val="Hyperlink"/>
                <w:noProof/>
              </w:rPr>
              <w:t>19.6.2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The Colour Test Diagram</w:t>
            </w:r>
            <w:r>
              <w:rPr>
                <w:noProof/>
                <w:webHidden/>
              </w:rPr>
              <w:tab/>
            </w:r>
            <w:r>
              <w:rPr>
                <w:noProof/>
                <w:webHidden/>
              </w:rPr>
              <w:fldChar w:fldCharType="begin"/>
            </w:r>
            <w:r>
              <w:rPr>
                <w:noProof/>
                <w:webHidden/>
              </w:rPr>
              <w:instrText xml:space="preserve"> PAGEREF _Toc188968652 \h </w:instrText>
            </w:r>
            <w:r>
              <w:rPr>
                <w:noProof/>
                <w:webHidden/>
              </w:rPr>
            </w:r>
            <w:r>
              <w:rPr>
                <w:noProof/>
                <w:webHidden/>
              </w:rPr>
              <w:fldChar w:fldCharType="separate"/>
            </w:r>
            <w:r>
              <w:rPr>
                <w:noProof/>
                <w:webHidden/>
              </w:rPr>
              <w:t>50</w:t>
            </w:r>
            <w:r>
              <w:rPr>
                <w:noProof/>
                <w:webHidden/>
              </w:rPr>
              <w:fldChar w:fldCharType="end"/>
            </w:r>
          </w:hyperlink>
        </w:p>
        <w:p w14:paraId="4E5FEF91" w14:textId="18132CD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53" w:history="1">
            <w:r w:rsidRPr="00011FF5">
              <w:rPr>
                <w:rStyle w:val="Hyperlink"/>
                <w:noProof/>
              </w:rPr>
              <w:t>20</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Management</w:t>
            </w:r>
            <w:r>
              <w:rPr>
                <w:noProof/>
                <w:webHidden/>
              </w:rPr>
              <w:tab/>
            </w:r>
            <w:r>
              <w:rPr>
                <w:noProof/>
                <w:webHidden/>
              </w:rPr>
              <w:fldChar w:fldCharType="begin"/>
            </w:r>
            <w:r>
              <w:rPr>
                <w:noProof/>
                <w:webHidden/>
              </w:rPr>
              <w:instrText xml:space="preserve"> PAGEREF _Toc188968653 \h </w:instrText>
            </w:r>
            <w:r>
              <w:rPr>
                <w:noProof/>
                <w:webHidden/>
              </w:rPr>
            </w:r>
            <w:r>
              <w:rPr>
                <w:noProof/>
                <w:webHidden/>
              </w:rPr>
              <w:fldChar w:fldCharType="separate"/>
            </w:r>
            <w:r>
              <w:rPr>
                <w:noProof/>
                <w:webHidden/>
              </w:rPr>
              <w:t>54</w:t>
            </w:r>
            <w:r>
              <w:rPr>
                <w:noProof/>
                <w:webHidden/>
              </w:rPr>
              <w:fldChar w:fldCharType="end"/>
            </w:r>
          </w:hyperlink>
        </w:p>
        <w:p w14:paraId="51765FF2" w14:textId="0BCDE01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4" w:history="1">
            <w:r w:rsidRPr="00011FF5">
              <w:rPr>
                <w:rStyle w:val="Hyperlink"/>
                <w:noProof/>
              </w:rPr>
              <w:t>20.1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Multiple product versions and portrayal</w:t>
            </w:r>
            <w:r>
              <w:rPr>
                <w:noProof/>
                <w:webHidden/>
              </w:rPr>
              <w:tab/>
            </w:r>
            <w:r>
              <w:rPr>
                <w:noProof/>
                <w:webHidden/>
              </w:rPr>
              <w:fldChar w:fldCharType="begin"/>
            </w:r>
            <w:r>
              <w:rPr>
                <w:noProof/>
                <w:webHidden/>
              </w:rPr>
              <w:instrText xml:space="preserve"> PAGEREF _Toc188968654 \h </w:instrText>
            </w:r>
            <w:r>
              <w:rPr>
                <w:noProof/>
                <w:webHidden/>
              </w:rPr>
            </w:r>
            <w:r>
              <w:rPr>
                <w:noProof/>
                <w:webHidden/>
              </w:rPr>
              <w:fldChar w:fldCharType="separate"/>
            </w:r>
            <w:r>
              <w:rPr>
                <w:noProof/>
                <w:webHidden/>
              </w:rPr>
              <w:t>54</w:t>
            </w:r>
            <w:r>
              <w:rPr>
                <w:noProof/>
                <w:webHidden/>
              </w:rPr>
              <w:fldChar w:fldCharType="end"/>
            </w:r>
          </w:hyperlink>
        </w:p>
        <w:p w14:paraId="454BB1B0" w14:textId="770F93A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5" w:history="1">
            <w:r w:rsidRPr="00011FF5">
              <w:rPr>
                <w:rStyle w:val="Hyperlink"/>
                <w:noProof/>
              </w:rPr>
              <w:t>20.2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Portrayal and feature catalogue compatibility.</w:t>
            </w:r>
            <w:r>
              <w:rPr>
                <w:noProof/>
                <w:webHidden/>
              </w:rPr>
              <w:tab/>
            </w:r>
            <w:r>
              <w:rPr>
                <w:noProof/>
                <w:webHidden/>
              </w:rPr>
              <w:fldChar w:fldCharType="begin"/>
            </w:r>
            <w:r>
              <w:rPr>
                <w:noProof/>
                <w:webHidden/>
              </w:rPr>
              <w:instrText xml:space="preserve"> PAGEREF _Toc188968655 \h </w:instrText>
            </w:r>
            <w:r>
              <w:rPr>
                <w:noProof/>
                <w:webHidden/>
              </w:rPr>
            </w:r>
            <w:r>
              <w:rPr>
                <w:noProof/>
                <w:webHidden/>
              </w:rPr>
              <w:fldChar w:fldCharType="separate"/>
            </w:r>
            <w:r>
              <w:rPr>
                <w:noProof/>
                <w:webHidden/>
              </w:rPr>
              <w:t>55</w:t>
            </w:r>
            <w:r>
              <w:rPr>
                <w:noProof/>
                <w:webHidden/>
              </w:rPr>
              <w:fldChar w:fldCharType="end"/>
            </w:r>
          </w:hyperlink>
        </w:p>
        <w:p w14:paraId="03EC8090" w14:textId="749595E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6" w:history="1">
            <w:r w:rsidRPr="00011FF5">
              <w:rPr>
                <w:rStyle w:val="Hyperlink"/>
                <w:noProof/>
              </w:rPr>
              <w:t>20.3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overlaps and gaps</w:t>
            </w:r>
            <w:r>
              <w:rPr>
                <w:noProof/>
                <w:webHidden/>
              </w:rPr>
              <w:tab/>
            </w:r>
            <w:r>
              <w:rPr>
                <w:noProof/>
                <w:webHidden/>
              </w:rPr>
              <w:fldChar w:fldCharType="begin"/>
            </w:r>
            <w:r>
              <w:rPr>
                <w:noProof/>
                <w:webHidden/>
              </w:rPr>
              <w:instrText xml:space="preserve"> PAGEREF _Toc188968656 \h </w:instrText>
            </w:r>
            <w:r>
              <w:rPr>
                <w:noProof/>
                <w:webHidden/>
              </w:rPr>
            </w:r>
            <w:r>
              <w:rPr>
                <w:noProof/>
                <w:webHidden/>
              </w:rPr>
              <w:fldChar w:fldCharType="separate"/>
            </w:r>
            <w:r>
              <w:rPr>
                <w:noProof/>
                <w:webHidden/>
              </w:rPr>
              <w:t>55</w:t>
            </w:r>
            <w:r>
              <w:rPr>
                <w:noProof/>
                <w:webHidden/>
              </w:rPr>
              <w:fldChar w:fldCharType="end"/>
            </w:r>
          </w:hyperlink>
        </w:p>
        <w:p w14:paraId="230CBCB3" w14:textId="07E1B4B2"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7" w:history="1">
            <w:r w:rsidRPr="00011FF5">
              <w:rPr>
                <w:rStyle w:val="Hyperlink"/>
                <w:noProof/>
              </w:rPr>
              <w:t>20.3.1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in ENC coverage</w:t>
            </w:r>
            <w:r>
              <w:rPr>
                <w:noProof/>
                <w:webHidden/>
              </w:rPr>
              <w:tab/>
            </w:r>
            <w:r>
              <w:rPr>
                <w:noProof/>
                <w:webHidden/>
              </w:rPr>
              <w:fldChar w:fldCharType="begin"/>
            </w:r>
            <w:r>
              <w:rPr>
                <w:noProof/>
                <w:webHidden/>
              </w:rPr>
              <w:instrText xml:space="preserve"> PAGEREF _Toc188968657 \h </w:instrText>
            </w:r>
            <w:r>
              <w:rPr>
                <w:noProof/>
                <w:webHidden/>
              </w:rPr>
            </w:r>
            <w:r>
              <w:rPr>
                <w:noProof/>
                <w:webHidden/>
              </w:rPr>
              <w:fldChar w:fldCharType="separate"/>
            </w:r>
            <w:r>
              <w:rPr>
                <w:noProof/>
                <w:webHidden/>
              </w:rPr>
              <w:t>55</w:t>
            </w:r>
            <w:r>
              <w:rPr>
                <w:noProof/>
                <w:webHidden/>
              </w:rPr>
              <w:fldChar w:fldCharType="end"/>
            </w:r>
          </w:hyperlink>
        </w:p>
        <w:p w14:paraId="3AAFF532" w14:textId="706E17EC"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58" w:history="1">
            <w:r w:rsidRPr="00011FF5">
              <w:rPr>
                <w:rStyle w:val="Hyperlink"/>
                <w:noProof/>
              </w:rPr>
              <w:t>20.3.2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Overlaps and gaps between other data products</w:t>
            </w:r>
            <w:r>
              <w:rPr>
                <w:noProof/>
                <w:webHidden/>
              </w:rPr>
              <w:tab/>
            </w:r>
            <w:r>
              <w:rPr>
                <w:noProof/>
                <w:webHidden/>
              </w:rPr>
              <w:fldChar w:fldCharType="begin"/>
            </w:r>
            <w:r>
              <w:rPr>
                <w:noProof/>
                <w:webHidden/>
              </w:rPr>
              <w:instrText xml:space="preserve"> PAGEREF _Toc188968658 \h </w:instrText>
            </w:r>
            <w:r>
              <w:rPr>
                <w:noProof/>
                <w:webHidden/>
              </w:rPr>
            </w:r>
            <w:r>
              <w:rPr>
                <w:noProof/>
                <w:webHidden/>
              </w:rPr>
              <w:fldChar w:fldCharType="separate"/>
            </w:r>
            <w:r>
              <w:rPr>
                <w:noProof/>
                <w:webHidden/>
              </w:rPr>
              <w:t>56</w:t>
            </w:r>
            <w:r>
              <w:rPr>
                <w:noProof/>
                <w:webHidden/>
              </w:rPr>
              <w:fldChar w:fldCharType="end"/>
            </w:r>
          </w:hyperlink>
        </w:p>
        <w:p w14:paraId="0B5E54A9" w14:textId="24BB86C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59" w:history="1">
            <w:r w:rsidRPr="00011FF5">
              <w:rPr>
                <w:rStyle w:val="Hyperlink"/>
                <w:noProof/>
              </w:rPr>
              <w:t>20.4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Guidance on updating Datasets on ECDIS</w:t>
            </w:r>
            <w:r>
              <w:rPr>
                <w:noProof/>
                <w:webHidden/>
              </w:rPr>
              <w:tab/>
            </w:r>
            <w:r>
              <w:rPr>
                <w:noProof/>
                <w:webHidden/>
              </w:rPr>
              <w:fldChar w:fldCharType="begin"/>
            </w:r>
            <w:r>
              <w:rPr>
                <w:noProof/>
                <w:webHidden/>
              </w:rPr>
              <w:instrText xml:space="preserve"> PAGEREF _Toc188968659 \h </w:instrText>
            </w:r>
            <w:r>
              <w:rPr>
                <w:noProof/>
                <w:webHidden/>
              </w:rPr>
            </w:r>
            <w:r>
              <w:rPr>
                <w:noProof/>
                <w:webHidden/>
              </w:rPr>
              <w:fldChar w:fldCharType="separate"/>
            </w:r>
            <w:r>
              <w:rPr>
                <w:noProof/>
                <w:webHidden/>
              </w:rPr>
              <w:t>56</w:t>
            </w:r>
            <w:r>
              <w:rPr>
                <w:noProof/>
                <w:webHidden/>
              </w:rPr>
              <w:fldChar w:fldCharType="end"/>
            </w:r>
          </w:hyperlink>
        </w:p>
        <w:p w14:paraId="3CE29489" w14:textId="74E65ABE"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0" w:history="1">
            <w:r w:rsidRPr="00011FF5">
              <w:rPr>
                <w:rStyle w:val="Hyperlink"/>
                <w:noProof/>
              </w:rPr>
              <w:t>20.4.1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_Toc188968660 \h </w:instrText>
            </w:r>
            <w:r>
              <w:rPr>
                <w:noProof/>
                <w:webHidden/>
              </w:rPr>
            </w:r>
            <w:r>
              <w:rPr>
                <w:noProof/>
                <w:webHidden/>
              </w:rPr>
              <w:fldChar w:fldCharType="separate"/>
            </w:r>
            <w:r>
              <w:rPr>
                <w:noProof/>
                <w:webHidden/>
              </w:rPr>
              <w:t>56</w:t>
            </w:r>
            <w:r>
              <w:rPr>
                <w:noProof/>
                <w:webHidden/>
              </w:rPr>
              <w:fldChar w:fldCharType="end"/>
            </w:r>
          </w:hyperlink>
        </w:p>
        <w:p w14:paraId="5B692E00" w14:textId="1DD23593"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1" w:history="1">
            <w:r w:rsidRPr="00011FF5">
              <w:rPr>
                <w:rStyle w:val="Hyperlink"/>
                <w:noProof/>
              </w:rPr>
              <w:t>20.4.2</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General requirements</w:t>
            </w:r>
            <w:r>
              <w:rPr>
                <w:noProof/>
                <w:webHidden/>
              </w:rPr>
              <w:tab/>
            </w:r>
            <w:r>
              <w:rPr>
                <w:noProof/>
                <w:webHidden/>
              </w:rPr>
              <w:fldChar w:fldCharType="begin"/>
            </w:r>
            <w:r>
              <w:rPr>
                <w:noProof/>
                <w:webHidden/>
              </w:rPr>
              <w:instrText xml:space="preserve"> PAGEREF _Toc188968661 \h </w:instrText>
            </w:r>
            <w:r>
              <w:rPr>
                <w:noProof/>
                <w:webHidden/>
              </w:rPr>
            </w:r>
            <w:r>
              <w:rPr>
                <w:noProof/>
                <w:webHidden/>
              </w:rPr>
              <w:fldChar w:fldCharType="separate"/>
            </w:r>
            <w:r>
              <w:rPr>
                <w:noProof/>
                <w:webHidden/>
              </w:rPr>
              <w:t>56</w:t>
            </w:r>
            <w:r>
              <w:rPr>
                <w:noProof/>
                <w:webHidden/>
              </w:rPr>
              <w:fldChar w:fldCharType="end"/>
            </w:r>
          </w:hyperlink>
        </w:p>
        <w:p w14:paraId="6D1694DB" w14:textId="335220A5"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2" w:history="1">
            <w:r w:rsidRPr="00011FF5">
              <w:rPr>
                <w:rStyle w:val="Hyperlink"/>
                <w:noProof/>
              </w:rPr>
              <w:t>20.4.3</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Automatic Update</w:t>
            </w:r>
            <w:r>
              <w:rPr>
                <w:noProof/>
                <w:webHidden/>
              </w:rPr>
              <w:tab/>
            </w:r>
            <w:r>
              <w:rPr>
                <w:noProof/>
                <w:webHidden/>
              </w:rPr>
              <w:fldChar w:fldCharType="begin"/>
            </w:r>
            <w:r>
              <w:rPr>
                <w:noProof/>
                <w:webHidden/>
              </w:rPr>
              <w:instrText xml:space="preserve"> PAGEREF _Toc188968662 \h </w:instrText>
            </w:r>
            <w:r>
              <w:rPr>
                <w:noProof/>
                <w:webHidden/>
              </w:rPr>
            </w:r>
            <w:r>
              <w:rPr>
                <w:noProof/>
                <w:webHidden/>
              </w:rPr>
              <w:fldChar w:fldCharType="separate"/>
            </w:r>
            <w:r>
              <w:rPr>
                <w:noProof/>
                <w:webHidden/>
              </w:rPr>
              <w:t>56</w:t>
            </w:r>
            <w:r>
              <w:rPr>
                <w:noProof/>
                <w:webHidden/>
              </w:rPr>
              <w:fldChar w:fldCharType="end"/>
            </w:r>
          </w:hyperlink>
        </w:p>
        <w:p w14:paraId="1659941E" w14:textId="26AB1F64"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663" w:history="1">
            <w:r w:rsidRPr="00011FF5">
              <w:rPr>
                <w:rStyle w:val="Hyperlink"/>
                <w:noProof/>
              </w:rPr>
              <w:t>20.4.4</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rPr>
              <w:t>Manual Update</w:t>
            </w:r>
            <w:r>
              <w:rPr>
                <w:noProof/>
                <w:webHidden/>
              </w:rPr>
              <w:tab/>
            </w:r>
            <w:r>
              <w:rPr>
                <w:noProof/>
                <w:webHidden/>
              </w:rPr>
              <w:fldChar w:fldCharType="begin"/>
            </w:r>
            <w:r>
              <w:rPr>
                <w:noProof/>
                <w:webHidden/>
              </w:rPr>
              <w:instrText xml:space="preserve"> PAGEREF _Toc188968663 \h </w:instrText>
            </w:r>
            <w:r>
              <w:rPr>
                <w:noProof/>
                <w:webHidden/>
              </w:rPr>
            </w:r>
            <w:r>
              <w:rPr>
                <w:noProof/>
                <w:webHidden/>
              </w:rPr>
              <w:fldChar w:fldCharType="separate"/>
            </w:r>
            <w:r>
              <w:rPr>
                <w:noProof/>
                <w:webHidden/>
              </w:rPr>
              <w:t>57</w:t>
            </w:r>
            <w:r>
              <w:rPr>
                <w:noProof/>
                <w:webHidden/>
              </w:rPr>
              <w:fldChar w:fldCharType="end"/>
            </w:r>
          </w:hyperlink>
        </w:p>
        <w:p w14:paraId="0593EE70" w14:textId="04E90D86"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1" w:history="1">
            <w:r w:rsidRPr="00011FF5">
              <w:rPr>
                <w:rStyle w:val="Hyperlink"/>
                <w:noProof/>
              </w:rPr>
              <w:t>20.5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_Toc188968671 \h </w:instrText>
            </w:r>
            <w:r>
              <w:rPr>
                <w:noProof/>
                <w:webHidden/>
              </w:rPr>
            </w:r>
            <w:r>
              <w:rPr>
                <w:noProof/>
                <w:webHidden/>
              </w:rPr>
              <w:fldChar w:fldCharType="separate"/>
            </w:r>
            <w:r>
              <w:rPr>
                <w:noProof/>
                <w:webHidden/>
              </w:rPr>
              <w:t>57</w:t>
            </w:r>
            <w:r>
              <w:rPr>
                <w:noProof/>
                <w:webHidden/>
              </w:rPr>
              <w:fldChar w:fldCharType="end"/>
            </w:r>
          </w:hyperlink>
        </w:p>
        <w:p w14:paraId="172EE042" w14:textId="4A3CEAA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2" w:history="1">
            <w:r w:rsidRPr="00011FF5">
              <w:rPr>
                <w:rStyle w:val="Hyperlink"/>
                <w:noProof/>
              </w:rPr>
              <w:t>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Dataset Support Files</w:t>
            </w:r>
            <w:r>
              <w:rPr>
                <w:noProof/>
                <w:webHidden/>
              </w:rPr>
              <w:tab/>
            </w:r>
            <w:r>
              <w:rPr>
                <w:noProof/>
                <w:webHidden/>
              </w:rPr>
              <w:fldChar w:fldCharType="begin"/>
            </w:r>
            <w:r>
              <w:rPr>
                <w:noProof/>
                <w:webHidden/>
              </w:rPr>
              <w:instrText xml:space="preserve"> PAGEREF _Toc188968672 \h </w:instrText>
            </w:r>
            <w:r>
              <w:rPr>
                <w:noProof/>
                <w:webHidden/>
              </w:rPr>
            </w:r>
            <w:r>
              <w:rPr>
                <w:noProof/>
                <w:webHidden/>
              </w:rPr>
              <w:fldChar w:fldCharType="separate"/>
            </w:r>
            <w:r>
              <w:rPr>
                <w:noProof/>
                <w:webHidden/>
              </w:rPr>
              <w:t>58</w:t>
            </w:r>
            <w:r>
              <w:rPr>
                <w:noProof/>
                <w:webHidden/>
              </w:rPr>
              <w:fldChar w:fldCharType="end"/>
            </w:r>
          </w:hyperlink>
        </w:p>
        <w:p w14:paraId="7C5E05D6" w14:textId="7320D6F8"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3" w:history="1">
            <w:r w:rsidRPr="00011FF5">
              <w:rPr>
                <w:rStyle w:val="Hyperlink"/>
                <w:noProof/>
              </w:rPr>
              <w:t>21.1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delivery.</w:t>
            </w:r>
            <w:r>
              <w:rPr>
                <w:noProof/>
                <w:webHidden/>
              </w:rPr>
              <w:tab/>
            </w:r>
            <w:r>
              <w:rPr>
                <w:noProof/>
                <w:webHidden/>
              </w:rPr>
              <w:fldChar w:fldCharType="begin"/>
            </w:r>
            <w:r>
              <w:rPr>
                <w:noProof/>
                <w:webHidden/>
              </w:rPr>
              <w:instrText xml:space="preserve"> PAGEREF _Toc188968673 \h </w:instrText>
            </w:r>
            <w:r>
              <w:rPr>
                <w:noProof/>
                <w:webHidden/>
              </w:rPr>
            </w:r>
            <w:r>
              <w:rPr>
                <w:noProof/>
                <w:webHidden/>
              </w:rPr>
              <w:fldChar w:fldCharType="separate"/>
            </w:r>
            <w:r>
              <w:rPr>
                <w:noProof/>
                <w:webHidden/>
              </w:rPr>
              <w:t>58</w:t>
            </w:r>
            <w:r>
              <w:rPr>
                <w:noProof/>
                <w:webHidden/>
              </w:rPr>
              <w:fldChar w:fldCharType="end"/>
            </w:r>
          </w:hyperlink>
        </w:p>
        <w:p w14:paraId="3E12D5FB" w14:textId="4226CEE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4" w:history="1">
            <w:r w:rsidRPr="00011FF5">
              <w:rPr>
                <w:rStyle w:val="Hyperlink"/>
                <w:noProof/>
              </w:rPr>
              <w:t>21.2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_Toc188968674 \h </w:instrText>
            </w:r>
            <w:r>
              <w:rPr>
                <w:noProof/>
                <w:webHidden/>
              </w:rPr>
            </w:r>
            <w:r>
              <w:rPr>
                <w:noProof/>
                <w:webHidden/>
              </w:rPr>
              <w:fldChar w:fldCharType="separate"/>
            </w:r>
            <w:r>
              <w:rPr>
                <w:noProof/>
                <w:webHidden/>
              </w:rPr>
              <w:t>58</w:t>
            </w:r>
            <w:r>
              <w:rPr>
                <w:noProof/>
                <w:webHidden/>
              </w:rPr>
              <w:fldChar w:fldCharType="end"/>
            </w:r>
          </w:hyperlink>
        </w:p>
        <w:p w14:paraId="73A7E61B" w14:textId="2E670AA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5" w:history="1">
            <w:r w:rsidRPr="00011FF5">
              <w:rPr>
                <w:rStyle w:val="Hyperlink"/>
                <w:noProof/>
              </w:rPr>
              <w:t>21.3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Dataset Support File formats.</w:t>
            </w:r>
            <w:r>
              <w:rPr>
                <w:noProof/>
                <w:webHidden/>
              </w:rPr>
              <w:tab/>
            </w:r>
            <w:r>
              <w:rPr>
                <w:noProof/>
                <w:webHidden/>
              </w:rPr>
              <w:fldChar w:fldCharType="begin"/>
            </w:r>
            <w:r>
              <w:rPr>
                <w:noProof/>
                <w:webHidden/>
              </w:rPr>
              <w:instrText xml:space="preserve"> PAGEREF _Toc188968675 \h </w:instrText>
            </w:r>
            <w:r>
              <w:rPr>
                <w:noProof/>
                <w:webHidden/>
              </w:rPr>
            </w:r>
            <w:r>
              <w:rPr>
                <w:noProof/>
                <w:webHidden/>
              </w:rPr>
              <w:fldChar w:fldCharType="separate"/>
            </w:r>
            <w:r>
              <w:rPr>
                <w:noProof/>
                <w:webHidden/>
              </w:rPr>
              <w:t>59</w:t>
            </w:r>
            <w:r>
              <w:rPr>
                <w:noProof/>
                <w:webHidden/>
              </w:rPr>
              <w:fldChar w:fldCharType="end"/>
            </w:r>
          </w:hyperlink>
        </w:p>
        <w:p w14:paraId="0B33978B" w14:textId="63B54AD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6" w:history="1">
            <w:r w:rsidRPr="00011FF5">
              <w:rPr>
                <w:rStyle w:val="Hyperlink"/>
                <w:noProof/>
              </w:rPr>
              <w:t>Appendix A – Manual Updates</w:t>
            </w:r>
            <w:r>
              <w:rPr>
                <w:noProof/>
                <w:webHidden/>
              </w:rPr>
              <w:tab/>
            </w:r>
            <w:r>
              <w:rPr>
                <w:noProof/>
                <w:webHidden/>
              </w:rPr>
              <w:fldChar w:fldCharType="begin"/>
            </w:r>
            <w:r>
              <w:rPr>
                <w:noProof/>
                <w:webHidden/>
              </w:rPr>
              <w:instrText xml:space="preserve"> PAGEREF _Toc188968676 \h </w:instrText>
            </w:r>
            <w:r>
              <w:rPr>
                <w:noProof/>
                <w:webHidden/>
              </w:rPr>
            </w:r>
            <w:r>
              <w:rPr>
                <w:noProof/>
                <w:webHidden/>
              </w:rPr>
              <w:fldChar w:fldCharType="separate"/>
            </w:r>
            <w:r>
              <w:rPr>
                <w:noProof/>
                <w:webHidden/>
              </w:rPr>
              <w:t>61</w:t>
            </w:r>
            <w:r>
              <w:rPr>
                <w:noProof/>
                <w:webHidden/>
              </w:rPr>
              <w:fldChar w:fldCharType="end"/>
            </w:r>
          </w:hyperlink>
        </w:p>
        <w:p w14:paraId="55495B2E" w14:textId="26D60EA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7" w:history="1">
            <w:r w:rsidRPr="00011FF5">
              <w:rPr>
                <w:rStyle w:val="Hyperlink"/>
                <w:noProof/>
              </w:rPr>
              <w:t>A-1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_Toc188968677 \h </w:instrText>
            </w:r>
            <w:r>
              <w:rPr>
                <w:noProof/>
                <w:webHidden/>
              </w:rPr>
            </w:r>
            <w:r>
              <w:rPr>
                <w:noProof/>
                <w:webHidden/>
              </w:rPr>
              <w:fldChar w:fldCharType="separate"/>
            </w:r>
            <w:r>
              <w:rPr>
                <w:noProof/>
                <w:webHidden/>
              </w:rPr>
              <w:t>61</w:t>
            </w:r>
            <w:r>
              <w:rPr>
                <w:noProof/>
                <w:webHidden/>
              </w:rPr>
              <w:fldChar w:fldCharType="end"/>
            </w:r>
          </w:hyperlink>
        </w:p>
        <w:p w14:paraId="7A3BC993" w14:textId="53ECABCB"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78" w:history="1">
            <w:r w:rsidRPr="00011FF5">
              <w:rPr>
                <w:rStyle w:val="Hyperlink"/>
                <w:noProof/>
              </w:rPr>
              <w:t>A-2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Attribution of Manual Update Features</w:t>
            </w:r>
            <w:r>
              <w:rPr>
                <w:noProof/>
                <w:webHidden/>
              </w:rPr>
              <w:tab/>
            </w:r>
            <w:r>
              <w:rPr>
                <w:noProof/>
                <w:webHidden/>
              </w:rPr>
              <w:fldChar w:fldCharType="begin"/>
            </w:r>
            <w:r>
              <w:rPr>
                <w:noProof/>
                <w:webHidden/>
              </w:rPr>
              <w:instrText xml:space="preserve"> PAGEREF _Toc188968678 \h </w:instrText>
            </w:r>
            <w:r>
              <w:rPr>
                <w:noProof/>
                <w:webHidden/>
              </w:rPr>
            </w:r>
            <w:r>
              <w:rPr>
                <w:noProof/>
                <w:webHidden/>
              </w:rPr>
              <w:fldChar w:fldCharType="separate"/>
            </w:r>
            <w:r>
              <w:rPr>
                <w:noProof/>
                <w:webHidden/>
              </w:rPr>
              <w:t>63</w:t>
            </w:r>
            <w:r>
              <w:rPr>
                <w:noProof/>
                <w:webHidden/>
              </w:rPr>
              <w:fldChar w:fldCharType="end"/>
            </w:r>
          </w:hyperlink>
        </w:p>
        <w:p w14:paraId="62B112BF" w14:textId="405ABA15"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79" w:history="1">
            <w:r w:rsidRPr="00011FF5">
              <w:rPr>
                <w:rStyle w:val="Hyperlink"/>
                <w:noProof/>
              </w:rPr>
              <w:t>Appendix B: S-100 Data Import Error Codes and Explanations</w:t>
            </w:r>
            <w:r>
              <w:rPr>
                <w:noProof/>
                <w:webHidden/>
              </w:rPr>
              <w:tab/>
            </w:r>
            <w:r>
              <w:rPr>
                <w:noProof/>
                <w:webHidden/>
              </w:rPr>
              <w:fldChar w:fldCharType="begin"/>
            </w:r>
            <w:r>
              <w:rPr>
                <w:noProof/>
                <w:webHidden/>
              </w:rPr>
              <w:instrText xml:space="preserve"> PAGEREF _Toc188968679 \h </w:instrText>
            </w:r>
            <w:r>
              <w:rPr>
                <w:noProof/>
                <w:webHidden/>
              </w:rPr>
            </w:r>
            <w:r>
              <w:rPr>
                <w:noProof/>
                <w:webHidden/>
              </w:rPr>
              <w:fldChar w:fldCharType="separate"/>
            </w:r>
            <w:r>
              <w:rPr>
                <w:noProof/>
                <w:webHidden/>
              </w:rPr>
              <w:t>65</w:t>
            </w:r>
            <w:r>
              <w:rPr>
                <w:noProof/>
                <w:webHidden/>
              </w:rPr>
              <w:fldChar w:fldCharType="end"/>
            </w:r>
          </w:hyperlink>
        </w:p>
        <w:p w14:paraId="3E291D73" w14:textId="6DB9324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0" w:history="1">
            <w:r w:rsidRPr="00011FF5">
              <w:rPr>
                <w:rStyle w:val="Hyperlink"/>
                <w:noProof/>
              </w:rPr>
              <w:t>B-1.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_Toc188968680 \h </w:instrText>
            </w:r>
            <w:r>
              <w:rPr>
                <w:noProof/>
                <w:webHidden/>
              </w:rPr>
            </w:r>
            <w:r>
              <w:rPr>
                <w:noProof/>
                <w:webHidden/>
              </w:rPr>
              <w:fldChar w:fldCharType="separate"/>
            </w:r>
            <w:r>
              <w:rPr>
                <w:noProof/>
                <w:webHidden/>
              </w:rPr>
              <w:t>65</w:t>
            </w:r>
            <w:r>
              <w:rPr>
                <w:noProof/>
                <w:webHidden/>
              </w:rPr>
              <w:fldChar w:fldCharType="end"/>
            </w:r>
          </w:hyperlink>
        </w:p>
        <w:p w14:paraId="4A5BAC7A" w14:textId="5074FDF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1" w:history="1">
            <w:r w:rsidRPr="00011FF5">
              <w:rPr>
                <w:rStyle w:val="Hyperlink"/>
                <w:noProof/>
              </w:rPr>
              <w:t>B-2.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Error code descriptions.</w:t>
            </w:r>
            <w:r>
              <w:rPr>
                <w:noProof/>
                <w:webHidden/>
              </w:rPr>
              <w:tab/>
            </w:r>
            <w:r>
              <w:rPr>
                <w:noProof/>
                <w:webHidden/>
              </w:rPr>
              <w:fldChar w:fldCharType="begin"/>
            </w:r>
            <w:r>
              <w:rPr>
                <w:noProof/>
                <w:webHidden/>
              </w:rPr>
              <w:instrText xml:space="preserve"> PAGEREF _Toc188968681 \h </w:instrText>
            </w:r>
            <w:r>
              <w:rPr>
                <w:noProof/>
                <w:webHidden/>
              </w:rPr>
            </w:r>
            <w:r>
              <w:rPr>
                <w:noProof/>
                <w:webHidden/>
              </w:rPr>
              <w:fldChar w:fldCharType="separate"/>
            </w:r>
            <w:r>
              <w:rPr>
                <w:noProof/>
                <w:webHidden/>
              </w:rPr>
              <w:t>66</w:t>
            </w:r>
            <w:r>
              <w:rPr>
                <w:noProof/>
                <w:webHidden/>
              </w:rPr>
              <w:fldChar w:fldCharType="end"/>
            </w:r>
          </w:hyperlink>
        </w:p>
        <w:p w14:paraId="39F4AD25" w14:textId="365736FD"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2" w:history="1">
            <w:r w:rsidRPr="00011FF5">
              <w:rPr>
                <w:rStyle w:val="Hyperlink"/>
                <w:noProof/>
              </w:rPr>
              <w:t>B-3.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Exchange Set Installation on ECDIS.</w:t>
            </w:r>
            <w:r>
              <w:rPr>
                <w:noProof/>
                <w:webHidden/>
              </w:rPr>
              <w:tab/>
            </w:r>
            <w:r>
              <w:rPr>
                <w:noProof/>
                <w:webHidden/>
              </w:rPr>
              <w:fldChar w:fldCharType="begin"/>
            </w:r>
            <w:r>
              <w:rPr>
                <w:noProof/>
                <w:webHidden/>
              </w:rPr>
              <w:instrText xml:space="preserve"> PAGEREF _Toc188968682 \h </w:instrText>
            </w:r>
            <w:r>
              <w:rPr>
                <w:noProof/>
                <w:webHidden/>
              </w:rPr>
            </w:r>
            <w:r>
              <w:rPr>
                <w:noProof/>
                <w:webHidden/>
              </w:rPr>
              <w:fldChar w:fldCharType="separate"/>
            </w:r>
            <w:r>
              <w:rPr>
                <w:noProof/>
                <w:webHidden/>
              </w:rPr>
              <w:t>67</w:t>
            </w:r>
            <w:r>
              <w:rPr>
                <w:noProof/>
                <w:webHidden/>
              </w:rPr>
              <w:fldChar w:fldCharType="end"/>
            </w:r>
          </w:hyperlink>
        </w:p>
        <w:p w14:paraId="7AA342B3" w14:textId="66D60CA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3" w:history="1">
            <w:r w:rsidRPr="00011FF5">
              <w:rPr>
                <w:rStyle w:val="Hyperlink"/>
                <w:noProof/>
              </w:rPr>
              <w:t>Appendix C  -  ECDIS Update Status Reports</w:t>
            </w:r>
            <w:r>
              <w:rPr>
                <w:noProof/>
                <w:webHidden/>
              </w:rPr>
              <w:tab/>
            </w:r>
            <w:r>
              <w:rPr>
                <w:noProof/>
                <w:webHidden/>
              </w:rPr>
              <w:fldChar w:fldCharType="begin"/>
            </w:r>
            <w:r>
              <w:rPr>
                <w:noProof/>
                <w:webHidden/>
              </w:rPr>
              <w:instrText xml:space="preserve"> PAGEREF _Toc188968683 \h </w:instrText>
            </w:r>
            <w:r>
              <w:rPr>
                <w:noProof/>
                <w:webHidden/>
              </w:rPr>
            </w:r>
            <w:r>
              <w:rPr>
                <w:noProof/>
                <w:webHidden/>
              </w:rPr>
              <w:fldChar w:fldCharType="separate"/>
            </w:r>
            <w:r>
              <w:rPr>
                <w:noProof/>
                <w:webHidden/>
              </w:rPr>
              <w:t>71</w:t>
            </w:r>
            <w:r>
              <w:rPr>
                <w:noProof/>
                <w:webHidden/>
              </w:rPr>
              <w:fldChar w:fldCharType="end"/>
            </w:r>
          </w:hyperlink>
        </w:p>
        <w:p w14:paraId="6442BA32" w14:textId="201EF45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4" w:history="1">
            <w:r w:rsidRPr="00011FF5">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Purpose</w:t>
            </w:r>
            <w:r>
              <w:rPr>
                <w:noProof/>
                <w:webHidden/>
              </w:rPr>
              <w:tab/>
            </w:r>
            <w:r>
              <w:rPr>
                <w:noProof/>
                <w:webHidden/>
              </w:rPr>
              <w:fldChar w:fldCharType="begin"/>
            </w:r>
            <w:r>
              <w:rPr>
                <w:noProof/>
                <w:webHidden/>
              </w:rPr>
              <w:instrText xml:space="preserve"> PAGEREF _Toc188968684 \h </w:instrText>
            </w:r>
            <w:r>
              <w:rPr>
                <w:noProof/>
                <w:webHidden/>
              </w:rPr>
            </w:r>
            <w:r>
              <w:rPr>
                <w:noProof/>
                <w:webHidden/>
              </w:rPr>
              <w:fldChar w:fldCharType="separate"/>
            </w:r>
            <w:r>
              <w:rPr>
                <w:noProof/>
                <w:webHidden/>
              </w:rPr>
              <w:t>71</w:t>
            </w:r>
            <w:r>
              <w:rPr>
                <w:noProof/>
                <w:webHidden/>
              </w:rPr>
              <w:fldChar w:fldCharType="end"/>
            </w:r>
          </w:hyperlink>
        </w:p>
        <w:p w14:paraId="6EEE0307" w14:textId="3B3E966F"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5" w:history="1">
            <w:r w:rsidRPr="00011FF5">
              <w:rPr>
                <w:rStyle w:val="Hyperlink"/>
                <w:noProof/>
              </w:rPr>
              <w:t>Appendix D - Safety Contour and Water Level Adjustment</w:t>
            </w:r>
            <w:r>
              <w:rPr>
                <w:noProof/>
                <w:webHidden/>
              </w:rPr>
              <w:tab/>
            </w:r>
            <w:r>
              <w:rPr>
                <w:noProof/>
                <w:webHidden/>
              </w:rPr>
              <w:fldChar w:fldCharType="begin"/>
            </w:r>
            <w:r>
              <w:rPr>
                <w:noProof/>
                <w:webHidden/>
              </w:rPr>
              <w:instrText xml:space="preserve"> PAGEREF _Toc188968685 \h </w:instrText>
            </w:r>
            <w:r>
              <w:rPr>
                <w:noProof/>
                <w:webHidden/>
              </w:rPr>
            </w:r>
            <w:r>
              <w:rPr>
                <w:noProof/>
                <w:webHidden/>
              </w:rPr>
              <w:fldChar w:fldCharType="separate"/>
            </w:r>
            <w:r>
              <w:rPr>
                <w:noProof/>
                <w:webHidden/>
              </w:rPr>
              <w:t>78</w:t>
            </w:r>
            <w:r>
              <w:rPr>
                <w:noProof/>
                <w:webHidden/>
              </w:rPr>
              <w:fldChar w:fldCharType="end"/>
            </w:r>
          </w:hyperlink>
        </w:p>
        <w:p w14:paraId="3BF70ED7" w14:textId="3CAAD831"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86" w:history="1">
            <w:r w:rsidRPr="00011FF5">
              <w:rPr>
                <w:rStyle w:val="Hyperlink"/>
                <w:noProof/>
              </w:rPr>
              <w:t>D-1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Selectable Safety Contour</w:t>
            </w:r>
            <w:r>
              <w:rPr>
                <w:noProof/>
                <w:webHidden/>
              </w:rPr>
              <w:tab/>
            </w:r>
            <w:r>
              <w:rPr>
                <w:noProof/>
                <w:webHidden/>
              </w:rPr>
              <w:fldChar w:fldCharType="begin"/>
            </w:r>
            <w:r>
              <w:rPr>
                <w:noProof/>
                <w:webHidden/>
              </w:rPr>
              <w:instrText xml:space="preserve"> PAGEREF _Toc188968686 \h </w:instrText>
            </w:r>
            <w:r>
              <w:rPr>
                <w:noProof/>
                <w:webHidden/>
              </w:rPr>
            </w:r>
            <w:r>
              <w:rPr>
                <w:noProof/>
                <w:webHidden/>
              </w:rPr>
              <w:fldChar w:fldCharType="separate"/>
            </w:r>
            <w:r>
              <w:rPr>
                <w:noProof/>
                <w:webHidden/>
              </w:rPr>
              <w:t>78</w:t>
            </w:r>
            <w:r>
              <w:rPr>
                <w:noProof/>
                <w:webHidden/>
              </w:rPr>
              <w:fldChar w:fldCharType="end"/>
            </w:r>
          </w:hyperlink>
        </w:p>
        <w:p w14:paraId="10012C25" w14:textId="285DEEA2"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7"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Data Constraints</w:t>
            </w:r>
            <w:r>
              <w:rPr>
                <w:noProof/>
                <w:webHidden/>
              </w:rPr>
              <w:tab/>
            </w:r>
            <w:r>
              <w:rPr>
                <w:noProof/>
                <w:webHidden/>
              </w:rPr>
              <w:fldChar w:fldCharType="begin"/>
            </w:r>
            <w:r>
              <w:rPr>
                <w:noProof/>
                <w:webHidden/>
              </w:rPr>
              <w:instrText xml:space="preserve"> PAGEREF _Toc188968687 \h </w:instrText>
            </w:r>
            <w:r>
              <w:rPr>
                <w:noProof/>
                <w:webHidden/>
              </w:rPr>
            </w:r>
            <w:r>
              <w:rPr>
                <w:noProof/>
                <w:webHidden/>
              </w:rPr>
              <w:fldChar w:fldCharType="separate"/>
            </w:r>
            <w:r>
              <w:rPr>
                <w:noProof/>
                <w:webHidden/>
              </w:rPr>
              <w:t>79</w:t>
            </w:r>
            <w:r>
              <w:rPr>
                <w:noProof/>
                <w:webHidden/>
              </w:rPr>
              <w:fldChar w:fldCharType="end"/>
            </w:r>
          </w:hyperlink>
        </w:p>
        <w:p w14:paraId="18073959" w14:textId="1AFBD30F"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8" w:history="1">
            <w:r w:rsidRPr="00011FF5">
              <w:rPr>
                <w:rStyle w:val="Hyperlink"/>
                <w:noProof/>
              </w:rPr>
              <w:t>D-1.2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Implementation</w:t>
            </w:r>
            <w:r>
              <w:rPr>
                <w:noProof/>
                <w:webHidden/>
              </w:rPr>
              <w:tab/>
            </w:r>
            <w:r>
              <w:rPr>
                <w:noProof/>
                <w:webHidden/>
              </w:rPr>
              <w:fldChar w:fldCharType="begin"/>
            </w:r>
            <w:r>
              <w:rPr>
                <w:noProof/>
                <w:webHidden/>
              </w:rPr>
              <w:instrText xml:space="preserve"> PAGEREF _Toc188968688 \h </w:instrText>
            </w:r>
            <w:r>
              <w:rPr>
                <w:noProof/>
                <w:webHidden/>
              </w:rPr>
            </w:r>
            <w:r>
              <w:rPr>
                <w:noProof/>
                <w:webHidden/>
              </w:rPr>
              <w:fldChar w:fldCharType="separate"/>
            </w:r>
            <w:r>
              <w:rPr>
                <w:noProof/>
                <w:webHidden/>
              </w:rPr>
              <w:t>80</w:t>
            </w:r>
            <w:r>
              <w:rPr>
                <w:noProof/>
                <w:webHidden/>
              </w:rPr>
              <w:fldChar w:fldCharType="end"/>
            </w:r>
          </w:hyperlink>
        </w:p>
        <w:p w14:paraId="682FBDC2" w14:textId="5D88050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89" w:history="1">
            <w:r w:rsidRPr="00011FF5">
              <w:rPr>
                <w:rStyle w:val="Hyperlink"/>
                <w:noProof/>
              </w:rPr>
              <w:t>D-1.1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Calculation of depth values.</w:t>
            </w:r>
            <w:r>
              <w:rPr>
                <w:noProof/>
                <w:webHidden/>
              </w:rPr>
              <w:tab/>
            </w:r>
            <w:r>
              <w:rPr>
                <w:noProof/>
                <w:webHidden/>
              </w:rPr>
              <w:fldChar w:fldCharType="begin"/>
            </w:r>
            <w:r>
              <w:rPr>
                <w:noProof/>
                <w:webHidden/>
              </w:rPr>
              <w:instrText xml:space="preserve"> PAGEREF _Toc188968689 \h </w:instrText>
            </w:r>
            <w:r>
              <w:rPr>
                <w:noProof/>
                <w:webHidden/>
              </w:rPr>
            </w:r>
            <w:r>
              <w:rPr>
                <w:noProof/>
                <w:webHidden/>
              </w:rPr>
              <w:fldChar w:fldCharType="separate"/>
            </w:r>
            <w:r>
              <w:rPr>
                <w:noProof/>
                <w:webHidden/>
              </w:rPr>
              <w:t>81</w:t>
            </w:r>
            <w:r>
              <w:rPr>
                <w:noProof/>
                <w:webHidden/>
              </w:rPr>
              <w:fldChar w:fldCharType="end"/>
            </w:r>
          </w:hyperlink>
        </w:p>
        <w:p w14:paraId="0A8F9EAF" w14:textId="481049E7"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0" w:history="1">
            <w:r w:rsidRPr="00011FF5">
              <w:rPr>
                <w:rStyle w:val="Hyperlink"/>
                <w:noProof/>
              </w:rPr>
              <w:t>D-2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_Toc188968690 \h </w:instrText>
            </w:r>
            <w:r>
              <w:rPr>
                <w:noProof/>
                <w:webHidden/>
              </w:rPr>
            </w:r>
            <w:r>
              <w:rPr>
                <w:noProof/>
                <w:webHidden/>
              </w:rPr>
              <w:fldChar w:fldCharType="separate"/>
            </w:r>
            <w:r>
              <w:rPr>
                <w:noProof/>
                <w:webHidden/>
              </w:rPr>
              <w:t>83</w:t>
            </w:r>
            <w:r>
              <w:rPr>
                <w:noProof/>
                <w:webHidden/>
              </w:rPr>
              <w:fldChar w:fldCharType="end"/>
            </w:r>
          </w:hyperlink>
        </w:p>
        <w:p w14:paraId="42C765EF" w14:textId="5158A3F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1" w:history="1">
            <w:r w:rsidRPr="00011FF5">
              <w:rPr>
                <w:rStyle w:val="Hyperlink"/>
                <w:noProof/>
              </w:rPr>
              <w:t>D-2.1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Water Level Adjustment</w:t>
            </w:r>
            <w:r>
              <w:rPr>
                <w:noProof/>
                <w:webHidden/>
              </w:rPr>
              <w:tab/>
            </w:r>
            <w:r>
              <w:rPr>
                <w:noProof/>
                <w:webHidden/>
              </w:rPr>
              <w:fldChar w:fldCharType="begin"/>
            </w:r>
            <w:r>
              <w:rPr>
                <w:noProof/>
                <w:webHidden/>
              </w:rPr>
              <w:instrText xml:space="preserve"> PAGEREF _Toc188968691 \h </w:instrText>
            </w:r>
            <w:r>
              <w:rPr>
                <w:noProof/>
                <w:webHidden/>
              </w:rPr>
            </w:r>
            <w:r>
              <w:rPr>
                <w:noProof/>
                <w:webHidden/>
              </w:rPr>
              <w:fldChar w:fldCharType="separate"/>
            </w:r>
            <w:r>
              <w:rPr>
                <w:noProof/>
                <w:webHidden/>
              </w:rPr>
              <w:t>83</w:t>
            </w:r>
            <w:r>
              <w:rPr>
                <w:noProof/>
                <w:webHidden/>
              </w:rPr>
              <w:fldChar w:fldCharType="end"/>
            </w:r>
          </w:hyperlink>
        </w:p>
        <w:p w14:paraId="769E4ACD" w14:textId="021DC46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2" w:history="1">
            <w:r w:rsidRPr="00011FF5">
              <w:rPr>
                <w:rStyle w:val="Hyperlink"/>
                <w:noProof/>
              </w:rPr>
              <w:t>D-2.2</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Constraints on input data.</w:t>
            </w:r>
            <w:r>
              <w:rPr>
                <w:noProof/>
                <w:webHidden/>
              </w:rPr>
              <w:tab/>
            </w:r>
            <w:r>
              <w:rPr>
                <w:noProof/>
                <w:webHidden/>
              </w:rPr>
              <w:fldChar w:fldCharType="begin"/>
            </w:r>
            <w:r>
              <w:rPr>
                <w:noProof/>
                <w:webHidden/>
              </w:rPr>
              <w:instrText xml:space="preserve"> PAGEREF _Toc188968692 \h </w:instrText>
            </w:r>
            <w:r>
              <w:rPr>
                <w:noProof/>
                <w:webHidden/>
              </w:rPr>
            </w:r>
            <w:r>
              <w:rPr>
                <w:noProof/>
                <w:webHidden/>
              </w:rPr>
              <w:fldChar w:fldCharType="separate"/>
            </w:r>
            <w:r>
              <w:rPr>
                <w:noProof/>
                <w:webHidden/>
              </w:rPr>
              <w:t>83</w:t>
            </w:r>
            <w:r>
              <w:rPr>
                <w:noProof/>
                <w:webHidden/>
              </w:rPr>
              <w:fldChar w:fldCharType="end"/>
            </w:r>
          </w:hyperlink>
        </w:p>
        <w:p w14:paraId="31A89787" w14:textId="5DBBF3D9"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3" w:history="1">
            <w:r w:rsidRPr="00011FF5">
              <w:rPr>
                <w:rStyle w:val="Hyperlink"/>
                <w:noProof/>
              </w:rPr>
              <w:t>D-2.3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User Inputs</w:t>
            </w:r>
            <w:r>
              <w:rPr>
                <w:noProof/>
                <w:webHidden/>
              </w:rPr>
              <w:tab/>
            </w:r>
            <w:r>
              <w:rPr>
                <w:noProof/>
                <w:webHidden/>
              </w:rPr>
              <w:fldChar w:fldCharType="begin"/>
            </w:r>
            <w:r>
              <w:rPr>
                <w:noProof/>
                <w:webHidden/>
              </w:rPr>
              <w:instrText xml:space="preserve"> PAGEREF _Toc188968693 \h </w:instrText>
            </w:r>
            <w:r>
              <w:rPr>
                <w:noProof/>
                <w:webHidden/>
              </w:rPr>
            </w:r>
            <w:r>
              <w:rPr>
                <w:noProof/>
                <w:webHidden/>
              </w:rPr>
              <w:fldChar w:fldCharType="separate"/>
            </w:r>
            <w:r>
              <w:rPr>
                <w:noProof/>
                <w:webHidden/>
              </w:rPr>
              <w:t>84</w:t>
            </w:r>
            <w:r>
              <w:rPr>
                <w:noProof/>
                <w:webHidden/>
              </w:rPr>
              <w:fldChar w:fldCharType="end"/>
            </w:r>
          </w:hyperlink>
        </w:p>
        <w:p w14:paraId="2BC9F607" w14:textId="6416F55B"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4" w:history="1">
            <w:r w:rsidRPr="00011FF5">
              <w:rPr>
                <w:rStyle w:val="Hyperlink"/>
                <w:noProof/>
              </w:rPr>
              <w:t>D-2.4</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 general</w:t>
            </w:r>
            <w:r>
              <w:rPr>
                <w:noProof/>
                <w:webHidden/>
              </w:rPr>
              <w:tab/>
            </w:r>
            <w:r>
              <w:rPr>
                <w:noProof/>
                <w:webHidden/>
              </w:rPr>
              <w:fldChar w:fldCharType="begin"/>
            </w:r>
            <w:r>
              <w:rPr>
                <w:noProof/>
                <w:webHidden/>
              </w:rPr>
              <w:instrText xml:space="preserve"> PAGEREF _Toc188968694 \h </w:instrText>
            </w:r>
            <w:r>
              <w:rPr>
                <w:noProof/>
                <w:webHidden/>
              </w:rPr>
            </w:r>
            <w:r>
              <w:rPr>
                <w:noProof/>
                <w:webHidden/>
              </w:rPr>
              <w:fldChar w:fldCharType="separate"/>
            </w:r>
            <w:r>
              <w:rPr>
                <w:noProof/>
                <w:webHidden/>
              </w:rPr>
              <w:t>84</w:t>
            </w:r>
            <w:r>
              <w:rPr>
                <w:noProof/>
                <w:webHidden/>
              </w:rPr>
              <w:fldChar w:fldCharType="end"/>
            </w:r>
          </w:hyperlink>
        </w:p>
        <w:p w14:paraId="7DF0382A" w14:textId="56FC999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5" w:history="1">
            <w:r w:rsidRPr="00011FF5">
              <w:rPr>
                <w:rStyle w:val="Hyperlink"/>
                <w:noProof/>
              </w:rPr>
              <w:t>D-2.5</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_Toc188968695 \h </w:instrText>
            </w:r>
            <w:r>
              <w:rPr>
                <w:noProof/>
                <w:webHidden/>
              </w:rPr>
            </w:r>
            <w:r>
              <w:rPr>
                <w:noProof/>
                <w:webHidden/>
              </w:rPr>
              <w:fldChar w:fldCharType="separate"/>
            </w:r>
            <w:r>
              <w:rPr>
                <w:noProof/>
                <w:webHidden/>
              </w:rPr>
              <w:t>85</w:t>
            </w:r>
            <w:r>
              <w:rPr>
                <w:noProof/>
                <w:webHidden/>
              </w:rPr>
              <w:fldChar w:fldCharType="end"/>
            </w:r>
          </w:hyperlink>
        </w:p>
        <w:p w14:paraId="03A7AA5C" w14:textId="37DA7E68"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6" w:history="1">
            <w:r w:rsidRPr="00011FF5">
              <w:rPr>
                <w:rStyle w:val="Hyperlink"/>
                <w:noProof/>
              </w:rPr>
              <w:t>D-2.6</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_Toc188968696 \h </w:instrText>
            </w:r>
            <w:r>
              <w:rPr>
                <w:noProof/>
                <w:webHidden/>
              </w:rPr>
            </w:r>
            <w:r>
              <w:rPr>
                <w:noProof/>
                <w:webHidden/>
              </w:rPr>
              <w:fldChar w:fldCharType="separate"/>
            </w:r>
            <w:r>
              <w:rPr>
                <w:noProof/>
                <w:webHidden/>
              </w:rPr>
              <w:t>86</w:t>
            </w:r>
            <w:r>
              <w:rPr>
                <w:noProof/>
                <w:webHidden/>
              </w:rPr>
              <w:fldChar w:fldCharType="end"/>
            </w:r>
          </w:hyperlink>
        </w:p>
        <w:p w14:paraId="523F2BB7" w14:textId="730383F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7" w:history="1">
            <w:r w:rsidRPr="00011FF5">
              <w:rPr>
                <w:rStyle w:val="Hyperlink"/>
                <w:noProof/>
              </w:rPr>
              <w:t>D-2.7</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Implementation of WLA Option 2 – linking of WLA to a defined route with planned waypoints and times</w:t>
            </w:r>
            <w:r>
              <w:rPr>
                <w:noProof/>
                <w:webHidden/>
              </w:rPr>
              <w:tab/>
            </w:r>
            <w:r>
              <w:rPr>
                <w:noProof/>
                <w:webHidden/>
              </w:rPr>
              <w:fldChar w:fldCharType="begin"/>
            </w:r>
            <w:r>
              <w:rPr>
                <w:noProof/>
                <w:webHidden/>
              </w:rPr>
              <w:instrText xml:space="preserve"> PAGEREF _Toc188968697 \h </w:instrText>
            </w:r>
            <w:r>
              <w:rPr>
                <w:noProof/>
                <w:webHidden/>
              </w:rPr>
            </w:r>
            <w:r>
              <w:rPr>
                <w:noProof/>
                <w:webHidden/>
              </w:rPr>
              <w:fldChar w:fldCharType="separate"/>
            </w:r>
            <w:r>
              <w:rPr>
                <w:noProof/>
                <w:webHidden/>
              </w:rPr>
              <w:t>87</w:t>
            </w:r>
            <w:r>
              <w:rPr>
                <w:noProof/>
                <w:webHidden/>
              </w:rPr>
              <w:fldChar w:fldCharType="end"/>
            </w:r>
          </w:hyperlink>
        </w:p>
        <w:p w14:paraId="5C7CF055" w14:textId="348CE36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698" w:history="1">
            <w:r w:rsidRPr="00011FF5">
              <w:rPr>
                <w:rStyle w:val="Hyperlink"/>
                <w:noProof/>
              </w:rPr>
              <w:t>D-3</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_Toc188968698 \h </w:instrText>
            </w:r>
            <w:r>
              <w:rPr>
                <w:noProof/>
                <w:webHidden/>
              </w:rPr>
            </w:r>
            <w:r>
              <w:rPr>
                <w:noProof/>
                <w:webHidden/>
              </w:rPr>
              <w:fldChar w:fldCharType="separate"/>
            </w:r>
            <w:r>
              <w:rPr>
                <w:noProof/>
                <w:webHidden/>
              </w:rPr>
              <w:t>92</w:t>
            </w:r>
            <w:r>
              <w:rPr>
                <w:noProof/>
                <w:webHidden/>
              </w:rPr>
              <w:fldChar w:fldCharType="end"/>
            </w:r>
          </w:hyperlink>
        </w:p>
        <w:p w14:paraId="401CD973" w14:textId="5E606C3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699" w:history="1">
            <w:r w:rsidRPr="00011FF5">
              <w:rPr>
                <w:rStyle w:val="Hyperlink"/>
                <w:noProof/>
              </w:rPr>
              <w:t>D-3.1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Substitution and adjustment of depth values</w:t>
            </w:r>
            <w:r>
              <w:rPr>
                <w:noProof/>
                <w:webHidden/>
              </w:rPr>
              <w:tab/>
            </w:r>
            <w:r>
              <w:rPr>
                <w:noProof/>
                <w:webHidden/>
              </w:rPr>
              <w:fldChar w:fldCharType="begin"/>
            </w:r>
            <w:r>
              <w:rPr>
                <w:noProof/>
                <w:webHidden/>
              </w:rPr>
              <w:instrText xml:space="preserve"> PAGEREF _Toc188968699 \h </w:instrText>
            </w:r>
            <w:r>
              <w:rPr>
                <w:noProof/>
                <w:webHidden/>
              </w:rPr>
            </w:r>
            <w:r>
              <w:rPr>
                <w:noProof/>
                <w:webHidden/>
              </w:rPr>
              <w:fldChar w:fldCharType="separate"/>
            </w:r>
            <w:r>
              <w:rPr>
                <w:noProof/>
                <w:webHidden/>
              </w:rPr>
              <w:t>92</w:t>
            </w:r>
            <w:r>
              <w:rPr>
                <w:noProof/>
                <w:webHidden/>
              </w:rPr>
              <w:fldChar w:fldCharType="end"/>
            </w:r>
          </w:hyperlink>
        </w:p>
        <w:p w14:paraId="2DCEF230" w14:textId="0C93199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0" w:history="1">
            <w:r w:rsidRPr="00011FF5">
              <w:rPr>
                <w:rStyle w:val="Hyperlink"/>
                <w:noProof/>
              </w:rPr>
              <w:t>D-3.2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Areas covered by S-102 only or by both S-102 and S-104</w:t>
            </w:r>
            <w:r>
              <w:rPr>
                <w:noProof/>
                <w:webHidden/>
              </w:rPr>
              <w:tab/>
            </w:r>
            <w:r>
              <w:rPr>
                <w:noProof/>
                <w:webHidden/>
              </w:rPr>
              <w:fldChar w:fldCharType="begin"/>
            </w:r>
            <w:r>
              <w:rPr>
                <w:noProof/>
                <w:webHidden/>
              </w:rPr>
              <w:instrText xml:space="preserve"> PAGEREF _Toc188968700 \h </w:instrText>
            </w:r>
            <w:r>
              <w:rPr>
                <w:noProof/>
                <w:webHidden/>
              </w:rPr>
            </w:r>
            <w:r>
              <w:rPr>
                <w:noProof/>
                <w:webHidden/>
              </w:rPr>
              <w:fldChar w:fldCharType="separate"/>
            </w:r>
            <w:r>
              <w:rPr>
                <w:noProof/>
                <w:webHidden/>
              </w:rPr>
              <w:t>92</w:t>
            </w:r>
            <w:r>
              <w:rPr>
                <w:noProof/>
                <w:webHidden/>
              </w:rPr>
              <w:fldChar w:fldCharType="end"/>
            </w:r>
          </w:hyperlink>
        </w:p>
        <w:p w14:paraId="772DD401" w14:textId="162B230C"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1" w:history="1">
            <w:r w:rsidRPr="00011FF5">
              <w:rPr>
                <w:rStyle w:val="Hyperlink"/>
                <w:noProof/>
              </w:rPr>
              <w:t>D-3.3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Adjustment of heights and vertical clearance values</w:t>
            </w:r>
            <w:r>
              <w:rPr>
                <w:noProof/>
                <w:webHidden/>
              </w:rPr>
              <w:tab/>
            </w:r>
            <w:r>
              <w:rPr>
                <w:noProof/>
                <w:webHidden/>
              </w:rPr>
              <w:fldChar w:fldCharType="begin"/>
            </w:r>
            <w:r>
              <w:rPr>
                <w:noProof/>
                <w:webHidden/>
              </w:rPr>
              <w:instrText xml:space="preserve"> PAGEREF _Toc188968701 \h </w:instrText>
            </w:r>
            <w:r>
              <w:rPr>
                <w:noProof/>
                <w:webHidden/>
              </w:rPr>
            </w:r>
            <w:r>
              <w:rPr>
                <w:noProof/>
                <w:webHidden/>
              </w:rPr>
              <w:fldChar w:fldCharType="separate"/>
            </w:r>
            <w:r>
              <w:rPr>
                <w:noProof/>
                <w:webHidden/>
              </w:rPr>
              <w:t>94</w:t>
            </w:r>
            <w:r>
              <w:rPr>
                <w:noProof/>
                <w:webHidden/>
              </w:rPr>
              <w:fldChar w:fldCharType="end"/>
            </w:r>
          </w:hyperlink>
        </w:p>
        <w:p w14:paraId="342B2FE3" w14:textId="0CF5B01A"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2" w:history="1">
            <w:r w:rsidRPr="00011FF5">
              <w:rPr>
                <w:rStyle w:val="Hyperlink"/>
                <w:noProof/>
              </w:rPr>
              <w:t>D-3.4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Alerts and indication details</w:t>
            </w:r>
            <w:r>
              <w:rPr>
                <w:noProof/>
                <w:webHidden/>
              </w:rPr>
              <w:tab/>
            </w:r>
            <w:r>
              <w:rPr>
                <w:noProof/>
                <w:webHidden/>
              </w:rPr>
              <w:fldChar w:fldCharType="begin"/>
            </w:r>
            <w:r>
              <w:rPr>
                <w:noProof/>
                <w:webHidden/>
              </w:rPr>
              <w:instrText xml:space="preserve"> PAGEREF _Toc188968702 \h </w:instrText>
            </w:r>
            <w:r>
              <w:rPr>
                <w:noProof/>
                <w:webHidden/>
              </w:rPr>
            </w:r>
            <w:r>
              <w:rPr>
                <w:noProof/>
                <w:webHidden/>
              </w:rPr>
              <w:fldChar w:fldCharType="separate"/>
            </w:r>
            <w:r>
              <w:rPr>
                <w:noProof/>
                <w:webHidden/>
              </w:rPr>
              <w:t>95</w:t>
            </w:r>
            <w:r>
              <w:rPr>
                <w:noProof/>
                <w:webHidden/>
              </w:rPr>
              <w:fldChar w:fldCharType="end"/>
            </w:r>
          </w:hyperlink>
        </w:p>
        <w:p w14:paraId="77D8E550" w14:textId="74E0B2F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3" w:history="1">
            <w:r w:rsidRPr="00011FF5">
              <w:rPr>
                <w:rStyle w:val="Hyperlink"/>
                <w:noProof/>
              </w:rPr>
              <w:t>D-3.5</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Legend details</w:t>
            </w:r>
            <w:r>
              <w:rPr>
                <w:noProof/>
                <w:webHidden/>
              </w:rPr>
              <w:tab/>
            </w:r>
            <w:r>
              <w:rPr>
                <w:noProof/>
                <w:webHidden/>
              </w:rPr>
              <w:fldChar w:fldCharType="begin"/>
            </w:r>
            <w:r>
              <w:rPr>
                <w:noProof/>
                <w:webHidden/>
              </w:rPr>
              <w:instrText xml:space="preserve"> PAGEREF _Toc188968703 \h </w:instrText>
            </w:r>
            <w:r>
              <w:rPr>
                <w:noProof/>
                <w:webHidden/>
              </w:rPr>
            </w:r>
            <w:r>
              <w:rPr>
                <w:noProof/>
                <w:webHidden/>
              </w:rPr>
              <w:fldChar w:fldCharType="separate"/>
            </w:r>
            <w:r>
              <w:rPr>
                <w:noProof/>
                <w:webHidden/>
              </w:rPr>
              <w:t>95</w:t>
            </w:r>
            <w:r>
              <w:rPr>
                <w:noProof/>
                <w:webHidden/>
              </w:rPr>
              <w:fldChar w:fldCharType="end"/>
            </w:r>
          </w:hyperlink>
        </w:p>
        <w:p w14:paraId="56E223B3" w14:textId="0F8D1F16"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4" w:history="1">
            <w:r w:rsidRPr="00011FF5">
              <w:rPr>
                <w:rStyle w:val="Hyperlink"/>
                <w:noProof/>
              </w:rPr>
              <w:t>Appendix E – Dataset Loading and Display (Rendering) Algorithms</w:t>
            </w:r>
            <w:r>
              <w:rPr>
                <w:noProof/>
                <w:webHidden/>
              </w:rPr>
              <w:tab/>
            </w:r>
            <w:r>
              <w:rPr>
                <w:noProof/>
                <w:webHidden/>
              </w:rPr>
              <w:fldChar w:fldCharType="begin"/>
            </w:r>
            <w:r>
              <w:rPr>
                <w:noProof/>
                <w:webHidden/>
              </w:rPr>
              <w:instrText xml:space="preserve"> PAGEREF _Toc188968704 \h </w:instrText>
            </w:r>
            <w:r>
              <w:rPr>
                <w:noProof/>
                <w:webHidden/>
              </w:rPr>
            </w:r>
            <w:r>
              <w:rPr>
                <w:noProof/>
                <w:webHidden/>
              </w:rPr>
              <w:fldChar w:fldCharType="separate"/>
            </w:r>
            <w:r>
              <w:rPr>
                <w:noProof/>
                <w:webHidden/>
              </w:rPr>
              <w:t>97</w:t>
            </w:r>
            <w:r>
              <w:rPr>
                <w:noProof/>
                <w:webHidden/>
              </w:rPr>
              <w:fldChar w:fldCharType="end"/>
            </w:r>
          </w:hyperlink>
        </w:p>
        <w:p w14:paraId="3C806AC3" w14:textId="72A07232"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5" w:history="1">
            <w:r w:rsidRPr="00011FF5">
              <w:rPr>
                <w:rStyle w:val="Hyperlink"/>
                <w:noProof/>
              </w:rPr>
              <w:t>E-1.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_Toc188968705 \h </w:instrText>
            </w:r>
            <w:r>
              <w:rPr>
                <w:noProof/>
                <w:webHidden/>
              </w:rPr>
            </w:r>
            <w:r>
              <w:rPr>
                <w:noProof/>
                <w:webHidden/>
              </w:rPr>
              <w:fldChar w:fldCharType="separate"/>
            </w:r>
            <w:r>
              <w:rPr>
                <w:noProof/>
                <w:webHidden/>
              </w:rPr>
              <w:t>97</w:t>
            </w:r>
            <w:r>
              <w:rPr>
                <w:noProof/>
                <w:webHidden/>
              </w:rPr>
              <w:fldChar w:fldCharType="end"/>
            </w:r>
          </w:hyperlink>
        </w:p>
        <w:p w14:paraId="258C816D" w14:textId="2D5B810D" w:rsidR="00351389" w:rsidRDefault="00351389">
          <w:pPr>
            <w:pStyle w:val="TOC3"/>
            <w:rPr>
              <w:rFonts w:asciiTheme="minorHAnsi" w:eastAsiaTheme="minorEastAsia" w:hAnsiTheme="minorHAnsi" w:cstheme="minorBidi"/>
              <w:iCs w:val="0"/>
              <w:noProof/>
              <w:kern w:val="2"/>
              <w:sz w:val="24"/>
              <w:szCs w:val="24"/>
              <w:lang w:eastAsia="en-GB"/>
              <w14:ligatures w14:val="standardContextual"/>
            </w:rPr>
          </w:pPr>
          <w:hyperlink w:anchor="_Toc188968706" w:history="1">
            <w:r w:rsidRPr="00011FF5">
              <w:rPr>
                <w:rStyle w:val="Hyperlink"/>
                <w:noProof/>
                <w:lang w:eastAsia="en-US"/>
              </w:rPr>
              <w:t>E-1.1.1.</w:t>
            </w:r>
            <w:r>
              <w:rPr>
                <w:rFonts w:asciiTheme="minorHAnsi" w:eastAsiaTheme="minorEastAsia" w:hAnsiTheme="minorHAnsi" w:cstheme="minorBidi"/>
                <w:iCs w:val="0"/>
                <w:noProof/>
                <w:kern w:val="2"/>
                <w:sz w:val="24"/>
                <w:szCs w:val="24"/>
                <w:lang w:eastAsia="en-GB"/>
                <w14:ligatures w14:val="standardContextual"/>
              </w:rPr>
              <w:tab/>
            </w:r>
            <w:r w:rsidRPr="00011FF5">
              <w:rPr>
                <w:rStyle w:val="Hyperlink"/>
                <w:noProof/>
                <w:lang w:eastAsia="en-US"/>
              </w:rPr>
              <w:t>Prerequisites</w:t>
            </w:r>
            <w:r>
              <w:rPr>
                <w:noProof/>
                <w:webHidden/>
              </w:rPr>
              <w:tab/>
            </w:r>
            <w:r>
              <w:rPr>
                <w:noProof/>
                <w:webHidden/>
              </w:rPr>
              <w:fldChar w:fldCharType="begin"/>
            </w:r>
            <w:r>
              <w:rPr>
                <w:noProof/>
                <w:webHidden/>
              </w:rPr>
              <w:instrText xml:space="preserve"> PAGEREF _Toc188968706 \h </w:instrText>
            </w:r>
            <w:r>
              <w:rPr>
                <w:noProof/>
                <w:webHidden/>
              </w:rPr>
            </w:r>
            <w:r>
              <w:rPr>
                <w:noProof/>
                <w:webHidden/>
              </w:rPr>
              <w:fldChar w:fldCharType="separate"/>
            </w:r>
            <w:r>
              <w:rPr>
                <w:noProof/>
                <w:webHidden/>
              </w:rPr>
              <w:t>97</w:t>
            </w:r>
            <w:r>
              <w:rPr>
                <w:noProof/>
                <w:webHidden/>
              </w:rPr>
              <w:fldChar w:fldCharType="end"/>
            </w:r>
          </w:hyperlink>
        </w:p>
        <w:p w14:paraId="1A4DEA1F" w14:textId="7647242E"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7" w:history="1">
            <w:r w:rsidRPr="00011FF5">
              <w:rPr>
                <w:rStyle w:val="Hyperlink"/>
                <w:noProof/>
              </w:rPr>
              <w:t>Appendix F – GML Coverage Polygons</w:t>
            </w:r>
            <w:r>
              <w:rPr>
                <w:noProof/>
                <w:webHidden/>
              </w:rPr>
              <w:tab/>
            </w:r>
            <w:r>
              <w:rPr>
                <w:noProof/>
                <w:webHidden/>
              </w:rPr>
              <w:fldChar w:fldCharType="begin"/>
            </w:r>
            <w:r>
              <w:rPr>
                <w:noProof/>
                <w:webHidden/>
              </w:rPr>
              <w:instrText xml:space="preserve"> PAGEREF _Toc188968707 \h </w:instrText>
            </w:r>
            <w:r>
              <w:rPr>
                <w:noProof/>
                <w:webHidden/>
              </w:rPr>
            </w:r>
            <w:r>
              <w:rPr>
                <w:noProof/>
                <w:webHidden/>
              </w:rPr>
              <w:fldChar w:fldCharType="separate"/>
            </w:r>
            <w:r>
              <w:rPr>
                <w:noProof/>
                <w:webHidden/>
              </w:rPr>
              <w:t>103</w:t>
            </w:r>
            <w:r>
              <w:rPr>
                <w:noProof/>
                <w:webHidden/>
              </w:rPr>
              <w:fldChar w:fldCharType="end"/>
            </w:r>
          </w:hyperlink>
        </w:p>
        <w:p w14:paraId="3A1B7197" w14:textId="1ABC23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08" w:history="1">
            <w:r w:rsidRPr="00011FF5">
              <w:rPr>
                <w:rStyle w:val="Hyperlink"/>
                <w:noProof/>
              </w:rPr>
              <w:t>F-1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GML Coverage Polygons</w:t>
            </w:r>
            <w:r>
              <w:rPr>
                <w:noProof/>
                <w:webHidden/>
              </w:rPr>
              <w:tab/>
            </w:r>
            <w:r>
              <w:rPr>
                <w:noProof/>
                <w:webHidden/>
              </w:rPr>
              <w:fldChar w:fldCharType="begin"/>
            </w:r>
            <w:r>
              <w:rPr>
                <w:noProof/>
                <w:webHidden/>
              </w:rPr>
              <w:instrText xml:space="preserve"> PAGEREF _Toc188968708 \h </w:instrText>
            </w:r>
            <w:r>
              <w:rPr>
                <w:noProof/>
                <w:webHidden/>
              </w:rPr>
            </w:r>
            <w:r>
              <w:rPr>
                <w:noProof/>
                <w:webHidden/>
              </w:rPr>
              <w:fldChar w:fldCharType="separate"/>
            </w:r>
            <w:r>
              <w:rPr>
                <w:noProof/>
                <w:webHidden/>
              </w:rPr>
              <w:t>103</w:t>
            </w:r>
            <w:r>
              <w:rPr>
                <w:noProof/>
                <w:webHidden/>
              </w:rPr>
              <w:fldChar w:fldCharType="end"/>
            </w:r>
          </w:hyperlink>
        </w:p>
        <w:p w14:paraId="49E18EE3" w14:textId="30DDD1B1"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09" w:history="1">
            <w:r w:rsidRPr="00011FF5">
              <w:rPr>
                <w:rStyle w:val="Hyperlink"/>
                <w:noProof/>
              </w:rPr>
              <w:t>F-1.1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_Toc188968709 \h </w:instrText>
            </w:r>
            <w:r>
              <w:rPr>
                <w:noProof/>
                <w:webHidden/>
              </w:rPr>
            </w:r>
            <w:r>
              <w:rPr>
                <w:noProof/>
                <w:webHidden/>
              </w:rPr>
              <w:fldChar w:fldCharType="separate"/>
            </w:r>
            <w:r>
              <w:rPr>
                <w:noProof/>
                <w:webHidden/>
              </w:rPr>
              <w:t>103</w:t>
            </w:r>
            <w:r>
              <w:rPr>
                <w:noProof/>
                <w:webHidden/>
              </w:rPr>
              <w:fldChar w:fldCharType="end"/>
            </w:r>
          </w:hyperlink>
        </w:p>
        <w:p w14:paraId="6D337CEB" w14:textId="44E52FD3"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0" w:history="1">
            <w:r w:rsidRPr="00011FF5">
              <w:rPr>
                <w:rStyle w:val="Hyperlink"/>
                <w:noProof/>
              </w:rPr>
              <w:t>F-1.2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Specification</w:t>
            </w:r>
            <w:r>
              <w:rPr>
                <w:noProof/>
                <w:webHidden/>
              </w:rPr>
              <w:tab/>
            </w:r>
            <w:r>
              <w:rPr>
                <w:noProof/>
                <w:webHidden/>
              </w:rPr>
              <w:fldChar w:fldCharType="begin"/>
            </w:r>
            <w:r>
              <w:rPr>
                <w:noProof/>
                <w:webHidden/>
              </w:rPr>
              <w:instrText xml:space="preserve"> PAGEREF _Toc188968710 \h </w:instrText>
            </w:r>
            <w:r>
              <w:rPr>
                <w:noProof/>
                <w:webHidden/>
              </w:rPr>
            </w:r>
            <w:r>
              <w:rPr>
                <w:noProof/>
                <w:webHidden/>
              </w:rPr>
              <w:fldChar w:fldCharType="separate"/>
            </w:r>
            <w:r>
              <w:rPr>
                <w:noProof/>
                <w:webHidden/>
              </w:rPr>
              <w:t>103</w:t>
            </w:r>
            <w:r>
              <w:rPr>
                <w:noProof/>
                <w:webHidden/>
              </w:rPr>
              <w:fldChar w:fldCharType="end"/>
            </w:r>
          </w:hyperlink>
        </w:p>
        <w:p w14:paraId="6B4C3722" w14:textId="47963833"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1" w:history="1">
            <w:r w:rsidRPr="00011FF5">
              <w:rPr>
                <w:rStyle w:val="Hyperlink"/>
                <w:noProof/>
              </w:rPr>
              <w:t>Appendix G - Thinning Algorithms</w:t>
            </w:r>
            <w:r>
              <w:rPr>
                <w:noProof/>
                <w:webHidden/>
              </w:rPr>
              <w:tab/>
            </w:r>
            <w:r>
              <w:rPr>
                <w:noProof/>
                <w:webHidden/>
              </w:rPr>
              <w:fldChar w:fldCharType="begin"/>
            </w:r>
            <w:r>
              <w:rPr>
                <w:noProof/>
                <w:webHidden/>
              </w:rPr>
              <w:instrText xml:space="preserve"> PAGEREF _Toc188968711 \h </w:instrText>
            </w:r>
            <w:r>
              <w:rPr>
                <w:noProof/>
                <w:webHidden/>
              </w:rPr>
            </w:r>
            <w:r>
              <w:rPr>
                <w:noProof/>
                <w:webHidden/>
              </w:rPr>
              <w:fldChar w:fldCharType="separate"/>
            </w:r>
            <w:r>
              <w:rPr>
                <w:noProof/>
                <w:webHidden/>
              </w:rPr>
              <w:t>104</w:t>
            </w:r>
            <w:r>
              <w:rPr>
                <w:noProof/>
                <w:webHidden/>
              </w:rPr>
              <w:fldChar w:fldCharType="end"/>
            </w:r>
          </w:hyperlink>
        </w:p>
        <w:p w14:paraId="65EC059D" w14:textId="3885CE5C"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2" w:history="1">
            <w:r w:rsidRPr="00011FF5">
              <w:rPr>
                <w:rStyle w:val="Hyperlink"/>
                <w:noProof/>
              </w:rPr>
              <w:t>G-1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_Toc188968712 \h </w:instrText>
            </w:r>
            <w:r>
              <w:rPr>
                <w:noProof/>
                <w:webHidden/>
              </w:rPr>
            </w:r>
            <w:r>
              <w:rPr>
                <w:noProof/>
                <w:webHidden/>
              </w:rPr>
              <w:fldChar w:fldCharType="separate"/>
            </w:r>
            <w:r>
              <w:rPr>
                <w:noProof/>
                <w:webHidden/>
              </w:rPr>
              <w:t>104</w:t>
            </w:r>
            <w:r>
              <w:rPr>
                <w:noProof/>
                <w:webHidden/>
              </w:rPr>
              <w:fldChar w:fldCharType="end"/>
            </w:r>
          </w:hyperlink>
        </w:p>
        <w:p w14:paraId="2AA05864" w14:textId="794A66D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3" w:history="1">
            <w:r w:rsidRPr="00011FF5">
              <w:rPr>
                <w:rStyle w:val="Hyperlink"/>
                <w:noProof/>
              </w:rPr>
              <w:t>G-1.1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Regularly gridded data</w:t>
            </w:r>
            <w:r>
              <w:rPr>
                <w:noProof/>
                <w:webHidden/>
              </w:rPr>
              <w:tab/>
            </w:r>
            <w:r>
              <w:rPr>
                <w:noProof/>
                <w:webHidden/>
              </w:rPr>
              <w:fldChar w:fldCharType="begin"/>
            </w:r>
            <w:r>
              <w:rPr>
                <w:noProof/>
                <w:webHidden/>
              </w:rPr>
              <w:instrText xml:space="preserve"> PAGEREF _Toc188968713 \h </w:instrText>
            </w:r>
            <w:r>
              <w:rPr>
                <w:noProof/>
                <w:webHidden/>
              </w:rPr>
            </w:r>
            <w:r>
              <w:rPr>
                <w:noProof/>
                <w:webHidden/>
              </w:rPr>
              <w:fldChar w:fldCharType="separate"/>
            </w:r>
            <w:r>
              <w:rPr>
                <w:noProof/>
                <w:webHidden/>
              </w:rPr>
              <w:t>104</w:t>
            </w:r>
            <w:r>
              <w:rPr>
                <w:noProof/>
                <w:webHidden/>
              </w:rPr>
              <w:fldChar w:fldCharType="end"/>
            </w:r>
          </w:hyperlink>
        </w:p>
        <w:p w14:paraId="646BAD92" w14:textId="32559CD0"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4" w:history="1">
            <w:r w:rsidRPr="00011FF5">
              <w:rPr>
                <w:rStyle w:val="Hyperlink"/>
                <w:noProof/>
              </w:rPr>
              <w:t>Appendix H-  Import and Use of projected data on S-100 ECDIS</w:t>
            </w:r>
            <w:r>
              <w:rPr>
                <w:noProof/>
                <w:webHidden/>
              </w:rPr>
              <w:tab/>
            </w:r>
            <w:r>
              <w:rPr>
                <w:noProof/>
                <w:webHidden/>
              </w:rPr>
              <w:fldChar w:fldCharType="begin"/>
            </w:r>
            <w:r>
              <w:rPr>
                <w:noProof/>
                <w:webHidden/>
              </w:rPr>
              <w:instrText xml:space="preserve"> PAGEREF _Toc188968714 \h </w:instrText>
            </w:r>
            <w:r>
              <w:rPr>
                <w:noProof/>
                <w:webHidden/>
              </w:rPr>
            </w:r>
            <w:r>
              <w:rPr>
                <w:noProof/>
                <w:webHidden/>
              </w:rPr>
              <w:fldChar w:fldCharType="separate"/>
            </w:r>
            <w:r>
              <w:rPr>
                <w:noProof/>
                <w:webHidden/>
              </w:rPr>
              <w:t>108</w:t>
            </w:r>
            <w:r>
              <w:rPr>
                <w:noProof/>
                <w:webHidden/>
              </w:rPr>
              <w:fldChar w:fldCharType="end"/>
            </w:r>
          </w:hyperlink>
        </w:p>
        <w:p w14:paraId="11EEB18E" w14:textId="188FC13D" w:rsidR="00351389" w:rsidRDefault="00351389">
          <w:pPr>
            <w:pStyle w:val="TOC1"/>
            <w:rPr>
              <w:rFonts w:asciiTheme="minorHAnsi" w:eastAsiaTheme="minorEastAsia" w:hAnsiTheme="minorHAnsi" w:cstheme="minorBidi"/>
              <w:bCs w:val="0"/>
              <w:noProof/>
              <w:kern w:val="2"/>
              <w:sz w:val="24"/>
              <w:szCs w:val="24"/>
              <w:lang w:eastAsia="en-GB"/>
              <w14:ligatures w14:val="standardContextual"/>
            </w:rPr>
          </w:pPr>
          <w:hyperlink w:anchor="_Toc188968715" w:history="1">
            <w:r w:rsidRPr="00011FF5">
              <w:rPr>
                <w:rStyle w:val="Hyperlink"/>
                <w:noProof/>
              </w:rPr>
              <w:t>H-1</w:t>
            </w:r>
            <w:r>
              <w:rPr>
                <w:rFonts w:asciiTheme="minorHAnsi" w:eastAsiaTheme="minorEastAsia" w:hAnsiTheme="minorHAnsi" w:cstheme="minorBidi"/>
                <w:bCs w:val="0"/>
                <w:noProof/>
                <w:kern w:val="2"/>
                <w:sz w:val="24"/>
                <w:szCs w:val="24"/>
                <w:lang w:eastAsia="en-GB"/>
                <w14:ligatures w14:val="standardContextual"/>
              </w:rPr>
              <w:tab/>
            </w:r>
            <w:r w:rsidRPr="00011FF5">
              <w:rPr>
                <w:rStyle w:val="Hyperlink"/>
                <w:noProof/>
              </w:rPr>
              <w:t>Introduction</w:t>
            </w:r>
            <w:r>
              <w:rPr>
                <w:noProof/>
                <w:webHidden/>
              </w:rPr>
              <w:tab/>
            </w:r>
            <w:r>
              <w:rPr>
                <w:noProof/>
                <w:webHidden/>
              </w:rPr>
              <w:fldChar w:fldCharType="begin"/>
            </w:r>
            <w:r>
              <w:rPr>
                <w:noProof/>
                <w:webHidden/>
              </w:rPr>
              <w:instrText xml:space="preserve"> PAGEREF _Toc188968715 \h </w:instrText>
            </w:r>
            <w:r>
              <w:rPr>
                <w:noProof/>
                <w:webHidden/>
              </w:rPr>
            </w:r>
            <w:r>
              <w:rPr>
                <w:noProof/>
                <w:webHidden/>
              </w:rPr>
              <w:fldChar w:fldCharType="separate"/>
            </w:r>
            <w:r>
              <w:rPr>
                <w:noProof/>
                <w:webHidden/>
              </w:rPr>
              <w:t>108</w:t>
            </w:r>
            <w:r>
              <w:rPr>
                <w:noProof/>
                <w:webHidden/>
              </w:rPr>
              <w:fldChar w:fldCharType="end"/>
            </w:r>
          </w:hyperlink>
        </w:p>
        <w:p w14:paraId="0D1E3D33" w14:textId="3E27904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6" w:history="1">
            <w:r w:rsidRPr="00011FF5">
              <w:rPr>
                <w:rStyle w:val="Hyperlink"/>
                <w:noProof/>
              </w:rPr>
              <w:t>H-1.1</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UTM to WGS 84</w:t>
            </w:r>
            <w:r>
              <w:rPr>
                <w:noProof/>
                <w:webHidden/>
              </w:rPr>
              <w:tab/>
            </w:r>
            <w:r>
              <w:rPr>
                <w:noProof/>
                <w:webHidden/>
              </w:rPr>
              <w:fldChar w:fldCharType="begin"/>
            </w:r>
            <w:r>
              <w:rPr>
                <w:noProof/>
                <w:webHidden/>
              </w:rPr>
              <w:instrText xml:space="preserve"> PAGEREF _Toc188968716 \h </w:instrText>
            </w:r>
            <w:r>
              <w:rPr>
                <w:noProof/>
                <w:webHidden/>
              </w:rPr>
            </w:r>
            <w:r>
              <w:rPr>
                <w:noProof/>
                <w:webHidden/>
              </w:rPr>
              <w:fldChar w:fldCharType="separate"/>
            </w:r>
            <w:r>
              <w:rPr>
                <w:noProof/>
                <w:webHidden/>
              </w:rPr>
              <w:t>108</w:t>
            </w:r>
            <w:r>
              <w:rPr>
                <w:noProof/>
                <w:webHidden/>
              </w:rPr>
              <w:fldChar w:fldCharType="end"/>
            </w:r>
          </w:hyperlink>
        </w:p>
        <w:p w14:paraId="5C1E923C" w14:textId="3702B86E"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7" w:history="1">
            <w:r w:rsidRPr="00011FF5">
              <w:rPr>
                <w:rStyle w:val="Hyperlink"/>
                <w:noProof/>
              </w:rPr>
              <w:t>H-1.2</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North to WGS 84</w:t>
            </w:r>
            <w:r>
              <w:rPr>
                <w:noProof/>
                <w:webHidden/>
              </w:rPr>
              <w:tab/>
            </w:r>
            <w:r>
              <w:rPr>
                <w:noProof/>
                <w:webHidden/>
              </w:rPr>
              <w:fldChar w:fldCharType="begin"/>
            </w:r>
            <w:r>
              <w:rPr>
                <w:noProof/>
                <w:webHidden/>
              </w:rPr>
              <w:instrText xml:space="preserve"> PAGEREF _Toc188968717 \h </w:instrText>
            </w:r>
            <w:r>
              <w:rPr>
                <w:noProof/>
                <w:webHidden/>
              </w:rPr>
            </w:r>
            <w:r>
              <w:rPr>
                <w:noProof/>
                <w:webHidden/>
              </w:rPr>
              <w:fldChar w:fldCharType="separate"/>
            </w:r>
            <w:r>
              <w:rPr>
                <w:noProof/>
                <w:webHidden/>
              </w:rPr>
              <w:t>109</w:t>
            </w:r>
            <w:r>
              <w:rPr>
                <w:noProof/>
                <w:webHidden/>
              </w:rPr>
              <w:fldChar w:fldCharType="end"/>
            </w:r>
          </w:hyperlink>
        </w:p>
        <w:p w14:paraId="1BDCF74B" w14:textId="5FC430F0"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8" w:history="1">
            <w:r w:rsidRPr="00011FF5">
              <w:rPr>
                <w:rStyle w:val="Hyperlink"/>
                <w:noProof/>
              </w:rPr>
              <w:t>H-1.3</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Conversion from UPS South to WGS 84</w:t>
            </w:r>
            <w:r>
              <w:rPr>
                <w:noProof/>
                <w:webHidden/>
              </w:rPr>
              <w:tab/>
            </w:r>
            <w:r>
              <w:rPr>
                <w:noProof/>
                <w:webHidden/>
              </w:rPr>
              <w:fldChar w:fldCharType="begin"/>
            </w:r>
            <w:r>
              <w:rPr>
                <w:noProof/>
                <w:webHidden/>
              </w:rPr>
              <w:instrText xml:space="preserve"> PAGEREF _Toc188968718 \h </w:instrText>
            </w:r>
            <w:r>
              <w:rPr>
                <w:noProof/>
                <w:webHidden/>
              </w:rPr>
            </w:r>
            <w:r>
              <w:rPr>
                <w:noProof/>
                <w:webHidden/>
              </w:rPr>
              <w:fldChar w:fldCharType="separate"/>
            </w:r>
            <w:r>
              <w:rPr>
                <w:noProof/>
                <w:webHidden/>
              </w:rPr>
              <w:t>110</w:t>
            </w:r>
            <w:r>
              <w:rPr>
                <w:noProof/>
                <w:webHidden/>
              </w:rPr>
              <w:fldChar w:fldCharType="end"/>
            </w:r>
          </w:hyperlink>
        </w:p>
        <w:p w14:paraId="0707B684" w14:textId="1A51EA65" w:rsidR="00351389" w:rsidRDefault="00351389">
          <w:pPr>
            <w:pStyle w:val="TOC2"/>
            <w:rPr>
              <w:rFonts w:asciiTheme="minorHAnsi" w:eastAsiaTheme="minorEastAsia" w:hAnsiTheme="minorHAnsi" w:cstheme="minorBidi"/>
              <w:noProof/>
              <w:kern w:val="2"/>
              <w:sz w:val="24"/>
              <w:szCs w:val="24"/>
              <w:lang w:eastAsia="en-GB"/>
              <w14:ligatures w14:val="standardContextual"/>
            </w:rPr>
          </w:pPr>
          <w:hyperlink w:anchor="_Toc188968719" w:history="1">
            <w:r w:rsidRPr="00011FF5">
              <w:rPr>
                <w:rStyle w:val="Hyperlink"/>
                <w:noProof/>
              </w:rPr>
              <w:t>H-1.4</w:t>
            </w:r>
            <w:r>
              <w:rPr>
                <w:rFonts w:asciiTheme="minorHAnsi" w:eastAsiaTheme="minorEastAsia" w:hAnsiTheme="minorHAnsi" w:cstheme="minorBidi"/>
                <w:noProof/>
                <w:kern w:val="2"/>
                <w:sz w:val="24"/>
                <w:szCs w:val="24"/>
                <w:lang w:eastAsia="en-GB"/>
                <w14:ligatures w14:val="standardContextual"/>
              </w:rPr>
              <w:tab/>
            </w:r>
            <w:r w:rsidRPr="00011FF5">
              <w:rPr>
                <w:rStyle w:val="Hyperlink"/>
                <w:noProof/>
              </w:rPr>
              <w:t>References</w:t>
            </w:r>
            <w:r>
              <w:rPr>
                <w:noProof/>
                <w:webHidden/>
              </w:rPr>
              <w:tab/>
            </w:r>
            <w:r>
              <w:rPr>
                <w:noProof/>
                <w:webHidden/>
              </w:rPr>
              <w:fldChar w:fldCharType="begin"/>
            </w:r>
            <w:r>
              <w:rPr>
                <w:noProof/>
                <w:webHidden/>
              </w:rPr>
              <w:instrText xml:space="preserve"> PAGEREF _Toc188968719 \h </w:instrText>
            </w:r>
            <w:r>
              <w:rPr>
                <w:noProof/>
                <w:webHidden/>
              </w:rPr>
            </w:r>
            <w:r>
              <w:rPr>
                <w:noProof/>
                <w:webHidden/>
              </w:rPr>
              <w:fldChar w:fldCharType="separate"/>
            </w:r>
            <w:r>
              <w:rPr>
                <w:noProof/>
                <w:webHidden/>
              </w:rPr>
              <w:t>111</w:t>
            </w:r>
            <w:r>
              <w:rPr>
                <w:noProof/>
                <w:webHidden/>
              </w:rPr>
              <w:fldChar w:fldCharType="end"/>
            </w:r>
          </w:hyperlink>
        </w:p>
        <w:p w14:paraId="22BDCFFF" w14:textId="6E67EA1B"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7B11A24F" w:rsidR="00703BA8" w:rsidRPr="00237F07" w:rsidRDefault="003171AA" w:rsidP="004E61EE">
            <w:pPr>
              <w:spacing w:before="60" w:after="60" w:line="240" w:lineRule="auto"/>
              <w:ind w:left="44" w:hanging="26"/>
              <w:rPr>
                <w:rFonts w:cs="Arial"/>
              </w:rPr>
            </w:pPr>
            <w:r w:rsidRPr="00237F07">
              <w:rPr>
                <w:rFonts w:cs="Arial"/>
              </w:rPr>
              <w:t xml:space="preserve">Added </w:t>
            </w:r>
            <w:bookmarkStart w:id="16" w:name="_Hlk178940581"/>
            <w:del w:id="17" w:author="Jonathan Pritchard" w:date="2025-03-10T07:42:00Z" w16du:dateUtc="2025-03-10T07:42:00Z">
              <w:r w:rsidRPr="00B77A92" w:rsidDel="0056040E">
                <w:rPr>
                  <w:rFonts w:cs="Arial"/>
                </w:rPr>
                <w:delText>MSC.530(106</w:delText>
              </w:r>
              <w:bookmarkEnd w:id="16"/>
              <w:r w:rsidRPr="00B77A92" w:rsidDel="0056040E">
                <w:rPr>
                  <w:rFonts w:cs="Arial"/>
                </w:rPr>
                <w:delText>)</w:delText>
              </w:r>
            </w:del>
            <w:ins w:id="18" w:author="Jonathan Pritchard" w:date="2025-03-10T07:42:00Z" w16du:dateUtc="2025-03-10T07:42:00Z">
              <w:r w:rsidR="0056040E">
                <w:rPr>
                  <w:rFonts w:cs="Arial"/>
                </w:rPr>
                <w:t>MSC.530(106)/</w:t>
              </w:r>
            </w:ins>
            <w:ins w:id="19" w:author="Jonathan Pritchard" w:date="2025-03-10T07:46:00Z" w16du:dateUtc="2025-03-10T07:46:00Z">
              <w:r w:rsidR="0056040E">
                <w:rPr>
                  <w:rFonts w:cs="Arial"/>
                </w:rPr>
                <w:t>Rev</w:t>
              </w:r>
            </w:ins>
            <w:ins w:id="20" w:author="Jonathan Pritchard" w:date="2025-03-10T07:42:00Z" w16du:dateUtc="2025-03-10T07:42:00Z">
              <w:r w:rsidR="0056040E">
                <w:rPr>
                  <w:rFonts w:cs="Arial"/>
                </w:rPr>
                <w:t>.1</w:t>
              </w:r>
            </w:ins>
            <w:r w:rsidRPr="00B77A92">
              <w:rPr>
                <w:rFonts w:cs="Arial"/>
              </w:rPr>
              <w:t xml:space="preserve">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r w:rsidR="00BC2B3F" w:rsidRPr="00B77A92" w14:paraId="377BD032" w14:textId="77777777" w:rsidTr="00AE3E22">
        <w:tc>
          <w:tcPr>
            <w:tcW w:w="1526" w:type="dxa"/>
            <w:tcBorders>
              <w:top w:val="single" w:sz="4" w:space="0" w:color="auto"/>
              <w:left w:val="single" w:sz="4" w:space="0" w:color="auto"/>
              <w:bottom w:val="single" w:sz="4" w:space="0" w:color="auto"/>
              <w:right w:val="single" w:sz="4" w:space="0" w:color="auto"/>
            </w:tcBorders>
          </w:tcPr>
          <w:p w14:paraId="19BA2325" w14:textId="142FE5CF" w:rsidR="00BC2B3F" w:rsidRDefault="00BC2B3F" w:rsidP="004E61EE">
            <w:pPr>
              <w:spacing w:before="60" w:after="60" w:line="240" w:lineRule="auto"/>
              <w:rPr>
                <w:rFonts w:cs="Arial"/>
              </w:rPr>
            </w:pPr>
            <w:commentRangeStart w:id="21"/>
            <w:r>
              <w:rPr>
                <w:rFonts w:cs="Arial"/>
              </w:rPr>
              <w:t xml:space="preserve">1.8.0 </w:t>
            </w:r>
            <w:commentRangeEnd w:id="21"/>
            <w:r w:rsidR="00131A93">
              <w:rPr>
                <w:rStyle w:val="CommentReference"/>
              </w:rPr>
              <w:commentReference w:id="21"/>
            </w: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14E2FB77" w14:textId="24F2EC07" w:rsidR="00BC2B3F" w:rsidRDefault="00BC2B3F" w:rsidP="004E61EE">
            <w:pPr>
              <w:spacing w:before="60" w:after="60" w:line="240" w:lineRule="auto"/>
              <w:ind w:left="-1" w:firstLine="1"/>
              <w:rPr>
                <w:rFonts w:cs="Arial"/>
              </w:rPr>
            </w:pPr>
            <w:r>
              <w:rPr>
                <w:rFonts w:cs="Arial"/>
              </w:rPr>
              <w:t>January 2025</w:t>
            </w:r>
          </w:p>
        </w:tc>
        <w:tc>
          <w:tcPr>
            <w:tcW w:w="1252" w:type="dxa"/>
            <w:tcBorders>
              <w:top w:val="single" w:sz="4" w:space="0" w:color="auto"/>
              <w:left w:val="single" w:sz="4" w:space="0" w:color="auto"/>
              <w:bottom w:val="single" w:sz="4" w:space="0" w:color="auto"/>
              <w:right w:val="single" w:sz="4" w:space="0" w:color="auto"/>
            </w:tcBorders>
          </w:tcPr>
          <w:p w14:paraId="62D5C079" w14:textId="77777777" w:rsidR="00BC2B3F" w:rsidRPr="00237F07" w:rsidRDefault="00BC2B3F"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3D45BD4C" w14:textId="42F9688B" w:rsidR="00BC2B3F" w:rsidRDefault="00BC2B3F" w:rsidP="006D2CAA">
            <w:pPr>
              <w:spacing w:before="60" w:after="60" w:line="240" w:lineRule="auto"/>
              <w:ind w:left="44"/>
              <w:rPr>
                <w:rFonts w:cs="Arial"/>
              </w:rPr>
            </w:pPr>
            <w:r>
              <w:rPr>
                <w:rFonts w:cs="Arial"/>
              </w:rPr>
              <w:t>Draft for 2.0.0</w:t>
            </w:r>
            <w:r w:rsidR="00B94DFF">
              <w:rPr>
                <w:rFonts w:cs="Arial"/>
              </w:rPr>
              <w:t>, HSSC 2025 following VTC reviews and resolutions of comments from F2F meeting.</w:t>
            </w:r>
          </w:p>
        </w:tc>
      </w:tr>
      <w:tr w:rsidR="002348F9" w:rsidRPr="00B77A92" w14:paraId="0671ED5F" w14:textId="77777777" w:rsidTr="00AE3E22">
        <w:tc>
          <w:tcPr>
            <w:tcW w:w="1526" w:type="dxa"/>
            <w:tcBorders>
              <w:top w:val="single" w:sz="4" w:space="0" w:color="auto"/>
              <w:left w:val="single" w:sz="4" w:space="0" w:color="auto"/>
              <w:bottom w:val="single" w:sz="4" w:space="0" w:color="auto"/>
              <w:right w:val="single" w:sz="4" w:space="0" w:color="auto"/>
            </w:tcBorders>
          </w:tcPr>
          <w:p w14:paraId="7C2D0CE6" w14:textId="3B82A93D" w:rsidR="002348F9" w:rsidRDefault="002348F9" w:rsidP="004E61EE">
            <w:pPr>
              <w:spacing w:before="60" w:after="60" w:line="240" w:lineRule="auto"/>
              <w:rPr>
                <w:rFonts w:cs="Arial"/>
              </w:rPr>
            </w:pPr>
            <w:r>
              <w:rPr>
                <w:rFonts w:cs="Arial"/>
              </w:rPr>
              <w:t>1.9.0[2.0.0</w:t>
            </w:r>
          </w:p>
        </w:tc>
        <w:tc>
          <w:tcPr>
            <w:tcW w:w="1612" w:type="dxa"/>
            <w:tcBorders>
              <w:top w:val="single" w:sz="4" w:space="0" w:color="auto"/>
              <w:left w:val="single" w:sz="4" w:space="0" w:color="auto"/>
              <w:bottom w:val="single" w:sz="4" w:space="0" w:color="auto"/>
              <w:right w:val="single" w:sz="4" w:space="0" w:color="auto"/>
            </w:tcBorders>
          </w:tcPr>
          <w:p w14:paraId="6754DB8C" w14:textId="61457E5E"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3D777DC6"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2C20EEB2" w14:textId="2B0CDCFE" w:rsidR="002348F9" w:rsidRDefault="002348F9" w:rsidP="006D2CAA">
            <w:pPr>
              <w:spacing w:before="60" w:after="60" w:line="240" w:lineRule="auto"/>
              <w:ind w:left="44"/>
              <w:rPr>
                <w:rFonts w:cs="Arial"/>
              </w:rPr>
            </w:pPr>
            <w:r>
              <w:rPr>
                <w:rFonts w:cs="Arial"/>
              </w:rPr>
              <w:t>Prepared version for TSM 2025</w:t>
            </w:r>
          </w:p>
        </w:tc>
      </w:tr>
      <w:tr w:rsidR="002348F9" w:rsidRPr="00B77A92" w14:paraId="2F97F856" w14:textId="77777777" w:rsidTr="00AE3E22">
        <w:tc>
          <w:tcPr>
            <w:tcW w:w="1526" w:type="dxa"/>
            <w:tcBorders>
              <w:top w:val="single" w:sz="4" w:space="0" w:color="auto"/>
              <w:left w:val="single" w:sz="4" w:space="0" w:color="auto"/>
              <w:bottom w:val="single" w:sz="4" w:space="0" w:color="auto"/>
              <w:right w:val="single" w:sz="4" w:space="0" w:color="auto"/>
            </w:tcBorders>
          </w:tcPr>
          <w:p w14:paraId="510649EE" w14:textId="44E95EBF" w:rsidR="002348F9" w:rsidRDefault="002348F9" w:rsidP="004E61EE">
            <w:pPr>
              <w:spacing w:before="60" w:after="60" w:line="240" w:lineRule="auto"/>
              <w:rPr>
                <w:rFonts w:cs="Arial"/>
              </w:rPr>
            </w:pPr>
            <w:r>
              <w:rPr>
                <w:rFonts w:cs="Arial"/>
              </w:rPr>
              <w:t>2.0.0</w:t>
            </w:r>
          </w:p>
        </w:tc>
        <w:tc>
          <w:tcPr>
            <w:tcW w:w="1612" w:type="dxa"/>
            <w:tcBorders>
              <w:top w:val="single" w:sz="4" w:space="0" w:color="auto"/>
              <w:left w:val="single" w:sz="4" w:space="0" w:color="auto"/>
              <w:bottom w:val="single" w:sz="4" w:space="0" w:color="auto"/>
              <w:right w:val="single" w:sz="4" w:space="0" w:color="auto"/>
            </w:tcBorders>
          </w:tcPr>
          <w:p w14:paraId="794F2339" w14:textId="46987E9A" w:rsidR="002348F9" w:rsidRDefault="002348F9" w:rsidP="004E61EE">
            <w:pPr>
              <w:spacing w:before="60" w:after="60" w:line="240" w:lineRule="auto"/>
              <w:ind w:left="-1" w:firstLine="1"/>
              <w:rPr>
                <w:rFonts w:cs="Arial"/>
              </w:rPr>
            </w:pPr>
            <w:r>
              <w:rPr>
                <w:rFonts w:cs="Arial"/>
              </w:rPr>
              <w:t>March 2025</w:t>
            </w:r>
          </w:p>
        </w:tc>
        <w:tc>
          <w:tcPr>
            <w:tcW w:w="1252" w:type="dxa"/>
            <w:tcBorders>
              <w:top w:val="single" w:sz="4" w:space="0" w:color="auto"/>
              <w:left w:val="single" w:sz="4" w:space="0" w:color="auto"/>
              <w:bottom w:val="single" w:sz="4" w:space="0" w:color="auto"/>
              <w:right w:val="single" w:sz="4" w:space="0" w:color="auto"/>
            </w:tcBorders>
          </w:tcPr>
          <w:p w14:paraId="6C0733E5" w14:textId="77777777" w:rsidR="002348F9" w:rsidRPr="00237F07" w:rsidRDefault="002348F9"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B5ED17F" w14:textId="7C47369A" w:rsidR="002348F9" w:rsidRDefault="002348F9" w:rsidP="006D2CAA">
            <w:pPr>
              <w:spacing w:before="60" w:after="60" w:line="240" w:lineRule="auto"/>
              <w:ind w:left="44"/>
              <w:rPr>
                <w:rFonts w:cs="Arial"/>
              </w:rPr>
            </w:pPr>
            <w:r>
              <w:rPr>
                <w:rFonts w:cs="Arial"/>
              </w:rPr>
              <w:t>Version submitted to HSSC 2025</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even" r:id="rId19"/>
          <w:headerReference w:type="default" r:id="rId20"/>
          <w:footerReference w:type="even" r:id="rId21"/>
          <w:footerReference w:type="default" r:id="rId22"/>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225381">
      <w:pPr>
        <w:pStyle w:val="Heading1"/>
        <w:rPr>
          <w:rFonts w:eastAsia="MS Mincho"/>
        </w:rPr>
      </w:pPr>
      <w:bookmarkStart w:id="22" w:name="_Toc188968497"/>
      <w:bookmarkEnd w:id="0"/>
      <w:bookmarkEnd w:id="1"/>
      <w:bookmarkEnd w:id="2"/>
      <w:r w:rsidRPr="00237F07">
        <w:rPr>
          <w:rFonts w:eastAsia="MS Mincho"/>
        </w:rPr>
        <w:lastRenderedPageBreak/>
        <w:t>Introduction</w:t>
      </w:r>
      <w:bookmarkEnd w:id="22"/>
    </w:p>
    <w:p w14:paraId="0BEA3CBA" w14:textId="3E2B79D4" w:rsidR="00C951BB" w:rsidRPr="00237F07" w:rsidRDefault="0096094A" w:rsidP="004E61EE">
      <w:pPr>
        <w:spacing w:after="120" w:line="240" w:lineRule="auto"/>
        <w:jc w:val="both"/>
      </w:pPr>
      <w:r w:rsidRPr="00237F07">
        <w:t xml:space="preserve">This </w:t>
      </w:r>
      <w:r w:rsidR="008B07B0">
        <w:t>document</w:t>
      </w:r>
      <w:r w:rsidR="008B07B0" w:rsidRPr="00237F07">
        <w:t xml:space="preserve"> </w:t>
      </w:r>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and other </w:t>
      </w:r>
      <w:r w:rsidR="00C951BB" w:rsidRPr="00237F07">
        <w:t>user interaction</w:t>
      </w:r>
      <w:r w:rsidRPr="00237F07">
        <w:t xml:space="preserve"> functions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489332A3" w:rsidR="0096094A" w:rsidRPr="00237F07" w:rsidRDefault="00C951BB" w:rsidP="004E61EE">
      <w:pPr>
        <w:spacing w:after="120" w:line="240" w:lineRule="auto"/>
        <w:jc w:val="both"/>
      </w:pPr>
      <w:r w:rsidRPr="00237F07">
        <w:t xml:space="preserve">This </w:t>
      </w:r>
      <w:r w:rsidR="004554DE">
        <w:t>specification</w:t>
      </w:r>
      <w:r w:rsidR="004554DE"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20A6FEE" w:rsidR="00413E27" w:rsidRPr="00237F07" w:rsidRDefault="00E60658" w:rsidP="004E61EE">
      <w:pPr>
        <w:spacing w:after="120" w:line="240" w:lineRule="auto"/>
        <w:jc w:val="both"/>
      </w:pPr>
      <w:r w:rsidRPr="00237F07">
        <w:t xml:space="preserve">This </w:t>
      </w:r>
      <w:r w:rsidR="004554DE">
        <w:t>specification</w:t>
      </w:r>
      <w:r w:rsidR="004554DE" w:rsidRPr="00237F07">
        <w:t xml:space="preserve"> </w:t>
      </w:r>
      <w:r w:rsidRPr="00237F07">
        <w:t xml:space="preserve">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1ED07282"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w:t>
      </w:r>
      <w:r w:rsidR="004554DE">
        <w:t>specification</w:t>
      </w:r>
      <w:r w:rsidR="004554DE" w:rsidRPr="00237F07">
        <w:t xml:space="preserve"> </w:t>
      </w:r>
      <w:r w:rsidRPr="00237F07">
        <w:t xml:space="preserve">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w:t>
      </w:r>
      <w:r w:rsidR="001D420D">
        <w:t>a</w:t>
      </w:r>
      <w:r w:rsidR="00451A0E" w:rsidRPr="00237F07">
        <w:t>.</w:t>
      </w:r>
    </w:p>
    <w:p w14:paraId="3AEB7C84" w14:textId="5DFE804A" w:rsidR="007B452F" w:rsidRDefault="008937C6" w:rsidP="004E61EE">
      <w:pPr>
        <w:spacing w:after="120" w:line="240" w:lineRule="auto"/>
        <w:jc w:val="both"/>
        <w:rPr>
          <w:ins w:id="23" w:author="Jonathan Pritchard" w:date="2025-03-11T14:54:00Z" w16du:dateUtc="2025-03-11T14:54:00Z"/>
          <w:lang w:eastAsia="en-US"/>
        </w:rPr>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004554DE">
        <w:t>specification</w:t>
      </w:r>
      <w:r w:rsidR="004554DE" w:rsidRPr="00237F07">
        <w:t xml:space="preserve"> </w:t>
      </w:r>
      <w:r w:rsidR="008748FB" w:rsidRPr="00237F07">
        <w:t xml:space="preserve">and a mandatory requirement in an applicable standard, the requirement in the standard supersedes the guidance in this </w:t>
      </w:r>
      <w:r w:rsidR="004554DE">
        <w:t>specification</w:t>
      </w:r>
      <w:r w:rsidR="008748FB" w:rsidRPr="00237F07">
        <w:t>.</w:t>
      </w:r>
      <w:r w:rsidR="00D748F6">
        <w:t xml:space="preserve"> </w:t>
      </w:r>
      <w:r w:rsidR="00D748F6" w:rsidRPr="00B812CA">
        <w:rPr>
          <w:lang w:eastAsia="en-US"/>
        </w:rPr>
        <w:t xml:space="preserve">Manufacturers, type-approval authorities, and above all Mariners, are always encouraged to contact the IHO </w:t>
      </w:r>
      <w:del w:id="24" w:author="Jonathan Pritchard" w:date="2025-03-11T16:05:00Z" w16du:dateUtc="2025-03-11T16:05:00Z">
        <w:r w:rsidR="00D748F6" w:rsidRPr="00B812CA" w:rsidDel="007F244A">
          <w:rPr>
            <w:lang w:eastAsia="en-US"/>
          </w:rPr>
          <w:delText>over any improvements, criticisms, questions or comments</w:delText>
        </w:r>
      </w:del>
      <w:ins w:id="25" w:author="Jonathan Pritchard" w:date="2025-03-11T16:05:00Z" w16du:dateUtc="2025-03-11T16:05:00Z">
        <w:r w:rsidR="007F244A">
          <w:rPr>
            <w:lang w:eastAsia="en-US"/>
          </w:rPr>
          <w:t>to provide feedback</w:t>
        </w:r>
      </w:ins>
      <w:r w:rsidR="00D748F6" w:rsidRPr="00B812CA">
        <w:rPr>
          <w:lang w:eastAsia="en-US"/>
        </w:rPr>
        <w:t xml:space="preserve"> that they may have about the ECDIS display, in order that th</w:t>
      </w:r>
      <w:r w:rsidR="004554DE">
        <w:rPr>
          <w:lang w:eastAsia="en-US"/>
        </w:rPr>
        <w:t>is</w:t>
      </w:r>
      <w:r w:rsidR="00D748F6" w:rsidRPr="00B812CA">
        <w:rPr>
          <w:lang w:eastAsia="en-US"/>
        </w:rPr>
        <w:t xml:space="preserve"> </w:t>
      </w:r>
      <w:r w:rsidR="004554DE">
        <w:rPr>
          <w:lang w:eastAsia="en-US"/>
        </w:rPr>
        <w:t>s</w:t>
      </w:r>
      <w:r w:rsidR="00D748F6" w:rsidRPr="00B812CA">
        <w:rPr>
          <w:lang w:eastAsia="en-US"/>
        </w:rPr>
        <w:t>pecification</w:t>
      </w:r>
      <w:del w:id="26" w:author="Jonathan Pritchard" w:date="2025-03-10T08:08:00Z" w16du:dateUtc="2025-03-10T08:08:00Z">
        <w:r w:rsidR="00D748F6" w:rsidRPr="00B812CA" w:rsidDel="004E3071">
          <w:rPr>
            <w:lang w:eastAsia="en-US"/>
          </w:rPr>
          <w:delText>s</w:delText>
        </w:r>
      </w:del>
      <w:r w:rsidR="00D748F6" w:rsidRPr="00B812CA">
        <w:rPr>
          <w:lang w:eastAsia="en-US"/>
        </w:rPr>
        <w:t xml:space="preserve"> can be kept effective and up to date.</w:t>
      </w:r>
    </w:p>
    <w:p w14:paraId="2B1722B4" w14:textId="04E36B42" w:rsidR="00B42BF5" w:rsidRPr="00237F07" w:rsidRDefault="00B42BF5" w:rsidP="004E61EE">
      <w:pPr>
        <w:spacing w:after="120" w:line="240" w:lineRule="auto"/>
        <w:jc w:val="both"/>
      </w:pPr>
      <w:ins w:id="27" w:author="Jonathan Pritchard" w:date="2025-03-11T14:54:00Z" w16du:dateUtc="2025-03-11T14:54:00Z">
        <w:r w:rsidRPr="00B42BF5">
          <w:rPr>
            <w:highlight w:val="yellow"/>
            <w:lang w:eastAsia="en-US"/>
            <w:rPrChange w:id="28" w:author="Jonathan Pritchard" w:date="2025-03-11T14:54:00Z" w16du:dateUtc="2025-03-11T14:54:00Z">
              <w:rPr>
                <w:lang w:eastAsia="en-US"/>
              </w:rPr>
            </w:rPrChange>
          </w:rPr>
          <w:t>[Note – Define “Operational”]</w:t>
        </w:r>
      </w:ins>
    </w:p>
    <w:p w14:paraId="74DA086D" w14:textId="6309A303" w:rsidR="008172D8" w:rsidRPr="00237F07" w:rsidRDefault="00C23C23" w:rsidP="004E61EE">
      <w:pPr>
        <w:spacing w:after="120" w:line="240" w:lineRule="auto"/>
        <w:jc w:val="both"/>
      </w:pPr>
      <w:r w:rsidRPr="00237F07">
        <w:t>Th</w:t>
      </w:r>
      <w:r w:rsidR="001D420D">
        <w:t>is</w:t>
      </w:r>
      <w:r w:rsidRPr="00237F07">
        <w:t xml:space="preserve"> specification </w:t>
      </w:r>
      <w:r w:rsidR="001D420D">
        <w:t>al</w:t>
      </w:r>
      <w:r w:rsidRPr="00237F07">
        <w:t>so app</w:t>
      </w:r>
      <w:r w:rsidR="001D420D">
        <w:t>lies</w:t>
      </w:r>
      <w:r w:rsidRPr="00237F07">
        <w:t xml:space="preserve">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2D86F4C" w14:textId="77777777" w:rsidR="004554DE" w:rsidRDefault="004554DE" w:rsidP="004554DE">
      <w:pPr>
        <w:spacing w:after="120"/>
        <w:jc w:val="both"/>
      </w:pPr>
      <w:bookmarkStart w:id="29" w:name="_Toc38829536"/>
      <w:bookmarkStart w:id="30" w:name="_Toc38830039"/>
      <w:bookmarkStart w:id="31" w:name="_Toc38936204"/>
      <w:bookmarkStart w:id="32" w:name="_Toc40990380"/>
      <w:bookmarkStart w:id="33" w:name="_Toc484523815"/>
      <w:bookmarkEnd w:id="29"/>
      <w:bookmarkEnd w:id="30"/>
      <w:bookmarkEnd w:id="31"/>
      <w:bookmarkEnd w:id="32"/>
      <w:r>
        <w:t xml:space="preserve">This document contains the main requirements and guidance for development of S-100 ECDIS. </w:t>
      </w:r>
      <w:r w:rsidRPr="00773509">
        <w:t xml:space="preserve">Mariners and other users will receive different S-100-based data products, each providing one or more information layers, and will often need to view some of the information layers simultaneously on a S-100 compatible ECDIS as well as in other ship and shore-based scenarios. </w:t>
      </w:r>
      <w:r>
        <w:t xml:space="preserve"> </w:t>
      </w:r>
    </w:p>
    <w:p w14:paraId="4876EE24" w14:textId="77777777" w:rsidR="001D420D" w:rsidRDefault="004554DE">
      <w:pPr>
        <w:spacing w:after="120"/>
        <w:jc w:val="both"/>
      </w:pPr>
      <w:r w:rsidRPr="00773509">
        <w:lastRenderedPageBreak/>
        <w:t>The smooth interoper</w:t>
      </w:r>
      <w:r>
        <w:t>ability</w:t>
      </w:r>
      <w:r w:rsidRPr="00773509">
        <w:t xml:space="preserve"> and harmonized user-friendly graphical presentations of these various products is therefore necessary. The rules for interoperation and harmonized graphical presentations of S-100 data products are contained in an </w:t>
      </w:r>
      <w:r w:rsidRPr="00773509">
        <w:rPr>
          <w:i/>
        </w:rPr>
        <w:t>Interoperability Catalogue</w:t>
      </w:r>
      <w:r w:rsidRPr="00773509">
        <w:t xml:space="preserve">, </w:t>
      </w:r>
      <w:r>
        <w:t>which</w:t>
      </w:r>
      <w:r w:rsidRPr="00773509">
        <w:t xml:space="preserve"> describes how </w:t>
      </w:r>
      <w:r>
        <w:t xml:space="preserve">groups of </w:t>
      </w:r>
      <w:r w:rsidRPr="00773509">
        <w:t>products are to be used and displayed simultaneously.</w:t>
      </w:r>
      <w:bookmarkEnd w:id="33"/>
      <w:r>
        <w:t xml:space="preserve"> </w:t>
      </w:r>
      <w:bookmarkStart w:id="34" w:name="_Toc484523816"/>
    </w:p>
    <w:p w14:paraId="0545F5CA" w14:textId="08EA814A" w:rsidR="004554DE" w:rsidRDefault="004554DE">
      <w:pPr>
        <w:spacing w:after="120"/>
        <w:jc w:val="both"/>
      </w:pPr>
      <w:r>
        <w:t>Annex A to t</w:t>
      </w:r>
      <w:r w:rsidRPr="00773509">
        <w:t xml:space="preserve">his Specification describes the structure, usage and rules for development of Interoperability Catalogues that can be used by systems to </w:t>
      </w:r>
      <w:r>
        <w:t>control</w:t>
      </w:r>
      <w:r w:rsidRPr="00773509">
        <w:t xml:space="preserve"> the simultaneous use and display of two or more S-100 based data products.</w:t>
      </w:r>
      <w:bookmarkEnd w:id="34"/>
      <w:r w:rsidRPr="00773509">
        <w:t xml:space="preserve"> It is an implementation of the abstract interoperability concepts described in S-100 Part 16.</w:t>
      </w:r>
      <w:r w:rsidR="001D420D">
        <w:t xml:space="preserve"> Part A and B of this specification </w:t>
      </w:r>
      <w:ins w:id="35" w:author="Jonathan Pritchard" w:date="2025-03-11T16:06:00Z" w16du:dateUtc="2025-03-11T16:06:00Z">
        <w:r w:rsidR="007F244A">
          <w:t xml:space="preserve">define </w:t>
        </w:r>
      </w:ins>
      <w:commentRangeStart w:id="36"/>
      <w:del w:id="37" w:author="Jonathan Pritchard" w:date="2025-03-07T16:24:00Z" w16du:dateUtc="2025-03-07T16:24:00Z">
        <w:r w:rsidR="001D420D" w:rsidDel="00FB64A7">
          <w:delText>describe</w:delText>
        </w:r>
        <w:commentRangeEnd w:id="36"/>
        <w:r w:rsidR="00DD4220" w:rsidDel="00FB64A7">
          <w:rPr>
            <w:rStyle w:val="CommentReference"/>
          </w:rPr>
          <w:commentReference w:id="36"/>
        </w:r>
        <w:r w:rsidR="001D420D" w:rsidDel="00FB64A7">
          <w:delText xml:space="preserve"> </w:delText>
        </w:r>
      </w:del>
      <w:ins w:id="38" w:author="Jonathan Pritchard" w:date="2025-03-07T16:24:00Z" w16du:dateUtc="2025-03-07T16:24:00Z">
        <w:r w:rsidR="00FB64A7">
          <w:t>levels 1 and 2 respectively.</w:t>
        </w:r>
      </w:ins>
      <w:del w:id="39" w:author="Jonathan Pritchard" w:date="2025-03-07T16:24:00Z" w16du:dateUtc="2025-03-07T16:24:00Z">
        <w:r w:rsidR="001D420D" w:rsidDel="00FB64A7">
          <w:delText xml:space="preserve">two interoperability levels. </w:delText>
        </w:r>
      </w:del>
    </w:p>
    <w:p w14:paraId="418C945C" w14:textId="79805395" w:rsidR="001D420D" w:rsidRPr="001D420D" w:rsidRDefault="001D420D" w:rsidP="002D7DEE">
      <w:pPr>
        <w:spacing w:after="120"/>
        <w:jc w:val="both"/>
      </w:pPr>
      <w:r>
        <w:rPr>
          <w:b/>
          <w:bCs/>
        </w:rPr>
        <w:t xml:space="preserve">Note: </w:t>
      </w:r>
      <w:r>
        <w:t>the current edition of S-98 does not use the full interoperability specification, it is included on the basis that it is highly likely to be brought in in a future edition.</w:t>
      </w:r>
    </w:p>
    <w:p w14:paraId="697FD68D" w14:textId="15B01C10" w:rsidR="0064639B" w:rsidRPr="00237F07" w:rsidRDefault="0064639B" w:rsidP="00AE3E22">
      <w:pPr>
        <w:pStyle w:val="Heading1"/>
      </w:pPr>
      <w:bookmarkStart w:id="40" w:name="_Toc188968498"/>
      <w:r w:rsidRPr="00237F07">
        <w:t>References</w:t>
      </w:r>
      <w:bookmarkEnd w:id="40"/>
    </w:p>
    <w:p w14:paraId="263D91F4" w14:textId="7B06BD9B" w:rsidR="0096295A" w:rsidRDefault="0096295A" w:rsidP="00DB7CFE">
      <w:pPr>
        <w:pStyle w:val="Heading2"/>
      </w:pPr>
      <w:bookmarkStart w:id="41" w:name="_Toc188968499"/>
      <w:r w:rsidRPr="00237F07">
        <w:t>Normative references</w:t>
      </w:r>
      <w:bookmarkEnd w:id="41"/>
    </w:p>
    <w:p w14:paraId="6BD7343C" w14:textId="3530E47E" w:rsidR="00B727EB" w:rsidRPr="00237F07" w:rsidRDefault="00B727EB" w:rsidP="004E61EE">
      <w:pPr>
        <w:spacing w:after="120" w:line="240" w:lineRule="auto"/>
        <w:ind w:left="1418" w:hanging="1418"/>
        <w:jc w:val="both"/>
        <w:rPr>
          <w:lang w:eastAsia="en-GB"/>
        </w:rPr>
      </w:pPr>
      <w:bookmarkStart w:id="4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4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7CB627EA" w14:textId="77777777" w:rsidR="00C56536" w:rsidRDefault="00B727EB" w:rsidP="004E61EE">
      <w:pPr>
        <w:spacing w:after="120" w:line="240" w:lineRule="auto"/>
        <w:ind w:left="1418" w:hanging="1418"/>
        <w:jc w:val="both"/>
        <w:rPr>
          <w:ins w:id="43" w:author="Jonathan Pritchard" w:date="2025-03-07T16:35:00Z" w16du:dateUtc="2025-03-07T16:35:00Z"/>
          <w:lang w:eastAsia="en-GB"/>
        </w:rPr>
      </w:pPr>
      <w:r w:rsidRPr="00237F07">
        <w:rPr>
          <w:lang w:eastAsia="en-GB"/>
        </w:rPr>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w:t>
      </w:r>
    </w:p>
    <w:p w14:paraId="4C87F8B1" w14:textId="75DB64C7" w:rsidR="00B727EB" w:rsidRDefault="00B727EB" w:rsidP="004E61EE">
      <w:pPr>
        <w:spacing w:after="120" w:line="240" w:lineRule="auto"/>
        <w:ind w:left="1418" w:hanging="1418"/>
        <w:jc w:val="both"/>
        <w:rPr>
          <w:lang w:eastAsia="en-GB"/>
        </w:rPr>
      </w:pPr>
      <w:del w:id="44" w:author="Jonathan Pritchard" w:date="2025-03-07T16:35:00Z" w16du:dateUtc="2025-03-07T16:35:00Z">
        <w:r w:rsidRPr="00237F07" w:rsidDel="00C56536">
          <w:rPr>
            <w:lang w:eastAsia="en-GB"/>
          </w:rPr>
          <w:delText>,</w:delText>
        </w:r>
      </w:del>
      <w:r w:rsidRPr="00237F07">
        <w:rPr>
          <w:lang w:eastAsia="en-GB"/>
        </w:rPr>
        <w:t>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3CD0B53" w14:textId="36219E3C" w:rsidR="00425B5E" w:rsidRPr="00237F07" w:rsidRDefault="00425B5E" w:rsidP="004E61EE">
      <w:pPr>
        <w:spacing w:after="120" w:line="240" w:lineRule="auto"/>
        <w:ind w:left="1418" w:hanging="1418"/>
        <w:jc w:val="both"/>
        <w:rPr>
          <w:lang w:eastAsia="en-GB"/>
        </w:rPr>
      </w:pPr>
      <w:r w:rsidRPr="00425B5E">
        <w:rPr>
          <w:lang w:eastAsia="en-GB"/>
        </w:rPr>
        <w:t>IEC 63173-2</w:t>
      </w:r>
      <w:r>
        <w:rPr>
          <w:lang w:eastAsia="en-GB"/>
        </w:rPr>
        <w:tab/>
      </w:r>
      <w:r w:rsidRPr="00425B5E">
        <w:rPr>
          <w:lang w:eastAsia="en-GB"/>
        </w:rPr>
        <w:t>Maritime navigation and radiocommunication equipment and systems - Data interfaces - Part 2: Secure communication between ship and shore (SECOM)</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45"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46A5A8A2" w:rsidR="0081373B" w:rsidRPr="00237F07" w:rsidRDefault="0081373B" w:rsidP="0081373B">
      <w:pPr>
        <w:spacing w:after="120" w:line="240" w:lineRule="auto"/>
        <w:ind w:left="1418" w:hanging="1418"/>
        <w:jc w:val="both"/>
        <w:rPr>
          <w:lang w:eastAsia="en-GB"/>
        </w:rPr>
      </w:pPr>
      <w:del w:id="46" w:author="Jonathan Pritchard" w:date="2025-03-10T07:42:00Z" w16du:dateUtc="2025-03-10T07:42:00Z">
        <w:r w:rsidRPr="00237F07" w:rsidDel="0056040E">
          <w:rPr>
            <w:lang w:eastAsia="en-GB"/>
          </w:rPr>
          <w:delText>MSC.530(106)</w:delText>
        </w:r>
      </w:del>
      <w:ins w:id="47" w:author="Jonathan Pritchard" w:date="2025-03-10T07:42:00Z" w16du:dateUtc="2025-03-10T07:42:00Z">
        <w:r w:rsidR="0056040E">
          <w:rPr>
            <w:lang w:eastAsia="en-GB"/>
          </w:rPr>
          <w:t>MSC.530(106)/</w:t>
        </w:r>
      </w:ins>
      <w:ins w:id="48" w:author="Jonathan Pritchard" w:date="2025-03-10T07:39:00Z" w16du:dateUtc="2025-03-10T07:39:00Z">
        <w:r w:rsidR="008D6C94">
          <w:rPr>
            <w:lang w:eastAsia="en-GB"/>
          </w:rPr>
          <w:t>Rev. 1</w:t>
        </w:r>
      </w:ins>
      <w:r w:rsidRPr="00237F07">
        <w:rPr>
          <w:lang w:eastAsia="en-GB"/>
        </w:rPr>
        <w:tab/>
        <w:t xml:space="preserve">Performance Standards for Electronic Chart Display and  Information Systems (ECDIS), Resolution </w:t>
      </w:r>
      <w:del w:id="49" w:author="Jonathan Pritchard" w:date="2025-03-10T07:40:00Z" w16du:dateUtc="2025-03-10T07:40:00Z">
        <w:r w:rsidRPr="00237F07" w:rsidDel="008D6C94">
          <w:rPr>
            <w:lang w:eastAsia="en-GB"/>
          </w:rPr>
          <w:delText>MSC.530(106)</w:delText>
        </w:r>
      </w:del>
      <w:ins w:id="50" w:author="Jonathan Pritchard" w:date="2025-03-10T07:42:00Z" w16du:dateUtc="2025-03-10T07:42:00Z">
        <w:r w:rsidR="0056040E">
          <w:rPr>
            <w:lang w:eastAsia="en-GB"/>
          </w:rPr>
          <w:t>MSC.530(106</w:t>
        </w:r>
      </w:ins>
      <w:ins w:id="51" w:author="Jonathan Pritchard" w:date="2025-03-10T07:48:00Z" w16du:dateUtc="2025-03-10T07:48:00Z">
        <w:r w:rsidR="0056040E">
          <w:rPr>
            <w:lang w:eastAsia="en-GB"/>
          </w:rPr>
          <w:t>)/</w:t>
        </w:r>
      </w:ins>
      <w:ins w:id="52" w:author="Jonathan Pritchard" w:date="2025-03-10T07:41:00Z" w16du:dateUtc="2025-03-10T07:41:00Z">
        <w:r w:rsidR="008D6C94">
          <w:rPr>
            <w:lang w:eastAsia="en-GB"/>
          </w:rPr>
          <w:t>Rev</w:t>
        </w:r>
      </w:ins>
      <w:ins w:id="53" w:author="Jonathan Pritchard" w:date="2025-03-10T07:40:00Z" w16du:dateUtc="2025-03-10T07:40:00Z">
        <w:r w:rsidR="008D6C94">
          <w:rPr>
            <w:lang w:eastAsia="en-GB"/>
          </w:rPr>
          <w:t>.1</w:t>
        </w:r>
      </w:ins>
      <w:r w:rsidRPr="00237F07">
        <w:rPr>
          <w:lang w:eastAsia="en-GB"/>
        </w:rPr>
        <w:t xml:space="preserve">, </w:t>
      </w:r>
      <w:del w:id="54" w:author="Jonathan Pritchard" w:date="2025-03-10T08:09:00Z" w16du:dateUtc="2025-03-10T08:09:00Z">
        <w:r w:rsidRPr="00237F07" w:rsidDel="004E3071">
          <w:rPr>
            <w:lang w:eastAsia="en-GB"/>
          </w:rPr>
          <w:delText>2022</w:delText>
        </w:r>
      </w:del>
      <w:ins w:id="55" w:author="Jonathan Pritchard" w:date="2025-03-10T08:09:00Z" w16du:dateUtc="2025-03-10T08:09:00Z">
        <w:r w:rsidR="004E3071">
          <w:rPr>
            <w:lang w:eastAsia="en-GB"/>
          </w:rPr>
          <w:t>2024</w:t>
        </w:r>
      </w:ins>
      <w:r w:rsidRPr="00237F07">
        <w:rPr>
          <w:lang w:eastAsia="en-GB"/>
        </w:rPr>
        <w:t>.</w:t>
      </w:r>
    </w:p>
    <w:p w14:paraId="359AED2C" w14:textId="77777777" w:rsidR="003B43E6" w:rsidRPr="00840978" w:rsidRDefault="003B43E6" w:rsidP="004E61EE">
      <w:pPr>
        <w:spacing w:after="120" w:line="240" w:lineRule="auto"/>
        <w:ind w:left="1418" w:hanging="1418"/>
        <w:jc w:val="both"/>
        <w:rPr>
          <w:strike/>
          <w:lang w:eastAsia="en-GB"/>
          <w:rPrChange w:id="56" w:author="Jonathan Pritchard" w:date="2025-03-10T08:21:00Z" w16du:dateUtc="2025-03-10T08:21:00Z">
            <w:rPr>
              <w:lang w:eastAsia="en-GB"/>
            </w:rPr>
          </w:rPrChange>
        </w:rPr>
      </w:pPr>
      <w:r w:rsidRPr="00840978">
        <w:rPr>
          <w:strike/>
          <w:lang w:eastAsia="en-GB"/>
          <w:rPrChange w:id="57" w:author="Jonathan Pritchard" w:date="2025-03-10T08:21:00Z" w16du:dateUtc="2025-03-10T08:21:00Z">
            <w:rPr>
              <w:lang w:eastAsia="en-GB"/>
            </w:rPr>
          </w:rPrChange>
        </w:rPr>
        <w:t>MSC.1593</w:t>
      </w:r>
      <w:r w:rsidRPr="00840978">
        <w:rPr>
          <w:strike/>
          <w:lang w:eastAsia="en-GB"/>
          <w:rPrChange w:id="58" w:author="Jonathan Pritchard" w:date="2025-03-10T08:21:00Z" w16du:dateUtc="2025-03-10T08:21:00Z">
            <w:rPr>
              <w:lang w:eastAsia="en-GB"/>
            </w:rPr>
          </w:rPrChange>
        </w:rPr>
        <w:tab/>
      </w:r>
      <w:r w:rsidRPr="00840978">
        <w:rPr>
          <w:i/>
          <w:strike/>
          <w:lang w:eastAsia="en-GB"/>
          <w:rPrChange w:id="59" w:author="Jonathan Pritchard" w:date="2025-03-10T08:21:00Z" w16du:dateUtc="2025-03-10T08:21:00Z">
            <w:rPr>
              <w:i/>
              <w:lang w:eastAsia="en-GB"/>
            </w:rPr>
          </w:rPrChange>
        </w:rPr>
        <w:t>Interim Guidelines for the Harmonized Display of Navigation Information Received via Communication Equipment</w:t>
      </w:r>
      <w:r w:rsidRPr="00840978">
        <w:rPr>
          <w:strike/>
          <w:lang w:eastAsia="en-GB"/>
          <w:rPrChange w:id="60" w:author="Jonathan Pritchard" w:date="2025-03-10T08:21:00Z" w16du:dateUtc="2025-03-10T08:21:00Z">
            <w:rPr>
              <w:lang w:eastAsia="en-GB"/>
            </w:rPr>
          </w:rPrChange>
        </w:rPr>
        <w:t>, IMO MSC.1/Circ.1593, 2018.</w:t>
      </w:r>
    </w:p>
    <w:p w14:paraId="47AC3C87" w14:textId="086839CA" w:rsidR="003B43E6" w:rsidRPr="00237F07" w:rsidRDefault="00357C86" w:rsidP="004E61EE">
      <w:pPr>
        <w:spacing w:after="120" w:line="240" w:lineRule="auto"/>
        <w:ind w:left="1418" w:hanging="1418"/>
        <w:jc w:val="both"/>
        <w:rPr>
          <w:lang w:eastAsia="en-GB"/>
        </w:rPr>
      </w:pPr>
      <w:r w:rsidRPr="00237F07">
        <w:rPr>
          <w:lang w:eastAsia="en-GB"/>
        </w:rPr>
        <w:t>MSC.1/</w:t>
      </w:r>
      <w:del w:id="61" w:author="Jonathan Pritchard" w:date="2025-03-07T16:36:00Z" w16du:dateUtc="2025-03-07T16:36:00Z">
        <w:r w:rsidRPr="00237F07" w:rsidDel="00C56536">
          <w:rPr>
            <w:lang w:eastAsia="en-GB"/>
          </w:rPr>
          <w:delText>CIRC</w:delText>
        </w:r>
      </w:del>
      <w:ins w:id="62" w:author="Jonathan Pritchard" w:date="2025-03-07T16:36:00Z" w16du:dateUtc="2025-03-07T16:36:00Z">
        <w:r w:rsidR="00C56536">
          <w:rPr>
            <w:lang w:eastAsia="en-GB"/>
          </w:rPr>
          <w:t>Circ</w:t>
        </w:r>
      </w:ins>
      <w:r w:rsidRPr="00237F07">
        <w:rPr>
          <w:lang w:eastAsia="en-GB"/>
        </w:rPr>
        <w:t>.1609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DB7CFE">
      <w:pPr>
        <w:pStyle w:val="Heading2"/>
        <w:rPr>
          <w:lang w:eastAsia="en-GB"/>
        </w:rPr>
      </w:pPr>
      <w:bookmarkStart w:id="63" w:name="_Toc188968500"/>
      <w:bookmarkEnd w:id="45"/>
      <w:r w:rsidRPr="00237F07">
        <w:rPr>
          <w:lang w:eastAsia="en-GB"/>
        </w:rPr>
        <w:t>Informative references</w:t>
      </w:r>
      <w:bookmarkEnd w:id="63"/>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64" w:name="_Toc188968501"/>
      <w:r w:rsidRPr="00237F07">
        <w:rPr>
          <w:lang w:eastAsia="en-GB"/>
        </w:rPr>
        <w:t>Abbreviations and Notation</w:t>
      </w:r>
      <w:bookmarkEnd w:id="64"/>
    </w:p>
    <w:p w14:paraId="672C963E" w14:textId="6BCD1D62" w:rsidR="003E7D16" w:rsidRPr="00237F07" w:rsidRDefault="003E7D16" w:rsidP="00DB7CFE">
      <w:pPr>
        <w:pStyle w:val="Heading2"/>
        <w:rPr>
          <w:lang w:eastAsia="en-GB"/>
        </w:rPr>
      </w:pPr>
      <w:bookmarkStart w:id="65" w:name="_Toc99104495"/>
      <w:bookmarkStart w:id="66" w:name="_Toc99104948"/>
      <w:bookmarkStart w:id="67" w:name="_Toc188968502"/>
      <w:bookmarkEnd w:id="65"/>
      <w:bookmarkEnd w:id="66"/>
      <w:r w:rsidRPr="00237F07">
        <w:rPr>
          <w:lang w:eastAsia="en-GB"/>
        </w:rPr>
        <w:t>Abbreviations</w:t>
      </w:r>
      <w:bookmarkEnd w:id="67"/>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Default="006665AC" w:rsidP="004E61EE">
      <w:pPr>
        <w:spacing w:after="120" w:line="240" w:lineRule="auto"/>
        <w:rPr>
          <w:lang w:eastAsia="en-GB"/>
        </w:rPr>
      </w:pPr>
      <w:r w:rsidRPr="00237F07">
        <w:rPr>
          <w:lang w:eastAsia="en-GB"/>
        </w:rPr>
        <w:t>SD</w:t>
      </w:r>
      <w:r w:rsidRPr="00237F07">
        <w:rPr>
          <w:lang w:eastAsia="en-GB"/>
        </w:rPr>
        <w:tab/>
        <w:t>System Database</w:t>
      </w:r>
    </w:p>
    <w:p w14:paraId="60A762E5" w14:textId="62010A5F" w:rsidR="00425B5E" w:rsidRPr="00237F07" w:rsidRDefault="00425B5E" w:rsidP="004E61EE">
      <w:pPr>
        <w:spacing w:after="120" w:line="240" w:lineRule="auto"/>
        <w:rPr>
          <w:lang w:eastAsia="en-GB"/>
        </w:rPr>
      </w:pPr>
      <w:r w:rsidRPr="00425B5E">
        <w:rPr>
          <w:lang w:eastAsia="en-GB"/>
        </w:rPr>
        <w:t>SECOM</w:t>
      </w:r>
      <w:del w:id="68" w:author="Jonathan Pritchard" w:date="2025-03-07T16:37:00Z" w16du:dateUtc="2025-03-07T16:37:00Z">
        <w:r w:rsidRPr="00425B5E" w:rsidDel="00C56536">
          <w:rPr>
            <w:lang w:eastAsia="en-GB"/>
          </w:rPr>
          <w:delText>:</w:delText>
        </w:r>
      </w:del>
      <w:r w:rsidRPr="00425B5E">
        <w:rPr>
          <w:lang w:eastAsia="en-GB"/>
        </w:rPr>
        <w:t xml:space="preserve"> Secure communication between ship and shore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4038E692"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4C74B2">
        <w:rPr>
          <w:lang w:eastAsia="en-GB"/>
        </w:rPr>
        <w:t>e</w:t>
      </w:r>
      <w:r w:rsidR="00815769" w:rsidRPr="00237F07">
        <w:rPr>
          <w:lang w:eastAsia="en-GB"/>
        </w:rPr>
        <w:t>Xtensible</w:t>
      </w:r>
      <w:proofErr w:type="spellEnd"/>
      <w:r w:rsidR="00815769" w:rsidRPr="00237F07">
        <w:rPr>
          <w:lang w:eastAsia="en-GB"/>
        </w:rPr>
        <w:t xml:space="preserve"> Markup Language</w:t>
      </w:r>
    </w:p>
    <w:p w14:paraId="39D7BC53" w14:textId="61F23612"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004C74B2">
        <w:rPr>
          <w:lang w:eastAsia="en-GB"/>
        </w:rPr>
        <w:t>e</w:t>
      </w:r>
      <w:r w:rsidRPr="00237F07">
        <w:rPr>
          <w:lang w:eastAsia="en-GB"/>
        </w:rPr>
        <w:t>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DB7CFE">
      <w:pPr>
        <w:pStyle w:val="Heading2"/>
        <w:rPr>
          <w:lang w:eastAsia="en-GB"/>
        </w:rPr>
      </w:pPr>
      <w:bookmarkStart w:id="69" w:name="_Toc188968503"/>
      <w:r w:rsidRPr="00237F07">
        <w:rPr>
          <w:lang w:eastAsia="en-GB"/>
        </w:rPr>
        <w:t>Notation</w:t>
      </w:r>
      <w:bookmarkEnd w:id="6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lastRenderedPageBreak/>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70"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7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3"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DB7CFE">
      <w:pPr>
        <w:pStyle w:val="Heading2"/>
        <w:rPr>
          <w:lang w:eastAsia="en-GB"/>
        </w:rPr>
      </w:pPr>
      <w:bookmarkStart w:id="71" w:name="_Toc188968504"/>
      <w:r w:rsidRPr="00237F07">
        <w:rPr>
          <w:lang w:eastAsia="en-GB"/>
        </w:rPr>
        <w:t>Normative vs Informative</w:t>
      </w:r>
      <w:r w:rsidR="00B6123E" w:rsidRPr="00237F07">
        <w:rPr>
          <w:lang w:eastAsia="en-GB"/>
        </w:rPr>
        <w:t xml:space="preserve"> within this document</w:t>
      </w:r>
      <w:r w:rsidRPr="00237F07">
        <w:rPr>
          <w:lang w:eastAsia="en-GB"/>
        </w:rPr>
        <w:t>.</w:t>
      </w:r>
      <w:bookmarkEnd w:id="71"/>
    </w:p>
    <w:p w14:paraId="2FE3184A" w14:textId="77833025" w:rsidR="00AD2F07" w:rsidRDefault="00B6123E" w:rsidP="00F2390C">
      <w:pPr>
        <w:jc w:val="both"/>
        <w:rPr>
          <w:ins w:id="72" w:author="Jonathan Pritchard" w:date="2025-03-11T14:52:00Z" w16du:dateUtc="2025-03-11T14:52:00Z"/>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w:t>
      </w:r>
      <w:commentRangeStart w:id="73"/>
      <w:r w:rsidR="00237F07" w:rsidRPr="007F244A">
        <w:rPr>
          <w:strike/>
          <w:lang w:eastAsia="en-GB"/>
          <w:rPrChange w:id="74" w:author="Jonathan Pritchard" w:date="2025-03-11T16:07:00Z" w16du:dateUtc="2025-03-11T16:07:00Z">
            <w:rPr>
              <w:lang w:eastAsia="en-GB"/>
            </w:rPr>
          </w:rPrChange>
        </w:rPr>
        <w:t>some</w:t>
      </w:r>
      <w:r w:rsidR="00AD2F07" w:rsidRPr="00237F07">
        <w:rPr>
          <w:lang w:eastAsia="en-GB"/>
        </w:rPr>
        <w:t xml:space="preserve"> </w:t>
      </w:r>
      <w:commentRangeEnd w:id="73"/>
      <w:r w:rsidR="0097690D">
        <w:rPr>
          <w:rStyle w:val="CommentReference"/>
        </w:rPr>
        <w:commentReference w:id="73"/>
      </w:r>
      <w:r w:rsidR="00AD2F07" w:rsidRPr="00237F07">
        <w:rPr>
          <w:lang w:eastAsia="en-GB"/>
        </w:rPr>
        <w:t>sections are marked as “Informative”</w:t>
      </w:r>
      <w:r w:rsidR="00237F07" w:rsidRPr="00237F07">
        <w:rPr>
          <w:lang w:eastAsia="en-GB"/>
        </w:rPr>
        <w:t xml:space="preserve"> to clarify</w:t>
      </w:r>
      <w:r w:rsidR="00AD2F07" w:rsidRPr="00237F07">
        <w:rPr>
          <w:lang w:eastAsia="en-GB"/>
        </w:rPr>
        <w:t xml:space="preserve">. </w:t>
      </w:r>
    </w:p>
    <w:p w14:paraId="538B6C3F" w14:textId="6E8874F5" w:rsidR="00B42BF5" w:rsidRPr="00237F07" w:rsidRDefault="00B42BF5" w:rsidP="00F2390C">
      <w:pPr>
        <w:jc w:val="both"/>
        <w:rPr>
          <w:lang w:eastAsia="en-GB"/>
        </w:rPr>
      </w:pPr>
      <w:ins w:id="75" w:author="Jonathan Pritchard" w:date="2025-03-11T14:52:00Z" w16du:dateUtc="2025-03-11T14:52:00Z">
        <w:r>
          <w:rPr>
            <w:lang w:eastAsia="en-GB"/>
          </w:rPr>
          <w:t xml:space="preserve">Non-mandatory requirements </w:t>
        </w:r>
      </w:ins>
      <w:ins w:id="76" w:author="Jonathan Pritchard" w:date="2025-03-11T14:53:00Z" w16du:dateUtc="2025-03-11T14:53:00Z">
        <w:r>
          <w:rPr>
            <w:lang w:eastAsia="en-GB"/>
          </w:rPr>
          <w:t>or recommendations to implementers are indicated using word “shall” or “should”.</w:t>
        </w:r>
      </w:ins>
    </w:p>
    <w:p w14:paraId="292A074A" w14:textId="2BA3B42B" w:rsidR="00AE2E01" w:rsidRPr="00237F07" w:rsidRDefault="00AD2F07" w:rsidP="00F2390C">
      <w:pPr>
        <w:jc w:val="both"/>
        <w:rPr>
          <w:i/>
          <w:iCs/>
          <w:lang w:eastAsia="en-GB"/>
        </w:rPr>
      </w:pPr>
      <w:r w:rsidRPr="00237F07">
        <w:rPr>
          <w:lang w:eastAsia="en-GB"/>
        </w:rPr>
        <w:t>Mandatory functionality is achieved by the implementation of the relevant parts of S-100</w:t>
      </w:r>
      <w:ins w:id="77" w:author="Jonathan Pritchard" w:date="2025-03-11T16:34:00Z" w16du:dateUtc="2025-03-11T16:34:00Z">
        <w:r w:rsidR="004B1F0F">
          <w:rPr>
            <w:lang w:eastAsia="en-GB"/>
          </w:rPr>
          <w:t xml:space="preserve"> and S-</w:t>
        </w:r>
      </w:ins>
      <w:ins w:id="78" w:author="Jonathan Pritchard" w:date="2025-03-11T16:35:00Z" w16du:dateUtc="2025-03-11T16:35:00Z">
        <w:r w:rsidR="004B1F0F">
          <w:rPr>
            <w:lang w:eastAsia="en-GB"/>
          </w:rPr>
          <w:t>98</w:t>
        </w:r>
      </w:ins>
      <w:r w:rsidRPr="00237F07">
        <w:rPr>
          <w:lang w:eastAsia="en-GB"/>
        </w:rPr>
        <w:t xml:space="preserve">.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79" w:name="_Toc40990386"/>
      <w:bookmarkStart w:id="80" w:name="_Toc40990387"/>
      <w:bookmarkStart w:id="81" w:name="_Toc40990388"/>
      <w:bookmarkStart w:id="82" w:name="_Toc40990389"/>
      <w:bookmarkStart w:id="83" w:name="_Toc40990390"/>
      <w:bookmarkStart w:id="84" w:name="_Toc40990391"/>
      <w:bookmarkStart w:id="85" w:name="_Toc40990392"/>
      <w:bookmarkStart w:id="86" w:name="_Toc40990393"/>
      <w:bookmarkStart w:id="87" w:name="_Toc40990394"/>
      <w:bookmarkStart w:id="88" w:name="_Toc40990395"/>
      <w:bookmarkStart w:id="89" w:name="_Toc40990396"/>
      <w:bookmarkStart w:id="90" w:name="_Toc40990397"/>
      <w:bookmarkStart w:id="91" w:name="_Toc40990398"/>
      <w:bookmarkStart w:id="92" w:name="_Toc40990399"/>
      <w:bookmarkStart w:id="93" w:name="_Toc40990400"/>
      <w:bookmarkStart w:id="94" w:name="_Toc40990401"/>
      <w:bookmarkStart w:id="95" w:name="_Toc38829544"/>
      <w:bookmarkStart w:id="96" w:name="_Toc38830047"/>
      <w:bookmarkStart w:id="97" w:name="_Toc18896850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97"/>
      <w:r w:rsidR="00411D24" w:rsidRPr="00B812CA">
        <w:t xml:space="preserve"> </w:t>
      </w:r>
    </w:p>
    <w:p w14:paraId="72A69B43" w14:textId="29666087" w:rsidR="00826285" w:rsidRPr="00237F07" w:rsidRDefault="00826285" w:rsidP="00DB7CFE">
      <w:pPr>
        <w:pStyle w:val="Heading2"/>
      </w:pPr>
      <w:bookmarkStart w:id="98" w:name="_Toc188968506"/>
      <w:r w:rsidRPr="00237F07">
        <w:t>The concepts of ENC</w:t>
      </w:r>
      <w:r w:rsidR="00C64C79" w:rsidRPr="00237F07">
        <w:t>, ENDS and System Database</w:t>
      </w:r>
      <w:bookmarkEnd w:id="98"/>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31354A4" w:rsidR="00826285" w:rsidRPr="00237F07" w:rsidRDefault="00826285" w:rsidP="00AA0332">
      <w:pPr>
        <w:spacing w:after="120" w:line="240" w:lineRule="auto"/>
        <w:jc w:val="both"/>
      </w:pPr>
      <w:r w:rsidRPr="00237F07">
        <w:t xml:space="preserve">IMO </w:t>
      </w:r>
      <w:del w:id="99" w:author="Jonathan Pritchard" w:date="2025-03-10T07:42:00Z" w16du:dateUtc="2025-03-10T07:42:00Z">
        <w:r w:rsidRPr="00237F07" w:rsidDel="0056040E">
          <w:delText>MSC.</w:delText>
        </w:r>
        <w:r w:rsidR="002514B8" w:rsidRPr="00237F07" w:rsidDel="0056040E">
          <w:delText>530(106)</w:delText>
        </w:r>
      </w:del>
      <w:ins w:id="100" w:author="Jonathan Pritchard" w:date="2025-03-10T07:42:00Z" w16du:dateUtc="2025-03-10T07:42:00Z">
        <w:r w:rsidR="0056040E">
          <w:t>MSC.530(106)/</w:t>
        </w:r>
      </w:ins>
      <w:ins w:id="101" w:author="Jonathan Pritchard" w:date="2025-03-10T07:48:00Z" w16du:dateUtc="2025-03-10T07:48:00Z">
        <w:r w:rsidR="0056040E">
          <w:t>Rev</w:t>
        </w:r>
      </w:ins>
      <w:ins w:id="102" w:author="Jonathan Pritchard" w:date="2025-03-10T07:42:00Z" w16du:dateUtc="2025-03-10T07:42:00Z">
        <w:r w:rsidR="0056040E">
          <w:t>.1</w:t>
        </w:r>
      </w:ins>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ffice or other relevant government institution, 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03"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03"/>
      <w:r w:rsidR="0007117E" w:rsidRPr="00237F07">
        <w:rPr>
          <w:i w:val="0"/>
          <w:iCs w:val="0"/>
        </w:rPr>
        <w:t>.</w:t>
      </w:r>
    </w:p>
    <w:p w14:paraId="11B34173" w14:textId="77777777" w:rsidR="00826285" w:rsidRPr="00237F07" w:rsidRDefault="00826285" w:rsidP="00DB7CFE">
      <w:pPr>
        <w:pStyle w:val="Heading2"/>
      </w:pPr>
      <w:bookmarkStart w:id="104" w:name="_Ref98329076"/>
      <w:bookmarkStart w:id="105" w:name="_Ref98339151"/>
      <w:bookmarkStart w:id="106" w:name="_Ref98339270"/>
      <w:bookmarkStart w:id="107" w:name="_Toc188968507"/>
      <w:r w:rsidRPr="00237F07">
        <w:t>ECDIS concept, limitations, and challenges</w:t>
      </w:r>
      <w:bookmarkEnd w:id="104"/>
      <w:bookmarkEnd w:id="105"/>
      <w:bookmarkEnd w:id="106"/>
      <w:bookmarkEnd w:id="107"/>
    </w:p>
    <w:p w14:paraId="2C9C6850" w14:textId="18DF4985" w:rsidR="0053774B" w:rsidRPr="00237F07" w:rsidRDefault="0053774B" w:rsidP="00AA0332">
      <w:pPr>
        <w:spacing w:after="120" w:line="240" w:lineRule="auto"/>
        <w:jc w:val="both"/>
      </w:pPr>
      <w:r w:rsidRPr="00237F07">
        <w:t>IMO MSC 530(106)</w:t>
      </w:r>
      <w:ins w:id="108" w:author="Jonathan Pritchard" w:date="2025-03-10T08:21:00Z" w16du:dateUtc="2025-03-10T08:21:00Z">
        <w:r w:rsidR="00840978">
          <w:t>/Rev.1</w:t>
        </w:r>
      </w:ins>
      <w:r w:rsidRPr="00237F07">
        <w:t xml:space="preserve">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 xml:space="preserve">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w:t>
      </w:r>
      <w:r w:rsidRPr="00237F07">
        <w:lastRenderedPageBreak/>
        <w:t>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0DE99279"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w:t>
      </w:r>
      <w:ins w:id="109" w:author="Jonathan Pritchard" w:date="2025-03-10T08:30:00Z" w16du:dateUtc="2025-03-10T08:30:00Z">
        <w:r w:rsidR="00867548">
          <w:t>s</w:t>
        </w:r>
      </w:ins>
      <w:r w:rsidRPr="00237F07">
        <w:t xml:space="preserve">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therefore 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867548" w:rsidRDefault="00A355E2" w:rsidP="00AE2737">
      <w:pPr>
        <w:pStyle w:val="ListParagraph"/>
        <w:numPr>
          <w:ilvl w:val="0"/>
          <w:numId w:val="37"/>
        </w:numPr>
        <w:spacing w:after="120" w:line="240" w:lineRule="auto"/>
        <w:jc w:val="both"/>
        <w:rPr>
          <w:strike/>
          <w:rPrChange w:id="110" w:author="Jonathan Pritchard" w:date="2025-03-10T08:30:00Z" w16du:dateUtc="2025-03-10T08:30:00Z">
            <w:rPr/>
          </w:rPrChange>
        </w:rPr>
      </w:pPr>
      <w:r w:rsidRPr="00867548">
        <w:rPr>
          <w:strike/>
          <w:rPrChange w:id="111" w:author="Jonathan Pritchard" w:date="2025-03-10T08:30:00Z" w16du:dateUtc="2025-03-10T08:30:00Z">
            <w:rPr/>
          </w:rPrChange>
        </w:rPr>
        <w:t>For definition of ‘single operator action’ and ‘simple operator action’, see IMO MSC.252(83)</w:t>
      </w:r>
      <w:r w:rsidR="00C05060" w:rsidRPr="00867548">
        <w:rPr>
          <w:strike/>
          <w:rPrChange w:id="112" w:author="Jonathan Pritchard" w:date="2025-03-10T08:30:00Z" w16du:dateUtc="2025-03-10T08:30:00Z">
            <w:rPr/>
          </w:rPrChange>
        </w:rPr>
        <w:t>.</w:t>
      </w:r>
    </w:p>
    <w:p w14:paraId="0CB22476" w14:textId="4F2D69D3"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ins w:id="113" w:author="Jonathan Pritchard" w:date="2025-03-10T07:57:00Z" w16du:dateUtc="2025-03-10T07:57:00Z">
        <w:r w:rsidR="00A74A4F">
          <w:t xml:space="preserve"> </w:t>
        </w:r>
      </w:ins>
      <w:ins w:id="114" w:author="Jonathan Pritchard" w:date="2025-03-10T07:56:00Z" w16du:dateUtc="2025-03-10T07:56:00Z">
        <w:r w:rsidR="00A74A4F">
          <w:t xml:space="preserve">Section </w:t>
        </w:r>
      </w:ins>
      <w:r w:rsidR="00776736" w:rsidRPr="00237F07">
        <w:fldChar w:fldCharType="begin"/>
      </w:r>
      <w:r w:rsidR="00776736" w:rsidRPr="00237F07">
        <w:instrText xml:space="preserve"> REF _Ref171161739 \r \h </w:instrText>
      </w:r>
      <w:r w:rsidR="00776736" w:rsidRPr="00237F07">
        <w:fldChar w:fldCharType="separate"/>
      </w:r>
      <w:ins w:id="115" w:author="Jonathan Pritchard" w:date="2025-03-10T07:56:00Z" w16du:dateUtc="2025-03-10T07:56:00Z">
        <w:r w:rsidR="00A74A4F">
          <w:t>18</w:t>
        </w:r>
      </w:ins>
      <w:del w:id="116" w:author="Jonathan Pritchard" w:date="2025-03-10T07:56:00Z" w16du:dateUtc="2025-03-10T07:56:00Z">
        <w:r w:rsidR="000553AC" w:rsidDel="00A74A4F">
          <w:delText>C-21</w:delText>
        </w:r>
      </w:del>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w:t>
      </w:r>
      <w:del w:id="117" w:author="Jonathan Pritchard" w:date="2025-03-10T07:57:00Z" w16du:dateUtc="2025-03-10T07:57:00Z">
        <w:r w:rsidRPr="00237F07" w:rsidDel="00A74A4F">
          <w:delText xml:space="preserve">Clause </w:delText>
        </w:r>
      </w:del>
      <w:ins w:id="118" w:author="Jonathan Pritchard" w:date="2025-03-10T07:57:00Z" w16du:dateUtc="2025-03-10T07:57:00Z">
        <w:r w:rsidR="00A74A4F">
          <w:t>Section</w:t>
        </w:r>
        <w:r w:rsidR="00A74A4F" w:rsidRPr="00237F07">
          <w:t xml:space="preserve"> </w:t>
        </w:r>
      </w:ins>
      <w:r w:rsidRPr="00237F07">
        <w:fldChar w:fldCharType="begin"/>
      </w:r>
      <w:r w:rsidRPr="00237F07">
        <w:instrText xml:space="preserve"> REF _Ref45143486 \r \h </w:instrText>
      </w:r>
      <w:r w:rsidR="00AA0332" w:rsidRPr="00237F07">
        <w:instrText xml:space="preserve"> \* MERGEFORMAT </w:instrText>
      </w:r>
      <w:r w:rsidRPr="00237F07">
        <w:fldChar w:fldCharType="separate"/>
      </w:r>
      <w:ins w:id="119" w:author="Jonathan Pritchard" w:date="2025-03-10T07:57:00Z" w16du:dateUtc="2025-03-10T07:57:00Z">
        <w:r w:rsidR="00A74A4F">
          <w:t>18</w:t>
        </w:r>
      </w:ins>
      <w:del w:id="120" w:author="Jonathan Pritchard" w:date="2025-03-10T07:57:00Z" w16du:dateUtc="2025-03-10T07:57:00Z">
        <w:r w:rsidR="000553AC" w:rsidDel="00A74A4F">
          <w:delText>C-21</w:delText>
        </w:r>
      </w:del>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lastRenderedPageBreak/>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121" w:name="_Toc188968508"/>
      <w:r w:rsidRPr="00237F07">
        <w:t>Depth Related Functionality</w:t>
      </w:r>
      <w:bookmarkEnd w:id="121"/>
    </w:p>
    <w:p w14:paraId="24F56AB2" w14:textId="69611392" w:rsidR="003E7E2E" w:rsidRPr="00237F07" w:rsidRDefault="003E7E2E" w:rsidP="00AA0332">
      <w:pPr>
        <w:spacing w:after="120" w:line="240" w:lineRule="auto"/>
        <w:jc w:val="both"/>
        <w:rPr>
          <w:b/>
          <w:bCs/>
        </w:rPr>
      </w:pPr>
      <w:r w:rsidRPr="00237F07">
        <w:t xml:space="preserve">S-100 ECDIS allows </w:t>
      </w:r>
      <w:ins w:id="122" w:author="Jonathan Pritchard" w:date="2025-03-25T05:26:00Z" w16du:dateUtc="2025-03-25T04:26:00Z">
        <w:r w:rsidR="004A6E2D">
          <w:t>w</w:t>
        </w:r>
      </w:ins>
      <w:commentRangeStart w:id="123"/>
      <w:del w:id="124" w:author="Jonathan Pritchard" w:date="2025-03-25T05:26:00Z" w16du:dateUtc="2025-03-25T04:26:00Z">
        <w:r w:rsidRPr="00237F07" w:rsidDel="004A6E2D">
          <w:delText>W</w:delText>
        </w:r>
      </w:del>
      <w:r w:rsidRPr="00237F07">
        <w:t xml:space="preserve">ater </w:t>
      </w:r>
      <w:ins w:id="125" w:author="Jonathan Pritchard" w:date="2025-03-25T05:26:00Z" w16du:dateUtc="2025-03-25T04:26:00Z">
        <w:r w:rsidR="004A6E2D">
          <w:t>l</w:t>
        </w:r>
      </w:ins>
      <w:del w:id="126" w:author="Jonathan Pritchard" w:date="2025-03-25T05:26:00Z" w16du:dateUtc="2025-03-25T04:26:00Z">
        <w:r w:rsidRPr="00237F07" w:rsidDel="004A6E2D">
          <w:delText>L</w:delText>
        </w:r>
      </w:del>
      <w:r w:rsidRPr="00237F07">
        <w:t xml:space="preserve">evels </w:t>
      </w:r>
      <w:commentRangeEnd w:id="123"/>
      <w:r w:rsidR="005F06E1">
        <w:rPr>
          <w:rStyle w:val="CommentReference"/>
        </w:rPr>
        <w:commentReference w:id="123"/>
      </w:r>
      <w:r w:rsidRPr="00237F07">
        <w:t xml:space="preserve">to be </w:t>
      </w:r>
      <w:r w:rsidR="00EF57B5" w:rsidRPr="00237F07">
        <w:t xml:space="preserve">automatically </w:t>
      </w:r>
      <w:r w:rsidRPr="00237F07">
        <w:t xml:space="preserve">adjusted </w:t>
      </w:r>
      <w:r w:rsidR="00EF57B5" w:rsidRPr="00237F07">
        <w:t xml:space="preserve">using an interoperable combination of S-101, S-102 and S-104 data, both for monitoring and planning purposes. This is described fully in appendix </w:t>
      </w:r>
      <w:r w:rsidR="00624B58">
        <w:t>D of this document</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DB7CFE">
      <w:pPr>
        <w:pStyle w:val="Heading2"/>
      </w:pPr>
      <w:bookmarkStart w:id="127" w:name="_Toc188968509"/>
      <w:r w:rsidRPr="00237F07">
        <w:t>I</w:t>
      </w:r>
      <w:r w:rsidR="000F49BE" w:rsidRPr="00237F07">
        <w:t>ntegrated Navigation System (INS)</w:t>
      </w:r>
      <w:r w:rsidR="004C242A" w:rsidRPr="00237F07">
        <w:t xml:space="preserve"> concept, limitations and challenges</w:t>
      </w:r>
      <w:bookmarkEnd w:id="12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6F6C18A5"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ins w:id="128" w:author="Jonathan Pritchard" w:date="2025-03-10T07:57:00Z" w16du:dateUtc="2025-03-10T07:57:00Z">
        <w:r w:rsidR="00A74A4F">
          <w:t>6.1.1</w:t>
        </w:r>
      </w:ins>
      <w:del w:id="129" w:author="Jonathan Pritchard" w:date="2025-03-10T07:57:00Z" w16du:dateUtc="2025-03-10T07:57:00Z">
        <w:r w:rsidR="000553AC" w:rsidDel="00A74A4F">
          <w:delText>C-9.1.1</w:delText>
        </w:r>
      </w:del>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005CDE12"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w:t>
      </w:r>
      <w:r w:rsidR="00616CF7" w:rsidRPr="00237F07">
        <w:lastRenderedPageBreak/>
        <w:t xml:space="preserve">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ins w:id="130" w:author="Jonathan Pritchard" w:date="2025-03-10T07:57:00Z" w16du:dateUtc="2025-03-10T07:57:00Z">
        <w:r w:rsidR="00A74A4F">
          <w:t>4.2</w:t>
        </w:r>
      </w:ins>
      <w:del w:id="131" w:author="Jonathan Pritchard" w:date="2025-03-10T07:57:00Z" w16du:dateUtc="2025-03-10T07:57:00Z">
        <w:r w:rsidR="000553AC" w:rsidDel="00A74A4F">
          <w:delText>C-7.2</w:delText>
        </w:r>
      </w:del>
      <w:r w:rsidR="00222A25" w:rsidRPr="00237F07">
        <w:fldChar w:fldCharType="end"/>
      </w:r>
      <w:r w:rsidR="00630C8C" w:rsidRPr="00237F07">
        <w:t xml:space="preserve"> </w:t>
      </w:r>
      <w:r w:rsidR="00616CF7" w:rsidRPr="00237F07">
        <w:t>apply to the workstation playing the role of an ECDIS.</w:t>
      </w:r>
    </w:p>
    <w:p w14:paraId="20E5D429" w14:textId="61355930" w:rsidR="00456780" w:rsidRPr="00237F07" w:rsidRDefault="00456780" w:rsidP="00AE2737">
      <w:pPr>
        <w:pStyle w:val="ListParagraph"/>
        <w:numPr>
          <w:ilvl w:val="0"/>
          <w:numId w:val="11"/>
        </w:numPr>
        <w:spacing w:after="120" w:line="240" w:lineRule="auto"/>
        <w:jc w:val="both"/>
      </w:pPr>
      <w:r w:rsidRPr="00237F07">
        <w:t xml:space="preserve">All tasks of an INS </w:t>
      </w:r>
      <w:commentRangeStart w:id="132"/>
      <w:r w:rsidRPr="00237F07">
        <w:t xml:space="preserve">should </w:t>
      </w:r>
      <w:commentRangeEnd w:id="132"/>
      <w:r w:rsidR="007D00EC">
        <w:rPr>
          <w:rStyle w:val="CommentReference"/>
        </w:rPr>
        <w:commentReference w:id="132"/>
      </w:r>
      <w:r w:rsidRPr="00237F07">
        <w:t xml:space="preserve">use the same electronic chart data and other </w:t>
      </w:r>
      <w:r w:rsidR="002C40AA" w:rsidRPr="00237F07">
        <w:t xml:space="preserve">S-100 </w:t>
      </w:r>
      <w:r w:rsidRPr="00237F07">
        <w:t xml:space="preserve">navigational databases such as routes, maps, </w:t>
      </w:r>
      <w:ins w:id="133" w:author="Grant, David M (52400) CIV USN NIWC ATLANTIC VA (USA)" w:date="2025-02-21T12:35:00Z" w16du:dateUtc="2025-02-21T17:35:00Z">
        <w:r w:rsidR="006D077D">
          <w:t xml:space="preserve">and </w:t>
        </w:r>
      </w:ins>
      <w:r w:rsidRPr="00237F07">
        <w:t xml:space="preserve">tide information. </w:t>
      </w:r>
      <w:commentRangeStart w:id="134"/>
      <w:r w:rsidRPr="0082322B">
        <w:rPr>
          <w:strike/>
          <w:rPrChange w:id="135" w:author="Jonathan Pritchard" w:date="2025-03-13T16:00:00Z" w16du:dateUtc="2025-03-13T16:00:00Z">
            <w:rPr/>
          </w:rPrChange>
        </w:rPr>
        <w:t xml:space="preserve">If ENCs are available, they </w:t>
      </w:r>
      <w:r w:rsidR="00A11D96" w:rsidRPr="0082322B">
        <w:rPr>
          <w:strike/>
          <w:rPrChange w:id="136" w:author="Jonathan Pritchard" w:date="2025-03-13T16:00:00Z" w16du:dateUtc="2025-03-13T16:00:00Z">
            <w:rPr/>
          </w:rPrChange>
        </w:rPr>
        <w:t xml:space="preserve">should </w:t>
      </w:r>
      <w:r w:rsidRPr="0082322B">
        <w:rPr>
          <w:strike/>
          <w:rPrChange w:id="137" w:author="Jonathan Pritchard" w:date="2025-03-13T16:00:00Z" w16du:dateUtc="2025-03-13T16:00:00Z">
            <w:rPr/>
          </w:rPrChange>
        </w:rPr>
        <w:t xml:space="preserve">be used as </w:t>
      </w:r>
      <w:r w:rsidR="008555ED" w:rsidRPr="0082322B">
        <w:rPr>
          <w:strike/>
          <w:rPrChange w:id="138" w:author="Jonathan Pritchard" w:date="2025-03-13T16:00:00Z" w16du:dateUtc="2025-03-13T16:00:00Z">
            <w:rPr/>
          </w:rPrChange>
        </w:rPr>
        <w:t>a</w:t>
      </w:r>
      <w:r w:rsidRPr="0082322B">
        <w:rPr>
          <w:strike/>
          <w:rPrChange w:id="139" w:author="Jonathan Pritchard" w:date="2025-03-13T16:00:00Z" w16du:dateUtc="2025-03-13T16:00:00Z">
            <w:rPr/>
          </w:rPrChange>
        </w:rPr>
        <w:t xml:space="preserve"> common data source for INS</w:t>
      </w:r>
      <w:r w:rsidRPr="00237F07">
        <w:t>.</w:t>
      </w:r>
      <w:commentRangeEnd w:id="134"/>
      <w:r w:rsidR="00573FA0">
        <w:rPr>
          <w:rStyle w:val="CommentReference"/>
        </w:rPr>
        <w:commentReference w:id="134"/>
      </w:r>
    </w:p>
    <w:p w14:paraId="328B1A2A" w14:textId="261486F2" w:rsidR="00274A00" w:rsidRPr="00237F07" w:rsidRDefault="001B6486" w:rsidP="00AA0332">
      <w:pPr>
        <w:spacing w:after="120" w:line="240" w:lineRule="auto"/>
        <w:jc w:val="both"/>
      </w:pPr>
      <w:r w:rsidRPr="00237F07">
        <w:t xml:space="preserve">IMO Performance </w:t>
      </w:r>
      <w:r w:rsidRPr="00A74A4F">
        <w:rPr>
          <w:highlight w:val="yellow"/>
          <w:rPrChange w:id="140" w:author="Jonathan Pritchard" w:date="2025-03-10T07:58:00Z" w16du:dateUtc="2025-03-10T07:58:00Z">
            <w:rPr/>
          </w:rPrChange>
        </w:rPr>
        <w:t xml:space="preserve">Standards </w:t>
      </w:r>
      <w:commentRangeStart w:id="141"/>
      <w:r w:rsidRPr="004A6E2D">
        <w:rPr>
          <w:strike/>
          <w:highlight w:val="yellow"/>
          <w:rPrChange w:id="142" w:author="Jonathan Pritchard" w:date="2025-03-25T05:27:00Z" w16du:dateUtc="2025-03-25T04:27:00Z">
            <w:rPr/>
          </w:rPrChange>
        </w:rPr>
        <w:t>(MSC.252(83))</w:t>
      </w:r>
      <w:r w:rsidRPr="00A74A4F">
        <w:rPr>
          <w:highlight w:val="yellow"/>
          <w:rPrChange w:id="143" w:author="Jonathan Pritchard" w:date="2025-03-10T07:58:00Z" w16du:dateUtc="2025-03-10T07:58:00Z">
            <w:rPr/>
          </w:rPrChange>
        </w:rPr>
        <w:t xml:space="preserve"> </w:t>
      </w:r>
      <w:commentRangeEnd w:id="141"/>
      <w:r w:rsidR="007D00EC" w:rsidRPr="00A74A4F">
        <w:rPr>
          <w:rStyle w:val="CommentReference"/>
          <w:highlight w:val="yellow"/>
          <w:rPrChange w:id="144" w:author="Jonathan Pritchard" w:date="2025-03-10T07:58:00Z" w16du:dateUtc="2025-03-10T07:58:00Z">
            <w:rPr>
              <w:rStyle w:val="CommentReference"/>
            </w:rPr>
          </w:rPrChange>
        </w:rPr>
        <w:commentReference w:id="141"/>
      </w:r>
      <w:r w:rsidRPr="00A74A4F">
        <w:rPr>
          <w:highlight w:val="yellow"/>
          <w:rPrChange w:id="145" w:author="Jonathan Pritchard" w:date="2025-03-10T07:58:00Z" w16du:dateUtc="2025-03-10T07:58:00Z">
            <w:rPr/>
          </w:rPrChange>
        </w:rPr>
        <w:t>state</w:t>
      </w:r>
      <w:r w:rsidRPr="00237F07">
        <w:t xml:space="preserv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ins w:id="146" w:author="Jonathan Pritchard" w:date="2025-03-10T07:58:00Z" w16du:dateUtc="2025-03-10T07:58:00Z">
        <w:r w:rsidR="00A74A4F">
          <w:t>4.2</w:t>
        </w:r>
      </w:ins>
      <w:del w:id="147" w:author="Jonathan Pritchard" w:date="2025-03-10T07:58:00Z" w16du:dateUtc="2025-03-10T07:58:00Z">
        <w:r w:rsidR="000553AC" w:rsidDel="00A74A4F">
          <w:delText>C-7.2</w:delText>
        </w:r>
      </w:del>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4ECCD858"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 xml:space="preserve">treatment </w:t>
      </w:r>
      <w:commentRangeStart w:id="148"/>
      <w:r w:rsidR="00C32116" w:rsidRPr="00237F07">
        <w:t xml:space="preserve">should </w:t>
      </w:r>
      <w:commentRangeEnd w:id="148"/>
      <w:r w:rsidR="003F6441">
        <w:rPr>
          <w:rStyle w:val="CommentReference"/>
        </w:rPr>
        <w:commentReference w:id="148"/>
      </w:r>
      <w:r w:rsidR="00C32116" w:rsidRPr="00237F07">
        <w:t>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w:t>
      </w:r>
      <w:ins w:id="149" w:author="Jonathan Pritchard" w:date="2025-03-10T08:32:00Z" w16du:dateUtc="2025-03-10T08:32:00Z">
        <w:r w:rsidR="00867548" w:rsidRPr="00237F07">
          <w:t>MSC.1/</w:t>
        </w:r>
      </w:ins>
      <w:r w:rsidR="000A0E8A" w:rsidRPr="00237F07">
        <w:t>Circ.1609.</w:t>
      </w:r>
    </w:p>
    <w:p w14:paraId="51CF5AE2" w14:textId="1E8F48F3" w:rsidR="00B268EF" w:rsidRPr="00237F07" w:rsidRDefault="00793684" w:rsidP="00F2390C">
      <w:pPr>
        <w:pStyle w:val="Heading1"/>
      </w:pPr>
      <w:bookmarkStart w:id="150" w:name="_Toc38936212"/>
      <w:bookmarkStart w:id="151" w:name="_Toc40990404"/>
      <w:bookmarkStart w:id="152" w:name="_Toc41235015"/>
      <w:bookmarkStart w:id="153" w:name="_Toc41235059"/>
      <w:bookmarkStart w:id="154" w:name="_Toc38936213"/>
      <w:bookmarkStart w:id="155" w:name="_Toc40990405"/>
      <w:bookmarkStart w:id="156" w:name="_Toc41235016"/>
      <w:bookmarkStart w:id="157" w:name="_Toc41235060"/>
      <w:bookmarkStart w:id="158" w:name="_Toc188968510"/>
      <w:bookmarkEnd w:id="150"/>
      <w:bookmarkEnd w:id="151"/>
      <w:bookmarkEnd w:id="152"/>
      <w:bookmarkEnd w:id="153"/>
      <w:bookmarkEnd w:id="154"/>
      <w:bookmarkEnd w:id="155"/>
      <w:bookmarkEnd w:id="156"/>
      <w:bookmarkEnd w:id="157"/>
      <w:r w:rsidRPr="00237F07">
        <w:t>User Interface Design</w:t>
      </w:r>
      <w:bookmarkEnd w:id="158"/>
    </w:p>
    <w:p w14:paraId="5681FAC0" w14:textId="00D054DE" w:rsidR="00793684" w:rsidRPr="00237F07" w:rsidRDefault="00793684" w:rsidP="00DB7CFE">
      <w:pPr>
        <w:pStyle w:val="Heading2"/>
      </w:pPr>
      <w:bookmarkStart w:id="159" w:name="_Toc188968511"/>
      <w:r w:rsidRPr="00237F07">
        <w:t>General principles</w:t>
      </w:r>
      <w:bookmarkEnd w:id="159"/>
    </w:p>
    <w:p w14:paraId="3367E527" w14:textId="6B2E032D" w:rsidR="00B63F00" w:rsidRPr="00237F07" w:rsidRDefault="00E5289F" w:rsidP="004E61EE">
      <w:pPr>
        <w:spacing w:after="120" w:line="240" w:lineRule="auto"/>
        <w:jc w:val="both"/>
      </w:pPr>
      <w:r w:rsidRPr="00237F07">
        <w:t xml:space="preserve">The guidelines in </w:t>
      </w:r>
      <w:r w:rsidR="00B268EF" w:rsidRPr="00237F07">
        <w:t xml:space="preserve">IMO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in</w:t>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160" w:name="_Toc47708006"/>
      <w:bookmarkStart w:id="161" w:name="_Ref188951485"/>
      <w:bookmarkStart w:id="162" w:name="_Toc188968512"/>
      <w:bookmarkEnd w:id="160"/>
      <w:r w:rsidRPr="00237F07">
        <w:t>Data</w:t>
      </w:r>
      <w:r w:rsidR="00E12CDB" w:rsidRPr="00237F07">
        <w:t xml:space="preserve"> </w:t>
      </w:r>
      <w:r w:rsidRPr="00237F07">
        <w:t>L</w:t>
      </w:r>
      <w:r w:rsidR="00E12CDB" w:rsidRPr="00237F07">
        <w:t>ayers</w:t>
      </w:r>
      <w:bookmarkEnd w:id="161"/>
      <w:bookmarkEnd w:id="162"/>
    </w:p>
    <w:p w14:paraId="77DB75E3" w14:textId="39CA3488" w:rsidR="00D60E7E" w:rsidRPr="00237F07" w:rsidRDefault="00B55D04" w:rsidP="00DB7CFE">
      <w:pPr>
        <w:pStyle w:val="Heading2"/>
      </w:pPr>
      <w:bookmarkStart w:id="163" w:name="_Toc175130107"/>
      <w:bookmarkStart w:id="164" w:name="_Toc178784314"/>
      <w:bookmarkStart w:id="165" w:name="_Ref45143574"/>
      <w:bookmarkStart w:id="166" w:name="_Toc188968513"/>
      <w:bookmarkEnd w:id="163"/>
      <w:bookmarkEnd w:id="164"/>
      <w:r w:rsidRPr="00237F07">
        <w:t>D</w:t>
      </w:r>
      <w:r w:rsidR="00960834" w:rsidRPr="00237F07">
        <w:t xml:space="preserve">ata </w:t>
      </w:r>
      <w:r w:rsidR="008549AF" w:rsidRPr="00237F07">
        <w:t>products and information layers</w:t>
      </w:r>
      <w:bookmarkEnd w:id="165"/>
      <w:bookmarkEnd w:id="166"/>
    </w:p>
    <w:p w14:paraId="130C22D9" w14:textId="0D0BF85D" w:rsidR="00B55D04" w:rsidRPr="00237F07" w:rsidRDefault="00B55D04" w:rsidP="00F2390C">
      <w:pPr>
        <w:pStyle w:val="Heading3"/>
      </w:pPr>
      <w:bookmarkStart w:id="167" w:name="_Ref45055302"/>
      <w:bookmarkStart w:id="168" w:name="_Ref45211567"/>
      <w:bookmarkStart w:id="169" w:name="_Toc188968514"/>
      <w:r w:rsidRPr="00237F07">
        <w:t>Basic product</w:t>
      </w:r>
      <w:r w:rsidR="00FD4A8D" w:rsidRPr="00237F07">
        <w:t xml:space="preserve"> specifications</w:t>
      </w:r>
      <w:r w:rsidRPr="00237F07">
        <w:t xml:space="preserve"> and layers</w:t>
      </w:r>
      <w:bookmarkEnd w:id="167"/>
      <w:bookmarkEnd w:id="168"/>
      <w:bookmarkEnd w:id="169"/>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3E44C088" w:rsidR="00A07CCD" w:rsidRPr="00237F07" w:rsidRDefault="00C8199B" w:rsidP="00FD4A8D">
      <w:pPr>
        <w:pStyle w:val="ListParagraph"/>
        <w:numPr>
          <w:ilvl w:val="0"/>
          <w:numId w:val="16"/>
        </w:numPr>
        <w:spacing w:after="60" w:line="240" w:lineRule="auto"/>
        <w:jc w:val="both"/>
      </w:pPr>
      <w:commentRangeStart w:id="170"/>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171" w:author="Jonathan Pritchard" w:date="2025-03-13T16:01:00Z" w16du:dateUtc="2025-03-13T16:01:00Z">
        <w:r w:rsidR="0082322B">
          <w:t xml:space="preserve"> during the transition period</w:t>
        </w:r>
      </w:ins>
      <w:r w:rsidR="008972A2">
        <w:t>;</w:t>
      </w:r>
      <w:commentRangeEnd w:id="170"/>
      <w:r w:rsidR="003D35CC">
        <w:rPr>
          <w:rStyle w:val="CommentReference"/>
        </w:rPr>
        <w:commentReference w:id="170"/>
      </w:r>
    </w:p>
    <w:p w14:paraId="42DBF5D0" w14:textId="227CAA79" w:rsidR="00656888" w:rsidRPr="00237F07" w:rsidRDefault="00656888" w:rsidP="00AE2737">
      <w:pPr>
        <w:pStyle w:val="ListParagraph"/>
        <w:numPr>
          <w:ilvl w:val="0"/>
          <w:numId w:val="16"/>
        </w:numPr>
        <w:spacing w:after="60" w:line="240" w:lineRule="auto"/>
        <w:jc w:val="both"/>
      </w:pPr>
      <w:commentRangeStart w:id="172"/>
      <w:r w:rsidRPr="00237F07">
        <w:t xml:space="preserve">S-102 </w:t>
      </w:r>
      <w:r w:rsidR="001A3D58" w:rsidRPr="00237F07">
        <w:t>Bathymetric Surfac</w:t>
      </w:r>
      <w:r w:rsidR="00497BDA" w:rsidRPr="00237F07">
        <w:t>e</w:t>
      </w:r>
      <w:r w:rsidR="000F2A6A" w:rsidRPr="00237F07">
        <w:t>;</w:t>
      </w:r>
      <w:commentRangeEnd w:id="172"/>
      <w:r w:rsidR="0089074D">
        <w:rPr>
          <w:rStyle w:val="CommentReference"/>
        </w:rPr>
        <w:commentReference w:id="172"/>
      </w:r>
    </w:p>
    <w:p w14:paraId="68E23E6B" w14:textId="7C60AE59" w:rsidR="001A3D58" w:rsidRPr="00237F07" w:rsidRDefault="001A3D58" w:rsidP="00AE2737">
      <w:pPr>
        <w:pStyle w:val="ListParagraph"/>
        <w:numPr>
          <w:ilvl w:val="0"/>
          <w:numId w:val="16"/>
        </w:numPr>
        <w:spacing w:after="60" w:line="240" w:lineRule="auto"/>
        <w:jc w:val="both"/>
      </w:pPr>
      <w:commentRangeStart w:id="173"/>
      <w:r w:rsidRPr="00237F07">
        <w:t>S-104 Water Level inf</w:t>
      </w:r>
      <w:r w:rsidR="000F2A6A" w:rsidRPr="00237F07">
        <w:t>ormation for Surface Navigation;</w:t>
      </w:r>
      <w:commentRangeEnd w:id="173"/>
      <w:r w:rsidR="00F1002C">
        <w:rPr>
          <w:rStyle w:val="CommentReference"/>
        </w:rPr>
        <w:commentReference w:id="173"/>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6A78CD19" w:rsidR="001A3D58" w:rsidRPr="00237F07" w:rsidRDefault="000F2A6A" w:rsidP="00AE2737">
      <w:pPr>
        <w:pStyle w:val="ListParagraph"/>
        <w:numPr>
          <w:ilvl w:val="0"/>
          <w:numId w:val="16"/>
        </w:numPr>
        <w:spacing w:after="60" w:line="240" w:lineRule="auto"/>
        <w:jc w:val="both"/>
      </w:pPr>
      <w:r w:rsidRPr="00237F07">
        <w:t>S-129 Under</w:t>
      </w:r>
      <w:r w:rsidR="002128CD">
        <w:t xml:space="preserve"> </w:t>
      </w:r>
      <w:r w:rsidR="008972A2">
        <w:t>K</w:t>
      </w:r>
      <w:r w:rsidRPr="00237F07">
        <w:t>eel Clearance</w:t>
      </w:r>
      <w:r w:rsidR="008972A2">
        <w:t xml:space="preserve"> Management</w:t>
      </w:r>
      <w:r w:rsidRPr="00237F07">
        <w:t>;</w:t>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108EC881" w:rsidR="00796161" w:rsidRDefault="00F13E78" w:rsidP="002D7DEE">
      <w:pPr>
        <w:spacing w:after="120" w:line="240" w:lineRule="auto"/>
        <w:jc w:val="both"/>
      </w:pPr>
      <w:r>
        <w:t xml:space="preserve">ECDIS must support the import of data products using unprojected geographic latitude and longitude values. Additionally, ECDIS must support the import of S-102 and S-104 data products using coordinates which are projected using either UTM or UPS projections. </w:t>
      </w:r>
      <w:commentRangeStart w:id="174"/>
      <w:r>
        <w:t xml:space="preserve">The procedures and normative formulas for </w:t>
      </w:r>
      <w:r w:rsidRPr="00624B58">
        <w:t xml:space="preserve">conversion of such coordinates back to unprojected latitude and longitude values are contained in appendix </w:t>
      </w:r>
      <w:r w:rsidR="00624B58" w:rsidRPr="00624B58">
        <w:t>H</w:t>
      </w:r>
      <w:r w:rsidRPr="00624B58">
        <w:t xml:space="preserve"> of this</w:t>
      </w:r>
      <w:r>
        <w:t xml:space="preserve"> document.</w:t>
      </w:r>
      <w:commentRangeEnd w:id="174"/>
      <w:r w:rsidR="006E0A55">
        <w:rPr>
          <w:rStyle w:val="CommentReference"/>
        </w:rPr>
        <w:commentReference w:id="174"/>
      </w:r>
    </w:p>
    <w:p w14:paraId="752F0D33" w14:textId="77777777" w:rsidR="00F13E78" w:rsidRPr="00237F07" w:rsidRDefault="00F13E78" w:rsidP="002D7DEE">
      <w:pPr>
        <w:spacing w:after="120" w:line="240" w:lineRule="auto"/>
        <w:jc w:val="both"/>
      </w:pPr>
    </w:p>
    <w:p w14:paraId="2AA0EF74" w14:textId="76329AB1" w:rsidR="00D60E7E" w:rsidRPr="00237F07" w:rsidRDefault="00B55D04" w:rsidP="00B42F17">
      <w:pPr>
        <w:pStyle w:val="Heading3"/>
      </w:pPr>
      <w:bookmarkStart w:id="175" w:name="_Ref45055480"/>
      <w:bookmarkStart w:id="176" w:name="_Ref45211570"/>
      <w:bookmarkStart w:id="177" w:name="_Toc188968515"/>
      <w:r w:rsidRPr="00237F07">
        <w:t xml:space="preserve">Other </w:t>
      </w:r>
      <w:r w:rsidR="008549AF" w:rsidRPr="00237F07">
        <w:t>data products</w:t>
      </w:r>
      <w:bookmarkEnd w:id="175"/>
      <w:bookmarkEnd w:id="176"/>
      <w:bookmarkEnd w:id="177"/>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 xml:space="preserve">allow the mariner to toggle </w:t>
      </w:r>
      <w:r w:rsidR="00EE7A3D" w:rsidRPr="00CA1B90">
        <w:rPr>
          <w:highlight w:val="yellow"/>
          <w:rPrChange w:id="178" w:author="Jonathan Pritchard" w:date="2025-03-14T13:57:00Z" w16du:dateUtc="2025-03-14T13:57:00Z">
            <w:rPr/>
          </w:rPrChange>
        </w:rPr>
        <w:t>the display of</w:t>
      </w:r>
      <w:r w:rsidR="00EE7A3D" w:rsidRPr="00237F07">
        <w:t xml:space="preserve">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lastRenderedPageBreak/>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Navigation</w:t>
      </w:r>
      <w:r w:rsidR="002128CD">
        <w:t>;</w:t>
      </w:r>
    </w:p>
    <w:p w14:paraId="1E5EFECA" w14:textId="2AF79F9A" w:rsidR="00776736" w:rsidRPr="00237F07" w:rsidRDefault="00776736" w:rsidP="00AE2737">
      <w:pPr>
        <w:pStyle w:val="ListParagraph"/>
        <w:numPr>
          <w:ilvl w:val="0"/>
          <w:numId w:val="17"/>
        </w:numPr>
        <w:spacing w:after="60" w:line="240" w:lineRule="auto"/>
        <w:jc w:val="both"/>
      </w:pPr>
      <w:r w:rsidRPr="00B77A92">
        <w:t xml:space="preserve">S-126 </w:t>
      </w:r>
      <w:r w:rsidR="008972A2">
        <w:t xml:space="preserve">Marine </w:t>
      </w:r>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31707D95" w:rsidR="00776736" w:rsidRPr="00B77A92" w:rsidRDefault="00776736" w:rsidP="00AE2737">
      <w:pPr>
        <w:pStyle w:val="ListParagraph"/>
        <w:numPr>
          <w:ilvl w:val="0"/>
          <w:numId w:val="17"/>
        </w:numPr>
        <w:spacing w:after="60" w:line="240" w:lineRule="auto"/>
        <w:jc w:val="both"/>
      </w:pPr>
      <w:r w:rsidRPr="005B5B96">
        <w:rPr>
          <w:highlight w:val="yellow"/>
          <w:rPrChange w:id="179" w:author="Jonathan Pritchard" w:date="2025-03-14T12:37:00Z" w16du:dateUtc="2025-03-14T12:37:00Z">
            <w:rPr/>
          </w:rPrChange>
        </w:rPr>
        <w:t>WMO S-411 Ice Information</w:t>
      </w:r>
      <w:r w:rsidR="002128CD">
        <w:t>;</w:t>
      </w:r>
    </w:p>
    <w:p w14:paraId="69C2D57B" w14:textId="4D73DA19" w:rsidR="00776736" w:rsidRPr="00237F07" w:rsidRDefault="00776736" w:rsidP="00AE2737">
      <w:pPr>
        <w:pStyle w:val="ListParagraph"/>
        <w:numPr>
          <w:ilvl w:val="0"/>
          <w:numId w:val="17"/>
        </w:numPr>
        <w:spacing w:after="60" w:line="240" w:lineRule="auto"/>
        <w:jc w:val="both"/>
      </w:pPr>
      <w:r w:rsidRPr="002F74A0">
        <w:rPr>
          <w:highlight w:val="yellow"/>
          <w:rPrChange w:id="180" w:author="Jonathan Pritchard" w:date="2025-03-10T08:35:00Z" w16du:dateUtc="2025-03-10T08:35:00Z">
            <w:rPr/>
          </w:rPrChange>
        </w:rPr>
        <w:t xml:space="preserve">WMO </w:t>
      </w:r>
      <w:r w:rsidR="008972A2" w:rsidRPr="002F74A0">
        <w:rPr>
          <w:highlight w:val="yellow"/>
          <w:rPrChange w:id="181" w:author="Jonathan Pritchard" w:date="2025-03-10T08:35:00Z" w16du:dateUtc="2025-03-10T08:35:00Z">
            <w:rPr/>
          </w:rPrChange>
        </w:rPr>
        <w:t>–</w:t>
      </w:r>
      <w:r w:rsidRPr="002F74A0">
        <w:rPr>
          <w:highlight w:val="yellow"/>
          <w:rPrChange w:id="182" w:author="Jonathan Pritchard" w:date="2025-03-10T08:35:00Z" w16du:dateUtc="2025-03-10T08:35:00Z">
            <w:rPr/>
          </w:rPrChange>
        </w:rPr>
        <w:t xml:space="preserve"> </w:t>
      </w:r>
      <w:r w:rsidR="008972A2" w:rsidRPr="002F74A0">
        <w:rPr>
          <w:highlight w:val="yellow"/>
          <w:rPrChange w:id="183" w:author="Jonathan Pritchard" w:date="2025-03-10T08:35:00Z" w16du:dateUtc="2025-03-10T08:35:00Z">
            <w:rPr/>
          </w:rPrChange>
        </w:rPr>
        <w:t>Weather and Wave Hazards</w:t>
      </w:r>
      <w:r w:rsidR="002128CD">
        <w:t>;</w:t>
      </w:r>
    </w:p>
    <w:p w14:paraId="408E69DF" w14:textId="77777777" w:rsidR="000F2A6A" w:rsidRPr="00237F07" w:rsidRDefault="000F2A6A" w:rsidP="00AA0332">
      <w:pPr>
        <w:spacing w:after="120" w:line="240" w:lineRule="auto"/>
        <w:jc w:val="both"/>
      </w:pPr>
    </w:p>
    <w:p w14:paraId="0AB41732" w14:textId="29495B4A" w:rsidR="00A36C96" w:rsidRPr="00237F07" w:rsidRDefault="00740F24" w:rsidP="00DB7CFE">
      <w:pPr>
        <w:pStyle w:val="Heading2"/>
      </w:pPr>
      <w:bookmarkStart w:id="184" w:name="_Ref42642169"/>
      <w:bookmarkStart w:id="185" w:name="_Toc188968516"/>
      <w:r w:rsidRPr="00237F07">
        <w:t>Mitigation of d</w:t>
      </w:r>
      <w:r w:rsidR="00A36C96" w:rsidRPr="00237F07">
        <w:t>ata overload</w:t>
      </w:r>
      <w:bookmarkEnd w:id="184"/>
      <w:bookmarkEnd w:id="185"/>
    </w:p>
    <w:p w14:paraId="19F1CC81" w14:textId="0A6BC6B3" w:rsidR="00A02000" w:rsidRDefault="00A02000" w:rsidP="00AA0332">
      <w:pPr>
        <w:spacing w:after="120" w:line="240" w:lineRule="auto"/>
        <w:jc w:val="both"/>
      </w:pPr>
      <w:r w:rsidRPr="00F0338B">
        <w:t xml:space="preserve">To prevent the simultaneous presentation of multiple data layers from cluttering the presentation and hiding critical information, the ECDIS shall implement good practice in user interface design, including the applicable IMO requirements (MSC.191(79), MSC.1/Circ1609), </w:t>
      </w:r>
      <w:ins w:id="186" w:author="Jonathan Pritchard" w:date="2025-03-10T08:35:00Z" w16du:dateUtc="2025-03-10T08:35:00Z">
        <w:r w:rsidR="002F74A0">
          <w:t>see a</w:t>
        </w:r>
      </w:ins>
      <w:ins w:id="187" w:author="Jonathan Pritchard" w:date="2025-03-10T08:36:00Z" w16du:dateUtc="2025-03-10T08:36:00Z">
        <w:r w:rsidR="002F74A0">
          <w:t>lso Section 8.</w:t>
        </w:r>
      </w:ins>
      <w:r w:rsidRPr="00F77BB5">
        <w:rPr>
          <w:strike/>
          <w:rPrChange w:id="188" w:author="Jonathan Pritchard" w:date="2025-03-10T07:50:00Z" w16du:dateUtc="2025-03-10T07:50:00Z">
            <w:rPr/>
          </w:rPrChange>
        </w:rPr>
        <w:t xml:space="preserve">and the S-98 interoperability mechanism, described </w:t>
      </w:r>
      <w:commentRangeStart w:id="189"/>
      <w:commentRangeStart w:id="190"/>
      <w:r w:rsidRPr="00F77BB5">
        <w:rPr>
          <w:strike/>
          <w:rPrChange w:id="191" w:author="Jonathan Pritchard" w:date="2025-03-10T07:50:00Z" w16du:dateUtc="2025-03-10T07:50:00Z">
            <w:rPr/>
          </w:rPrChange>
        </w:rPr>
        <w:t xml:space="preserve">in </w:t>
      </w:r>
      <w:del w:id="192" w:author="Jonathan Pritchard" w:date="2025-03-10T07:50:00Z" w16du:dateUtc="2025-03-10T07:50:00Z">
        <w:r w:rsidRPr="00F77BB5" w:rsidDel="00F77BB5">
          <w:rPr>
            <w:strike/>
            <w:rPrChange w:id="193" w:author="Jonathan Pritchard" w:date="2025-03-10T07:50:00Z" w16du:dateUtc="2025-03-10T07:50:00Z">
              <w:rPr/>
            </w:rPrChange>
          </w:rPr>
          <w:delText xml:space="preserve">outlined </w:delText>
        </w:r>
        <w:commentRangeEnd w:id="189"/>
        <w:r w:rsidR="00B16E76" w:rsidRPr="00F77BB5" w:rsidDel="00F77BB5">
          <w:rPr>
            <w:rStyle w:val="CommentReference"/>
            <w:strike/>
            <w:rPrChange w:id="194" w:author="Jonathan Pritchard" w:date="2025-03-10T07:50:00Z" w16du:dateUtc="2025-03-10T07:50:00Z">
              <w:rPr>
                <w:rStyle w:val="CommentReference"/>
              </w:rPr>
            </w:rPrChange>
          </w:rPr>
          <w:commentReference w:id="189"/>
        </w:r>
      </w:del>
      <w:commentRangeEnd w:id="190"/>
      <w:r w:rsidR="00F77BB5">
        <w:rPr>
          <w:rStyle w:val="CommentReference"/>
        </w:rPr>
        <w:commentReference w:id="190"/>
      </w:r>
      <w:del w:id="195" w:author="Jonathan Pritchard" w:date="2025-03-10T07:50:00Z" w16du:dateUtc="2025-03-10T07:50:00Z">
        <w:r w:rsidRPr="00F77BB5" w:rsidDel="00F77BB5">
          <w:rPr>
            <w:strike/>
            <w:rPrChange w:id="196" w:author="Jonathan Pritchard" w:date="2025-03-10T07:50:00Z" w16du:dateUtc="2025-03-10T07:50:00Z">
              <w:rPr/>
            </w:rPrChange>
          </w:rPr>
          <w:delText xml:space="preserve">in </w:delText>
        </w:r>
      </w:del>
      <w:r w:rsidRPr="00F77BB5">
        <w:rPr>
          <w:strike/>
          <w:rPrChange w:id="197" w:author="Jonathan Pritchard" w:date="2025-03-10T07:50:00Z" w16du:dateUtc="2025-03-10T07:50:00Z">
            <w:rPr/>
          </w:rPrChange>
        </w:rPr>
        <w:t>C-11</w:t>
      </w:r>
    </w:p>
    <w:p w14:paraId="4AA9B1D3" w14:textId="5F6236E4" w:rsidR="0040028C" w:rsidRDefault="004D00EC" w:rsidP="00AA0332">
      <w:pPr>
        <w:spacing w:after="120" w:line="240" w:lineRule="auto"/>
        <w:jc w:val="both"/>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del w:id="198" w:author="Jonathan Pritchard" w:date="2025-03-07T16:27:00Z" w16du:dateUtc="2025-03-07T16:27:00Z">
        <w:r w:rsidR="00D242A8" w:rsidRPr="00237F07" w:rsidDel="00FB64A7">
          <w:delText xml:space="preserve">See clause </w:delText>
        </w:r>
        <w:commentRangeStart w:id="199"/>
        <w:r w:rsidR="00D242A8" w:rsidRPr="00237F07" w:rsidDel="00FB64A7">
          <w:fldChar w:fldCharType="begin"/>
        </w:r>
        <w:r w:rsidR="00D242A8" w:rsidRPr="00237F07" w:rsidDel="00FB64A7">
          <w:delInstrText xml:space="preserve"> REF _Ref42642060 \n \h </w:delInstrText>
        </w:r>
        <w:r w:rsidR="00AA0332" w:rsidRPr="00237F07" w:rsidDel="00FB64A7">
          <w:delInstrText xml:space="preserve"> \* MERGEFORMAT </w:delInstrText>
        </w:r>
        <w:r w:rsidR="00D242A8" w:rsidRPr="00237F07" w:rsidDel="00FB64A7">
          <w:fldChar w:fldCharType="separate"/>
        </w:r>
        <w:r w:rsidR="000553AC" w:rsidDel="00FB64A7">
          <w:rPr>
            <w:b/>
            <w:bCs/>
            <w:lang w:val="en-US"/>
          </w:rPr>
          <w:delText>Error! Reference source not found.</w:delText>
        </w:r>
        <w:r w:rsidR="00D242A8" w:rsidRPr="00237F07" w:rsidDel="00FB64A7">
          <w:fldChar w:fldCharType="end"/>
        </w:r>
        <w:r w:rsidR="00D242A8" w:rsidRPr="00237F07" w:rsidDel="00FB64A7">
          <w:delText xml:space="preserve"> </w:delText>
        </w:r>
        <w:commentRangeEnd w:id="199"/>
        <w:r w:rsidR="00435C52" w:rsidDel="00FB64A7">
          <w:rPr>
            <w:rStyle w:val="CommentReference"/>
          </w:rPr>
          <w:commentReference w:id="199"/>
        </w:r>
        <w:r w:rsidR="00D242A8" w:rsidRPr="00237F07" w:rsidDel="00FB64A7">
          <w:delText>for user interface recommendations relating to possible data overload</w:delText>
        </w:r>
        <w:r w:rsidR="0040028C" w:rsidRPr="00237F07" w:rsidDel="00FB64A7">
          <w:delText>.</w:delText>
        </w:r>
      </w:del>
    </w:p>
    <w:p w14:paraId="34BDFD11" w14:textId="3B13059E" w:rsidR="00740990" w:rsidRPr="00237F07" w:rsidRDefault="00740990" w:rsidP="00AA0332">
      <w:pPr>
        <w:spacing w:after="120" w:line="240" w:lineRule="auto"/>
        <w:jc w:val="both"/>
      </w:pPr>
      <w:commentRangeStart w:id="200"/>
      <w:commentRangeStart w:id="201"/>
      <w:commentRangeStart w:id="202"/>
      <w:r w:rsidRPr="00F81DCC">
        <w:t>With the exception of the ENC layer, which must be permanently on, the mariner must be able to switch the graphical display of individual products on and off.</w:t>
      </w:r>
      <w:r w:rsidR="00FF1663">
        <w:t xml:space="preserve"> </w:t>
      </w:r>
      <w:commentRangeEnd w:id="200"/>
      <w:r w:rsidR="00680855">
        <w:rPr>
          <w:rStyle w:val="CommentReference"/>
        </w:rPr>
        <w:commentReference w:id="200"/>
      </w:r>
      <w:commentRangeEnd w:id="201"/>
      <w:r w:rsidR="00F77BB5">
        <w:rPr>
          <w:rStyle w:val="CommentReference"/>
        </w:rPr>
        <w:commentReference w:id="201"/>
      </w:r>
      <w:commentRangeEnd w:id="202"/>
      <w:r w:rsidR="004A6E2D">
        <w:rPr>
          <w:rStyle w:val="CommentReference"/>
        </w:rPr>
        <w:commentReference w:id="202"/>
      </w:r>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03" w:name="_Toc188968517"/>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0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433505F3" w:rsidR="00D85A9D" w:rsidRPr="00237F07" w:rsidRDefault="00161C04" w:rsidP="00AA0332">
      <w:pPr>
        <w:spacing w:after="120" w:line="240" w:lineRule="auto"/>
        <w:jc w:val="both"/>
      </w:pPr>
      <w:r w:rsidRPr="00237F07">
        <w:t xml:space="preserve">Later sections of </w:t>
      </w:r>
      <w:del w:id="204" w:author="Grant, David M (52400) CIV USN NIWC ATLANTIC VA (USA)" w:date="2025-02-21T12:52:00Z" w16du:dateUtc="2025-02-21T17:52:00Z">
        <w:r w:rsidRPr="00237F07" w:rsidDel="00F8463D">
          <w:delText>the present</w:delText>
        </w:r>
      </w:del>
      <w:ins w:id="205" w:author="Grant, David M (52400) CIV USN NIWC ATLANTIC VA (USA)" w:date="2025-02-21T12:52:00Z" w16du:dateUtc="2025-02-21T17:52:00Z">
        <w:r w:rsidR="00F8463D">
          <w:t>this</w:t>
        </w:r>
      </w:ins>
      <w:r w:rsidRPr="00237F07">
        <w:t xml:space="preserve">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DB7CFE">
      <w:pPr>
        <w:pStyle w:val="Heading2"/>
      </w:pPr>
      <w:bookmarkStart w:id="206" w:name="_Toc188968518"/>
      <w:r w:rsidRPr="00237F07">
        <w:t>Overview of the portrayal process</w:t>
      </w:r>
      <w:bookmarkEnd w:id="206"/>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35B8271"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w:t>
      </w:r>
      <w:ins w:id="207" w:author="Jonathan Pritchard" w:date="2025-03-11T14:47:00Z" w16du:dateUtc="2025-03-11T14:47:00Z">
        <w:r w:rsidR="00B42BF5">
          <w:t xml:space="preserve">based </w:t>
        </w:r>
      </w:ins>
      <w:r w:rsidR="00653147" w:rsidRPr="00237F07">
        <w:t xml:space="preserve">on </w:t>
      </w:r>
      <w:del w:id="208" w:author="Grant, David M (52400) CIV USN NIWC ATLANTIC VA (USA)" w:date="2025-02-21T12:54:00Z" w16du:dateUtc="2025-02-21T17:54:00Z">
        <w:r w:rsidR="00653147" w:rsidRPr="00237F07" w:rsidDel="00756C2F">
          <w:delText xml:space="preserve">a scripting </w:delText>
        </w:r>
        <w:r w:rsidR="009D54A5" w:rsidRPr="00237F07" w:rsidDel="00756C2F">
          <w:delText>architecture</w:delText>
        </w:r>
        <w:r w:rsidR="00653147" w:rsidRPr="00237F07" w:rsidDel="00756C2F">
          <w:delText xml:space="preserve"> based on </w:delText>
        </w:r>
        <w:r w:rsidRPr="00237F07" w:rsidDel="00756C2F">
          <w:delText>Lua</w:delText>
        </w:r>
      </w:del>
      <w:ins w:id="209" w:author="Grant, David M (52400) CIV USN NIWC ATLANTIC VA (USA)" w:date="2025-02-21T12:54:00Z" w16du:dateUtc="2025-02-21T17:54:00Z">
        <w:r w:rsidR="00756C2F">
          <w:t xml:space="preserve">the scripting </w:t>
        </w:r>
      </w:ins>
      <w:ins w:id="210" w:author="Grant, David M (52400) CIV USN NIWC ATLANTIC VA (USA)" w:date="2025-02-21T12:55:00Z" w16du:dateUtc="2025-02-21T17:55:00Z">
        <w:r w:rsidR="00E75DD4">
          <w:t>capability described in S-100 Part 13</w:t>
        </w:r>
      </w:ins>
      <w:r w:rsidRPr="00237F07">
        <w:t xml:space="preserve">.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ins w:id="211" w:author="Grant, David M (52400) CIV USN NIWC ATLANTIC VA (USA)" w:date="2025-02-21T12:56:00Z" w16du:dateUtc="2025-02-21T17:56:00Z">
        <w:r w:rsidR="0081247B">
          <w:t xml:space="preserve"> and 9a</w:t>
        </w:r>
      </w:ins>
      <w:del w:id="212" w:author="Grant, David M (52400) CIV USN NIWC ATLANTIC VA (USA)" w:date="2025-02-21T12:56:00Z" w16du:dateUtc="2025-02-21T17:56:00Z">
        <w:r w:rsidRPr="00237F07" w:rsidDel="0081247B">
          <w:delText xml:space="preserve">; variations </w:delText>
        </w:r>
        <w:r w:rsidR="005870DC" w:rsidRPr="00237F07" w:rsidDel="0081247B">
          <w:delText xml:space="preserve">to the process and input/output that are </w:delText>
        </w:r>
        <w:r w:rsidRPr="00237F07" w:rsidDel="0081247B">
          <w:delText xml:space="preserve">required for Lua </w:delText>
        </w:r>
        <w:r w:rsidR="00A5400C" w:rsidRPr="00237F07" w:rsidDel="0081247B">
          <w:delText>P</w:delText>
        </w:r>
        <w:r w:rsidRPr="00237F07" w:rsidDel="0081247B">
          <w:delText xml:space="preserve">ortrayal </w:delText>
        </w:r>
        <w:r w:rsidR="00A5400C" w:rsidRPr="00237F07" w:rsidDel="0081247B">
          <w:delText>C</w:delText>
        </w:r>
        <w:r w:rsidRPr="00237F07" w:rsidDel="0081247B">
          <w:delText xml:space="preserve">atalogues are described in Part </w:delText>
        </w:r>
        <w:r w:rsidR="00D5076B" w:rsidRPr="00237F07" w:rsidDel="0081247B">
          <w:delText>9a</w:delText>
        </w:r>
      </w:del>
      <w:r w:rsidR="00D5076B" w:rsidRPr="00237F07">
        <w:t>.</w:t>
      </w:r>
      <w:r w:rsidR="00F42EC6" w:rsidRPr="00B77A92">
        <w:t xml:space="preserve"> </w:t>
      </w:r>
    </w:p>
    <w:p w14:paraId="7B1DB2A3" w14:textId="5E14CA5E"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 xml:space="preserve">Interoperability processing is described in S-100 Part 16 and </w:t>
      </w:r>
      <w:ins w:id="213" w:author="Jonathan Pritchard" w:date="2025-03-11T14:47:00Z" w16du:dateUtc="2025-03-11T14:47:00Z">
        <w:r w:rsidR="00B42BF5">
          <w:t>in Annexes A and B of this specification (</w:t>
        </w:r>
      </w:ins>
      <w:ins w:id="214" w:author="Jonathan Pritchard" w:date="2025-03-11T14:48:00Z" w16du:dateUtc="2025-03-11T14:48:00Z">
        <w:r w:rsidR="00B42BF5" w:rsidRPr="00B42BF5">
          <w:rPr>
            <w:highlight w:val="yellow"/>
            <w:rPrChange w:id="215" w:author="Jonathan Pritchard" w:date="2025-03-11T14:48:00Z" w16du:dateUtc="2025-03-11T14:48:00Z">
              <w:rPr/>
            </w:rPrChange>
          </w:rPr>
          <w:t>Note that interoperability is not operational in this edition of S-98</w:t>
        </w:r>
        <w:r w:rsidR="00B42BF5">
          <w:t>)</w:t>
        </w:r>
      </w:ins>
      <w:del w:id="216" w:author="Jonathan Pritchard" w:date="2025-03-11T14:47:00Z" w16du:dateUtc="2025-03-11T14:47:00Z">
        <w:r w:rsidR="00D5076B" w:rsidRPr="00237F07" w:rsidDel="00B42BF5">
          <w:delText>S-98</w:delText>
        </w:r>
      </w:del>
      <w:r w:rsidR="00D5076B" w:rsidRPr="00237F07">
        <w:t>.</w:t>
      </w:r>
      <w:r w:rsidR="001E273F" w:rsidRPr="00237F07">
        <w:t xml:space="preserve"> </w:t>
      </w:r>
    </w:p>
    <w:p w14:paraId="3CC0A134" w14:textId="304131C7" w:rsidR="001E273F" w:rsidRPr="00F77BB5" w:rsidRDefault="001E273F" w:rsidP="00AA0332">
      <w:pPr>
        <w:spacing w:after="120" w:line="240" w:lineRule="auto"/>
        <w:jc w:val="both"/>
        <w:rPr>
          <w:strike/>
          <w:rPrChange w:id="217" w:author="Jonathan Pritchard" w:date="2025-03-10T07:52:00Z" w16du:dateUtc="2025-03-10T07:52:00Z">
            <w:rPr/>
          </w:rPrChange>
        </w:rPr>
      </w:pPr>
      <w:commentRangeStart w:id="218"/>
      <w:commentRangeStart w:id="219"/>
      <w:r w:rsidRPr="00F77BB5">
        <w:rPr>
          <w:strike/>
          <w:rPrChange w:id="220" w:author="Jonathan Pritchard" w:date="2025-03-10T07:52:00Z" w16du:dateUtc="2025-03-10T07:52:00Z">
            <w:rPr/>
          </w:rPrChange>
        </w:rPr>
        <w:t xml:space="preserve">In the absence of interoperability, portrayal is as described in S-100 Part 9. When interoperability is activated the portrayal is modified as specified by the </w:t>
      </w:r>
      <w:r w:rsidR="00A5400C" w:rsidRPr="00F77BB5">
        <w:rPr>
          <w:strike/>
          <w:rPrChange w:id="221" w:author="Jonathan Pritchard" w:date="2025-03-10T07:52:00Z" w16du:dateUtc="2025-03-10T07:52:00Z">
            <w:rPr/>
          </w:rPrChange>
        </w:rPr>
        <w:t>I</w:t>
      </w:r>
      <w:r w:rsidRPr="00F77BB5">
        <w:rPr>
          <w:strike/>
          <w:rPrChange w:id="222" w:author="Jonathan Pritchard" w:date="2025-03-10T07:52:00Z" w16du:dateUtc="2025-03-10T07:52:00Z">
            <w:rPr/>
          </w:rPrChange>
        </w:rPr>
        <w:t xml:space="preserve">nteroperability </w:t>
      </w:r>
      <w:r w:rsidR="00A5400C" w:rsidRPr="00F77BB5">
        <w:rPr>
          <w:strike/>
          <w:rPrChange w:id="223" w:author="Jonathan Pritchard" w:date="2025-03-10T07:52:00Z" w16du:dateUtc="2025-03-10T07:52:00Z">
            <w:rPr/>
          </w:rPrChange>
        </w:rPr>
        <w:t>C</w:t>
      </w:r>
      <w:r w:rsidRPr="00F77BB5">
        <w:rPr>
          <w:strike/>
          <w:rPrChange w:id="224" w:author="Jonathan Pritchard" w:date="2025-03-10T07:52:00Z" w16du:dateUtc="2025-03-10T07:52:00Z">
            <w:rPr/>
          </w:rPrChange>
        </w:rPr>
        <w:t>atalogue. Interoperability processing is described in S-100 Part 16 and S-98.</w:t>
      </w:r>
      <w:commentRangeEnd w:id="218"/>
      <w:r w:rsidR="00633C60" w:rsidRPr="00F77BB5">
        <w:rPr>
          <w:rStyle w:val="CommentReference"/>
          <w:strike/>
          <w:rPrChange w:id="225" w:author="Jonathan Pritchard" w:date="2025-03-10T07:52:00Z" w16du:dateUtc="2025-03-10T07:52:00Z">
            <w:rPr>
              <w:rStyle w:val="CommentReference"/>
            </w:rPr>
          </w:rPrChange>
        </w:rPr>
        <w:commentReference w:id="218"/>
      </w:r>
      <w:commentRangeEnd w:id="219"/>
      <w:r w:rsidR="00F77BB5">
        <w:rPr>
          <w:rStyle w:val="CommentReference"/>
        </w:rPr>
        <w:commentReference w:id="219"/>
      </w:r>
    </w:p>
    <w:p w14:paraId="40746E8B" w14:textId="77777777" w:rsidR="001E273F" w:rsidRPr="00237F07" w:rsidRDefault="001E273F" w:rsidP="00AA0332">
      <w:pPr>
        <w:spacing w:after="120" w:line="240" w:lineRule="auto"/>
        <w:jc w:val="both"/>
      </w:pPr>
    </w:p>
    <w:p w14:paraId="2268938B" w14:textId="63C99BC0" w:rsidR="00EE220D" w:rsidRPr="00237F07" w:rsidRDefault="00EE220D" w:rsidP="00DB7CFE">
      <w:pPr>
        <w:pStyle w:val="Heading2"/>
      </w:pPr>
      <w:bookmarkStart w:id="226" w:name="_Toc188968519"/>
      <w:r w:rsidRPr="00237F07">
        <w:lastRenderedPageBreak/>
        <w:t xml:space="preserve">Elements of </w:t>
      </w:r>
      <w:r w:rsidR="00AD2F07" w:rsidRPr="00237F07">
        <w:t>S-100 P</w:t>
      </w:r>
      <w:r w:rsidRPr="00237F07">
        <w:t>ortrayal</w:t>
      </w:r>
      <w:bookmarkEnd w:id="226"/>
    </w:p>
    <w:p w14:paraId="770B1E54" w14:textId="3953E51A"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w:t>
      </w:r>
      <w:del w:id="227" w:author="Grant, David M (52400) CIV USN NIWC ATLANTIC VA (USA)" w:date="2025-02-21T13:01:00Z" w16du:dateUtc="2025-02-21T18:01:00Z">
        <w:r w:rsidRPr="00237F07" w:rsidDel="00775716">
          <w:delText xml:space="preserve"> already</w:delText>
        </w:r>
      </w:del>
      <w:r w:rsidRPr="00237F07">
        <w:t>.</w:t>
      </w:r>
      <w:r w:rsidR="009F2D40" w:rsidRPr="00237F07">
        <w:t xml:space="preserve"> </w:t>
      </w:r>
    </w:p>
    <w:p w14:paraId="4107A5FA" w14:textId="52C37A4A" w:rsidR="00EE62F6" w:rsidRPr="00237F07" w:rsidRDefault="00EE62F6" w:rsidP="00B42F17">
      <w:pPr>
        <w:pStyle w:val="Heading3"/>
      </w:pPr>
      <w:bookmarkStart w:id="228" w:name="_Toc188968520"/>
      <w:proofErr w:type="spellStart"/>
      <w:r w:rsidRPr="00237F07">
        <w:t>Pixmaps</w:t>
      </w:r>
      <w:bookmarkEnd w:id="228"/>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29" w:name="_Toc188968521"/>
      <w:r w:rsidRPr="00237F07">
        <w:t xml:space="preserve">Colour </w:t>
      </w:r>
      <w:r w:rsidR="00E75C72" w:rsidRPr="00237F07">
        <w:t>c</w:t>
      </w:r>
      <w:r w:rsidRPr="00237F07">
        <w:t xml:space="preserve">oding </w:t>
      </w:r>
      <w:r w:rsidR="00E75C72" w:rsidRPr="00237F07">
        <w:t>s</w:t>
      </w:r>
      <w:r w:rsidRPr="00237F07">
        <w:t>cheme</w:t>
      </w:r>
      <w:bookmarkEnd w:id="229"/>
    </w:p>
    <w:p w14:paraId="267A8B73" w14:textId="141BCE2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commentRangeStart w:id="230"/>
      <w:del w:id="231" w:author="Grant, David M (52400) CIV USN NIWC ATLANTIC VA (USA)" w:date="2025-02-21T13:02:00Z" w16du:dateUtc="2025-02-21T18:02:00Z">
        <w:r w:rsidR="00B02248" w:rsidRPr="00237F07" w:rsidDel="0052458F">
          <w:delText>five-</w:delText>
        </w:r>
        <w:r w:rsidRPr="00237F07" w:rsidDel="0052458F">
          <w:delText xml:space="preserve">letter </w:delText>
        </w:r>
      </w:del>
      <w:commentRangeEnd w:id="230"/>
      <w:r w:rsidR="00041E41">
        <w:rPr>
          <w:rStyle w:val="CommentReference"/>
        </w:rPr>
        <w:commentReference w:id="230"/>
      </w:r>
      <w:r w:rsidRPr="00237F07">
        <w:t xml:space="preserve">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w:t>
      </w:r>
      <w:del w:id="232" w:author="Grant, David M (52400) CIV USN NIWC ATLANTIC VA (USA)" w:date="2025-02-21T13:03:00Z" w16du:dateUtc="2025-02-21T18:03:00Z">
        <w:r w:rsidRPr="00237F07" w:rsidDel="00041E41">
          <w:delText>-Bright</w:delText>
        </w:r>
      </w:del>
      <w:r w:rsidRPr="00237F07">
        <w: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53D1AB49" w:rsidR="00693E3B" w:rsidRPr="00237F07" w:rsidRDefault="00693E3B" w:rsidP="00A52928">
      <w:pPr>
        <w:spacing w:after="120" w:line="240" w:lineRule="auto"/>
        <w:jc w:val="both"/>
      </w:pPr>
      <w:r w:rsidRPr="00237F07">
        <w:t xml:space="preserve">A “colour profile”, as the term is used in S-100, is a collection of </w:t>
      </w:r>
      <w:commentRangeStart w:id="233"/>
      <w:del w:id="234" w:author="Grant, David M (52400) CIV USN NIWC ATLANTIC VA (USA)" w:date="2025-02-21T13:05:00Z" w16du:dateUtc="2025-02-21T18:05:00Z">
        <w:r w:rsidRPr="00237F07" w:rsidDel="00716164">
          <w:delText>different palettes</w:delText>
        </w:r>
      </w:del>
      <w:ins w:id="235" w:author="Grant, David M (52400) CIV USN NIWC ATLANTIC VA (USA)" w:date="2025-02-21T13:05:00Z" w16du:dateUtc="2025-02-21T18:05:00Z">
        <w:r w:rsidR="00716164">
          <w:t>tokens</w:t>
        </w:r>
      </w:ins>
      <w:r w:rsidR="00524263" w:rsidRPr="00237F07">
        <w:t xml:space="preserve"> </w:t>
      </w:r>
      <w:commentRangeEnd w:id="233"/>
      <w:r w:rsidR="00716164">
        <w:rPr>
          <w:rStyle w:val="CommentReference"/>
        </w:rPr>
        <w:commentReference w:id="233"/>
      </w:r>
      <w:r w:rsidR="00524263" w:rsidRPr="00237F07">
        <w:t>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13A1ACF9" w:rsidR="00EE220D" w:rsidRPr="00B77A92" w:rsidRDefault="00EE220D" w:rsidP="00A52928">
      <w:pPr>
        <w:spacing w:after="120" w:line="240" w:lineRule="auto"/>
        <w:jc w:val="both"/>
      </w:pPr>
      <w:r w:rsidRPr="00B77A92">
        <w:t xml:space="preserve">Symbols, fill styles and line styles refer to the </w:t>
      </w:r>
      <w:del w:id="236" w:author="Grant, David M (52400) CIV USN NIWC ATLANTIC VA (USA)" w:date="2025-02-21T13:06:00Z" w16du:dateUtc="2025-02-21T18:06:00Z">
        <w:r w:rsidRPr="00B77A92" w:rsidDel="002E2BBC">
          <w:delText xml:space="preserve">colour tables by using the standardized </w:delText>
        </w:r>
      </w:del>
      <w:r w:rsidRPr="00B77A92">
        <w:t>colour tokens as part of the symbol definition.</w:t>
      </w:r>
    </w:p>
    <w:p w14:paraId="5884DCA9" w14:textId="79E45B71" w:rsidR="00EE220D" w:rsidRPr="00B77A92" w:rsidRDefault="00EE220D" w:rsidP="00A13F5A">
      <w:pPr>
        <w:pStyle w:val="Heading3"/>
      </w:pPr>
      <w:bookmarkStart w:id="237" w:name="_Toc188968522"/>
      <w:r w:rsidRPr="00B77A92">
        <w:t>Symbols</w:t>
      </w:r>
      <w:bookmarkEnd w:id="237"/>
    </w:p>
    <w:p w14:paraId="07A4A7BC" w14:textId="5A35648C"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w:t>
      </w:r>
      <w:ins w:id="238" w:author="Jonathan Pritchard" w:date="2025-03-13T16:09:00Z" w16du:dateUtc="2025-03-13T16:09:00Z">
        <w:r w:rsidR="0082322B">
          <w:t xml:space="preserve"> </w:t>
        </w:r>
      </w:ins>
      <w:ins w:id="239" w:author="Jonathan Pritchard" w:date="2025-03-13T16:09:00Z">
        <w:r w:rsidR="0082322B" w:rsidRPr="0082322B">
          <w:t>These symbols are encoded as SVG files which conform to the S-100 SVG profile</w:t>
        </w:r>
      </w:ins>
      <w:r w:rsidR="00796161" w:rsidRPr="00B77A92">
        <w:t xml:space="preserve"> </w:t>
      </w:r>
      <w:commentRangeStart w:id="240"/>
      <w:r w:rsidRPr="0082322B">
        <w:rPr>
          <w:strike/>
          <w:rPrChange w:id="241" w:author="Jonathan Pritchard" w:date="2025-03-13T16:09:00Z" w16du:dateUtc="2025-03-13T16:09:00Z">
            <w:rPr/>
          </w:rPrChange>
        </w:rPr>
        <w:t>The symbols for point features are generally based on the traditional paper chart symbols and, in addition a set of more compact, but more visible, 'simplified' buoy and beacon symbols are provided for use under difficult viewing conditions.</w:t>
      </w:r>
      <w:commentRangeEnd w:id="240"/>
      <w:r w:rsidR="00A20E43" w:rsidRPr="0082322B">
        <w:rPr>
          <w:rStyle w:val="CommentReference"/>
          <w:strike/>
          <w:rPrChange w:id="242" w:author="Jonathan Pritchard" w:date="2025-03-13T16:09:00Z" w16du:dateUtc="2025-03-13T16:09:00Z">
            <w:rPr>
              <w:rStyle w:val="CommentReference"/>
            </w:rPr>
          </w:rPrChange>
        </w:rPr>
        <w:commentReference w:id="240"/>
      </w:r>
    </w:p>
    <w:p w14:paraId="61A33353" w14:textId="312F00E7" w:rsidR="00EE220D" w:rsidRPr="00B77A92" w:rsidRDefault="00EE220D" w:rsidP="00A13F5A">
      <w:pPr>
        <w:pStyle w:val="Heading3"/>
      </w:pPr>
      <w:bookmarkStart w:id="243" w:name="_Toc188968523"/>
      <w:r w:rsidRPr="00B77A92">
        <w:t xml:space="preserve">Area </w:t>
      </w:r>
      <w:r w:rsidR="00E75C72" w:rsidRPr="00B77A92">
        <w:t>f</w:t>
      </w:r>
      <w:r w:rsidRPr="00B77A92">
        <w:t>ills</w:t>
      </w:r>
      <w:bookmarkEnd w:id="243"/>
    </w:p>
    <w:p w14:paraId="4CF4D796" w14:textId="2D76C9AB"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w:t>
      </w:r>
      <w:del w:id="244" w:author="Grant, David M (52400) CIV USN NIWC ATLANTIC VA (USA)" w:date="2025-02-21T13:10:00Z" w16du:dateUtc="2025-02-21T18:10:00Z">
        <w:r w:rsidRPr="00B77A92" w:rsidDel="00F31370">
          <w:delText xml:space="preserve">introduced as </w:delText>
        </w:r>
      </w:del>
      <w:r w:rsidRPr="00B77A92">
        <w:t xml:space="preserve">a solution for the symbolization of areas in special situations. </w:t>
      </w:r>
      <w:commentRangeStart w:id="245"/>
      <w:del w:id="246" w:author="Grant, David M (52400) CIV USN NIWC ATLANTIC VA (USA)" w:date="2025-02-21T13:12:00Z" w16du:dateUtc="2025-02-21T18:12:00Z">
        <w:r w:rsidRPr="00B77A92" w:rsidDel="0000701D">
          <w:delText>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delText>
        </w:r>
        <w:r w:rsidR="00015341" w:rsidRPr="00B77A92" w:rsidDel="0000701D">
          <w:delText xml:space="preserve"> </w:delText>
        </w:r>
      </w:del>
      <w:commentRangeEnd w:id="245"/>
      <w:r w:rsidR="00114A3C">
        <w:rPr>
          <w:rStyle w:val="CommentReference"/>
        </w:rPr>
        <w:commentReference w:id="245"/>
      </w:r>
      <w:r w:rsidR="00015341" w:rsidRPr="00B77A92">
        <w:t xml:space="preserve">Fill patterns or centred area symbols </w:t>
      </w:r>
      <w:r w:rsidR="00D802E7" w:rsidRPr="00B77A92">
        <w:t>may</w:t>
      </w:r>
      <w:r w:rsidR="00015341" w:rsidRPr="00B77A92">
        <w:t xml:space="preserve"> be used to symbolize the case when the entire display window lies within an area</w:t>
      </w:r>
      <w:ins w:id="247" w:author="Grant, David M (52400) CIV USN NIWC ATLANTIC VA (USA)" w:date="2025-02-21T13:10:00Z" w16du:dateUtc="2025-02-21T18:10:00Z">
        <w:r w:rsidR="00002919">
          <w:t xml:space="preserve"> (the area boundar</w:t>
        </w:r>
        <w:r w:rsidR="00F31370">
          <w:t>y is not visible)</w:t>
        </w:r>
      </w:ins>
      <w:r w:rsidR="00015341" w:rsidRPr="00B77A92">
        <w:t>.</w:t>
      </w:r>
    </w:p>
    <w:p w14:paraId="08F3641F" w14:textId="75307997" w:rsidR="00771A11" w:rsidRPr="00B77A92" w:rsidDel="005B34C2" w:rsidRDefault="00EE220D" w:rsidP="00A52928">
      <w:pPr>
        <w:spacing w:after="120" w:line="240" w:lineRule="auto"/>
        <w:jc w:val="both"/>
        <w:rPr>
          <w:del w:id="248" w:author="Grant, David M (52400) CIV USN NIWC ATLANTIC VA (USA)" w:date="2025-02-21T13:08:00Z" w16du:dateUtc="2025-02-21T18:08:00Z"/>
        </w:rPr>
      </w:pPr>
      <w:commentRangeStart w:id="249"/>
      <w:del w:id="250" w:author="Grant, David M (52400) CIV USN NIWC ATLANTIC VA (USA)" w:date="2025-02-21T13:08:00Z" w16du:dateUtc="2025-02-21T18:08:00Z">
        <w:r w:rsidRPr="00B77A92" w:rsidDel="005B34C2">
          <w:delText xml:space="preserve">The </w:delText>
        </w:r>
        <w:r w:rsidR="00A5400C" w:rsidRPr="00B77A92" w:rsidDel="005B34C2">
          <w:delText>P</w:delText>
        </w:r>
        <w:r w:rsidRPr="00B77A92" w:rsidDel="005B34C2">
          <w:delText xml:space="preserve">ortrayal </w:delText>
        </w:r>
        <w:r w:rsidR="00A5400C" w:rsidRPr="00B77A92" w:rsidDel="005B34C2">
          <w:delText>C</w:delText>
        </w:r>
        <w:r w:rsidRPr="00B77A92" w:rsidDel="005B34C2">
          <w:delText>atalogue provides two options for area boundaries, referred to as “plain” and “symbolised”.</w:delText>
        </w:r>
      </w:del>
      <w:commentRangeEnd w:id="249"/>
      <w:r w:rsidR="005B34C2">
        <w:rPr>
          <w:rStyle w:val="CommentReference"/>
        </w:rPr>
        <w:commentReference w:id="249"/>
      </w:r>
    </w:p>
    <w:p w14:paraId="67FF6690" w14:textId="5C5EAF49" w:rsidR="00EE220D" w:rsidRPr="00B77A92" w:rsidDel="00C76912" w:rsidRDefault="00EE220D" w:rsidP="00A52928">
      <w:pPr>
        <w:spacing w:after="120" w:line="240" w:lineRule="auto"/>
        <w:jc w:val="both"/>
        <w:rPr>
          <w:del w:id="251" w:author="Grant, David M (52400) CIV USN NIWC ATLANTIC VA (USA)" w:date="2025-02-21T13:13:00Z" w16du:dateUtc="2025-02-21T18:13:00Z"/>
        </w:rPr>
      </w:pPr>
      <w:commentRangeStart w:id="252"/>
      <w:del w:id="253" w:author="Grant, David M (52400) CIV USN NIWC ATLANTIC VA (USA)" w:date="2025-02-21T13:13:00Z" w16du:dateUtc="2025-02-21T18:13:00Z">
        <w:r w:rsidRPr="00B77A92" w:rsidDel="00C76912">
          <w:delText>Cent</w:delText>
        </w:r>
        <w:r w:rsidR="00771A11" w:rsidRPr="00B77A92" w:rsidDel="00C76912">
          <w:delText>r</w:delText>
        </w:r>
        <w:r w:rsidRPr="00B77A92" w:rsidDel="00C76912">
          <w:delText xml:space="preserve">ed symbols </w:delText>
        </w:r>
        <w:r w:rsidR="009F2D40" w:rsidRPr="00B77A92" w:rsidDel="00C76912">
          <w:delText xml:space="preserve">are </w:delText>
        </w:r>
        <w:r w:rsidRPr="00B77A92" w:rsidDel="00C76912">
          <w:delText xml:space="preserve">used with symbolized boundaries to symbolize the case when the entire display window lies within an area. </w:delText>
        </w:r>
      </w:del>
      <w:commentRangeEnd w:id="252"/>
      <w:r w:rsidR="00C76912">
        <w:rPr>
          <w:rStyle w:val="CommentReference"/>
        </w:rPr>
        <w:commentReference w:id="252"/>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4A6E2D" w:rsidRDefault="006F4147" w:rsidP="00A52928">
      <w:pPr>
        <w:spacing w:after="120" w:line="240" w:lineRule="auto"/>
        <w:jc w:val="both"/>
        <w:rPr>
          <w:strike/>
          <w:rPrChange w:id="254" w:author="Jonathan Pritchard" w:date="2025-03-25T05:35:00Z" w16du:dateUtc="2025-03-25T04:35:00Z">
            <w:rPr/>
          </w:rPrChange>
        </w:rPr>
      </w:pPr>
      <w:commentRangeStart w:id="255"/>
      <w:r w:rsidRPr="004A6E2D">
        <w:rPr>
          <w:strike/>
          <w:rPrChange w:id="256" w:author="Jonathan Pritchard" w:date="2025-03-25T05:35:00Z" w16du:dateUtc="2025-03-25T04:35:00Z">
            <w:rPr/>
          </w:rPrChange>
        </w:rPr>
        <w:t>In the context of S-100</w:t>
      </w:r>
      <w:r w:rsidR="00AD2F07" w:rsidRPr="004A6E2D">
        <w:rPr>
          <w:strike/>
          <w:rPrChange w:id="257" w:author="Jonathan Pritchard" w:date="2025-03-25T05:35:00Z" w16du:dateUtc="2025-03-25T04:35:00Z">
            <w:rPr/>
          </w:rPrChange>
        </w:rPr>
        <w:t>,</w:t>
      </w:r>
      <w:r w:rsidRPr="004A6E2D">
        <w:rPr>
          <w:strike/>
          <w:rPrChange w:id="258" w:author="Jonathan Pritchard" w:date="2025-03-25T05:35:00Z" w16du:dateUtc="2025-03-25T04:35:00Z">
            <w:rPr/>
          </w:rPrChange>
        </w:rPr>
        <w:t xml:space="preserve"> area fills </w:t>
      </w:r>
      <w:commentRangeStart w:id="259"/>
      <w:r w:rsidRPr="004A6E2D">
        <w:rPr>
          <w:strike/>
          <w:rPrChange w:id="260" w:author="Jonathan Pritchard" w:date="2025-03-25T05:35:00Z" w16du:dateUtc="2025-03-25T04:35:00Z">
            <w:rPr/>
          </w:rPrChange>
        </w:rPr>
        <w:t xml:space="preserve">effect </w:t>
      </w:r>
      <w:commentRangeEnd w:id="259"/>
      <w:r w:rsidR="00672B5F" w:rsidRPr="004A6E2D">
        <w:rPr>
          <w:rStyle w:val="CommentReference"/>
          <w:strike/>
          <w:rPrChange w:id="261" w:author="Jonathan Pritchard" w:date="2025-03-25T05:35:00Z" w16du:dateUtc="2025-03-25T04:35:00Z">
            <w:rPr>
              <w:rStyle w:val="CommentReference"/>
            </w:rPr>
          </w:rPrChange>
        </w:rPr>
        <w:commentReference w:id="259"/>
      </w:r>
      <w:r w:rsidRPr="004A6E2D">
        <w:rPr>
          <w:strike/>
          <w:rPrChange w:id="262" w:author="Jonathan Pritchard" w:date="2025-03-25T05:35:00Z" w16du:dateUtc="2025-03-25T04:35:00Z">
            <w:rPr/>
          </w:rPrChange>
        </w:rPr>
        <w:t>surface geometry portrayal.</w:t>
      </w:r>
      <w:commentRangeEnd w:id="255"/>
      <w:r w:rsidR="00955A8A" w:rsidRPr="004A6E2D">
        <w:rPr>
          <w:rStyle w:val="CommentReference"/>
          <w:strike/>
          <w:rPrChange w:id="263" w:author="Jonathan Pritchard" w:date="2025-03-25T05:35:00Z" w16du:dateUtc="2025-03-25T04:35:00Z">
            <w:rPr>
              <w:rStyle w:val="CommentReference"/>
            </w:rPr>
          </w:rPrChange>
        </w:rPr>
        <w:commentReference w:id="255"/>
      </w:r>
    </w:p>
    <w:p w14:paraId="65D15267" w14:textId="5386D25C" w:rsidR="00EE220D" w:rsidRPr="00B77A92" w:rsidRDefault="00EE220D" w:rsidP="00A13F5A">
      <w:pPr>
        <w:pStyle w:val="Heading3"/>
      </w:pPr>
      <w:bookmarkStart w:id="264" w:name="_Toc188968524"/>
      <w:r w:rsidRPr="00B77A92">
        <w:t xml:space="preserve">Line </w:t>
      </w:r>
      <w:r w:rsidR="00E75C72" w:rsidRPr="00B77A92">
        <w:t>s</w:t>
      </w:r>
      <w:r w:rsidRPr="00B77A92">
        <w:t>tyles</w:t>
      </w:r>
      <w:bookmarkEnd w:id="26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65" w:name="_Toc175130120"/>
      <w:bookmarkStart w:id="266" w:name="_Toc188968525"/>
      <w:bookmarkEnd w:id="265"/>
      <w:r w:rsidRPr="00B77A92">
        <w:t>Portrayal of Shared Edges.</w:t>
      </w:r>
      <w:bookmarkEnd w:id="266"/>
    </w:p>
    <w:p w14:paraId="7294000B" w14:textId="17C9C1FD" w:rsidR="00D1276E" w:rsidRPr="00B77A92" w:rsidRDefault="009523B2" w:rsidP="00D1276E">
      <w:pPr>
        <w:spacing w:after="120" w:line="240" w:lineRule="auto"/>
        <w:jc w:val="both"/>
      </w:pPr>
      <w:commentRangeStart w:id="267"/>
      <w:del w:id="268" w:author="Grant, David M (52400) CIV USN NIWC ATLANTIC VA (USA)" w:date="2025-02-21T13:16:00Z" w16du:dateUtc="2025-02-21T18:16:00Z">
        <w:r w:rsidRPr="00B77A92" w:rsidDel="00955A8A">
          <w:delText xml:space="preserve">In the context of S-100 line styles affect curve geometry portrayal. </w:delText>
        </w:r>
      </w:del>
      <w:commentRangeEnd w:id="267"/>
      <w:r w:rsidR="00600C1C">
        <w:rPr>
          <w:rStyle w:val="CommentReference"/>
        </w:rPr>
        <w:commentReference w:id="267"/>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lastRenderedPageBreak/>
        <w:t>Rendering the dash pattern in both directions can alter the pattern from what is intended, and in some cases may result in a solid line.</w:t>
      </w:r>
    </w:p>
    <w:p w14:paraId="5302E985" w14:textId="77777777" w:rsidR="00D1276E" w:rsidRPr="00F87E8E" w:rsidRDefault="00D1276E" w:rsidP="00D1276E">
      <w:pPr>
        <w:spacing w:after="120" w:line="240" w:lineRule="auto"/>
        <w:jc w:val="both"/>
        <w:rPr>
          <w:sz w:val="18"/>
          <w:szCs w:val="18"/>
        </w:rPr>
      </w:pPr>
      <w:r w:rsidRPr="00F87E8E">
        <w:rPr>
          <w:rFonts w:eastAsiaTheme="minorHAnsi" w:cs="Arial"/>
          <w:color w:val="000000"/>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D343CC">
        <w:tc>
          <w:tcPr>
            <w:tcW w:w="4661" w:type="dxa"/>
          </w:tcPr>
          <w:p w14:paraId="31C57147" w14:textId="77777777" w:rsidR="00D1276E" w:rsidRPr="00B77A92" w:rsidRDefault="00D1276E" w:rsidP="00D343CC">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D343CC">
            <w:pPr>
              <w:spacing w:after="120"/>
              <w:jc w:val="center"/>
            </w:pPr>
            <w:r w:rsidRPr="00B77A92">
              <w:t>Incorrect presentation</w:t>
            </w:r>
          </w:p>
        </w:tc>
        <w:tc>
          <w:tcPr>
            <w:tcW w:w="4661" w:type="dxa"/>
          </w:tcPr>
          <w:p w14:paraId="15668945" w14:textId="77777777" w:rsidR="00D1276E" w:rsidRPr="00B77A92" w:rsidRDefault="00D1276E" w:rsidP="00D343CC">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D343CC">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D343CC">
            <w:pPr>
              <w:spacing w:after="120"/>
              <w:jc w:val="center"/>
            </w:pPr>
            <w:r w:rsidRPr="00A527F0">
              <w:rPr>
                <w:noProof/>
              </w:rPr>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D343CC">
            <w:pPr>
              <w:spacing w:after="120"/>
              <w:jc w:val="center"/>
            </w:pPr>
            <w:r w:rsidRPr="00B77A92">
              <w:t>Incorrect presentation</w:t>
            </w:r>
          </w:p>
        </w:tc>
        <w:tc>
          <w:tcPr>
            <w:tcW w:w="4661" w:type="dxa"/>
          </w:tcPr>
          <w:p w14:paraId="6F4B7157" w14:textId="77777777" w:rsidR="00D1276E" w:rsidRPr="00B77A92" w:rsidRDefault="00D1276E" w:rsidP="00D343CC">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D343CC">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69" w:name="_Toc188968526"/>
      <w:r w:rsidRPr="00B77A92">
        <w:t>Text</w:t>
      </w:r>
      <w:bookmarkEnd w:id="269"/>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0" w:name="_Ref44530594"/>
      <w:bookmarkStart w:id="271" w:name="_Toc188968527"/>
      <w:r w:rsidRPr="00B77A92">
        <w:t>Style sheets</w:t>
      </w:r>
      <w:bookmarkEnd w:id="270"/>
      <w:bookmarkEnd w:id="271"/>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57853F8E"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t>
      </w:r>
      <w:ins w:id="272" w:author="Grant, David M (52400) CIV USN NIWC ATLANTIC VA (USA)" w:date="2025-02-21T13:21:00Z" w16du:dateUtc="2025-02-21T18:21:00Z">
        <w:r w:rsidR="006E7CFE">
          <w:t xml:space="preserve">are restricted </w:t>
        </w:r>
        <w:r w:rsidR="004025D4">
          <w:t xml:space="preserve">by S-100 9-B-4.4 </w:t>
        </w:r>
      </w:ins>
      <w:ins w:id="273" w:author="Grant, David M (52400) CIV USN NIWC ATLANTIC VA (USA)" w:date="2025-02-21T13:22:00Z" w16du:dateUtc="2025-02-21T18:22:00Z">
        <w:r w:rsidR="004025D4">
          <w:t>to only two use cases</w:t>
        </w:r>
        <w:r w:rsidR="00606330">
          <w:t xml:space="preserve">: </w:t>
        </w:r>
      </w:ins>
      <w:del w:id="274" w:author="Grant, David M (52400) CIV USN NIWC ATLANTIC VA (USA)" w:date="2025-02-21T13:22:00Z" w16du:dateUtc="2025-02-21T18:22:00Z">
        <w:r w:rsidRPr="00B77A92" w:rsidDel="00606330">
          <w:delText xml:space="preserve">will affect </w:delText>
        </w:r>
        <w:r w:rsidR="00D32F9E" w:rsidRPr="00B77A92" w:rsidDel="00606330">
          <w:delText xml:space="preserve">only </w:delText>
        </w:r>
        <w:r w:rsidRPr="00B77A92" w:rsidDel="00606330">
          <w:delText>a limited set of style attributes, namely,</w:delText>
        </w:r>
      </w:del>
      <w:ins w:id="275" w:author="Grant, David M (52400) CIV USN NIWC ATLANTIC VA (USA)" w:date="2025-02-21T13:22:00Z" w16du:dateUtc="2025-02-21T18:22:00Z">
        <w:r w:rsidR="00606330">
          <w:t>setting</w:t>
        </w:r>
      </w:ins>
      <w:r w:rsidRPr="00B77A92">
        <w:t xml:space="preserve"> stroke and fill colours, </w:t>
      </w:r>
      <w:del w:id="276" w:author="Grant, David M (52400) CIV USN NIWC ATLANTIC VA (USA)" w:date="2025-02-21T13:23:00Z" w16du:dateUtc="2025-02-21T18:23:00Z">
        <w:r w:rsidRPr="00B77A92" w:rsidDel="00F848EC">
          <w:delText>line cap and join styles</w:delText>
        </w:r>
      </w:del>
      <w:ins w:id="277" w:author="Grant, David M (52400) CIV USN NIWC ATLANTIC VA (USA)" w:date="2025-02-21T13:23:00Z" w16du:dateUtc="2025-02-21T18:23:00Z">
        <w:r w:rsidR="00F848EC">
          <w:t xml:space="preserve">altering the visibility of elements which are not normally </w:t>
        </w:r>
        <w:r w:rsidR="0070450C">
          <w:t>displayed (for example, the pivot point)</w:t>
        </w:r>
      </w:ins>
      <w:r w:rsidRPr="00B77A92">
        <w:t>.</w:t>
      </w:r>
      <w:del w:id="278" w:author="Grant, David M (52400) CIV USN NIWC ATLANTIC VA (USA)" w:date="2025-02-21T13:23:00Z" w16du:dateUtc="2025-02-21T18:23:00Z">
        <w:r w:rsidRPr="00B77A92" w:rsidDel="0070450C">
          <w:delText xml:space="preserve"> Note also that </w:delText>
        </w:r>
        <w:r w:rsidR="00D32F9E" w:rsidRPr="00B77A92" w:rsidDel="0070450C">
          <w:delText>the style precedence rules will affect whether the style attribute in a CSS file will actually be applied to a displayed elemen</w:delText>
        </w:r>
        <w:r w:rsidR="00305A91" w:rsidRPr="00B77A92" w:rsidDel="0070450C">
          <w:delText>t</w:delText>
        </w:r>
        <w:r w:rsidR="00D32F9E" w:rsidRPr="00B77A92" w:rsidDel="0070450C">
          <w:delText>.</w:delText>
        </w:r>
      </w:del>
      <w:r w:rsidR="00D32F9E" w:rsidRPr="00B77A92">
        <w:t xml:space="preserve"> </w:t>
      </w:r>
    </w:p>
    <w:p w14:paraId="54F228CF" w14:textId="77777777" w:rsidR="001534DA" w:rsidRPr="00B77A92" w:rsidRDefault="001534DA" w:rsidP="00A13F5A">
      <w:pPr>
        <w:pStyle w:val="Heading3"/>
      </w:pPr>
      <w:bookmarkStart w:id="279" w:name="_Toc188968528"/>
      <w:r w:rsidRPr="00B77A92">
        <w:lastRenderedPageBreak/>
        <w:t>Display planes</w:t>
      </w:r>
      <w:bookmarkEnd w:id="27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2D48D7E1" w:rsidR="00EE220D" w:rsidRPr="00B77A92" w:rsidRDefault="00EE220D" w:rsidP="00A13F5A">
      <w:pPr>
        <w:pStyle w:val="Heading3"/>
      </w:pPr>
      <w:bookmarkStart w:id="280" w:name="_Toc188968529"/>
      <w:r w:rsidRPr="00B77A92">
        <w:t xml:space="preserve">Display </w:t>
      </w:r>
      <w:ins w:id="281" w:author="Grant, David M (52400) CIV USN NIWC ATLANTIC VA (USA)" w:date="2025-02-21T13:26:00Z" w16du:dateUtc="2025-02-21T18:26:00Z">
        <w:r w:rsidR="001949CA">
          <w:t xml:space="preserve">(drawing) </w:t>
        </w:r>
      </w:ins>
      <w:r w:rsidR="00E75C72" w:rsidRPr="00B77A92">
        <w:t>p</w:t>
      </w:r>
      <w:r w:rsidRPr="00B77A92">
        <w:t>riorities</w:t>
      </w:r>
      <w:bookmarkEnd w:id="280"/>
    </w:p>
    <w:p w14:paraId="579C2CD6" w14:textId="77777777" w:rsidR="00746189" w:rsidRPr="00B77A92" w:rsidRDefault="00746189" w:rsidP="00746189">
      <w:pPr>
        <w:spacing w:after="120" w:line="240" w:lineRule="auto"/>
        <w:jc w:val="both"/>
        <w:rPr>
          <w:moveTo w:id="282" w:author="Grant, David M (52400) CIV USN NIWC ATLANTIC VA (USA)" w:date="2025-02-21T13:26:00Z" w16du:dateUtc="2025-02-21T18:26:00Z"/>
        </w:rPr>
      </w:pPr>
      <w:moveToRangeStart w:id="283" w:author="Grant, David M (52400) CIV USN NIWC ATLANTIC VA (USA)" w:date="2025-02-21T13:26:00Z" w:name="move191036798"/>
      <w:moveTo w:id="284" w:author="Grant, David M (52400) CIV USN NIWC ATLANTIC VA (USA)" w:date="2025-02-21T13:26:00Z" w16du:dateUtc="2025-02-21T18:26:00Z">
        <w:r w:rsidRPr="00B77A92">
          <w:t>Display priorities are also called “drawing priorities” in S-100 Parts 9 and 9a.</w:t>
        </w:r>
      </w:moveTo>
    </w:p>
    <w:moveToRangeEnd w:id="283"/>
    <w:p w14:paraId="71E4B58E" w14:textId="475CED2F"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w:t>
      </w:r>
      <w:ins w:id="285" w:author="Grant, David M (52400) CIV USN NIWC ATLANTIC VA (USA)" w:date="2025-02-21T13:24:00Z" w16du:dateUtc="2025-02-21T18:24:00Z">
        <w:r w:rsidR="00A05A67">
          <w:t xml:space="preserve"> within a display plane</w:t>
        </w:r>
      </w:ins>
      <w:r w:rsidRPr="00B77A92">
        <w:t>. Priorities with smaller numerical values will be processed first.</w:t>
      </w:r>
      <w:r w:rsidR="001534DA" w:rsidRPr="00B77A92">
        <w:t xml:space="preserve"> </w:t>
      </w:r>
    </w:p>
    <w:p w14:paraId="14A3326E" w14:textId="1E2252D1" w:rsidR="001534DA" w:rsidRPr="00B77A92" w:rsidRDefault="00EE220D" w:rsidP="00A52928">
      <w:pPr>
        <w:spacing w:after="120" w:line="240" w:lineRule="auto"/>
        <w:jc w:val="both"/>
      </w:pPr>
      <w:commentRangeStart w:id="286"/>
      <w:del w:id="287" w:author="Grant, David M (52400) CIV USN NIWC ATLANTIC VA (USA)" w:date="2025-02-21T13:27:00Z" w16du:dateUtc="2025-02-21T18:27:00Z">
        <w:r w:rsidRPr="00B77A92" w:rsidDel="00692614">
          <w:delText xml:space="preserve">The display priority </w:delText>
        </w:r>
        <w:r w:rsidR="00E4260A" w:rsidRPr="00B77A92" w:rsidDel="00692614">
          <w:delText>is</w:delText>
        </w:r>
        <w:r w:rsidRPr="00B77A92" w:rsidDel="00692614">
          <w:delText xml:space="preserve"> a value between '</w:delText>
        </w:r>
        <w:r w:rsidR="00E2144D" w:rsidRPr="00B77A92" w:rsidDel="00692614">
          <w:delText>0</w:delText>
        </w:r>
        <w:r w:rsidRPr="00B77A92" w:rsidDel="00692614">
          <w:delText>0' and '9</w:delText>
        </w:r>
        <w:r w:rsidR="00E2144D" w:rsidRPr="00B77A92" w:rsidDel="00692614">
          <w:delText>9</w:delText>
        </w:r>
        <w:r w:rsidRPr="00B77A92" w:rsidDel="00692614">
          <w:delText>', where '</w:delText>
        </w:r>
        <w:r w:rsidR="00AC177D" w:rsidRPr="00B77A92" w:rsidDel="00692614">
          <w:delText>9</w:delText>
        </w:r>
        <w:r w:rsidRPr="00B77A92" w:rsidDel="00692614">
          <w:delText xml:space="preserve">9' identifies the highest priority. </w:delText>
        </w:r>
      </w:del>
      <w:commentRangeEnd w:id="286"/>
      <w:r w:rsidR="00915FF3">
        <w:rPr>
          <w:rStyle w:val="CommentReference"/>
        </w:rPr>
        <w:commentReference w:id="286"/>
      </w:r>
      <w:r w:rsidRPr="00B77A92">
        <w:t xml:space="preserve">The display priority applies irrespective of whether a feature is a point, curve or surface. </w:t>
      </w:r>
      <w:commentRangeStart w:id="288"/>
      <w:r w:rsidRPr="00B77A92">
        <w:t xml:space="preserve">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commentRangeEnd w:id="288"/>
      <w:r w:rsidR="00A4504B">
        <w:rPr>
          <w:rStyle w:val="CommentReference"/>
        </w:rPr>
        <w:commentReference w:id="288"/>
      </w:r>
    </w:p>
    <w:p w14:paraId="3F8EE081" w14:textId="0F76521D" w:rsidR="001534DA" w:rsidRPr="00B77A92" w:rsidDel="00746189" w:rsidRDefault="001534DA" w:rsidP="00A52928">
      <w:pPr>
        <w:spacing w:after="120" w:line="240" w:lineRule="auto"/>
        <w:jc w:val="both"/>
        <w:rPr>
          <w:moveFrom w:id="289" w:author="Grant, David M (52400) CIV USN NIWC ATLANTIC VA (USA)" w:date="2025-02-21T13:26:00Z" w16du:dateUtc="2025-02-21T18:26:00Z"/>
        </w:rPr>
      </w:pPr>
      <w:moveFromRangeStart w:id="290" w:author="Grant, David M (52400) CIV USN NIWC ATLANTIC VA (USA)" w:date="2025-02-21T13:26:00Z" w:name="move191036798"/>
      <w:moveFrom w:id="291" w:author="Grant, David M (52400) CIV USN NIWC ATLANTIC VA (USA)" w:date="2025-02-21T13:26:00Z" w16du:dateUtc="2025-02-21T18:26:00Z">
        <w:r w:rsidRPr="00B77A92" w:rsidDel="00746189">
          <w:t>Display priorities are also called “drawing priorities” in S-100</w:t>
        </w:r>
        <w:r w:rsidR="009015B8" w:rsidRPr="00B77A92" w:rsidDel="00746189">
          <w:t xml:space="preserve"> Parts 9 and 9a</w:t>
        </w:r>
        <w:r w:rsidRPr="00B77A92" w:rsidDel="00746189">
          <w:t>.</w:t>
        </w:r>
      </w:moveFrom>
    </w:p>
    <w:p w14:paraId="7041130F" w14:textId="77777777" w:rsidR="009015B8" w:rsidRPr="00B77A92" w:rsidRDefault="009015B8" w:rsidP="00A13F5A">
      <w:pPr>
        <w:pStyle w:val="Heading3"/>
      </w:pPr>
      <w:bookmarkStart w:id="292" w:name="_Toc188968530"/>
      <w:moveFromRangeEnd w:id="290"/>
      <w:r w:rsidRPr="00B77A92">
        <w:t>Viewing groups</w:t>
      </w:r>
      <w:bookmarkEnd w:id="292"/>
    </w:p>
    <w:p w14:paraId="0B851E7D" w14:textId="5FF3E412" w:rsidR="009015B8" w:rsidRPr="00B77A92" w:rsidRDefault="009015B8" w:rsidP="00025127">
      <w:pPr>
        <w:spacing w:after="120" w:line="240" w:lineRule="auto"/>
        <w:jc w:val="both"/>
      </w:pPr>
      <w:r w:rsidRPr="00B77A92">
        <w:t xml:space="preserve">The viewing group controls the content of the display. It provides an on/off switch in the </w:t>
      </w:r>
      <w:r w:rsidR="00025127" w:rsidRPr="00B77A92">
        <w:t>P</w:t>
      </w:r>
      <w:r w:rsidRPr="00B77A92">
        <w:t xml:space="preserve">ortrayal </w:t>
      </w:r>
      <w:r w:rsidR="00025127" w:rsidRPr="00B77A92">
        <w:t>C</w:t>
      </w:r>
      <w:r w:rsidRPr="00B77A92">
        <w:t xml:space="preserve">atalogue for </w:t>
      </w:r>
      <w:del w:id="293" w:author="Grant, David M (52400) CIV USN NIWC ATLANTIC VA (USA)" w:date="2025-02-21T13:30:00Z" w16du:dateUtc="2025-02-21T18:30:00Z">
        <w:r w:rsidRPr="00B77A92" w:rsidDel="00AC3F99">
          <w:delText xml:space="preserve">any </w:delText>
        </w:r>
      </w:del>
      <w:ins w:id="294" w:author="Grant, David M (52400) CIV USN NIWC ATLANTIC VA (USA)" w:date="2025-02-21T13:30:00Z" w16du:dateUtc="2025-02-21T18:30:00Z">
        <w:r w:rsidR="00AC3F99">
          <w:t>all</w:t>
        </w:r>
        <w:r w:rsidR="00AC3F99" w:rsidRPr="00B77A92">
          <w:t xml:space="preserve"> </w:t>
        </w:r>
      </w:ins>
      <w:r w:rsidRPr="00B77A92">
        <w:t>drawing instruction</w:t>
      </w:r>
      <w:ins w:id="295" w:author="Grant, David M (52400) CIV USN NIWC ATLANTIC VA (USA)" w:date="2025-02-21T13:30:00Z" w16du:dateUtc="2025-02-21T18:30:00Z">
        <w:r w:rsidR="00AC3F99">
          <w:t>s</w:t>
        </w:r>
      </w:ins>
      <w:r w:rsidRPr="00B77A92">
        <w:t xml:space="preserve"> assigned to the corresponding viewing group.</w:t>
      </w:r>
    </w:p>
    <w:p w14:paraId="7AB45B2A" w14:textId="77777777" w:rsidR="009015B8" w:rsidRPr="00B77A92" w:rsidRDefault="009015B8" w:rsidP="00A13F5A">
      <w:pPr>
        <w:pStyle w:val="Heading3"/>
      </w:pPr>
      <w:bookmarkStart w:id="296" w:name="_Toc188968531"/>
      <w:r w:rsidRPr="00B77A92">
        <w:t>Viewing group layers</w:t>
      </w:r>
      <w:bookmarkEnd w:id="296"/>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97" w:name="_Toc188968532"/>
      <w:r w:rsidRPr="00B77A92">
        <w:t>Display modes</w:t>
      </w:r>
      <w:bookmarkEnd w:id="297"/>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078C71DF" w14:textId="77777777" w:rsidR="00341B76" w:rsidRPr="00B77A92" w:rsidRDefault="00341B76" w:rsidP="00A13F5A">
      <w:pPr>
        <w:pStyle w:val="Heading3"/>
      </w:pPr>
      <w:bookmarkStart w:id="298" w:name="_Toc188368609"/>
      <w:bookmarkStart w:id="299" w:name="_Toc188621811"/>
      <w:bookmarkStart w:id="300" w:name="_Toc188950392"/>
      <w:bookmarkStart w:id="301" w:name="_Toc188968308"/>
      <w:bookmarkStart w:id="302" w:name="_Toc188968533"/>
      <w:bookmarkStart w:id="303" w:name="_Toc188368610"/>
      <w:bookmarkStart w:id="304" w:name="_Toc188621812"/>
      <w:bookmarkStart w:id="305" w:name="_Toc188950393"/>
      <w:bookmarkStart w:id="306" w:name="_Toc188968309"/>
      <w:bookmarkStart w:id="307" w:name="_Toc188968534"/>
      <w:bookmarkStart w:id="308" w:name="_Toc188968535"/>
      <w:bookmarkEnd w:id="298"/>
      <w:bookmarkEnd w:id="299"/>
      <w:bookmarkEnd w:id="300"/>
      <w:bookmarkEnd w:id="301"/>
      <w:bookmarkEnd w:id="302"/>
      <w:bookmarkEnd w:id="303"/>
      <w:bookmarkEnd w:id="304"/>
      <w:bookmarkEnd w:id="305"/>
      <w:bookmarkEnd w:id="306"/>
      <w:bookmarkEnd w:id="307"/>
      <w:r w:rsidRPr="00B77A92">
        <w:t>Rules</w:t>
      </w:r>
      <w:bookmarkEnd w:id="308"/>
    </w:p>
    <w:p w14:paraId="31F932D5" w14:textId="3D7F7BAC" w:rsidR="00341B76" w:rsidRPr="00B77A92" w:rsidRDefault="00341B76" w:rsidP="00025127">
      <w:pPr>
        <w:spacing w:after="120" w:line="240" w:lineRule="auto"/>
        <w:jc w:val="both"/>
      </w:pPr>
      <w:r w:rsidRPr="00B77A92">
        <w:t xml:space="preserve">A portrayal rule </w:t>
      </w:r>
      <w:del w:id="309" w:author="Grant, David M (52400) CIV USN NIWC ATLANTIC VA (USA)" w:date="2025-02-21T13:31:00Z" w16du:dateUtc="2025-02-21T18:31:00Z">
        <w:r w:rsidRPr="00B77A92" w:rsidDel="00D06DDB">
          <w:delText xml:space="preserve">is a set of machine processable statements that </w:delText>
        </w:r>
      </w:del>
      <w:r w:rsidRPr="00B77A92">
        <w:t>describes the transformation of feature data into drawing instructions.</w:t>
      </w:r>
    </w:p>
    <w:p w14:paraId="781F4D7F" w14:textId="6B71EA2C" w:rsidR="00EE220D" w:rsidRPr="00B77A92" w:rsidRDefault="00EE220D" w:rsidP="00A13F5A">
      <w:pPr>
        <w:pStyle w:val="Heading3"/>
      </w:pPr>
      <w:bookmarkStart w:id="310" w:name="_Ref44796990"/>
      <w:bookmarkStart w:id="311" w:name="_Toc188968536"/>
      <w:r w:rsidRPr="00B77A92">
        <w:t>Context</w:t>
      </w:r>
      <w:bookmarkEnd w:id="310"/>
      <w:bookmarkEnd w:id="311"/>
    </w:p>
    <w:p w14:paraId="5D382614" w14:textId="02FF884C" w:rsidR="00EE62F6" w:rsidRPr="00B77A92" w:rsidRDefault="005E6352" w:rsidP="00025127">
      <w:pPr>
        <w:spacing w:after="120" w:line="240" w:lineRule="auto"/>
        <w:jc w:val="both"/>
      </w:pPr>
      <w:r w:rsidRPr="00B77A92">
        <w:t>The c</w:t>
      </w:r>
      <w:r w:rsidR="00F02835" w:rsidRPr="00B77A92">
        <w:t xml:space="preserve">ontext is a set of parameters </w:t>
      </w:r>
      <w:del w:id="312" w:author="Grant, David M (52400) CIV USN NIWC ATLANTIC VA (USA)" w:date="2025-02-21T13:33:00Z" w16du:dateUtc="2025-02-21T18:33:00Z">
        <w:r w:rsidR="00F02835" w:rsidRPr="00B77A92" w:rsidDel="00560E23">
          <w:delText>passed into portrayal processing at the top level</w:delText>
        </w:r>
      </w:del>
      <w:ins w:id="313" w:author="Grant, David M (52400) CIV USN NIWC ATLANTIC VA (USA)" w:date="2025-02-21T13:33:00Z" w16du:dateUtc="2025-02-21T18:33:00Z">
        <w:r w:rsidR="00560E23">
          <w:t>wh</w:t>
        </w:r>
        <w:r w:rsidR="001145B7">
          <w:t>ose</w:t>
        </w:r>
        <w:r w:rsidR="00560E23">
          <w:t xml:space="preserve"> </w:t>
        </w:r>
        <w:r w:rsidR="001145B7">
          <w:t>values alter</w:t>
        </w:r>
        <w:r w:rsidR="00560E23">
          <w:t xml:space="preserve"> the portrayal processing</w:t>
        </w:r>
      </w:ins>
      <w:r w:rsidR="00ED1CFC" w:rsidRPr="00B77A92">
        <w:t xml:space="preserve">. </w:t>
      </w:r>
      <w:commentRangeStart w:id="314"/>
      <w:del w:id="315" w:author="Grant, David M (52400) CIV USN NIWC ATLANTIC VA (USA)" w:date="2025-02-21T13:34:00Z" w16du:dateUtc="2025-02-21T18:34:00Z">
        <w:r w:rsidR="00ED1CFC" w:rsidRPr="00B77A92" w:rsidDel="009F16DC">
          <w:delText>Context parameters are</w:delText>
        </w:r>
        <w:r w:rsidR="00F02835" w:rsidRPr="00B77A92" w:rsidDel="009F16DC">
          <w:delText xml:space="preserve"> access</w:delText>
        </w:r>
        <w:r w:rsidRPr="00B77A92" w:rsidDel="009F16DC">
          <w:delText>ible</w:delText>
        </w:r>
        <w:r w:rsidR="00F02835" w:rsidRPr="00B77A92" w:rsidDel="009F16DC">
          <w:delText xml:space="preserve"> </w:delText>
        </w:r>
        <w:r w:rsidR="00ED1CFC" w:rsidRPr="00B77A92" w:rsidDel="009F16DC">
          <w:delText xml:space="preserve">only </w:delText>
        </w:r>
        <w:r w:rsidR="007F70B8" w:rsidRPr="00B77A92" w:rsidDel="009F16DC">
          <w:delText>in processing rules in the same</w:delText>
        </w:r>
        <w:r w:rsidR="00ED1CFC" w:rsidRPr="00B77A92" w:rsidDel="009F16DC">
          <w:delText xml:space="preserve"> portrayal catalogue, </w:delText>
        </w:r>
        <w:r w:rsidR="007F70B8" w:rsidRPr="00B77A92" w:rsidDel="009F16DC">
          <w:delText>but can be accessed by</w:delText>
        </w:r>
        <w:r w:rsidR="00F02835" w:rsidRPr="00B77A92" w:rsidDel="009F16DC">
          <w:delText xml:space="preserve"> any of the </w:delText>
        </w:r>
        <w:r w:rsidRPr="00B77A92" w:rsidDel="009F16DC">
          <w:delText>rules</w:delText>
        </w:r>
        <w:r w:rsidR="00ED1CFC" w:rsidRPr="00B77A92" w:rsidDel="009F16DC">
          <w:delText xml:space="preserve"> in th</w:delText>
        </w:r>
        <w:r w:rsidR="007F70B8" w:rsidRPr="00B77A92" w:rsidDel="009F16DC">
          <w:delText>at</w:delText>
        </w:r>
        <w:r w:rsidR="00ED1CFC" w:rsidRPr="00B77A92" w:rsidDel="009F16DC">
          <w:delText xml:space="preserve"> portrayal </w:delText>
        </w:r>
        <w:r w:rsidR="00A527F0" w:rsidRPr="00B77A92" w:rsidDel="009F16DC">
          <w:delText>catalogue</w:delText>
        </w:r>
        <w:r w:rsidR="00740990" w:rsidDel="009F16DC">
          <w:delText>.</w:delText>
        </w:r>
        <w:r w:rsidR="00F02835" w:rsidRPr="00B77A92" w:rsidDel="009F16DC">
          <w:delText xml:space="preserve"> </w:delText>
        </w:r>
      </w:del>
      <w:commentRangeEnd w:id="314"/>
      <w:r w:rsidR="0092394C">
        <w:rPr>
          <w:rStyle w:val="CommentReference"/>
        </w:rPr>
        <w:commentReference w:id="314"/>
      </w:r>
      <w:r w:rsidR="00F02835" w:rsidRPr="00B77A92">
        <w:t xml:space="preserve">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16" w:name="_Toc188968537"/>
      <w:r w:rsidRPr="00B77A92">
        <w:t>Validity times</w:t>
      </w:r>
      <w:bookmarkEnd w:id="316"/>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commentRangeStart w:id="317"/>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commentRangeEnd w:id="317"/>
      <w:r w:rsidR="00DF76DF">
        <w:rPr>
          <w:rStyle w:val="CommentReference"/>
        </w:rPr>
        <w:commentReference w:id="317"/>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DB7CFE">
      <w:pPr>
        <w:pStyle w:val="Heading2"/>
      </w:pPr>
      <w:bookmarkStart w:id="318" w:name="_Toc188968538"/>
      <w:r w:rsidRPr="00B77A92">
        <w:t>Alerts</w:t>
      </w:r>
      <w:bookmarkEnd w:id="318"/>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20F19D9C" w:rsidR="0083356D" w:rsidRPr="00B77A92" w:rsidRDefault="001E273F" w:rsidP="00025127">
      <w:pPr>
        <w:spacing w:line="240" w:lineRule="auto"/>
        <w:jc w:val="both"/>
      </w:pPr>
      <w:r w:rsidRPr="00B77A92">
        <w:lastRenderedPageBreak/>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ins w:id="319" w:author="Jonathan Pritchard" w:date="2025-03-12T07:12:00Z" w16du:dateUtc="2025-03-12T07:12:00Z">
        <w:r w:rsidR="001603F0">
          <w:t xml:space="preserve">alarms, </w:t>
        </w:r>
      </w:ins>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20" w:name="_Ref41928217"/>
      <w:bookmarkStart w:id="321" w:name="_Toc188968539"/>
      <w:bookmarkStart w:id="322" w:name="_Ref171092510"/>
      <w:r w:rsidRPr="00B77A92">
        <w:t>I</w:t>
      </w:r>
      <w:r w:rsidR="000A5F45" w:rsidRPr="00B77A92">
        <w:t>nteroperability</w:t>
      </w:r>
      <w:bookmarkEnd w:id="320"/>
      <w:bookmarkEnd w:id="321"/>
      <w:r w:rsidR="008D0923" w:rsidRPr="00B77A92">
        <w:t xml:space="preserve"> </w:t>
      </w:r>
      <w:bookmarkEnd w:id="322"/>
    </w:p>
    <w:p w14:paraId="4C306059" w14:textId="33FF43E8" w:rsidR="001D0D9A" w:rsidRPr="00B77A92" w:rsidDel="001D0D9A" w:rsidRDefault="007010D8" w:rsidP="001D0D9A">
      <w:pPr>
        <w:spacing w:after="120" w:line="240" w:lineRule="auto"/>
        <w:jc w:val="both"/>
        <w:rPr>
          <w:del w:id="323" w:author="Jonathan Pritchard" w:date="2025-03-13T16:38:00Z" w16du:dateUtc="2025-03-13T16:38:00Z"/>
          <w:moveTo w:id="324" w:author="Jonathan Pritchard" w:date="2025-03-13T16:38:00Z" w16du:dateUtc="2025-03-13T16:38:00Z"/>
        </w:rPr>
      </w:pPr>
      <w:r w:rsidRPr="00B77A92">
        <w:t xml:space="preserve">Ensuring visual interoperability in the presence of simultaneously displayed </w:t>
      </w:r>
      <w:commentRangeStart w:id="325"/>
      <w:del w:id="326" w:author="Jonathan Pritchard" w:date="2025-03-13T16:35:00Z" w16du:dateUtc="2025-03-13T16:35:00Z">
        <w:r w:rsidRPr="00B77A92" w:rsidDel="001D0D9A">
          <w:delText>layers</w:delText>
        </w:r>
      </w:del>
      <w:ins w:id="327" w:author="Jonathan Pritchard" w:date="2025-03-13T16:35:00Z" w16du:dateUtc="2025-03-13T16:35:00Z">
        <w:r w:rsidR="001D0D9A">
          <w:t>products</w:t>
        </w:r>
      </w:ins>
      <w:del w:id="328" w:author="Jonathan Pritchard" w:date="2025-03-13T16:35:00Z" w16du:dateUtc="2025-03-13T16:35:00Z">
        <w:r w:rsidRPr="00B77A92" w:rsidDel="001D0D9A">
          <w:delText xml:space="preserve"> </w:delText>
        </w:r>
      </w:del>
      <w:commentRangeEnd w:id="325"/>
      <w:ins w:id="329" w:author="Jonathan Pritchard" w:date="2025-03-13T16:35:00Z" w16du:dateUtc="2025-03-13T16:35:00Z">
        <w:r w:rsidR="001D0D9A" w:rsidRPr="00B77A92">
          <w:t xml:space="preserve"> </w:t>
        </w:r>
      </w:ins>
      <w:r w:rsidR="00680162">
        <w:rPr>
          <w:rStyle w:val="CommentReference"/>
        </w:rPr>
        <w:commentReference w:id="325"/>
      </w:r>
      <w:r w:rsidRPr="00B77A92">
        <w:t xml:space="preserve">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w:t>
      </w:r>
      <w:commentRangeStart w:id="330"/>
      <w:del w:id="331" w:author="Jonathan Pritchard" w:date="2025-03-13T16:36:00Z" w16du:dateUtc="2025-03-13T16:36:00Z">
        <w:r w:rsidR="00796161" w:rsidRPr="00B77A92" w:rsidDel="001D0D9A">
          <w:delText>This</w:delText>
        </w:r>
        <w:commentRangeEnd w:id="330"/>
        <w:r w:rsidR="0043396A" w:rsidDel="001D0D9A">
          <w:rPr>
            <w:rStyle w:val="CommentReference"/>
          </w:rPr>
          <w:commentReference w:id="330"/>
        </w:r>
        <w:r w:rsidR="00796161" w:rsidRPr="00B77A92" w:rsidDel="001D0D9A">
          <w:delText xml:space="preserve"> </w:delText>
        </w:r>
      </w:del>
      <w:moveToRangeStart w:id="332" w:author="Jonathan Pritchard" w:date="2025-03-13T16:38:00Z" w:name="move192776329"/>
      <w:moveTo w:id="333" w:author="Jonathan Pritchard" w:date="2025-03-13T16:38:00Z" w16du:dateUtc="2025-03-13T16:38:00Z">
        <w:r w:rsidR="001D0D9A" w:rsidRPr="00B77A92">
          <w:t xml:space="preserve">S-98 </w:t>
        </w:r>
      </w:moveTo>
      <w:ins w:id="334" w:author="Jonathan Pritchard" w:date="2025-03-25T05:37:00Z" w16du:dateUtc="2025-03-25T04:37:00Z">
        <w:r w:rsidR="004A6E2D">
          <w:t xml:space="preserve">will </w:t>
        </w:r>
      </w:ins>
      <w:moveTo w:id="335" w:author="Jonathan Pritchard" w:date="2025-03-13T16:38:00Z" w16du:dateUtc="2025-03-13T16:38:00Z">
        <w:r w:rsidR="001D0D9A" w:rsidRPr="00B77A92">
          <w:t>provide</w:t>
        </w:r>
        <w:del w:id="336" w:author="Jonathan Pritchard" w:date="2025-03-25T05:37:00Z" w16du:dateUtc="2025-03-25T04:37:00Z">
          <w:r w:rsidR="001D0D9A" w:rsidRPr="00B77A92" w:rsidDel="004A6E2D">
            <w:delText>s</w:delText>
          </w:r>
        </w:del>
        <w:r w:rsidR="001D0D9A" w:rsidRPr="00B77A92">
          <w:t xml:space="preserve">, </w:t>
        </w:r>
        <w:commentRangeStart w:id="337"/>
        <w:r w:rsidR="001D0D9A" w:rsidRPr="00B77A92">
          <w:t>as a minimum for S-100 ECDIS</w:t>
        </w:r>
        <w:commentRangeEnd w:id="337"/>
        <w:r w:rsidR="001D0D9A">
          <w:rPr>
            <w:rStyle w:val="CommentReference"/>
          </w:rPr>
          <w:commentReference w:id="337"/>
        </w:r>
        <w:r w:rsidR="001D0D9A" w:rsidRPr="00B77A92">
          <w:t xml:space="preserve">, two levels of interoperability allowing data layers in different products to be interleaved or substituted within the display. </w:t>
        </w:r>
      </w:moveTo>
    </w:p>
    <w:moveToRangeEnd w:id="332"/>
    <w:p w14:paraId="4628D9A4" w14:textId="4C7D492D" w:rsidR="00E86DEF" w:rsidRPr="00B77A92" w:rsidRDefault="001D0D9A" w:rsidP="003B3F16">
      <w:pPr>
        <w:spacing w:after="120" w:line="240" w:lineRule="auto"/>
        <w:jc w:val="both"/>
      </w:pPr>
      <w:ins w:id="338" w:author="Jonathan Pritchard" w:date="2025-03-13T16:36:00Z" w16du:dateUtc="2025-03-13T16:36:00Z">
        <w:r>
          <w:t>An interoperability catalogue</w:t>
        </w:r>
        <w:r w:rsidRPr="00B77A92">
          <w:t xml:space="preserve"> </w:t>
        </w:r>
      </w:ins>
      <w:r w:rsidR="00796161" w:rsidRPr="00B77A92">
        <w:t xml:space="preserve">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DEB3F20" w:rsidR="00776736" w:rsidRPr="00B77A92" w:rsidRDefault="00796161" w:rsidP="003B3F16">
      <w:pPr>
        <w:spacing w:after="120" w:line="240" w:lineRule="auto"/>
        <w:jc w:val="both"/>
      </w:pPr>
      <w:r w:rsidRPr="00B77A92">
        <w:t>When published</w:t>
      </w:r>
      <w:r w:rsidR="00D14F95" w:rsidRPr="00B77A92">
        <w:t xml:space="preserve"> by the IHO </w:t>
      </w:r>
      <w:commentRangeStart w:id="339"/>
      <w:del w:id="340" w:author="Jonathan Pritchard" w:date="2025-03-25T05:37:00Z" w16du:dateUtc="2025-03-25T04:37:00Z">
        <w:r w:rsidR="00E86DEF" w:rsidRPr="00B77A92" w:rsidDel="004A6E2D">
          <w:delText xml:space="preserve">the </w:delText>
        </w:r>
      </w:del>
      <w:commentRangeEnd w:id="339"/>
      <w:proofErr w:type="spellStart"/>
      <w:ins w:id="341" w:author="Jonathan Pritchard" w:date="2025-03-25T05:37:00Z" w16du:dateUtc="2025-03-25T04:37:00Z">
        <w:r w:rsidR="004A6E2D">
          <w:t>an</w:t>
        </w:r>
        <w:proofErr w:type="spellEnd"/>
        <w:r w:rsidR="004A6E2D" w:rsidRPr="00B77A92">
          <w:t xml:space="preserve"> </w:t>
        </w:r>
      </w:ins>
      <w:r w:rsidR="00355053">
        <w:rPr>
          <w:rStyle w:val="CommentReference"/>
        </w:rPr>
        <w:commentReference w:id="339"/>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EA4573D" w:rsidR="000F4DF4" w:rsidRPr="00B77A92" w:rsidDel="001D0D9A" w:rsidRDefault="00776736" w:rsidP="00776736">
      <w:pPr>
        <w:spacing w:after="120" w:line="240" w:lineRule="auto"/>
        <w:jc w:val="both"/>
        <w:rPr>
          <w:moveFrom w:id="342" w:author="Jonathan Pritchard" w:date="2025-03-13T16:38:00Z" w16du:dateUtc="2025-03-13T16:38:00Z"/>
        </w:rPr>
      </w:pPr>
      <w:moveFromRangeStart w:id="343" w:author="Jonathan Pritchard" w:date="2025-03-13T16:38:00Z" w:name="move192776329"/>
      <w:moveFrom w:id="344" w:author="Jonathan Pritchard" w:date="2025-03-13T16:38:00Z" w16du:dateUtc="2025-03-13T16:38:00Z">
        <w:r w:rsidRPr="00B77A92" w:rsidDel="001D0D9A">
          <w:t xml:space="preserve">S-98 provides, </w:t>
        </w:r>
        <w:commentRangeStart w:id="345"/>
        <w:r w:rsidRPr="00B77A92" w:rsidDel="001D0D9A">
          <w:t>as a minimum for S-100 ECDIS</w:t>
        </w:r>
        <w:commentRangeEnd w:id="345"/>
        <w:r w:rsidR="00843798" w:rsidDel="001D0D9A">
          <w:rPr>
            <w:rStyle w:val="CommentReference"/>
          </w:rPr>
          <w:commentReference w:id="345"/>
        </w:r>
        <w:r w:rsidRPr="00B77A92" w:rsidDel="001D0D9A">
          <w:t xml:space="preserve">, two levels of interoperability allowing data layers in different products to be interleaved or substituted within the display. </w:t>
        </w:r>
      </w:moveFrom>
    </w:p>
    <w:moveFromRangeEnd w:id="343"/>
    <w:p w14:paraId="55559AFB" w14:textId="79AE0681" w:rsidR="00776736" w:rsidRPr="00B77A92" w:rsidRDefault="00776736" w:rsidP="00776736">
      <w:pPr>
        <w:spacing w:after="120" w:line="240" w:lineRule="auto"/>
        <w:jc w:val="both"/>
      </w:pPr>
      <w:r w:rsidRPr="00B77A92">
        <w:t xml:space="preserve">It is intended, in a future edition of this document, to also provide user interface requirements for end user control of </w:t>
      </w:r>
      <w:del w:id="346" w:author="Grant, David M (52400) CIV USN NIWC ATLANTIC VA (USA)" w:date="2025-02-21T16:00:00Z" w16du:dateUtc="2025-02-21T21:00:00Z">
        <w:r w:rsidRPr="00B77A92" w:rsidDel="00514562">
          <w:delText xml:space="preserve">the visual </w:delText>
        </w:r>
      </w:del>
      <w:r w:rsidRPr="00B77A92">
        <w:t>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47" w:name="_Ref49380568"/>
      <w:r w:rsidRPr="00B77A92">
        <w:br w:type="page"/>
      </w:r>
    </w:p>
    <w:p w14:paraId="6D762915" w14:textId="43B75661" w:rsidR="00BC555A" w:rsidRPr="00B77A92" w:rsidRDefault="00FD648E" w:rsidP="00A13F5A">
      <w:pPr>
        <w:pStyle w:val="Heading1"/>
      </w:pPr>
      <w:bookmarkStart w:id="348" w:name="_Toc188968540"/>
      <w:r w:rsidRPr="00B77A92">
        <w:lastRenderedPageBreak/>
        <w:t>Display Organisation</w:t>
      </w:r>
      <w:r w:rsidR="00A80530" w:rsidRPr="00B77A92">
        <w:t xml:space="preserve"> and Operation</w:t>
      </w:r>
      <w:bookmarkEnd w:id="347"/>
      <w:bookmarkEnd w:id="348"/>
    </w:p>
    <w:p w14:paraId="501C6929" w14:textId="7DAEDB8F" w:rsidR="00D37328" w:rsidRPr="00A527F0" w:rsidRDefault="00D37328" w:rsidP="00DB7CFE">
      <w:pPr>
        <w:pStyle w:val="Heading2"/>
      </w:pPr>
      <w:bookmarkStart w:id="349" w:name="_Toc38829553"/>
      <w:bookmarkStart w:id="350" w:name="_Toc38830056"/>
      <w:bookmarkStart w:id="351" w:name="_Ref49480223"/>
      <w:bookmarkStart w:id="352" w:name="_Ref49480231"/>
      <w:bookmarkStart w:id="353" w:name="_Toc188968541"/>
      <w:bookmarkStart w:id="354" w:name="_Hlk167438924"/>
      <w:bookmarkEnd w:id="349"/>
      <w:bookmarkEnd w:id="350"/>
      <w:r w:rsidRPr="00A527F0">
        <w:t xml:space="preserve">Display of </w:t>
      </w:r>
      <w:r w:rsidR="00950DDE" w:rsidRPr="00A527F0">
        <w:t>non-</w:t>
      </w:r>
      <w:r w:rsidR="00716B39" w:rsidRPr="00A527F0">
        <w:t>S-100</w:t>
      </w:r>
      <w:r w:rsidR="00950DDE" w:rsidRPr="00A527F0">
        <w:t xml:space="preserve"> </w:t>
      </w:r>
      <w:r w:rsidRPr="00A527F0">
        <w:t>information</w:t>
      </w:r>
      <w:bookmarkEnd w:id="351"/>
      <w:bookmarkEnd w:id="352"/>
      <w:bookmarkEnd w:id="353"/>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commentRangeStart w:id="355"/>
      <w:r w:rsidR="000E2927" w:rsidRPr="00B77A92">
        <w:t>radar</w:t>
      </w:r>
      <w:commentRangeEnd w:id="355"/>
      <w:r w:rsidR="000A3339">
        <w:rPr>
          <w:rStyle w:val="CommentReference"/>
        </w:rPr>
        <w:commentReference w:id="355"/>
      </w:r>
      <w:r w:rsidR="000E2927" w:rsidRPr="00B77A92">
        <w:t>, or AIS</w:t>
      </w:r>
      <w:r w:rsidRPr="00B77A92">
        <w:t>.</w:t>
      </w:r>
    </w:p>
    <w:p w14:paraId="44751AA1" w14:textId="3A6C817C" w:rsidR="0084606B" w:rsidRPr="00A527F0" w:rsidRDefault="0084606B" w:rsidP="00A13F5A">
      <w:pPr>
        <w:pStyle w:val="Heading3"/>
      </w:pPr>
      <w:bookmarkStart w:id="356" w:name="_Ref49482794"/>
      <w:bookmarkStart w:id="357" w:name="_Ref178773055"/>
      <w:bookmarkStart w:id="358" w:name="_Ref179768848"/>
      <w:bookmarkStart w:id="359" w:name="_Toc188968542"/>
      <w:r w:rsidRPr="00A527F0">
        <w:t xml:space="preserve">Distinguishing between </w:t>
      </w:r>
      <w:r w:rsidR="0052443F" w:rsidRPr="00A527F0">
        <w:t xml:space="preserve">official </w:t>
      </w:r>
      <w:r w:rsidR="000F4DF4" w:rsidRPr="00A527F0">
        <w:t xml:space="preserve">S-100 </w:t>
      </w:r>
      <w:r w:rsidRPr="00A527F0">
        <w:t>data and additional data</w:t>
      </w:r>
      <w:bookmarkEnd w:id="356"/>
      <w:bookmarkEnd w:id="357"/>
      <w:bookmarkEnd w:id="358"/>
      <w:bookmarkEnd w:id="359"/>
    </w:p>
    <w:p w14:paraId="1154DFC2" w14:textId="127FB832" w:rsidR="00783066" w:rsidRPr="00A527F0" w:rsidRDefault="00783066" w:rsidP="000A225C">
      <w:pPr>
        <w:spacing w:after="120" w:line="240" w:lineRule="auto"/>
        <w:jc w:val="both"/>
      </w:pPr>
      <w:r w:rsidRPr="00A527F0">
        <w:t xml:space="preserve">IMO </w:t>
      </w:r>
      <w:r w:rsidR="004F2E02" w:rsidRPr="00A527F0">
        <w:t>Performance Standards (</w:t>
      </w:r>
      <w:del w:id="360" w:author="Jonathan Pritchard" w:date="2025-03-10T07:41:00Z" w16du:dateUtc="2025-03-10T07:41:00Z">
        <w:r w:rsidR="004F2E02" w:rsidRPr="00A527F0" w:rsidDel="008D6C94">
          <w:delText>MSC</w:delText>
        </w:r>
        <w:r w:rsidRPr="00A527F0" w:rsidDel="008D6C94">
          <w:delText>.</w:delText>
        </w:r>
        <w:r w:rsidR="006C0054" w:rsidRPr="00A527F0" w:rsidDel="008D6C94">
          <w:delText>530</w:delText>
        </w:r>
        <w:r w:rsidRPr="00A527F0" w:rsidDel="008D6C94">
          <w:delText>(</w:delText>
        </w:r>
        <w:r w:rsidR="006C0054" w:rsidRPr="00A527F0" w:rsidDel="008D6C94">
          <w:delText>106</w:delText>
        </w:r>
        <w:r w:rsidRPr="00A527F0" w:rsidDel="008D6C94">
          <w:delText>)</w:delText>
        </w:r>
      </w:del>
      <w:ins w:id="361" w:author="Jonathan Pritchard" w:date="2025-03-10T07:42:00Z" w16du:dateUtc="2025-03-10T07:42:00Z">
        <w:r w:rsidR="0056040E">
          <w:t>MSC.530(106)/</w:t>
        </w:r>
      </w:ins>
      <w:ins w:id="362" w:author="Jonathan Pritchard" w:date="2025-03-10T07:48:00Z" w16du:dateUtc="2025-03-10T07:48:00Z">
        <w:r w:rsidR="0056040E">
          <w:t>Rev</w:t>
        </w:r>
      </w:ins>
      <w:ins w:id="363" w:author="Jonathan Pritchard" w:date="2025-03-10T07:42:00Z" w16du:dateUtc="2025-03-10T07:42:00Z">
        <w:r w:rsidR="0056040E">
          <w:t>.</w:t>
        </w:r>
      </w:ins>
      <w:ins w:id="364" w:author="Jonathan Pritchard" w:date="2025-03-10T07:48:00Z" w16du:dateUtc="2025-03-10T07:48:00Z">
        <w:r w:rsidR="0056040E">
          <w:t>1</w:t>
        </w:r>
      </w:ins>
      <w:r w:rsidRPr="00A527F0">
        <w:t xml:space="preserve">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414F8E1A"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r w:rsidR="00740990">
        <w:t>digital</w:t>
      </w:r>
      <w:r w:rsidR="00740990" w:rsidRPr="00A527F0">
        <w:t xml:space="preserve"> </w:t>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F5B9756"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r w:rsidR="008972A2">
        <w:rPr>
          <w:rFonts w:cs="Arial"/>
        </w:rPr>
        <w:t xml:space="preserve"> </w:t>
      </w:r>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2D7DEE">
        <w:rPr>
          <w:rFonts w:cs="Arial"/>
          <w:b/>
          <w:bCs/>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 xml:space="preserve">. </w:t>
      </w:r>
      <w:r w:rsidR="00C1137D">
        <w:rPr>
          <w:rFonts w:cs="Arial"/>
        </w:rPr>
        <w:t>For digitally signed datasets, t</w:t>
      </w:r>
      <w:r w:rsidRPr="00B812CA">
        <w:rPr>
          <w:rFonts w:cs="Arial"/>
        </w:rPr>
        <w:t>he CN data producer integer and alpha code</w:t>
      </w:r>
      <w:r w:rsidR="00C1137D">
        <w:rPr>
          <w:rFonts w:cs="Arial"/>
        </w:rPr>
        <w:t xml:space="preserve"> elements in the MRN of at least one of the authenticating certificates</w:t>
      </w:r>
      <w:r w:rsidRPr="00B812CA">
        <w:rPr>
          <w:rFonts w:cs="Arial"/>
        </w:rPr>
        <w:t xml:space="preserve"> must match those contained in the</w:t>
      </w:r>
      <w:r w:rsidR="00C1137D">
        <w:rPr>
          <w:rFonts w:cs="Arial"/>
        </w:rPr>
        <w:t xml:space="preserve"> </w:t>
      </w:r>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54"/>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65" w:name="_Toc175130138"/>
      <w:bookmarkStart w:id="366" w:name="_Toc175130139"/>
      <w:bookmarkStart w:id="367" w:name="_Ref49484794"/>
      <w:bookmarkStart w:id="368" w:name="_Toc188968543"/>
      <w:bookmarkEnd w:id="365"/>
      <w:bookmarkEnd w:id="366"/>
      <w:r w:rsidRPr="00A527F0">
        <w:t>Supplemental display items</w:t>
      </w:r>
      <w:bookmarkEnd w:id="367"/>
      <w:bookmarkEnd w:id="368"/>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commentRangeStart w:id="369"/>
      <w:r w:rsidRPr="00A527F0">
        <w:t>Positional data</w:t>
      </w:r>
      <w:commentRangeEnd w:id="369"/>
      <w:r w:rsidR="007F2B27">
        <w:rPr>
          <w:rStyle w:val="CommentReference"/>
        </w:rPr>
        <w:commentReference w:id="369"/>
      </w:r>
      <w:r w:rsidRPr="00A527F0">
        <w:t xml:space="preserve"> and time;</w:t>
      </w:r>
    </w:p>
    <w:p w14:paraId="3CD6436C" w14:textId="0C51F6D6"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ins w:id="370" w:author="Jonathan Pritchard" w:date="2025-03-10T07:58:00Z" w16du:dateUtc="2025-03-10T07:58:00Z">
        <w:r w:rsidR="00A74A4F">
          <w:t>9.1.5</w:t>
        </w:r>
      </w:ins>
      <w:del w:id="371" w:author="Jonathan Pritchard" w:date="2025-03-10T07:58:00Z" w16du:dateUtc="2025-03-10T07:58:00Z">
        <w:r w:rsidR="000553AC" w:rsidDel="00A74A4F">
          <w:delText>C-12.1.5</w:delText>
        </w:r>
      </w:del>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 xml:space="preserve">textual information from ENC, </w:t>
      </w:r>
      <w:commentRangeStart w:id="372"/>
      <w:r w:rsidRPr="00A527F0">
        <w:t>for example,</w:t>
      </w:r>
      <w:commentRangeEnd w:id="372"/>
      <w:r w:rsidR="007124A6">
        <w:rPr>
          <w:rStyle w:val="CommentReference"/>
        </w:rPr>
        <w:commentReference w:id="372"/>
      </w:r>
      <w:r w:rsidRPr="00A527F0">
        <w:t xml:space="preserv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pPr>
      <w:r w:rsidRPr="00A527F0">
        <w:t>ECDIS Chart 1</w:t>
      </w:r>
      <w:r w:rsidR="00D755A5">
        <w:t>;</w:t>
      </w:r>
    </w:p>
    <w:p w14:paraId="6787E61D" w14:textId="44D7F5C8" w:rsidR="00D755A5" w:rsidRDefault="00491401" w:rsidP="00AE2737">
      <w:pPr>
        <w:pStyle w:val="ListParagraph"/>
        <w:numPr>
          <w:ilvl w:val="0"/>
          <w:numId w:val="25"/>
        </w:numPr>
        <w:spacing w:after="60" w:line="240" w:lineRule="auto"/>
        <w:jc w:val="both"/>
      </w:pPr>
      <w:r w:rsidRPr="00A527F0">
        <w:t>Black adjust symbol for contrast adjustment</w:t>
      </w:r>
      <w:r w:rsidR="00D755A5">
        <w:t>;</w:t>
      </w:r>
    </w:p>
    <w:p w14:paraId="7D8FF987" w14:textId="2BFCD752" w:rsidR="00D755A5" w:rsidRDefault="00D755A5" w:rsidP="00AE2737">
      <w:pPr>
        <w:pStyle w:val="ListParagraph"/>
        <w:numPr>
          <w:ilvl w:val="0"/>
          <w:numId w:val="25"/>
        </w:numPr>
        <w:spacing w:after="60" w:line="240" w:lineRule="auto"/>
        <w:jc w:val="both"/>
      </w:pPr>
      <w:r>
        <w:t>C</w:t>
      </w:r>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B94DFF" w:rsidRDefault="00D755A5" w:rsidP="00AE2737">
      <w:pPr>
        <w:pStyle w:val="ListParagraph"/>
        <w:numPr>
          <w:ilvl w:val="0"/>
          <w:numId w:val="25"/>
        </w:numPr>
        <w:spacing w:after="60" w:line="240" w:lineRule="auto"/>
        <w:jc w:val="both"/>
      </w:pPr>
      <w:r w:rsidRPr="00B94DFF">
        <w:t>Edition numbers of Presentation Libraries in use;</w:t>
      </w:r>
    </w:p>
    <w:p w14:paraId="43251EB1" w14:textId="7B37539E" w:rsidR="00D755A5" w:rsidRPr="00B94DFF" w:rsidRDefault="00D755A5" w:rsidP="00AE2737">
      <w:pPr>
        <w:pStyle w:val="ListParagraph"/>
        <w:numPr>
          <w:ilvl w:val="0"/>
          <w:numId w:val="25"/>
        </w:numPr>
        <w:spacing w:after="60" w:line="240" w:lineRule="auto"/>
        <w:jc w:val="both"/>
      </w:pPr>
      <w:r w:rsidRPr="00B94DFF">
        <w:t>Edition numbers of feature and portrayal catalogues in use.</w:t>
      </w:r>
    </w:p>
    <w:p w14:paraId="73238D0E" w14:textId="77777777" w:rsidR="00A13F5A" w:rsidRPr="00A527F0" w:rsidRDefault="00A13F5A" w:rsidP="00A13F5A">
      <w:pPr>
        <w:spacing w:after="120" w:line="240" w:lineRule="auto"/>
        <w:jc w:val="both"/>
        <w:rPr>
          <w:b/>
          <w:bCs/>
        </w:rPr>
      </w:pPr>
    </w:p>
    <w:p w14:paraId="558EA4C5" w14:textId="49FCEE08" w:rsidR="00D755A5" w:rsidRPr="002D7DEE" w:rsidRDefault="00D755A5" w:rsidP="00D755A5">
      <w:pPr>
        <w:pStyle w:val="Heading3"/>
      </w:pPr>
      <w:bookmarkStart w:id="373" w:name="_Toc188968544"/>
      <w:r w:rsidRPr="00F87E8E">
        <w:t>Navigational Warning functions</w:t>
      </w:r>
      <w:bookmarkEnd w:id="373"/>
    </w:p>
    <w:p w14:paraId="3D95DF90" w14:textId="501A63CD" w:rsidR="000F4DF4" w:rsidRPr="00A527F0" w:rsidRDefault="000F4DF4" w:rsidP="002D7DEE">
      <w:r w:rsidRPr="007750F0">
        <w:t xml:space="preserve">Specification for the display of navigational warnings are contained in section </w:t>
      </w:r>
      <w:r w:rsidR="007750F0" w:rsidRPr="002D7DEE">
        <w:fldChar w:fldCharType="begin"/>
      </w:r>
      <w:r w:rsidR="007750F0" w:rsidRPr="002D7DEE">
        <w:instrText xml:space="preserve"> REF _Ref189057024 \r \h </w:instrText>
      </w:r>
      <w:r w:rsidR="007750F0">
        <w:instrText xml:space="preserve"> \* MERGEFORMAT </w:instrText>
      </w:r>
      <w:r w:rsidR="007750F0" w:rsidRPr="002D7DEE">
        <w:fldChar w:fldCharType="separate"/>
      </w:r>
      <w:r w:rsidR="007750F0" w:rsidRPr="002D7DEE">
        <w:t>12.13</w:t>
      </w:r>
      <w:r w:rsidR="007750F0" w:rsidRPr="002D7DEE">
        <w:fldChar w:fldCharType="end"/>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74" w:name="_Toc188968545"/>
      <w:r w:rsidRPr="00A527F0">
        <w:t>Units</w:t>
      </w:r>
      <w:bookmarkEnd w:id="374"/>
    </w:p>
    <w:p w14:paraId="460878B4" w14:textId="77777777" w:rsidR="00B94DFF" w:rsidRPr="002D7DEE" w:rsidRDefault="00D755A5" w:rsidP="000D5648">
      <w:pPr>
        <w:spacing w:after="60" w:line="240" w:lineRule="auto"/>
        <w:jc w:val="both"/>
      </w:pPr>
      <w:r w:rsidRPr="00B94DFF">
        <w:t xml:space="preserve">The units of height and depth listed below must be permanently </w:t>
      </w:r>
      <w:r w:rsidR="00171271" w:rsidRPr="00B94DFF">
        <w:t>indicated</w:t>
      </w:r>
      <w:r w:rsidR="00B94DFF" w:rsidRPr="002D7DEE">
        <w:t>.</w:t>
      </w:r>
    </w:p>
    <w:p w14:paraId="4D996FD9" w14:textId="0BAEA54F" w:rsidR="00D755A5" w:rsidRPr="00B94DFF" w:rsidRDefault="00171271" w:rsidP="000D5648">
      <w:pPr>
        <w:spacing w:after="60" w:line="240" w:lineRule="auto"/>
        <w:jc w:val="both"/>
      </w:pPr>
      <w:r w:rsidRPr="00B94DFF">
        <w:t>Equivalent values using other units may also be shown:</w:t>
      </w:r>
    </w:p>
    <w:p w14:paraId="0646F867" w14:textId="77777777" w:rsidR="00D755A5" w:rsidRPr="00B94DFF" w:rsidRDefault="00D755A5" w:rsidP="00D755A5">
      <w:pPr>
        <w:spacing w:after="60" w:line="240" w:lineRule="auto"/>
        <w:ind w:left="720"/>
        <w:jc w:val="both"/>
      </w:pPr>
      <w:r w:rsidRPr="00B94DFF">
        <w:t>Depth:</w:t>
      </w:r>
      <w:r w:rsidRPr="00B94DFF">
        <w:tab/>
      </w:r>
      <w:r w:rsidRPr="00B94DFF">
        <w:tab/>
        <w:t>Metres and decimetres.</w:t>
      </w:r>
    </w:p>
    <w:p w14:paraId="1BC7902D" w14:textId="2B3627D5" w:rsidR="00D755A5" w:rsidRDefault="00D755A5" w:rsidP="002D7DEE">
      <w:pPr>
        <w:spacing w:after="60" w:line="240" w:lineRule="auto"/>
        <w:ind w:left="720"/>
        <w:jc w:val="both"/>
      </w:pPr>
      <w:r w:rsidRPr="00B94DFF">
        <w:t>Height:</w:t>
      </w:r>
      <w:r w:rsidRPr="00B94DFF">
        <w:tab/>
      </w:r>
      <w:r w:rsidRPr="00B94DFF">
        <w:tab/>
        <w:t>Metres.</w:t>
      </w:r>
    </w:p>
    <w:p w14:paraId="1D739390" w14:textId="77777777" w:rsidR="00D755A5" w:rsidRDefault="00D755A5" w:rsidP="000D5648">
      <w:pPr>
        <w:spacing w:after="60" w:line="240" w:lineRule="auto"/>
        <w:jc w:val="both"/>
      </w:pPr>
    </w:p>
    <w:p w14:paraId="0E92503E" w14:textId="6F065069" w:rsidR="009A245C" w:rsidRPr="00A527F0" w:rsidRDefault="00D755A5" w:rsidP="000D5648">
      <w:pPr>
        <w:spacing w:after="60" w:line="240" w:lineRule="auto"/>
        <w:jc w:val="both"/>
      </w:pPr>
      <w:r>
        <w:t>Additionally, t</w:t>
      </w:r>
      <w:r w:rsidR="00282925" w:rsidRPr="00A527F0">
        <w:t xml:space="preserve">he units listed below </w:t>
      </w:r>
      <w:r w:rsidR="0023731C" w:rsidRPr="00A527F0">
        <w:t xml:space="preserve">must </w:t>
      </w:r>
      <w:r w:rsidR="00282925" w:rsidRPr="00A527F0">
        <w:t>be</w:t>
      </w:r>
      <w:r w:rsidR="005D7C82" w:rsidRPr="00A527F0">
        <w:t xml:space="preserve"> available, on demand</w:t>
      </w:r>
      <w:r w:rsidR="0023731C" w:rsidRPr="00A527F0">
        <w:t xml:space="preserve"> and</w:t>
      </w:r>
      <w:r w:rsidR="00282925" w:rsidRPr="00A527F0">
        <w:t xml:space="preserve"> indicated in the display legend</w:t>
      </w:r>
      <w:r w:rsidR="0023731C" w:rsidRPr="00A527F0">
        <w:t xml:space="preserve">. </w:t>
      </w: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375" w:name="_Ref167188547"/>
      <w:bookmarkStart w:id="376" w:name="_Toc188968546"/>
      <w:r w:rsidRPr="00A527F0">
        <w:t>Legend</w:t>
      </w:r>
      <w:bookmarkEnd w:id="375"/>
      <w:bookmarkEnd w:id="376"/>
    </w:p>
    <w:p w14:paraId="51852F08" w14:textId="74B42B8B" w:rsidR="00282925" w:rsidRPr="00A527F0" w:rsidRDefault="00282925" w:rsidP="000D5648">
      <w:pPr>
        <w:spacing w:after="60" w:line="240" w:lineRule="auto"/>
        <w:jc w:val="both"/>
      </w:pPr>
      <w:r w:rsidRPr="00B812CA">
        <w:t xml:space="preserve">A standard legend of </w:t>
      </w:r>
      <w:r w:rsidRPr="009810BB">
        <w:rPr>
          <w:highlight w:val="yellow"/>
          <w:rPrChange w:id="377" w:author="Jonathan Pritchard" w:date="2025-03-12T08:31:00Z" w16du:dateUtc="2025-03-12T08:31:00Z">
            <w:rPr/>
          </w:rPrChange>
        </w:rPr>
        <w:t xml:space="preserve">general </w:t>
      </w:r>
      <w:r w:rsidR="005D64AA" w:rsidRPr="009810BB">
        <w:rPr>
          <w:strike/>
          <w:highlight w:val="yellow"/>
          <w:rPrChange w:id="378" w:author="Jonathan Pritchard" w:date="2025-03-12T08:31:00Z" w16du:dateUtc="2025-03-12T08:31:00Z">
            <w:rPr/>
          </w:rPrChange>
        </w:rPr>
        <w:t>S-101</w:t>
      </w:r>
      <w:r w:rsidR="005D64AA" w:rsidRPr="009810BB">
        <w:rPr>
          <w:highlight w:val="yellow"/>
          <w:rPrChange w:id="379" w:author="Jonathan Pritchard" w:date="2025-03-12T08:31:00Z" w16du:dateUtc="2025-03-12T08:31:00Z">
            <w:rPr/>
          </w:rPrChange>
        </w:rPr>
        <w:t xml:space="preserve"> </w:t>
      </w:r>
      <w:r w:rsidRPr="009810BB">
        <w:rPr>
          <w:highlight w:val="yellow"/>
          <w:rPrChange w:id="380" w:author="Jonathan Pritchard" w:date="2025-03-12T08:31:00Z" w16du:dateUtc="2025-03-12T08:31:00Z">
            <w:rPr/>
          </w:rPrChange>
        </w:rPr>
        <w:t>information</w:t>
      </w:r>
      <w:r w:rsidRPr="00B812CA">
        <w:t xml:space="preserve">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B94DFF" w:rsidRDefault="00D21916" w:rsidP="00AE2737">
      <w:pPr>
        <w:pStyle w:val="ListParagraph"/>
        <w:numPr>
          <w:ilvl w:val="0"/>
          <w:numId w:val="24"/>
        </w:numPr>
        <w:spacing w:after="60" w:line="240" w:lineRule="auto"/>
        <w:jc w:val="both"/>
      </w:pPr>
      <w:r w:rsidRPr="00B94DFF">
        <w:t>T</w:t>
      </w:r>
      <w:r w:rsidR="00282925" w:rsidRPr="00B94DFF">
        <w:t>he value of the safety depth if used</w:t>
      </w:r>
      <w:r w:rsidRPr="00B94DFF">
        <w:t>;</w:t>
      </w:r>
    </w:p>
    <w:p w14:paraId="6D2D259C" w14:textId="004F5EBF" w:rsidR="00282925" w:rsidRPr="002D7DEE" w:rsidRDefault="00D21916" w:rsidP="00AE2737">
      <w:pPr>
        <w:pStyle w:val="ListParagraph"/>
        <w:numPr>
          <w:ilvl w:val="0"/>
          <w:numId w:val="24"/>
        </w:numPr>
        <w:spacing w:after="60" w:line="240" w:lineRule="auto"/>
        <w:jc w:val="both"/>
      </w:pPr>
      <w:r w:rsidRPr="00B94DFF">
        <w:t>T</w:t>
      </w:r>
      <w:r w:rsidR="00282925" w:rsidRPr="00B94DFF">
        <w:t xml:space="preserve">he value of the safety contour selected by the mariner, as well as the </w:t>
      </w:r>
      <w:commentRangeStart w:id="381"/>
      <w:r w:rsidR="00282925" w:rsidRPr="00B94DFF">
        <w:t xml:space="preserve">value of the safety contour displayed </w:t>
      </w:r>
      <w:commentRangeEnd w:id="381"/>
      <w:r w:rsidR="003541A2">
        <w:rPr>
          <w:rStyle w:val="CommentReference"/>
        </w:rPr>
        <w:commentReference w:id="381"/>
      </w:r>
      <w:r w:rsidR="00282925" w:rsidRPr="00B94DFF">
        <w:t>(which may be different from that selected by the mariner)</w:t>
      </w:r>
      <w:r w:rsidRPr="00B94DFF">
        <w:t>;</w:t>
      </w:r>
    </w:p>
    <w:p w14:paraId="5E640338" w14:textId="121860C3" w:rsidR="00171271" w:rsidRPr="00B94DFF" w:rsidRDefault="00171271" w:rsidP="00AE2737">
      <w:pPr>
        <w:pStyle w:val="ListParagraph"/>
        <w:numPr>
          <w:ilvl w:val="0"/>
          <w:numId w:val="24"/>
        </w:numPr>
        <w:spacing w:after="60" w:line="240" w:lineRule="auto"/>
        <w:jc w:val="both"/>
      </w:pPr>
      <w:r w:rsidRPr="002D7DEE">
        <w:t>Method of Water Level Adjustment (if enabled)</w:t>
      </w:r>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commentRangeStart w:id="382"/>
      <w:r w:rsidRPr="00A527F0">
        <w:t>D</w:t>
      </w:r>
      <w:r w:rsidR="00282925" w:rsidRPr="00A527F0">
        <w:t>ate and number of last update</w:t>
      </w:r>
      <w:r w:rsidR="00E50600" w:rsidRPr="00A527F0">
        <w:t>(s)</w:t>
      </w:r>
      <w:r w:rsidR="00282925" w:rsidRPr="00A527F0">
        <w:t xml:space="preserve"> affecting the datasets currently in use</w:t>
      </w:r>
      <w:r w:rsidRPr="00A527F0">
        <w:t>;</w:t>
      </w:r>
      <w:commentRangeEnd w:id="382"/>
      <w:r w:rsidR="004A27F9">
        <w:rPr>
          <w:rStyle w:val="CommentReference"/>
        </w:rPr>
        <w:commentReference w:id="382"/>
      </w:r>
    </w:p>
    <w:p w14:paraId="0C88DAE4" w14:textId="53B4E599"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commentRangeStart w:id="383"/>
      <w:r w:rsidR="00E50600" w:rsidRPr="00A527F0">
        <w:t>datasets</w:t>
      </w:r>
      <w:r w:rsidR="00171271">
        <w:t xml:space="preserve"> </w:t>
      </w:r>
      <w:commentRangeEnd w:id="383"/>
      <w:r w:rsidR="004A27F9">
        <w:rPr>
          <w:rStyle w:val="CommentReference"/>
        </w:rPr>
        <w:commentReference w:id="383"/>
      </w:r>
      <w:r w:rsidR="00171271">
        <w:t>currently in use</w:t>
      </w:r>
      <w:r w:rsidRPr="00A527F0">
        <w:t>;</w:t>
      </w:r>
    </w:p>
    <w:p w14:paraId="20418F7F" w14:textId="23022560" w:rsidR="00282925" w:rsidRPr="00A527F0" w:rsidRDefault="007750F0" w:rsidP="00AE2737">
      <w:pPr>
        <w:pStyle w:val="ListParagraph"/>
        <w:numPr>
          <w:ilvl w:val="0"/>
          <w:numId w:val="24"/>
        </w:numPr>
        <w:spacing w:after="120" w:line="240" w:lineRule="auto"/>
        <w:jc w:val="both"/>
      </w:pPr>
      <w:commentRangeStart w:id="384"/>
      <w:r w:rsidRPr="001D0D9A">
        <w:rPr>
          <w:highlight w:val="yellow"/>
          <w:rPrChange w:id="385" w:author="Jonathan Pritchard" w:date="2025-03-13T16:41:00Z" w16du:dateUtc="2025-03-13T16:41:00Z">
            <w:rPr/>
          </w:rPrChange>
        </w:rPr>
        <w:t xml:space="preserve">ENC </w:t>
      </w:r>
      <w:commentRangeEnd w:id="384"/>
      <w:r w:rsidR="001C3D4C" w:rsidRPr="001D0D9A">
        <w:rPr>
          <w:rStyle w:val="CommentReference"/>
          <w:highlight w:val="yellow"/>
          <w:rPrChange w:id="386" w:author="Jonathan Pritchard" w:date="2025-03-13T16:41:00Z" w16du:dateUtc="2025-03-13T16:41:00Z">
            <w:rPr>
              <w:rStyle w:val="CommentReference"/>
            </w:rPr>
          </w:rPrChange>
        </w:rPr>
        <w:commentReference w:id="384"/>
      </w:r>
      <w:r w:rsidR="00D21916" w:rsidRPr="001D0D9A">
        <w:rPr>
          <w:highlight w:val="yellow"/>
          <w:rPrChange w:id="387" w:author="Jonathan Pritchard" w:date="2025-03-13T16:41:00Z" w16du:dateUtc="2025-03-13T16:41:00Z">
            <w:rPr/>
          </w:rPrChange>
        </w:rPr>
        <w:t>C</w:t>
      </w:r>
      <w:r w:rsidR="00282925" w:rsidRPr="001D0D9A">
        <w:rPr>
          <w:highlight w:val="yellow"/>
          <w:rPrChange w:id="388" w:author="Jonathan Pritchard" w:date="2025-03-13T16:41:00Z" w16du:dateUtc="2025-03-13T16:41:00Z">
            <w:rPr/>
          </w:rPrChange>
        </w:rPr>
        <w:t>hart projection</w:t>
      </w:r>
      <w:r w:rsidR="00D21916" w:rsidRPr="00A527F0">
        <w:t>.</w:t>
      </w:r>
    </w:p>
    <w:p w14:paraId="69DEB4E5" w14:textId="4C9435A3"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7750F0">
        <w:t>12.11.1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commentRangeStart w:id="389"/>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 xml:space="preserve">Note that some of the </w:t>
      </w:r>
      <w:r w:rsidR="00E50600" w:rsidRPr="00A527F0">
        <w:lastRenderedPageBreak/>
        <w:t>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commentRangeEnd w:id="389"/>
      <w:r w:rsidR="00517E4E">
        <w:rPr>
          <w:rStyle w:val="CommentReference"/>
        </w:rPr>
        <w:commentReference w:id="389"/>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DB7CFE">
      <w:pPr>
        <w:pStyle w:val="Heading2"/>
      </w:pPr>
      <w:bookmarkStart w:id="390" w:name="_Toc18896854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2"/>
      </w:r>
      <w:r w:rsidR="009A245C" w:rsidRPr="00A527F0">
        <w:t>]</w:t>
      </w:r>
      <w:bookmarkEnd w:id="390"/>
    </w:p>
    <w:p w14:paraId="48C6DDC4" w14:textId="7F00C2B6" w:rsidR="00145602" w:rsidRPr="00A527F0" w:rsidRDefault="00950DDE" w:rsidP="00214B3A">
      <w:pPr>
        <w:pStyle w:val="Heading3"/>
      </w:pPr>
      <w:bookmarkStart w:id="391" w:name="_Toc188968548"/>
      <w:r w:rsidRPr="00A527F0">
        <w:t>Priority layers</w:t>
      </w:r>
      <w:bookmarkEnd w:id="391"/>
    </w:p>
    <w:p w14:paraId="46C1AD56" w14:textId="4385F544"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r w:rsidR="00171271">
        <w:t>all o</w:t>
      </w:r>
      <w:r w:rsidRPr="00A527F0">
        <w:t xml:space="preserve">ther </w:t>
      </w:r>
      <w:r w:rsidR="00171271">
        <w:t>i</w:t>
      </w:r>
      <w:r w:rsidRPr="00A527F0">
        <w:t>nformation (displayed on demand). (</w:t>
      </w:r>
      <w:del w:id="392" w:author="Jonathan Pritchard" w:date="2025-03-10T07:42:00Z" w16du:dateUtc="2025-03-10T07:42:00Z">
        <w:r w:rsidR="00A10D31" w:rsidRPr="00A527F0" w:rsidDel="0056040E">
          <w:delText>MSC</w:delText>
        </w:r>
        <w:r w:rsidR="00180D76" w:rsidRPr="00A527F0" w:rsidDel="0056040E">
          <w:delText>.</w:delText>
        </w:r>
        <w:r w:rsidR="00C60446" w:rsidRPr="00A527F0" w:rsidDel="0056040E">
          <w:delText>530(106)</w:delText>
        </w:r>
      </w:del>
      <w:ins w:id="393" w:author="Jonathan Pritchard" w:date="2025-03-10T07:42:00Z" w16du:dateUtc="2025-03-10T07:42:00Z">
        <w:r w:rsidR="0056040E">
          <w:t>MSC.530(106)/</w:t>
        </w:r>
      </w:ins>
      <w:ins w:id="394" w:author="Jonathan Pritchard" w:date="2025-03-10T07:49:00Z" w16du:dateUtc="2025-03-10T07:49:00Z">
        <w:r w:rsidR="0056040E">
          <w:t>Rev</w:t>
        </w:r>
      </w:ins>
      <w:ins w:id="395" w:author="Jonathan Pritchard" w:date="2025-03-10T07:42:00Z" w16du:dateUtc="2025-03-10T07:42:00Z">
        <w:r w:rsidR="0056040E">
          <w:t>.1</w:t>
        </w:r>
      </w:ins>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priority layers 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r w:rsidR="00171271">
        <w:t xml:space="preserve"> </w:t>
      </w:r>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r w:rsidRPr="00A527F0">
        <w:t>Mariner</w:t>
      </w:r>
      <w:r w:rsidR="005D2986">
        <w:t>’</w:t>
      </w:r>
      <w:r w:rsidRPr="00A527F0">
        <w:t xml:space="preserve">s 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r w:rsidR="005D2986">
        <w:t>’</w:t>
      </w:r>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396" w:name="_Toc188968549"/>
      <w:r w:rsidRPr="00A527F0">
        <w:t>Radar priority</w:t>
      </w:r>
      <w:bookmarkEnd w:id="396"/>
    </w:p>
    <w:p w14:paraId="20A6E0E4" w14:textId="348A2637" w:rsidR="00F757E9" w:rsidRPr="00B77A92" w:rsidRDefault="00317940" w:rsidP="00143BD1">
      <w:pPr>
        <w:spacing w:after="120" w:line="240" w:lineRule="auto"/>
        <w:jc w:val="both"/>
      </w:pPr>
      <w:r w:rsidRPr="00B77A92">
        <w:t xml:space="preserve">Radar priority </w:t>
      </w:r>
      <w:r w:rsidRPr="00B94DFF">
        <w:t>for a given display plane is described by</w:t>
      </w:r>
      <w:r w:rsidRPr="00B77A92">
        <w:t xml:space="preserve">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4A052D61" w:rsidR="00F757E9" w:rsidRPr="00B77A92" w:rsidRDefault="00E5768F" w:rsidP="00143BD1">
      <w:pPr>
        <w:spacing w:after="120" w:line="240" w:lineRule="auto"/>
        <w:jc w:val="both"/>
      </w:pPr>
      <w:ins w:id="397" w:author="Grant, David M (52400) CIV USN NIWC ATLANTIC VA (USA)" w:date="2025-02-24T11:42:00Z" w16du:dateUtc="2025-02-24T16:42:00Z">
        <w:r w:rsidRPr="00E5768F">
          <w:rPr>
            <w:iCs/>
          </w:rPr>
          <w:t>The</w:t>
        </w:r>
        <w:r>
          <w:rPr>
            <w:i/>
          </w:rPr>
          <w:t xml:space="preserve"> </w:t>
        </w:r>
      </w:ins>
      <w:proofErr w:type="spellStart"/>
      <w:r w:rsidR="00F757E9" w:rsidRPr="00B77A92">
        <w:rPr>
          <w:i/>
        </w:rPr>
        <w:t>RadarOverlay</w:t>
      </w:r>
      <w:proofErr w:type="spellEnd"/>
      <w:r w:rsidR="00F757E9" w:rsidRPr="00B77A92">
        <w:t xml:space="preserve"> </w:t>
      </w:r>
      <w:r w:rsidR="00143BD1" w:rsidRPr="00B77A92">
        <w:t>P</w:t>
      </w:r>
      <w:r w:rsidR="00F757E9" w:rsidRPr="00B77A92">
        <w:t xml:space="preserve">ortrayal </w:t>
      </w:r>
      <w:r w:rsidR="00143BD1" w:rsidRPr="00B77A92">
        <w:t>C</w:t>
      </w:r>
      <w:r w:rsidR="00F757E9" w:rsidRPr="00B77A92">
        <w:t>atalogue context parameters must be updated whenever the radar image is toggled on or off.</w:t>
      </w:r>
    </w:p>
    <w:p w14:paraId="5E652A53" w14:textId="03299035" w:rsidR="00F757E9" w:rsidRPr="00B77A92" w:rsidDel="00E40A4B" w:rsidRDefault="00F757E9" w:rsidP="00143BD1">
      <w:pPr>
        <w:spacing w:after="120" w:line="240" w:lineRule="auto"/>
        <w:jc w:val="both"/>
        <w:rPr>
          <w:del w:id="398" w:author="Jonathan Pritchard" w:date="2025-03-10T12:02:00Z" w16du:dateUtc="2025-03-10T12:02:00Z"/>
        </w:rPr>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6E935C27" w:rsidR="00F757E9" w:rsidRPr="00B77A92" w:rsidRDefault="00F757E9" w:rsidP="00143BD1">
      <w:pPr>
        <w:spacing w:after="120" w:line="240" w:lineRule="auto"/>
        <w:jc w:val="both"/>
      </w:pPr>
      <w:commentRangeStart w:id="399"/>
      <w:del w:id="400" w:author="Grant, David M (52400) CIV USN NIWC ATLANTIC VA (USA)" w:date="2025-02-24T11:45:00Z" w16du:dateUtc="2025-02-24T16:45:00Z">
        <w:r w:rsidRPr="00B77A92" w:rsidDel="00DB51AE">
          <w:delText xml:space="preserve">Opaque area fills should generally be assigned to display planes with negative </w:delText>
        </w:r>
        <w:r w:rsidRPr="00B77A92" w:rsidDel="00DB51AE">
          <w:rPr>
            <w:i/>
            <w:iCs/>
          </w:rPr>
          <w:delText>order</w:delText>
        </w:r>
        <w:r w:rsidRPr="00B77A92" w:rsidDel="00DB51AE">
          <w:delText xml:space="preserve"> attributes so that they do not obscure the radar image.</w:delText>
        </w:r>
      </w:del>
    </w:p>
    <w:p w14:paraId="5EE807CE" w14:textId="025A2398" w:rsidR="00F757E9" w:rsidRPr="00B77A92" w:rsidDel="007736D2" w:rsidRDefault="00F757E9" w:rsidP="00143BD1">
      <w:pPr>
        <w:spacing w:after="120" w:line="240" w:lineRule="auto"/>
        <w:jc w:val="both"/>
        <w:rPr>
          <w:del w:id="401" w:author="Grant, David M (52400) CIV USN NIWC ATLANTIC VA (USA)" w:date="2025-02-24T11:44:00Z" w16du:dateUtc="2025-02-24T16:44:00Z"/>
        </w:rPr>
      </w:pPr>
      <w:del w:id="402" w:author="Grant, David M (52400) CIV USN NIWC ATLANTIC VA (USA)" w:date="2025-02-24T11:44:00Z" w16du:dateUtc="2025-02-24T16:44:00Z">
        <w:r w:rsidRPr="00B77A92" w:rsidDel="007736D2">
          <w:delText xml:space="preserve">Symbolization of curves and points should generally be assigned to display planes with positive </w:delText>
        </w:r>
        <w:r w:rsidRPr="00B77A92" w:rsidDel="007736D2">
          <w:rPr>
            <w:i/>
            <w:iCs/>
          </w:rPr>
          <w:delText>order</w:delText>
        </w:r>
        <w:r w:rsidRPr="00B77A92" w:rsidDel="007736D2">
          <w:delText xml:space="preserve"> attributes so that they are not obscured by the radar image.</w:delText>
        </w:r>
      </w:del>
      <w:commentRangeEnd w:id="399"/>
      <w:r w:rsidR="00DB51AE">
        <w:rPr>
          <w:rStyle w:val="CommentReference"/>
        </w:rPr>
        <w:commentReference w:id="399"/>
      </w:r>
    </w:p>
    <w:p w14:paraId="721ED3AB" w14:textId="52DC418F" w:rsidR="00F757E9" w:rsidRPr="00B77A92" w:rsidRDefault="00F757E9" w:rsidP="00143BD1">
      <w:pPr>
        <w:spacing w:after="120" w:line="240" w:lineRule="auto"/>
        <w:jc w:val="both"/>
      </w:pPr>
      <w:r w:rsidRPr="00B77A92">
        <w:t xml:space="preserve">In order to meet the requirements of IMO </w:t>
      </w:r>
      <w:del w:id="403" w:author="Jonathan Pritchard" w:date="2025-03-10T07:42:00Z" w16du:dateUtc="2025-03-10T07:42:00Z">
        <w:r w:rsidRPr="00B77A92" w:rsidDel="0056040E">
          <w:delText>MSC.</w:delText>
        </w:r>
        <w:r w:rsidR="00F00C10" w:rsidRPr="00B77A92" w:rsidDel="0056040E">
          <w:delText>530(106)</w:delText>
        </w:r>
      </w:del>
      <w:ins w:id="404" w:author="Jonathan Pritchard" w:date="2025-03-10T07:42:00Z" w16du:dateUtc="2025-03-10T07:42:00Z">
        <w:r w:rsidR="0056040E">
          <w:t>MSC.530(106)/</w:t>
        </w:r>
      </w:ins>
      <w:ins w:id="405" w:author="Jonathan Pritchard" w:date="2025-03-10T07:43:00Z" w16du:dateUtc="2025-03-10T07:43:00Z">
        <w:r w:rsidR="0056040E">
          <w:t>Rev</w:t>
        </w:r>
      </w:ins>
      <w:ins w:id="406" w:author="Jonathan Pritchard" w:date="2025-03-10T07:42:00Z" w16du:dateUtc="2025-03-10T07:42:00Z">
        <w:r w:rsidR="0056040E">
          <w:t>.1</w:t>
        </w:r>
      </w:ins>
      <w:r w:rsidRPr="00B77A92">
        <w:t xml:space="preserve"> section 11.4.</w:t>
      </w:r>
      <w:r w:rsidR="00F00C10" w:rsidRPr="00B77A92">
        <w:t>1</w:t>
      </w:r>
      <w:del w:id="407" w:author="Jonathan Pritchard" w:date="2025-03-10T12:02:00Z" w16du:dateUtc="2025-03-10T12:02:00Z">
        <w:r w:rsidR="00F00C10" w:rsidRPr="00B77A92" w:rsidDel="00E40A4B">
          <w:delText>7</w:delText>
        </w:r>
      </w:del>
      <w:ins w:id="408" w:author="Jonathan Pritchard" w:date="2025-03-10T12:02:00Z" w16du:dateUtc="2025-03-10T12:02:00Z">
        <w:r w:rsidR="00E40A4B">
          <w:t>8</w:t>
        </w:r>
      </w:ins>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DB7CFE">
      <w:pPr>
        <w:pStyle w:val="Heading2"/>
      </w:pPr>
      <w:bookmarkStart w:id="409" w:name="_Ref49427616"/>
      <w:bookmarkStart w:id="410" w:name="_Toc188968550"/>
      <w:bookmarkStart w:id="411" w:name="_Ref44795999"/>
      <w:r w:rsidRPr="002D7DEE">
        <w:t>Displaying</w:t>
      </w:r>
      <w:r w:rsidRPr="00453DD3">
        <w:t xml:space="preserve"> ECDIS updates</w:t>
      </w:r>
      <w:bookmarkEnd w:id="409"/>
      <w:bookmarkEnd w:id="410"/>
    </w:p>
    <w:p w14:paraId="35DDA46A" w14:textId="1F3B27AA" w:rsidR="004C64D4" w:rsidRPr="00A527F0" w:rsidRDefault="004C64D4" w:rsidP="009B0403">
      <w:pPr>
        <w:spacing w:after="120" w:line="240" w:lineRule="auto"/>
        <w:jc w:val="both"/>
      </w:pPr>
      <w:r w:rsidRPr="00A527F0">
        <w:t xml:space="preserve">The strategy for displaying ECDIS updates is derived from the IMO Performance Standard </w:t>
      </w:r>
      <w:del w:id="412" w:author="Jonathan Pritchard" w:date="2025-03-10T07:42:00Z" w16du:dateUtc="2025-03-10T07:42:00Z">
        <w:r w:rsidR="00776DD2" w:rsidRPr="00A527F0" w:rsidDel="0056040E">
          <w:delText>MSC</w:delText>
        </w:r>
        <w:r w:rsidRPr="00A527F0" w:rsidDel="0056040E">
          <w:delText>.</w:delText>
        </w:r>
        <w:r w:rsidR="00F00C10" w:rsidRPr="00A527F0" w:rsidDel="0056040E">
          <w:delText>530(106)</w:delText>
        </w:r>
      </w:del>
      <w:ins w:id="413" w:author="Jonathan Pritchard" w:date="2025-03-10T07:42:00Z" w16du:dateUtc="2025-03-10T07:42:00Z">
        <w:r w:rsidR="0056040E">
          <w:t>MSC.530(106)/</w:t>
        </w:r>
      </w:ins>
      <w:ins w:id="414" w:author="Jonathan Pritchard" w:date="2025-03-10T07:43:00Z" w16du:dateUtc="2025-03-10T07:43:00Z">
        <w:r w:rsidR="0056040E">
          <w:t>Rev</w:t>
        </w:r>
      </w:ins>
      <w:ins w:id="415" w:author="Jonathan Pritchard" w:date="2025-03-10T07:42:00Z" w16du:dateUtc="2025-03-10T07:42:00Z">
        <w:r w:rsidR="0056040E">
          <w:t>.1</w:t>
        </w:r>
      </w:ins>
      <w:r w:rsidRPr="00A527F0">
        <w:t xml:space="preserve">. The citations below are to sections in that </w:t>
      </w:r>
      <w:r w:rsidR="009B0403" w:rsidRPr="00A527F0">
        <w:t>S</w:t>
      </w:r>
      <w:r w:rsidRPr="00A527F0">
        <w:t>tandard.</w:t>
      </w:r>
      <w:r w:rsidR="00B94DFF">
        <w:t xml:space="preserve"> The quoted requirements are mandatory and must be implemented by the ECDIS.</w:t>
      </w:r>
    </w:p>
    <w:p w14:paraId="12F938AC" w14:textId="10AB0AA2" w:rsidR="004C64D4" w:rsidRPr="00453DD3" w:rsidRDefault="00A10D31" w:rsidP="009B0403">
      <w:pPr>
        <w:spacing w:after="120" w:line="240" w:lineRule="auto"/>
        <w:ind w:left="2160" w:hanging="2160"/>
        <w:jc w:val="both"/>
      </w:pPr>
      <w:del w:id="416"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17" w:author="Jonathan Pritchard" w:date="2025-03-10T07:42:00Z" w16du:dateUtc="2025-03-10T07:42:00Z">
        <w:r w:rsidR="0056040E">
          <w:t>MSC.530(106)/</w:t>
        </w:r>
      </w:ins>
      <w:ins w:id="418" w:author="Jonathan Pritchard" w:date="2025-03-10T07:43:00Z" w16du:dateUtc="2025-03-10T07:43:00Z">
        <w:r w:rsidR="0056040E">
          <w:t>Rev</w:t>
        </w:r>
      </w:ins>
      <w:ins w:id="419" w:author="Jonathan Pritchard" w:date="2025-03-10T07:42:00Z" w16du:dateUtc="2025-03-10T07:42:00Z">
        <w:r w:rsidR="0056040E">
          <w:t>.1</w:t>
        </w:r>
      </w:ins>
      <w:r w:rsidR="004C64D4" w:rsidRPr="00453DD3">
        <w:t xml:space="preserve"> </w:t>
      </w:r>
      <w:r w:rsidR="00F00C10" w:rsidRPr="00453DD3">
        <w:t>4.4,</w:t>
      </w:r>
      <w:r w:rsidR="004C64D4" w:rsidRPr="00453DD3">
        <w:tab/>
      </w:r>
      <w:r w:rsidR="005D2986" w:rsidRPr="002D7DEE">
        <w:rPr>
          <w:i/>
          <w:iCs/>
        </w:rPr>
        <w:t xml:space="preserve">ECDIS </w:t>
      </w:r>
      <w:r w:rsidR="00B94DFF" w:rsidRPr="00C72695">
        <w:rPr>
          <w:i/>
          <w:iCs/>
        </w:rPr>
        <w:t>should</w:t>
      </w:r>
      <w:r w:rsidR="005D2986" w:rsidRPr="002D7DEE">
        <w:rPr>
          <w:i/>
          <w:iCs/>
        </w:rPr>
        <w:t xml:space="preserve"> be capable of accepting official updates to the ENDS provided in conformity with IHO standards. These updates must be automatically applied to the system database. By whatever means updates are </w:t>
      </w:r>
      <w:r w:rsidR="005D2986" w:rsidRPr="002D7DEE">
        <w:rPr>
          <w:i/>
          <w:iCs/>
        </w:rPr>
        <w:lastRenderedPageBreak/>
        <w:t>received, the implementation procedure must not interfere with the display in use</w:t>
      </w:r>
      <w:r w:rsidR="005D2986" w:rsidRPr="00453DD3">
        <w:t>.</w:t>
      </w:r>
    </w:p>
    <w:p w14:paraId="7DFFE0DE" w14:textId="4F83B438" w:rsidR="004C64D4" w:rsidRPr="00453DD3" w:rsidRDefault="00A10D31" w:rsidP="005D2986">
      <w:pPr>
        <w:spacing w:after="120" w:line="240" w:lineRule="auto"/>
        <w:ind w:left="2160" w:hanging="2160"/>
        <w:jc w:val="both"/>
      </w:pPr>
      <w:del w:id="420" w:author="Jonathan Pritchard" w:date="2025-03-10T07:42:00Z" w16du:dateUtc="2025-03-10T07:42:00Z">
        <w:r w:rsidRPr="00453DD3" w:rsidDel="0056040E">
          <w:delText>MSC.</w:delText>
        </w:r>
        <w:r w:rsidR="00F00C10" w:rsidRPr="00453DD3" w:rsidDel="0056040E">
          <w:delText>530(106)</w:delText>
        </w:r>
      </w:del>
      <w:ins w:id="421" w:author="Jonathan Pritchard" w:date="2025-03-10T07:42:00Z" w16du:dateUtc="2025-03-10T07:42:00Z">
        <w:r w:rsidR="0056040E">
          <w:t>MSC.530(106)/</w:t>
        </w:r>
      </w:ins>
      <w:ins w:id="422" w:author="Jonathan Pritchard" w:date="2025-03-10T07:43:00Z" w16du:dateUtc="2025-03-10T07:43:00Z">
        <w:r w:rsidR="0056040E">
          <w:t>Rev</w:t>
        </w:r>
      </w:ins>
      <w:ins w:id="423" w:author="Jonathan Pritchard" w:date="2025-03-10T07:42:00Z" w16du:dateUtc="2025-03-10T07:42:00Z">
        <w:r w:rsidR="0056040E">
          <w:t>.1</w:t>
        </w:r>
      </w:ins>
      <w:r w:rsidR="004C64D4" w:rsidRPr="00453DD3">
        <w:t xml:space="preserve"> 4.</w:t>
      </w:r>
      <w:r w:rsidR="00776DD2" w:rsidRPr="00453DD3">
        <w:t>5</w:t>
      </w:r>
      <w:r w:rsidR="004C64D4" w:rsidRPr="00453DD3">
        <w:tab/>
      </w:r>
      <w:r w:rsidR="005D2986" w:rsidRPr="002D7DEE">
        <w:rPr>
          <w:i/>
          <w:iCs/>
        </w:rPr>
        <w:t xml:space="preserve">ECDIS </w:t>
      </w:r>
      <w:r w:rsidR="00B94DFF" w:rsidRPr="00C72695">
        <w:rPr>
          <w:i/>
          <w:iCs/>
        </w:rPr>
        <w:t>should</w:t>
      </w:r>
      <w:r w:rsidR="005D2986" w:rsidRPr="002D7DEE">
        <w:rPr>
          <w:i/>
          <w:iCs/>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(The requirements for Manual Updates are given in clauses 12.</w:t>
      </w:r>
      <w:ins w:id="424" w:author="Jonathan Pritchard" w:date="2025-03-10T12:03:00Z" w16du:dateUtc="2025-03-10T12:03:00Z">
        <w:r w:rsidR="00E40A4B">
          <w:t>12</w:t>
        </w:r>
      </w:ins>
      <w:del w:id="425" w:author="Jonathan Pritchard" w:date="2025-03-10T12:03:00Z" w16du:dateUtc="2025-03-10T12:03:00Z">
        <w:r w:rsidR="005D2986" w:rsidRPr="00453DD3" w:rsidDel="00E40A4B">
          <w:delText>3</w:delText>
        </w:r>
      </w:del>
      <w:r w:rsidR="005D2986" w:rsidRPr="00453DD3">
        <w:t>.</w:t>
      </w:r>
      <w:r w:rsidR="00036FFD" w:rsidRPr="002D7DEE">
        <w:t>1</w:t>
      </w:r>
      <w:r w:rsidR="005D2986" w:rsidRPr="00453DD3">
        <w:t xml:space="preserve"> and </w:t>
      </w:r>
      <w:ins w:id="426" w:author="Jonathan Pritchard" w:date="2025-03-10T12:03:00Z" w16du:dateUtc="2025-03-10T12:03:00Z">
        <w:r w:rsidR="00E40A4B">
          <w:t>20.4.4</w:t>
        </w:r>
      </w:ins>
      <w:del w:id="427" w:author="Jonathan Pritchard" w:date="2025-03-10T12:03:00Z" w16du:dateUtc="2025-03-10T12:03:00Z">
        <w:r w:rsidR="005D2986" w:rsidRPr="00453DD3" w:rsidDel="00E40A4B">
          <w:delText>15.10</w:delText>
        </w:r>
      </w:del>
      <w:r w:rsidR="005D2986" w:rsidRPr="00453DD3">
        <w:t>.)</w:t>
      </w:r>
    </w:p>
    <w:p w14:paraId="5C62A24D" w14:textId="320E5662" w:rsidR="004C64D4" w:rsidRPr="00B812CA" w:rsidRDefault="00A10D31" w:rsidP="005D2986">
      <w:pPr>
        <w:spacing w:after="120" w:line="240" w:lineRule="auto"/>
        <w:ind w:left="2160" w:hanging="2160"/>
        <w:jc w:val="both"/>
      </w:pPr>
      <w:del w:id="428" w:author="Jonathan Pritchard" w:date="2025-03-10T07:42:00Z" w16du:dateUtc="2025-03-10T07:42:00Z">
        <w:r w:rsidRPr="00453DD3" w:rsidDel="0056040E">
          <w:delText>MSC</w:delText>
        </w:r>
        <w:r w:rsidR="004C64D4" w:rsidRPr="00453DD3" w:rsidDel="0056040E">
          <w:delText>.</w:delText>
        </w:r>
        <w:r w:rsidR="00F00C10" w:rsidRPr="00453DD3" w:rsidDel="0056040E">
          <w:delText>530(106)</w:delText>
        </w:r>
      </w:del>
      <w:ins w:id="429" w:author="Jonathan Pritchard" w:date="2025-03-10T07:42:00Z" w16du:dateUtc="2025-03-10T07:42:00Z">
        <w:r w:rsidR="0056040E">
          <w:t>MSC.530(106)/</w:t>
        </w:r>
      </w:ins>
      <w:ins w:id="430" w:author="Jonathan Pritchard" w:date="2025-03-10T07:43:00Z" w16du:dateUtc="2025-03-10T07:43:00Z">
        <w:r w:rsidR="0056040E">
          <w:t>Rev</w:t>
        </w:r>
      </w:ins>
      <w:ins w:id="431" w:author="Jonathan Pritchard" w:date="2025-03-10T07:42:00Z" w16du:dateUtc="2025-03-10T07:42:00Z">
        <w:r w:rsidR="0056040E">
          <w:t>.1</w:t>
        </w:r>
      </w:ins>
      <w:r w:rsidR="004C64D4" w:rsidRPr="00453DD3">
        <w:t xml:space="preserve"> 4.</w:t>
      </w:r>
      <w:r w:rsidR="00776DD2" w:rsidRPr="00453DD3">
        <w:t>7</w:t>
      </w:r>
      <w:r w:rsidR="004C64D4" w:rsidRPr="00453DD3">
        <w:tab/>
      </w:r>
      <w:r w:rsidR="005D2986" w:rsidRPr="002D7DEE">
        <w:rPr>
          <w:i/>
          <w:iCs/>
        </w:rPr>
        <w:t xml:space="preserve">ECDIS </w:t>
      </w:r>
      <w:r w:rsidR="00B94DFF" w:rsidRPr="00C72695">
        <w:rPr>
          <w:i/>
          <w:iCs/>
        </w:rPr>
        <w:t>should</w:t>
      </w:r>
      <w:r w:rsidR="00B94DFF" w:rsidRPr="002D7DEE">
        <w:rPr>
          <w:i/>
          <w:iCs/>
        </w:rPr>
        <w:t xml:space="preserve"> </w:t>
      </w:r>
      <w:r w:rsidR="005D2986" w:rsidRPr="002D7DEE">
        <w:rPr>
          <w:i/>
          <w:iCs/>
        </w:rPr>
        <w:t>allow the mariner to display updates in order to review their contents and to ascertain that they have been included in the system database.(</w:t>
      </w:r>
      <w:r w:rsidR="005D2986" w:rsidRPr="00453DD3">
        <w:t>The requirements for displaying updates for review are given in clause 1</w:t>
      </w:r>
      <w:ins w:id="432" w:author="Jonathan Pritchard" w:date="2025-03-10T12:04:00Z" w16du:dateUtc="2025-03-10T12:04:00Z">
        <w:r w:rsidR="00E40A4B">
          <w:t>2.12</w:t>
        </w:r>
      </w:ins>
      <w:del w:id="433" w:author="Jonathan Pritchard" w:date="2025-03-10T12:04:00Z" w16du:dateUtc="2025-03-10T12:04:00Z">
        <w:r w:rsidR="005D2986" w:rsidRPr="00453DD3" w:rsidDel="00E40A4B">
          <w:delText>5.10</w:delText>
        </w:r>
      </w:del>
      <w:r w:rsidR="005D2986" w:rsidRPr="00453DD3">
        <w:t>.</w:t>
      </w:r>
      <w:del w:id="434" w:author="Jonathan Pritchard" w:date="2025-03-10T12:04:00Z" w16du:dateUtc="2025-03-10T12:04:00Z">
        <w:r w:rsidR="005D2986" w:rsidRPr="00453DD3" w:rsidDel="00E40A4B">
          <w:delText>2</w:delText>
        </w:r>
      </w:del>
      <w:ins w:id="435" w:author="Jonathan Pritchard" w:date="2025-03-10T12:04:00Z" w16du:dateUtc="2025-03-10T12:04:00Z">
        <w:r w:rsidR="00E40A4B">
          <w:t>4</w:t>
        </w:r>
      </w:ins>
      <w:r w:rsidR="005D2986" w:rsidRPr="00453DD3">
        <w:t>.)</w:t>
      </w:r>
      <w:r w:rsidR="004C64D4" w:rsidRPr="002D7DEE">
        <w:t>.</w:t>
      </w:r>
    </w:p>
    <w:p w14:paraId="4A3A326D" w14:textId="4604F477" w:rsidR="00CE0733" w:rsidRPr="00DE19F5" w:rsidRDefault="00CE0733" w:rsidP="00DB7CFE">
      <w:pPr>
        <w:pStyle w:val="Heading2"/>
      </w:pPr>
      <w:bookmarkStart w:id="436" w:name="_Toc187673042"/>
      <w:bookmarkStart w:id="437" w:name="_Toc187673274"/>
      <w:bookmarkStart w:id="438" w:name="_Toc188368627"/>
      <w:bookmarkStart w:id="439" w:name="_Toc188621829"/>
      <w:bookmarkStart w:id="440" w:name="_Toc188950410"/>
      <w:bookmarkStart w:id="441" w:name="_Toc188968326"/>
      <w:bookmarkStart w:id="442" w:name="_Toc188968551"/>
      <w:bookmarkStart w:id="443" w:name="_Toc187673043"/>
      <w:bookmarkStart w:id="444" w:name="_Toc187673275"/>
      <w:bookmarkStart w:id="445" w:name="_Toc188368628"/>
      <w:bookmarkStart w:id="446" w:name="_Toc188621830"/>
      <w:bookmarkStart w:id="447" w:name="_Toc188950411"/>
      <w:bookmarkStart w:id="448" w:name="_Toc188968327"/>
      <w:bookmarkStart w:id="449" w:name="_Toc188968552"/>
      <w:bookmarkStart w:id="450" w:name="_Toc187673044"/>
      <w:bookmarkStart w:id="451" w:name="_Toc187673276"/>
      <w:bookmarkStart w:id="452" w:name="_Toc188368629"/>
      <w:bookmarkStart w:id="453" w:name="_Toc188621831"/>
      <w:bookmarkStart w:id="454" w:name="_Toc188950412"/>
      <w:bookmarkStart w:id="455" w:name="_Toc188968328"/>
      <w:bookmarkStart w:id="456" w:name="_Toc188968553"/>
      <w:bookmarkStart w:id="457" w:name="_Toc187673045"/>
      <w:bookmarkStart w:id="458" w:name="_Toc187673277"/>
      <w:bookmarkStart w:id="459" w:name="_Toc188368630"/>
      <w:bookmarkStart w:id="460" w:name="_Toc188621832"/>
      <w:bookmarkStart w:id="461" w:name="_Toc188950413"/>
      <w:bookmarkStart w:id="462" w:name="_Toc188968329"/>
      <w:bookmarkStart w:id="463" w:name="_Toc188968554"/>
      <w:bookmarkStart w:id="464" w:name="_Toc187673046"/>
      <w:bookmarkStart w:id="465" w:name="_Toc187673278"/>
      <w:bookmarkStart w:id="466" w:name="_Toc188368631"/>
      <w:bookmarkStart w:id="467" w:name="_Toc188621833"/>
      <w:bookmarkStart w:id="468" w:name="_Toc188950414"/>
      <w:bookmarkStart w:id="469" w:name="_Toc188968330"/>
      <w:bookmarkStart w:id="470" w:name="_Toc188968555"/>
      <w:bookmarkStart w:id="471" w:name="_Toc187673047"/>
      <w:bookmarkStart w:id="472" w:name="_Toc187673279"/>
      <w:bookmarkStart w:id="473" w:name="_Toc188368632"/>
      <w:bookmarkStart w:id="474" w:name="_Toc188621834"/>
      <w:bookmarkStart w:id="475" w:name="_Toc188950415"/>
      <w:bookmarkStart w:id="476" w:name="_Toc188968331"/>
      <w:bookmarkStart w:id="477" w:name="_Toc188968556"/>
      <w:bookmarkStart w:id="478" w:name="_Toc187673048"/>
      <w:bookmarkStart w:id="479" w:name="_Toc187673280"/>
      <w:bookmarkStart w:id="480" w:name="_Toc188368633"/>
      <w:bookmarkStart w:id="481" w:name="_Toc188621835"/>
      <w:bookmarkStart w:id="482" w:name="_Toc188950416"/>
      <w:bookmarkStart w:id="483" w:name="_Toc188968332"/>
      <w:bookmarkStart w:id="484" w:name="_Toc188968557"/>
      <w:bookmarkStart w:id="485" w:name="_Ref45240945"/>
      <w:bookmarkStart w:id="486" w:name="_Toc188968558"/>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rsidRPr="00DE19F5">
        <w:t>Display functions</w:t>
      </w:r>
      <w:bookmarkEnd w:id="411"/>
      <w:bookmarkEnd w:id="485"/>
      <w:bookmarkEnd w:id="486"/>
    </w:p>
    <w:p w14:paraId="5691A282" w14:textId="5BAD6446" w:rsidR="00702918" w:rsidRPr="00DE19F5" w:rsidRDefault="00AA714E" w:rsidP="00FE0DAE">
      <w:pPr>
        <w:spacing w:after="120" w:line="240" w:lineRule="auto"/>
        <w:jc w:val="both"/>
      </w:pPr>
      <w:r w:rsidRPr="00DE19F5">
        <w:t xml:space="preserve">The Portrayal Catalogue defines a number of </w:t>
      </w:r>
      <w:commentRangeStart w:id="487"/>
      <w:r w:rsidRPr="00DE19F5">
        <w:t>Independent Mariner Selections</w:t>
      </w:r>
      <w:commentRangeEnd w:id="487"/>
      <w:r w:rsidR="00AE6478">
        <w:rPr>
          <w:rStyle w:val="CommentReference"/>
        </w:rPr>
        <w:commentReference w:id="487"/>
      </w:r>
      <w:r w:rsidRPr="00DE19F5">
        <w:t xml:space="preserve">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488" w:name="_Toc46655801"/>
      <w:bookmarkStart w:id="489" w:name="_Toc46659185"/>
      <w:bookmarkStart w:id="490" w:name="_Toc46659364"/>
      <w:bookmarkStart w:id="491" w:name="_Toc47457004"/>
      <w:bookmarkStart w:id="492" w:name="_Toc47574675"/>
      <w:bookmarkStart w:id="493" w:name="_Toc47618735"/>
      <w:bookmarkStart w:id="494" w:name="_Toc47651153"/>
      <w:bookmarkStart w:id="495" w:name="_Toc47708078"/>
      <w:bookmarkStart w:id="496" w:name="_Toc47708340"/>
      <w:bookmarkStart w:id="497" w:name="_Toc47708574"/>
      <w:bookmarkStart w:id="498" w:name="_Toc47711981"/>
      <w:bookmarkStart w:id="499" w:name="_Toc46655802"/>
      <w:bookmarkStart w:id="500" w:name="_Toc46659186"/>
      <w:bookmarkStart w:id="501" w:name="_Toc46659365"/>
      <w:bookmarkStart w:id="502" w:name="_Toc47457005"/>
      <w:bookmarkStart w:id="503" w:name="_Toc47574676"/>
      <w:bookmarkStart w:id="504" w:name="_Toc47618736"/>
      <w:bookmarkStart w:id="505" w:name="_Toc47651154"/>
      <w:bookmarkStart w:id="506" w:name="_Toc47708079"/>
      <w:bookmarkStart w:id="507" w:name="_Toc47708341"/>
      <w:bookmarkStart w:id="508" w:name="_Toc47708575"/>
      <w:bookmarkStart w:id="509" w:name="_Toc47711982"/>
      <w:bookmarkStart w:id="510" w:name="_Toc46655803"/>
      <w:bookmarkStart w:id="511" w:name="_Toc46659187"/>
      <w:bookmarkStart w:id="512" w:name="_Toc46659366"/>
      <w:bookmarkStart w:id="513" w:name="_Toc47457006"/>
      <w:bookmarkStart w:id="514" w:name="_Toc47574677"/>
      <w:bookmarkStart w:id="515" w:name="_Toc47618737"/>
      <w:bookmarkStart w:id="516" w:name="_Toc47651155"/>
      <w:bookmarkStart w:id="517" w:name="_Toc47708080"/>
      <w:bookmarkStart w:id="518" w:name="_Toc47708342"/>
      <w:bookmarkStart w:id="519" w:name="_Toc47708576"/>
      <w:bookmarkStart w:id="520" w:name="_Toc47711983"/>
      <w:bookmarkStart w:id="521" w:name="_Toc188968559"/>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rsidRPr="00B77A92">
        <w:t>General Rules for Symbols and Text</w:t>
      </w:r>
      <w:bookmarkEnd w:id="521"/>
    </w:p>
    <w:p w14:paraId="31594813" w14:textId="77777777" w:rsidR="000002BE" w:rsidRPr="00DE19F5" w:rsidRDefault="000002BE" w:rsidP="00DB7CFE">
      <w:pPr>
        <w:pStyle w:val="Heading2"/>
      </w:pPr>
      <w:bookmarkStart w:id="522" w:name="_Ref49475956"/>
      <w:bookmarkStart w:id="523" w:name="_Toc188968560"/>
      <w:r w:rsidRPr="00DE19F5">
        <w:t>Symbol Specifications</w:t>
      </w:r>
      <w:bookmarkEnd w:id="522"/>
      <w:bookmarkEnd w:id="523"/>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712A4BA3" w:rsidR="000002BE" w:rsidRPr="00DE19F5" w:rsidRDefault="000002BE" w:rsidP="003B31CC">
      <w:pPr>
        <w:spacing w:after="120" w:line="240" w:lineRule="auto"/>
        <w:jc w:val="both"/>
      </w:pPr>
      <w:r w:rsidRPr="00DE19F5">
        <w:t xml:space="preserve">Some feature </w:t>
      </w:r>
      <w:del w:id="524" w:author="Jonathan Pritchard" w:date="2025-03-11T14:56:00Z" w16du:dateUtc="2025-03-11T14:56:00Z">
        <w:r w:rsidRPr="00DE19F5" w:rsidDel="00EF3E08">
          <w:delText xml:space="preserve">classes </w:delText>
        </w:r>
      </w:del>
      <w:ins w:id="525" w:author="Jonathan Pritchard" w:date="2025-03-11T14:56:00Z" w16du:dateUtc="2025-03-11T14:56:00Z">
        <w:r w:rsidR="00EF3E08">
          <w:t>types</w:t>
        </w:r>
        <w:r w:rsidR="00EF3E08" w:rsidRPr="00DE19F5">
          <w:t xml:space="preserve"> </w:t>
        </w:r>
      </w:ins>
      <w:r w:rsidRPr="00DE19F5">
        <w:t>do not have a symbol</w:t>
      </w:r>
      <w:del w:id="526" w:author="Grant, David M (52400) CIV USN NIWC ATLANTIC VA (USA)" w:date="2025-02-24T12:45:00Z" w16du:dateUtc="2025-02-24T17:45:00Z">
        <w:r w:rsidRPr="00DE19F5" w:rsidDel="00B76200">
          <w:delText xml:space="preserve"> (</w:delText>
        </w:r>
        <w:r w:rsidR="0064536C" w:rsidRPr="00DE19F5" w:rsidDel="00B76200">
          <w:delText>f</w:delText>
        </w:r>
        <w:r w:rsidRPr="00DE19F5" w:rsidDel="00B76200">
          <w:delText>or example, territorial sea)</w:delText>
        </w:r>
      </w:del>
      <w:r w:rsidRPr="00DE19F5">
        <w:t xml:space="preserve">. Such "no symbol" </w:t>
      </w:r>
      <w:r w:rsidR="003B31CC" w:rsidRPr="00DE19F5">
        <w:t>features</w:t>
      </w:r>
      <w:r w:rsidRPr="00DE19F5">
        <w:t xml:space="preserve"> may be picked up by cursor interrogation of the area.</w:t>
      </w:r>
    </w:p>
    <w:p w14:paraId="046D1D68" w14:textId="393BF9B8" w:rsidR="003B31CC" w:rsidRPr="00DE19F5" w:rsidDel="00B02A1E" w:rsidRDefault="000002BE" w:rsidP="003B31CC">
      <w:pPr>
        <w:spacing w:after="120" w:line="240" w:lineRule="auto"/>
        <w:jc w:val="both"/>
        <w:rPr>
          <w:del w:id="527" w:author="Grant, David M (52400) CIV USN NIWC ATLANTIC VA (USA)" w:date="2025-02-24T12:47:00Z" w16du:dateUtc="2025-02-24T17:47:00Z"/>
        </w:rPr>
      </w:pPr>
      <w:commentRangeStart w:id="528"/>
      <w:del w:id="529" w:author="Grant, David M (52400) CIV USN NIWC ATLANTIC VA (USA)" w:date="2025-02-24T12:47:00Z" w16du:dateUtc="2025-02-24T17:47:00Z">
        <w:r w:rsidRPr="00DE19F5" w:rsidDel="00B02A1E">
          <w:delText>Some features are symbolised differently depending on circumstances (for example the symbol for a contour depends on whether it is the safety contour)</w:delText>
        </w:r>
        <w:r w:rsidR="007B6F32" w:rsidRPr="00DE19F5" w:rsidDel="00B02A1E">
          <w:delText>.</w:delText>
        </w:r>
      </w:del>
      <w:commentRangeEnd w:id="528"/>
      <w:r w:rsidR="00015268">
        <w:rPr>
          <w:rStyle w:val="CommentReference"/>
        </w:rPr>
        <w:commentReference w:id="528"/>
      </w:r>
    </w:p>
    <w:p w14:paraId="14BF1815" w14:textId="714AED14" w:rsidR="000002BE" w:rsidRPr="00DE19F5" w:rsidRDefault="00AA714E" w:rsidP="00DB7CFE">
      <w:pPr>
        <w:pStyle w:val="Heading2"/>
      </w:pPr>
      <w:bookmarkStart w:id="530" w:name="_Ref49261612"/>
      <w:bookmarkStart w:id="531" w:name="_Toc188968561"/>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530"/>
      <w:bookmarkEnd w:id="531"/>
      <w:r w:rsidR="003B02BE" w:rsidRPr="00DE19F5">
        <w:t xml:space="preserve"> </w:t>
      </w:r>
    </w:p>
    <w:p w14:paraId="1EBBC62A" w14:textId="7C446DD6" w:rsidR="0057617F" w:rsidRPr="00B77A92" w:rsidRDefault="0057617F" w:rsidP="00214B3A">
      <w:pPr>
        <w:pStyle w:val="Heading3"/>
      </w:pPr>
      <w:bookmarkStart w:id="532" w:name="_Toc188968562"/>
      <w:r w:rsidRPr="00B77A92">
        <w:t xml:space="preserve">Introduction </w:t>
      </w:r>
      <w:r w:rsidR="00AA714E" w:rsidRPr="00B77A92">
        <w:t>[I</w:t>
      </w:r>
      <w:r w:rsidRPr="00B77A92">
        <w:t>nformative</w:t>
      </w:r>
      <w:r w:rsidR="00AA714E" w:rsidRPr="00B77A92">
        <w:t>]</w:t>
      </w:r>
      <w:bookmarkEnd w:id="532"/>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w:t>
      </w:r>
      <w:r w:rsidR="00EF20F6" w:rsidRPr="0056040E">
        <w:rPr>
          <w:highlight w:val="yellow"/>
          <w:rPrChange w:id="533" w:author="Jonathan Pritchard" w:date="2025-03-10T07:44:00Z" w16du:dateUtc="2025-03-10T07:44:00Z">
            <w:rPr/>
          </w:rPrChange>
        </w:rPr>
        <w:t xml:space="preserve">clause </w:t>
      </w:r>
      <w:r w:rsidR="00EF20F6" w:rsidRPr="0056040E">
        <w:rPr>
          <w:highlight w:val="yellow"/>
          <w:rPrChange w:id="534" w:author="Jonathan Pritchard" w:date="2025-03-10T07:44:00Z" w16du:dateUtc="2025-03-10T07:44:00Z">
            <w:rPr/>
          </w:rPrChange>
        </w:rPr>
        <w:fldChar w:fldCharType="begin"/>
      </w:r>
      <w:r w:rsidR="00EF20F6" w:rsidRPr="0056040E">
        <w:rPr>
          <w:highlight w:val="yellow"/>
          <w:rPrChange w:id="535" w:author="Jonathan Pritchard" w:date="2025-03-10T07:44:00Z" w16du:dateUtc="2025-03-10T07:44:00Z">
            <w:rPr/>
          </w:rPrChange>
        </w:rPr>
        <w:instrText xml:space="preserve"> REF _Ref47552331 \r \h </w:instrText>
      </w:r>
      <w:r w:rsidR="003B31CC" w:rsidRPr="0056040E">
        <w:rPr>
          <w:highlight w:val="yellow"/>
          <w:rPrChange w:id="536" w:author="Jonathan Pritchard" w:date="2025-03-10T07:44:00Z" w16du:dateUtc="2025-03-10T07:44:00Z">
            <w:rPr/>
          </w:rPrChange>
        </w:rPr>
        <w:instrText xml:space="preserve"> \* MERGEFORMAT </w:instrText>
      </w:r>
      <w:r w:rsidR="00EF20F6" w:rsidRPr="003C14B2">
        <w:rPr>
          <w:highlight w:val="yellow"/>
        </w:rPr>
      </w:r>
      <w:r w:rsidR="00EF20F6" w:rsidRPr="0056040E">
        <w:rPr>
          <w:highlight w:val="yellow"/>
          <w:rPrChange w:id="537" w:author="Jonathan Pritchard" w:date="2025-03-10T07:44:00Z" w16du:dateUtc="2025-03-10T07:44:00Z">
            <w:rPr/>
          </w:rPrChange>
        </w:rPr>
        <w:fldChar w:fldCharType="separate"/>
      </w:r>
      <w:r w:rsidR="000553AC" w:rsidRPr="0056040E">
        <w:rPr>
          <w:highlight w:val="yellow"/>
          <w:rPrChange w:id="538" w:author="Jonathan Pritchard" w:date="2025-03-10T07:44:00Z" w16du:dateUtc="2025-03-10T07:44:00Z">
            <w:rPr/>
          </w:rPrChange>
        </w:rPr>
        <w:t>C-22.1</w:t>
      </w:r>
      <w:r w:rsidR="00EF20F6" w:rsidRPr="0056040E">
        <w:rPr>
          <w:highlight w:val="yellow"/>
          <w:rPrChange w:id="539" w:author="Jonathan Pritchard" w:date="2025-03-10T07:44:00Z" w16du:dateUtc="2025-03-10T07:44:00Z">
            <w:rPr/>
          </w:rPrChange>
        </w:rPr>
        <w:fldChar w:fldCharType="end"/>
      </w:r>
      <w:r w:rsidR="00EF20F6" w:rsidRPr="0056040E">
        <w:rPr>
          <w:highlight w:val="yellow"/>
          <w:rPrChange w:id="540" w:author="Jonathan Pritchard" w:date="2025-03-10T07:44:00Z" w16du:dateUtc="2025-03-10T07:44:00Z">
            <w:rPr/>
          </w:rPrChange>
        </w:rPr>
        <w:t>)</w:t>
      </w:r>
      <w:r w:rsidRPr="0056040E">
        <w:rPr>
          <w:highlight w:val="yellow"/>
          <w:rPrChange w:id="541" w:author="Jonathan Pritchard" w:date="2025-03-10T07:44:00Z" w16du:dateUtc="2025-03-10T07:44:00Z">
            <w:rPr/>
          </w:rPrChange>
        </w:rPr>
        <w:t>.</w:t>
      </w:r>
    </w:p>
    <w:p w14:paraId="27621210" w14:textId="39EBE816" w:rsidR="008A2A98" w:rsidRPr="00B77A92" w:rsidRDefault="008A2A98" w:rsidP="003B31CC">
      <w:pPr>
        <w:spacing w:after="120" w:line="240" w:lineRule="auto"/>
        <w:jc w:val="both"/>
      </w:pPr>
      <w:commentRangeStart w:id="542"/>
      <w:r w:rsidRPr="00B77A92">
        <w:t>The minimum resolution is defined by IEC 61174 and/or IEC 62288</w:t>
      </w:r>
      <w:commentRangeEnd w:id="542"/>
      <w:r w:rsidR="00E163C7">
        <w:rPr>
          <w:rStyle w:val="CommentReference"/>
        </w:rPr>
        <w:commentReference w:id="542"/>
      </w:r>
      <w:r w:rsidR="00F26A0C" w:rsidRPr="00B77A92">
        <w:t>.</w:t>
      </w:r>
    </w:p>
    <w:p w14:paraId="670F2D6F" w14:textId="611C4FEC" w:rsidR="0057617F" w:rsidRPr="00B77A92" w:rsidRDefault="007764D1" w:rsidP="00214B3A">
      <w:pPr>
        <w:pStyle w:val="Heading3"/>
      </w:pPr>
      <w:bookmarkStart w:id="543" w:name="_Ref49150167"/>
      <w:bookmarkStart w:id="544" w:name="_Toc188968563"/>
      <w:r w:rsidRPr="00B77A92">
        <w:t xml:space="preserve">Minimum Requirement </w:t>
      </w:r>
      <w:r w:rsidR="0057617F" w:rsidRPr="00B77A92">
        <w:t>for size and resolution</w:t>
      </w:r>
      <w:bookmarkEnd w:id="543"/>
      <w:bookmarkEnd w:id="544"/>
      <w:r w:rsidR="003B02BE" w:rsidRPr="00B77A92">
        <w:t xml:space="preserve"> </w:t>
      </w:r>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0A5D75B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r w:rsidR="008972A2">
        <w:t xml:space="preserve"> </w:t>
      </w:r>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56040E">
        <w:rPr>
          <w:highlight w:val="yellow"/>
          <w:rPrChange w:id="545" w:author="Jonathan Pritchard" w:date="2025-03-10T07:44:00Z" w16du:dateUtc="2025-03-10T07:44:00Z">
            <w:rPr/>
          </w:rPrChange>
        </w:rPr>
        <w:fldChar w:fldCharType="begin"/>
      </w:r>
      <w:r w:rsidR="00A83A93" w:rsidRPr="0056040E">
        <w:rPr>
          <w:highlight w:val="yellow"/>
          <w:rPrChange w:id="546" w:author="Jonathan Pritchard" w:date="2025-03-10T07:44:00Z" w16du:dateUtc="2025-03-10T07:44:00Z">
            <w:rPr/>
          </w:rPrChange>
        </w:rPr>
        <w:instrText xml:space="preserve"> REF _Ref47552325 \r \h </w:instrText>
      </w:r>
      <w:r w:rsidR="00F26A0C" w:rsidRPr="0056040E">
        <w:rPr>
          <w:highlight w:val="yellow"/>
          <w:rPrChange w:id="547" w:author="Jonathan Pritchard" w:date="2025-03-10T07:44:00Z" w16du:dateUtc="2025-03-10T07:44:00Z">
            <w:rPr/>
          </w:rPrChange>
        </w:rPr>
        <w:instrText xml:space="preserve"> \* MERGEFORMAT </w:instrText>
      </w:r>
      <w:r w:rsidR="00A83A93" w:rsidRPr="003C14B2">
        <w:rPr>
          <w:highlight w:val="yellow"/>
        </w:rPr>
      </w:r>
      <w:r w:rsidR="00A83A93" w:rsidRPr="0056040E">
        <w:rPr>
          <w:highlight w:val="yellow"/>
          <w:rPrChange w:id="548" w:author="Jonathan Pritchard" w:date="2025-03-10T07:44:00Z" w16du:dateUtc="2025-03-10T07:44:00Z">
            <w:rPr/>
          </w:rPrChange>
        </w:rPr>
        <w:fldChar w:fldCharType="separate"/>
      </w:r>
      <w:r w:rsidR="000553AC" w:rsidRPr="0056040E">
        <w:rPr>
          <w:highlight w:val="yellow"/>
          <w:rPrChange w:id="549" w:author="Jonathan Pritchard" w:date="2025-03-10T07:44:00Z" w16du:dateUtc="2025-03-10T07:44:00Z">
            <w:rPr/>
          </w:rPrChange>
        </w:rPr>
        <w:t>C-22.1</w:t>
      </w:r>
      <w:r w:rsidR="00A83A93" w:rsidRPr="0056040E">
        <w:rPr>
          <w:highlight w:val="yellow"/>
          <w:rPrChange w:id="550" w:author="Jonathan Pritchard" w:date="2025-03-10T07:44:00Z" w16du:dateUtc="2025-03-10T07:44:00Z">
            <w:rPr/>
          </w:rPrChange>
        </w:rPr>
        <w:fldChar w:fldCharType="end"/>
      </w:r>
      <w:r w:rsidR="00A83A93" w:rsidRPr="0056040E">
        <w:rPr>
          <w:highlight w:val="yellow"/>
          <w:rPrChange w:id="551" w:author="Jonathan Pritchard" w:date="2025-03-10T07:44:00Z" w16du:dateUtc="2025-03-10T07:44:00Z">
            <w:rPr/>
          </w:rPrChange>
        </w:rPr>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lastRenderedPageBreak/>
        <w:t>Since the CHKSYM01 symbol is quite small for the purpose of on-site system configuration by ordinary users, manufacturers may use an enlarged version or an equivalent method for that purpose.</w:t>
      </w:r>
    </w:p>
    <w:p w14:paraId="6C57FEC5" w14:textId="162A4C29" w:rsidR="003B4494" w:rsidRPr="00DE19F5" w:rsidRDefault="003B4494" w:rsidP="00214B3A">
      <w:pPr>
        <w:pStyle w:val="Heading3"/>
      </w:pPr>
      <w:bookmarkStart w:id="552" w:name="_Toc188968564"/>
      <w:r w:rsidRPr="00DE19F5">
        <w:t>Zooming</w:t>
      </w:r>
      <w:bookmarkEnd w:id="552"/>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DB7CFE">
      <w:pPr>
        <w:pStyle w:val="Heading2"/>
      </w:pPr>
      <w:bookmarkStart w:id="553" w:name="_Toc188968565"/>
      <w:bookmarkStart w:id="554" w:name="_Ref189057755"/>
      <w:r w:rsidRPr="00DE19F5">
        <w:t>Common text</w:t>
      </w:r>
      <w:r w:rsidR="00453DD3">
        <w:t xml:space="preserve"> and</w:t>
      </w:r>
      <w:r w:rsidRPr="00DE19F5">
        <w:t xml:space="preserve"> information</w:t>
      </w:r>
      <w:r w:rsidR="0004119A" w:rsidRPr="00DE19F5">
        <w:t xml:space="preserve"> attributes</w:t>
      </w:r>
      <w:bookmarkEnd w:id="553"/>
      <w:bookmarkEnd w:id="554"/>
    </w:p>
    <w:p w14:paraId="20F5E552" w14:textId="5E41B4B4" w:rsidR="00AC6B03" w:rsidRDefault="00F747C8" w:rsidP="002D7DEE">
      <w:pPr>
        <w:spacing w:after="120" w:line="240" w:lineRule="auto"/>
        <w:jc w:val="both"/>
      </w:pPr>
      <w:r w:rsidRPr="00B77A92">
        <w:t xml:space="preserve">Several Product Specifications use </w:t>
      </w:r>
      <w:r w:rsidR="00453DD3">
        <w:t>common</w:t>
      </w:r>
      <w:r w:rsidR="00453DD3" w:rsidRPr="00B77A92">
        <w:t xml:space="preserve"> </w:t>
      </w:r>
      <w:r w:rsidRPr="00B77A92">
        <w:t xml:space="preserve">structures for feature names </w:t>
      </w:r>
      <w:r w:rsidR="00453DD3">
        <w:t>(</w:t>
      </w:r>
      <w:proofErr w:type="spellStart"/>
      <w:r w:rsidR="00453DD3" w:rsidRPr="002D7DEE">
        <w:rPr>
          <w:b/>
          <w:bCs/>
        </w:rPr>
        <w:t>featureName</w:t>
      </w:r>
      <w:proofErr w:type="spellEnd"/>
      <w:r w:rsidR="00453DD3">
        <w:t>)</w:t>
      </w:r>
      <w:r w:rsidR="00C72695">
        <w:t xml:space="preserve"> </w:t>
      </w:r>
      <w:r w:rsidRPr="00B77A92">
        <w:t>and information attributes</w:t>
      </w:r>
      <w:r w:rsidR="00453DD3">
        <w:t xml:space="preserve"> (</w:t>
      </w:r>
      <w:r w:rsidR="00453DD3" w:rsidRPr="002D7DEE">
        <w:rPr>
          <w:b/>
          <w:bCs/>
        </w:rPr>
        <w:t>information/text</w:t>
      </w:r>
      <w:r w:rsidR="00453DD3">
        <w:t>)</w:t>
      </w: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2D7DEE">
        <w:rPr>
          <w:b/>
          <w:bCs/>
        </w:rPr>
        <w:t>National Language (</w:t>
      </w:r>
      <w:r w:rsidRPr="002D7DEE">
        <w:t>applies for S-57 ENC only)</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commentRangeStart w:id="555"/>
      <w:r w:rsidRPr="00DE19F5">
        <w:rPr>
          <w:b/>
          <w:bCs/>
        </w:rPr>
        <w:t>Preferred Language (does not apply to S-57 ENC)</w:t>
      </w:r>
      <w:commentRangeEnd w:id="555"/>
      <w:r w:rsidR="008D207D">
        <w:rPr>
          <w:rStyle w:val="CommentReference"/>
        </w:rPr>
        <w:commentReference w:id="555"/>
      </w:r>
    </w:p>
    <w:p w14:paraId="712B87E3" w14:textId="1EAFEA2C" w:rsidR="00AC6B03" w:rsidRPr="00B77A92" w:rsidRDefault="00AC6B03" w:rsidP="00AC6B03">
      <w:pPr>
        <w:spacing w:after="120" w:line="240" w:lineRule="auto"/>
        <w:jc w:val="both"/>
      </w:pPr>
      <w:r w:rsidRPr="00B77A92">
        <w:t>This context parameter contains an ordered list 0 or more preferred language values. The following procedure must be used when displaying the “feature name” attributes.</w:t>
      </w:r>
    </w:p>
    <w:p w14:paraId="2E090B66" w14:textId="0072509B" w:rsidR="00AC6B03" w:rsidRPr="00B77A92" w:rsidRDefault="00AC6B03" w:rsidP="00AC6B03">
      <w:pPr>
        <w:jc w:val="both"/>
      </w:pPr>
      <w:r w:rsidRPr="00B77A92">
        <w:t>Feature names Attribute “feature name” (</w:t>
      </w:r>
      <w:proofErr w:type="spellStart"/>
      <w:r w:rsidRPr="00B77A92">
        <w:t>featureName</w:t>
      </w:r>
      <w:proofErr w:type="spellEnd"/>
      <w:r w:rsidRPr="00B77A92">
        <w:t>) is a complex attribute consisting of the mandatory sub-attribute “name” (the actual name of the feature) and sub-attributes “language” and “name usage”. The sub-attribute “name usage” is an enumeration in</w:t>
      </w:r>
      <w:r w:rsidRPr="00453DD3">
        <w:t xml:space="preserve">dicating which indicates </w:t>
      </w:r>
      <w:r w:rsidRPr="002D7DEE">
        <w:t>if a name should be displayed when preferred language is not selected (1), or may be displayed when preferred language is selected (2).</w:t>
      </w:r>
    </w:p>
    <w:p w14:paraId="0AACE72B" w14:textId="629B43DC" w:rsidR="00F747C8" w:rsidRPr="00B77A92" w:rsidRDefault="00AC6B03" w:rsidP="00DE19F5">
      <w:pPr>
        <w:jc w:val="both"/>
      </w:pPr>
      <w:r>
        <w:t>If selected, f</w:t>
      </w:r>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r w:rsidR="00453DD3">
        <w:t xml:space="preserve"> following</w:t>
      </w:r>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7987356C"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r w:rsidR="00045787">
        <w:t>, because it contains a name with the language “</w:t>
      </w:r>
      <w:proofErr w:type="spellStart"/>
      <w:r w:rsidR="00045787">
        <w:t>sms</w:t>
      </w:r>
      <w:proofErr w:type="spellEnd"/>
      <w:r w:rsidR="00045787">
        <w:t>”, the highest priority in the language preference list. With no language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p>
    <w:p w14:paraId="40C6C767" w14:textId="77777777" w:rsidR="00F747C8" w:rsidRPr="00DE19F5" w:rsidRDefault="00F747C8" w:rsidP="00DE19F5">
      <w:pPr>
        <w:spacing w:after="0" w:line="276" w:lineRule="auto"/>
        <w:rPr>
          <w:rFonts w:ascii="Courier New" w:hAnsi="Courier New" w:cs="Courier New"/>
          <w:b/>
          <w:bCs/>
        </w:rPr>
      </w:pPr>
      <w:commentRangeStart w:id="556"/>
      <w:proofErr w:type="spellStart"/>
      <w:r w:rsidRPr="00DE19F5">
        <w:rPr>
          <w:rFonts w:ascii="Courier New" w:hAnsi="Courier New" w:cs="Courier New"/>
          <w:b/>
          <w:bCs/>
        </w:rPr>
        <w:t>IslandGroup</w:t>
      </w:r>
      <w:commentRangeEnd w:id="556"/>
      <w:proofErr w:type="spellEnd"/>
      <w:r w:rsidR="007A798E">
        <w:rPr>
          <w:rStyle w:val="CommentReference"/>
        </w:rPr>
        <w:commentReference w:id="556"/>
      </w:r>
    </w:p>
    <w:p w14:paraId="24DC9828"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proofErr w:type="spellStart"/>
      <w:r w:rsidRPr="00DE19F5">
        <w:rPr>
          <w:rFonts w:ascii="Courier New" w:hAnsi="Courier New" w:cs="Courier New"/>
          <w:b/>
          <w:bCs/>
        </w:rPr>
        <w:t>featureName</w:t>
      </w:r>
      <w:proofErr w:type="spellEnd"/>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558" w:name="_Toc175130157"/>
      <w:bookmarkStart w:id="559" w:name="_Toc175130158"/>
      <w:bookmarkStart w:id="560" w:name="_Toc46655819"/>
      <w:bookmarkStart w:id="561" w:name="_Toc46659203"/>
      <w:bookmarkStart w:id="562" w:name="_Toc46659382"/>
      <w:bookmarkStart w:id="563" w:name="_Toc47457023"/>
      <w:bookmarkStart w:id="564" w:name="_Toc47574699"/>
      <w:bookmarkStart w:id="565" w:name="_Toc47618759"/>
      <w:bookmarkStart w:id="566" w:name="_Toc47651177"/>
      <w:bookmarkStart w:id="567" w:name="_Toc47708102"/>
      <w:bookmarkStart w:id="568" w:name="_Toc47708364"/>
      <w:bookmarkStart w:id="569" w:name="_Toc47708598"/>
      <w:bookmarkStart w:id="570" w:name="_Toc188968566"/>
      <w:bookmarkEnd w:id="558"/>
      <w:bookmarkEnd w:id="559"/>
      <w:bookmarkEnd w:id="560"/>
      <w:bookmarkEnd w:id="561"/>
      <w:bookmarkEnd w:id="562"/>
      <w:bookmarkEnd w:id="563"/>
      <w:bookmarkEnd w:id="564"/>
      <w:bookmarkEnd w:id="565"/>
      <w:bookmarkEnd w:id="566"/>
      <w:bookmarkEnd w:id="567"/>
      <w:bookmarkEnd w:id="568"/>
      <w:bookmarkEnd w:id="569"/>
      <w:r w:rsidRPr="00DE19F5">
        <w:lastRenderedPageBreak/>
        <w:t>Text</w:t>
      </w:r>
      <w:r w:rsidR="00007DC7" w:rsidRPr="00DE19F5">
        <w:t xml:space="preserve"> and Graphics</w:t>
      </w:r>
      <w:bookmarkEnd w:id="570"/>
    </w:p>
    <w:p w14:paraId="223F4165" w14:textId="215750E5" w:rsidR="001D7E15" w:rsidRPr="001D7E15" w:rsidRDefault="001D7E15" w:rsidP="00DB7CFE">
      <w:pPr>
        <w:pStyle w:val="Heading2"/>
      </w:pPr>
      <w:bookmarkStart w:id="571" w:name="_Toc188968567"/>
      <w:r>
        <w:t>Arrangement of viewing group layers.</w:t>
      </w:r>
      <w:bookmarkEnd w:id="571"/>
    </w:p>
    <w:p w14:paraId="22EDEFDA" w14:textId="31E7D41E" w:rsidR="001D7E15" w:rsidRDefault="00B94DFF" w:rsidP="00B812CA">
      <w:pPr>
        <w:spacing w:after="120" w:line="240" w:lineRule="auto"/>
        <w:jc w:val="both"/>
      </w:pPr>
      <w:bookmarkStart w:id="572" w:name="_Ref44339526"/>
      <w:r w:rsidRPr="002D7DEE">
        <w:t>V</w:t>
      </w:r>
      <w:bookmarkEnd w:id="572"/>
      <w:r w:rsidR="001D7E15" w:rsidRPr="00B94DFF">
        <w:t>iewing</w:t>
      </w:r>
      <w:r w:rsidR="001D7E15">
        <w:t xml:space="preserve"> group layers should be grouped together when </w:t>
      </w:r>
      <w:ins w:id="573" w:author="Jonathan Pritchard" w:date="2025-03-13T16:48:00Z">
        <w:r w:rsidR="009C0BE1" w:rsidRPr="009C0BE1">
          <w:t>one (the child) is wholly included (a subset) of another (the parent)</w:t>
        </w:r>
      </w:ins>
      <w:ins w:id="574" w:author="Jonathan Pritchard" w:date="2025-03-13T16:48:00Z" w16du:dateUtc="2025-03-13T16:48:00Z">
        <w:r w:rsidR="009C0BE1">
          <w:t xml:space="preserve"> </w:t>
        </w:r>
      </w:ins>
      <w:r w:rsidR="001D7E15" w:rsidRPr="009C0BE1">
        <w:rPr>
          <w:strike/>
          <w:rPrChange w:id="575" w:author="Jonathan Pritchard" w:date="2025-03-13T16:48:00Z" w16du:dateUtc="2025-03-13T16:48:00Z">
            <w:rPr/>
          </w:rPrChange>
        </w:rPr>
        <w:t xml:space="preserve">they are </w:t>
      </w:r>
      <w:commentRangeStart w:id="576"/>
      <w:r w:rsidR="001D7E15" w:rsidRPr="009C0BE1">
        <w:rPr>
          <w:strike/>
          <w:rPrChange w:id="577" w:author="Jonathan Pritchard" w:date="2025-03-13T16:48:00Z" w16du:dateUtc="2025-03-13T16:48:00Z">
            <w:rPr/>
          </w:rPrChange>
        </w:rPr>
        <w:t>related</w:t>
      </w:r>
      <w:commentRangeEnd w:id="576"/>
      <w:r w:rsidR="00A45C75" w:rsidRPr="009C0BE1">
        <w:rPr>
          <w:rStyle w:val="CommentReference"/>
          <w:strike/>
          <w:rPrChange w:id="578" w:author="Jonathan Pritchard" w:date="2025-03-13T16:48:00Z" w16du:dateUtc="2025-03-13T16:48:00Z">
            <w:rPr>
              <w:rStyle w:val="CommentReference"/>
            </w:rPr>
          </w:rPrChange>
        </w:rPr>
        <w:commentReference w:id="576"/>
      </w:r>
      <w:r w:rsidR="001D7E15">
        <w:t>. The table below shows an example of grouping of “Other text” viewing group</w:t>
      </w:r>
      <w:r w:rsidR="00FD0C9C">
        <w:t xml:space="preserve"> layers</w:t>
      </w:r>
      <w:r w:rsidR="001D7E15">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D343CC">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D343CC">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D343CC">
            <w:pPr>
              <w:keepNext/>
              <w:keepLines/>
              <w:spacing w:before="60" w:after="60"/>
            </w:pPr>
            <w:r w:rsidRPr="00B812CA">
              <w:t>1</w:t>
            </w:r>
          </w:p>
        </w:tc>
        <w:tc>
          <w:tcPr>
            <w:tcW w:w="3909" w:type="dxa"/>
          </w:tcPr>
          <w:p w14:paraId="46A6A658" w14:textId="77777777" w:rsidR="001D7E15" w:rsidRPr="00B812CA" w:rsidRDefault="001D7E15" w:rsidP="00D343CC">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D343CC">
            <w:pPr>
              <w:spacing w:before="60" w:after="60"/>
            </w:pPr>
            <w:r w:rsidRPr="00B812CA">
              <w:t>2</w:t>
            </w:r>
          </w:p>
        </w:tc>
        <w:tc>
          <w:tcPr>
            <w:tcW w:w="3909" w:type="dxa"/>
          </w:tcPr>
          <w:p w14:paraId="1231A537" w14:textId="77777777" w:rsidR="001D7E15" w:rsidRPr="00B812CA" w:rsidRDefault="001D7E15" w:rsidP="00D343CC">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D343CC">
            <w:pPr>
              <w:spacing w:before="60" w:after="60"/>
            </w:pPr>
            <w:r w:rsidRPr="00B812CA">
              <w:t xml:space="preserve">    2.1</w:t>
            </w:r>
          </w:p>
        </w:tc>
        <w:tc>
          <w:tcPr>
            <w:tcW w:w="3909" w:type="dxa"/>
          </w:tcPr>
          <w:p w14:paraId="0BD0062F" w14:textId="77777777" w:rsidR="001D7E15" w:rsidRPr="00B812CA" w:rsidRDefault="001D7E15" w:rsidP="00D343CC">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D343CC">
            <w:pPr>
              <w:spacing w:before="60" w:after="60"/>
            </w:pPr>
            <w:r w:rsidRPr="00B812CA">
              <w:t xml:space="preserve">    2.2</w:t>
            </w:r>
          </w:p>
        </w:tc>
        <w:tc>
          <w:tcPr>
            <w:tcW w:w="3909" w:type="dxa"/>
          </w:tcPr>
          <w:p w14:paraId="0B08EFB9" w14:textId="77777777" w:rsidR="001D7E15" w:rsidRPr="00B812CA" w:rsidRDefault="001D7E15" w:rsidP="00D343CC">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D343CC">
            <w:pPr>
              <w:spacing w:before="60" w:after="60"/>
            </w:pPr>
            <w:r w:rsidRPr="00B812CA">
              <w:t xml:space="preserve">    2.3</w:t>
            </w:r>
          </w:p>
        </w:tc>
        <w:tc>
          <w:tcPr>
            <w:tcW w:w="3909" w:type="dxa"/>
          </w:tcPr>
          <w:p w14:paraId="3ED336F0" w14:textId="77777777" w:rsidR="001D7E15" w:rsidRPr="00B812CA" w:rsidRDefault="001D7E15" w:rsidP="00D343CC">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579" w:name="_Toc175130161"/>
      <w:bookmarkEnd w:id="579"/>
    </w:p>
    <w:p w14:paraId="44CDD629" w14:textId="38D4CE28" w:rsidR="00AD5025" w:rsidRPr="00450770" w:rsidRDefault="00EA6515" w:rsidP="00BE68E8">
      <w:pPr>
        <w:pStyle w:val="Heading1"/>
      </w:pPr>
      <w:bookmarkStart w:id="580" w:name="_Toc175130163"/>
      <w:bookmarkStart w:id="581" w:name="_Toc175130164"/>
      <w:bookmarkStart w:id="582" w:name="_Toc175130165"/>
      <w:bookmarkStart w:id="583" w:name="_Toc175130166"/>
      <w:bookmarkStart w:id="584" w:name="_Toc175130167"/>
      <w:bookmarkStart w:id="585" w:name="_Toc175130168"/>
      <w:bookmarkStart w:id="586" w:name="_Toc175130169"/>
      <w:bookmarkStart w:id="587" w:name="_Toc175130170"/>
      <w:bookmarkStart w:id="588" w:name="_Toc175130171"/>
      <w:bookmarkStart w:id="589" w:name="_Toc175130172"/>
      <w:bookmarkStart w:id="590" w:name="_Toc175130173"/>
      <w:bookmarkStart w:id="591" w:name="_Toc175130174"/>
      <w:bookmarkStart w:id="592" w:name="_Toc175130175"/>
      <w:bookmarkStart w:id="593" w:name="_Toc175130176"/>
      <w:bookmarkStart w:id="594" w:name="_Toc175130177"/>
      <w:bookmarkStart w:id="595" w:name="_Toc175130178"/>
      <w:bookmarkStart w:id="596" w:name="_Toc175130179"/>
      <w:bookmarkStart w:id="597" w:name="_Toc175130194"/>
      <w:bookmarkStart w:id="598" w:name="_Toc175130195"/>
      <w:bookmarkStart w:id="599" w:name="_Toc175130196"/>
      <w:bookmarkStart w:id="600" w:name="_Toc175130197"/>
      <w:bookmarkStart w:id="601" w:name="_Toc99104596"/>
      <w:bookmarkStart w:id="602" w:name="_Toc99105049"/>
      <w:bookmarkStart w:id="603" w:name="_Toc175130198"/>
      <w:bookmarkStart w:id="604" w:name="_Toc175130199"/>
      <w:bookmarkStart w:id="605" w:name="_Toc175130200"/>
      <w:bookmarkStart w:id="606" w:name="_Toc175130201"/>
      <w:bookmarkStart w:id="607" w:name="_Toc175130202"/>
      <w:bookmarkStart w:id="608" w:name="_Toc175130203"/>
      <w:bookmarkStart w:id="609" w:name="_Toc175130204"/>
      <w:bookmarkStart w:id="610" w:name="_Toc188968568"/>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r w:rsidRPr="00450770">
        <w:t>Display Elements</w:t>
      </w:r>
      <w:bookmarkEnd w:id="610"/>
    </w:p>
    <w:p w14:paraId="50442F36" w14:textId="79441D2B"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r w:rsidR="005D2986">
        <w:t>’</w:t>
      </w:r>
      <w:r w:rsidR="008B16DC" w:rsidRPr="00B77A92">
        <w:t>s features, IMO-required elements, and presentation of updates</w:t>
      </w:r>
      <w:r w:rsidR="00F50CA1" w:rsidRPr="00B77A92">
        <w:t xml:space="preserve">. </w:t>
      </w:r>
    </w:p>
    <w:p w14:paraId="04E98E1F" w14:textId="68263204" w:rsidR="001F310E" w:rsidRPr="00B77A92" w:rsidRDefault="008B16DC" w:rsidP="00916A2A">
      <w:pPr>
        <w:spacing w:after="120" w:line="240" w:lineRule="auto"/>
        <w:jc w:val="both"/>
      </w:pPr>
      <w:r w:rsidRPr="00C72695">
        <w:t xml:space="preserve">Cursor pick reports and information displays in off-graphic panels are described in clause </w:t>
      </w:r>
      <w:r w:rsidRPr="00DF6704">
        <w:fldChar w:fldCharType="begin"/>
      </w:r>
      <w:r w:rsidRPr="00C72695">
        <w:instrText xml:space="preserve"> REF _Ref47470424 \r \h </w:instrText>
      </w:r>
      <w:r w:rsidR="00916A2A" w:rsidRPr="00C72695">
        <w:instrText xml:space="preserve"> \* MERGEFORMAT </w:instrText>
      </w:r>
      <w:r w:rsidRPr="00DF6704">
        <w:fldChar w:fldCharType="separate"/>
      </w:r>
      <w:r w:rsidR="00C72695">
        <w:t>15</w:t>
      </w:r>
      <w:r w:rsidRPr="00DF6704">
        <w:fldChar w:fldCharType="end"/>
      </w:r>
      <w:r w:rsidRPr="00C72695">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rsidP="00DB7CFE">
      <w:pPr>
        <w:pStyle w:val="Heading2"/>
      </w:pPr>
      <w:bookmarkStart w:id="611" w:name="_Toc188968569"/>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bookmarkEnd w:id="611"/>
      <w:r w:rsidR="002A10D2" w:rsidRPr="00450770">
        <w:t xml:space="preserve"> </w:t>
      </w:r>
    </w:p>
    <w:p w14:paraId="4A2521A0" w14:textId="36987417" w:rsidR="0010683F" w:rsidRDefault="00CF374E" w:rsidP="008F1A27">
      <w:commentRangeStart w:id="612"/>
      <w:r w:rsidRPr="00B812CA">
        <w:t xml:space="preserve">ENC Features are </w:t>
      </w:r>
      <w:del w:id="613" w:author="Jonathan Pritchard" w:date="2025-03-13T16:50:00Z" w16du:dateUtc="2025-03-13T16:50:00Z">
        <w:r w:rsidRPr="00B812CA" w:rsidDel="009C0BE1">
          <w:delText>grouped int</w:delText>
        </w:r>
      </w:del>
      <w:ins w:id="614" w:author="Jonathan Pritchard" w:date="2025-03-13T16:50:00Z" w16du:dateUtc="2025-03-13T16:50:00Z">
        <w:r w:rsidR="009C0BE1">
          <w:t xml:space="preserve">contained within </w:t>
        </w:r>
      </w:ins>
      <w:del w:id="615" w:author="Jonathan Pritchard" w:date="2025-03-13T16:50:00Z" w16du:dateUtc="2025-03-13T16:50:00Z">
        <w:r w:rsidRPr="00B812CA" w:rsidDel="009C0BE1">
          <w:delText xml:space="preserve">o </w:delText>
        </w:r>
      </w:del>
      <w:proofErr w:type="spellStart"/>
      <w:r w:rsidRPr="00B812CA">
        <w:t>DataCoverage</w:t>
      </w:r>
      <w:proofErr w:type="spellEnd"/>
      <w:r w:rsidRPr="00B812CA">
        <w:t xml:space="preserve"> features</w:t>
      </w:r>
      <w:commentRangeEnd w:id="612"/>
      <w:r w:rsidR="008B4A1E">
        <w:rPr>
          <w:rStyle w:val="CommentReference"/>
        </w:rPr>
        <w:commentReference w:id="612"/>
      </w:r>
      <w:r w:rsidRPr="00B812CA">
        <w:t xml:space="preserve"> and aggregated into datasets. Each </w:t>
      </w:r>
      <w:proofErr w:type="spellStart"/>
      <w:r w:rsidRPr="00B812CA">
        <w:t>DataCoverage</w:t>
      </w:r>
      <w:proofErr w:type="spellEnd"/>
      <w:r w:rsidRPr="00B812CA">
        <w:t xml:space="preserve"> feature contains attributes </w:t>
      </w:r>
      <w:del w:id="616" w:author="Grant, David M (52400) CIV USN NIWC ATLANTIC VA (USA)" w:date="2025-02-24T13:02:00Z" w16du:dateUtc="2025-02-24T18:02:00Z">
        <w:r w:rsidRPr="00B812CA" w:rsidDel="000D67A0">
          <w:delText xml:space="preserve">named </w:delText>
        </w:r>
      </w:del>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B94DFF">
        <w:fldChar w:fldCharType="begin"/>
      </w:r>
      <w:r w:rsidR="00B94DFF">
        <w:instrText xml:space="preserve"> REF _Ref188629855 \h </w:instrText>
      </w:r>
      <w:r w:rsidR="00B94DFF">
        <w:fldChar w:fldCharType="separate"/>
      </w:r>
      <w:r w:rsidR="00B94DFF" w:rsidRPr="00A527F0">
        <w:t xml:space="preserve">Appendix </w:t>
      </w:r>
      <w:r w:rsidR="00B94DFF">
        <w:t>E</w:t>
      </w:r>
      <w:r w:rsidR="00B94DFF" w:rsidRPr="00A527F0">
        <w:t xml:space="preserve"> – </w:t>
      </w:r>
      <w:r w:rsidR="00B94DFF">
        <w:rPr>
          <w:lang w:val="en-US"/>
        </w:rPr>
        <w:t>Dataset Loading and Display (Rendering) Algorithms</w:t>
      </w:r>
      <w:r w:rsidR="00B94DFF">
        <w:fldChar w:fldCharType="end"/>
      </w:r>
    </w:p>
    <w:p w14:paraId="00620AFF" w14:textId="4436BC53" w:rsidR="002A10D2" w:rsidRPr="00450770" w:rsidRDefault="002A10D2" w:rsidP="00450770">
      <w:pPr>
        <w:pStyle w:val="Heading3"/>
      </w:pPr>
      <w:bookmarkStart w:id="617" w:name="_Toc188368646"/>
      <w:bookmarkStart w:id="618" w:name="_Toc188621848"/>
      <w:bookmarkStart w:id="619" w:name="_Toc188950429"/>
      <w:bookmarkStart w:id="620" w:name="_Toc188968345"/>
      <w:bookmarkStart w:id="621" w:name="_Toc188968570"/>
      <w:bookmarkStart w:id="622" w:name="_Toc188968571"/>
      <w:bookmarkStart w:id="623" w:name="_Ref192264106"/>
      <w:bookmarkEnd w:id="617"/>
      <w:bookmarkEnd w:id="618"/>
      <w:bookmarkEnd w:id="619"/>
      <w:bookmarkEnd w:id="620"/>
      <w:bookmarkEnd w:id="621"/>
      <w:r w:rsidRPr="00450770">
        <w:t>ENC scale</w:t>
      </w:r>
      <w:bookmarkEnd w:id="622"/>
      <w:bookmarkEnd w:id="623"/>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54610080"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w:t>
      </w:r>
      <w:proofErr w:type="spellStart"/>
      <w:r w:rsidR="00FF1663">
        <w:t>DataCoverage</w:t>
      </w:r>
      <w:proofErr w:type="spellEnd"/>
      <w:r w:rsidR="00FF1663">
        <w:t xml:space="preserve"> </w:t>
      </w:r>
      <w:r w:rsidR="00B73DF0" w:rsidRPr="00450770">
        <w:t xml:space="preserve">attributes </w:t>
      </w:r>
      <w:del w:id="624" w:author="Grant, David M (52400) CIV USN NIWC ATLANTIC VA (USA)" w:date="2025-02-24T13:04:00Z" w16du:dateUtc="2025-02-24T18:04:00Z">
        <w:r w:rsidRPr="00450770" w:rsidDel="00497384">
          <w:rPr>
            <w:i/>
            <w:iCs/>
          </w:rPr>
          <w:delText>minimumdisplayScale</w:delText>
        </w:r>
      </w:del>
      <w:proofErr w:type="spellStart"/>
      <w:ins w:id="625" w:author="Grant, David M (52400) CIV USN NIWC ATLANTIC VA (USA)" w:date="2025-02-24T13:04:00Z" w16du:dateUtc="2025-02-24T18:04:00Z">
        <w:r w:rsidR="00497384" w:rsidRPr="00450770">
          <w:rPr>
            <w:i/>
            <w:iCs/>
          </w:rPr>
          <w:t>minimum</w:t>
        </w:r>
        <w:r w:rsidR="00497384">
          <w:rPr>
            <w:i/>
            <w:iCs/>
          </w:rPr>
          <w:t>D</w:t>
        </w:r>
        <w:r w:rsidR="00497384" w:rsidRPr="00450770">
          <w:rPr>
            <w:i/>
            <w:iCs/>
          </w:rPr>
          <w:t>isplayScale</w:t>
        </w:r>
      </w:ins>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w:t>
      </w:r>
      <w:del w:id="626" w:author="Grant, David M (52400) CIV USN NIWC ATLANTIC VA (USA)" w:date="2025-02-24T13:05:00Z" w16du:dateUtc="2025-02-24T18:05:00Z">
        <w:r w:rsidR="00B73DF0" w:rsidRPr="00450770" w:rsidDel="00E14379">
          <w:delText xml:space="preserve">may </w:delText>
        </w:r>
      </w:del>
      <w:ins w:id="627" w:author="Grant, David M (52400) CIV USN NIWC ATLANTIC VA (USA)" w:date="2025-02-24T13:05:00Z" w16du:dateUtc="2025-02-24T18:05:00Z">
        <w:r w:rsidR="00E14379">
          <w:t>is intended to</w:t>
        </w:r>
        <w:r w:rsidR="00E14379" w:rsidRPr="00450770">
          <w:t xml:space="preserve"> </w:t>
        </w:r>
      </w:ins>
      <w:r w:rsidR="00B73DF0" w:rsidRPr="00450770">
        <w:t>be displayed.</w:t>
      </w:r>
      <w:r w:rsidR="00FF1663">
        <w:t xml:space="preserve"> </w:t>
      </w:r>
    </w:p>
    <w:p w14:paraId="30DE7B79" w14:textId="6652B990" w:rsidR="00403E8B" w:rsidRPr="00450770" w:rsidRDefault="00403E8B" w:rsidP="00403E8B">
      <w:pPr>
        <w:spacing w:after="120" w:line="240" w:lineRule="auto"/>
        <w:jc w:val="both"/>
      </w:pPr>
      <w:r w:rsidRPr="00450770">
        <w:t xml:space="preserve">The </w:t>
      </w:r>
      <w:ins w:id="628" w:author="Jonathan Pritchard" w:date="2025-03-25T05:41:00Z" w16du:dateUtc="2025-03-25T04:41:00Z">
        <w:r w:rsidR="004A6E2D">
          <w:t xml:space="preserve">S-101 ENC </w:t>
        </w:r>
      </w:ins>
      <w:r w:rsidRPr="00450770">
        <w:t xml:space="preserve">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w:t>
      </w:r>
      <w:commentRangeStart w:id="629"/>
      <w:r w:rsidRPr="00450770">
        <w:t>and taken from the table below</w:t>
      </w:r>
      <w:commentRangeEnd w:id="629"/>
      <w:r w:rsidR="002D1B86">
        <w:rPr>
          <w:rStyle w:val="CommentReference"/>
        </w:rPr>
        <w:commentReference w:id="629"/>
      </w:r>
      <w:r w:rsidRPr="00450770">
        <w:t>:</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D343C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D343C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D343C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D343C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D343C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D343C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D343C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D343C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D343C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D343C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D343C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D343C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D343C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D343C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D343C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D343C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D343C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6C2C95F2" w:rsidR="00CF374E" w:rsidRPr="00B812CA" w:rsidRDefault="00CF374E" w:rsidP="00450770">
      <w:pPr>
        <w:pStyle w:val="BodyText"/>
        <w:spacing w:before="120" w:after="240"/>
        <w:rPr>
          <w:bCs/>
          <w:iCs/>
        </w:rPr>
      </w:pPr>
      <w:r w:rsidRPr="00E567B0">
        <w:rPr>
          <w:bCs/>
          <w:iCs/>
          <w:sz w:val="20"/>
        </w:rPr>
        <w:t>The ordering</w:t>
      </w:r>
      <w:r w:rsidR="00045787" w:rsidRPr="00E567B0">
        <w:rPr>
          <w:bCs/>
          <w:iCs/>
          <w:sz w:val="20"/>
        </w:rPr>
        <w:t xml:space="preserve"> and selection</w:t>
      </w:r>
      <w:r w:rsidRPr="00E567B0">
        <w:rPr>
          <w:bCs/>
          <w:iCs/>
          <w:sz w:val="20"/>
        </w:rPr>
        <w:t xml:space="preserve"> of </w:t>
      </w:r>
      <w:r w:rsidRPr="00E567B0">
        <w:rPr>
          <w:b/>
          <w:iCs/>
          <w:sz w:val="20"/>
        </w:rPr>
        <w:t>Data Coverage</w:t>
      </w:r>
      <w:r w:rsidRPr="00E567B0">
        <w:rPr>
          <w:bCs/>
          <w:iCs/>
          <w:sz w:val="20"/>
        </w:rPr>
        <w:t xml:space="preserve"> features by Data Scale, prior to S-101 portrayal is defined fully in</w:t>
      </w:r>
      <w:del w:id="630" w:author="Jonathan Pritchard" w:date="2025-03-25T05:42:00Z" w16du:dateUtc="2025-03-25T04:42:00Z">
        <w:r w:rsidR="00E567B0" w:rsidRPr="002D7DEE" w:rsidDel="004A6E2D">
          <w:rPr>
            <w:bCs/>
            <w:iCs/>
            <w:sz w:val="20"/>
          </w:rPr>
          <w:delText xml:space="preserve"> </w:delText>
        </w:r>
      </w:del>
      <w:r w:rsidR="00E567B0" w:rsidRPr="002D7DEE">
        <w:rPr>
          <w:bCs/>
          <w:iCs/>
          <w:sz w:val="20"/>
        </w:rPr>
        <w:t xml:space="preserve"> </w:t>
      </w:r>
      <w:r w:rsidR="00E567B0" w:rsidRPr="002D7DEE">
        <w:rPr>
          <w:bCs/>
          <w:iCs/>
          <w:sz w:val="22"/>
          <w:szCs w:val="22"/>
          <w:highlight w:val="yellow"/>
        </w:rPr>
        <w:fldChar w:fldCharType="begin"/>
      </w:r>
      <w:r w:rsidR="00E567B0" w:rsidRPr="002D7DEE">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2D7DEE">
        <w:rPr>
          <w:bCs/>
          <w:iCs/>
          <w:sz w:val="22"/>
          <w:szCs w:val="22"/>
          <w:highlight w:val="yellow"/>
        </w:rPr>
      </w:r>
      <w:r w:rsidR="00E567B0" w:rsidRPr="002D7DEE">
        <w:rPr>
          <w:bCs/>
          <w:iCs/>
          <w:sz w:val="22"/>
          <w:szCs w:val="22"/>
          <w:highlight w:val="yellow"/>
        </w:rPr>
        <w:fldChar w:fldCharType="separate"/>
      </w:r>
      <w:r w:rsidR="00E567B0" w:rsidRPr="002D7DEE">
        <w:rPr>
          <w:sz w:val="20"/>
          <w:szCs w:val="22"/>
        </w:rPr>
        <w:t xml:space="preserve">Appendix E – </w:t>
      </w:r>
      <w:r w:rsidR="00E567B0" w:rsidRPr="002D7DEE">
        <w:rPr>
          <w:sz w:val="20"/>
          <w:szCs w:val="22"/>
          <w:lang w:val="en-US"/>
        </w:rPr>
        <w:t>Dataset Loading and Display (Rendering) Algorithms</w:t>
      </w:r>
      <w:r w:rsidR="00E567B0" w:rsidRPr="002D7DEE">
        <w:rPr>
          <w:bCs/>
          <w:iCs/>
          <w:sz w:val="22"/>
          <w:szCs w:val="22"/>
          <w:highlight w:val="yellow"/>
        </w:rPr>
        <w:fldChar w:fldCharType="end"/>
      </w:r>
      <w:r w:rsidR="00931344" w:rsidRPr="002D7DEE">
        <w:rPr>
          <w:bCs/>
          <w:iCs/>
          <w:sz w:val="22"/>
          <w:szCs w:val="22"/>
        </w:rPr>
        <w:t>.</w:t>
      </w:r>
    </w:p>
    <w:p w14:paraId="71EEBD7C" w14:textId="543F29A9" w:rsidR="00FF1663" w:rsidRDefault="00FF1663" w:rsidP="002D7DEE">
      <w:pPr>
        <w:pStyle w:val="Heading2"/>
      </w:pPr>
      <w:bookmarkStart w:id="631" w:name="_Toc175130208"/>
      <w:bookmarkStart w:id="632" w:name="_Toc188968572"/>
      <w:bookmarkStart w:id="633" w:name="_Ref192503285"/>
      <w:bookmarkStart w:id="634" w:name="_Ref49483442"/>
      <w:bookmarkEnd w:id="631"/>
      <w:r w:rsidRPr="00DB7CFE">
        <w:t>Display</w:t>
      </w:r>
      <w:r>
        <w:t xml:space="preserve"> of Non-ENC data layers</w:t>
      </w:r>
      <w:bookmarkEnd w:id="632"/>
      <w:bookmarkEnd w:id="633"/>
      <w:r>
        <w:t xml:space="preserve"> </w:t>
      </w:r>
    </w:p>
    <w:p w14:paraId="5FEFB5A4" w14:textId="32418532" w:rsidR="00FF1663" w:rsidRPr="00450770" w:rsidRDefault="00FF1663" w:rsidP="002D7DEE">
      <w:pPr>
        <w:spacing w:after="120" w:line="276" w:lineRule="auto"/>
        <w:jc w:val="both"/>
      </w:pPr>
      <w:r>
        <w:t xml:space="preserve">Non-ENC data layers may not contain </w:t>
      </w:r>
      <w:proofErr w:type="spellStart"/>
      <w:r>
        <w:t>DataCoverage</w:t>
      </w:r>
      <w:proofErr w:type="spellEnd"/>
      <w:r>
        <w:t xml:space="preserve"> features. Where the dataset discovery metadata entries for non-ENC datasets contains v</w:t>
      </w:r>
      <w:r w:rsidRPr="00450770">
        <w:t xml:space="preserve">alues </w:t>
      </w:r>
      <w:del w:id="635" w:author="Grant, David M (52400) CIV USN NIWC ATLANTIC VA (USA)" w:date="2025-02-24T13:06:00Z" w16du:dateUtc="2025-02-24T18:06:00Z">
        <w:r w:rsidRPr="002D7DEE" w:rsidDel="00461728">
          <w:rPr>
            <w:b/>
            <w:bCs/>
            <w:i/>
            <w:iCs/>
          </w:rPr>
          <w:delText>minimumdisplayScale</w:delText>
        </w:r>
        <w:r w:rsidDel="00461728">
          <w:delText xml:space="preserve"> </w:delText>
        </w:r>
      </w:del>
      <w:proofErr w:type="spellStart"/>
      <w:ins w:id="636" w:author="Grant, David M (52400) CIV USN NIWC ATLANTIC VA (USA)" w:date="2025-02-24T13:06:00Z" w16du:dateUtc="2025-02-24T18:06:00Z">
        <w:r w:rsidR="00461728" w:rsidRPr="002D7DEE">
          <w:rPr>
            <w:b/>
            <w:bCs/>
            <w:i/>
            <w:iCs/>
          </w:rPr>
          <w:t>minimum</w:t>
        </w:r>
        <w:r w:rsidR="00461728">
          <w:rPr>
            <w:b/>
            <w:bCs/>
            <w:i/>
            <w:iCs/>
          </w:rPr>
          <w:t>D</w:t>
        </w:r>
        <w:r w:rsidR="00461728" w:rsidRPr="002D7DEE">
          <w:rPr>
            <w:b/>
            <w:bCs/>
            <w:i/>
            <w:iCs/>
          </w:rPr>
          <w:t>isplayScale</w:t>
        </w:r>
        <w:proofErr w:type="spellEnd"/>
        <w:r w:rsidR="00461728">
          <w:t xml:space="preserve"> </w:t>
        </w:r>
      </w:ins>
      <w:r>
        <w:t>and</w:t>
      </w:r>
      <w:r w:rsidRPr="00450770">
        <w:t xml:space="preserve"> </w:t>
      </w:r>
      <w:proofErr w:type="spellStart"/>
      <w:r w:rsidR="00E567B0">
        <w:rPr>
          <w:b/>
          <w:bCs/>
          <w:i/>
          <w:iCs/>
        </w:rPr>
        <w:t>m</w:t>
      </w:r>
      <w:r w:rsidRPr="002D7DEE">
        <w:rPr>
          <w:b/>
          <w:bCs/>
          <w:i/>
          <w:iCs/>
        </w:rPr>
        <w:t>aximumDisplayScale</w:t>
      </w:r>
      <w:proofErr w:type="spellEnd"/>
      <w:r>
        <w:t xml:space="preserve"> these </w:t>
      </w:r>
      <w:r w:rsidRPr="00450770">
        <w:t xml:space="preserve">values define the range of </w:t>
      </w:r>
      <w:r>
        <w:t xml:space="preserve">display </w:t>
      </w:r>
      <w:r w:rsidRPr="00450770">
        <w:t xml:space="preserve">scales </w:t>
      </w:r>
      <w:r>
        <w:t>for</w:t>
      </w:r>
      <w:r w:rsidRPr="00450770">
        <w:t xml:space="preserve"> which </w:t>
      </w:r>
      <w:r>
        <w:t>a non-</w:t>
      </w:r>
      <w:r w:rsidRPr="00450770">
        <w:t xml:space="preserve">ENC </w:t>
      </w:r>
      <w:r>
        <w:t>dataset</w:t>
      </w:r>
      <w:r w:rsidRPr="00450770">
        <w:t xml:space="preserve"> </w:t>
      </w:r>
      <w:del w:id="637" w:author="Grant, David M (52400) CIV USN NIWC ATLANTIC VA (USA)" w:date="2025-02-24T13:06:00Z" w16du:dateUtc="2025-02-24T18:06:00Z">
        <w:r w:rsidRPr="00450770" w:rsidDel="00C60E86">
          <w:delText>m</w:delText>
        </w:r>
        <w:r w:rsidDel="00C60E86">
          <w:delText>ust</w:delText>
        </w:r>
        <w:r w:rsidRPr="00450770" w:rsidDel="00C60E86">
          <w:delText xml:space="preserve"> </w:delText>
        </w:r>
      </w:del>
      <w:ins w:id="638" w:author="Grant, David M (52400) CIV USN NIWC ATLANTIC VA (USA)" w:date="2025-02-24T13:06:00Z" w16du:dateUtc="2025-02-24T18:06:00Z">
        <w:r w:rsidR="00C60E86">
          <w:t>is intended to</w:t>
        </w:r>
        <w:r w:rsidR="00C60E86" w:rsidRPr="00450770">
          <w:t xml:space="preserve"> </w:t>
        </w:r>
      </w:ins>
      <w:r w:rsidRPr="00450770">
        <w:t>be displayed.</w:t>
      </w:r>
      <w:r>
        <w:t xml:space="preserve"> There is no algorithm defined for the selection and rendering of non-ENC </w:t>
      </w:r>
      <w:del w:id="639" w:author="Grant, David M (52400) CIV USN NIWC ATLANTIC VA (USA)" w:date="2025-02-24T13:22:00Z" w16du:dateUtc="2025-02-24T18:22:00Z">
        <w:r w:rsidDel="00BB1D20">
          <w:delText>coverage</w:delText>
        </w:r>
      </w:del>
      <w:ins w:id="640" w:author="Grant, David M (52400) CIV USN NIWC ATLANTIC VA (USA)" w:date="2025-02-24T13:22:00Z" w16du:dateUtc="2025-02-24T18:22:00Z">
        <w:r w:rsidR="00BB1D20">
          <w:t>data</w:t>
        </w:r>
      </w:ins>
      <w:r>
        <w:t>.</w:t>
      </w:r>
    </w:p>
    <w:p w14:paraId="07D20E6D" w14:textId="77777777" w:rsidR="00FF1663" w:rsidRPr="00FF1663" w:rsidRDefault="00FF1663" w:rsidP="002D7DEE"/>
    <w:p w14:paraId="4B8E4439" w14:textId="444DA639" w:rsidR="002A10D2" w:rsidRPr="00450770" w:rsidRDefault="002A10D2" w:rsidP="002D7DEE">
      <w:pPr>
        <w:pStyle w:val="Heading2"/>
      </w:pPr>
      <w:bookmarkStart w:id="641" w:name="_Ref188968037"/>
      <w:bookmarkStart w:id="642" w:name="_Toc188968573"/>
      <w:r w:rsidRPr="00450770">
        <w:t>Overscale</w:t>
      </w:r>
      <w:bookmarkEnd w:id="634"/>
      <w:bookmarkEnd w:id="641"/>
      <w:bookmarkEnd w:id="642"/>
    </w:p>
    <w:p w14:paraId="2BDC2A75" w14:textId="282BDB88" w:rsidR="002A10D2" w:rsidRPr="00450770" w:rsidRDefault="003910B7" w:rsidP="002D7DEE">
      <w:pPr>
        <w:spacing w:after="120" w:line="276" w:lineRule="auto"/>
        <w:jc w:val="both"/>
      </w:pPr>
      <w:commentRangeStart w:id="643"/>
      <w:ins w:id="644" w:author="Grant, David M (52400) CIV USN NIWC ATLANTIC VA (USA)" w:date="2025-02-24T13:23:00Z" w16du:dateUtc="2025-02-24T18:23:00Z">
        <w:r>
          <w:t xml:space="preserve">Data is </w:t>
        </w:r>
      </w:ins>
      <w:del w:id="645" w:author="Grant, David M (52400) CIV USN NIWC ATLANTIC VA (USA)" w:date="2025-02-24T13:23:00Z" w16du:dateUtc="2025-02-24T18:23:00Z">
        <w:r w:rsidR="002A10D2" w:rsidRPr="00E567B0" w:rsidDel="003910B7">
          <w:delText>O</w:delText>
        </w:r>
      </w:del>
      <w:ins w:id="646" w:author="Grant, David M (52400) CIV USN NIWC ATLANTIC VA (USA)" w:date="2025-02-24T13:24:00Z" w16du:dateUtc="2025-02-24T18:24:00Z">
        <w:r>
          <w:t>o</w:t>
        </w:r>
      </w:ins>
      <w:r w:rsidR="002A10D2" w:rsidRPr="00E567B0">
        <w:t xml:space="preserve">verscale </w:t>
      </w:r>
      <w:ins w:id="647" w:author="Grant, David M (52400) CIV USN NIWC ATLANTIC VA (USA)" w:date="2025-02-24T13:24:00Z" w16du:dateUtc="2025-02-24T18:24:00Z">
        <w:r>
          <w:t xml:space="preserve">when displayed </w:t>
        </w:r>
        <w:r w:rsidR="00DF3289">
          <w:t xml:space="preserve">at a scale </w:t>
        </w:r>
      </w:ins>
      <w:del w:id="648" w:author="Grant, David M (52400) CIV USN NIWC ATLANTIC VA (USA)" w:date="2025-02-24T13:24:00Z" w16du:dateUtc="2025-02-24T18:24:00Z">
        <w:r w:rsidR="002A10D2" w:rsidRPr="00E567B0" w:rsidDel="00DF3289">
          <w:delText xml:space="preserve">is where the mariner has zoomed </w:delText>
        </w:r>
      </w:del>
      <w:r w:rsidR="002A10D2" w:rsidRPr="00E567B0">
        <w:t xml:space="preserve">larger than </w:t>
      </w:r>
      <w:del w:id="649" w:author="Grant, David M (52400) CIV USN NIWC ATLANTIC VA (USA)" w:date="2025-02-24T13:33:00Z" w16du:dateUtc="2025-02-24T18:33:00Z">
        <w:r w:rsidR="002A10D2" w:rsidRPr="00E567B0" w:rsidDel="00F85690">
          <w:delText>the largest</w:delText>
        </w:r>
      </w:del>
      <w:ins w:id="650" w:author="Grant, David M (52400) CIV USN NIWC ATLANTIC VA (USA)" w:date="2025-02-24T13:33:00Z" w16du:dateUtc="2025-02-24T18:33:00Z">
        <w:r w:rsidR="00F85690">
          <w:t>its</w:t>
        </w:r>
      </w:ins>
      <w:r w:rsidR="002A10D2" w:rsidRPr="00E567B0">
        <w:t xml:space="preserve"> </w:t>
      </w:r>
      <w:proofErr w:type="spellStart"/>
      <w:r w:rsidR="00045787" w:rsidRPr="002D7DEE">
        <w:rPr>
          <w:b/>
          <w:bCs/>
          <w:i/>
          <w:iCs/>
        </w:rPr>
        <w:t>optimum</w:t>
      </w:r>
      <w:r w:rsidR="002A10D2" w:rsidRPr="002D7DEE">
        <w:rPr>
          <w:b/>
          <w:bCs/>
          <w:i/>
          <w:iCs/>
        </w:rPr>
        <w:t>DisplayScale</w:t>
      </w:r>
      <w:proofErr w:type="spellEnd"/>
      <w:del w:id="651" w:author="Grant, David M (52400) CIV USN NIWC ATLANTIC VA (USA)" w:date="2025-02-24T13:33:00Z" w16du:dateUtc="2025-02-24T18:33:00Z">
        <w:r w:rsidR="002A10D2" w:rsidRPr="00E567B0" w:rsidDel="006F52D1">
          <w:delText xml:space="preserve"> of the ENC data</w:delText>
        </w:r>
        <w:r w:rsidR="00C72695" w:rsidDel="006F52D1">
          <w:delText xml:space="preserve"> coverage</w:delText>
        </w:r>
        <w:r w:rsidR="002A10D2" w:rsidRPr="00E567B0" w:rsidDel="006F52D1">
          <w:delText xml:space="preserve"> that is shown in the mariner’s viewing window</w:delText>
        </w:r>
      </w:del>
      <w:r w:rsidR="002A10D2" w:rsidRPr="00E567B0">
        <w:t>.</w:t>
      </w:r>
      <w:commentRangeEnd w:id="643"/>
      <w:r w:rsidR="007E2E86">
        <w:rPr>
          <w:rStyle w:val="CommentReference"/>
        </w:rPr>
        <w:commentReference w:id="643"/>
      </w:r>
    </w:p>
    <w:p w14:paraId="385585A0" w14:textId="6EE80300" w:rsidR="002A10D2" w:rsidRPr="00450770" w:rsidRDefault="002A10D2" w:rsidP="00024B10">
      <w:pPr>
        <w:pStyle w:val="Heading4"/>
      </w:pPr>
      <w:r w:rsidRPr="00450770">
        <w:t>Overscale Indication</w:t>
      </w:r>
    </w:p>
    <w:p w14:paraId="43F40AAA" w14:textId="14AF921E" w:rsidR="002A10D2" w:rsidRPr="00450770" w:rsidRDefault="002A10D2" w:rsidP="00916A2A">
      <w:pPr>
        <w:spacing w:after="120" w:line="240" w:lineRule="auto"/>
        <w:jc w:val="both"/>
      </w:pPr>
      <w:r w:rsidRPr="00450770">
        <w:t xml:space="preserve">The overscale indication is intended to remind the mariner that </w:t>
      </w:r>
      <w:del w:id="652" w:author="Grant, David M (52400) CIV USN NIWC ATLANTIC VA (USA)" w:date="2025-02-24T13:07:00Z" w16du:dateUtc="2025-02-24T18:07:00Z">
        <w:r w:rsidRPr="00450770" w:rsidDel="00862560">
          <w:delText xml:space="preserve">the size of </w:delText>
        </w:r>
      </w:del>
      <w:r w:rsidRPr="00450770">
        <w:t xml:space="preserve">chart errors </w:t>
      </w:r>
      <w:del w:id="653" w:author="Grant, David M (52400) CIV USN NIWC ATLANTIC VA (USA)" w:date="2025-02-24T13:07:00Z" w16du:dateUtc="2025-02-24T18:07:00Z">
        <w:r w:rsidR="00916A2A" w:rsidRPr="00450770" w:rsidDel="00862560">
          <w:delText xml:space="preserve">is </w:delText>
        </w:r>
      </w:del>
      <w:ins w:id="654" w:author="Grant, David M (52400) CIV USN NIWC ATLANTIC VA (USA)" w:date="2025-02-24T13:07:00Z" w16du:dateUtc="2025-02-24T18:07:00Z">
        <w:r w:rsidR="00862560">
          <w:t>are</w:t>
        </w:r>
        <w:r w:rsidR="00862560" w:rsidRPr="00450770">
          <w:t xml:space="preserve"> </w:t>
        </w:r>
      </w:ins>
      <w:r w:rsidR="00916A2A" w:rsidRPr="00450770">
        <w:t xml:space="preserve">magnified </w:t>
      </w:r>
      <w:del w:id="655" w:author="Grant, David M (52400) CIV USN NIWC ATLANTIC VA (USA)" w:date="2025-02-24T13:33:00Z" w16du:dateUtc="2025-02-24T18:33:00Z">
        <w:r w:rsidR="00916A2A" w:rsidRPr="00450770" w:rsidDel="006F52D1">
          <w:delText xml:space="preserve">when </w:delText>
        </w:r>
      </w:del>
      <w:ins w:id="656" w:author="Grant, David M (52400) CIV USN NIWC ATLANTIC VA (USA)" w:date="2025-02-24T13:33:00Z" w16du:dateUtc="2025-02-24T18:33:00Z">
        <w:r w:rsidR="006F52D1">
          <w:t>as</w:t>
        </w:r>
        <w:r w:rsidR="006F52D1" w:rsidRPr="00450770">
          <w:t xml:space="preserve"> </w:t>
        </w:r>
      </w:ins>
      <w:r w:rsidR="00916A2A" w:rsidRPr="00450770">
        <w:t>the</w:t>
      </w:r>
      <w:del w:id="657" w:author="Grant, David M (52400) CIV USN NIWC ATLANTIC VA (USA)" w:date="2025-02-24T13:33:00Z" w16du:dateUtc="2025-02-24T18:33:00Z">
        <w:r w:rsidR="00916A2A" w:rsidRPr="00450770" w:rsidDel="006F52D1">
          <w:delText>y</w:delText>
        </w:r>
      </w:del>
      <w:r w:rsidR="00916A2A" w:rsidRPr="00450770">
        <w:t xml:space="preserve"> </w:t>
      </w:r>
      <w:del w:id="658" w:author="Grant, David M (52400) CIV USN NIWC ATLANTIC VA (USA)" w:date="2025-02-24T13:33:00Z" w16du:dateUtc="2025-02-24T18:33:00Z">
        <w:r w:rsidR="00916A2A" w:rsidRPr="00450770" w:rsidDel="006F52D1">
          <w:delText>increase</w:delText>
        </w:r>
        <w:r w:rsidRPr="00450770" w:rsidDel="006F52D1">
          <w:delText xml:space="preserve"> the </w:delText>
        </w:r>
      </w:del>
      <w:r w:rsidRPr="00450770">
        <w:t>display scale</w:t>
      </w:r>
      <w:ins w:id="659" w:author="Grant, David M (52400) CIV USN NIWC ATLANTIC VA (USA)" w:date="2025-02-24T13:33:00Z" w16du:dateUtc="2025-02-24T18:33:00Z">
        <w:r w:rsidR="006F52D1">
          <w:t xml:space="preserve"> is increased</w:t>
        </w:r>
      </w:ins>
      <w:r w:rsidRPr="00450770">
        <w:t>.</w:t>
      </w:r>
      <w:r w:rsidR="008972A2">
        <w:t xml:space="preserve"> </w:t>
      </w:r>
      <w:r w:rsidRPr="00450770">
        <w:t xml:space="preserve">A 1 mm error at </w:t>
      </w:r>
      <w:del w:id="660" w:author="Grant, David M (52400) CIV USN NIWC ATLANTIC VA (USA)" w:date="2025-02-24T13:08:00Z" w16du:dateUtc="2025-02-24T18:08:00Z">
        <w:r w:rsidRPr="002D7DEE" w:rsidDel="00C03878">
          <w:rPr>
            <w:b/>
            <w:bCs/>
            <w:i/>
            <w:iCs/>
          </w:rPr>
          <w:delText>maximumDisplayScale</w:delText>
        </w:r>
        <w:r w:rsidRPr="00450770" w:rsidDel="00C03878">
          <w:delText xml:space="preserve"> </w:delText>
        </w:r>
      </w:del>
      <w:ins w:id="661" w:author="Grant, David M (52400) CIV USN NIWC ATLANTIC VA (USA)" w:date="2025-02-24T13:08:00Z" w16du:dateUtc="2025-02-24T18:08:00Z">
        <w:r w:rsidR="00C03878" w:rsidRPr="00C03878">
          <w:t>a display scale</w:t>
        </w:r>
        <w:r w:rsidR="00C03878" w:rsidRPr="00450770">
          <w:t xml:space="preserve"> </w:t>
        </w:r>
      </w:ins>
      <w:r w:rsidRPr="00450770">
        <w:t>of 1</w:t>
      </w:r>
      <w:ins w:id="662" w:author="Grant, David M (52400) CIV USN NIWC ATLANTIC VA (USA)" w:date="2025-02-24T13:34:00Z" w16du:dateUtc="2025-02-24T18:34:00Z">
        <w:r w:rsidR="00317CE2">
          <w:t>:</w:t>
        </w:r>
      </w:ins>
      <w:del w:id="663" w:author="Grant, David M (52400) CIV USN NIWC ATLANTIC VA (USA)" w:date="2025-02-24T13:34:00Z" w16du:dateUtc="2025-02-24T18:34:00Z">
        <w:r w:rsidRPr="00450770" w:rsidDel="00317CE2">
          <w:delText>/</w:delText>
        </w:r>
      </w:del>
      <w:r w:rsidRPr="00450770">
        <w:t>20,000</w:t>
      </w:r>
      <w:r w:rsidR="0042425D" w:rsidRPr="00450770">
        <w:t xml:space="preserve"> </w:t>
      </w:r>
      <w:r w:rsidRPr="00450770">
        <w:t>becomes a 1.3 mm error at a display scale of 1</w:t>
      </w:r>
      <w:ins w:id="664" w:author="Grant, David M (52400) CIV USN NIWC ATLANTIC VA (USA)" w:date="2025-02-24T13:34:00Z" w16du:dateUtc="2025-02-24T18:34:00Z">
        <w:r w:rsidR="00317CE2">
          <w:t>:</w:t>
        </w:r>
      </w:ins>
      <w:del w:id="665" w:author="Grant, David M (52400) CIV USN NIWC ATLANTIC VA (USA)" w:date="2025-02-24T13:34:00Z" w16du:dateUtc="2025-02-24T18:34:00Z">
        <w:r w:rsidRPr="00450770" w:rsidDel="00317CE2">
          <w:delText>/</w:delText>
        </w:r>
      </w:del>
      <w:r w:rsidRPr="00450770">
        <w:t>15,000 and a 2 mm error at 1</w:t>
      </w:r>
      <w:ins w:id="666" w:author="Grant, David M (52400) CIV USN NIWC ATLANTIC VA (USA)" w:date="2025-02-24T13:34:00Z" w16du:dateUtc="2025-02-24T18:34:00Z">
        <w:r w:rsidR="00317CE2">
          <w:t>:</w:t>
        </w:r>
      </w:ins>
      <w:del w:id="667" w:author="Grant, David M (52400) CIV USN NIWC ATLANTIC VA (USA)" w:date="2025-02-24T13:34:00Z" w16du:dateUtc="2025-02-24T18:34:00Z">
        <w:r w:rsidRPr="00450770" w:rsidDel="00317CE2">
          <w:delText>/</w:delText>
        </w:r>
      </w:del>
      <w:r w:rsidRPr="00450770">
        <w:t>10,000.</w:t>
      </w:r>
      <w:r w:rsidR="00C72695">
        <w:t xml:space="preserve"> The overscale indication is specific to ENC portrayal.</w:t>
      </w:r>
    </w:p>
    <w:p w14:paraId="48C5242F" w14:textId="3CA2776A" w:rsidR="00B73DF0" w:rsidRPr="00450770" w:rsidRDefault="002A10D2" w:rsidP="00916A2A">
      <w:pPr>
        <w:spacing w:after="120" w:line="240" w:lineRule="auto"/>
        <w:jc w:val="both"/>
      </w:pPr>
      <w:r w:rsidRPr="00450770">
        <w:t xml:space="preserve">The overscale factor </w:t>
      </w:r>
      <w:r w:rsidRPr="002D7DEE">
        <w:t>must</w:t>
      </w:r>
      <w:r w:rsidRPr="00450770">
        <w:t xml:space="preserve"> be calculated as</w:t>
      </w:r>
      <w:r w:rsidR="0042425D" w:rsidRPr="00450770">
        <w:t xml:space="preserve"> </w:t>
      </w:r>
      <w:r w:rsidR="00C72695">
        <w:t>:</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2D7DEE">
        <w:rPr>
          <w:b/>
          <w:bCs/>
          <w:i/>
          <w:iCs/>
        </w:rPr>
        <w:t>optimum</w:t>
      </w:r>
      <w:r w:rsidRPr="002D7DEE">
        <w:rPr>
          <w:b/>
          <w:bCs/>
          <w:i/>
          <w:iCs/>
        </w:rPr>
        <w:t>DisplayScale</w:t>
      </w:r>
      <w:proofErr w:type="spellEnd"/>
      <w:r w:rsidRPr="00450770">
        <w:t>] / [denominator of the mariner</w:t>
      </w:r>
      <w:r w:rsidR="005D2986">
        <w:t>’</w:t>
      </w:r>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6CEB488C" w:rsidR="002A10D2" w:rsidRPr="00BB7133" w:rsidRDefault="00045787" w:rsidP="00916A2A">
      <w:pPr>
        <w:spacing w:after="120" w:line="240" w:lineRule="auto"/>
        <w:jc w:val="both"/>
      </w:pPr>
      <w:r>
        <w:t>When the overscale factor is &gt; 1 it must</w:t>
      </w:r>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55438A25"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w:t>
      </w:r>
      <w:del w:id="668" w:author="Jonathan Pritchard" w:date="2025-03-10T07:42:00Z" w16du:dateUtc="2025-03-10T07:42:00Z">
        <w:r w:rsidR="00EA2EBA" w:rsidRPr="00BB7133" w:rsidDel="0056040E">
          <w:delText>MSC.</w:delText>
        </w:r>
        <w:r w:rsidR="00D748C8" w:rsidRPr="00BB7133" w:rsidDel="0056040E">
          <w:delText>530(106)</w:delText>
        </w:r>
      </w:del>
      <w:ins w:id="669" w:author="Jonathan Pritchard" w:date="2025-03-10T07:42:00Z" w16du:dateUtc="2025-03-10T07:42:00Z">
        <w:r w:rsidR="0056040E">
          <w:t>MSC.530(106)/</w:t>
        </w:r>
      </w:ins>
      <w:ins w:id="670" w:author="Jonathan Pritchard" w:date="2025-03-10T07:44:00Z" w16du:dateUtc="2025-03-10T07:44:00Z">
        <w:r w:rsidR="0056040E">
          <w:t>Rev</w:t>
        </w:r>
      </w:ins>
      <w:ins w:id="671" w:author="Jonathan Pritchard" w:date="2025-03-10T07:42:00Z" w16du:dateUtc="2025-03-10T07:42:00Z">
        <w:r w:rsidR="0056040E">
          <w:t>.1</w:t>
        </w:r>
      </w:ins>
      <w:r w:rsidR="00EA2EBA" w:rsidRPr="00BB7133">
        <w:t>)</w:t>
      </w:r>
      <w:r w:rsidRPr="00BB7133">
        <w:t xml:space="preserve"> </w:t>
      </w:r>
      <w:r w:rsidR="00F20069">
        <w:t>and must be shown whenev</w:t>
      </w:r>
      <w:r w:rsidRPr="00BB7133">
        <w:t xml:space="preserve">er the </w:t>
      </w:r>
      <w:del w:id="672" w:author="Grant, David M (52400) CIV USN NIWC ATLANTIC VA (USA)" w:date="2025-02-24T13:36:00Z" w16du:dateUtc="2025-02-24T18:36:00Z">
        <w:r w:rsidRPr="00BB7133" w:rsidDel="00896649">
          <w:delText xml:space="preserve">display </w:delText>
        </w:r>
      </w:del>
      <w:ins w:id="673" w:author="Grant, David M (52400) CIV USN NIWC ATLANTIC VA (USA)" w:date="2025-02-24T13:36:00Z" w16du:dateUtc="2025-02-24T18:36:00Z">
        <w:r w:rsidR="0089027E">
          <w:t>over</w:t>
        </w:r>
      </w:ins>
      <w:r w:rsidRPr="00BB7133">
        <w:t>scale</w:t>
      </w:r>
      <w:r w:rsidR="00BB7133" w:rsidRPr="00BB7133">
        <w:t xml:space="preserve"> </w:t>
      </w:r>
      <w:ins w:id="674" w:author="Grant, David M (52400) CIV USN NIWC ATLANTIC VA (USA)" w:date="2025-02-24T13:36:00Z" w16du:dateUtc="2025-02-24T18:36:00Z">
        <w:r w:rsidR="00896649">
          <w:t xml:space="preserve">factor </w:t>
        </w:r>
      </w:ins>
      <w:r w:rsidR="00BB7133" w:rsidRPr="00BB7133">
        <w:t xml:space="preserve">at </w:t>
      </w:r>
      <w:r w:rsidR="00BB7133" w:rsidRPr="00E567B0">
        <w:t xml:space="preserve">the </w:t>
      </w:r>
      <w:del w:id="675" w:author="Grant, David M (52400) CIV USN NIWC ATLANTIC VA (USA)" w:date="2025-02-24T13:34:00Z" w16du:dateUtc="2025-02-24T18:34:00Z">
        <w:r w:rsidR="00B02B12" w:rsidRPr="002D7DEE" w:rsidDel="00D8439C">
          <w:delText xml:space="preserve">at the </w:delText>
        </w:r>
      </w:del>
      <w:r w:rsidR="00B02B12" w:rsidRPr="002D7DEE">
        <w:t xml:space="preserve">vessel location </w:t>
      </w:r>
      <w:ins w:id="676" w:author="Grant, David M (52400) CIV USN NIWC ATLANTIC VA (USA)" w:date="2025-02-24T13:35:00Z" w16du:dateUtc="2025-02-24T18:35:00Z">
        <w:r w:rsidR="00A16052">
          <w:t>(</w:t>
        </w:r>
      </w:ins>
      <w:r w:rsidR="00B02B12" w:rsidRPr="002D7DEE">
        <w:t>when the vessel is on screen</w:t>
      </w:r>
      <w:ins w:id="677" w:author="Grant, David M (52400) CIV USN NIWC ATLANTIC VA (USA)" w:date="2025-02-24T13:35:00Z" w16du:dateUtc="2025-02-24T18:35:00Z">
        <w:r w:rsidR="00A16052">
          <w:t>)</w:t>
        </w:r>
      </w:ins>
      <w:r w:rsidR="00F20069" w:rsidRPr="002D7DEE">
        <w:t xml:space="preserve">, or at the centre of the screen </w:t>
      </w:r>
      <w:ins w:id="678" w:author="Grant, David M (52400) CIV USN NIWC ATLANTIC VA (USA)" w:date="2025-02-24T13:35:00Z" w16du:dateUtc="2025-02-24T18:35:00Z">
        <w:r w:rsidR="00A16052">
          <w:t>(</w:t>
        </w:r>
      </w:ins>
      <w:r w:rsidR="00F20069" w:rsidRPr="002D7DEE">
        <w:t xml:space="preserve">when the vessel </w:t>
      </w:r>
      <w:del w:id="679" w:author="Grant, David M (52400) CIV USN NIWC ATLANTIC VA (USA)" w:date="2025-02-24T13:35:00Z" w16du:dateUtc="2025-02-24T18:35:00Z">
        <w:r w:rsidR="00F20069" w:rsidRPr="002D7DEE" w:rsidDel="00A16052">
          <w:delText xml:space="preserve">position </w:delText>
        </w:r>
      </w:del>
      <w:r w:rsidR="00F20069" w:rsidRPr="002D7DEE">
        <w:t>is not on screen</w:t>
      </w:r>
      <w:ins w:id="680" w:author="Grant, David M (52400) CIV USN NIWC ATLANTIC VA (USA)" w:date="2025-02-24T13:35:00Z" w16du:dateUtc="2025-02-24T18:35:00Z">
        <w:r w:rsidR="00A16052">
          <w:t>)</w:t>
        </w:r>
      </w:ins>
      <w:r w:rsidR="00B02B12" w:rsidRPr="002D7DEE">
        <w:t>,</w:t>
      </w:r>
      <w:r w:rsidRPr="00E567B0">
        <w:t xml:space="preserve"> exceeds</w:t>
      </w:r>
      <w:r w:rsidRPr="00BB7133">
        <w:t xml:space="preserve"> </w:t>
      </w:r>
      <w:del w:id="681" w:author="Grant, David M (52400) CIV USN NIWC ATLANTIC VA (USA)" w:date="2025-02-24T13:37:00Z" w16du:dateUtc="2025-02-24T18:37:00Z">
        <w:r w:rsidRPr="00BB7133" w:rsidDel="00EE016D">
          <w:delText>the</w:delText>
        </w:r>
        <w:r w:rsidR="00632E3E" w:rsidRPr="00BB7133" w:rsidDel="00EE016D">
          <w:delText xml:space="preserve"> intended viewing</w:delText>
        </w:r>
        <w:r w:rsidRPr="00BB7133" w:rsidDel="00EE016D">
          <w:delText xml:space="preserve"> scale</w:delText>
        </w:r>
        <w:r w:rsidR="00E567B0" w:rsidDel="00EE016D">
          <w:delText>, as</w:delText>
        </w:r>
        <w:r w:rsidR="00632E3E" w:rsidRPr="00BB7133" w:rsidDel="00EE016D">
          <w:delText xml:space="preserve"> </w:delText>
        </w:r>
        <w:r w:rsidR="005E5376" w:rsidRPr="00BB7133" w:rsidDel="00EE016D">
          <w:delText>defined</w:delText>
        </w:r>
        <w:r w:rsidR="00632E3E" w:rsidRPr="00BB7133" w:rsidDel="00EE016D">
          <w:delText xml:space="preserve"> by</w:delText>
        </w:r>
        <w:r w:rsidR="005E5376" w:rsidRPr="00BB7133" w:rsidDel="00EE016D">
          <w:delText xml:space="preserve"> th</w:delText>
        </w:r>
        <w:r w:rsidR="00BB7133" w:rsidRPr="00B812CA" w:rsidDel="00EE016D">
          <w:rPr>
            <w:i/>
            <w:iCs/>
          </w:rPr>
          <w:delText xml:space="preserve">e </w:delText>
        </w:r>
        <w:r w:rsidR="00BB7133" w:rsidRPr="002D7DEE" w:rsidDel="00EE016D">
          <w:rPr>
            <w:b/>
            <w:bCs/>
            <w:i/>
            <w:iCs/>
          </w:rPr>
          <w:delText>optimum</w:delText>
        </w:r>
        <w:r w:rsidR="00632E3E" w:rsidRPr="002D7DEE" w:rsidDel="00EE016D">
          <w:rPr>
            <w:b/>
            <w:bCs/>
            <w:i/>
            <w:iCs/>
          </w:rPr>
          <w:delText>DisplayScale</w:delText>
        </w:r>
        <w:r w:rsidR="005E5376" w:rsidRPr="00BB7133" w:rsidDel="00EE016D">
          <w:delText xml:space="preserve"> attribute</w:delText>
        </w:r>
      </w:del>
      <w:ins w:id="682" w:author="Grant, David M (52400) CIV USN NIWC ATLANTIC VA (USA)" w:date="2025-02-24T13:37:00Z" w16du:dateUtc="2025-02-24T18:37:00Z">
        <w:r w:rsidR="00EE016D">
          <w:t>1</w:t>
        </w:r>
      </w:ins>
      <w:r w:rsidR="005E5376" w:rsidRPr="00BB7133">
        <w:t>.</w:t>
      </w:r>
    </w:p>
    <w:p w14:paraId="7392DE27" w14:textId="10450F2D" w:rsidR="002A10D2" w:rsidRPr="00450770" w:rsidRDefault="004A6E2D" w:rsidP="00C8687E">
      <w:pPr>
        <w:pStyle w:val="Heading3"/>
      </w:pPr>
      <w:bookmarkStart w:id="683" w:name="_Toc188968575"/>
      <w:ins w:id="684" w:author="Jonathan Pritchard" w:date="2025-03-25T05:42:00Z" w16du:dateUtc="2025-03-25T04:42:00Z">
        <w:r>
          <w:t xml:space="preserve">Chart </w:t>
        </w:r>
      </w:ins>
      <w:commentRangeStart w:id="685"/>
      <w:r w:rsidR="002A10D2" w:rsidRPr="00450770">
        <w:t>Scale boundary</w:t>
      </w:r>
      <w:bookmarkEnd w:id="683"/>
      <w:commentRangeEnd w:id="685"/>
      <w:r w:rsidR="0015270C">
        <w:rPr>
          <w:rStyle w:val="CommentReference"/>
          <w:b w:val="0"/>
          <w:bCs w:val="0"/>
        </w:rPr>
        <w:commentReference w:id="685"/>
      </w:r>
    </w:p>
    <w:p w14:paraId="64616228" w14:textId="61810230" w:rsidR="002A10D2" w:rsidRPr="00450770" w:rsidRDefault="00E567B0" w:rsidP="00632E3E">
      <w:pPr>
        <w:spacing w:after="120" w:line="240" w:lineRule="auto"/>
        <w:jc w:val="both"/>
      </w:pPr>
      <w:r>
        <w:t>W</w:t>
      </w:r>
      <w:r w:rsidR="002A10D2" w:rsidRPr="00450770">
        <w:t xml:space="preserve">here the </w:t>
      </w:r>
      <w:proofErr w:type="spellStart"/>
      <w:r w:rsidR="00962051" w:rsidRPr="002D7DEE">
        <w:rPr>
          <w:b/>
          <w:bCs/>
          <w:i/>
          <w:iCs/>
        </w:rPr>
        <w:t>optimum</w:t>
      </w:r>
      <w:r w:rsidR="002A10D2" w:rsidRPr="002D7DEE">
        <w:rPr>
          <w:b/>
          <w:bCs/>
          <w:i/>
          <w:iCs/>
        </w:rPr>
        <w:t>DisplayScale</w:t>
      </w:r>
      <w:proofErr w:type="spellEnd"/>
      <w:r w:rsidR="002A10D2" w:rsidRPr="00450770">
        <w:t xml:space="preserve"> of the ENC data available changes</w:t>
      </w:r>
      <w:r>
        <w:t xml:space="preserve"> t</w:t>
      </w:r>
      <w:r w:rsidR="002A10D2" w:rsidRPr="00450770">
        <w:t xml:space="preserve">he ECDIS should warn the mariner of upcoming ENC scale change. Only the major changes in </w:t>
      </w:r>
      <w:proofErr w:type="spellStart"/>
      <w:r w:rsidR="00962051" w:rsidRPr="00FB64A7">
        <w:rPr>
          <w:b/>
          <w:bCs/>
          <w:i/>
          <w:iCs/>
          <w:rPrChange w:id="686" w:author="Jonathan Pritchard" w:date="2025-03-07T16:28:00Z" w16du:dateUtc="2025-03-07T16:28:00Z">
            <w:rPr>
              <w:i/>
              <w:iCs/>
            </w:rPr>
          </w:rPrChange>
        </w:rPr>
        <w:t>optimumDisplayScale</w:t>
      </w:r>
      <w:proofErr w:type="spellEnd"/>
      <w:r w:rsidR="00962051" w:rsidRPr="00E567B0">
        <w:t xml:space="preserve"> </w:t>
      </w:r>
      <w:r w:rsidR="002A10D2" w:rsidRPr="00E567B0">
        <w:t xml:space="preserve">resulting </w:t>
      </w:r>
      <w:r w:rsidR="002A10D2" w:rsidRPr="00E567B0">
        <w:lastRenderedPageBreak/>
        <w:t>from the scale jumping more than three</w:t>
      </w:r>
      <w:r w:rsidR="005E6B56" w:rsidRPr="00E567B0">
        <w:t xml:space="preserve"> steps in</w:t>
      </w:r>
      <w:r w:rsidR="002A10D2" w:rsidRPr="00E567B0">
        <w:t xml:space="preserve"> </w:t>
      </w:r>
      <w:proofErr w:type="spellStart"/>
      <w:r w:rsidR="00962051" w:rsidRPr="00FB64A7">
        <w:rPr>
          <w:b/>
          <w:bCs/>
          <w:i/>
          <w:iCs/>
          <w:rPrChange w:id="687" w:author="Jonathan Pritchard" w:date="2025-03-07T16:28:00Z" w16du:dateUtc="2025-03-07T16:28:00Z">
            <w:rPr>
              <w:i/>
              <w:iCs/>
            </w:rPr>
          </w:rPrChange>
        </w:rPr>
        <w:t>optimumDisplayScale</w:t>
      </w:r>
      <w:proofErr w:type="spellEnd"/>
      <w:r w:rsidR="00962051" w:rsidRPr="00E567B0">
        <w:t xml:space="preserve"> </w:t>
      </w:r>
      <w:r w:rsidR="002A10D2" w:rsidRPr="00E567B0">
        <w:t>should be shown.</w:t>
      </w:r>
      <w:r w:rsidR="005E6B56" w:rsidRPr="00E567B0">
        <w:t xml:space="preserve"> The steps are </w:t>
      </w:r>
      <w:r w:rsidR="00513917" w:rsidRPr="002D7DEE">
        <w:t xml:space="preserve">the defined scale bands in the display Loading and </w:t>
      </w:r>
      <w:r w:rsidR="00513917" w:rsidRPr="00C72695">
        <w:t xml:space="preserve">rendering </w:t>
      </w:r>
      <w:r w:rsidR="00C72695" w:rsidRPr="00C72695">
        <w:t xml:space="preserve">Appendix E </w:t>
      </w:r>
      <w:r w:rsidR="00513917" w:rsidRPr="00C72695">
        <w:t>Table 1.</w:t>
      </w:r>
      <w:r w:rsidR="002A10D2" w:rsidRPr="00C72695">
        <w:t xml:space="preserve"> </w:t>
      </w:r>
    </w:p>
    <w:p w14:paraId="06FF94FE" w14:textId="13F680A5" w:rsidR="002A10D2" w:rsidRPr="00450770" w:rsidRDefault="002A10D2" w:rsidP="00632E3E">
      <w:pPr>
        <w:spacing w:after="120" w:line="240" w:lineRule="auto"/>
        <w:jc w:val="both"/>
      </w:pPr>
      <w:r w:rsidRPr="00450770">
        <w:t xml:space="preserve">The "chart scale boundaries", where the </w:t>
      </w:r>
      <w:proofErr w:type="spellStart"/>
      <w:r w:rsidR="009A279C" w:rsidRPr="00FB64A7">
        <w:rPr>
          <w:b/>
          <w:bCs/>
          <w:i/>
          <w:iCs/>
          <w:rPrChange w:id="688" w:author="Jonathan Pritchard" w:date="2025-03-07T16:28:00Z" w16du:dateUtc="2025-03-07T16:28:00Z">
            <w:rPr>
              <w:i/>
              <w:iCs/>
            </w:rPr>
          </w:rPrChange>
        </w:rPr>
        <w:t>optimumDisplayScale</w:t>
      </w:r>
      <w:proofErr w:type="spellEnd"/>
      <w:r w:rsidR="009A279C" w:rsidRPr="00450770">
        <w:t xml:space="preserve"> </w:t>
      </w:r>
      <w:r w:rsidRPr="00450770">
        <w:t>of the data changes</w:t>
      </w:r>
      <w:ins w:id="689" w:author="Grant, David M (52400) CIV USN NIWC ATLANTIC VA (USA)" w:date="2025-02-24T13:43:00Z" w16du:dateUtc="2025-02-24T18:43:00Z">
        <w:r w:rsidR="008A49CB">
          <w:t xml:space="preserve"> by more than three steps</w:t>
        </w:r>
      </w:ins>
      <w:r w:rsidRPr="00450770">
        <w:t xml:space="preserve">,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Alternatively</w:t>
      </w:r>
      <w:ins w:id="690" w:author="Grant, David M (52400) CIV USN NIWC ATLANTIC VA (USA)" w:date="2025-02-24T13:40:00Z" w16du:dateUtc="2025-02-24T18:40:00Z">
        <w:r w:rsidR="00A419BF">
          <w:t>,</w:t>
        </w:r>
      </w:ins>
      <w:r w:rsidRPr="00450770">
        <w:t xml:space="preserve">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EF3E08">
        <w:rPr>
          <w:highlight w:val="yellow"/>
          <w:rPrChange w:id="691" w:author="Jonathan Pritchard" w:date="2025-03-11T14:58:00Z" w16du:dateUtc="2025-03-11T14:58:00Z">
            <w:rPr/>
          </w:rPrChange>
        </w:rPr>
        <w:t>The display priority i</w:t>
      </w:r>
      <w:r w:rsidRPr="00EF3E08">
        <w:rPr>
          <w:color w:val="000000" w:themeColor="text1"/>
          <w:highlight w:val="yellow"/>
          <w:rPrChange w:id="692" w:author="Jonathan Pritchard" w:date="2025-03-11T14:58:00Z" w16du:dateUtc="2025-03-11T14:58:00Z">
            <w:rPr>
              <w:color w:val="000000" w:themeColor="text1"/>
            </w:rPr>
          </w:rPrChange>
        </w:rPr>
        <w:t xml:space="preserve">s </w:t>
      </w:r>
      <w:del w:id="693" w:author="Grant, David M (52400) CIV USN NIWC ATLANTIC VA (USA)" w:date="2025-02-24T13:41:00Z" w16du:dateUtc="2025-02-24T18:41:00Z">
        <w:r w:rsidR="002C4C4D" w:rsidRPr="00EF3E08" w:rsidDel="007C3376">
          <w:rPr>
            <w:color w:val="000000" w:themeColor="text1"/>
            <w:highlight w:val="yellow"/>
            <w:rPrChange w:id="694" w:author="Jonathan Pritchard" w:date="2025-03-11T14:58:00Z" w16du:dateUtc="2025-03-11T14:58:00Z">
              <w:rPr>
                <w:color w:val="000000" w:themeColor="text1"/>
              </w:rPr>
            </w:rPrChange>
          </w:rPr>
          <w:delText>3</w:delText>
        </w:r>
      </w:del>
      <w:commentRangeStart w:id="695"/>
      <w:ins w:id="696" w:author="Grant, David M (52400) CIV USN NIWC ATLANTIC VA (USA)" w:date="2025-02-24T13:41:00Z" w16du:dateUtc="2025-02-24T18:41:00Z">
        <w:r w:rsidR="007C3376" w:rsidRPr="00EF3E08">
          <w:rPr>
            <w:color w:val="000000" w:themeColor="text1"/>
            <w:highlight w:val="yellow"/>
            <w:rPrChange w:id="697" w:author="Jonathan Pritchard" w:date="2025-03-11T14:58:00Z" w16du:dateUtc="2025-03-11T14:58:00Z">
              <w:rPr>
                <w:color w:val="000000" w:themeColor="text1"/>
              </w:rPr>
            </w:rPrChange>
          </w:rPr>
          <w:t>9</w:t>
        </w:r>
        <w:commentRangeEnd w:id="695"/>
        <w:r w:rsidR="0054545F" w:rsidRPr="00EF3E08">
          <w:rPr>
            <w:rStyle w:val="CommentReference"/>
            <w:highlight w:val="yellow"/>
            <w:rPrChange w:id="698" w:author="Jonathan Pritchard" w:date="2025-03-11T14:58:00Z" w16du:dateUtc="2025-03-11T14:58:00Z">
              <w:rPr>
                <w:rStyle w:val="CommentReference"/>
              </w:rPr>
            </w:rPrChange>
          </w:rPr>
          <w:commentReference w:id="695"/>
        </w:r>
      </w:ins>
      <w:r w:rsidRPr="00EF3E08">
        <w:rPr>
          <w:color w:val="000000" w:themeColor="text1"/>
          <w:highlight w:val="yellow"/>
          <w:rPrChange w:id="699" w:author="Jonathan Pritchard" w:date="2025-03-11T14:58:00Z" w16du:dateUtc="2025-03-11T14:58:00Z">
            <w:rPr>
              <w:color w:val="000000" w:themeColor="text1"/>
            </w:rPr>
          </w:rPrChange>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2D3DC44E" w:rsidR="002A10D2" w:rsidRPr="00450770" w:rsidRDefault="004857B7" w:rsidP="00C8687E">
      <w:pPr>
        <w:pStyle w:val="Heading3"/>
      </w:pPr>
      <w:bookmarkStart w:id="700" w:name="_Toc188968576"/>
      <w:r>
        <w:t>Overscale Pattern</w:t>
      </w:r>
      <w:bookmarkEnd w:id="700"/>
    </w:p>
    <w:p w14:paraId="778993BB" w14:textId="0C7F35D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2D7DEE">
        <w:t>. In order to avoid leaving part</w:t>
      </w:r>
      <w:r w:rsidR="00F20069" w:rsidRPr="002D7DEE">
        <w:t>s</w:t>
      </w:r>
      <w:r w:rsidRPr="002D7DEE">
        <w:t xml:space="preserve"> of the display blank,</w:t>
      </w:r>
      <w:r w:rsidRPr="00E567B0">
        <w:t xml:space="preserve"> the display </w:t>
      </w:r>
      <w:r w:rsidR="00F20069" w:rsidRPr="00E567B0">
        <w:t>may</w:t>
      </w:r>
      <w:r w:rsidR="00513917" w:rsidRPr="00E567B0">
        <w:t xml:space="preserve"> </w:t>
      </w:r>
      <w:r w:rsidRPr="00E567B0">
        <w:t>be rendered using data from</w:t>
      </w:r>
      <w:r w:rsidRPr="00117C0F">
        <w:t xml:space="preserve"> multiple datasets</w:t>
      </w:r>
      <w:r w:rsidR="0017170A">
        <w:t xml:space="preserve"> using the algorithm defined </w:t>
      </w:r>
      <w:r w:rsidR="00E567B0" w:rsidRPr="00E567B0">
        <w:rPr>
          <w:bCs/>
          <w:iCs/>
        </w:rPr>
        <w:t>in</w:t>
      </w:r>
      <w:r w:rsidR="00E567B0" w:rsidRPr="00541D1A">
        <w:rPr>
          <w:bCs/>
          <w:iCs/>
        </w:rPr>
        <w:t xml:space="preserve">  </w:t>
      </w:r>
      <w:r w:rsidR="00E567B0" w:rsidRPr="00541D1A">
        <w:rPr>
          <w:bCs/>
          <w:iCs/>
          <w:sz w:val="22"/>
          <w:szCs w:val="22"/>
          <w:highlight w:val="yellow"/>
        </w:rPr>
        <w:fldChar w:fldCharType="begin"/>
      </w:r>
      <w:r w:rsidR="00E567B0" w:rsidRPr="00541D1A">
        <w:rPr>
          <w:bCs/>
          <w:iCs/>
          <w:sz w:val="22"/>
          <w:szCs w:val="22"/>
          <w:highlight w:val="yellow"/>
        </w:rPr>
        <w:instrText xml:space="preserve"> REF _Ref188629910 \h </w:instrText>
      </w:r>
      <w:r w:rsidR="00E567B0">
        <w:rPr>
          <w:bCs/>
          <w:iCs/>
          <w:sz w:val="22"/>
          <w:szCs w:val="22"/>
          <w:highlight w:val="yellow"/>
        </w:rPr>
        <w:instrText xml:space="preserve"> \* MERGEFORMAT </w:instrText>
      </w:r>
      <w:r w:rsidR="00E567B0" w:rsidRPr="00541D1A">
        <w:rPr>
          <w:bCs/>
          <w:iCs/>
          <w:sz w:val="22"/>
          <w:szCs w:val="22"/>
          <w:highlight w:val="yellow"/>
        </w:rPr>
      </w:r>
      <w:r w:rsidR="00E567B0" w:rsidRPr="00541D1A">
        <w:rPr>
          <w:bCs/>
          <w:iCs/>
          <w:sz w:val="22"/>
          <w:szCs w:val="22"/>
          <w:highlight w:val="yellow"/>
        </w:rPr>
        <w:fldChar w:fldCharType="separate"/>
      </w:r>
      <w:r w:rsidR="00E567B0" w:rsidRPr="00541D1A">
        <w:rPr>
          <w:szCs w:val="22"/>
        </w:rPr>
        <w:t xml:space="preserve">Appendix E – </w:t>
      </w:r>
      <w:r w:rsidR="00E567B0" w:rsidRPr="00541D1A">
        <w:rPr>
          <w:szCs w:val="22"/>
          <w:lang w:val="en-US"/>
        </w:rPr>
        <w:t>Dataset Loading and Display (Rendering) Algorithms</w:t>
      </w:r>
      <w:r w:rsidR="00E567B0" w:rsidRPr="00541D1A">
        <w:rPr>
          <w:bCs/>
          <w:iCs/>
          <w:sz w:val="22"/>
          <w:szCs w:val="22"/>
          <w:highlight w:val="yellow"/>
        </w:rPr>
        <w:fldChar w:fldCharType="end"/>
      </w:r>
      <w:r w:rsidR="00E567B0">
        <w:rPr>
          <w:bCs/>
          <w:iCs/>
          <w:sz w:val="22"/>
          <w:szCs w:val="22"/>
        </w:rPr>
        <w:t xml:space="preserve">. </w:t>
      </w:r>
      <w:r w:rsidR="00E567B0">
        <w:t>T</w:t>
      </w:r>
      <w:r w:rsidRPr="00450770">
        <w:t xml:space="preserve">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r w:rsidR="00513917">
        <w:t>different</w:t>
      </w:r>
      <w:r w:rsidR="00513917" w:rsidRPr="00450770">
        <w:t xml:space="preserve"> </w:t>
      </w:r>
      <w:proofErr w:type="spellStart"/>
      <w:r w:rsidR="009A279C" w:rsidRPr="00FB64A7">
        <w:rPr>
          <w:b/>
          <w:bCs/>
          <w:i/>
          <w:iCs/>
          <w:rPrChange w:id="701" w:author="Jonathan Pritchard" w:date="2025-03-07T16:28:00Z" w16du:dateUtc="2025-03-07T16:28:00Z">
            <w:rPr>
              <w:i/>
              <w:iCs/>
            </w:rPr>
          </w:rPrChange>
        </w:rPr>
        <w:t>optimumDisplayScale</w:t>
      </w:r>
      <w:proofErr w:type="spellEnd"/>
      <w:r w:rsidRPr="00450770">
        <w:t>.</w:t>
      </w:r>
    </w:p>
    <w:p w14:paraId="08042A4C" w14:textId="3D89F22F" w:rsidR="00587BD5" w:rsidRDefault="002A10D2" w:rsidP="00632E3E">
      <w:pPr>
        <w:spacing w:after="120" w:line="240" w:lineRule="auto"/>
        <w:jc w:val="both"/>
      </w:pPr>
      <w:r w:rsidRPr="00117C0F">
        <w:t xml:space="preserve">The </w:t>
      </w:r>
      <w:r w:rsidR="00546445" w:rsidRPr="00117C0F">
        <w:t xml:space="preserve">area fill </w:t>
      </w:r>
      <w:r w:rsidRPr="00117C0F">
        <w:t>OVERSC0</w:t>
      </w:r>
      <w:r w:rsidRPr="00C72695">
        <w:t xml:space="preserve">1 must be used to indicate </w:t>
      </w:r>
      <w:r w:rsidRPr="00C72695">
        <w:rPr>
          <w:b/>
        </w:rPr>
        <w:t>Data</w:t>
      </w:r>
      <w:r w:rsidR="00735361" w:rsidRPr="00C72695">
        <w:rPr>
          <w:b/>
        </w:rPr>
        <w:t xml:space="preserve"> </w:t>
      </w:r>
      <w:r w:rsidRPr="00C72695">
        <w:rPr>
          <w:b/>
        </w:rPr>
        <w:t>Coverage</w:t>
      </w:r>
      <w:r w:rsidRPr="00C72695">
        <w:t xml:space="preserve"> areas displayed larger than the </w:t>
      </w:r>
      <w:proofErr w:type="spellStart"/>
      <w:r w:rsidR="0017170A" w:rsidRPr="00FB64A7">
        <w:rPr>
          <w:b/>
          <w:bCs/>
          <w:i/>
          <w:iCs/>
          <w:rPrChange w:id="702" w:author="Jonathan Pritchard" w:date="2025-03-07T16:28:00Z" w16du:dateUtc="2025-03-07T16:28:00Z">
            <w:rPr>
              <w:i/>
              <w:iCs/>
            </w:rPr>
          </w:rPrChange>
        </w:rPr>
        <w:t>m</w:t>
      </w:r>
      <w:r w:rsidR="004857B7" w:rsidRPr="00FB64A7">
        <w:rPr>
          <w:b/>
          <w:bCs/>
          <w:i/>
          <w:iCs/>
          <w:rPrChange w:id="703" w:author="Jonathan Pritchard" w:date="2025-03-07T16:28:00Z" w16du:dateUtc="2025-03-07T16:28:00Z">
            <w:rPr>
              <w:i/>
              <w:iCs/>
            </w:rPr>
          </w:rPrChange>
        </w:rPr>
        <w:t>aximumDisplayScale</w:t>
      </w:r>
      <w:proofErr w:type="spellEnd"/>
      <w:r w:rsidR="004857B7" w:rsidRPr="00C72695">
        <w:t>,</w:t>
      </w:r>
      <w:r w:rsidRPr="00C72695">
        <w:t xml:space="preserve"> </w:t>
      </w:r>
      <w:r w:rsidR="004857B7" w:rsidRPr="00C72695">
        <w:t xml:space="preserve">when </w:t>
      </w:r>
      <w:r w:rsidRPr="00C72695">
        <w:t xml:space="preserve">the area </w:t>
      </w:r>
      <w:r w:rsidR="00587BD5" w:rsidRPr="00C72695">
        <w:t xml:space="preserve">has been </w:t>
      </w:r>
      <w:r w:rsidR="004857B7" w:rsidRPr="00C72695">
        <w:t xml:space="preserve">selected for </w:t>
      </w:r>
      <w:r w:rsidRPr="00C72695">
        <w:t>display by the ECDIS in order to avoid leaving that portion of the display blank</w:t>
      </w:r>
      <w:r w:rsidR="00587BD5" w:rsidRPr="00C72695">
        <w:t>.</w:t>
      </w:r>
      <w:r w:rsidR="0017170A" w:rsidRPr="00C72695">
        <w:t xml:space="preserve"> These </w:t>
      </w:r>
      <w:r w:rsidR="00587BD5" w:rsidRPr="00C72695">
        <w:t xml:space="preserve">Data Coverage areas </w:t>
      </w:r>
      <w:r w:rsidR="0017170A" w:rsidRPr="00C72695">
        <w:t xml:space="preserve">are those </w:t>
      </w:r>
      <w:r w:rsidR="00587BD5" w:rsidRPr="00C72695">
        <w:t xml:space="preserve">selected after stage 3.b </w:t>
      </w:r>
      <w:r w:rsidR="00C72695">
        <w:t xml:space="preserve">is reached </w:t>
      </w:r>
      <w:r w:rsidR="00587BD5" w:rsidRPr="00C72695">
        <w:t xml:space="preserve">in the </w:t>
      </w:r>
      <w:proofErr w:type="spellStart"/>
      <w:r w:rsidR="00587BD5" w:rsidRPr="00C72695">
        <w:t>SelectDataCoverages</w:t>
      </w:r>
      <w:proofErr w:type="spellEnd"/>
      <w:r w:rsidR="00587BD5" w:rsidRPr="00C72695">
        <w:t xml:space="preserve"> function</w:t>
      </w:r>
      <w:r w:rsidR="00E567B0" w:rsidRPr="00C72695">
        <w:rPr>
          <w:bCs/>
          <w:iCs/>
        </w:rPr>
        <w:t xml:space="preserve"> in </w:t>
      </w:r>
      <w:r w:rsidR="00E567B0" w:rsidRPr="00C72695">
        <w:rPr>
          <w:bCs/>
          <w:iCs/>
          <w:sz w:val="22"/>
          <w:szCs w:val="22"/>
        </w:rPr>
        <w:fldChar w:fldCharType="begin"/>
      </w:r>
      <w:r w:rsidR="00E567B0" w:rsidRPr="00C72695">
        <w:rPr>
          <w:bCs/>
          <w:iCs/>
          <w:sz w:val="22"/>
          <w:szCs w:val="22"/>
        </w:rPr>
        <w:instrText xml:space="preserve"> REF _Ref188629910 \h  \* MERGEFORMAT </w:instrText>
      </w:r>
      <w:r w:rsidR="00E567B0" w:rsidRPr="00C72695">
        <w:rPr>
          <w:bCs/>
          <w:iCs/>
          <w:sz w:val="22"/>
          <w:szCs w:val="22"/>
        </w:rPr>
      </w:r>
      <w:r w:rsidR="00E567B0" w:rsidRPr="00C72695">
        <w:rPr>
          <w:bCs/>
          <w:iCs/>
          <w:sz w:val="22"/>
          <w:szCs w:val="22"/>
        </w:rPr>
        <w:fldChar w:fldCharType="separate"/>
      </w:r>
      <w:r w:rsidR="00E567B0" w:rsidRPr="00C72695">
        <w:rPr>
          <w:szCs w:val="22"/>
        </w:rPr>
        <w:t xml:space="preserve">Appendix E – </w:t>
      </w:r>
      <w:r w:rsidR="00E567B0" w:rsidRPr="00C72695">
        <w:rPr>
          <w:szCs w:val="22"/>
          <w:lang w:val="en-US"/>
        </w:rPr>
        <w:t>Dataset Loading and Display (Rendering) Algorithms</w:t>
      </w:r>
      <w:r w:rsidR="00E567B0" w:rsidRPr="00C72695">
        <w:rPr>
          <w:bCs/>
          <w:iCs/>
          <w:sz w:val="22"/>
          <w:szCs w:val="22"/>
        </w:rPr>
        <w:fldChar w:fldCharType="end"/>
      </w:r>
      <w:r w:rsidR="0017170A">
        <w:t>.</w:t>
      </w:r>
      <w:del w:id="704" w:author="Grant, David M (52400) CIV USN NIWC ATLANTIC VA (USA)" w:date="2025-02-24T13:44:00Z" w16du:dateUtc="2025-02-24T18:44:00Z">
        <w:r w:rsidR="00587BD5" w:rsidRPr="00587BD5" w:rsidDel="00D2161E">
          <w:delText>.</w:delText>
        </w:r>
      </w:del>
    </w:p>
    <w:p w14:paraId="1DF9F2C0" w14:textId="1916396E" w:rsidR="002A10D2" w:rsidRPr="00450770" w:rsidRDefault="0017170A" w:rsidP="00632E3E">
      <w:pPr>
        <w:spacing w:after="120" w:line="240" w:lineRule="auto"/>
        <w:jc w:val="both"/>
      </w:pPr>
      <w:r>
        <w:t>For example</w:t>
      </w:r>
      <w:commentRangeStart w:id="705"/>
      <w:r>
        <w:t xml:space="preserve">, </w:t>
      </w:r>
      <w:del w:id="706" w:author="Jonathan Pritchard" w:date="2025-03-13T16:57:00Z" w16du:dateUtc="2025-03-13T16:57:00Z">
        <w:r w:rsidR="002A10D2" w:rsidRPr="00450770" w:rsidDel="009C0BE1">
          <w:delText>A</w:delText>
        </w:r>
      </w:del>
      <w:ins w:id="707" w:author="Jonathan Pritchard" w:date="2025-03-13T16:57:00Z" w16du:dateUtc="2025-03-13T16:57:00Z">
        <w:r w:rsidR="009C0BE1">
          <w:t>a</w:t>
        </w:r>
      </w:ins>
      <w:r>
        <w:t xml:space="preserve">n </w:t>
      </w:r>
      <w:commentRangeEnd w:id="705"/>
      <w:r w:rsidR="00256456">
        <w:rPr>
          <w:rStyle w:val="CommentReference"/>
        </w:rPr>
        <w:commentReference w:id="705"/>
      </w:r>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4D512A48"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1</w:t>
      </w:r>
      <w:r w:rsidRPr="00450770">
        <w:t>.</w:t>
      </w:r>
      <w:r w:rsidR="0042425D" w:rsidRPr="00450770">
        <w:t xml:space="preserve"> </w:t>
      </w:r>
    </w:p>
    <w:p w14:paraId="7876EC88" w14:textId="5164C4E1" w:rsidR="00E567B0" w:rsidRDefault="00B17B0C" w:rsidP="00E567B0">
      <w:pPr>
        <w:keepNext/>
        <w:spacing w:line="240" w:lineRule="auto"/>
        <w:jc w:val="center"/>
      </w:pPr>
      <w:bookmarkStart w:id="708" w:name="_Ref45642442"/>
      <w:r w:rsidRPr="00B17B0C">
        <w:t xml:space="preserve"> </w:t>
      </w:r>
      <w:r>
        <w:rPr>
          <w:noProof/>
        </w:rPr>
        <w:drawing>
          <wp:inline distT="0" distB="0" distL="0" distR="0" wp14:anchorId="481B2C6A" wp14:editId="3D852FD5">
            <wp:extent cx="4754880" cy="2430780"/>
            <wp:effectExtent l="0" t="0" r="7620" b="7620"/>
            <wp:docPr id="2099229906"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2430780"/>
                    </a:xfrm>
                    <a:prstGeom prst="rect">
                      <a:avLst/>
                    </a:prstGeom>
                    <a:noFill/>
                    <a:ln>
                      <a:noFill/>
                    </a:ln>
                  </pic:spPr>
                </pic:pic>
              </a:graphicData>
            </a:graphic>
          </wp:inline>
        </w:drawing>
      </w:r>
    </w:p>
    <w:p w14:paraId="2C38D67B" w14:textId="63C55056" w:rsidR="00117C0F" w:rsidRPr="002D7DEE" w:rsidRDefault="00E567B0" w:rsidP="002D7DEE">
      <w:pPr>
        <w:pStyle w:val="Caption"/>
        <w:jc w:val="center"/>
        <w:rPr>
          <w:highlight w:val="yellow"/>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2D1873">
        <w:t>Illustration of overscale display</w:t>
      </w:r>
    </w:p>
    <w:bookmarkEnd w:id="708"/>
    <w:p w14:paraId="480C389F" w14:textId="0AE27F8B" w:rsidR="008D10ED" w:rsidRPr="002C3AE5" w:rsidRDefault="008D10ED" w:rsidP="00AA1762">
      <w:pPr>
        <w:spacing w:after="120" w:line="240" w:lineRule="auto"/>
        <w:jc w:val="both"/>
      </w:pPr>
      <w:r w:rsidRPr="002C3AE5">
        <w:t xml:space="preserve">In this context, </w:t>
      </w:r>
      <w:commentRangeStart w:id="709"/>
      <w:r w:rsidRPr="002C3AE5">
        <w:t xml:space="preserve">"grossly enlarged" and "grossly overscale" </w:t>
      </w:r>
      <w:commentRangeEnd w:id="709"/>
      <w:r w:rsidR="00C838A2">
        <w:rPr>
          <w:rStyle w:val="CommentReference"/>
        </w:rPr>
        <w:commentReference w:id="709"/>
      </w:r>
      <w:r w:rsidRPr="002C3AE5">
        <w:t xml:space="preserve">should be taken to mean that the display scale is enlarged/overscale with respect to the </w:t>
      </w:r>
      <w:proofErr w:type="spellStart"/>
      <w:r w:rsidRPr="00FB64A7">
        <w:rPr>
          <w:b/>
          <w:bCs/>
          <w:i/>
          <w:iCs/>
          <w:rPrChange w:id="710" w:author="Jonathan Pritchard" w:date="2025-03-07T16:28:00Z" w16du:dateUtc="2025-03-07T16:28:00Z">
            <w:rPr>
              <w:i/>
              <w:iCs/>
            </w:rPr>
          </w:rPrChange>
        </w:rPr>
        <w:t>maximumDisplayScale</w:t>
      </w:r>
      <w:proofErr w:type="spellEnd"/>
      <w:r w:rsidRPr="002C3AE5">
        <w:t xml:space="preserve">. For example, at the left edge of  the display scale of 1/12,500 is larger than the </w:t>
      </w:r>
      <w:proofErr w:type="spellStart"/>
      <w:r w:rsidRPr="00FB64A7">
        <w:rPr>
          <w:b/>
          <w:bCs/>
          <w:i/>
          <w:iCs/>
          <w:rPrChange w:id="711" w:author="Jonathan Pritchard" w:date="2025-03-07T16:28:00Z" w16du:dateUtc="2025-03-07T16:28:00Z">
            <w:rPr>
              <w:i/>
              <w:iCs/>
            </w:rPr>
          </w:rPrChange>
        </w:rPr>
        <w:t>maximumDisplayScale</w:t>
      </w:r>
      <w:proofErr w:type="spellEnd"/>
      <w:r w:rsidRPr="002C3AE5">
        <w:t xml:space="preserve"> of 1/50,000, and so the overscale pattern is required.</w:t>
      </w:r>
    </w:p>
    <w:p w14:paraId="0A578FEC" w14:textId="0ACDA125" w:rsidR="00A36BF3" w:rsidRPr="002C3AE5" w:rsidRDefault="002A10D2" w:rsidP="00AA1762">
      <w:pPr>
        <w:spacing w:after="120" w:line="240" w:lineRule="auto"/>
        <w:jc w:val="both"/>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r w:rsidR="00F20069">
        <w:t xml:space="preserve"> only</w:t>
      </w:r>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r w:rsidR="008972A2" w:rsidRPr="002C3AE5">
        <w:t xml:space="preserve"> </w:t>
      </w:r>
    </w:p>
    <w:p w14:paraId="485851D7" w14:textId="0FB9BF08" w:rsidR="002A10D2" w:rsidRPr="00D76083" w:rsidRDefault="002A10D2" w:rsidP="00AA1762">
      <w:pPr>
        <w:spacing w:after="120" w:line="240" w:lineRule="auto"/>
        <w:jc w:val="both"/>
      </w:pPr>
      <w:r w:rsidRPr="002D7DEE">
        <w:t xml:space="preserve">For example if the display scale </w:t>
      </w:r>
      <w:r w:rsidR="00513917" w:rsidRPr="002D7DEE">
        <w:t>(MSVS) 1:3,500 is selected,</w:t>
      </w:r>
      <w:r w:rsidRPr="002D7DEE">
        <w:t xml:space="preserve"> the area of </w:t>
      </w:r>
      <w:proofErr w:type="spellStart"/>
      <w:r w:rsidR="009A279C" w:rsidRPr="00FB64A7">
        <w:rPr>
          <w:b/>
          <w:bCs/>
          <w:i/>
          <w:iCs/>
          <w:rPrChange w:id="712" w:author="Jonathan Pritchard" w:date="2025-03-07T16:28:00Z" w16du:dateUtc="2025-03-07T16:28:00Z">
            <w:rPr>
              <w:i/>
              <w:iCs/>
            </w:rPr>
          </w:rPrChange>
        </w:rPr>
        <w:t>optimum</w:t>
      </w:r>
      <w:r w:rsidR="00117C0F" w:rsidRPr="00FB64A7">
        <w:rPr>
          <w:b/>
          <w:bCs/>
          <w:i/>
          <w:iCs/>
          <w:rPrChange w:id="713" w:author="Jonathan Pritchard" w:date="2025-03-07T16:28:00Z" w16du:dateUtc="2025-03-07T16:28:00Z">
            <w:rPr>
              <w:i/>
              <w:iCs/>
            </w:rPr>
          </w:rPrChange>
        </w:rPr>
        <w:t>D</w:t>
      </w:r>
      <w:r w:rsidR="009A279C" w:rsidRPr="00FB64A7">
        <w:rPr>
          <w:b/>
          <w:bCs/>
          <w:i/>
          <w:iCs/>
          <w:rPrChange w:id="714" w:author="Jonathan Pritchard" w:date="2025-03-07T16:28:00Z" w16du:dateUtc="2025-03-07T16:28:00Z">
            <w:rPr>
              <w:i/>
              <w:iCs/>
            </w:rPr>
          </w:rPrChange>
        </w:rPr>
        <w:t>isplay</w:t>
      </w:r>
      <w:r w:rsidR="00117C0F" w:rsidRPr="00FB64A7">
        <w:rPr>
          <w:b/>
          <w:bCs/>
          <w:i/>
          <w:iCs/>
          <w:rPrChange w:id="715" w:author="Jonathan Pritchard" w:date="2025-03-07T16:28:00Z" w16du:dateUtc="2025-03-07T16:28:00Z">
            <w:rPr>
              <w:i/>
              <w:iCs/>
            </w:rPr>
          </w:rPrChange>
        </w:rPr>
        <w:t>S</w:t>
      </w:r>
      <w:r w:rsidR="009A279C" w:rsidRPr="00FB64A7">
        <w:rPr>
          <w:b/>
          <w:bCs/>
          <w:i/>
          <w:iCs/>
          <w:rPrChange w:id="716" w:author="Jonathan Pritchard" w:date="2025-03-07T16:28:00Z" w16du:dateUtc="2025-03-07T16:28:00Z">
            <w:rPr>
              <w:i/>
              <w:iCs/>
            </w:rPr>
          </w:rPrChange>
        </w:rPr>
        <w:t>cale</w:t>
      </w:r>
      <w:proofErr w:type="spellEnd"/>
      <w:r w:rsidR="009A279C" w:rsidRPr="002D7DEE" w:rsidDel="009A279C">
        <w:t xml:space="preserve"> </w:t>
      </w:r>
      <w:r w:rsidRPr="002D7DEE">
        <w:t>1</w:t>
      </w:r>
      <w:r w:rsidR="00513917" w:rsidRPr="002D7DEE">
        <w:t>:</w:t>
      </w:r>
      <w:r w:rsidRPr="002D7DEE">
        <w:t>12,500 would have an overscale indication of X 3.6 but would have no OVERSC01</w:t>
      </w:r>
      <w:r w:rsidR="00214FE6" w:rsidRPr="002D7DEE">
        <w:t xml:space="preserve"> area fill</w:t>
      </w:r>
      <w:r w:rsidRPr="002D7DEE">
        <w:t>.</w:t>
      </w:r>
    </w:p>
    <w:p w14:paraId="72BD321A" w14:textId="2C827F5A" w:rsidR="002A10D2" w:rsidRPr="00450770" w:rsidRDefault="002A10D2" w:rsidP="00C8687E">
      <w:pPr>
        <w:pStyle w:val="Heading3"/>
      </w:pPr>
      <w:bookmarkStart w:id="717" w:name="_Ref49483424"/>
      <w:bookmarkStart w:id="718" w:name="_Toc188968577"/>
      <w:r w:rsidRPr="00450770">
        <w:lastRenderedPageBreak/>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717"/>
      <w:bookmarkEnd w:id="718"/>
    </w:p>
    <w:p w14:paraId="5AFF2DFD" w14:textId="307D944A" w:rsidR="00A36BF3" w:rsidRPr="00450770" w:rsidRDefault="002A10D2" w:rsidP="00AA1762">
      <w:pPr>
        <w:spacing w:after="120" w:line="240" w:lineRule="auto"/>
        <w:jc w:val="both"/>
      </w:pPr>
      <w:r w:rsidRPr="002D7DEE">
        <w:t>As the mariner</w:t>
      </w:r>
      <w:r w:rsidR="00FD24F2" w:rsidRPr="002D7DEE">
        <w:t>’</w:t>
      </w:r>
      <w:r w:rsidRPr="002D7DEE">
        <w:t xml:space="preserve">s display window moves and begins to cover an </w:t>
      </w:r>
      <w:r w:rsidRPr="00BC6E03">
        <w:rPr>
          <w:highlight w:val="yellow"/>
          <w:rPrChange w:id="719" w:author="Jonathan Pritchard" w:date="2025-03-12T09:24:00Z" w16du:dateUtc="2025-03-12T09:24:00Z">
            <w:rPr/>
          </w:rPrChange>
        </w:rPr>
        <w:t>ENC</w:t>
      </w:r>
      <w:r w:rsidRPr="002D7DEE">
        <w:t xml:space="preserve"> that is of a larger </w:t>
      </w:r>
      <w:proofErr w:type="spellStart"/>
      <w:r w:rsidR="009A279C" w:rsidRPr="002D7DEE">
        <w:rPr>
          <w:b/>
          <w:bCs/>
          <w:i/>
          <w:iCs/>
        </w:rPr>
        <w:t>optimumDisplayScale</w:t>
      </w:r>
      <w:proofErr w:type="spellEnd"/>
      <w:r w:rsidRPr="002D7DEE">
        <w:t>, the ECDIS must indicate</w:t>
      </w:r>
      <w:r w:rsidR="00A36BF3" w:rsidRPr="002D7DEE">
        <w:t xml:space="preserve"> when the ship’s position enters the larger scale </w:t>
      </w:r>
      <w:r w:rsidR="00A36BF3" w:rsidRPr="00BC6E03">
        <w:rPr>
          <w:highlight w:val="yellow"/>
          <w:rPrChange w:id="720" w:author="Jonathan Pritchard" w:date="2025-03-12T09:24:00Z" w16du:dateUtc="2025-03-12T09:24:00Z">
            <w:rPr/>
          </w:rPrChange>
        </w:rPr>
        <w:t>ENC</w:t>
      </w:r>
      <w:r w:rsidR="00A36BF3" w:rsidRPr="002D7DEE">
        <w:t xml:space="preserve">, as required by </w:t>
      </w:r>
      <w:del w:id="721" w:author="Jonathan Pritchard" w:date="2025-03-10T07:42:00Z" w16du:dateUtc="2025-03-10T07:42:00Z">
        <w:r w:rsidR="00A36BF3" w:rsidRPr="002D7DEE" w:rsidDel="0056040E">
          <w:delText>MSC.530(106)</w:delText>
        </w:r>
      </w:del>
      <w:ins w:id="722" w:author="Jonathan Pritchard" w:date="2025-03-10T07:42:00Z" w16du:dateUtc="2025-03-10T07:42:00Z">
        <w:r w:rsidR="0056040E">
          <w:t>MSC.530(106)/</w:t>
        </w:r>
      </w:ins>
      <w:ins w:id="723" w:author="Jonathan Pritchard" w:date="2025-03-10T07:45:00Z" w16du:dateUtc="2025-03-10T07:45:00Z">
        <w:r w:rsidR="0056040E">
          <w:t>Rev</w:t>
        </w:r>
      </w:ins>
      <w:ins w:id="724" w:author="Jonathan Pritchard" w:date="2025-03-10T07:42:00Z" w16du:dateUtc="2025-03-10T07:42:00Z">
        <w:r w:rsidR="0056040E">
          <w:t>.1</w:t>
        </w:r>
      </w:ins>
      <w:r w:rsidR="00A36BF3" w:rsidRPr="002D7DEE">
        <w:t xml:space="preserve"> 6.1.2.</w:t>
      </w: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DB7CFE">
      <w:pPr>
        <w:pStyle w:val="Heading2"/>
      </w:pPr>
      <w:bookmarkStart w:id="725" w:name="_Ref49376543"/>
      <w:bookmarkStart w:id="726" w:name="_Toc188968578"/>
      <w:r w:rsidRPr="00450770">
        <w:t>Graphical indexes</w:t>
      </w:r>
      <w:bookmarkEnd w:id="725"/>
      <w:bookmarkEnd w:id="726"/>
    </w:p>
    <w:p w14:paraId="704627B5" w14:textId="1C88F51F" w:rsidR="00910895" w:rsidRPr="00450770" w:rsidRDefault="002A10D2" w:rsidP="00C8687E">
      <w:pPr>
        <w:pStyle w:val="Heading3"/>
      </w:pPr>
      <w:bookmarkStart w:id="727" w:name="_Ref45727559"/>
      <w:bookmarkStart w:id="728" w:name="_Toc188968579"/>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727"/>
      <w:bookmarkEnd w:id="728"/>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3B0383E9" w14:textId="764BF854" w:rsidR="004F0771" w:rsidRPr="00B77A92" w:rsidRDefault="004F0771" w:rsidP="00AA1762">
      <w:pPr>
        <w:spacing w:after="120" w:line="240" w:lineRule="auto"/>
        <w:jc w:val="both"/>
      </w:pPr>
      <w:r>
        <w:t>Additionally:</w:t>
      </w:r>
    </w:p>
    <w:p w14:paraId="58B07EC9" w14:textId="12429F1F" w:rsidR="00A36BF3" w:rsidRDefault="00A4022E" w:rsidP="00A36BF3">
      <w:pPr>
        <w:pStyle w:val="ListParagraph"/>
        <w:numPr>
          <w:ilvl w:val="0"/>
          <w:numId w:val="157"/>
        </w:numPr>
        <w:spacing w:after="120" w:line="240" w:lineRule="auto"/>
        <w:jc w:val="both"/>
      </w:pPr>
      <w:r w:rsidRPr="003E1DDE">
        <w:rPr>
          <w:highlight w:val="yellow"/>
          <w:rPrChange w:id="729" w:author="Jonathan Pritchard" w:date="2025-03-12T09:34:00Z" w16du:dateUtc="2025-03-12T09:34:00Z">
            <w:rPr/>
          </w:rPrChange>
        </w:rPr>
        <w:fldChar w:fldCharType="begin"/>
      </w:r>
      <w:r w:rsidRPr="003E1DDE">
        <w:rPr>
          <w:highlight w:val="yellow"/>
          <w:rPrChange w:id="730" w:author="Jonathan Pritchard" w:date="2025-03-12T09:34:00Z" w16du:dateUtc="2025-03-12T09:34:00Z">
            <w:rPr/>
          </w:rPrChange>
        </w:rPr>
        <w:instrText xml:space="preserve"> REF _Ref179768848 \r \h </w:instrText>
      </w:r>
      <w:r w:rsidR="003E1DDE">
        <w:rPr>
          <w:highlight w:val="yellow"/>
        </w:rPr>
        <w:instrText xml:space="preserve"> \* MERGEFORMAT </w:instrText>
      </w:r>
      <w:r w:rsidRPr="003C14B2">
        <w:rPr>
          <w:highlight w:val="yellow"/>
        </w:rPr>
      </w:r>
      <w:r w:rsidRPr="003E1DDE">
        <w:rPr>
          <w:highlight w:val="yellow"/>
          <w:rPrChange w:id="731" w:author="Jonathan Pritchard" w:date="2025-03-12T09:34:00Z" w16du:dateUtc="2025-03-12T09:34:00Z">
            <w:rPr/>
          </w:rPrChange>
        </w:rPr>
        <w:fldChar w:fldCharType="separate"/>
      </w:r>
      <w:ins w:id="732" w:author="Jonathan Pritchard" w:date="2025-03-10T07:44:00Z" w16du:dateUtc="2025-03-10T07:44:00Z">
        <w:r w:rsidR="0056040E" w:rsidRPr="003E1DDE">
          <w:rPr>
            <w:highlight w:val="yellow"/>
            <w:rPrChange w:id="733" w:author="Jonathan Pritchard" w:date="2025-03-12T09:34:00Z" w16du:dateUtc="2025-03-12T09:34:00Z">
              <w:rPr/>
            </w:rPrChange>
          </w:rPr>
          <w:t>9.1.1</w:t>
        </w:r>
      </w:ins>
      <w:del w:id="734" w:author="Jonathan Pritchard" w:date="2025-03-10T07:44:00Z" w16du:dateUtc="2025-03-10T07:44:00Z">
        <w:r w:rsidR="000553AC" w:rsidRPr="003E1DDE" w:rsidDel="0056040E">
          <w:rPr>
            <w:highlight w:val="yellow"/>
            <w:rPrChange w:id="735" w:author="Jonathan Pritchard" w:date="2025-03-12T09:34:00Z" w16du:dateUtc="2025-03-12T09:34:00Z">
              <w:rPr/>
            </w:rPrChange>
          </w:rPr>
          <w:delText>C-12.1.1</w:delText>
        </w:r>
      </w:del>
      <w:r w:rsidRPr="003E1DDE">
        <w:rPr>
          <w:highlight w:val="yellow"/>
          <w:rPrChange w:id="736" w:author="Jonathan Pritchard" w:date="2025-03-12T09:34:00Z" w16du:dateUtc="2025-03-12T09:34:00Z">
            <w:rPr/>
          </w:rPrChange>
        </w:rPr>
        <w:fldChar w:fldCharType="end"/>
      </w:r>
      <w:r w:rsidR="004F0771" w:rsidRPr="003E1DDE">
        <w:rPr>
          <w:highlight w:val="yellow"/>
          <w:rPrChange w:id="737" w:author="Jonathan Pritchard" w:date="2025-03-12T09:34:00Z" w16du:dateUtc="2025-03-12T09:34:00Z">
            <w:rPr/>
          </w:rPrChange>
        </w:rPr>
        <w:t xml:space="preserve"> </w:t>
      </w:r>
      <w:r w:rsidR="00D66CA5" w:rsidRPr="003E1DDE">
        <w:rPr>
          <w:highlight w:val="yellow"/>
          <w:rPrChange w:id="738" w:author="Jonathan Pritchard" w:date="2025-03-12T09:34:00Z" w16du:dateUtc="2025-03-12T09:34:00Z">
            <w:rPr/>
          </w:rPrChange>
        </w:rPr>
        <w:t xml:space="preserve">ENC </w:t>
      </w:r>
      <w:r w:rsidR="00A2747F" w:rsidRPr="003E1DDE">
        <w:rPr>
          <w:highlight w:val="yellow"/>
          <w:rPrChange w:id="739" w:author="Jonathan Pritchard" w:date="2025-03-12T09:34:00Z" w16du:dateUtc="2025-03-12T09:34:00Z">
            <w:rPr/>
          </w:rPrChange>
        </w:rPr>
        <w:t>D</w:t>
      </w:r>
      <w:r w:rsidR="00A2747F" w:rsidRPr="00B77A92">
        <w:t xml:space="preserve">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5E22D90B" w:rsidR="00A36BF3" w:rsidRDefault="00A36BF3" w:rsidP="00A36BF3">
      <w:pPr>
        <w:pStyle w:val="ListParagraph"/>
        <w:numPr>
          <w:ilvl w:val="0"/>
          <w:numId w:val="157"/>
        </w:numPr>
        <w:spacing w:after="120" w:line="240" w:lineRule="auto"/>
        <w:jc w:val="both"/>
      </w:pPr>
      <w:r>
        <w:t>I</w:t>
      </w:r>
      <w:r w:rsidR="00D66CA5" w:rsidRPr="00B77A92">
        <w:t xml:space="preserve">nstalled </w:t>
      </w:r>
      <w:r w:rsidR="00C46349" w:rsidRPr="00450770">
        <w:t xml:space="preserve">S-128 </w:t>
      </w:r>
      <w:r w:rsidR="00D66CA5" w:rsidRPr="00450770">
        <w:t>datasets</w:t>
      </w:r>
    </w:p>
    <w:p w14:paraId="1D072915" w14:textId="13EFD08C" w:rsidR="003937A2" w:rsidRPr="00D76083" w:rsidRDefault="004F0771" w:rsidP="002D7DEE">
      <w:pPr>
        <w:spacing w:after="120" w:line="240" w:lineRule="auto"/>
        <w:jc w:val="both"/>
      </w:pPr>
      <w:r>
        <w:t xml:space="preserve">(data which may be available, but which is not installed) </w:t>
      </w:r>
      <w:r w:rsidR="00A36BF3">
        <w:t>m</w:t>
      </w:r>
      <w:r w:rsidR="00AF6AD6" w:rsidRPr="00B77A92">
        <w:t>ay</w:t>
      </w:r>
      <w:r w:rsidR="00D66CA5" w:rsidRPr="00450770">
        <w:t xml:space="preserve"> </w:t>
      </w:r>
      <w:r w:rsidR="00A2747F" w:rsidRPr="00B77A92">
        <w:t>be used</w:t>
      </w:r>
      <w:r w:rsidR="00F65057" w:rsidRPr="00B812CA">
        <w:t xml:space="preserve"> </w:t>
      </w:r>
      <w:r w:rsidR="00A36BF3">
        <w:t xml:space="preserve">to generate ENC graphical index </w:t>
      </w:r>
      <w:r w:rsidR="00D66CA5" w:rsidRPr="00B812CA">
        <w:t xml:space="preserve">as long as the graphical </w:t>
      </w:r>
      <w:r w:rsidR="00D66CA5" w:rsidRPr="00D76083">
        <w:t xml:space="preserve">index </w:t>
      </w:r>
      <w:r w:rsidR="00F65057" w:rsidRPr="00D76083">
        <w:t>distinguish</w:t>
      </w:r>
      <w:r w:rsidR="00D66CA5" w:rsidRPr="00D76083">
        <w:t>es them</w:t>
      </w:r>
      <w:r w:rsidR="00F65057" w:rsidRPr="00D76083">
        <w:t xml:space="preserve"> from </w:t>
      </w:r>
      <w:r w:rsidR="00A36BF3" w:rsidRPr="00D76083">
        <w:t xml:space="preserve">the </w:t>
      </w:r>
      <w:r w:rsidR="00F65057" w:rsidRPr="00D76083">
        <w:t>data</w:t>
      </w:r>
      <w:r w:rsidR="00D66CA5" w:rsidRPr="00D76083">
        <w:t>sets</w:t>
      </w:r>
      <w:r w:rsidR="00F65057" w:rsidRPr="00D76083">
        <w:t xml:space="preserve"> installed on the system</w:t>
      </w:r>
      <w:r w:rsidR="00D66CA5" w:rsidRPr="00D76083">
        <w:t>.</w:t>
      </w:r>
      <w:r w:rsidR="00A36BF3" w:rsidRPr="00D76083">
        <w:t xml:space="preserve"> </w:t>
      </w:r>
      <w:r w:rsidR="003937A2" w:rsidRPr="00D76083">
        <w:t xml:space="preserve">The description of dataset extents in </w:t>
      </w:r>
      <w:r w:rsidR="00A36BF3" w:rsidRPr="00D76083">
        <w:t xml:space="preserve">S-101 </w:t>
      </w:r>
      <w:r w:rsidR="003937A2" w:rsidRPr="00D76083">
        <w:t xml:space="preserve">ENC discovery metadata in exchange catalogue files uses a fixed format, described </w:t>
      </w:r>
      <w:r w:rsidR="003937A2" w:rsidRPr="00A74A4F">
        <w:t xml:space="preserve">in Appendix </w:t>
      </w:r>
      <w:ins w:id="740" w:author="Jonathan Pritchard" w:date="2025-03-10T07:59:00Z" w16du:dateUtc="2025-03-10T07:59:00Z">
        <w:r w:rsidR="00A74A4F" w:rsidRPr="00A74A4F">
          <w:rPr>
            <w:rPrChange w:id="741" w:author="Jonathan Pritchard" w:date="2025-03-10T07:59:00Z" w16du:dateUtc="2025-03-10T07:59:00Z">
              <w:rPr>
                <w:highlight w:val="yellow"/>
              </w:rPr>
            </w:rPrChange>
          </w:rPr>
          <w:t>F</w:t>
        </w:r>
      </w:ins>
      <w:del w:id="742" w:author="Jonathan Pritchard" w:date="2025-03-10T07:59:00Z" w16du:dateUtc="2025-03-10T07:59:00Z">
        <w:r w:rsidR="00EC17AE" w:rsidRPr="00A74A4F" w:rsidDel="00A74A4F">
          <w:delText>C-8</w:delText>
        </w:r>
      </w:del>
      <w:r w:rsidR="003937A2" w:rsidRPr="00A74A4F">
        <w:t>.</w:t>
      </w:r>
    </w:p>
    <w:p w14:paraId="7B7C4C8E" w14:textId="6394BF5B" w:rsidR="00A36BF3" w:rsidRPr="00450770" w:rsidRDefault="00A36BF3">
      <w:pPr>
        <w:spacing w:after="120" w:line="240" w:lineRule="auto"/>
      </w:pPr>
      <w:r w:rsidRPr="00D76083">
        <w:t>It must be possible to individually select the display of installed S-57 and S-101 ENCs in the graphical index. The display of each data product must be differentiated.</w:t>
      </w:r>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pPr>
      <w:bookmarkStart w:id="743" w:name="_Ref45727563"/>
      <w:bookmarkStart w:id="744" w:name="_Toc188968580"/>
      <w:r w:rsidRPr="00450770">
        <w:t>Graphical indexes of other S-100 products</w:t>
      </w:r>
      <w:bookmarkEnd w:id="743"/>
      <w:bookmarkEnd w:id="744"/>
    </w:p>
    <w:p w14:paraId="68FD5F3A" w14:textId="58BC70D5" w:rsidR="00377E3F" w:rsidRPr="00E567B0" w:rsidRDefault="00A4022E" w:rsidP="002D7DEE">
      <w:pPr>
        <w:rPr>
          <w:strike/>
        </w:rPr>
      </w:pPr>
      <w:r w:rsidRPr="00E567B0">
        <w:t xml:space="preserve">The ECDIS must additionally implement a capability for displaying graphical indexes of S-102 and S-104 data products, and </w:t>
      </w:r>
      <w:r w:rsidR="00AF63FF" w:rsidRPr="00E567B0">
        <w:t xml:space="preserve">may implement a graphical index of </w:t>
      </w:r>
      <w:r w:rsidRPr="00E567B0">
        <w:t xml:space="preserve">other </w:t>
      </w:r>
      <w:r w:rsidR="00AF63FF" w:rsidRPr="00E567B0">
        <w:t>non-ENC data products</w:t>
      </w:r>
    </w:p>
    <w:p w14:paraId="12298C92" w14:textId="1DC7E3B8" w:rsidR="00A4022E" w:rsidRDefault="00377E3F" w:rsidP="007B6A6F">
      <w:pPr>
        <w:spacing w:after="120" w:line="240" w:lineRule="auto"/>
        <w:jc w:val="both"/>
      </w:pPr>
      <w:r w:rsidRPr="00E567B0">
        <w:t>If the system displays graphical indexes for different products simultaneously</w:t>
      </w:r>
      <w:r w:rsidR="00A4022E" w:rsidRPr="00E567B0">
        <w:t xml:space="preserve"> it must be possible to individually select the display of each supported data product. The display of each supported dat</w:t>
      </w:r>
      <w:ins w:id="745" w:author="Grant, David M (52400) CIV USN NIWC ATLANTIC VA (USA)" w:date="2025-02-24T13:46:00Z" w16du:dateUtc="2025-02-24T18:46:00Z">
        <w:r w:rsidR="00F52FB0">
          <w:t>a</w:t>
        </w:r>
      </w:ins>
      <w:r w:rsidR="00A4022E" w:rsidRPr="00E567B0">
        <w:t xml:space="preserve"> product shall be graphically differentiated.</w:t>
      </w:r>
    </w:p>
    <w:p w14:paraId="22856E97" w14:textId="6B27E20D" w:rsidR="00910006" w:rsidRPr="00B77A92" w:rsidRDefault="00910006" w:rsidP="00DB7CFE">
      <w:pPr>
        <w:pStyle w:val="Heading2"/>
      </w:pPr>
      <w:bookmarkStart w:id="746" w:name="_Toc187673070"/>
      <w:bookmarkStart w:id="747" w:name="_Toc187673302"/>
      <w:bookmarkStart w:id="748" w:name="_Toc188368657"/>
      <w:bookmarkStart w:id="749" w:name="_Toc188621859"/>
      <w:bookmarkStart w:id="750" w:name="_Toc188950440"/>
      <w:bookmarkStart w:id="751" w:name="_Toc188968356"/>
      <w:bookmarkStart w:id="752" w:name="_Toc188968581"/>
      <w:bookmarkStart w:id="753" w:name="_Toc175130216"/>
      <w:bookmarkStart w:id="754" w:name="_Toc175130217"/>
      <w:bookmarkStart w:id="755" w:name="_Toc188968582"/>
      <w:bookmarkEnd w:id="746"/>
      <w:bookmarkEnd w:id="747"/>
      <w:bookmarkEnd w:id="748"/>
      <w:bookmarkEnd w:id="749"/>
      <w:bookmarkEnd w:id="750"/>
      <w:bookmarkEnd w:id="751"/>
      <w:bookmarkEnd w:id="752"/>
      <w:bookmarkEnd w:id="753"/>
      <w:bookmarkEnd w:id="754"/>
      <w:r w:rsidRPr="00B77A92">
        <w:t>Limits of data</w:t>
      </w:r>
      <w:bookmarkEnd w:id="755"/>
    </w:p>
    <w:p w14:paraId="1971E9CE" w14:textId="0B2AE818" w:rsidR="00115385" w:rsidRPr="00450770" w:rsidRDefault="007B18E6" w:rsidP="00115385">
      <w:pPr>
        <w:pStyle w:val="Heading3"/>
      </w:pPr>
      <w:bookmarkStart w:id="756" w:name="_Ref45730411"/>
      <w:bookmarkStart w:id="757" w:name="_Toc188968583"/>
      <w:r w:rsidRPr="00450770">
        <w:t xml:space="preserve">ENC </w:t>
      </w:r>
      <w:r w:rsidR="00115385" w:rsidRPr="00450770">
        <w:t>No data areas</w:t>
      </w:r>
      <w:bookmarkEnd w:id="756"/>
      <w:bookmarkEnd w:id="757"/>
    </w:p>
    <w:p w14:paraId="7C79065A" w14:textId="2BD46F45" w:rsidR="006577E0" w:rsidRPr="00D76083" w:rsidRDefault="006577E0" w:rsidP="00115385">
      <w:pPr>
        <w:spacing w:after="120" w:line="240" w:lineRule="auto"/>
        <w:jc w:val="both"/>
      </w:pPr>
      <w:commentRangeStart w:id="758"/>
      <w:r w:rsidRPr="00450770">
        <w:t xml:space="preserve">The ECDIS must fill any areas in which there is no </w:t>
      </w:r>
      <w:r w:rsidRPr="00D76083">
        <w:t xml:space="preserve">installed ENC coverage using area pattern NODATA03, using colour token NODTA. These areas are defined as no data areas. </w:t>
      </w:r>
      <w:commentRangeEnd w:id="758"/>
      <w:r w:rsidR="002E2B12">
        <w:rPr>
          <w:rStyle w:val="CommentReference"/>
        </w:rPr>
        <w:commentReference w:id="758"/>
      </w:r>
    </w:p>
    <w:p w14:paraId="5EE7E8E2" w14:textId="28E75E0B" w:rsidR="00115385" w:rsidRPr="00D76083" w:rsidRDefault="006577E0" w:rsidP="00115385">
      <w:pPr>
        <w:spacing w:after="120" w:line="240" w:lineRule="auto"/>
        <w:jc w:val="both"/>
      </w:pPr>
      <w:r w:rsidRPr="00D76083">
        <w:t>The</w:t>
      </w:r>
      <w:r w:rsidR="00115385" w:rsidRPr="00D76083">
        <w:t xml:space="preserve"> indication </w:t>
      </w:r>
      <w:r w:rsidR="00115385" w:rsidRPr="00D76083">
        <w:rPr>
          <w:b/>
          <w:bCs/>
        </w:rPr>
        <w:t>"</w:t>
      </w:r>
      <w:bookmarkStart w:id="759" w:name="_Hlk188952838"/>
      <w:r w:rsidR="00115385" w:rsidRPr="00D76083">
        <w:rPr>
          <w:b/>
          <w:bCs/>
          <w:i/>
          <w:iCs/>
        </w:rPr>
        <w:t xml:space="preserve">refer to </w:t>
      </w:r>
      <w:r w:rsidRPr="00D76083">
        <w:rPr>
          <w:b/>
          <w:bCs/>
          <w:i/>
          <w:iCs/>
        </w:rPr>
        <w:t>an</w:t>
      </w:r>
      <w:r w:rsidR="001A3949" w:rsidRPr="00D76083">
        <w:rPr>
          <w:b/>
          <w:bCs/>
          <w:i/>
          <w:iCs/>
        </w:rPr>
        <w:t xml:space="preserve"> (the)</w:t>
      </w:r>
      <w:r w:rsidR="00115385" w:rsidRPr="00D76083">
        <w:rPr>
          <w:b/>
          <w:bCs/>
          <w:i/>
          <w:iCs/>
        </w:rPr>
        <w:t xml:space="preserve"> official chart</w:t>
      </w:r>
      <w:r w:rsidR="00115385" w:rsidRPr="00D76083">
        <w:t xml:space="preserve">" </w:t>
      </w:r>
      <w:r w:rsidRPr="00D76083">
        <w:t xml:space="preserve">must </w:t>
      </w:r>
      <w:bookmarkEnd w:id="759"/>
      <w:r w:rsidRPr="00D76083">
        <w:t>be shown</w:t>
      </w:r>
      <w:r w:rsidR="00115385" w:rsidRPr="00D76083">
        <w:t xml:space="preserve"> if the display includes</w:t>
      </w:r>
      <w:r w:rsidRPr="00D76083">
        <w:t xml:space="preserve"> areas in which there are</w:t>
      </w:r>
      <w:r w:rsidR="00115385" w:rsidRPr="00D76083">
        <w:t xml:space="preserve"> waters </w:t>
      </w:r>
      <w:r w:rsidRPr="00D76083">
        <w:t>with</w:t>
      </w:r>
      <w:r w:rsidR="00115385" w:rsidRPr="00D76083">
        <w:t xml:space="preserve"> no ENCs </w:t>
      </w:r>
      <w:r w:rsidRPr="00D76083">
        <w:t>installed</w:t>
      </w:r>
      <w:ins w:id="760" w:author="Jonathan Pritchard" w:date="2025-03-25T05:44:00Z" w16du:dateUtc="2025-03-25T04:44:00Z">
        <w:r w:rsidR="004A6E2D">
          <w:t>.</w:t>
        </w:r>
      </w:ins>
      <w:r w:rsidR="001A3949" w:rsidRPr="00D76083">
        <w:t xml:space="preserve"> </w:t>
      </w:r>
      <w:commentRangeStart w:id="761"/>
      <w:r w:rsidR="001A3949" w:rsidRPr="004A6E2D">
        <w:rPr>
          <w:i/>
          <w:iCs/>
          <w:strike/>
          <w:rPrChange w:id="762" w:author="Jonathan Pritchard" w:date="2025-03-25T05:44:00Z" w16du:dateUtc="2025-03-25T04:44:00Z">
            <w:rPr>
              <w:i/>
              <w:iCs/>
            </w:rPr>
          </w:rPrChange>
        </w:rPr>
        <w:t>(harmonise with S-52 (“exists”))</w:t>
      </w:r>
      <w:commentRangeEnd w:id="761"/>
      <w:r w:rsidR="00777775" w:rsidRPr="004A6E2D">
        <w:rPr>
          <w:rStyle w:val="CommentReference"/>
          <w:strike/>
          <w:rPrChange w:id="763" w:author="Jonathan Pritchard" w:date="2025-03-25T05:44:00Z" w16du:dateUtc="2025-03-25T04:44:00Z">
            <w:rPr>
              <w:rStyle w:val="CommentReference"/>
            </w:rPr>
          </w:rPrChange>
        </w:rPr>
        <w:commentReference w:id="761"/>
      </w:r>
      <w:r w:rsidR="00115385" w:rsidRPr="004A6E2D">
        <w:rPr>
          <w:i/>
          <w:iCs/>
          <w:strike/>
          <w:rPrChange w:id="764" w:author="Jonathan Pritchard" w:date="2025-03-25T05:44:00Z" w16du:dateUtc="2025-03-25T04:44:00Z">
            <w:rPr>
              <w:i/>
              <w:iCs/>
            </w:rPr>
          </w:rPrChange>
        </w:rPr>
        <w:t>.</w:t>
      </w:r>
    </w:p>
    <w:p w14:paraId="40BB63AA" w14:textId="5E8D3639" w:rsidR="00115385" w:rsidRPr="00450770" w:rsidRDefault="00115385" w:rsidP="00115385">
      <w:pPr>
        <w:spacing w:after="120" w:line="240" w:lineRule="auto"/>
        <w:jc w:val="both"/>
      </w:pPr>
      <w:r w:rsidRPr="00D76083">
        <w:t xml:space="preserve">An indication that the mariner must refer to the official chart </w:t>
      </w:r>
      <w:r w:rsidR="006577E0" w:rsidRPr="00D76083">
        <w:t>must also</w:t>
      </w:r>
      <w:r w:rsidRPr="00D76083">
        <w:t xml:space="preserve"> be given whenever line style NONHODAT appears on the display, or whenever the display is comprised of other</w:t>
      </w:r>
      <w:r w:rsidRPr="00B812CA">
        <w:t xml:space="preserve"> than ENC data</w:t>
      </w:r>
      <w:r w:rsidR="006577E0" w:rsidRPr="00450770">
        <w:t xml:space="preserve"> </w:t>
      </w:r>
      <w:r w:rsidR="00A4022E">
        <w:t xml:space="preserve">as specified by Section </w:t>
      </w:r>
      <w:r w:rsidR="00A4022E">
        <w:fldChar w:fldCharType="begin"/>
      </w:r>
      <w:r w:rsidR="00A4022E">
        <w:instrText xml:space="preserve"> REF _Ref179768848 \r \h </w:instrText>
      </w:r>
      <w:r w:rsidR="00A4022E">
        <w:fldChar w:fldCharType="separate"/>
      </w:r>
      <w:r w:rsidR="00D76083">
        <w:t>9.1.1</w:t>
      </w:r>
      <w:r w:rsidR="00A4022E">
        <w:fldChar w:fldCharType="end"/>
      </w:r>
      <w:r w:rsidRPr="00450770">
        <w:t>.</w:t>
      </w:r>
    </w:p>
    <w:p w14:paraId="4DC1DFAF" w14:textId="1F5A0E07" w:rsidR="002A10D2" w:rsidRPr="00D76083" w:rsidRDefault="002A10D2" w:rsidP="00226D98">
      <w:pPr>
        <w:pStyle w:val="Heading3"/>
      </w:pPr>
      <w:bookmarkStart w:id="765" w:name="_Toc188968584"/>
      <w:r w:rsidRPr="00D76083">
        <w:t xml:space="preserve">Limit of HO </w:t>
      </w:r>
      <w:r w:rsidR="004B305C" w:rsidRPr="00D76083">
        <w:t xml:space="preserve">S-101 </w:t>
      </w:r>
      <w:r w:rsidRPr="00D76083">
        <w:t>data</w:t>
      </w:r>
      <w:r w:rsidR="004B305C" w:rsidRPr="00D76083">
        <w:t xml:space="preserve"> and data from non-HO sources</w:t>
      </w:r>
      <w:r w:rsidR="00C1640C" w:rsidRPr="00D76083">
        <w:t xml:space="preserve"> </w:t>
      </w:r>
      <w:commentRangeStart w:id="766"/>
      <w:r w:rsidR="00C1640C" w:rsidRPr="00D76083">
        <w:t>[could apply to all products]</w:t>
      </w:r>
      <w:bookmarkEnd w:id="765"/>
      <w:commentRangeEnd w:id="766"/>
      <w:r w:rsidR="00777775">
        <w:rPr>
          <w:rStyle w:val="CommentReference"/>
          <w:b w:val="0"/>
          <w:bCs w:val="0"/>
        </w:rPr>
        <w:commentReference w:id="766"/>
      </w:r>
    </w:p>
    <w:p w14:paraId="21AF0B2D" w14:textId="05AA079D" w:rsidR="002A10D2" w:rsidRPr="00D76083" w:rsidRDefault="002A10D2" w:rsidP="0008472D">
      <w:pPr>
        <w:spacing w:after="120" w:line="240" w:lineRule="auto"/>
        <w:jc w:val="both"/>
      </w:pPr>
      <w:r w:rsidRPr="00D76083">
        <w:t xml:space="preserve">The </w:t>
      </w:r>
      <w:r w:rsidR="009F52AF" w:rsidRPr="00D76083">
        <w:t>limit</w:t>
      </w:r>
      <w:r w:rsidRPr="00D76083">
        <w:t xml:space="preserve"> of HO </w:t>
      </w:r>
      <w:r w:rsidR="004B305C" w:rsidRPr="00D76083">
        <w:t>S-101</w:t>
      </w:r>
      <w:r w:rsidRPr="00D76083">
        <w:t xml:space="preserve"> data on th</w:t>
      </w:r>
      <w:r w:rsidR="00FA3CC0" w:rsidRPr="00D76083">
        <w:t>e</w:t>
      </w:r>
      <w:r w:rsidRPr="00D76083">
        <w:t xml:space="preserve"> graphical index defines the limit of HO ENC coverage.</w:t>
      </w:r>
      <w:r w:rsidR="008F1A27" w:rsidRPr="00D76083">
        <w:t xml:space="preserve"> The definition of </w:t>
      </w:r>
      <w:commentRangeStart w:id="767"/>
      <w:r w:rsidR="008F1A27" w:rsidRPr="00D76083">
        <w:t xml:space="preserve">HO data as opposed to HO data </w:t>
      </w:r>
      <w:commentRangeEnd w:id="767"/>
      <w:r w:rsidR="00777775">
        <w:rPr>
          <w:rStyle w:val="CommentReference"/>
        </w:rPr>
        <w:commentReference w:id="767"/>
      </w:r>
      <w:r w:rsidR="008F1A27" w:rsidRPr="00D76083">
        <w:t xml:space="preserve">is contained in </w:t>
      </w:r>
      <w:r w:rsidR="008F1A27" w:rsidRPr="00DF6704">
        <w:fldChar w:fldCharType="begin"/>
      </w:r>
      <w:r w:rsidR="008F1A27" w:rsidRPr="00D76083">
        <w:instrText xml:space="preserve"> REF _Ref178773055 \r \h </w:instrText>
      </w:r>
      <w:r w:rsidR="00FB5B93" w:rsidRPr="00D76083">
        <w:instrText xml:space="preserve"> \* MERGEFORMAT </w:instrText>
      </w:r>
      <w:r w:rsidR="008F1A27" w:rsidRPr="00DF6704">
        <w:fldChar w:fldCharType="separate"/>
      </w:r>
      <w:ins w:id="768" w:author="Jonathan Pritchard" w:date="2025-03-07T16:29:00Z" w16du:dateUtc="2025-03-07T16:29:00Z">
        <w:r w:rsidR="00FB64A7">
          <w:t>9.1.1</w:t>
        </w:r>
      </w:ins>
      <w:del w:id="769" w:author="Jonathan Pritchard" w:date="2025-03-07T16:29:00Z" w16du:dateUtc="2025-03-07T16:29:00Z">
        <w:r w:rsidR="000553AC" w:rsidRPr="00D76083" w:rsidDel="00FB64A7">
          <w:delText>C-12.1.1</w:delText>
        </w:r>
      </w:del>
      <w:r w:rsidR="008F1A27" w:rsidRPr="00DF6704">
        <w:fldChar w:fldCharType="end"/>
      </w:r>
      <w:r w:rsidRPr="00D76083">
        <w:t xml:space="preserve"> </w:t>
      </w:r>
    </w:p>
    <w:p w14:paraId="39AD5C80" w14:textId="678E9F6E" w:rsidR="002A10D2" w:rsidRPr="00D76083" w:rsidRDefault="002A10D2" w:rsidP="0008472D">
      <w:pPr>
        <w:spacing w:after="120" w:line="240" w:lineRule="auto"/>
        <w:jc w:val="both"/>
      </w:pPr>
      <w:r w:rsidRPr="00D76083">
        <w:t>The appearance of the “No data” colour (</w:t>
      </w:r>
      <w:r w:rsidR="0021340E" w:rsidRPr="00D76083">
        <w:t xml:space="preserve">colour token </w:t>
      </w:r>
      <w:r w:rsidRPr="00D76083">
        <w:t xml:space="preserve">NODTA) and  NODATA03 </w:t>
      </w:r>
      <w:r w:rsidR="0021340E" w:rsidRPr="00D76083">
        <w:t xml:space="preserve">area fill </w:t>
      </w:r>
      <w:r w:rsidR="00FA5784" w:rsidRPr="00D76083">
        <w:t xml:space="preserve">(see </w:t>
      </w:r>
      <w:r w:rsidR="00705A00" w:rsidRPr="00DF6704">
        <w:fldChar w:fldCharType="begin"/>
      </w:r>
      <w:r w:rsidR="00705A00" w:rsidRPr="00D76083">
        <w:instrText xml:space="preserve"> REF _Ref45730411 \r \h </w:instrText>
      </w:r>
      <w:r w:rsidR="0008472D" w:rsidRPr="00D76083">
        <w:instrText xml:space="preserve"> \* MERGEFORMAT </w:instrText>
      </w:r>
      <w:r w:rsidR="00705A00" w:rsidRPr="00DF6704">
        <w:fldChar w:fldCharType="separate"/>
      </w:r>
      <w:ins w:id="770" w:author="Jonathan Pritchard" w:date="2025-03-07T16:29:00Z" w16du:dateUtc="2025-03-07T16:29:00Z">
        <w:r w:rsidR="00FB64A7">
          <w:t>12.5.1</w:t>
        </w:r>
      </w:ins>
      <w:del w:id="771" w:author="Jonathan Pritchard" w:date="2025-03-07T16:29:00Z" w16du:dateUtc="2025-03-07T16:29:00Z">
        <w:r w:rsidR="000553AC" w:rsidRPr="00D76083" w:rsidDel="00FB64A7">
          <w:delText>C-15.3.1</w:delText>
        </w:r>
      </w:del>
      <w:r w:rsidR="00705A00" w:rsidRPr="00DF6704">
        <w:fldChar w:fldCharType="end"/>
      </w:r>
      <w:r w:rsidR="00FA5784" w:rsidRPr="00D76083">
        <w:t xml:space="preserve">) </w:t>
      </w:r>
      <w:r w:rsidRPr="00D76083">
        <w:t xml:space="preserve">will indicate the end of </w:t>
      </w:r>
      <w:r w:rsidR="00CB20FE" w:rsidRPr="00D76083">
        <w:t xml:space="preserve">HO </w:t>
      </w:r>
      <w:r w:rsidRPr="00D76083">
        <w:t>data.</w:t>
      </w:r>
    </w:p>
    <w:p w14:paraId="590867A2" w14:textId="4FB3A26F" w:rsidR="002A10D2" w:rsidRPr="00D76083" w:rsidRDefault="002A10D2" w:rsidP="0008472D">
      <w:pPr>
        <w:spacing w:after="120" w:line="240" w:lineRule="auto"/>
        <w:jc w:val="both"/>
      </w:pPr>
      <w:r w:rsidRPr="00D76083">
        <w:t xml:space="preserve">If non-HO </w:t>
      </w:r>
      <w:r w:rsidR="00775DDD" w:rsidRPr="00D76083">
        <w:t xml:space="preserve">chart </w:t>
      </w:r>
      <w:r w:rsidRPr="00D76083">
        <w:t xml:space="preserve">data is shown on the ECDIS display, its boundary </w:t>
      </w:r>
      <w:r w:rsidR="002C3002" w:rsidRPr="00D76083">
        <w:t xml:space="preserve">must </w:t>
      </w:r>
      <w:r w:rsidRPr="00D76083">
        <w:t xml:space="preserve">be </w:t>
      </w:r>
      <w:r w:rsidR="00CB20FE" w:rsidRPr="00D76083">
        <w:t>demarcated</w:t>
      </w:r>
      <w:r w:rsidRPr="00D76083">
        <w:t xml:space="preserve"> by the line</w:t>
      </w:r>
      <w:r w:rsidR="0021340E" w:rsidRPr="00D76083">
        <w:t xml:space="preserve"> </w:t>
      </w:r>
      <w:r w:rsidRPr="00D76083">
        <w:t>style NONHODAT. Note that the NONHODAT</w:t>
      </w:r>
      <w:r w:rsidR="00926B94" w:rsidRPr="00D76083">
        <w:t xml:space="preserve"> line style</w:t>
      </w:r>
      <w:r w:rsidRPr="00D76083">
        <w:t xml:space="preserve"> is a “one-sided” line and the boundary of the non-HO data must be drawn according to S-101 rules to ensure that the diagonal stroke of the line is on the non-HO data side of the line.</w:t>
      </w:r>
      <w:r w:rsidR="00CB20FE" w:rsidRPr="00D76083">
        <w:t xml:space="preserve"> </w:t>
      </w:r>
      <w:r w:rsidRPr="00D76083">
        <w:t xml:space="preserve">The non-HO data boundary </w:t>
      </w:r>
      <w:r w:rsidR="00926B94" w:rsidRPr="00D76083">
        <w:t xml:space="preserve">indicated by the </w:t>
      </w:r>
      <w:r w:rsidRPr="00D76083">
        <w:t>NONHODAT</w:t>
      </w:r>
      <w:r w:rsidR="00926B94" w:rsidRPr="00D76083">
        <w:t xml:space="preserve"> line style</w:t>
      </w:r>
      <w:r w:rsidRPr="00D76083">
        <w:t xml:space="preserve"> serves to separate ENC data from non-HO chart information.</w:t>
      </w:r>
    </w:p>
    <w:p w14:paraId="613CADD2" w14:textId="1D183A88" w:rsidR="00E90EC5" w:rsidRPr="00D76083" w:rsidRDefault="00E90EC5" w:rsidP="00793CB3">
      <w:pPr>
        <w:pStyle w:val="Heading3"/>
      </w:pPr>
      <w:bookmarkStart w:id="772" w:name="_Toc188968585"/>
      <w:r w:rsidRPr="00D76083">
        <w:lastRenderedPageBreak/>
        <w:t>Limits of other S-100 product data</w:t>
      </w:r>
      <w:bookmarkEnd w:id="772"/>
    </w:p>
    <w:p w14:paraId="2FC95972" w14:textId="4025A9D3" w:rsidR="00FB5B93" w:rsidRPr="003C14B2" w:rsidRDefault="00FB5B93" w:rsidP="002D7DEE">
      <w:pPr>
        <w:jc w:val="both"/>
        <w:rPr>
          <w:strike/>
          <w:rPrChange w:id="773" w:author="jon pritchard" w:date="2025-03-25T06:03:00Z" w16du:dateUtc="2025-03-25T05:03:00Z">
            <w:rPr/>
          </w:rPrChange>
        </w:rPr>
      </w:pPr>
      <w:r w:rsidRPr="003C14B2">
        <w:rPr>
          <w:strike/>
          <w:rPrChange w:id="774" w:author="jon pritchard" w:date="2025-03-25T06:03:00Z" w16du:dateUtc="2025-03-25T05:03:00Z">
            <w:rPr/>
          </w:rPrChange>
        </w:rPr>
        <w:t xml:space="preserve">The ‘no data’ and ‘non-HO data’ requirements for S-57 and S-101 ENCs are described in </w:t>
      </w:r>
      <w:del w:id="775" w:author="Jonathan Pritchard" w:date="2025-03-07T16:29:00Z" w16du:dateUtc="2025-03-07T16:29:00Z">
        <w:r w:rsidRPr="003C14B2" w:rsidDel="00FB64A7">
          <w:rPr>
            <w:strike/>
            <w:highlight w:val="yellow"/>
            <w:rPrChange w:id="776" w:author="jon pritchard" w:date="2025-03-25T06:03:00Z" w16du:dateUtc="2025-03-25T05:03:00Z">
              <w:rPr/>
            </w:rPrChange>
          </w:rPr>
          <w:delText>C-15.3.1</w:delText>
        </w:r>
      </w:del>
      <w:ins w:id="777" w:author="Jonathan Pritchard" w:date="2025-03-07T16:29:00Z" w16du:dateUtc="2025-03-07T16:29:00Z">
        <w:r w:rsidR="00FB64A7" w:rsidRPr="003C14B2">
          <w:rPr>
            <w:strike/>
            <w:highlight w:val="yellow"/>
            <w:rPrChange w:id="778" w:author="jon pritchard" w:date="2025-03-25T06:03:00Z" w16du:dateUtc="2025-03-25T05:03:00Z">
              <w:rPr/>
            </w:rPrChange>
          </w:rPr>
          <w:t>XXX</w:t>
        </w:r>
      </w:ins>
      <w:r w:rsidRPr="003C14B2">
        <w:rPr>
          <w:strike/>
          <w:rPrChange w:id="779" w:author="jon pritchard" w:date="2025-03-25T06:03:00Z" w16du:dateUtc="2025-03-25T05:03:00Z">
            <w:rPr/>
          </w:rPrChange>
        </w:rPr>
        <w:t xml:space="preserve"> and </w:t>
      </w:r>
      <w:ins w:id="780" w:author="Jonathan Pritchard" w:date="2025-03-07T16:30:00Z" w16du:dateUtc="2025-03-07T16:30:00Z">
        <w:r w:rsidR="00FB64A7" w:rsidRPr="003C14B2">
          <w:rPr>
            <w:strike/>
            <w:rPrChange w:id="781" w:author="jon pritchard" w:date="2025-03-25T06:03:00Z" w16du:dateUtc="2025-03-25T05:03:00Z">
              <w:rPr/>
            </w:rPrChange>
          </w:rPr>
          <w:t xml:space="preserve"> </w:t>
        </w:r>
        <w:r w:rsidR="00FB64A7" w:rsidRPr="003C14B2">
          <w:rPr>
            <w:strike/>
            <w:highlight w:val="yellow"/>
            <w:rPrChange w:id="782" w:author="jon pritchard" w:date="2025-03-25T06:03:00Z" w16du:dateUtc="2025-03-25T05:03:00Z">
              <w:rPr/>
            </w:rPrChange>
          </w:rPr>
          <w:t>XXX</w:t>
        </w:r>
        <w:r w:rsidR="00FB64A7" w:rsidRPr="003C14B2">
          <w:rPr>
            <w:strike/>
            <w:rPrChange w:id="783" w:author="jon pritchard" w:date="2025-03-25T06:03:00Z" w16du:dateUtc="2025-03-25T05:03:00Z">
              <w:rPr/>
            </w:rPrChange>
          </w:rPr>
          <w:t xml:space="preserve">  </w:t>
        </w:r>
      </w:ins>
      <w:del w:id="784" w:author="Jonathan Pritchard" w:date="2025-03-07T16:30:00Z" w16du:dateUtc="2025-03-07T16:30:00Z">
        <w:r w:rsidRPr="003C14B2" w:rsidDel="00FB64A7">
          <w:rPr>
            <w:strike/>
            <w:rPrChange w:id="785" w:author="jon pritchard" w:date="2025-03-25T06:03:00Z" w16du:dateUtc="2025-03-25T05:03:00Z">
              <w:rPr/>
            </w:rPrChange>
          </w:rPr>
          <w:delText xml:space="preserve">C-15.3.2 </w:delText>
        </w:r>
      </w:del>
      <w:r w:rsidRPr="003C14B2">
        <w:rPr>
          <w:strike/>
          <w:rPrChange w:id="786" w:author="jon pritchard" w:date="2025-03-25T06:03:00Z" w16du:dateUtc="2025-03-25T05:03:00Z">
            <w:rPr/>
          </w:rPrChange>
        </w:rPr>
        <w:t>respectively.</w:t>
      </w:r>
    </w:p>
    <w:p w14:paraId="5A79247B" w14:textId="77777777" w:rsidR="00FB5B93" w:rsidRDefault="00FB5B93" w:rsidP="002D7DEE">
      <w:pPr>
        <w:jc w:val="both"/>
      </w:pPr>
      <w:r>
        <w:t>For all other supported data products, it must be possible for the mariner to be able to individually select for display the “no data” areas and “non-HO data” boundaries. The display for each supported data product must be graphically differentiated.</w:t>
      </w:r>
    </w:p>
    <w:p w14:paraId="528E9580" w14:textId="74797A1E" w:rsidR="00FB5B93" w:rsidRPr="002D7DEE" w:rsidRDefault="00FB5B93" w:rsidP="002D7DEE">
      <w:pPr>
        <w:jc w:val="both"/>
        <w:rPr>
          <w:highlight w:val="yellow"/>
        </w:rPr>
      </w:pPr>
      <w:commentRangeStart w:id="787"/>
      <w:r>
        <w:t>For gridded data, the no-data area limits do not need to demarcate areas within the grid extent which are covered by fill values.</w:t>
      </w:r>
      <w:commentRangeEnd w:id="787"/>
      <w:r w:rsidR="00AC7687">
        <w:rPr>
          <w:rStyle w:val="CommentReference"/>
        </w:rPr>
        <w:commentReference w:id="787"/>
      </w:r>
    </w:p>
    <w:p w14:paraId="09CC841A" w14:textId="52199898" w:rsidR="00A72FA4" w:rsidRPr="00450770" w:rsidRDefault="008325BE" w:rsidP="00A72FA4">
      <w:pPr>
        <w:spacing w:after="120" w:line="240" w:lineRule="auto"/>
        <w:jc w:val="both"/>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r w:rsidR="00FB5B93">
        <w:t>required</w:t>
      </w:r>
      <w:r w:rsidR="00FB5B93" w:rsidRPr="00450770">
        <w:t xml:space="preserve"> </w:t>
      </w:r>
      <w:r w:rsidR="00D6305C" w:rsidRPr="00450770">
        <w:t xml:space="preserve">for the convenience of the mariner - either this clause should be implemented for all the non-ENC S-100 products, </w:t>
      </w:r>
      <w:commentRangeStart w:id="788"/>
      <w:r w:rsidR="00D6305C" w:rsidRPr="00450770">
        <w:t>or for none of them</w:t>
      </w:r>
      <w:commentRangeEnd w:id="788"/>
      <w:r w:rsidR="00AC7687">
        <w:rPr>
          <w:rStyle w:val="CommentReference"/>
        </w:rPr>
        <w:commentReference w:id="788"/>
      </w:r>
      <w:r w:rsidR="00D6305C" w:rsidRPr="00450770">
        <w:t>.</w:t>
      </w:r>
      <w:r w:rsidR="00F80433" w:rsidRPr="00450770">
        <w:t xml:space="preserve"> </w:t>
      </w:r>
    </w:p>
    <w:p w14:paraId="3E065986" w14:textId="666AE9E1" w:rsidR="002A10D2" w:rsidRPr="00450770" w:rsidRDefault="002A10D2" w:rsidP="00DB7CFE">
      <w:pPr>
        <w:pStyle w:val="Heading2"/>
      </w:pPr>
      <w:bookmarkStart w:id="789" w:name="_Ref98335407"/>
      <w:bookmarkStart w:id="790" w:name="_Toc188968586"/>
      <w:r w:rsidRPr="00450770">
        <w:t>Special ECDIS chart symbols to identify unsafe depths</w:t>
      </w:r>
      <w:bookmarkEnd w:id="789"/>
      <w:bookmarkEnd w:id="790"/>
    </w:p>
    <w:p w14:paraId="14A536DC" w14:textId="741E0641" w:rsidR="002A10D2" w:rsidRPr="00450770" w:rsidRDefault="002A10D2" w:rsidP="00A72FA4">
      <w:pPr>
        <w:spacing w:after="120" w:line="240" w:lineRule="auto"/>
        <w:jc w:val="both"/>
      </w:pPr>
      <w:r w:rsidRPr="00450770">
        <w:t xml:space="preserve">The ECDIS highlights four </w:t>
      </w:r>
      <w:commentRangeStart w:id="791"/>
      <w:del w:id="792" w:author="Jonathan Pritchard" w:date="2025-03-10T12:09:00Z" w16du:dateUtc="2025-03-10T12:09:00Z">
        <w:r w:rsidRPr="00450770" w:rsidDel="00E40A4B">
          <w:delText xml:space="preserve">features </w:delText>
        </w:r>
      </w:del>
      <w:commentRangeEnd w:id="791"/>
      <w:ins w:id="793" w:author="Jonathan Pritchard" w:date="2025-03-10T12:09:00Z" w16du:dateUtc="2025-03-10T12:09:00Z">
        <w:r w:rsidR="00E40A4B">
          <w:t>concepts</w:t>
        </w:r>
        <w:r w:rsidR="00E40A4B" w:rsidRPr="00450770">
          <w:t xml:space="preserve"> </w:t>
        </w:r>
      </w:ins>
      <w:r w:rsidR="00AC7687">
        <w:rPr>
          <w:rStyle w:val="CommentReference"/>
        </w:rPr>
        <w:commentReference w:id="791"/>
      </w:r>
      <w:r w:rsidRPr="00450770">
        <w:t>that are important for safe navigation. These are the safety contour, depth shades, the safety depth and isolated dangers</w:t>
      </w:r>
      <w:r w:rsidR="00FB5B93">
        <w:t xml:space="preserve">. Depth </w:t>
      </w:r>
      <w:r w:rsidR="00D76083">
        <w:t>shades</w:t>
      </w:r>
      <w:r w:rsidR="00FB5B93">
        <w:t xml:space="preserve">, safety depth and isolated dangers are implemented in the portrayal catalogue. </w:t>
      </w:r>
    </w:p>
    <w:p w14:paraId="21364CD9" w14:textId="7BC1E763" w:rsidR="002A10D2" w:rsidRPr="00450770" w:rsidRDefault="002A10D2" w:rsidP="00793CB3">
      <w:pPr>
        <w:pStyle w:val="Heading3"/>
      </w:pPr>
      <w:bookmarkStart w:id="794" w:name="_Ref49484089"/>
      <w:bookmarkStart w:id="795" w:name="_Toc188968587"/>
      <w:r w:rsidRPr="00450770">
        <w:t>Safety Contour</w:t>
      </w:r>
      <w:bookmarkEnd w:id="794"/>
      <w:bookmarkEnd w:id="795"/>
    </w:p>
    <w:p w14:paraId="3B2ED9C7" w14:textId="761CAD30" w:rsidR="002A10D2" w:rsidRPr="00450770" w:rsidRDefault="002A10D2" w:rsidP="00A72FA4">
      <w:pPr>
        <w:spacing w:after="120" w:line="240" w:lineRule="auto"/>
        <w:jc w:val="both"/>
      </w:pPr>
      <w:r w:rsidRPr="00450770">
        <w:t>The own-ship safety contour is double-coded by a thick line and a prominent change in depth shade.</w:t>
      </w:r>
    </w:p>
    <w:p w14:paraId="0F6582EF" w14:textId="04054D3A" w:rsidR="002A10D2" w:rsidRPr="008F1A27" w:rsidRDefault="002A10D2" w:rsidP="00A72FA4">
      <w:pPr>
        <w:spacing w:after="120" w:line="240" w:lineRule="auto"/>
        <w:jc w:val="both"/>
      </w:pPr>
      <w:commentRangeStart w:id="796"/>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del w:id="797" w:author="Jonathan Pritchard" w:date="2025-03-10T12:11:00Z" w16du:dateUtc="2025-03-10T12:11:00Z">
        <w:r w:rsidRPr="00450770" w:rsidDel="00E40A4B">
          <w:delText xml:space="preserve">, when </w:delText>
        </w:r>
      </w:del>
      <w:ins w:id="798" w:author="Jonathan Pritchard" w:date="2025-03-10T12:11:00Z" w16du:dateUtc="2025-03-10T12:11:00Z">
        <w:r w:rsidR="00E40A4B">
          <w:t xml:space="preserve"> </w:t>
        </w:r>
      </w:ins>
      <w:r w:rsidRPr="00450770">
        <w:t xml:space="preserve">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6429ACDA" w14:textId="33E8756C" w:rsidR="00235BEA"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D7DEE">
        <w:t>default</w:t>
      </w:r>
      <w:r w:rsidRPr="00224FDE">
        <w:t xml:space="preserve"> to</w:t>
      </w:r>
      <w:r w:rsidRPr="00450770">
        <w:t xml:space="preserve"> 30 m</w:t>
      </w:r>
      <w:r w:rsidR="00235BEA" w:rsidRPr="00450770">
        <w:t>etres</w:t>
      </w:r>
      <w:r w:rsidRPr="00450770">
        <w:t>.</w:t>
      </w:r>
      <w:commentRangeEnd w:id="796"/>
      <w:r w:rsidR="009D7A82">
        <w:rPr>
          <w:rStyle w:val="CommentReference"/>
        </w:rPr>
        <w:commentReference w:id="796"/>
      </w:r>
    </w:p>
    <w:p w14:paraId="1BDA255C" w14:textId="21B384B4" w:rsidR="002A10D2" w:rsidRPr="003A53A9" w:rsidRDefault="002A10D2" w:rsidP="00DB7CFE">
      <w:pPr>
        <w:pStyle w:val="Heading2"/>
        <w:rPr>
          <w:strike/>
          <w:highlight w:val="yellow"/>
          <w:rPrChange w:id="799" w:author="Jonathan Pritchard" w:date="2025-03-10T12:14:00Z" w16du:dateUtc="2025-03-10T12:14:00Z">
            <w:rPr/>
          </w:rPrChange>
        </w:rPr>
      </w:pPr>
      <w:bookmarkStart w:id="800" w:name="_Toc188968588"/>
      <w:r w:rsidRPr="003A53A9">
        <w:rPr>
          <w:strike/>
          <w:highlight w:val="yellow"/>
          <w:rPrChange w:id="801" w:author="Jonathan Pritchard" w:date="2025-03-10T12:14:00Z" w16du:dateUtc="2025-03-10T12:14:00Z">
            <w:rPr/>
          </w:rPrChange>
        </w:rPr>
        <w:t>Other ECDIS symbols and their use</w:t>
      </w:r>
      <w:bookmarkEnd w:id="800"/>
    </w:p>
    <w:p w14:paraId="0C277B55" w14:textId="1E5A3FBF" w:rsidR="000C4FCD" w:rsidRPr="00450770" w:rsidRDefault="000C4FCD" w:rsidP="00DB7CFE">
      <w:pPr>
        <w:pStyle w:val="Heading2"/>
      </w:pPr>
      <w:bookmarkStart w:id="802" w:name="_Toc178784384"/>
      <w:bookmarkStart w:id="803" w:name="_Toc178784385"/>
      <w:bookmarkStart w:id="804" w:name="_Toc178784386"/>
      <w:bookmarkStart w:id="805" w:name="_Toc178784387"/>
      <w:bookmarkStart w:id="806" w:name="_Toc178784388"/>
      <w:bookmarkStart w:id="807" w:name="_Toc178784389"/>
      <w:bookmarkStart w:id="808" w:name="_Toc178784390"/>
      <w:bookmarkStart w:id="809" w:name="_Toc178784391"/>
      <w:bookmarkStart w:id="810" w:name="_Toc175130228"/>
      <w:bookmarkStart w:id="811" w:name="_Toc175130229"/>
      <w:bookmarkStart w:id="812" w:name="_Toc175130230"/>
      <w:bookmarkStart w:id="813" w:name="_Toc175130231"/>
      <w:bookmarkStart w:id="814" w:name="_Toc175130232"/>
      <w:bookmarkStart w:id="815" w:name="_Toc175130233"/>
      <w:bookmarkStart w:id="816" w:name="_Ref49471603"/>
      <w:bookmarkStart w:id="817" w:name="_Toc188968589"/>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r w:rsidRPr="00450770">
        <w:t>Date-dependent features</w:t>
      </w:r>
      <w:bookmarkEnd w:id="816"/>
      <w:bookmarkEnd w:id="817"/>
    </w:p>
    <w:p w14:paraId="7C39E275" w14:textId="2EF45C46" w:rsidR="00C558E0" w:rsidRPr="00B77A92" w:rsidRDefault="00C558E0" w:rsidP="00DB0F1F">
      <w:pPr>
        <w:spacing w:after="120" w:line="240" w:lineRule="auto"/>
        <w:jc w:val="both"/>
      </w:pPr>
      <w:r w:rsidRPr="00B77A92">
        <w:t>There are a number of features within the Marine environment</w:t>
      </w:r>
      <w:del w:id="818" w:author="Grant, David M (52400) CIV USN NIWC ATLANTIC VA (USA)" w:date="2025-02-24T14:04:00Z" w16du:dateUtc="2025-02-24T19:04:00Z">
        <w:r w:rsidRPr="00B77A92" w:rsidDel="009D7A82">
          <w:delText>,</w:delText>
        </w:r>
      </w:del>
      <w:r w:rsidRPr="00B77A92">
        <w:t xml:space="preserve">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B17B0C">
      <w:pPr>
        <w:pStyle w:val="Heading3"/>
      </w:pPr>
      <w:bookmarkStart w:id="819" w:name="_Toc188968590"/>
      <w:r w:rsidRPr="00B77A92">
        <w:t>Display of date-dependent features by mariner-selected date</w:t>
      </w:r>
      <w:bookmarkEnd w:id="819"/>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820" w:name="_Toc175130236"/>
      <w:bookmarkStart w:id="821" w:name="_Toc175130237"/>
      <w:bookmarkStart w:id="822" w:name="_Ref49481796"/>
      <w:bookmarkStart w:id="823" w:name="_Toc188968591"/>
      <w:bookmarkEnd w:id="820"/>
      <w:bookmarkEnd w:id="821"/>
      <w:r w:rsidRPr="00B77A92">
        <w:lastRenderedPageBreak/>
        <w:t>Indication of date adjustment</w:t>
      </w:r>
      <w:bookmarkEnd w:id="822"/>
      <w:bookmarkEnd w:id="823"/>
    </w:p>
    <w:p w14:paraId="074C39D6" w14:textId="149CC3D7"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commentRangeStart w:id="824"/>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commentRangeEnd w:id="824"/>
      <w:proofErr w:type="spellEnd"/>
      <w:r w:rsidR="00203820">
        <w:rPr>
          <w:rStyle w:val="CommentReference"/>
        </w:rPr>
        <w:commentReference w:id="824"/>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DB7CFE">
      <w:pPr>
        <w:pStyle w:val="Heading2"/>
        <w:rPr>
          <w:strike/>
        </w:rPr>
      </w:pPr>
      <w:bookmarkStart w:id="825" w:name="_Toc188968592"/>
      <w:r w:rsidRPr="00450770">
        <w:t>Decluttering the screen</w:t>
      </w:r>
      <w:bookmarkEnd w:id="825"/>
    </w:p>
    <w:p w14:paraId="2899302E" w14:textId="1052A709"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ins w:id="826" w:author="Grant, David M (52400) CIV USN NIWC ATLANTIC VA (USA)" w:date="2025-02-24T14:07:00Z" w16du:dateUtc="2025-02-24T19:07:00Z">
        <w:r w:rsidR="00203820">
          <w:t xml:space="preserve">are </w:t>
        </w:r>
      </w:ins>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ins w:id="827" w:author="Grant, David M (52400) CIV USN NIWC ATLANTIC VA (USA)" w:date="2025-02-24T14:08:00Z" w16du:dateUtc="2025-02-24T19:08:00Z">
        <w:r w:rsidR="00203820">
          <w:t>.</w:t>
        </w:r>
      </w:ins>
      <w:r w:rsidR="008972A2">
        <w:t xml:space="preserve"> </w:t>
      </w:r>
    </w:p>
    <w:p w14:paraId="70373255" w14:textId="63E14E06"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ins w:id="828" w:author="Grant, David M (52400) CIV USN NIWC ATLANTIC VA (USA)" w:date="2025-02-24T14:08:00Z" w16du:dateUtc="2025-02-24T19:08:00Z">
        <w:r w:rsidR="00203820">
          <w:t>:</w:t>
        </w:r>
      </w:ins>
      <w:del w:id="829" w:author="Grant, David M (52400) CIV USN NIWC ATLANTIC VA (USA)" w:date="2025-02-24T14:08:00Z" w16du:dateUtc="2025-02-24T19:08:00Z">
        <w:r w:rsidRPr="00B77A92" w:rsidDel="00203820">
          <w:delText>/</w:delText>
        </w:r>
      </w:del>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del w:id="830" w:author="Grant, David M (52400) CIV USN NIWC ATLANTIC VA (USA)" w:date="2025-02-24T14:08:00Z" w16du:dateUtc="2025-02-24T19:08:00Z">
        <w:r w:rsidRPr="00B77A92" w:rsidDel="00203820">
          <w:delText>/</w:delText>
        </w:r>
      </w:del>
      <w:ins w:id="831" w:author="Grant, David M (52400) CIV USN NIWC ATLANTIC VA (USA)" w:date="2025-02-24T14:08:00Z" w16du:dateUtc="2025-02-24T19:08:00Z">
        <w:r w:rsidR="00203820">
          <w:t>:</w:t>
        </w:r>
      </w:ins>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53131133" w:rsidR="000C4FCD" w:rsidRPr="00450770" w:rsidRDefault="00203820" w:rsidP="00DB7CFE">
      <w:pPr>
        <w:pStyle w:val="Heading2"/>
      </w:pPr>
      <w:bookmarkStart w:id="832" w:name="_Toc188968593"/>
      <w:ins w:id="833" w:author="Grant, David M (52400) CIV USN NIWC ATLANTIC VA (USA)" w:date="2025-02-24T14:08:00Z" w16du:dateUtc="2025-02-24T19:08:00Z">
        <w:r>
          <w:t xml:space="preserve"> </w:t>
        </w:r>
      </w:ins>
      <w:r w:rsidR="000C4FCD" w:rsidRPr="00450770">
        <w:t>IMO presentation elements</w:t>
      </w:r>
      <w:bookmarkEnd w:id="832"/>
    </w:p>
    <w:p w14:paraId="29C46191" w14:textId="0723A11A" w:rsidR="0041139F" w:rsidRPr="00B77A92" w:rsidRDefault="0041139F" w:rsidP="00737C53">
      <w:pPr>
        <w:spacing w:after="120" w:line="240" w:lineRule="auto"/>
        <w:jc w:val="both"/>
      </w:pPr>
      <w:r w:rsidRPr="00B812CA">
        <w:t>In some cases</w:t>
      </w:r>
      <w:ins w:id="834" w:author="Grant, David M (52400) CIV USN NIWC ATLANTIC VA (USA)" w:date="2025-02-24T14:08:00Z" w16du:dateUtc="2025-02-24T19:08:00Z">
        <w:r w:rsidR="00203820">
          <w:t>,</w:t>
        </w:r>
      </w:ins>
      <w:r w:rsidRPr="00B812CA">
        <w:t xml:space="preserve"> S-101 does not provide a symbology instruction in the </w:t>
      </w:r>
      <w:r w:rsidR="00737C53" w:rsidRPr="00B812CA">
        <w:t>P</w:t>
      </w:r>
      <w:r w:rsidRPr="00B812CA">
        <w:t xml:space="preserve">ortrayal </w:t>
      </w:r>
      <w:r w:rsidR="00737C53" w:rsidRPr="00B812CA">
        <w:t>C</w:t>
      </w:r>
      <w:r w:rsidRPr="00B812CA">
        <w:t xml:space="preserve">atalogue that specifies how to present a specific feature on the ECDIS screen. </w:t>
      </w:r>
      <w:commentRangeStart w:id="835"/>
      <w:r w:rsidRPr="00B812CA">
        <w:t>The reason is</w:t>
      </w:r>
      <w:r w:rsidR="00474DDF" w:rsidRPr="00B812CA">
        <w:t xml:space="preserve"> </w:t>
      </w:r>
      <w:r w:rsidRPr="00B812CA">
        <w:t xml:space="preserve">that such a feature </w:t>
      </w:r>
      <w:r w:rsidR="00523124" w:rsidRPr="00B812CA">
        <w:t>is not defined</w:t>
      </w:r>
      <w:r w:rsidRPr="00B812CA">
        <w:t xml:space="preserve"> as an S-101 feature </w:t>
      </w:r>
      <w:del w:id="836" w:author="Jonathan Pritchard" w:date="2025-03-11T14:57:00Z" w16du:dateUtc="2025-03-11T14:57:00Z">
        <w:r w:rsidRPr="00B812CA" w:rsidDel="00EF3E08">
          <w:delText xml:space="preserve">class </w:delText>
        </w:r>
      </w:del>
      <w:ins w:id="837" w:author="Jonathan Pritchard" w:date="2025-03-11T14:57:00Z" w16du:dateUtc="2025-03-11T14:57:00Z">
        <w:r w:rsidR="00EF3E08">
          <w:t>type</w:t>
        </w:r>
        <w:r w:rsidR="00EF3E08" w:rsidRPr="00B812CA">
          <w:t xml:space="preserve"> </w:t>
        </w:r>
      </w:ins>
      <w:r w:rsidRPr="00B812CA">
        <w:t xml:space="preserve">or it </w:t>
      </w:r>
      <w:r w:rsidR="00523124" w:rsidRPr="00B812CA">
        <w:t xml:space="preserve">would </w:t>
      </w:r>
      <w:ins w:id="838" w:author="Grant, David M (52400) CIV USN NIWC ATLANTIC VA (USA)" w:date="2025-02-24T14:09:00Z" w16du:dateUtc="2025-02-24T19:09:00Z">
        <w:r w:rsidR="00203820">
          <w:t xml:space="preserve">be </w:t>
        </w:r>
      </w:ins>
      <w:r w:rsidRPr="00B812CA">
        <w:t xml:space="preserve">illogical to include it </w:t>
      </w:r>
      <w:del w:id="839" w:author="Grant, David M (52400) CIV USN NIWC ATLANTIC VA (USA)" w:date="2025-02-24T14:09:00Z" w16du:dateUtc="2025-02-24T19:09:00Z">
        <w:r w:rsidRPr="00B812CA" w:rsidDel="00203820">
          <w:delText xml:space="preserve">to </w:delText>
        </w:r>
      </w:del>
      <w:ins w:id="840" w:author="Grant, David M (52400) CIV USN NIWC ATLANTIC VA (USA)" w:date="2025-02-24T14:09:00Z" w16du:dateUtc="2025-02-24T19:09:00Z">
        <w:r w:rsidR="00203820">
          <w:t>in</w:t>
        </w:r>
        <w:r w:rsidR="00203820" w:rsidRPr="00B812CA">
          <w:t xml:space="preserve"> </w:t>
        </w:r>
      </w:ins>
      <w:r w:rsidRPr="00B812CA">
        <w:t xml:space="preserve">the Mariners' navigational feature </w:t>
      </w:r>
      <w:del w:id="841" w:author="Jonathan Pritchard" w:date="2025-03-11T14:57:00Z" w16du:dateUtc="2025-03-11T14:57:00Z">
        <w:r w:rsidRPr="00B812CA" w:rsidDel="00EF3E08">
          <w:delText>classes</w:delText>
        </w:r>
      </w:del>
      <w:ins w:id="842" w:author="Jonathan Pritchard" w:date="2025-03-11T14:57:00Z" w16du:dateUtc="2025-03-11T14:57:00Z">
        <w:r w:rsidR="00EF3E08">
          <w:t>types</w:t>
        </w:r>
      </w:ins>
      <w:r w:rsidRPr="00B812CA">
        <w:t>.</w:t>
      </w:r>
      <w:commentRangeEnd w:id="835"/>
      <w:r w:rsidR="008B6C06">
        <w:rPr>
          <w:rStyle w:val="CommentReference"/>
        </w:rPr>
        <w:commentReference w:id="835"/>
      </w:r>
    </w:p>
    <w:p w14:paraId="2C1964A3" w14:textId="62D51319"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w:t>
      </w:r>
      <w:del w:id="843" w:author="Grant, David M (52400) CIV USN NIWC ATLANTIC VA (USA)" w:date="2025-02-24T14:09:00Z" w16du:dateUtc="2025-02-24T19:09:00Z">
        <w:r w:rsidRPr="00B77A92" w:rsidDel="0086434A">
          <w:delText>in order to</w:delText>
        </w:r>
      </w:del>
      <w:ins w:id="844" w:author="Grant, David M (52400) CIV USN NIWC ATLANTIC VA (USA)" w:date="2025-02-24T14:09:00Z" w16du:dateUtc="2025-02-24T19:09:00Z">
        <w:r w:rsidR="0086434A" w:rsidRPr="00B77A92">
          <w:t>to</w:t>
        </w:r>
      </w:ins>
      <w:r w:rsidRPr="00B77A92">
        <w:t xml:space="preserve"> assist the manufacturer</w:t>
      </w:r>
      <w:del w:id="845" w:author="Grant, David M (52400) CIV USN NIWC ATLANTIC VA (USA)" w:date="2025-02-24T14:09:00Z" w16du:dateUtc="2025-02-24T19:09:00Z">
        <w:r w:rsidRPr="00B77A92" w:rsidDel="0086434A">
          <w:delText xml:space="preserve"> to set up a satisfactory and comprehensive ECDIS display</w:delText>
        </w:r>
      </w:del>
      <w:r w:rsidRPr="00B77A92">
        <w:t>.</w:t>
      </w:r>
    </w:p>
    <w:p w14:paraId="7F074E55" w14:textId="68C389A2" w:rsidR="00A9027F" w:rsidRPr="00450770" w:rsidRDefault="00A9027F" w:rsidP="00EC44E4">
      <w:pPr>
        <w:pStyle w:val="Heading3"/>
      </w:pPr>
      <w:bookmarkStart w:id="846" w:name="_Ref49482141"/>
      <w:bookmarkStart w:id="847" w:name="_Toc188968594"/>
      <w:r w:rsidRPr="00450770">
        <w:t xml:space="preserve">Scale bar </w:t>
      </w:r>
      <w:r w:rsidR="006455DA" w:rsidRPr="00450770">
        <w:t>and</w:t>
      </w:r>
      <w:r w:rsidRPr="00450770">
        <w:t xml:space="preserve"> latitude scale</w:t>
      </w:r>
      <w:bookmarkEnd w:id="846"/>
      <w:bookmarkEnd w:id="847"/>
    </w:p>
    <w:p w14:paraId="5655115B" w14:textId="67FB481A" w:rsidR="00A9027F" w:rsidRPr="00450770" w:rsidRDefault="00A9027F" w:rsidP="00737C53">
      <w:pPr>
        <w:spacing w:after="60" w:line="240" w:lineRule="auto"/>
        <w:jc w:val="both"/>
      </w:pPr>
      <w:bookmarkStart w:id="848" w:name="_Hlk47653421"/>
      <w:r w:rsidRPr="00450770">
        <w:t xml:space="preserve">The IMO </w:t>
      </w:r>
      <w:r w:rsidR="001F7977" w:rsidRPr="00450770">
        <w:t>Performance Standards</w:t>
      </w:r>
      <w:r w:rsidRPr="00450770">
        <w:t xml:space="preserve"> require an indication of scale and range as part of the Display Base.</w:t>
      </w:r>
      <w:bookmarkEnd w:id="848"/>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6D47B7E2"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for display scales larger than 1/</w:t>
      </w:r>
      <w:r w:rsidR="00224FDE">
        <w:t>8</w:t>
      </w:r>
      <w:r w:rsidR="00A9027F" w:rsidRPr="00450770">
        <w:t>0,000: always 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63EBBE17"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r w:rsidR="00224FDE">
        <w:t>8</w:t>
      </w:r>
      <w:r w:rsidR="00A9027F" w:rsidRPr="00450770">
        <w:t xml:space="preserve">0,000 or smaller: always display the 10 </w:t>
      </w:r>
      <w:r w:rsidR="007B2BE1" w:rsidRPr="00450770">
        <w:t>Nautical M</w:t>
      </w:r>
      <w:r w:rsidR="00A9027F" w:rsidRPr="00450770">
        <w:t>ile</w:t>
      </w:r>
      <w:del w:id="849" w:author="Grant, David M (52400) CIV USN NIWC ATLANTIC VA (USA)" w:date="2025-02-24T14:11:00Z" w16du:dateUtc="2025-02-24T19:11:00Z">
        <w:r w:rsidR="007B2BE1" w:rsidRPr="00450770" w:rsidDel="00A809D0">
          <w:delText>s</w:delText>
        </w:r>
      </w:del>
      <w:r w:rsidR="00A9027F" w:rsidRPr="00450770">
        <w:t xml:space="preserve"> </w:t>
      </w:r>
      <w:del w:id="850" w:author="Grant, David M (52400) CIV USN NIWC ATLANTIC VA (USA)" w:date="2025-02-24T14:11:00Z" w16du:dateUtc="2025-02-24T19:11:00Z">
        <w:r w:rsidR="007B2BE1" w:rsidRPr="00450770" w:rsidDel="00A809D0">
          <w:delText xml:space="preserve">(at </w:delText>
        </w:r>
      </w:del>
      <w:r w:rsidR="00A9027F" w:rsidRPr="00450770">
        <w:t>latitude</w:t>
      </w:r>
      <w:del w:id="851" w:author="Grant, David M (52400) CIV USN NIWC ATLANTIC VA (USA)" w:date="2025-02-24T14:11:00Z" w16du:dateUtc="2025-02-24T19:11:00Z">
        <w:r w:rsidR="007B2BE1" w:rsidRPr="00450770" w:rsidDel="00A809D0">
          <w:delText>)</w:delText>
        </w:r>
      </w:del>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 xml:space="preserve">Table </w:t>
      </w:r>
      <w:del w:id="852" w:author="Jonathan Pritchard" w:date="2025-03-10T07:59:00Z" w16du:dateUtc="2025-03-10T07:59:00Z">
        <w:r w:rsidR="000553AC" w:rsidRPr="00B77A92" w:rsidDel="00A74A4F">
          <w:delText>C-</w:delText>
        </w:r>
      </w:del>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853"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34948417" w:rsidR="00B67B2D" w:rsidRPr="00450770" w:rsidRDefault="00B67B2D" w:rsidP="00F42179">
            <w:pPr>
              <w:spacing w:before="60" w:after="60"/>
            </w:pPr>
            <w:r w:rsidRPr="00450770">
              <w:t>1:</w:t>
            </w:r>
            <w:r w:rsidR="00224FDE">
              <w:t>7</w:t>
            </w:r>
            <w:r w:rsidRPr="00450770">
              <w:t>9999 and larger scale</w:t>
            </w:r>
          </w:p>
        </w:tc>
        <w:tc>
          <w:tcPr>
            <w:tcW w:w="1020" w:type="pct"/>
            <w:vAlign w:val="center"/>
          </w:tcPr>
          <w:p w14:paraId="78BDE6FD" w14:textId="77777777" w:rsidR="00B67B2D" w:rsidRPr="00D76083" w:rsidRDefault="00B67B2D" w:rsidP="00F42179">
            <w:pPr>
              <w:spacing w:before="60" w:after="60"/>
              <w:jc w:val="center"/>
            </w:pPr>
            <w:r w:rsidRPr="00D76083">
              <w:t>SCALEB10</w:t>
            </w:r>
          </w:p>
        </w:tc>
        <w:tc>
          <w:tcPr>
            <w:tcW w:w="673" w:type="pct"/>
            <w:vMerge w:val="restart"/>
            <w:vAlign w:val="center"/>
          </w:tcPr>
          <w:p w14:paraId="28535E0A" w14:textId="7DA3C6BF" w:rsidR="00B67B2D" w:rsidRPr="00D76083" w:rsidRDefault="00B67B2D" w:rsidP="00F42179">
            <w:pPr>
              <w:spacing w:before="60" w:after="60"/>
              <w:jc w:val="center"/>
            </w:pPr>
            <w:del w:id="854" w:author="Grant, David M (52400) CIV USN NIWC ATLANTIC VA (USA)" w:date="2025-02-24T14:13:00Z" w16du:dateUtc="2025-02-24T19:13:00Z">
              <w:r w:rsidRPr="00D76083" w:rsidDel="002C0789">
                <w:delText>90</w:delText>
              </w:r>
            </w:del>
            <w:ins w:id="855" w:author="Grant, David M (52400) CIV USN NIWC ATLANTIC VA (USA)" w:date="2025-02-24T14:13:00Z" w16du:dateUtc="2025-02-24T19:13:00Z">
              <w:r w:rsidR="002C0789">
                <w:t>27</w:t>
              </w:r>
            </w:ins>
          </w:p>
        </w:tc>
        <w:tc>
          <w:tcPr>
            <w:tcW w:w="851" w:type="pct"/>
            <w:vMerge w:val="restart"/>
            <w:vAlign w:val="center"/>
          </w:tcPr>
          <w:p w14:paraId="214B6F4A" w14:textId="23ABCEB4" w:rsidR="00B67B2D" w:rsidRPr="00D76083" w:rsidRDefault="002D13C2" w:rsidP="00F42179">
            <w:pPr>
              <w:spacing w:before="60" w:after="60"/>
              <w:jc w:val="center"/>
            </w:pPr>
            <w:proofErr w:type="spellStart"/>
            <w:r w:rsidRPr="00D76083">
              <w:t>OverRadar</w:t>
            </w:r>
            <w:proofErr w:type="spellEnd"/>
          </w:p>
        </w:tc>
        <w:tc>
          <w:tcPr>
            <w:tcW w:w="831" w:type="pct"/>
            <w:vMerge w:val="restart"/>
            <w:vAlign w:val="center"/>
          </w:tcPr>
          <w:p w14:paraId="65F93290" w14:textId="5541701F" w:rsidR="00B67B2D" w:rsidRPr="00D76083" w:rsidRDefault="00B67B2D" w:rsidP="00F42179">
            <w:pPr>
              <w:spacing w:before="60" w:after="60"/>
              <w:jc w:val="center"/>
            </w:pPr>
            <w:r w:rsidRPr="00D76083">
              <w:t xml:space="preserve">Display </w:t>
            </w:r>
            <w:r w:rsidR="00F42179" w:rsidRPr="00D76083">
              <w:t>B</w:t>
            </w:r>
            <w:r w:rsidRPr="00D76083">
              <w:t>ase</w:t>
            </w:r>
          </w:p>
        </w:tc>
        <w:tc>
          <w:tcPr>
            <w:tcW w:w="674" w:type="pct"/>
            <w:vMerge w:val="restart"/>
            <w:vAlign w:val="center"/>
          </w:tcPr>
          <w:p w14:paraId="24159F7F" w14:textId="77777777" w:rsidR="00B67B2D" w:rsidRPr="00D76083" w:rsidRDefault="00B67B2D" w:rsidP="00F42179">
            <w:pPr>
              <w:spacing w:before="60" w:after="60"/>
              <w:jc w:val="center"/>
            </w:pPr>
            <w:r w:rsidRPr="00D76083">
              <w:t>11030</w:t>
            </w:r>
          </w:p>
        </w:tc>
      </w:tr>
      <w:bookmarkEnd w:id="853"/>
      <w:tr w:rsidR="00B67B2D" w:rsidRPr="00B77A92" w14:paraId="12859820" w14:textId="26BDB0B5" w:rsidTr="00F42179">
        <w:trPr>
          <w:cantSplit/>
          <w:jc w:val="center"/>
        </w:trPr>
        <w:tc>
          <w:tcPr>
            <w:tcW w:w="951" w:type="pct"/>
          </w:tcPr>
          <w:p w14:paraId="1B2B57C8" w14:textId="431E25D0" w:rsidR="00B67B2D" w:rsidRPr="00450770" w:rsidRDefault="00B67B2D" w:rsidP="004E61EE">
            <w:r w:rsidRPr="00450770">
              <w:t>1:</w:t>
            </w:r>
            <w:r w:rsidR="00224FDE">
              <w:t>8</w:t>
            </w:r>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9C1250E" w:rsidR="0004238B" w:rsidRPr="00B77A92" w:rsidRDefault="0004238B" w:rsidP="00F42179">
      <w:pPr>
        <w:pStyle w:val="Caption"/>
        <w:spacing w:after="120" w:line="240" w:lineRule="auto"/>
        <w:jc w:val="center"/>
      </w:pPr>
      <w:bookmarkStart w:id="856" w:name="_Ref46837498"/>
      <w:bookmarkStart w:id="857" w:name="_Ref46837493"/>
      <w:r w:rsidRPr="00B77A92">
        <w:t xml:space="preserve">Table </w:t>
      </w:r>
      <w:del w:id="858" w:author="Jonathan Pritchard" w:date="2025-03-10T07:59:00Z" w16du:dateUtc="2025-03-10T07:59:00Z">
        <w:r w:rsidR="00F42179" w:rsidRPr="00B77A92" w:rsidDel="00A74A4F">
          <w:delText>C-</w:delText>
        </w:r>
      </w:del>
      <w:ins w:id="859" w:author="Jonathan Pritchard" w:date="2025-03-07T16:40:00Z" w16du:dateUtc="2025-03-07T16:40:00Z">
        <w:r w:rsidR="00C56536">
          <w:fldChar w:fldCharType="begin"/>
        </w:r>
        <w:r w:rsidR="00C56536">
          <w:instrText xml:space="preserve"> SEQ Table \* ARABIC </w:instrText>
        </w:r>
      </w:ins>
      <w:r w:rsidR="00C56536">
        <w:fldChar w:fldCharType="separate"/>
      </w:r>
      <w:ins w:id="860" w:author="Jonathan Pritchard" w:date="2025-03-07T16:40:00Z" w16du:dateUtc="2025-03-07T16:40:00Z">
        <w:r w:rsidR="00C56536">
          <w:rPr>
            <w:noProof/>
          </w:rPr>
          <w:t>1</w:t>
        </w:r>
        <w:r w:rsidR="00C56536">
          <w:fldChar w:fldCharType="end"/>
        </w:r>
      </w:ins>
      <w:del w:id="861"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1</w:delText>
        </w:r>
        <w:r w:rsidR="0045426C" w:rsidDel="00C56536">
          <w:fldChar w:fldCharType="end"/>
        </w:r>
      </w:del>
      <w:bookmarkEnd w:id="856"/>
      <w:r w:rsidRPr="00B77A92">
        <w:t xml:space="preserve"> - Scale bar presentation</w:t>
      </w:r>
      <w:bookmarkEnd w:id="857"/>
      <w:r w:rsidR="007B2046" w:rsidRPr="00B77A92">
        <w:t xml:space="preserve"> parameters</w:t>
      </w:r>
    </w:p>
    <w:p w14:paraId="3485200B" w14:textId="769D6384"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r w:rsidR="00224FDE">
        <w:t>8</w:t>
      </w:r>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0EFFBFAF" w:rsidR="001F7977" w:rsidRPr="00450770" w:rsidRDefault="00FA2769" w:rsidP="00F42179">
      <w:pPr>
        <w:spacing w:after="120" w:line="240" w:lineRule="auto"/>
        <w:jc w:val="both"/>
      </w:pPr>
      <w:r w:rsidRPr="00450770">
        <w:t xml:space="preserve">EXAMPLE 2: </w:t>
      </w:r>
      <w:r w:rsidR="001F7977" w:rsidRPr="00450770">
        <w:t>For display scales of 1/</w:t>
      </w:r>
      <w:r w:rsidR="00224FDE">
        <w:t>8</w:t>
      </w:r>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lastRenderedPageBreak/>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r w:rsidRPr="00450770">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450770" w:rsidRDefault="00A9027F" w:rsidP="00EC44E4">
      <w:pPr>
        <w:pStyle w:val="Heading3"/>
      </w:pPr>
      <w:bookmarkStart w:id="862" w:name="_Ref49482026"/>
      <w:bookmarkStart w:id="863" w:name="_Toc188968595"/>
      <w:r w:rsidRPr="00450770">
        <w:t>North arrow</w:t>
      </w:r>
      <w:bookmarkEnd w:id="862"/>
      <w:bookmarkEnd w:id="863"/>
    </w:p>
    <w:p w14:paraId="5100DC40" w14:textId="3306FA58" w:rsidR="00004400" w:rsidRPr="00B812CA" w:rsidRDefault="00224FDE" w:rsidP="00F42179">
      <w:pPr>
        <w:spacing w:after="120" w:line="240" w:lineRule="auto"/>
        <w:jc w:val="both"/>
      </w:pPr>
      <w:r>
        <w:t>A</w:t>
      </w:r>
      <w:r w:rsidR="00A9027F" w:rsidRPr="00B812CA">
        <w:t xml:space="preserve"> north arrow </w:t>
      </w:r>
      <w:r>
        <w:t xml:space="preserve">must be provided </w:t>
      </w:r>
      <w:r w:rsidR="00A9027F" w:rsidRPr="00B812CA">
        <w:t>as part of the Display Base</w:t>
      </w:r>
      <w:r>
        <w:t xml:space="preserve"> according to the IMO Performance Standard</w:t>
      </w:r>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w:t>
      </w:r>
      <w:commentRangeStart w:id="864"/>
      <w:r w:rsidR="002A21D7" w:rsidRPr="00B812CA">
        <w:t>Other requirements for the north arrow are defined in IEC 61174</w:t>
      </w:r>
      <w:commentRangeEnd w:id="864"/>
      <w:r w:rsidR="00815377">
        <w:rPr>
          <w:rStyle w:val="CommentReference"/>
        </w:rPr>
        <w:commentReference w:id="864"/>
      </w:r>
      <w:r w:rsidR="002A21D7" w:rsidRPr="00B812CA">
        <w:t>.</w:t>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D343CC">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D343CC">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D343CC">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D343CC">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D343CC">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D76083" w:rsidRDefault="004E69AF" w:rsidP="00D343CC">
            <w:pPr>
              <w:spacing w:before="60" w:after="60"/>
              <w:jc w:val="center"/>
            </w:pPr>
            <w:r w:rsidRPr="00D76083">
              <w:t>NORTHAR1</w:t>
            </w:r>
          </w:p>
        </w:tc>
        <w:tc>
          <w:tcPr>
            <w:tcW w:w="831" w:type="pct"/>
            <w:vAlign w:val="center"/>
          </w:tcPr>
          <w:p w14:paraId="1E1388CA" w14:textId="67DB351A" w:rsidR="004E69AF" w:rsidRPr="00D76083" w:rsidRDefault="004E69AF" w:rsidP="00D343CC">
            <w:pPr>
              <w:spacing w:before="60" w:after="60"/>
              <w:jc w:val="center"/>
            </w:pPr>
            <w:del w:id="865" w:author="Grant, David M (52400) CIV USN NIWC ATLANTIC VA (USA)" w:date="2025-02-24T14:15:00Z" w16du:dateUtc="2025-02-24T19:15:00Z">
              <w:r w:rsidRPr="00D76083" w:rsidDel="00C84AB6">
                <w:delText>90</w:delText>
              </w:r>
            </w:del>
            <w:ins w:id="866" w:author="Grant, David M (52400) CIV USN NIWC ATLANTIC VA (USA)" w:date="2025-02-24T14:15:00Z" w16du:dateUtc="2025-02-24T19:15:00Z">
              <w:r w:rsidR="00C84AB6">
                <w:t>27</w:t>
              </w:r>
            </w:ins>
          </w:p>
        </w:tc>
        <w:tc>
          <w:tcPr>
            <w:tcW w:w="1051" w:type="pct"/>
            <w:vAlign w:val="center"/>
          </w:tcPr>
          <w:p w14:paraId="6E738186" w14:textId="77777777" w:rsidR="004E69AF" w:rsidRPr="00D76083" w:rsidRDefault="004E69AF" w:rsidP="00D343CC">
            <w:pPr>
              <w:spacing w:before="60" w:after="60"/>
              <w:jc w:val="center"/>
            </w:pPr>
            <w:proofErr w:type="spellStart"/>
            <w:r w:rsidRPr="00D76083">
              <w:t>OverRadar</w:t>
            </w:r>
            <w:proofErr w:type="spellEnd"/>
          </w:p>
        </w:tc>
        <w:tc>
          <w:tcPr>
            <w:tcW w:w="1026" w:type="pct"/>
            <w:vAlign w:val="center"/>
          </w:tcPr>
          <w:p w14:paraId="603CF135" w14:textId="77777777" w:rsidR="004E69AF" w:rsidRPr="00D76083" w:rsidRDefault="004E69AF" w:rsidP="00D343CC">
            <w:pPr>
              <w:spacing w:before="60" w:after="60"/>
              <w:jc w:val="center"/>
            </w:pPr>
            <w:r w:rsidRPr="00D76083">
              <w:t>Display Base</w:t>
            </w:r>
          </w:p>
        </w:tc>
        <w:tc>
          <w:tcPr>
            <w:tcW w:w="832" w:type="pct"/>
            <w:vAlign w:val="center"/>
          </w:tcPr>
          <w:p w14:paraId="1CFE5E17" w14:textId="503CD1CC" w:rsidR="004E69AF" w:rsidRPr="00D76083" w:rsidRDefault="004E69AF" w:rsidP="00D343CC">
            <w:pPr>
              <w:spacing w:before="60" w:after="60"/>
              <w:jc w:val="center"/>
            </w:pPr>
            <w:r w:rsidRPr="00D76083">
              <w:t>110</w:t>
            </w:r>
            <w:ins w:id="867" w:author="Grant, David M (52400) CIV USN NIWC ATLANTIC VA (USA)" w:date="2025-02-24T14:15:00Z" w16du:dateUtc="2025-02-24T19:15:00Z">
              <w:r w:rsidR="008B3FBB">
                <w:t>4</w:t>
              </w:r>
            </w:ins>
            <w:del w:id="868" w:author="Grant, David M (52400) CIV USN NIWC ATLANTIC VA (USA)" w:date="2025-02-24T14:15:00Z" w16du:dateUtc="2025-02-24T19:15:00Z">
              <w:r w:rsidRPr="00D76083" w:rsidDel="008B3FBB">
                <w:delText>3</w:delText>
              </w:r>
            </w:del>
            <w:r w:rsidRPr="00D76083">
              <w:t>0</w:t>
            </w:r>
          </w:p>
        </w:tc>
      </w:tr>
    </w:tbl>
    <w:p w14:paraId="00C691DE" w14:textId="4AE01063" w:rsidR="004E69AF" w:rsidRPr="00B77A92" w:rsidRDefault="004E69AF" w:rsidP="004E69AF">
      <w:pPr>
        <w:pStyle w:val="Caption"/>
        <w:spacing w:after="120" w:line="240" w:lineRule="auto"/>
        <w:jc w:val="center"/>
      </w:pPr>
      <w:r w:rsidRPr="00B77A92">
        <w:t xml:space="preserve">Table </w:t>
      </w:r>
      <w:del w:id="869" w:author="Jonathan Pritchard" w:date="2025-03-10T07:59:00Z" w16du:dateUtc="2025-03-10T07:59:00Z">
        <w:r w:rsidRPr="00B77A92" w:rsidDel="00A74A4F">
          <w:delText>C-</w:delText>
        </w:r>
      </w:del>
      <w:ins w:id="870" w:author="Jonathan Pritchard" w:date="2025-03-07T16:40:00Z" w16du:dateUtc="2025-03-07T16:40:00Z">
        <w:r w:rsidR="00C56536">
          <w:fldChar w:fldCharType="begin"/>
        </w:r>
        <w:r w:rsidR="00C56536">
          <w:instrText xml:space="preserve"> SEQ Table \* ARABIC </w:instrText>
        </w:r>
      </w:ins>
      <w:r w:rsidR="00C56536">
        <w:fldChar w:fldCharType="separate"/>
      </w:r>
      <w:ins w:id="871" w:author="Jonathan Pritchard" w:date="2025-03-07T16:40:00Z" w16du:dateUtc="2025-03-07T16:40:00Z">
        <w:r w:rsidR="00C56536">
          <w:rPr>
            <w:noProof/>
          </w:rPr>
          <w:t>2</w:t>
        </w:r>
        <w:r w:rsidR="00C56536">
          <w:fldChar w:fldCharType="end"/>
        </w:r>
      </w:ins>
      <w:del w:id="872"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2</w:delText>
        </w:r>
        <w:r w:rsidR="0045426C" w:rsidDel="00C56536">
          <w:fldChar w:fldCharType="end"/>
        </w:r>
      </w:del>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873" w:name="_Toc188968596"/>
      <w:r w:rsidRPr="00B77A92">
        <w:t>Graticule</w:t>
      </w:r>
      <w:bookmarkEnd w:id="873"/>
    </w:p>
    <w:p w14:paraId="16C01CFF" w14:textId="782A8914"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w:t>
      </w:r>
      <w:del w:id="874" w:author="Jonathan Pritchard" w:date="2025-03-10T07:42:00Z" w16du:dateUtc="2025-03-10T07:42:00Z">
        <w:r w:rsidR="00F667CD" w:rsidRPr="00B77A92" w:rsidDel="0056040E">
          <w:delText>MSC.</w:delText>
        </w:r>
        <w:r w:rsidR="00D748C8" w:rsidRPr="00B77A92" w:rsidDel="0056040E">
          <w:delText>530(106)</w:delText>
        </w:r>
      </w:del>
      <w:ins w:id="875" w:author="Jonathan Pritchard" w:date="2025-03-10T07:42:00Z" w16du:dateUtc="2025-03-10T07:42:00Z">
        <w:r w:rsidR="0056040E">
          <w:t>MSC.530(106)/</w:t>
        </w:r>
      </w:ins>
      <w:ins w:id="876" w:author="Jonathan Pritchard" w:date="2025-03-10T07:49:00Z" w16du:dateUtc="2025-03-10T07:49:00Z">
        <w:r w:rsidR="0056040E">
          <w:t>Rev</w:t>
        </w:r>
      </w:ins>
      <w:ins w:id="877" w:author="Jonathan Pritchard" w:date="2025-03-10T07:42:00Z" w16du:dateUtc="2025-03-10T07:42:00Z">
        <w:r w:rsidR="0056040E">
          <w:t>.1</w:t>
        </w:r>
      </w:ins>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878" w:name="_Toc188968597"/>
      <w:r w:rsidRPr="00B77A92">
        <w:t>Display mode</w:t>
      </w:r>
      <w:bookmarkEnd w:id="878"/>
    </w:p>
    <w:p w14:paraId="14F9578E" w14:textId="6C9DC8F7"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w:t>
      </w:r>
      <w:del w:id="879" w:author="Jonathan Pritchard" w:date="2025-03-10T07:42:00Z" w16du:dateUtc="2025-03-10T07:42:00Z">
        <w:r w:rsidRPr="00B77A92" w:rsidDel="0056040E">
          <w:delText>MSC.</w:delText>
        </w:r>
        <w:r w:rsidR="00D748C8" w:rsidRPr="00B77A92" w:rsidDel="0056040E">
          <w:delText>530(106)</w:delText>
        </w:r>
      </w:del>
      <w:ins w:id="880" w:author="Jonathan Pritchard" w:date="2025-03-10T07:42:00Z" w16du:dateUtc="2025-03-10T07:42:00Z">
        <w:r w:rsidR="0056040E">
          <w:t>MSC.530(106)/</w:t>
        </w:r>
      </w:ins>
      <w:ins w:id="881" w:author="Jonathan Pritchard" w:date="2025-03-10T07:45:00Z" w16du:dateUtc="2025-03-10T07:45:00Z">
        <w:r w:rsidR="0056040E">
          <w:t>Rev</w:t>
        </w:r>
      </w:ins>
      <w:ins w:id="882" w:author="Jonathan Pritchard" w:date="2025-03-10T07:42:00Z" w16du:dateUtc="2025-03-10T07:42:00Z">
        <w:r w:rsidR="0056040E">
          <w:t>.1</w:t>
        </w:r>
      </w:ins>
      <w:r w:rsidR="00D748C8" w:rsidRPr="00B77A92">
        <w:t xml:space="preserve">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883" w:name="_Toc188968598"/>
      <w:r w:rsidRPr="00B77A92">
        <w:t>Black level adjustment symbol</w:t>
      </w:r>
      <w:bookmarkEnd w:id="883"/>
    </w:p>
    <w:p w14:paraId="1FA380C5" w14:textId="2DBED01F"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7750F0">
        <w:fldChar w:fldCharType="begin"/>
      </w:r>
      <w:r w:rsidR="007750F0">
        <w:instrText xml:space="preserve"> REF _Ref189057358 \r \h </w:instrText>
      </w:r>
      <w:r w:rsidR="007750F0">
        <w:fldChar w:fldCharType="separate"/>
      </w:r>
      <w:r w:rsidR="007750F0">
        <w:t>19.5</w:t>
      </w:r>
      <w:r w:rsidR="007750F0">
        <w:fldChar w:fldCharType="end"/>
      </w:r>
    </w:p>
    <w:p w14:paraId="0A7FEA69" w14:textId="7E3436F7" w:rsidR="001275B6" w:rsidRPr="00B77A92" w:rsidRDefault="001275B6" w:rsidP="00EC44E4">
      <w:pPr>
        <w:pStyle w:val="Heading3"/>
      </w:pPr>
      <w:bookmarkStart w:id="884" w:name="_Toc175130246"/>
      <w:bookmarkStart w:id="885" w:name="_Ref49340745"/>
      <w:bookmarkStart w:id="886" w:name="_Toc188968599"/>
      <w:bookmarkEnd w:id="884"/>
      <w:r w:rsidRPr="00B77A92">
        <w:t>Detection and notification of navigational hazards</w:t>
      </w:r>
      <w:bookmarkEnd w:id="885"/>
      <w:bookmarkEnd w:id="886"/>
    </w:p>
    <w:p w14:paraId="632FEAE1" w14:textId="4D569C1A" w:rsidR="00584966" w:rsidRPr="00B77A92" w:rsidRDefault="00584966" w:rsidP="009D43C5">
      <w:pPr>
        <w:spacing w:after="60" w:line="240" w:lineRule="auto"/>
        <w:jc w:val="both"/>
      </w:pPr>
      <w:r w:rsidRPr="00B77A92">
        <w:t>The IMO Performance Standar</w:t>
      </w:r>
      <w:r w:rsidR="009D43C5" w:rsidRPr="00B77A92">
        <w:t xml:space="preserve">d for ECDIS </w:t>
      </w:r>
      <w:del w:id="887" w:author="Jonathan Pritchard" w:date="2025-03-10T07:42:00Z" w16du:dateUtc="2025-03-10T07:42:00Z">
        <w:r w:rsidR="009D43C5" w:rsidRPr="00B77A92" w:rsidDel="0056040E">
          <w:delText>MSC.</w:delText>
        </w:r>
        <w:r w:rsidR="00D748C8" w:rsidRPr="00B77A92" w:rsidDel="0056040E">
          <w:delText>530(106)</w:delText>
        </w:r>
      </w:del>
      <w:ins w:id="888" w:author="Jonathan Pritchard" w:date="2025-03-10T07:42:00Z" w16du:dateUtc="2025-03-10T07:42:00Z">
        <w:r w:rsidR="0056040E">
          <w:t>MSC.530(106)/</w:t>
        </w:r>
      </w:ins>
      <w:ins w:id="889" w:author="Jonathan Pritchard" w:date="2025-03-10T07:46:00Z" w16du:dateUtc="2025-03-10T07:46:00Z">
        <w:r w:rsidR="0056040E">
          <w:t>Rev</w:t>
        </w:r>
      </w:ins>
      <w:ins w:id="890" w:author="Jonathan Pritchard" w:date="2025-03-10T07:42:00Z" w16du:dateUtc="2025-03-10T07:42:00Z">
        <w:r w:rsidR="0056040E">
          <w:t>.1</w:t>
        </w:r>
      </w:ins>
      <w:r w:rsidR="009D43C5" w:rsidRPr="00B77A92">
        <w:t>, clause 11.3.</w:t>
      </w:r>
      <w:r w:rsidR="00224FDE">
        <w:t>7</w:t>
      </w:r>
      <w:r w:rsidR="009D43C5" w:rsidRPr="00B77A92">
        <w:t xml:space="preserve"> Route planning states:</w:t>
      </w:r>
    </w:p>
    <w:p w14:paraId="3EC5BA78" w14:textId="7AA61DE9" w:rsidR="00584966" w:rsidRPr="00B77A92" w:rsidRDefault="002C4C4D" w:rsidP="009D43C5">
      <w:pPr>
        <w:pStyle w:val="BlockQuote"/>
        <w:spacing w:after="120" w:line="240" w:lineRule="auto"/>
        <w:jc w:val="both"/>
      </w:pPr>
      <w:commentRangeStart w:id="891"/>
      <w:r w:rsidRPr="00B77A92">
        <w:t>A graphical indication should also be given if the mariner plans a route closer than a user-specified distance from a user-selectable category of point objects, such as a fixed or floating aid to navigation or isolated danger.</w:t>
      </w:r>
      <w:commentRangeEnd w:id="891"/>
      <w:r w:rsidR="00E47B5A">
        <w:rPr>
          <w:rStyle w:val="CommentReference"/>
          <w:i w:val="0"/>
          <w:iCs w:val="0"/>
          <w:color w:val="auto"/>
        </w:rPr>
        <w:commentReference w:id="891"/>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600E97DA" w14:textId="77777777" w:rsidR="003A53A9" w:rsidRDefault="000F7EC7" w:rsidP="002D7DEE">
      <w:pPr>
        <w:spacing w:after="120" w:line="240" w:lineRule="auto"/>
        <w:ind w:left="851"/>
        <w:jc w:val="both"/>
        <w:rPr>
          <w:ins w:id="892" w:author="Jonathan Pritchard" w:date="2025-03-10T12:14:00Z" w16du:dateUtc="2025-03-10T12:14:00Z"/>
          <w:i/>
          <w:iCs/>
        </w:rPr>
      </w:pPr>
      <w:r w:rsidRPr="002D7DEE">
        <w:rPr>
          <w:i/>
          <w:iCs/>
        </w:rPr>
        <w:lastRenderedPageBreak/>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2D7DEE">
        <w:rPr>
          <w:i/>
          <w:iCs/>
        </w:rPr>
        <w:t xml:space="preserve">. </w:t>
      </w:r>
    </w:p>
    <w:p w14:paraId="0092E6CD" w14:textId="080C6F18" w:rsidR="00730D49" w:rsidRPr="003A53A9" w:rsidRDefault="00730D49">
      <w:pPr>
        <w:spacing w:after="120" w:line="240" w:lineRule="auto"/>
        <w:jc w:val="both"/>
        <w:rPr>
          <w:rPrChange w:id="893" w:author="Jonathan Pritchard" w:date="2025-03-10T12:15:00Z" w16du:dateUtc="2025-03-10T12:15:00Z">
            <w:rPr>
              <w:i/>
              <w:iCs/>
            </w:rPr>
          </w:rPrChange>
        </w:rPr>
        <w:pPrChange w:id="894" w:author="Jonathan Pritchard" w:date="2025-03-10T12:15:00Z" w16du:dateUtc="2025-03-10T12:15:00Z">
          <w:pPr>
            <w:spacing w:after="120" w:line="240" w:lineRule="auto"/>
            <w:ind w:left="851"/>
            <w:jc w:val="both"/>
          </w:pPr>
        </w:pPrChange>
      </w:pPr>
      <w:r w:rsidRPr="003A53A9">
        <w:rPr>
          <w:rPrChange w:id="895" w:author="Jonathan Pritchard" w:date="2025-03-10T12:15:00Z" w16du:dateUtc="2025-03-10T12:15:00Z">
            <w:rPr>
              <w:i/>
              <w:iCs/>
            </w:rPr>
          </w:rPrChange>
        </w:rPr>
        <w:t xml:space="preserve">The ECDIS </w:t>
      </w:r>
      <w:r w:rsidR="00B15F52" w:rsidRPr="003A53A9">
        <w:rPr>
          <w:rPrChange w:id="896" w:author="Jonathan Pritchard" w:date="2025-03-10T12:15:00Z" w16du:dateUtc="2025-03-10T12:15:00Z">
            <w:rPr>
              <w:i/>
              <w:iCs/>
            </w:rPr>
          </w:rPrChange>
        </w:rPr>
        <w:t>must</w:t>
      </w:r>
      <w:r w:rsidR="002C4C4D" w:rsidRPr="003A53A9">
        <w:rPr>
          <w:rPrChange w:id="897" w:author="Jonathan Pritchard" w:date="2025-03-10T12:15:00Z" w16du:dateUtc="2025-03-10T12:15:00Z">
            <w:rPr>
              <w:i/>
              <w:iCs/>
            </w:rPr>
          </w:rPrChange>
        </w:rPr>
        <w:t xml:space="preserve"> </w:t>
      </w:r>
      <w:r w:rsidRPr="003A53A9">
        <w:rPr>
          <w:rPrChange w:id="898" w:author="Jonathan Pritchard" w:date="2025-03-10T12:15:00Z" w16du:dateUtc="2025-03-10T12:15:00Z">
            <w:rPr>
              <w:i/>
              <w:iCs/>
            </w:rPr>
          </w:rPrChange>
        </w:rPr>
        <w:t xml:space="preserve">implement support for the </w:t>
      </w:r>
      <w:r w:rsidR="009D43C5" w:rsidRPr="003A53A9">
        <w:rPr>
          <w:rPrChange w:id="899" w:author="Jonathan Pritchard" w:date="2025-03-10T12:15:00Z" w16du:dateUtc="2025-03-10T12:15:00Z">
            <w:rPr>
              <w:i/>
              <w:iCs/>
            </w:rPr>
          </w:rPrChange>
        </w:rPr>
        <w:t>A</w:t>
      </w:r>
      <w:r w:rsidRPr="003A53A9">
        <w:rPr>
          <w:rPrChange w:id="900" w:author="Jonathan Pritchard" w:date="2025-03-10T12:15:00Z" w16du:dateUtc="2025-03-10T12:15:00Z">
            <w:rPr>
              <w:i/>
              <w:iCs/>
            </w:rPr>
          </w:rPrChange>
        </w:rPr>
        <w:t xml:space="preserve">lert and </w:t>
      </w:r>
      <w:r w:rsidR="009D43C5" w:rsidRPr="003A53A9">
        <w:rPr>
          <w:rPrChange w:id="901" w:author="Jonathan Pritchard" w:date="2025-03-10T12:15:00Z" w16du:dateUtc="2025-03-10T12:15:00Z">
            <w:rPr>
              <w:i/>
              <w:iCs/>
            </w:rPr>
          </w:rPrChange>
        </w:rPr>
        <w:t>I</w:t>
      </w:r>
      <w:r w:rsidRPr="003A53A9">
        <w:rPr>
          <w:rPrChange w:id="902" w:author="Jonathan Pritchard" w:date="2025-03-10T12:15:00Z" w16du:dateUtc="2025-03-10T12:15:00Z">
            <w:rPr>
              <w:i/>
              <w:iCs/>
            </w:rPr>
          </w:rPrChange>
        </w:rPr>
        <w:t xml:space="preserve">ndications </w:t>
      </w:r>
      <w:r w:rsidR="009D43C5" w:rsidRPr="003A53A9">
        <w:rPr>
          <w:rPrChange w:id="903" w:author="Jonathan Pritchard" w:date="2025-03-10T12:15:00Z" w16du:dateUtc="2025-03-10T12:15:00Z">
            <w:rPr>
              <w:i/>
              <w:iCs/>
            </w:rPr>
          </w:rPrChange>
        </w:rPr>
        <w:t>Catalogue</w:t>
      </w:r>
      <w:r w:rsidRPr="003A53A9">
        <w:rPr>
          <w:rPrChange w:id="904" w:author="Jonathan Pritchard" w:date="2025-03-10T12:15:00Z" w16du:dateUtc="2025-03-10T12:15:00Z">
            <w:rPr>
              <w:i/>
              <w:iCs/>
            </w:rPr>
          </w:rPrChange>
        </w:rPr>
        <w:t xml:space="preserve"> which may be provided within each product</w:t>
      </w:r>
      <w:r w:rsidR="009D43C5" w:rsidRPr="003A53A9">
        <w:rPr>
          <w:rPrChange w:id="905" w:author="Jonathan Pritchard" w:date="2025-03-10T12:15:00Z" w16du:dateUtc="2025-03-10T12:15:00Z">
            <w:rPr>
              <w:i/>
              <w:iCs/>
            </w:rPr>
          </w:rPrChange>
        </w:rPr>
        <w:t>’</w:t>
      </w:r>
      <w:r w:rsidRPr="003A53A9">
        <w:rPr>
          <w:rPrChange w:id="906" w:author="Jonathan Pritchard" w:date="2025-03-10T12:15:00Z" w16du:dateUtc="2025-03-10T12:15:00Z">
            <w:rPr>
              <w:i/>
              <w:iCs/>
            </w:rPr>
          </w:rPrChange>
        </w:rPr>
        <w:t xml:space="preserve">s </w:t>
      </w:r>
      <w:r w:rsidR="009D43C5" w:rsidRPr="003A53A9">
        <w:rPr>
          <w:rPrChange w:id="907" w:author="Jonathan Pritchard" w:date="2025-03-10T12:15:00Z" w16du:dateUtc="2025-03-10T12:15:00Z">
            <w:rPr>
              <w:i/>
              <w:iCs/>
            </w:rPr>
          </w:rPrChange>
        </w:rPr>
        <w:t>P</w:t>
      </w:r>
      <w:r w:rsidRPr="003A53A9">
        <w:rPr>
          <w:rPrChange w:id="908" w:author="Jonathan Pritchard" w:date="2025-03-10T12:15:00Z" w16du:dateUtc="2025-03-10T12:15:00Z">
            <w:rPr>
              <w:i/>
              <w:iCs/>
            </w:rPr>
          </w:rPrChange>
        </w:rPr>
        <w:t xml:space="preserve">ortrayal </w:t>
      </w:r>
      <w:r w:rsidR="009D43C5" w:rsidRPr="003A53A9">
        <w:rPr>
          <w:rPrChange w:id="909" w:author="Jonathan Pritchard" w:date="2025-03-10T12:15:00Z" w16du:dateUtc="2025-03-10T12:15:00Z">
            <w:rPr>
              <w:i/>
              <w:iCs/>
            </w:rPr>
          </w:rPrChange>
        </w:rPr>
        <w:t>C</w:t>
      </w:r>
      <w:r w:rsidRPr="003A53A9">
        <w:rPr>
          <w:rPrChange w:id="910" w:author="Jonathan Pritchard" w:date="2025-03-10T12:15:00Z" w16du:dateUtc="2025-03-10T12:15:00Z">
            <w:rPr>
              <w:i/>
              <w:iCs/>
            </w:rPr>
          </w:rPrChange>
        </w:rPr>
        <w:t xml:space="preserve">atalogue. </w:t>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091DB1DC" w14:textId="337A2684"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 xml:space="preserve">Figure </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9">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25E5E6F6" w14:textId="4085948F" w:rsidR="002C4C4D" w:rsidRPr="00B77A92" w:rsidRDefault="004640A7" w:rsidP="00760179">
      <w:pPr>
        <w:pStyle w:val="Caption"/>
        <w:spacing w:after="120" w:line="240" w:lineRule="auto"/>
        <w:jc w:val="center"/>
      </w:pPr>
      <w:bookmarkStart w:id="911" w:name="_Ref47321487"/>
      <w:bookmarkStart w:id="912" w:name="_Ref47321483"/>
      <w:r w:rsidRPr="00B77A92">
        <w:t xml:space="preserve">Figure </w:t>
      </w:r>
      <w:r w:rsidRPr="00B77A92">
        <w:fldChar w:fldCharType="begin"/>
      </w:r>
      <w:r w:rsidRPr="00B77A92">
        <w:instrText xml:space="preserve"> SEQ Figure \* ARABIC </w:instrText>
      </w:r>
      <w:r w:rsidRPr="00B77A92">
        <w:fldChar w:fldCharType="separate"/>
      </w:r>
      <w:r w:rsidR="00B7137E">
        <w:rPr>
          <w:noProof/>
        </w:rPr>
        <w:t>2</w:t>
      </w:r>
      <w:r w:rsidRPr="00B77A92">
        <w:fldChar w:fldCharType="end"/>
      </w:r>
      <w:bookmarkEnd w:id="911"/>
      <w:r w:rsidRPr="00B77A92">
        <w:t xml:space="preserve"> - Example</w:t>
      </w:r>
      <w:r w:rsidR="00A96A31" w:rsidRPr="00B77A92">
        <w:t>s</w:t>
      </w:r>
      <w:r w:rsidRPr="00B77A92">
        <w:t xml:space="preserve"> of indication highlight</w:t>
      </w:r>
      <w:bookmarkEnd w:id="912"/>
      <w:r w:rsidR="00A96A31" w:rsidRPr="00B77A92">
        <w:t>s</w:t>
      </w:r>
    </w:p>
    <w:p w14:paraId="6BE855FC" w14:textId="77777777" w:rsidR="002C4C4D" w:rsidRPr="00B77A92" w:rsidRDefault="002C4C4D" w:rsidP="00EC44E4"/>
    <w:p w14:paraId="7310711E" w14:textId="08EFB574" w:rsidR="001275B6" w:rsidRPr="00B77A92" w:rsidRDefault="001275B6" w:rsidP="00EC44E4">
      <w:pPr>
        <w:pStyle w:val="Heading3"/>
      </w:pPr>
      <w:bookmarkStart w:id="913" w:name="_Ref49340750"/>
      <w:bookmarkStart w:id="914" w:name="_Toc188968600"/>
      <w:r w:rsidRPr="00B77A92">
        <w:t>Detection of areas for which special conditions exist</w:t>
      </w:r>
      <w:bookmarkEnd w:id="913"/>
      <w:bookmarkEnd w:id="914"/>
    </w:p>
    <w:p w14:paraId="5ACECE2E" w14:textId="51421666" w:rsidR="00FA374F" w:rsidRPr="00B77A92" w:rsidRDefault="00FA374F" w:rsidP="009D43C5">
      <w:pPr>
        <w:spacing w:after="60" w:line="240" w:lineRule="auto"/>
        <w:jc w:val="both"/>
      </w:pPr>
      <w:r w:rsidRPr="00B77A92">
        <w:t xml:space="preserve">The IMO Performance Standard for ECDIS </w:t>
      </w:r>
      <w:del w:id="915" w:author="Jonathan Pritchard" w:date="2025-03-10T07:42:00Z" w16du:dateUtc="2025-03-10T07:42:00Z">
        <w:r w:rsidRPr="00B77A92" w:rsidDel="0056040E">
          <w:delText>MSC.</w:delText>
        </w:r>
        <w:r w:rsidR="002514B8" w:rsidRPr="00B77A92" w:rsidDel="0056040E">
          <w:delText>530(106)</w:delText>
        </w:r>
      </w:del>
      <w:ins w:id="916" w:author="Jonathan Pritchard" w:date="2025-03-10T07:42:00Z" w16du:dateUtc="2025-03-10T07:42:00Z">
        <w:r w:rsidR="0056040E">
          <w:t>MSC.530(106)/</w:t>
        </w:r>
      </w:ins>
      <w:ins w:id="917" w:author="Jonathan Pritchard" w:date="2025-03-10T07:46:00Z" w16du:dateUtc="2025-03-10T07:46:00Z">
        <w:r w:rsidR="0056040E">
          <w:t>Rev</w:t>
        </w:r>
      </w:ins>
      <w:ins w:id="918" w:author="Jonathan Pritchard" w:date="2025-03-10T07:42:00Z" w16du:dateUtc="2025-03-10T07:42:00Z">
        <w:r w:rsidR="0056040E">
          <w:t>.1</w:t>
        </w:r>
      </w:ins>
      <w:r w:rsidR="009D43C5" w:rsidRPr="00B77A92">
        <w:t>,</w:t>
      </w:r>
      <w:r w:rsidRPr="00B77A92">
        <w:t xml:space="preserve"> clause 11.3.</w:t>
      </w:r>
      <w:r w:rsidR="00114860">
        <w:t>7</w:t>
      </w:r>
      <w:r w:rsidRPr="00B77A92">
        <w:t xml:space="preserve"> </w:t>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919" w:name="_Toc188968601"/>
      <w:r w:rsidRPr="00B77A92">
        <w:t>Definition</w:t>
      </w:r>
      <w:r w:rsidR="001275B6" w:rsidRPr="00B77A92">
        <w:t xml:space="preserve"> of safety contour</w:t>
      </w:r>
      <w:bookmarkEnd w:id="919"/>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w:t>
      </w:r>
      <w:commentRangeStart w:id="920"/>
      <w:r w:rsidR="009242DA" w:rsidRPr="00B77A92">
        <w:t>display</w:t>
      </w:r>
      <w:commentRangeEnd w:id="920"/>
      <w:r w:rsidR="0097158A">
        <w:rPr>
          <w:rStyle w:val="CommentReference"/>
        </w:rPr>
        <w:commentReference w:id="920"/>
      </w:r>
      <w:r w:rsidR="009242DA" w:rsidRPr="00B77A92">
        <w:t xml:space="preserve">. </w:t>
      </w:r>
    </w:p>
    <w:p w14:paraId="0455F0B7" w14:textId="6E6F934E" w:rsidR="001275B6" w:rsidRPr="00B77A92" w:rsidRDefault="001275B6" w:rsidP="00EC44E4">
      <w:pPr>
        <w:pStyle w:val="Heading3"/>
      </w:pPr>
      <w:bookmarkStart w:id="921" w:name="_Ref49340754"/>
      <w:bookmarkStart w:id="922" w:name="_Toc188968602"/>
      <w:r w:rsidRPr="00B77A92">
        <w:lastRenderedPageBreak/>
        <w:t>Detection of safety contour</w:t>
      </w:r>
      <w:bookmarkEnd w:id="921"/>
      <w:bookmarkEnd w:id="922"/>
    </w:p>
    <w:p w14:paraId="2C8092B5" w14:textId="4E123B13" w:rsidR="001275B6" w:rsidRPr="00B77A92" w:rsidRDefault="001275B6" w:rsidP="00DA5A6F">
      <w:pPr>
        <w:spacing w:after="60" w:line="240" w:lineRule="auto"/>
        <w:jc w:val="both"/>
      </w:pPr>
      <w:r w:rsidRPr="00B77A92">
        <w:t xml:space="preserve">The IMO Performance Standard for ECDIS </w:t>
      </w:r>
      <w:del w:id="923" w:author="Jonathan Pritchard" w:date="2025-03-10T07:42:00Z" w16du:dateUtc="2025-03-10T07:42:00Z">
        <w:r w:rsidRPr="00B77A92" w:rsidDel="0056040E">
          <w:delText>MSC.</w:delText>
        </w:r>
        <w:r w:rsidR="0028721C" w:rsidRPr="00B77A92" w:rsidDel="0056040E">
          <w:delText>530(106)</w:delText>
        </w:r>
      </w:del>
      <w:ins w:id="924" w:author="Jonathan Pritchard" w:date="2025-03-10T07:42:00Z" w16du:dateUtc="2025-03-10T07:42:00Z">
        <w:r w:rsidR="0056040E">
          <w:t>MSC.530(106)/</w:t>
        </w:r>
      </w:ins>
      <w:ins w:id="925" w:author="Jonathan Pritchard" w:date="2025-03-10T07:46:00Z" w16du:dateUtc="2025-03-10T07:46:00Z">
        <w:r w:rsidR="0056040E">
          <w:t>Rev</w:t>
        </w:r>
      </w:ins>
      <w:ins w:id="926" w:author="Jonathan Pritchard" w:date="2025-03-10T07:42:00Z" w16du:dateUtc="2025-03-10T07:42:00Z">
        <w:r w:rsidR="0056040E">
          <w:t>.1</w:t>
        </w:r>
      </w:ins>
      <w:r w:rsidR="00DA5A6F" w:rsidRPr="00B77A92">
        <w:t>,</w:t>
      </w:r>
      <w:r w:rsidRPr="00B77A92">
        <w:t xml:space="preserve"> clause 11.3.</w:t>
      </w:r>
      <w:r w:rsidR="00114860">
        <w:t>6</w:t>
      </w:r>
      <w:r w:rsidRPr="00B77A92">
        <w:t xml:space="preserve"> Route Planning states;</w:t>
      </w:r>
    </w:p>
    <w:p w14:paraId="31C9167D" w14:textId="34591D8A"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del w:id="927" w:author="Grant, David M (52400) CIV USN NIWC ATLANTIC VA (USA)" w:date="2025-02-24T14:19:00Z" w16du:dateUtc="2025-02-24T19:19:00Z">
        <w:r w:rsidRPr="00B77A92" w:rsidDel="00C81DFA">
          <w:delText>.</w:delText>
        </w:r>
      </w:del>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6616E136"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del w:id="928" w:author="Grant, David M (52400) CIV USN NIWC ATLANTIC VA (USA)" w:date="2025-02-24T14:19:00Z" w16du:dateUtc="2025-02-24T19:19:00Z">
        <w:r w:rsidRPr="00B77A92" w:rsidDel="00C81DFA">
          <w:delText>.</w:delText>
        </w:r>
      </w:del>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7AC037E6" w14:textId="5FA0F5E8" w:rsidR="00114860" w:rsidRPr="00760179" w:rsidRDefault="0042577E" w:rsidP="00760179">
      <w:pPr>
        <w:spacing w:after="120" w:line="240" w:lineRule="auto"/>
        <w:ind w:left="709"/>
        <w:jc w:val="both"/>
        <w:rPr>
          <w:i/>
          <w:iCs/>
        </w:rPr>
      </w:pPr>
      <w:bookmarkStart w:id="929" w:name="_Hlk189057382"/>
      <w:r w:rsidRPr="002D7DEE">
        <w:rPr>
          <w:i/>
          <w:iCs/>
        </w:rPr>
        <w:t>A graphical indication should be given if the current or the next leg of the selected route passes closer than a user-specified distance from the safety contour.</w:t>
      </w:r>
    </w:p>
    <w:bookmarkEnd w:id="929"/>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 xml:space="preserve">Figure </w:t>
      </w:r>
      <w:del w:id="930" w:author="Jonathan Pritchard" w:date="2025-03-10T08:00:00Z" w16du:dateUtc="2025-03-10T08:00:00Z">
        <w:r w:rsidR="000553AC" w:rsidRPr="00B77A92" w:rsidDel="00A74A4F">
          <w:delText>C-</w:delText>
        </w:r>
      </w:del>
      <w:r w:rsidR="000553AC">
        <w:t>3</w:t>
      </w:r>
      <w:r w:rsidR="001F0B6C" w:rsidRPr="00B812CA">
        <w:fldChar w:fldCharType="end"/>
      </w:r>
      <w:r w:rsidRPr="00B812CA">
        <w:t>.</w:t>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0">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0667BA1A" w:rsidR="001F0B6C" w:rsidRPr="00B77A92" w:rsidRDefault="001F0B6C" w:rsidP="009C3086">
      <w:pPr>
        <w:pStyle w:val="Caption"/>
        <w:spacing w:after="120" w:line="240" w:lineRule="auto"/>
        <w:jc w:val="center"/>
      </w:pPr>
      <w:bookmarkStart w:id="931" w:name="_Ref47324104"/>
      <w:r w:rsidRPr="00B77A92">
        <w:t xml:space="preserve">Figure </w:t>
      </w:r>
      <w:del w:id="932" w:author="Jonathan Pritchard" w:date="2025-03-10T08:00:00Z" w16du:dateUtc="2025-03-10T08:00:00Z">
        <w:r w:rsidR="009C3086"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3</w:t>
      </w:r>
      <w:r w:rsidRPr="00B77A92">
        <w:fldChar w:fldCharType="end"/>
      </w:r>
      <w:bookmarkEnd w:id="931"/>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933" w:name="_Toc188968603"/>
      <w:r w:rsidRPr="00733813">
        <w:t>Indications related to ENC accuracy</w:t>
      </w:r>
      <w:bookmarkEnd w:id="933"/>
      <w:r w:rsidRPr="00733813">
        <w:t xml:space="preserve"> </w:t>
      </w:r>
    </w:p>
    <w:p w14:paraId="06DEBB43" w14:textId="2CD398FB" w:rsidR="009A3284" w:rsidRDefault="009A3284" w:rsidP="009A3284">
      <w:pPr>
        <w:jc w:val="both"/>
      </w:pPr>
      <w:r w:rsidRPr="00733813">
        <w:t xml:space="preserve">The IMO Performance Standard for ECDIS </w:t>
      </w:r>
      <w:del w:id="934" w:author="Jonathan Pritchard" w:date="2025-03-10T07:42:00Z" w16du:dateUtc="2025-03-10T07:42:00Z">
        <w:r w:rsidRPr="00733813" w:rsidDel="0056040E">
          <w:delText>MSC.530(106)</w:delText>
        </w:r>
      </w:del>
      <w:ins w:id="935" w:author="Jonathan Pritchard" w:date="2025-03-10T07:42:00Z" w16du:dateUtc="2025-03-10T07:42:00Z">
        <w:r w:rsidR="0056040E">
          <w:t>MSC.530(106)/</w:t>
        </w:r>
      </w:ins>
      <w:ins w:id="936" w:author="Jonathan Pritchard" w:date="2025-03-10T07:46:00Z" w16du:dateUtc="2025-03-10T07:46:00Z">
        <w:r w:rsidR="0056040E">
          <w:t>Rev</w:t>
        </w:r>
      </w:ins>
      <w:ins w:id="937" w:author="Jonathan Pritchard" w:date="2025-03-10T07:42:00Z" w16du:dateUtc="2025-03-10T07:42:00Z">
        <w:r w:rsidR="0056040E">
          <w:t>.1</w:t>
        </w:r>
      </w:ins>
      <w:r w:rsidRPr="00733813">
        <w:t>, clause 11.3.</w:t>
      </w:r>
      <w:r>
        <w:t>6</w:t>
      </w:r>
      <w:r w:rsidRPr="00733813">
        <w:t xml:space="preserve"> Route Planning states;</w:t>
      </w:r>
    </w:p>
    <w:p w14:paraId="29C2A985" w14:textId="177D45BC" w:rsidR="009A3284" w:rsidRPr="00DB38D2" w:rsidRDefault="009A3284" w:rsidP="009A3284">
      <w:pPr>
        <w:spacing w:after="0" w:line="240" w:lineRule="auto"/>
        <w:jc w:val="both"/>
        <w:rPr>
          <w:i/>
          <w:iCs/>
        </w:rPr>
      </w:pPr>
      <w:r w:rsidRPr="00DB38D2">
        <w:rPr>
          <w:i/>
          <w:iCs/>
        </w:rPr>
        <w:t>11.3.</w:t>
      </w:r>
      <w:ins w:id="938" w:author="Jonathan Pritchard" w:date="2025-03-10T12:15:00Z" w16du:dateUtc="2025-03-10T12:15:00Z">
        <w:r w:rsidR="003A53A9">
          <w:rPr>
            <w:i/>
            <w:iCs/>
          </w:rPr>
          <w:t>8</w:t>
        </w:r>
      </w:ins>
      <w:del w:id="939" w:author="Jonathan Pritchard" w:date="2025-03-10T12:15:00Z" w16du:dateUtc="2025-03-10T12:15:00Z">
        <w:r w:rsidRPr="00DB38D2" w:rsidDel="003A53A9">
          <w:rPr>
            <w:i/>
            <w:iCs/>
          </w:rPr>
          <w:delText>6</w:delText>
        </w:r>
      </w:del>
      <w:r w:rsidRPr="00DB38D2">
        <w:rPr>
          <w:i/>
          <w:iCs/>
        </w:rPr>
        <w:t xml:space="preserve"> It should be possible for the mariner to select that the indications of 11.3.</w:t>
      </w:r>
      <w:ins w:id="940" w:author="Jonathan Pritchard" w:date="2025-03-10T12:16:00Z" w16du:dateUtc="2025-03-10T12:16:00Z">
        <w:r w:rsidR="003A53A9">
          <w:rPr>
            <w:i/>
            <w:iCs/>
          </w:rPr>
          <w:t>6</w:t>
        </w:r>
      </w:ins>
      <w:del w:id="941" w:author="Jonathan Pritchard" w:date="2025-03-10T12:16:00Z" w16du:dateUtc="2025-03-10T12:16:00Z">
        <w:r w:rsidRPr="00DB38D2" w:rsidDel="003A53A9">
          <w:rPr>
            <w:i/>
            <w:iCs/>
          </w:rPr>
          <w:delText>4</w:delText>
        </w:r>
      </w:del>
      <w:r w:rsidRPr="00DB38D2">
        <w:rPr>
          <w:i/>
          <w:iCs/>
        </w:rPr>
        <w:t xml:space="preserve"> and 11.3.</w:t>
      </w:r>
      <w:ins w:id="942" w:author="Jonathan Pritchard" w:date="2025-03-10T12:16:00Z" w16du:dateUtc="2025-03-10T12:16:00Z">
        <w:r w:rsidR="003A53A9">
          <w:rPr>
            <w:i/>
            <w:iCs/>
          </w:rPr>
          <w:t>7</w:t>
        </w:r>
      </w:ins>
      <w:del w:id="943" w:author="Jonathan Pritchard" w:date="2025-03-10T12:16:00Z" w16du:dateUtc="2025-03-10T12:16:00Z">
        <w:r w:rsidRPr="00DB38D2" w:rsidDel="003A53A9">
          <w:rPr>
            <w:i/>
            <w:iCs/>
          </w:rPr>
          <w:delText>5</w:delText>
        </w:r>
      </w:del>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lastRenderedPageBreak/>
        <w:t>(</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1A277D13" w:rsidR="009A3284" w:rsidRPr="00FB64A7" w:rsidRDefault="009A3284">
      <w:pPr>
        <w:pStyle w:val="Heading3"/>
        <w:numPr>
          <w:ilvl w:val="3"/>
          <w:numId w:val="188"/>
        </w:numPr>
        <w:rPr>
          <w:rFonts w:eastAsia="Calibri"/>
          <w:b w:val="0"/>
          <w:bCs w:val="0"/>
          <w:snapToGrid w:val="0"/>
          <w:lang w:eastAsia="fr-FR"/>
          <w:rPrChange w:id="944" w:author="Jonathan Pritchard" w:date="2025-03-07T16:31:00Z" w16du:dateUtc="2025-03-07T16:31:00Z">
            <w:rPr>
              <w:b/>
              <w:bCs/>
            </w:rPr>
          </w:rPrChange>
        </w:rPr>
        <w:pPrChange w:id="945" w:author="Jonathan Pritchard" w:date="2025-03-07T16:31:00Z" w16du:dateUtc="2025-03-07T16:31:00Z">
          <w:pPr>
            <w:spacing w:after="0" w:line="240" w:lineRule="auto"/>
            <w:jc w:val="both"/>
          </w:pPr>
        </w:pPrChange>
      </w:pPr>
      <w:del w:id="946" w:author="Jonathan Pritchard" w:date="2025-03-07T16:31:00Z" w16du:dateUtc="2025-03-07T16:31:00Z">
        <w:r w:rsidRPr="00FB64A7" w:rsidDel="00FB64A7">
          <w:rPr>
            <w:rFonts w:eastAsia="Calibri"/>
            <w:snapToGrid w:val="0"/>
            <w:highlight w:val="yellow"/>
            <w:lang w:eastAsia="fr-FR"/>
            <w:rPrChange w:id="947" w:author="Jonathan Pritchard" w:date="2025-03-07T16:30:00Z" w16du:dateUtc="2025-03-07T16:30:00Z">
              <w:rPr>
                <w:rFonts w:eastAsia="Calibri"/>
                <w:bCs/>
                <w:snapToGrid w:val="0"/>
                <w:lang w:eastAsia="fr-FR"/>
              </w:rPr>
            </w:rPrChange>
          </w:rPr>
          <w:delText>10.5.13.1</w:delText>
        </w:r>
        <w:r w:rsidDel="00FB64A7">
          <w:rPr>
            <w:rFonts w:eastAsia="Calibri"/>
            <w:snapToGrid w:val="0"/>
            <w:lang w:eastAsia="fr-FR"/>
          </w:rPr>
          <w:delText xml:space="preserve"> </w:delText>
        </w:r>
      </w:del>
      <w:r w:rsidRPr="00155ADB">
        <w:t>Check area extension value – S-101</w:t>
      </w:r>
      <w:r>
        <w:t xml:space="preserve"> only</w:t>
      </w:r>
    </w:p>
    <w:p w14:paraId="3CC38CE1" w14:textId="77777777" w:rsidR="009A3284" w:rsidRDefault="009A3284" w:rsidP="009A3284">
      <w:pPr>
        <w:spacing w:after="0" w:line="240" w:lineRule="auto"/>
        <w:jc w:val="both"/>
      </w:pPr>
    </w:p>
    <w:p w14:paraId="35007419" w14:textId="498BC5BA"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w:t>
      </w:r>
      <w:commentRangeStart w:id="948"/>
      <w:r>
        <w:t>sub-attribute</w:t>
      </w:r>
      <w:r w:rsidR="008972A2">
        <w:t xml:space="preserve"> </w:t>
      </w:r>
      <w:r>
        <w:t xml:space="preserve">If </w:t>
      </w:r>
      <w:commentRangeEnd w:id="948"/>
      <w:r w:rsidR="00260888">
        <w:rPr>
          <w:rStyle w:val="CommentReference"/>
        </w:rPr>
        <w:commentReference w:id="948"/>
      </w:r>
      <w:r>
        <w:t xml:space="preserve">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D343CC">
        <w:trPr>
          <w:jc w:val="center"/>
        </w:trPr>
        <w:tc>
          <w:tcPr>
            <w:tcW w:w="3556" w:type="dxa"/>
          </w:tcPr>
          <w:p w14:paraId="66DD4EDC" w14:textId="77777777" w:rsidR="009A3284" w:rsidRPr="00155ADB" w:rsidRDefault="009A3284" w:rsidP="00D343CC">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D343CC">
            <w:pPr>
              <w:rPr>
                <w:b/>
                <w:bCs/>
              </w:rPr>
            </w:pPr>
            <w:r w:rsidRPr="00206CEB">
              <w:rPr>
                <w:b/>
                <w:bCs/>
              </w:rPr>
              <w:t xml:space="preserve">Positional Accuracy </w:t>
            </w:r>
          </w:p>
        </w:tc>
      </w:tr>
      <w:tr w:rsidR="009A3284" w14:paraId="75A0E1A4" w14:textId="77777777" w:rsidTr="00D343CC">
        <w:trPr>
          <w:jc w:val="center"/>
        </w:trPr>
        <w:tc>
          <w:tcPr>
            <w:tcW w:w="3556" w:type="dxa"/>
          </w:tcPr>
          <w:p w14:paraId="49BB840D" w14:textId="77777777" w:rsidR="009A3284" w:rsidRDefault="009A3284" w:rsidP="002D7DEE">
            <w:pPr>
              <w:jc w:val="center"/>
            </w:pPr>
            <w:r>
              <w:t>A1</w:t>
            </w:r>
          </w:p>
        </w:tc>
        <w:tc>
          <w:tcPr>
            <w:tcW w:w="2268" w:type="dxa"/>
          </w:tcPr>
          <w:p w14:paraId="39C5D59E" w14:textId="77777777" w:rsidR="009A3284" w:rsidRDefault="009A3284" w:rsidP="002D7DEE">
            <w:pPr>
              <w:jc w:val="center"/>
            </w:pPr>
            <w:r>
              <w:t>5m</w:t>
            </w:r>
          </w:p>
        </w:tc>
      </w:tr>
      <w:tr w:rsidR="009A3284" w14:paraId="7BD29AB0" w14:textId="77777777" w:rsidTr="00D343CC">
        <w:trPr>
          <w:jc w:val="center"/>
        </w:trPr>
        <w:tc>
          <w:tcPr>
            <w:tcW w:w="3556" w:type="dxa"/>
          </w:tcPr>
          <w:p w14:paraId="37FD4937" w14:textId="77777777" w:rsidR="009A3284" w:rsidRDefault="009A3284" w:rsidP="002D7DEE">
            <w:pPr>
              <w:jc w:val="center"/>
            </w:pPr>
            <w:r>
              <w:t>A2</w:t>
            </w:r>
          </w:p>
        </w:tc>
        <w:tc>
          <w:tcPr>
            <w:tcW w:w="2268" w:type="dxa"/>
          </w:tcPr>
          <w:p w14:paraId="0AEE878B" w14:textId="77777777" w:rsidR="009A3284" w:rsidRDefault="009A3284" w:rsidP="002D7DEE">
            <w:pPr>
              <w:jc w:val="center"/>
            </w:pPr>
            <w:r>
              <w:t>20m</w:t>
            </w:r>
          </w:p>
        </w:tc>
      </w:tr>
      <w:tr w:rsidR="009A3284" w14:paraId="670EC738" w14:textId="77777777" w:rsidTr="00D343CC">
        <w:trPr>
          <w:jc w:val="center"/>
        </w:trPr>
        <w:tc>
          <w:tcPr>
            <w:tcW w:w="3556" w:type="dxa"/>
          </w:tcPr>
          <w:p w14:paraId="59853ECF" w14:textId="77777777" w:rsidR="009A3284" w:rsidRDefault="009A3284" w:rsidP="002D7DEE">
            <w:pPr>
              <w:jc w:val="center"/>
            </w:pPr>
            <w:r>
              <w:t>B</w:t>
            </w:r>
          </w:p>
        </w:tc>
        <w:tc>
          <w:tcPr>
            <w:tcW w:w="2268" w:type="dxa"/>
          </w:tcPr>
          <w:p w14:paraId="67C76230" w14:textId="77777777" w:rsidR="009A3284" w:rsidRDefault="009A3284" w:rsidP="002D7DEE">
            <w:pPr>
              <w:jc w:val="center"/>
            </w:pPr>
            <w:r>
              <w:t>50m</w:t>
            </w:r>
          </w:p>
        </w:tc>
      </w:tr>
      <w:tr w:rsidR="009A3284" w14:paraId="2E24D9D7" w14:textId="77777777" w:rsidTr="00D343CC">
        <w:trPr>
          <w:jc w:val="center"/>
        </w:trPr>
        <w:tc>
          <w:tcPr>
            <w:tcW w:w="3556" w:type="dxa"/>
          </w:tcPr>
          <w:p w14:paraId="3CFD8BE1" w14:textId="77777777" w:rsidR="009A3284" w:rsidRDefault="009A3284" w:rsidP="002D7DEE">
            <w:pPr>
              <w:jc w:val="center"/>
            </w:pPr>
            <w:r>
              <w:t>C</w:t>
            </w:r>
          </w:p>
        </w:tc>
        <w:tc>
          <w:tcPr>
            <w:tcW w:w="2268" w:type="dxa"/>
          </w:tcPr>
          <w:p w14:paraId="65EC1D17" w14:textId="77777777" w:rsidR="009A3284" w:rsidRDefault="009A3284" w:rsidP="002D7DEE">
            <w:pPr>
              <w:jc w:val="center"/>
            </w:pPr>
            <w:r>
              <w:t>500m</w:t>
            </w:r>
          </w:p>
        </w:tc>
      </w:tr>
      <w:tr w:rsidR="009A3284" w14:paraId="6025E226" w14:textId="77777777" w:rsidTr="00D343CC">
        <w:trPr>
          <w:jc w:val="center"/>
        </w:trPr>
        <w:tc>
          <w:tcPr>
            <w:tcW w:w="3556" w:type="dxa"/>
          </w:tcPr>
          <w:p w14:paraId="56C5E8D1" w14:textId="77777777" w:rsidR="009A3284" w:rsidRDefault="009A3284" w:rsidP="002D7DEE">
            <w:pPr>
              <w:jc w:val="center"/>
            </w:pPr>
            <w:r>
              <w:t>D</w:t>
            </w:r>
          </w:p>
        </w:tc>
        <w:tc>
          <w:tcPr>
            <w:tcW w:w="2268" w:type="dxa"/>
          </w:tcPr>
          <w:p w14:paraId="0181805B" w14:textId="77777777" w:rsidR="009A3284" w:rsidRDefault="009A3284" w:rsidP="002D7DEE">
            <w:pPr>
              <w:jc w:val="center"/>
            </w:pPr>
            <w:r w:rsidRPr="000C41C9">
              <w:t>500m</w:t>
            </w:r>
          </w:p>
        </w:tc>
      </w:tr>
      <w:tr w:rsidR="009A3284" w14:paraId="065CCFEC" w14:textId="77777777" w:rsidTr="00D343CC">
        <w:trPr>
          <w:jc w:val="center"/>
        </w:trPr>
        <w:tc>
          <w:tcPr>
            <w:tcW w:w="3556" w:type="dxa"/>
          </w:tcPr>
          <w:p w14:paraId="2861A366" w14:textId="77777777" w:rsidR="009A3284" w:rsidRDefault="009A3284" w:rsidP="002D7DEE">
            <w:pPr>
              <w:jc w:val="center"/>
            </w:pPr>
            <w:r>
              <w:t>U</w:t>
            </w:r>
          </w:p>
        </w:tc>
        <w:tc>
          <w:tcPr>
            <w:tcW w:w="2268" w:type="dxa"/>
          </w:tcPr>
          <w:p w14:paraId="44C64BF5" w14:textId="77777777" w:rsidR="009A3284" w:rsidRDefault="009A3284">
            <w:pPr>
              <w:keepNext/>
              <w:jc w:val="center"/>
              <w:pPrChange w:id="949" w:author="Jonathan Pritchard" w:date="2025-03-07T16:40:00Z" w16du:dateUtc="2025-03-07T16:40:00Z">
                <w:pPr>
                  <w:jc w:val="center"/>
                </w:pPr>
              </w:pPrChange>
            </w:pPr>
            <w:r w:rsidRPr="000C41C9">
              <w:t>500m</w:t>
            </w:r>
          </w:p>
        </w:tc>
      </w:tr>
    </w:tbl>
    <w:p w14:paraId="31A14303" w14:textId="5828768E" w:rsidR="009A3284" w:rsidRDefault="00C56536">
      <w:pPr>
        <w:pStyle w:val="Caption"/>
        <w:jc w:val="center"/>
        <w:pPrChange w:id="950" w:author="Jonathan Pritchard" w:date="2025-03-07T16:40:00Z" w16du:dateUtc="2025-03-07T16:40:00Z">
          <w:pPr>
            <w:spacing w:after="0" w:line="240" w:lineRule="auto"/>
            <w:jc w:val="both"/>
          </w:pPr>
        </w:pPrChange>
      </w:pPr>
      <w:ins w:id="951" w:author="Jonathan Pritchard" w:date="2025-03-07T16:40:00Z" w16du:dateUtc="2025-03-07T16:40:00Z">
        <w:r>
          <w:t xml:space="preserve">Table </w:t>
        </w:r>
        <w:r>
          <w:fldChar w:fldCharType="begin"/>
        </w:r>
        <w:r>
          <w:instrText xml:space="preserve"> SEQ Table \* ARABIC </w:instrText>
        </w:r>
      </w:ins>
      <w:r>
        <w:fldChar w:fldCharType="separate"/>
      </w:r>
      <w:ins w:id="952" w:author="Jonathan Pritchard" w:date="2025-03-07T16:40:00Z" w16du:dateUtc="2025-03-07T16:40:00Z">
        <w:r>
          <w:rPr>
            <w:noProof/>
          </w:rPr>
          <w:t>3</w:t>
        </w:r>
        <w:r>
          <w:fldChar w:fldCharType="end"/>
        </w:r>
        <w:r>
          <w:t xml:space="preserve">: </w:t>
        </w:r>
        <w:proofErr w:type="spellStart"/>
        <w:r>
          <w:t>categoryOfZoneOfConfidence</w:t>
        </w:r>
        <w:proofErr w:type="spellEnd"/>
        <w:r>
          <w:t xml:space="preserve"> and Accuracy values.</w:t>
        </w:r>
      </w:ins>
    </w:p>
    <w:p w14:paraId="12949F5D" w14:textId="4F69D55F" w:rsidR="009A3284" w:rsidRPr="00155ADB" w:rsidRDefault="009A3284">
      <w:pPr>
        <w:pStyle w:val="Heading3"/>
        <w:numPr>
          <w:ilvl w:val="3"/>
          <w:numId w:val="188"/>
        </w:numPr>
        <w:pPrChange w:id="953" w:author="Jonathan Pritchard" w:date="2025-03-07T16:31:00Z" w16du:dateUtc="2025-03-07T16:31:00Z">
          <w:pPr>
            <w:spacing w:after="0" w:line="240" w:lineRule="auto"/>
            <w:jc w:val="both"/>
          </w:pPr>
        </w:pPrChange>
      </w:pPr>
      <w:del w:id="954" w:author="Jonathan Pritchard" w:date="2025-03-07T16:31:00Z" w16du:dateUtc="2025-03-07T16:31:00Z">
        <w:r w:rsidRPr="00FB64A7" w:rsidDel="00FB64A7">
          <w:rPr>
            <w:rFonts w:eastAsia="Calibri"/>
            <w:snapToGrid w:val="0"/>
            <w:highlight w:val="yellow"/>
            <w:lang w:eastAsia="fr-FR"/>
            <w:rPrChange w:id="955" w:author="Jonathan Pritchard" w:date="2025-03-07T16:30:00Z" w16du:dateUtc="2025-03-07T16:30:00Z">
              <w:rPr>
                <w:rFonts w:eastAsia="Calibri"/>
                <w:bCs/>
                <w:snapToGrid w:val="0"/>
                <w:lang w:eastAsia="fr-FR"/>
              </w:rPr>
            </w:rPrChange>
          </w:rPr>
          <w:delText>10.5.13.2</w:delText>
        </w:r>
        <w:r w:rsidDel="00FB64A7">
          <w:rPr>
            <w:rFonts w:eastAsia="Calibri"/>
            <w:snapToGrid w:val="0"/>
            <w:lang w:eastAsia="fr-FR"/>
          </w:rPr>
          <w:delText xml:space="preserve"> </w:delText>
        </w:r>
      </w:del>
      <w:r w:rsidRPr="00155ADB">
        <w:t>Check are</w:t>
      </w:r>
      <w:r>
        <w:t>a</w:t>
      </w:r>
      <w:r w:rsidRPr="00155ADB">
        <w:t xml:space="preserve"> extension</w:t>
      </w:r>
      <w:r>
        <w:t xml:space="preserve"> value </w:t>
      </w:r>
      <w:r w:rsidRPr="00155ADB">
        <w:t xml:space="preserve"> – S-102 depth substitution</w:t>
      </w:r>
    </w:p>
    <w:p w14:paraId="6AB25B05" w14:textId="65D219CE"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w:t>
      </w:r>
      <w:r w:rsidRPr="00C56536">
        <w:rPr>
          <w:rPrChange w:id="956" w:author="Jonathan Pritchard" w:date="2025-03-07T16:40:00Z" w16du:dateUtc="2025-03-07T16:40:00Z">
            <w:rPr>
              <w:i/>
              <w:iCs/>
            </w:rPr>
          </w:rPrChange>
        </w:rPr>
        <w:t>uncertaintyFixed</w:t>
      </w:r>
      <w:proofErr w:type="spellEnd"/>
      <w:r w:rsidRPr="00155ADB">
        <w:rPr>
          <w:i/>
          <w:iCs/>
        </w:rPr>
        <w:t xml:space="preserve">  </w:t>
      </w:r>
      <w:ins w:id="957" w:author="Jonathan Pritchard" w:date="2025-03-07T16:40:00Z" w16du:dateUtc="2025-03-07T16:40:00Z">
        <w:r w:rsidR="00C56536">
          <w:t>in</w:t>
        </w:r>
      </w:ins>
      <w:del w:id="958" w:author="Jonathan Pritchard" w:date="2025-03-07T16:40:00Z" w16du:dateUtc="2025-03-07T16:40:00Z">
        <w:r w:rsidRPr="00155ADB" w:rsidDel="00C56536">
          <w:rPr>
            <w:i/>
            <w:iCs/>
          </w:rPr>
          <w:delText>in</w:delText>
        </w:r>
      </w:del>
      <w:r>
        <w:t xml:space="preserve"> the </w:t>
      </w:r>
      <w:proofErr w:type="spellStart"/>
      <w:r w:rsidRPr="00184ABE">
        <w:t>QualityOfBathymetryCoverage</w:t>
      </w:r>
      <w:proofErr w:type="spellEnd"/>
      <w:r>
        <w:t xml:space="preserve"> feature attribute table (S-100 Part 10c, 9.6.2)  </w:t>
      </w:r>
      <w:commentRangeStart w:id="959"/>
      <w:r>
        <w:t>from the S-102 must be used instead  of the S-101 feature information as defined in the last clause if it is set.</w:t>
      </w:r>
      <w:commentRangeEnd w:id="959"/>
      <w:r w:rsidR="00DE39F1">
        <w:rPr>
          <w:rStyle w:val="CommentReference"/>
        </w:rPr>
        <w:commentReference w:id="959"/>
      </w:r>
      <w:r>
        <w:t xml:space="preserve">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61A6870A" w:rsidR="009A3284" w:rsidRPr="00155ADB" w:rsidRDefault="009A3284">
      <w:pPr>
        <w:pStyle w:val="Heading3"/>
        <w:numPr>
          <w:ilvl w:val="3"/>
          <w:numId w:val="188"/>
        </w:numPr>
        <w:rPr>
          <w:lang w:val="en-US"/>
        </w:rPr>
        <w:pPrChange w:id="960" w:author="Jonathan Pritchard" w:date="2025-03-07T16:32:00Z" w16du:dateUtc="2025-03-07T16:32:00Z">
          <w:pPr>
            <w:spacing w:after="0" w:line="240" w:lineRule="auto"/>
          </w:pPr>
        </w:pPrChange>
      </w:pPr>
      <w:del w:id="961" w:author="Jonathan Pritchard" w:date="2025-03-07T16:32:00Z" w16du:dateUtc="2025-03-07T16:32:00Z">
        <w:r w:rsidRPr="00FB64A7" w:rsidDel="00FB64A7">
          <w:rPr>
            <w:rFonts w:eastAsia="Calibri"/>
            <w:snapToGrid w:val="0"/>
            <w:highlight w:val="yellow"/>
            <w:lang w:eastAsia="fr-FR"/>
            <w:rPrChange w:id="962" w:author="Jonathan Pritchard" w:date="2025-03-07T16:30:00Z" w16du:dateUtc="2025-03-07T16:30:00Z">
              <w:rPr>
                <w:rFonts w:eastAsia="Calibri"/>
                <w:bCs/>
                <w:snapToGrid w:val="0"/>
                <w:lang w:eastAsia="fr-FR"/>
              </w:rPr>
            </w:rPrChange>
          </w:rPr>
          <w:delText>10.5.13.3</w:delText>
        </w:r>
        <w:r w:rsidDel="00FB64A7">
          <w:rPr>
            <w:rFonts w:eastAsia="Calibri"/>
            <w:snapToGrid w:val="0"/>
            <w:lang w:eastAsia="fr-FR"/>
          </w:rPr>
          <w:delText xml:space="preserve"> </w:delText>
        </w:r>
      </w:del>
      <w:r w:rsidRPr="00155ADB">
        <w:t xml:space="preserve">Check area extension value – S-102 </w:t>
      </w:r>
      <w:r>
        <w:t xml:space="preserve">depth substitution </w:t>
      </w:r>
      <w:r w:rsidRPr="00155ADB">
        <w:t>and S-104</w:t>
      </w:r>
      <w:r>
        <w:t xml:space="preserve"> adjustment</w:t>
      </w:r>
    </w:p>
    <w:p w14:paraId="4A0F947E" w14:textId="77777777" w:rsidR="009A3284" w:rsidRPr="00202C16" w:rsidRDefault="009A3284" w:rsidP="00760179">
      <w:pPr>
        <w:spacing w:after="0" w:line="240" w:lineRule="auto"/>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760179">
      <w:pPr>
        <w:spacing w:after="0" w:line="240" w:lineRule="auto"/>
      </w:pPr>
    </w:p>
    <w:p w14:paraId="403CA111" w14:textId="77777777" w:rsidR="009A3284" w:rsidRDefault="009A3284" w:rsidP="00760179">
      <w:pPr>
        <w:spacing w:after="0" w:line="240" w:lineRule="auto"/>
      </w:pPr>
      <w:commentRangeStart w:id="963"/>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commentRangeEnd w:id="963"/>
      <w:r w:rsidR="0079459A">
        <w:rPr>
          <w:rStyle w:val="CommentReference"/>
        </w:rPr>
        <w:commentReference w:id="963"/>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lastRenderedPageBreak/>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964" w:name="_Ref88060090"/>
      <w:bookmarkStart w:id="965" w:name="_Toc188968604"/>
      <w:commentRangeStart w:id="966"/>
      <w:r w:rsidRPr="00B77A92">
        <w:t>User Selected Safety Contour</w:t>
      </w:r>
      <w:bookmarkEnd w:id="964"/>
      <w:commentRangeEnd w:id="966"/>
      <w:r w:rsidR="008A760C">
        <w:rPr>
          <w:rStyle w:val="CommentReference"/>
          <w:b w:val="0"/>
          <w:bCs w:val="0"/>
        </w:rPr>
        <w:commentReference w:id="966"/>
      </w:r>
      <w:r w:rsidR="007D1C60" w:rsidRPr="00B77A92">
        <w:t xml:space="preserve"> and Water Level Adjustment.</w:t>
      </w:r>
      <w:bookmarkEnd w:id="965"/>
    </w:p>
    <w:p w14:paraId="16BA64E1" w14:textId="2D74C4B3" w:rsidR="00DE0E6F" w:rsidRPr="00B77A92" w:rsidRDefault="00C56536" w:rsidP="009C3086">
      <w:pPr>
        <w:spacing w:after="120" w:line="240" w:lineRule="auto"/>
        <w:jc w:val="both"/>
      </w:pPr>
      <w:ins w:id="967" w:author="Jonathan Pritchard" w:date="2025-03-07T16:41:00Z" w16du:dateUtc="2025-03-07T16:41:00Z">
        <w:r>
          <w:t>The term “</w:t>
        </w:r>
      </w:ins>
      <w:r w:rsidR="00927EBE" w:rsidRPr="00B77A92">
        <w:t xml:space="preserve">User </w:t>
      </w:r>
      <w:r w:rsidR="00256259" w:rsidRPr="00B77A92">
        <w:t>selected</w:t>
      </w:r>
      <w:r w:rsidR="00927EBE" w:rsidRPr="00B77A92">
        <w:t xml:space="preserve"> safety contour</w:t>
      </w:r>
      <w:ins w:id="968" w:author="Jonathan Pritchard" w:date="2025-03-07T16:41:00Z" w16du:dateUtc="2025-03-07T16:41:00Z">
        <w:r>
          <w:t>”</w:t>
        </w:r>
      </w:ins>
      <w:r w:rsidR="00927EBE" w:rsidRPr="00B77A92">
        <w:t xml:space="preserve"> means </w:t>
      </w:r>
      <w:del w:id="969" w:author="Jonathan Pritchard" w:date="2025-03-07T16:41:00Z" w16du:dateUtc="2025-03-07T16:41:00Z">
        <w:r w:rsidR="00927EBE" w:rsidRPr="00B77A92" w:rsidDel="00C56536">
          <w:delText>the creation of the</w:delText>
        </w:r>
      </w:del>
      <w:ins w:id="970" w:author="Jonathan Pritchard" w:date="2025-03-07T16:41:00Z" w16du:dateUtc="2025-03-07T16:41:00Z">
        <w:r>
          <w:t>a</w:t>
        </w:r>
      </w:ins>
      <w:r w:rsidR="00927EBE" w:rsidRPr="00B77A92">
        <w:t xml:space="preserve"> safety contour </w:t>
      </w:r>
      <w:ins w:id="971" w:author="Jonathan Pritchard" w:date="2025-03-07T16:41:00Z" w16du:dateUtc="2025-03-07T16:41:00Z">
        <w:r>
          <w:t xml:space="preserve">created </w:t>
        </w:r>
      </w:ins>
      <w:r w:rsidR="00927EBE" w:rsidRPr="00B77A92">
        <w:t xml:space="preserve">from bathymetric grid data </w:t>
      </w:r>
      <w:del w:id="972" w:author="Jonathan Pritchard" w:date="2025-03-07T16:41:00Z" w16du:dateUtc="2025-03-07T16:41:00Z">
        <w:r w:rsidR="00927EBE" w:rsidRPr="00B77A92" w:rsidDel="00C56536">
          <w:delText>based on</w:delText>
        </w:r>
      </w:del>
      <w:ins w:id="973" w:author="Jonathan Pritchard" w:date="2025-03-07T16:41:00Z" w16du:dateUtc="2025-03-07T16:41:00Z">
        <w:r>
          <w:t>using</w:t>
        </w:r>
      </w:ins>
      <w:r w:rsidR="00927EBE" w:rsidRPr="00B77A92">
        <w:t xml:space="preserve"> </w:t>
      </w:r>
      <w:r w:rsidR="00256259" w:rsidRPr="00B77A92">
        <w:t>a</w:t>
      </w:r>
      <w:r w:rsidR="00927EBE"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w:t>
      </w:r>
      <w:ins w:id="974" w:author="Jonathan Pritchard" w:date="2025-03-07T16:42:00Z" w16du:dateUtc="2025-03-07T16:42:00Z">
        <w:r>
          <w:t xml:space="preserve">a contour of that value </w:t>
        </w:r>
      </w:ins>
      <w:del w:id="975" w:author="Jonathan Pritchard" w:date="2025-03-07T16:42:00Z" w16du:dateUtc="2025-03-07T16:42:00Z">
        <w:r w:rsidR="007D1C60" w:rsidRPr="00B77A92" w:rsidDel="00C56536">
          <w:delText xml:space="preserve">the exact fit </w:delText>
        </w:r>
      </w:del>
      <w:r w:rsidR="007D1C60" w:rsidRPr="00B77A92">
        <w:t xml:space="preserve">is not found </w:t>
      </w:r>
      <w:del w:id="976" w:author="Jonathan Pritchard" w:date="2025-03-07T16:42:00Z" w16du:dateUtc="2025-03-07T16:42:00Z">
        <w:r w:rsidR="007D1C60" w:rsidRPr="00B77A92" w:rsidDel="00C56536">
          <w:delText xml:space="preserve">from the available depth information </w:delText>
        </w:r>
      </w:del>
      <w:r w:rsidR="007D1C60" w:rsidRPr="00B77A92">
        <w:t xml:space="preserve">in </w:t>
      </w:r>
      <w:r w:rsidR="00DE0E6F" w:rsidRPr="00B77A92">
        <w:t>the ENC t</w:t>
      </w:r>
      <w:r w:rsidR="007D1C60" w:rsidRPr="00B77A92">
        <w:t xml:space="preserve">hen the safety contour defaults to the next deepest </w:t>
      </w:r>
      <w:ins w:id="977" w:author="Jonathan Pritchard" w:date="2025-03-07T16:42:00Z" w16du:dateUtc="2025-03-07T16:42:00Z">
        <w:r>
          <w:t xml:space="preserve">available contour </w:t>
        </w:r>
      </w:ins>
      <w:r w:rsidR="007D1C60" w:rsidRPr="00B77A92">
        <w:t xml:space="preserve">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9AA7757" w:rsidR="00927EBE" w:rsidRDefault="007D1C60" w:rsidP="009C3086">
      <w:pPr>
        <w:spacing w:after="120" w:line="240" w:lineRule="auto"/>
        <w:jc w:val="both"/>
      </w:pPr>
      <w:r w:rsidRPr="00B77A92">
        <w:t xml:space="preserve">Appendix </w:t>
      </w:r>
      <w:r w:rsidR="00760179">
        <w:t>D</w:t>
      </w:r>
      <w:r w:rsidRPr="00B77A92">
        <w:t xml:space="preserve"> defines the</w:t>
      </w:r>
      <w:r w:rsidR="00DE0E6F" w:rsidRPr="00B77A92">
        <w:t xml:space="preserve"> detailed mechanisms for user selected safety contour and </w:t>
      </w:r>
      <w:del w:id="978" w:author="Jonathan Pritchard" w:date="2025-03-11T16:20:00Z" w16du:dateUtc="2025-03-11T16:20:00Z">
        <w:r w:rsidR="00DE0E6F" w:rsidRPr="00B77A92" w:rsidDel="009D5976">
          <w:delText>water level adjustment</w:delText>
        </w:r>
      </w:del>
      <w:ins w:id="979" w:author="Jonathan Pritchard" w:date="2025-03-11T16:20:00Z" w16du:dateUtc="2025-03-11T16:20:00Z">
        <w:r w:rsidR="009D5976">
          <w:t>Water Level Adjustment</w:t>
        </w:r>
      </w:ins>
      <w:r w:rsidR="00DE0E6F" w:rsidRPr="00B77A92">
        <w:t>.</w:t>
      </w:r>
    </w:p>
    <w:p w14:paraId="12AC62BC" w14:textId="1E6586BD" w:rsidR="00114860" w:rsidRPr="00B77A92" w:rsidRDefault="00114860" w:rsidP="009C3086">
      <w:pPr>
        <w:spacing w:after="120" w:line="240" w:lineRule="auto"/>
        <w:jc w:val="both"/>
      </w:pPr>
      <w:r w:rsidRPr="00760179">
        <w:t>The ECDIS must support User Selected Safety Contour and Water Level Adjustment features.</w:t>
      </w:r>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DB7CFE">
      <w:pPr>
        <w:pStyle w:val="Heading2"/>
        <w:rPr>
          <w:strike/>
        </w:rPr>
      </w:pPr>
      <w:bookmarkStart w:id="980" w:name="_Toc188968605"/>
      <w:r>
        <w:t>Other</w:t>
      </w:r>
      <w:r w:rsidR="00286BF8" w:rsidRPr="00B77A92">
        <w:t xml:space="preserve"> specified display features</w:t>
      </w:r>
      <w:bookmarkStart w:id="981" w:name="_Toc175130256"/>
      <w:bookmarkStart w:id="982" w:name="_Toc175130257"/>
      <w:bookmarkStart w:id="983" w:name="_Toc175130258"/>
      <w:bookmarkStart w:id="984" w:name="_Toc175130259"/>
      <w:bookmarkStart w:id="985" w:name="_Toc175130260"/>
      <w:bookmarkStart w:id="986" w:name="_Toc175130261"/>
      <w:bookmarkStart w:id="987" w:name="_Toc175130262"/>
      <w:bookmarkEnd w:id="980"/>
      <w:bookmarkEnd w:id="981"/>
      <w:bookmarkEnd w:id="982"/>
      <w:bookmarkEnd w:id="983"/>
      <w:bookmarkEnd w:id="984"/>
      <w:bookmarkEnd w:id="985"/>
      <w:bookmarkEnd w:id="986"/>
      <w:bookmarkEnd w:id="987"/>
      <w:r w:rsidR="001A432B" w:rsidRPr="00450770">
        <w:rPr>
          <w:strike/>
        </w:rPr>
        <w:t xml:space="preserve"> </w:t>
      </w:r>
    </w:p>
    <w:p w14:paraId="413066EB" w14:textId="042AA7D2" w:rsidR="00411F4B" w:rsidRPr="00B812CA" w:rsidRDefault="00411F4B" w:rsidP="00411F4B">
      <w:pPr>
        <w:pStyle w:val="Heading3"/>
        <w:rPr>
          <w:ins w:id="988" w:author="Jonathan Pritchard" w:date="2025-03-14T08:54:00Z" w16du:dateUtc="2025-03-14T08:54:00Z"/>
        </w:rPr>
      </w:pPr>
      <w:bookmarkStart w:id="989" w:name="_Ref48912766"/>
      <w:bookmarkStart w:id="990" w:name="_Toc188968606"/>
      <w:ins w:id="991" w:author="Jonathan Pritchard" w:date="2025-03-14T08:54:00Z" w16du:dateUtc="2025-03-14T08:54:00Z">
        <w:r w:rsidRPr="00A527F0">
          <w:t>Legend</w:t>
        </w:r>
      </w:ins>
      <w:ins w:id="992" w:author="Jonathan Pritchard" w:date="2025-03-14T08:55:00Z" w16du:dateUtc="2025-03-14T08:55:00Z">
        <w:r>
          <w:t xml:space="preserve"> [original 9.1.5]</w:t>
        </w:r>
      </w:ins>
    </w:p>
    <w:p w14:paraId="78E91611" w14:textId="019788C4" w:rsidR="00411F4B" w:rsidRPr="00A527F0" w:rsidRDefault="00411F4B" w:rsidP="00411F4B">
      <w:pPr>
        <w:spacing w:after="60" w:line="240" w:lineRule="auto"/>
        <w:jc w:val="both"/>
        <w:rPr>
          <w:ins w:id="993" w:author="Jonathan Pritchard" w:date="2025-03-14T08:54:00Z" w16du:dateUtc="2025-03-14T08:54:00Z"/>
        </w:rPr>
      </w:pPr>
      <w:ins w:id="994" w:author="Jonathan Pritchard" w:date="2025-03-14T08:54:00Z" w16du:dateUtc="2025-03-14T08:54:00Z">
        <w:r w:rsidRPr="00B812CA">
          <w:t xml:space="preserve">A standard legend of </w:t>
        </w:r>
        <w:r w:rsidRPr="00E22E7F">
          <w:rPr>
            <w:highlight w:val="yellow"/>
          </w:rPr>
          <w:t>general</w:t>
        </w:r>
        <w:r>
          <w:rPr>
            <w:highlight w:val="yellow"/>
          </w:rPr>
          <w:t>?</w:t>
        </w:r>
        <w:r w:rsidRPr="00E22E7F">
          <w:rPr>
            <w:highlight w:val="yellow"/>
          </w:rPr>
          <w:t xml:space="preserve"> </w:t>
        </w:r>
        <w:r w:rsidRPr="00E22E7F">
          <w:rPr>
            <w:strike/>
            <w:highlight w:val="yellow"/>
          </w:rPr>
          <w:t>S-101</w:t>
        </w:r>
        <w:r w:rsidRPr="00E22E7F">
          <w:rPr>
            <w:highlight w:val="yellow"/>
          </w:rPr>
          <w:t xml:space="preserve"> information</w:t>
        </w:r>
        <w:r w:rsidRPr="00B812CA">
          <w:t xml:space="preserve"> relating to the area displayed, applicable to the position selected by the mariner, must be shown on a graphic or text display. This legend must </w:t>
        </w:r>
        <w:r w:rsidRPr="00A527F0">
          <w:t>contain at minimum (and, as applicable):</w:t>
        </w:r>
      </w:ins>
    </w:p>
    <w:p w14:paraId="21007C12" w14:textId="77777777" w:rsidR="00411F4B" w:rsidRPr="00A527F0" w:rsidRDefault="00411F4B" w:rsidP="00411F4B">
      <w:pPr>
        <w:pStyle w:val="ListParagraph"/>
        <w:numPr>
          <w:ilvl w:val="0"/>
          <w:numId w:val="24"/>
        </w:numPr>
        <w:spacing w:after="60" w:line="240" w:lineRule="auto"/>
        <w:jc w:val="both"/>
        <w:rPr>
          <w:ins w:id="995" w:author="Jonathan Pritchard" w:date="2025-03-14T08:54:00Z" w16du:dateUtc="2025-03-14T08:54:00Z"/>
        </w:rPr>
      </w:pPr>
      <w:ins w:id="996" w:author="Jonathan Pritchard" w:date="2025-03-14T08:54:00Z" w16du:dateUtc="2025-03-14T08:54:00Z">
        <w:r w:rsidRPr="00A527F0">
          <w:lastRenderedPageBreak/>
          <w:t>Scale of display; in addition overscale indication where appropriate;</w:t>
        </w:r>
      </w:ins>
    </w:p>
    <w:p w14:paraId="2AA4759D" w14:textId="77777777" w:rsidR="00411F4B" w:rsidRPr="00A527F0" w:rsidRDefault="00411F4B" w:rsidP="00411F4B">
      <w:pPr>
        <w:pStyle w:val="ListParagraph"/>
        <w:numPr>
          <w:ilvl w:val="0"/>
          <w:numId w:val="24"/>
        </w:numPr>
        <w:spacing w:after="60" w:line="240" w:lineRule="auto"/>
        <w:jc w:val="both"/>
        <w:rPr>
          <w:ins w:id="997" w:author="Jonathan Pritchard" w:date="2025-03-14T08:54:00Z" w16du:dateUtc="2025-03-14T08:54:00Z"/>
        </w:rPr>
      </w:pPr>
      <w:ins w:id="998" w:author="Jonathan Pritchard" w:date="2025-03-14T08:54:00Z" w16du:dateUtc="2025-03-14T08:54:00Z">
        <w:r w:rsidRPr="00A527F0">
          <w:t>Data quality indicator;</w:t>
        </w:r>
      </w:ins>
    </w:p>
    <w:p w14:paraId="0240CEEC" w14:textId="77777777" w:rsidR="00411F4B" w:rsidRPr="00A527F0" w:rsidRDefault="00411F4B" w:rsidP="00411F4B">
      <w:pPr>
        <w:pStyle w:val="ListParagraph"/>
        <w:numPr>
          <w:ilvl w:val="0"/>
          <w:numId w:val="24"/>
        </w:numPr>
        <w:spacing w:after="60" w:line="240" w:lineRule="auto"/>
        <w:jc w:val="both"/>
        <w:rPr>
          <w:ins w:id="999" w:author="Jonathan Pritchard" w:date="2025-03-14T08:54:00Z" w16du:dateUtc="2025-03-14T08:54:00Z"/>
        </w:rPr>
      </w:pPr>
      <w:ins w:id="1000" w:author="Jonathan Pritchard" w:date="2025-03-14T08:54:00Z" w16du:dateUtc="2025-03-14T08:54:00Z">
        <w:r w:rsidRPr="00A527F0">
          <w:t>Sounding/vertical datum;</w:t>
        </w:r>
      </w:ins>
    </w:p>
    <w:p w14:paraId="0B4EE0C5" w14:textId="77777777" w:rsidR="00411F4B" w:rsidRPr="00A527F0" w:rsidRDefault="00411F4B" w:rsidP="00411F4B">
      <w:pPr>
        <w:pStyle w:val="ListParagraph"/>
        <w:numPr>
          <w:ilvl w:val="0"/>
          <w:numId w:val="24"/>
        </w:numPr>
        <w:spacing w:after="60" w:line="240" w:lineRule="auto"/>
        <w:jc w:val="both"/>
        <w:rPr>
          <w:ins w:id="1001" w:author="Jonathan Pritchard" w:date="2025-03-14T08:54:00Z" w16du:dateUtc="2025-03-14T08:54:00Z"/>
        </w:rPr>
      </w:pPr>
      <w:ins w:id="1002" w:author="Jonathan Pritchard" w:date="2025-03-14T08:54:00Z" w16du:dateUtc="2025-03-14T08:54:00Z">
        <w:r w:rsidRPr="00A527F0">
          <w:t>Horizontal datum;</w:t>
        </w:r>
      </w:ins>
    </w:p>
    <w:p w14:paraId="6C119F69" w14:textId="77777777" w:rsidR="00411F4B" w:rsidRPr="00B94DFF" w:rsidRDefault="00411F4B" w:rsidP="00411F4B">
      <w:pPr>
        <w:pStyle w:val="ListParagraph"/>
        <w:numPr>
          <w:ilvl w:val="0"/>
          <w:numId w:val="24"/>
        </w:numPr>
        <w:spacing w:after="60" w:line="240" w:lineRule="auto"/>
        <w:jc w:val="both"/>
        <w:rPr>
          <w:ins w:id="1003" w:author="Jonathan Pritchard" w:date="2025-03-14T08:54:00Z" w16du:dateUtc="2025-03-14T08:54:00Z"/>
        </w:rPr>
      </w:pPr>
      <w:ins w:id="1004" w:author="Jonathan Pritchard" w:date="2025-03-14T08:54:00Z" w16du:dateUtc="2025-03-14T08:54:00Z">
        <w:r w:rsidRPr="00B94DFF">
          <w:t>The value of the safety depth if used;</w:t>
        </w:r>
      </w:ins>
    </w:p>
    <w:p w14:paraId="7B1D78AA" w14:textId="77777777" w:rsidR="00411F4B" w:rsidRPr="002D7DEE" w:rsidRDefault="00411F4B" w:rsidP="00411F4B">
      <w:pPr>
        <w:pStyle w:val="ListParagraph"/>
        <w:numPr>
          <w:ilvl w:val="0"/>
          <w:numId w:val="24"/>
        </w:numPr>
        <w:spacing w:after="60" w:line="240" w:lineRule="auto"/>
        <w:jc w:val="both"/>
        <w:rPr>
          <w:ins w:id="1005" w:author="Jonathan Pritchard" w:date="2025-03-14T08:54:00Z" w16du:dateUtc="2025-03-14T08:54:00Z"/>
        </w:rPr>
      </w:pPr>
      <w:ins w:id="1006" w:author="Jonathan Pritchard" w:date="2025-03-14T08:54:00Z" w16du:dateUtc="2025-03-14T08:54:00Z">
        <w:r w:rsidRPr="00B94DFF">
          <w:t xml:space="preserve">The value of the safety contour selected by the mariner, as well as the </w:t>
        </w:r>
        <w:commentRangeStart w:id="1007"/>
        <w:r w:rsidRPr="00B94DFF">
          <w:t xml:space="preserve">value of the safety contour displayed </w:t>
        </w:r>
        <w:commentRangeEnd w:id="1007"/>
        <w:r>
          <w:rPr>
            <w:rStyle w:val="CommentReference"/>
          </w:rPr>
          <w:commentReference w:id="1007"/>
        </w:r>
        <w:r w:rsidRPr="00B94DFF">
          <w:t>(which may be different from that selected by the mariner);</w:t>
        </w:r>
      </w:ins>
    </w:p>
    <w:p w14:paraId="34AB1AA7" w14:textId="77777777" w:rsidR="00411F4B" w:rsidRPr="00B94DFF" w:rsidRDefault="00411F4B" w:rsidP="00411F4B">
      <w:pPr>
        <w:pStyle w:val="ListParagraph"/>
        <w:numPr>
          <w:ilvl w:val="0"/>
          <w:numId w:val="24"/>
        </w:numPr>
        <w:spacing w:after="60" w:line="240" w:lineRule="auto"/>
        <w:jc w:val="both"/>
        <w:rPr>
          <w:ins w:id="1008" w:author="Jonathan Pritchard" w:date="2025-03-14T08:54:00Z" w16du:dateUtc="2025-03-14T08:54:00Z"/>
        </w:rPr>
      </w:pPr>
      <w:ins w:id="1009" w:author="Jonathan Pritchard" w:date="2025-03-14T08:54:00Z" w16du:dateUtc="2025-03-14T08:54:00Z">
        <w:r w:rsidRPr="002D7DEE">
          <w:t>Method of Water Level Adjustment (if enabled)</w:t>
        </w:r>
      </w:ins>
    </w:p>
    <w:p w14:paraId="232A4D1D" w14:textId="77777777" w:rsidR="00411F4B" w:rsidRPr="00A527F0" w:rsidRDefault="00411F4B" w:rsidP="00411F4B">
      <w:pPr>
        <w:pStyle w:val="ListParagraph"/>
        <w:numPr>
          <w:ilvl w:val="0"/>
          <w:numId w:val="24"/>
        </w:numPr>
        <w:spacing w:after="60" w:line="240" w:lineRule="auto"/>
        <w:jc w:val="both"/>
        <w:rPr>
          <w:ins w:id="1010" w:author="Jonathan Pritchard" w:date="2025-03-14T08:54:00Z" w16du:dateUtc="2025-03-14T08:54:00Z"/>
        </w:rPr>
      </w:pPr>
      <w:ins w:id="1011" w:author="Jonathan Pritchard" w:date="2025-03-14T08:54:00Z" w16du:dateUtc="2025-03-14T08:54:00Z">
        <w:r w:rsidRPr="00A527F0">
          <w:t>Magnetic variation;</w:t>
        </w:r>
      </w:ins>
    </w:p>
    <w:p w14:paraId="28DD2036" w14:textId="77777777" w:rsidR="00411F4B" w:rsidRPr="00A527F0" w:rsidRDefault="00411F4B" w:rsidP="00411F4B">
      <w:pPr>
        <w:pStyle w:val="ListParagraph"/>
        <w:numPr>
          <w:ilvl w:val="0"/>
          <w:numId w:val="24"/>
        </w:numPr>
        <w:spacing w:after="60" w:line="240" w:lineRule="auto"/>
        <w:jc w:val="both"/>
        <w:rPr>
          <w:ins w:id="1012" w:author="Jonathan Pritchard" w:date="2025-03-14T08:54:00Z" w16du:dateUtc="2025-03-14T08:54:00Z"/>
        </w:rPr>
      </w:pPr>
      <w:commentRangeStart w:id="1013"/>
      <w:ins w:id="1014" w:author="Jonathan Pritchard" w:date="2025-03-14T08:54:00Z" w16du:dateUtc="2025-03-14T08:54:00Z">
        <w:r w:rsidRPr="00A527F0">
          <w:t>Date and number of last update(s) affecting the datasets currently in use;</w:t>
        </w:r>
        <w:commentRangeEnd w:id="1013"/>
        <w:r>
          <w:rPr>
            <w:rStyle w:val="CommentReference"/>
          </w:rPr>
          <w:commentReference w:id="1013"/>
        </w:r>
      </w:ins>
    </w:p>
    <w:p w14:paraId="462986D1" w14:textId="77777777" w:rsidR="00411F4B" w:rsidRPr="00A527F0" w:rsidRDefault="00411F4B" w:rsidP="00411F4B">
      <w:pPr>
        <w:pStyle w:val="ListParagraph"/>
        <w:numPr>
          <w:ilvl w:val="0"/>
          <w:numId w:val="24"/>
        </w:numPr>
        <w:spacing w:after="60" w:line="240" w:lineRule="auto"/>
        <w:jc w:val="both"/>
        <w:rPr>
          <w:ins w:id="1015" w:author="Jonathan Pritchard" w:date="2025-03-14T08:54:00Z" w16du:dateUtc="2025-03-14T08:54:00Z"/>
        </w:rPr>
      </w:pPr>
      <w:ins w:id="1016" w:author="Jonathan Pritchard" w:date="2025-03-14T08:54:00Z" w16du:dateUtc="2025-03-14T08:54:00Z">
        <w:r w:rsidRPr="00A527F0">
          <w:t xml:space="preserve">Edition number and date of issue of the </w:t>
        </w:r>
        <w:commentRangeStart w:id="1017"/>
        <w:r w:rsidRPr="00A527F0">
          <w:t>datasets</w:t>
        </w:r>
        <w:r>
          <w:t xml:space="preserve"> </w:t>
        </w:r>
        <w:commentRangeEnd w:id="1017"/>
        <w:r>
          <w:rPr>
            <w:rStyle w:val="CommentReference"/>
          </w:rPr>
          <w:commentReference w:id="1017"/>
        </w:r>
        <w:r>
          <w:t>currently in use</w:t>
        </w:r>
        <w:r w:rsidRPr="00A527F0">
          <w:t>;</w:t>
        </w:r>
      </w:ins>
    </w:p>
    <w:p w14:paraId="4225D98A" w14:textId="77777777" w:rsidR="00411F4B" w:rsidRPr="00A527F0" w:rsidRDefault="00411F4B" w:rsidP="00411F4B">
      <w:pPr>
        <w:pStyle w:val="ListParagraph"/>
        <w:numPr>
          <w:ilvl w:val="0"/>
          <w:numId w:val="24"/>
        </w:numPr>
        <w:spacing w:after="120" w:line="240" w:lineRule="auto"/>
        <w:jc w:val="both"/>
        <w:rPr>
          <w:ins w:id="1018" w:author="Jonathan Pritchard" w:date="2025-03-14T08:54:00Z" w16du:dateUtc="2025-03-14T08:54:00Z"/>
        </w:rPr>
      </w:pPr>
      <w:commentRangeStart w:id="1019"/>
      <w:ins w:id="1020" w:author="Jonathan Pritchard" w:date="2025-03-14T08:54:00Z" w16du:dateUtc="2025-03-14T08:54:00Z">
        <w:r w:rsidRPr="00E22E7F">
          <w:rPr>
            <w:highlight w:val="yellow"/>
          </w:rPr>
          <w:t xml:space="preserve">ENC </w:t>
        </w:r>
        <w:commentRangeEnd w:id="1019"/>
        <w:r w:rsidRPr="00E22E7F">
          <w:rPr>
            <w:rStyle w:val="CommentReference"/>
            <w:highlight w:val="yellow"/>
          </w:rPr>
          <w:commentReference w:id="1019"/>
        </w:r>
        <w:r w:rsidRPr="00E22E7F">
          <w:rPr>
            <w:highlight w:val="yellow"/>
          </w:rPr>
          <w:t>Chart projection</w:t>
        </w:r>
        <w:r w:rsidRPr="00A527F0">
          <w:t>.</w:t>
        </w:r>
      </w:ins>
    </w:p>
    <w:p w14:paraId="41176643" w14:textId="77777777" w:rsidR="00411F4B" w:rsidRPr="00A527F0" w:rsidRDefault="00411F4B" w:rsidP="00411F4B">
      <w:pPr>
        <w:spacing w:after="120" w:line="240" w:lineRule="auto"/>
        <w:jc w:val="both"/>
        <w:rPr>
          <w:ins w:id="1021" w:author="Jonathan Pritchard" w:date="2025-03-14T08:54:00Z" w16du:dateUtc="2025-03-14T08:54:00Z"/>
        </w:rPr>
      </w:pPr>
      <w:ins w:id="1022" w:author="Jonathan Pritchard" w:date="2025-03-14T08:54:00Z" w16du:dateUtc="2025-03-14T08:54:00Z">
        <w:r w:rsidRPr="00A527F0">
          <w:t xml:space="preserve">See clause </w:t>
        </w:r>
        <w:r w:rsidRPr="00A527F0">
          <w:fldChar w:fldCharType="begin"/>
        </w:r>
        <w:r w:rsidRPr="00A527F0">
          <w:instrText xml:space="preserve"> REF _Ref48912766 \r \h  \* MERGEFORMAT </w:instrText>
        </w:r>
      </w:ins>
      <w:ins w:id="1023" w:author="Jonathan Pritchard" w:date="2025-03-14T08:54:00Z" w16du:dateUtc="2025-03-14T08:54:00Z">
        <w:r w:rsidRPr="00A527F0">
          <w:fldChar w:fldCharType="separate"/>
        </w:r>
        <w:r>
          <w:t>12.11.1</w:t>
        </w:r>
        <w:r w:rsidRPr="00A527F0">
          <w:fldChar w:fldCharType="end"/>
        </w:r>
        <w:r w:rsidRPr="00A527F0">
          <w:t xml:space="preserve"> for source details about the listed items.</w:t>
        </w:r>
      </w:ins>
    </w:p>
    <w:p w14:paraId="0F181901" w14:textId="6F9B231A" w:rsidR="00411F4B" w:rsidRDefault="00411F4B">
      <w:pPr>
        <w:spacing w:after="120" w:line="240" w:lineRule="auto"/>
        <w:jc w:val="both"/>
        <w:rPr>
          <w:ins w:id="1024" w:author="Jonathan Pritchard" w:date="2025-03-14T08:55:00Z" w16du:dateUtc="2025-03-14T08:55:00Z"/>
        </w:rPr>
        <w:pPrChange w:id="1025" w:author="Jonathan Pritchard" w:date="2025-03-14T08:55:00Z" w16du:dateUtc="2025-03-14T08:55:00Z">
          <w:pPr>
            <w:pStyle w:val="Heading3"/>
          </w:pPr>
        </w:pPrChange>
      </w:pPr>
      <w:commentRangeStart w:id="1026"/>
      <w:ins w:id="1027" w:author="Jonathan Pritchard" w:date="2025-03-14T08:54:00Z" w16du:dateUtc="2025-03-14T08:54:00Z">
        <w:r w:rsidRPr="00A527F0">
          <w:t>Since attempting to display all the above items for all displayed data products may lead to an unduly large legend, manufacturers may suppress information from data products other than ENCs. If this is done, the suppressed information should be available through simple operator action, such as a temporary expansion of the legend activated by clicking on a target in the legend. (Note that some of the items will be the same for all data products - in particular, units and datums should be the same for all products, or converted to present the same display result, in order to reduce the chances of user error.)</w:t>
        </w:r>
        <w:commentRangeEnd w:id="1026"/>
        <w:r>
          <w:rPr>
            <w:rStyle w:val="CommentReference"/>
          </w:rPr>
          <w:commentReference w:id="1026"/>
        </w:r>
      </w:ins>
    </w:p>
    <w:p w14:paraId="2A83EBC5" w14:textId="2ECF7175" w:rsidR="00411F4B" w:rsidRDefault="00411F4B" w:rsidP="00411F4B">
      <w:pPr>
        <w:pStyle w:val="Heading3"/>
        <w:rPr>
          <w:ins w:id="1028" w:author="Jonathan Pritchard" w:date="2025-03-14T08:55:00Z" w16du:dateUtc="2025-03-14T08:55:00Z"/>
        </w:rPr>
      </w:pPr>
      <w:ins w:id="1029" w:author="Jonathan Pritchard" w:date="2025-03-14T08:55:00Z" w16du:dateUtc="2025-03-14T08:55:00Z">
        <w:r>
          <w:t>Legend details [from Appendix D]</w:t>
        </w:r>
      </w:ins>
    </w:p>
    <w:p w14:paraId="3440D655" w14:textId="009ED582" w:rsidR="00411F4B" w:rsidRDefault="00411F4B">
      <w:pPr>
        <w:rPr>
          <w:ins w:id="1030" w:author="Jonathan Pritchard" w:date="2025-03-14T08:54:00Z" w16du:dateUtc="2025-03-14T08:54:00Z"/>
        </w:rPr>
        <w:pPrChange w:id="1031" w:author="Jonathan Pritchard" w:date="2025-03-14T08:55:00Z" w16du:dateUtc="2025-03-14T08:55:00Z">
          <w:pPr>
            <w:pStyle w:val="Heading3"/>
          </w:pPr>
        </w:pPrChange>
      </w:pPr>
      <w:ins w:id="1032" w:author="Jonathan Pritchard" w:date="2025-03-14T08:55:00Z" w16du:dateUtc="2025-03-14T08:55:00Z">
        <w:r>
          <w:t>The legend must additionally indicate the vertical datum of S-102 and S-104 If the vertical datums are the same then a single indication is enough to cover S-101, S-102 and S-104.</w:t>
        </w:r>
      </w:ins>
    </w:p>
    <w:p w14:paraId="597986F9" w14:textId="19A738B6" w:rsidR="008042A0" w:rsidRPr="00450770" w:rsidRDefault="008042A0" w:rsidP="00EC44E4">
      <w:pPr>
        <w:pStyle w:val="Heading3"/>
      </w:pPr>
      <w:r w:rsidRPr="00450770">
        <w:t>ECDIS Legend</w:t>
      </w:r>
      <w:bookmarkEnd w:id="989"/>
      <w:bookmarkEnd w:id="990"/>
      <w:ins w:id="1033" w:author="Jonathan Pritchard" w:date="2025-03-14T08:55:00Z" w16du:dateUtc="2025-03-14T08:55:00Z">
        <w:r w:rsidR="00411F4B">
          <w:t xml:space="preserve"> [Original 12.11.11]</w:t>
        </w:r>
      </w:ins>
    </w:p>
    <w:p w14:paraId="6D42C272" w14:textId="6F17FD87" w:rsidR="00A14827" w:rsidRPr="00B77A92" w:rsidDel="00C56536" w:rsidRDefault="00AA63B2" w:rsidP="000A67D1">
      <w:pPr>
        <w:spacing w:after="120" w:line="240" w:lineRule="auto"/>
        <w:jc w:val="both"/>
        <w:rPr>
          <w:del w:id="1034" w:author="Jonathan Pritchard" w:date="2025-03-07T16:44:00Z" w16du:dateUtc="2025-03-07T16:44:00Z"/>
        </w:rPr>
      </w:pPr>
      <w:r w:rsidRPr="00B77A92">
        <w:t xml:space="preserve">The ECDIS chart legend containing the </w:t>
      </w:r>
      <w:ins w:id="1035" w:author="Jonathan Pritchard" w:date="2025-03-07T16:43:00Z" w16du:dateUtc="2025-03-07T16:43:00Z">
        <w:r w:rsidR="00C56536">
          <w:t xml:space="preserve">items in Table 4 </w:t>
        </w:r>
      </w:ins>
      <w:del w:id="1036" w:author="Jonathan Pritchard" w:date="2025-03-07T16:43:00Z" w16du:dateUtc="2025-03-07T16:43:00Z">
        <w:r w:rsidRPr="00B77A92" w:rsidDel="00C56536">
          <w:delText xml:space="preserve">following elements </w:delText>
        </w:r>
      </w:del>
      <w:r w:rsidR="00A14827" w:rsidRPr="00B77A92">
        <w:t xml:space="preserve">must </w:t>
      </w:r>
      <w:r w:rsidRPr="00B77A92">
        <w:t xml:space="preserve">be available for display </w:t>
      </w:r>
      <w:del w:id="1037" w:author="Jonathan Pritchard" w:date="2025-03-07T16:44:00Z" w16du:dateUtc="2025-03-07T16:44:00Z">
        <w:r w:rsidR="002121DE" w:rsidRPr="00B77A92" w:rsidDel="00C56536">
          <w:delText>of</w:delText>
        </w:r>
      </w:del>
      <w:ins w:id="1038" w:author="Jonathan Pritchard" w:date="2025-03-07T16:44:00Z" w16du:dateUtc="2025-03-07T16:44:00Z">
        <w:r w:rsidR="00C56536">
          <w:t>for</w:t>
        </w:r>
      </w:ins>
      <w:del w:id="1039" w:author="Jonathan Pritchard" w:date="2025-03-07T16:44:00Z" w16du:dateUtc="2025-03-07T16:44:00Z">
        <w:r w:rsidR="002121DE" w:rsidRPr="00B77A92" w:rsidDel="00C56536">
          <w:delText xml:space="preserve"> values derived from</w:delText>
        </w:r>
      </w:del>
      <w:r w:rsidR="002121DE" w:rsidRPr="00B77A92">
        <w:t xml:space="preserve"> </w:t>
      </w:r>
      <w:r w:rsidRPr="00B77A92">
        <w:t>a position selected by the Mariner.</w:t>
      </w:r>
      <w:del w:id="1040" w:author="Jonathan Pritchard" w:date="2025-03-14T08:55:00Z" w16du:dateUtc="2025-03-14T08:55:00Z">
        <w:r w:rsidRPr="00B77A92" w:rsidDel="00411F4B">
          <w:delText xml:space="preserve"> </w:delText>
        </w:r>
      </w:del>
    </w:p>
    <w:p w14:paraId="07B009C5" w14:textId="5A98F798" w:rsidR="008042A0" w:rsidRPr="00B77A92" w:rsidDel="00C56536" w:rsidRDefault="005D62A2" w:rsidP="000A67D1">
      <w:pPr>
        <w:spacing w:after="120" w:line="240" w:lineRule="auto"/>
        <w:jc w:val="both"/>
        <w:rPr>
          <w:del w:id="1041" w:author="Jonathan Pritchard" w:date="2025-03-07T16:44:00Z" w16du:dateUtc="2025-03-07T16:44:00Z"/>
        </w:rPr>
      </w:pPr>
      <w:del w:id="1042" w:author="Jonathan Pritchard" w:date="2025-03-07T16:43:00Z" w16du:dateUtc="2025-03-07T16:43:00Z">
        <w:r w:rsidRPr="00B77A92" w:rsidDel="00C56536">
          <w:fldChar w:fldCharType="begin"/>
        </w:r>
        <w:r w:rsidRPr="00B77A92" w:rsidDel="00C56536">
          <w:delInstrText xml:space="preserve"> REF _Ref47362462 \h </w:delInstrText>
        </w:r>
        <w:r w:rsidR="000A67D1" w:rsidRPr="00B77A92" w:rsidDel="00C56536">
          <w:delInstrText xml:space="preserve"> \* MERGEFORMAT </w:delInstrText>
        </w:r>
        <w:r w:rsidRPr="00B77A92" w:rsidDel="00C56536">
          <w:fldChar w:fldCharType="separate"/>
        </w:r>
        <w:r w:rsidR="000553AC" w:rsidRPr="00B77A92" w:rsidDel="00C56536">
          <w:delText xml:space="preserve">Table </w:delText>
        </w:r>
        <w:r w:rsidR="000553AC" w:rsidDel="00C56536">
          <w:delText>3</w:delText>
        </w:r>
        <w:r w:rsidRPr="00B77A92" w:rsidDel="00C56536">
          <w:fldChar w:fldCharType="end"/>
        </w:r>
      </w:del>
      <w:del w:id="1043" w:author="Jonathan Pritchard" w:date="2025-03-07T16:44:00Z" w16du:dateUtc="2025-03-07T16:44:00Z">
        <w:r w:rsidRPr="00B77A92" w:rsidDel="00C56536">
          <w:delText xml:space="preserve"> </w:delText>
        </w:r>
        <w:r w:rsidR="00AA63B2" w:rsidRPr="00760179" w:rsidDel="00C56536">
          <w:delText>indicates which ENC data elements</w:delText>
        </w:r>
        <w:r w:rsidR="00AA63B2" w:rsidRPr="00B77A92" w:rsidDel="00C56536">
          <w:delText xml:space="preserve"> </w:delText>
        </w:r>
        <w:r w:rsidR="00A14827" w:rsidRPr="00B77A92" w:rsidDel="00C56536">
          <w:delText xml:space="preserve">must </w:delText>
        </w:r>
        <w:r w:rsidR="00AA63B2" w:rsidRPr="00B77A92" w:rsidDel="00C56536">
          <w:delText>be used.</w:delText>
        </w:r>
      </w:del>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05"/>
        <w:gridCol w:w="5713"/>
        <w:gridCol w:w="78"/>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gridSpan w:val="2"/>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gridSpan w:val="2"/>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r w:rsidRPr="00B77A92">
              <w:t>Units for height</w:t>
            </w:r>
          </w:p>
        </w:tc>
        <w:tc>
          <w:tcPr>
            <w:tcW w:w="5730" w:type="dxa"/>
            <w:gridSpan w:val="2"/>
          </w:tcPr>
          <w:p w14:paraId="6CE40F1E" w14:textId="77777777" w:rsidR="007B5B9A" w:rsidRPr="00B77A92" w:rsidRDefault="007B5B9A" w:rsidP="000A67D1">
            <w:pPr>
              <w:spacing w:before="60" w:after="60"/>
            </w:pPr>
            <w:r w:rsidRPr="00B77A92">
              <w:t>AXUM subfield in the CSAX field</w:t>
            </w:r>
          </w:p>
        </w:tc>
      </w:tr>
      <w:tr w:rsidR="003E1CAF" w:rsidRPr="00B77A92" w14:paraId="53922B53" w14:textId="77777777" w:rsidTr="000A67D1">
        <w:trPr>
          <w:cantSplit/>
          <w:jc w:val="center"/>
        </w:trPr>
        <w:tc>
          <w:tcPr>
            <w:tcW w:w="9096" w:type="dxa"/>
            <w:gridSpan w:val="3"/>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gridSpan w:val="2"/>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lastRenderedPageBreak/>
              <w:t>Data quality indicator</w:t>
            </w:r>
          </w:p>
        </w:tc>
        <w:tc>
          <w:tcPr>
            <w:tcW w:w="5730" w:type="dxa"/>
            <w:gridSpan w:val="2"/>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p>
          <w:p w14:paraId="3AD9B1BF" w14:textId="1AF10CD9" w:rsidR="00426D8A" w:rsidRPr="00B77A92" w:rsidRDefault="00426D8A" w:rsidP="00426D8A">
            <w:pPr>
              <w:pStyle w:val="ListParagraph"/>
              <w:spacing w:before="60" w:after="60"/>
            </w:pPr>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p>
          <w:p w14:paraId="276D6539" w14:textId="77777777" w:rsidR="003E1CAF" w:rsidRDefault="004123D5" w:rsidP="004B2A18">
            <w:pPr>
              <w:spacing w:before="60" w:after="60"/>
              <w:rPr>
                <w:ins w:id="1044" w:author="Jonathan Pritchard" w:date="2025-03-07T16:45:00Z" w16du:dateUtc="2025-03-07T16:45:00Z"/>
              </w:rPr>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p w14:paraId="2465BE09" w14:textId="77777777" w:rsidR="00A94BB4" w:rsidRDefault="00A94BB4" w:rsidP="004B2A18">
            <w:pPr>
              <w:spacing w:before="60" w:after="60"/>
              <w:rPr>
                <w:ins w:id="1045" w:author="Jonathan Pritchard" w:date="2025-03-07T16:45:00Z" w16du:dateUtc="2025-03-07T16:45:00Z"/>
              </w:rPr>
            </w:pPr>
          </w:p>
          <w:p w14:paraId="2F203909" w14:textId="0D84F1AA" w:rsidR="00A94BB4" w:rsidRPr="00A94BB4" w:rsidRDefault="00A94BB4" w:rsidP="004B2A18">
            <w:pPr>
              <w:spacing w:before="60" w:after="60"/>
              <w:rPr>
                <w:i/>
                <w:iCs/>
                <w:rPrChange w:id="1046" w:author="Jonathan Pritchard" w:date="2025-03-07T16:45:00Z" w16du:dateUtc="2025-03-07T16:45:00Z">
                  <w:rPr/>
                </w:rPrChange>
              </w:rPr>
            </w:pPr>
            <w:ins w:id="1047" w:author="Jonathan Pritchard" w:date="2025-03-07T16:45:00Z" w16du:dateUtc="2025-03-07T16:45:00Z">
              <w:r w:rsidRPr="00A94BB4">
                <w:rPr>
                  <w:i/>
                  <w:iCs/>
                  <w:rPrChange w:id="1048" w:author="Jonathan Pritchard" w:date="2025-03-07T16:45:00Z" w16du:dateUtc="2025-03-07T16:45:00Z">
                    <w:rPr/>
                  </w:rPrChange>
                </w:rPr>
                <w:t>Note: Due to the way quality is encoded in the ENC, both values (a and b) must be provided</w:t>
              </w:r>
            </w:ins>
          </w:p>
        </w:tc>
      </w:tr>
      <w:tr w:rsidR="003E1CAF" w:rsidRPr="00B77A92" w14:paraId="051628F5" w14:textId="77777777" w:rsidTr="000A67D1">
        <w:trPr>
          <w:cantSplit/>
          <w:jc w:val="center"/>
        </w:trPr>
        <w:tc>
          <w:tcPr>
            <w:tcW w:w="9096" w:type="dxa"/>
            <w:gridSpan w:val="3"/>
          </w:tcPr>
          <w:p w14:paraId="77F174AE" w14:textId="1F7E6546" w:rsidR="003E1CAF" w:rsidRPr="00B77A92" w:rsidRDefault="003E1CAF" w:rsidP="000A67D1">
            <w:pPr>
              <w:spacing w:before="60" w:after="60"/>
            </w:pPr>
            <w:del w:id="1049" w:author="Jonathan Pritchard" w:date="2025-03-07T16:45:00Z" w16du:dateUtc="2025-03-07T16:45:00Z">
              <w:r w:rsidRPr="00B77A92" w:rsidDel="00A94BB4">
                <w:delText xml:space="preserve">Note: Due to the way quality is encoded in the ENC, both </w:delText>
              </w:r>
              <w:r w:rsidR="004B2A18" w:rsidRPr="00B77A92" w:rsidDel="00A94BB4">
                <w:delText xml:space="preserve">values (a </w:delText>
              </w:r>
              <w:r w:rsidR="004B2A18" w:rsidRPr="00760179" w:rsidDel="00A94BB4">
                <w:delText xml:space="preserve">and b) </w:delText>
              </w:r>
              <w:r w:rsidR="00D3352A" w:rsidRPr="00760179" w:rsidDel="00A94BB4">
                <w:delText xml:space="preserve">must </w:delText>
              </w:r>
              <w:r w:rsidR="004B2A18" w:rsidRPr="00760179" w:rsidDel="00A94BB4">
                <w:delText xml:space="preserve">be </w:delText>
              </w:r>
            </w:del>
            <w:del w:id="1050" w:author="Jonathan Pritchard" w:date="2025-03-07T16:44:00Z" w16du:dateUtc="2025-03-07T16:44:00Z">
              <w:r w:rsidR="004B2A18" w:rsidRPr="00760179" w:rsidDel="00A94BB4">
                <w:delText>used</w:delText>
              </w:r>
            </w:del>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gridSpan w:val="2"/>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gridSpan w:val="2"/>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gridSpan w:val="2"/>
          </w:tcPr>
          <w:p w14:paraId="2DEA7E64" w14:textId="4B3FCB8B" w:rsidR="007B5B9A" w:rsidRPr="00B77A92" w:rsidRDefault="007B5B9A" w:rsidP="000A67D1">
            <w:pPr>
              <w:spacing w:before="60" w:after="60"/>
            </w:pPr>
            <w:r w:rsidRPr="00B77A92">
              <w:t>Selected b</w:t>
            </w:r>
            <w:r w:rsidR="004B2A18" w:rsidRPr="00B77A92">
              <w:t>y Mariner. Default 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gridSpan w:val="2"/>
          </w:tcPr>
          <w:p w14:paraId="4227C73C" w14:textId="77777777" w:rsidR="007B5B9A" w:rsidRDefault="007B5B9A" w:rsidP="000A67D1">
            <w:pPr>
              <w:spacing w:before="60" w:after="60"/>
              <w:rPr>
                <w:ins w:id="1051" w:author="Jonathan Pritchard" w:date="2025-03-12T07:59:00Z" w16du:dateUtc="2025-03-12T07:59:00Z"/>
              </w:rPr>
            </w:pPr>
            <w:r w:rsidRPr="00B77A92">
              <w:t>Selected b</w:t>
            </w:r>
            <w:r w:rsidR="004B2A18" w:rsidRPr="00B77A92">
              <w:t>y Mariner. Default is 30 metres</w:t>
            </w:r>
          </w:p>
          <w:p w14:paraId="4C76D350" w14:textId="77777777" w:rsidR="00374334" w:rsidRDefault="00374334" w:rsidP="000A67D1">
            <w:pPr>
              <w:spacing w:before="60" w:after="60"/>
              <w:rPr>
                <w:ins w:id="1052" w:author="Jonathan Pritchard" w:date="2025-03-12T07:59:00Z" w16du:dateUtc="2025-03-12T07:59:00Z"/>
              </w:rPr>
            </w:pPr>
          </w:p>
          <w:p w14:paraId="2DE8022B" w14:textId="56603F97" w:rsidR="00374334" w:rsidRPr="00374334" w:rsidRDefault="00374334" w:rsidP="000A67D1">
            <w:pPr>
              <w:spacing w:before="60" w:after="60"/>
              <w:rPr>
                <w:i/>
                <w:iCs/>
                <w:rPrChange w:id="1053" w:author="Jonathan Pritchard" w:date="2025-03-12T07:59:00Z" w16du:dateUtc="2025-03-12T07:59:00Z">
                  <w:rPr/>
                </w:rPrChange>
              </w:rPr>
            </w:pPr>
            <w:commentRangeStart w:id="1054"/>
            <w:ins w:id="1055" w:author="Jonathan Pritchard" w:date="2025-03-12T07:59:00Z" w16du:dateUtc="2025-03-12T07:59:00Z">
              <w:r w:rsidRPr="00374334">
                <w:rPr>
                  <w:i/>
                  <w:iCs/>
                  <w:rPrChange w:id="1056" w:author="Jonathan Pritchard" w:date="2025-03-12T07:59:00Z" w16du:dateUtc="2025-03-12T07:59:00Z">
                    <w:rPr/>
                  </w:rPrChange>
                </w:rPr>
                <w:t>Note: If the Mariner has selected a contour that is not available in the ENC and the ECDIS displays a default contour, both the contour selected and the contour displayed must be quoted</w:t>
              </w:r>
              <w:commentRangeEnd w:id="1054"/>
              <w:r w:rsidRPr="00374334">
                <w:rPr>
                  <w:rStyle w:val="CommentReference"/>
                  <w:i/>
                  <w:iCs/>
                  <w:rPrChange w:id="1057" w:author="Jonathan Pritchard" w:date="2025-03-12T07:59:00Z" w16du:dateUtc="2025-03-12T07:59:00Z">
                    <w:rPr>
                      <w:rStyle w:val="CommentReference"/>
                    </w:rPr>
                  </w:rPrChange>
                </w:rPr>
                <w:commentReference w:id="1054"/>
              </w:r>
            </w:ins>
          </w:p>
        </w:tc>
      </w:tr>
      <w:tr w:rsidR="003E1CAF" w:rsidRPr="00B77A92" w:rsidDel="00374334" w14:paraId="127B3C5D" w14:textId="1748FD87" w:rsidTr="000A67D1">
        <w:trPr>
          <w:gridAfter w:val="1"/>
          <w:wAfter w:w="80" w:type="dxa"/>
          <w:cantSplit/>
          <w:jc w:val="center"/>
          <w:del w:id="1058" w:author="Jonathan Pritchard" w:date="2025-03-12T07:59:00Z"/>
        </w:trPr>
        <w:tc>
          <w:tcPr>
            <w:tcW w:w="9096" w:type="dxa"/>
            <w:gridSpan w:val="2"/>
          </w:tcPr>
          <w:p w14:paraId="58857235" w14:textId="38A11901" w:rsidR="003E1CAF" w:rsidRPr="00B77A92" w:rsidDel="00374334" w:rsidRDefault="003E1CAF" w:rsidP="000A67D1">
            <w:pPr>
              <w:spacing w:before="60" w:after="60"/>
              <w:rPr>
                <w:del w:id="1059" w:author="Jonathan Pritchard" w:date="2025-03-12T07:59:00Z" w16du:dateUtc="2025-03-12T07:59:00Z"/>
              </w:rPr>
            </w:pPr>
          </w:p>
        </w:tc>
      </w:tr>
      <w:tr w:rsidR="009810BB" w:rsidRPr="00B77A92" w14:paraId="55069771" w14:textId="77777777" w:rsidTr="000A67D1">
        <w:trPr>
          <w:gridAfter w:val="1"/>
          <w:wAfter w:w="80" w:type="dxa"/>
          <w:cantSplit/>
          <w:jc w:val="center"/>
          <w:ins w:id="1060" w:author="Jonathan Pritchard" w:date="2025-03-12T08:40:00Z"/>
        </w:trPr>
        <w:tc>
          <w:tcPr>
            <w:tcW w:w="3366" w:type="dxa"/>
          </w:tcPr>
          <w:p w14:paraId="3D8F70A5" w14:textId="644AD55E" w:rsidR="009810BB" w:rsidRPr="009810BB" w:rsidRDefault="009810BB" w:rsidP="000A67D1">
            <w:pPr>
              <w:spacing w:before="60" w:after="60"/>
              <w:rPr>
                <w:ins w:id="1061" w:author="Jonathan Pritchard" w:date="2025-03-12T08:40:00Z" w16du:dateUtc="2025-03-12T08:40:00Z"/>
                <w:highlight w:val="yellow"/>
                <w:rPrChange w:id="1062" w:author="Jonathan Pritchard" w:date="2025-03-12T08:40:00Z" w16du:dateUtc="2025-03-12T08:40:00Z">
                  <w:rPr>
                    <w:ins w:id="1063" w:author="Jonathan Pritchard" w:date="2025-03-12T08:40:00Z" w16du:dateUtc="2025-03-12T08:40:00Z"/>
                  </w:rPr>
                </w:rPrChange>
              </w:rPr>
            </w:pPr>
            <w:commentRangeStart w:id="1064"/>
            <w:ins w:id="1065" w:author="Jonathan Pritchard" w:date="2025-03-12T08:40:00Z" w16du:dateUtc="2025-03-12T08:40:00Z">
              <w:r w:rsidRPr="009810BB">
                <w:rPr>
                  <w:highlight w:val="yellow"/>
                  <w:rPrChange w:id="1066" w:author="Jonathan Pritchard" w:date="2025-03-12T08:40:00Z" w16du:dateUtc="2025-03-12T08:40:00Z">
                    <w:rPr/>
                  </w:rPrChange>
                </w:rPr>
                <w:t>WLA</w:t>
              </w:r>
            </w:ins>
            <w:commentRangeEnd w:id="1064"/>
            <w:ins w:id="1067" w:author="Jonathan Pritchard" w:date="2025-03-12T08:41:00Z" w16du:dateUtc="2025-03-12T08:41:00Z">
              <w:r>
                <w:rPr>
                  <w:rStyle w:val="CommentReference"/>
                </w:rPr>
                <w:commentReference w:id="1064"/>
              </w:r>
            </w:ins>
            <w:ins w:id="1068" w:author="Jonathan Pritchard" w:date="2025-03-12T08:40:00Z" w16du:dateUtc="2025-03-12T08:40:00Z">
              <w:r w:rsidRPr="009810BB">
                <w:rPr>
                  <w:highlight w:val="yellow"/>
                  <w:rPrChange w:id="1069" w:author="Jonathan Pritchard" w:date="2025-03-12T08:40:00Z" w16du:dateUtc="2025-03-12T08:40:00Z">
                    <w:rPr/>
                  </w:rPrChange>
                </w:rPr>
                <w:t xml:space="preserve"> method</w:t>
              </w:r>
            </w:ins>
          </w:p>
        </w:tc>
        <w:tc>
          <w:tcPr>
            <w:tcW w:w="5730" w:type="dxa"/>
          </w:tcPr>
          <w:p w14:paraId="42E136F8" w14:textId="63443CEB" w:rsidR="009810BB" w:rsidRPr="009810BB" w:rsidRDefault="009810BB" w:rsidP="000A67D1">
            <w:pPr>
              <w:spacing w:before="60" w:after="60"/>
              <w:rPr>
                <w:ins w:id="1070" w:author="Jonathan Pritchard" w:date="2025-03-12T08:40:00Z" w16du:dateUtc="2025-03-12T08:40:00Z"/>
                <w:highlight w:val="yellow"/>
                <w:rPrChange w:id="1071" w:author="Jonathan Pritchard" w:date="2025-03-12T08:40:00Z" w16du:dateUtc="2025-03-12T08:40:00Z">
                  <w:rPr>
                    <w:ins w:id="1072" w:author="Jonathan Pritchard" w:date="2025-03-12T08:40:00Z" w16du:dateUtc="2025-03-12T08:40:00Z"/>
                    <w:b/>
                    <w:bCs/>
                  </w:rPr>
                </w:rPrChange>
              </w:rPr>
            </w:pPr>
            <w:ins w:id="1073" w:author="Jonathan Pritchard" w:date="2025-03-12T08:40:00Z" w16du:dateUtc="2025-03-12T08:40:00Z">
              <w:r w:rsidRPr="009810BB">
                <w:rPr>
                  <w:highlight w:val="yellow"/>
                  <w:rPrChange w:id="1074" w:author="Jonathan Pritchard" w:date="2025-03-12T08:40:00Z" w16du:dateUtc="2025-03-12T08:40:00Z">
                    <w:rPr>
                      <w:b/>
                      <w:bCs/>
                    </w:rPr>
                  </w:rPrChange>
                </w:rPr>
                <w:t>Method of Water Level Adjustment selected.</w:t>
              </w:r>
            </w:ins>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gridSpan w:val="2"/>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gridSpan w:val="2"/>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gridSpan w:val="2"/>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9810BB">
              <w:rPr>
                <w:highlight w:val="yellow"/>
                <w:rPrChange w:id="1075" w:author="Jonathan Pritchard" w:date="2025-03-12T08:38:00Z" w16du:dateUtc="2025-03-12T08:38:00Z">
                  <w:rPr/>
                </w:rPrChange>
              </w:rPr>
              <w:t>Chart projection</w:t>
            </w:r>
          </w:p>
        </w:tc>
        <w:tc>
          <w:tcPr>
            <w:tcW w:w="5730" w:type="dxa"/>
            <w:gridSpan w:val="2"/>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commentRangeStart w:id="1076"/>
            <w:r w:rsidR="00F447A0">
              <w:t>must</w:t>
            </w:r>
            <w:r w:rsidR="00F447A0" w:rsidRPr="00B77A92">
              <w:t xml:space="preserve"> </w:t>
            </w:r>
            <w:commentRangeEnd w:id="1076"/>
            <w:r w:rsidR="00812F45">
              <w:rPr>
                <w:rStyle w:val="CommentReference"/>
              </w:rPr>
              <w:commentReference w:id="1076"/>
            </w:r>
            <w:r w:rsidRPr="00B77A92">
              <w:t xml:space="preserve">be appropriate to the scale </w:t>
            </w:r>
            <w:r w:rsidR="004B2A18" w:rsidRPr="00B77A92">
              <w:t>and latitude of the data in use</w:t>
            </w:r>
          </w:p>
        </w:tc>
      </w:tr>
    </w:tbl>
    <w:p w14:paraId="206BFB80" w14:textId="6734782E" w:rsidR="00AA63B2" w:rsidRPr="00B77A92" w:rsidRDefault="005D62A2" w:rsidP="004B2A18">
      <w:pPr>
        <w:pStyle w:val="Caption"/>
        <w:spacing w:after="120" w:line="240" w:lineRule="auto"/>
        <w:jc w:val="center"/>
      </w:pPr>
      <w:bookmarkStart w:id="1077" w:name="_Ref47362462"/>
      <w:r w:rsidRPr="00B77A92">
        <w:t xml:space="preserve">Table </w:t>
      </w:r>
      <w:ins w:id="1078" w:author="Jonathan Pritchard" w:date="2025-03-07T16:40:00Z" w16du:dateUtc="2025-03-07T16:40:00Z">
        <w:r w:rsidR="00C56536">
          <w:fldChar w:fldCharType="begin"/>
        </w:r>
        <w:r w:rsidR="00C56536">
          <w:instrText xml:space="preserve"> SEQ Table \* ARABIC </w:instrText>
        </w:r>
      </w:ins>
      <w:r w:rsidR="00C56536">
        <w:fldChar w:fldCharType="separate"/>
      </w:r>
      <w:ins w:id="1079" w:author="Jonathan Pritchard" w:date="2025-03-07T16:40:00Z" w16du:dateUtc="2025-03-07T16:40:00Z">
        <w:r w:rsidR="00C56536">
          <w:rPr>
            <w:noProof/>
          </w:rPr>
          <w:t>4</w:t>
        </w:r>
        <w:r w:rsidR="00C56536">
          <w:fldChar w:fldCharType="end"/>
        </w:r>
      </w:ins>
      <w:del w:id="1080"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3</w:delText>
        </w:r>
        <w:r w:rsidR="0045426C" w:rsidDel="00C56536">
          <w:fldChar w:fldCharType="end"/>
        </w:r>
      </w:del>
      <w:bookmarkEnd w:id="1077"/>
      <w:r w:rsidRPr="00B77A92">
        <w:t xml:space="preserve"> - Legend elements</w:t>
      </w:r>
    </w:p>
    <w:p w14:paraId="23891564" w14:textId="122D4CF6" w:rsidR="00AA63B2" w:rsidRPr="00B77A92" w:rsidRDefault="005D62A2" w:rsidP="004B2A18">
      <w:pPr>
        <w:spacing w:after="120" w:line="240" w:lineRule="auto"/>
        <w:jc w:val="both"/>
      </w:pPr>
      <w:commentRangeStart w:id="1081"/>
      <w:r w:rsidRPr="00B77A92">
        <w:lastRenderedPageBreak/>
        <w:t xml:space="preserve">The list above is the minimum that </w:t>
      </w:r>
      <w:r w:rsidR="00114860">
        <w:t>must</w:t>
      </w:r>
      <w:r w:rsidR="00114860" w:rsidRPr="00B77A92">
        <w:t xml:space="preserve"> </w:t>
      </w:r>
      <w:r w:rsidRPr="00B77A92">
        <w:t>be available, but the complete list need not always be shown. Individual items may be picked by the mariner for display for a period; examples are magnetic variation, data quality for depths, etc.</w:t>
      </w:r>
      <w:commentRangeEnd w:id="1081"/>
      <w:r w:rsidR="00CB3B18">
        <w:rPr>
          <w:rStyle w:val="CommentReference"/>
        </w:rPr>
        <w:commentReference w:id="1081"/>
      </w:r>
    </w:p>
    <w:p w14:paraId="06DE5318" w14:textId="7EE8E6E8" w:rsidR="00CA1CD1" w:rsidRPr="00B77A92" w:rsidRDefault="00CA1CD1" w:rsidP="004B2A18">
      <w:pPr>
        <w:spacing w:after="120" w:line="240" w:lineRule="auto"/>
        <w:jc w:val="both"/>
      </w:pPr>
    </w:p>
    <w:p w14:paraId="7B18038E" w14:textId="0DF55FBC" w:rsidR="00453DD3" w:rsidRPr="00453DD3" w:rsidRDefault="006E6A5F" w:rsidP="00DB7CFE">
      <w:pPr>
        <w:pStyle w:val="Heading2"/>
      </w:pPr>
      <w:bookmarkStart w:id="1082" w:name="_Ref49473397"/>
      <w:bookmarkStart w:id="1083" w:name="_Toc188968607"/>
      <w:ins w:id="1084" w:author="jon pritchard" w:date="2025-03-25T06:04:00Z" w16du:dateUtc="2025-03-25T05:04:00Z">
        <w:r>
          <w:t xml:space="preserve"> </w:t>
        </w:r>
      </w:ins>
      <w:r w:rsidR="00627DB2" w:rsidRPr="00760179">
        <w:t>Displaying</w:t>
      </w:r>
      <w:r w:rsidR="00627DB2" w:rsidRPr="00B77A92">
        <w:t xml:space="preserve"> manual and automatic updates and added information</w:t>
      </w:r>
      <w:bookmarkEnd w:id="1082"/>
      <w:bookmarkEnd w:id="1083"/>
    </w:p>
    <w:p w14:paraId="0E293B91" w14:textId="6EEE2B6B" w:rsidR="00453DD3" w:rsidRPr="002D7DEE" w:rsidRDefault="00453DD3" w:rsidP="00453DD3">
      <w:pPr>
        <w:pStyle w:val="Heading3"/>
      </w:pPr>
      <w:bookmarkStart w:id="1085" w:name="_Toc188968608"/>
      <w:r w:rsidRPr="002D7DEE">
        <w:t>Manual updates</w:t>
      </w:r>
      <w:bookmarkEnd w:id="1085"/>
    </w:p>
    <w:p w14:paraId="5EDEDF9F" w14:textId="4ED678F8" w:rsidR="00453DD3" w:rsidRPr="002D7DEE" w:rsidRDefault="00453DD3" w:rsidP="00453DD3">
      <w:r w:rsidRPr="002D7DEE">
        <w:t xml:space="preserve">It must be possible </w:t>
      </w:r>
      <w:del w:id="1086" w:author="Grant, David M (52400) CIV USN NIWC ATLANTIC VA (USA)" w:date="2025-02-24T15:08:00Z" w16du:dateUtc="2025-02-24T20:08:00Z">
        <w:r w:rsidRPr="002D7DEE" w:rsidDel="008B3718">
          <w:delText xml:space="preserve">to be able </w:delText>
        </w:r>
      </w:del>
      <w:r w:rsidRPr="002D7DEE">
        <w:t>to make the following manual updates to an ENC:</w:t>
      </w:r>
    </w:p>
    <w:p w14:paraId="2735CE93" w14:textId="77777777" w:rsidR="00453DD3" w:rsidRPr="002D7DEE" w:rsidRDefault="00453DD3" w:rsidP="002D7DEE">
      <w:pPr>
        <w:pStyle w:val="ListParagraph"/>
        <w:numPr>
          <w:ilvl w:val="0"/>
          <w:numId w:val="159"/>
        </w:numPr>
      </w:pPr>
      <w:r w:rsidRPr="002D7DEE">
        <w:t>Add feature</w:t>
      </w:r>
    </w:p>
    <w:p w14:paraId="5642A1E3" w14:textId="77777777" w:rsidR="00453DD3" w:rsidRPr="002D7DEE" w:rsidRDefault="00453DD3" w:rsidP="002D7DEE">
      <w:pPr>
        <w:pStyle w:val="ListParagraph"/>
        <w:numPr>
          <w:ilvl w:val="0"/>
          <w:numId w:val="159"/>
        </w:numPr>
      </w:pPr>
      <w:r w:rsidRPr="002D7DEE">
        <w:t>Delete feature</w:t>
      </w:r>
    </w:p>
    <w:p w14:paraId="55495C0D" w14:textId="77777777" w:rsidR="00453DD3" w:rsidRPr="002D7DEE" w:rsidRDefault="00453DD3" w:rsidP="002D7DEE">
      <w:pPr>
        <w:pStyle w:val="ListParagraph"/>
        <w:numPr>
          <w:ilvl w:val="0"/>
          <w:numId w:val="159"/>
        </w:numPr>
      </w:pPr>
      <w:r w:rsidRPr="002D7DEE">
        <w:t>Modify feature</w:t>
      </w:r>
    </w:p>
    <w:p w14:paraId="7A5D4FB6" w14:textId="77777777" w:rsidR="00453DD3" w:rsidRPr="002D7DEE" w:rsidRDefault="00453DD3" w:rsidP="00D42BC9">
      <w:pPr>
        <w:jc w:val="both"/>
      </w:pPr>
      <w:r w:rsidRPr="002D7DEE">
        <w:t>A manually updated feature must be capable of the same performance in feature selection, response to cursor-picking, etc, as an ENC feature. In addition, it must provide updating information (identification and source of update, when and by whom entered, etc) on cursor picking</w:t>
      </w:r>
    </w:p>
    <w:p w14:paraId="59239C20" w14:textId="1B10B95C" w:rsidR="00D42BC9" w:rsidRDefault="00D42BC9" w:rsidP="00D42BC9">
      <w:pPr>
        <w:spacing w:after="120" w:line="240" w:lineRule="auto"/>
        <w:jc w:val="both"/>
      </w:pPr>
      <w:r w:rsidRPr="00760179">
        <w:t xml:space="preserve">Manual chart updates, which are subject to human error, must be distinguished from </w:t>
      </w:r>
      <w:r w:rsidRPr="002D7DEE">
        <w:t xml:space="preserve">official information </w:t>
      </w:r>
      <w:r>
        <w:t xml:space="preserve"> and </w:t>
      </w:r>
      <w:r w:rsidRPr="00760179">
        <w:t>updates applied automatically</w:t>
      </w:r>
      <w:ins w:id="1087" w:author="Jonathan Pritchard" w:date="2025-03-07T18:00:00Z" w16du:dateUtc="2025-03-07T18:00:00Z">
        <w:r w:rsidR="00653128">
          <w:t>. Additionally:</w:t>
        </w:r>
      </w:ins>
      <w:del w:id="1088" w:author="Jonathan Pritchard" w:date="2025-03-07T18:00:00Z" w16du:dateUtc="2025-03-07T18:00:00Z">
        <w:r w:rsidRPr="00760179" w:rsidDel="00653128">
          <w:delText xml:space="preserve">. </w:delText>
        </w:r>
      </w:del>
    </w:p>
    <w:p w14:paraId="457F9EC1" w14:textId="1473CC90" w:rsidR="00653128" w:rsidRPr="00B77A92" w:rsidDel="00653128" w:rsidRDefault="00D42BC9" w:rsidP="00653128">
      <w:pPr>
        <w:pStyle w:val="Heading3"/>
        <w:rPr>
          <w:del w:id="1089" w:author="Jonathan Pritchard" w:date="2025-03-07T17:59:00Z" w16du:dateUtc="2025-03-07T17:59:00Z"/>
          <w:moveTo w:id="1090" w:author="Jonathan Pritchard" w:date="2025-03-07T17:59:00Z" w16du:dateUtc="2025-03-07T17:59:00Z"/>
        </w:rPr>
      </w:pPr>
      <w:del w:id="1091" w:author="Jonathan Pritchard" w:date="2025-03-07T18:00:00Z" w16du:dateUtc="2025-03-07T18:00:00Z">
        <w:r w:rsidRPr="00760179" w:rsidDel="00653128">
          <w:delText>A selection of standardised symbols must be made available for preparing hand-entered chart corrections. The original chart features must not be removed or altered. A description and list of all symbols reserved for manual chart updates is contained in Appendix A</w:delText>
        </w:r>
      </w:del>
      <w:moveToRangeStart w:id="1092" w:author="Jonathan Pritchard" w:date="2025-03-07T17:59:00Z" w:name="move192262808"/>
      <w:moveTo w:id="1093" w:author="Jonathan Pritchard" w:date="2025-03-07T17:59:00Z" w16du:dateUtc="2025-03-07T17:59:00Z">
        <w:del w:id="1094" w:author="Jonathan Pritchard" w:date="2025-03-07T17:59:00Z" w16du:dateUtc="2025-03-07T17:59:00Z">
          <w:r w:rsidR="00653128" w:rsidRPr="00B77A92" w:rsidDel="00653128">
            <w:delText>Manual Update</w:delText>
          </w:r>
        </w:del>
      </w:moveTo>
    </w:p>
    <w:p w14:paraId="4BFA3AB6" w14:textId="5C157FEB" w:rsidR="00653128" w:rsidRPr="00B77A92" w:rsidRDefault="00653128" w:rsidP="00653128">
      <w:pPr>
        <w:pStyle w:val="ListParagraph"/>
        <w:numPr>
          <w:ilvl w:val="0"/>
          <w:numId w:val="60"/>
        </w:numPr>
        <w:spacing w:after="60" w:line="240" w:lineRule="auto"/>
        <w:jc w:val="both"/>
        <w:rPr>
          <w:moveTo w:id="1095" w:author="Jonathan Pritchard" w:date="2025-03-07T17:59:00Z" w16du:dateUtc="2025-03-07T17:59:00Z"/>
        </w:rPr>
      </w:pPr>
      <w:moveTo w:id="1096" w:author="Jonathan Pritchard" w:date="2025-03-07T17:59:00Z" w16du:dateUtc="2025-03-07T17:59:00Z">
        <w:r w:rsidRPr="00B77A92">
          <w:rPr>
            <w:b/>
            <w:bCs/>
          </w:rPr>
          <w:t>Keying and Symbology</w:t>
        </w:r>
        <w:r w:rsidRPr="00B77A92">
          <w:t xml:space="preserve">. </w:t>
        </w:r>
      </w:moveTo>
      <w:ins w:id="1097" w:author="Jonathan Pritchard" w:date="2025-03-12T08:46:00Z" w16du:dateUtc="2025-03-12T08:46:00Z">
        <w:r w:rsidR="007B3E43">
          <w:t xml:space="preserve">The mariner must be able to enter manual updates </w:t>
        </w:r>
      </w:ins>
      <w:moveTo w:id="1098" w:author="Jonathan Pritchard" w:date="2025-03-07T17:59:00Z" w16du:dateUtc="2025-03-07T17:59:00Z">
        <w:del w:id="1099" w:author="Jonathan Pritchard" w:date="2025-03-12T08:46:00Z" w16du:dateUtc="2025-03-12T08:46:00Z">
          <w:r w:rsidRPr="00B77A92" w:rsidDel="007B3E43">
            <w:delText xml:space="preserve">The ECDIS </w:delText>
          </w:r>
          <w:r w:rsidDel="007B3E43">
            <w:delText>must</w:delText>
          </w:r>
          <w:r w:rsidRPr="00B77A92" w:rsidDel="007B3E43">
            <w:delText xml:space="preserve"> enable manual entry of updates </w:delText>
          </w:r>
        </w:del>
        <w:r w:rsidRPr="00B77A92">
          <w:t xml:space="preserve">for </w:t>
        </w:r>
        <w:del w:id="1100" w:author="Jonathan Pritchard" w:date="2025-03-07T18:01:00Z" w16du:dateUtc="2025-03-07T18:01:00Z">
          <w:r w:rsidRPr="00B77A92" w:rsidDel="00653128">
            <w:delText xml:space="preserve">non-integrated </w:delText>
          </w:r>
        </w:del>
        <w:r w:rsidRPr="00B77A92">
          <w:t xml:space="preserve">presentation on the display. A capacity </w:t>
        </w:r>
        <w:commentRangeStart w:id="1101"/>
        <w:r w:rsidRPr="007B3E43">
          <w:rPr>
            <w:highlight w:val="yellow"/>
            <w:rPrChange w:id="1102" w:author="Jonathan Pritchard" w:date="2025-03-12T08:47:00Z" w16du:dateUtc="2025-03-12T08:47:00Z">
              <w:rPr/>
            </w:rPrChange>
          </w:rPr>
          <w:t>should</w:t>
        </w:r>
      </w:moveTo>
      <w:commentRangeEnd w:id="1101"/>
      <w:r w:rsidR="007B3E43">
        <w:rPr>
          <w:rStyle w:val="CommentReference"/>
        </w:rPr>
        <w:commentReference w:id="1101"/>
      </w:r>
      <w:moveTo w:id="1103" w:author="Jonathan Pritchard" w:date="2025-03-07T17:59:00Z" w16du:dateUtc="2025-03-07T17:59:00Z">
        <w:r w:rsidRPr="00B77A92">
          <w:t xml:space="preserve"> exist to enable the mariner to:</w:t>
        </w:r>
      </w:moveTo>
    </w:p>
    <w:p w14:paraId="59AB47D6" w14:textId="77777777" w:rsidR="00653128" w:rsidRPr="00B77A92" w:rsidRDefault="00653128" w:rsidP="00653128">
      <w:pPr>
        <w:pStyle w:val="ListParagraph"/>
        <w:spacing w:after="60" w:line="240" w:lineRule="auto"/>
        <w:jc w:val="both"/>
        <w:rPr>
          <w:moveTo w:id="1104" w:author="Jonathan Pritchard" w:date="2025-03-07T17:59:00Z" w16du:dateUtc="2025-03-07T17:59:00Z"/>
        </w:rPr>
      </w:pPr>
      <w:moveTo w:id="1105" w:author="Jonathan Pritchard" w:date="2025-03-07T17:59:00Z" w16du:dateUtc="2025-03-07T17:59:00Z">
        <w:r w:rsidRPr="00B77A92">
          <w:rPr>
            <w:b/>
            <w:bCs/>
          </w:rPr>
          <w:t>.1</w:t>
        </w:r>
        <w:r w:rsidRPr="00B77A92">
          <w:t xml:space="preserve"> Enter the update so it can be displayed as described in this </w:t>
        </w:r>
        <w:r>
          <w:t>specification</w:t>
        </w:r>
        <w:r w:rsidRPr="00B77A92">
          <w:t>.</w:t>
        </w:r>
      </w:moveTo>
    </w:p>
    <w:p w14:paraId="1AEFAFEA" w14:textId="77777777" w:rsidR="00653128" w:rsidRPr="00B77A92" w:rsidRDefault="00653128" w:rsidP="00653128">
      <w:pPr>
        <w:pStyle w:val="ListParagraph"/>
        <w:spacing w:after="120" w:line="240" w:lineRule="auto"/>
        <w:jc w:val="both"/>
        <w:rPr>
          <w:moveTo w:id="1106" w:author="Jonathan Pritchard" w:date="2025-03-07T17:59:00Z" w16du:dateUtc="2025-03-07T17:59:00Z"/>
        </w:rPr>
      </w:pPr>
      <w:moveTo w:id="1107" w:author="Jonathan Pritchard" w:date="2025-03-07T17:59:00Z" w16du:dateUtc="2025-03-07T17:59:00Z">
        <w:r w:rsidRPr="00B77A92">
          <w:rPr>
            <w:b/>
            <w:bCs/>
          </w:rPr>
          <w:t>.2</w:t>
        </w:r>
        <w:r w:rsidRPr="00B77A92">
          <w:t xml:space="preserve"> Ensure all update text information relevant to the new condition and to the source of the update, as entered by the Mariner, is recorded by the system for display on demand.</w:t>
        </w:r>
      </w:moveTo>
    </w:p>
    <w:p w14:paraId="783C6F4F" w14:textId="376E1D18" w:rsidR="00653128" w:rsidRPr="00B77A92" w:rsidRDefault="00653128" w:rsidP="00653128">
      <w:pPr>
        <w:pStyle w:val="ListParagraph"/>
        <w:numPr>
          <w:ilvl w:val="0"/>
          <w:numId w:val="60"/>
        </w:numPr>
        <w:spacing w:after="120" w:line="240" w:lineRule="auto"/>
        <w:jc w:val="both"/>
        <w:rPr>
          <w:moveTo w:id="1108" w:author="Jonathan Pritchard" w:date="2025-03-07T17:59:00Z" w16du:dateUtc="2025-03-07T17:59:00Z"/>
        </w:rPr>
      </w:pPr>
      <w:moveTo w:id="1109" w:author="Jonathan Pritchard" w:date="2025-03-07T17:59:00Z" w16du:dateUtc="2025-03-07T17:59:00Z">
        <w:r w:rsidRPr="00B77A92">
          <w:rPr>
            <w:b/>
            <w:bCs/>
          </w:rPr>
          <w:t>Indications and Alerts</w:t>
        </w:r>
        <w:r w:rsidRPr="00B77A92">
          <w:t xml:space="preserve">. The ECDIS should </w:t>
        </w:r>
      </w:moveTo>
      <w:ins w:id="1110" w:author="Jonathan Pritchard" w:date="2025-03-07T18:02:00Z" w16du:dateUtc="2025-03-07T18:02:00Z">
        <w:r>
          <w:t xml:space="preserve">provide </w:t>
        </w:r>
      </w:ins>
      <w:moveTo w:id="1111" w:author="Jonathan Pritchard" w:date="2025-03-07T17:59:00Z" w16du:dateUtc="2025-03-07T17:59:00Z">
        <w:del w:id="1112" w:author="Jonathan Pritchard" w:date="2025-03-07T18:02:00Z" w16du:dateUtc="2025-03-07T18:02:00Z">
          <w:r w:rsidRPr="00B77A92" w:rsidDel="00653128">
            <w:delText xml:space="preserve">be capable of sensing </w:delText>
          </w:r>
        </w:del>
        <w:r w:rsidRPr="00B77A92">
          <w:t xml:space="preserve">indications and alerts related to </w:t>
        </w:r>
        <w:del w:id="1113" w:author="Jonathan Pritchard" w:date="2025-03-07T18:03:00Z" w16du:dateUtc="2025-03-07T18:03:00Z">
          <w:r w:rsidRPr="00B77A92" w:rsidDel="00653128">
            <w:delText>non-integrated (</w:delText>
          </w:r>
        </w:del>
        <w:r w:rsidRPr="00B77A92">
          <w:t>manual</w:t>
        </w:r>
        <w:del w:id="1114" w:author="Jonathan Pritchard" w:date="2025-03-07T18:03:00Z" w16du:dateUtc="2025-03-07T18:03:00Z">
          <w:r w:rsidRPr="00B77A92" w:rsidDel="00653128">
            <w:delText>)</w:delText>
          </w:r>
        </w:del>
        <w:r w:rsidRPr="00B77A92">
          <w:t xml:space="preserve"> updates, </w:t>
        </w:r>
      </w:moveTo>
      <w:ins w:id="1115" w:author="Jonathan Pritchard" w:date="2025-03-07T18:03:00Z" w16du:dateUtc="2025-03-07T18:03:00Z">
        <w:r>
          <w:t>using the same criteria as for ENC features.</w:t>
        </w:r>
      </w:ins>
      <w:moveTo w:id="1116" w:author="Jonathan Pritchard" w:date="2025-03-07T17:59:00Z" w16du:dateUtc="2025-03-07T17:59:00Z">
        <w:del w:id="1117" w:author="Jonathan Pritchard" w:date="2025-03-07T18:03:00Z" w16du:dateUtc="2025-03-07T18:03:00Z">
          <w:r w:rsidRPr="00B77A92" w:rsidDel="00653128">
            <w:delText>just as it does for integrated updates.</w:delText>
          </w:r>
        </w:del>
      </w:moveTo>
    </w:p>
    <w:p w14:paraId="41871898" w14:textId="7A41C83D" w:rsidR="00653128" w:rsidRPr="00B77A92" w:rsidRDefault="00653128" w:rsidP="00653128">
      <w:pPr>
        <w:pStyle w:val="ListParagraph"/>
        <w:numPr>
          <w:ilvl w:val="0"/>
          <w:numId w:val="60"/>
        </w:numPr>
        <w:spacing w:after="120" w:line="240" w:lineRule="auto"/>
        <w:jc w:val="both"/>
        <w:rPr>
          <w:moveTo w:id="1118" w:author="Jonathan Pritchard" w:date="2025-03-07T17:59:00Z" w16du:dateUtc="2025-03-07T17:59:00Z"/>
        </w:rPr>
      </w:pPr>
      <w:moveTo w:id="1119" w:author="Jonathan Pritchard" w:date="2025-03-07T17:59:00Z" w16du:dateUtc="2025-03-07T17:59:00Z">
        <w:r w:rsidRPr="00B77A92">
          <w:rPr>
            <w:b/>
            <w:bCs/>
          </w:rPr>
          <w:t>Presentation</w:t>
        </w:r>
        <w:r w:rsidRPr="00B77A92">
          <w:t xml:space="preserve">. Manual updates must be displayed as described in this </w:t>
        </w:r>
        <w:del w:id="1120" w:author="Jonathan Pritchard" w:date="2025-03-07T18:04:00Z" w16du:dateUtc="2025-03-07T18:04:00Z">
          <w:r w:rsidDel="00653128">
            <w:delText>specification</w:delText>
          </w:r>
          <w:r w:rsidRPr="00B77A92" w:rsidDel="00653128">
            <w:delText xml:space="preserve">, clause </w:delText>
          </w:r>
          <w:r w:rsidRPr="00B77A92" w:rsidDel="00653128">
            <w:fldChar w:fldCharType="begin"/>
          </w:r>
          <w:r w:rsidRPr="00B77A92" w:rsidDel="00653128">
            <w:delInstrText xml:space="preserve"> REF _Ref49427616 \r \h  \* MERGEFORMAT </w:delInstrText>
          </w:r>
        </w:del>
      </w:moveTo>
      <w:del w:id="1121" w:author="Jonathan Pritchard" w:date="2025-03-07T18:04:00Z" w16du:dateUtc="2025-03-07T18:04:00Z"/>
      <w:moveTo w:id="1122" w:author="Jonathan Pritchard" w:date="2025-03-07T17:59:00Z" w16du:dateUtc="2025-03-07T17:59:00Z">
        <w:del w:id="1123" w:author="Jonathan Pritchard" w:date="2025-03-07T18:04:00Z" w16du:dateUtc="2025-03-07T18:04:00Z">
          <w:r w:rsidRPr="00B77A92" w:rsidDel="00653128">
            <w:fldChar w:fldCharType="separate"/>
          </w:r>
          <w:r w:rsidDel="00653128">
            <w:delText>9.3</w:delText>
          </w:r>
          <w:r w:rsidRPr="00B77A92" w:rsidDel="00653128">
            <w:fldChar w:fldCharType="end"/>
          </w:r>
        </w:del>
      </w:moveTo>
      <w:ins w:id="1124" w:author="Jonathan Pritchard" w:date="2025-03-07T18:04:00Z" w16du:dateUtc="2025-03-07T18:04:00Z">
        <w:r>
          <w:t>clause</w:t>
        </w:r>
      </w:ins>
      <w:moveTo w:id="1125" w:author="Jonathan Pritchard" w:date="2025-03-07T17:59:00Z" w16du:dateUtc="2025-03-07T17:59:00Z">
        <w:r w:rsidRPr="00B77A92">
          <w:t>.</w:t>
        </w:r>
      </w:moveTo>
      <w:ins w:id="1126" w:author="Jonathan Pritchard" w:date="2025-03-07T18:00:00Z" w16du:dateUtc="2025-03-07T18:00:00Z">
        <w:r w:rsidRPr="00653128">
          <w:t xml:space="preserve"> A selection of standardised symbols must be made available for preparing hand-entered chart corrections. The original chart features must not be removed or altered. A description and list of all symbols reserved for manual chart updates is contained in Appendix A</w:t>
        </w:r>
      </w:ins>
    </w:p>
    <w:p w14:paraId="76C75276" w14:textId="03EFA544" w:rsidR="00653128" w:rsidRPr="00B77A92" w:rsidDel="00653128" w:rsidRDefault="00653128" w:rsidP="00653128">
      <w:pPr>
        <w:pStyle w:val="ListParagraph"/>
        <w:numPr>
          <w:ilvl w:val="0"/>
          <w:numId w:val="60"/>
        </w:numPr>
        <w:spacing w:after="120" w:line="240" w:lineRule="auto"/>
        <w:jc w:val="both"/>
        <w:rPr>
          <w:del w:id="1127" w:author="Jonathan Pritchard" w:date="2025-03-07T18:05:00Z" w16du:dateUtc="2025-03-07T18:05:00Z"/>
          <w:moveTo w:id="1128" w:author="Jonathan Pritchard" w:date="2025-03-07T17:59:00Z" w16du:dateUtc="2025-03-07T17:59:00Z"/>
        </w:rPr>
      </w:pPr>
      <w:moveTo w:id="1129" w:author="Jonathan Pritchard" w:date="2025-03-07T17:59:00Z" w16du:dateUtc="2025-03-07T17:59:00Z">
        <w:del w:id="1130" w:author="Jonathan Pritchard" w:date="2025-03-07T18:05:00Z" w16du:dateUtc="2025-03-07T18:05:00Z">
          <w:r w:rsidRPr="00B77A92" w:rsidDel="00653128">
            <w:rPr>
              <w:b/>
              <w:bCs/>
            </w:rPr>
            <w:delText>Text</w:delText>
          </w:r>
          <w:r w:rsidRPr="00B77A92" w:rsidDel="00653128">
            <w:delText>. It should be possible to enter text into the ECDIS.</w:delText>
          </w:r>
        </w:del>
      </w:moveTo>
    </w:p>
    <w:p w14:paraId="57B37180" w14:textId="77777777" w:rsidR="00653128" w:rsidRPr="00B77A92" w:rsidRDefault="00653128" w:rsidP="00653128">
      <w:pPr>
        <w:pStyle w:val="ListParagraph"/>
        <w:numPr>
          <w:ilvl w:val="0"/>
          <w:numId w:val="60"/>
        </w:numPr>
        <w:spacing w:after="120" w:line="240" w:lineRule="auto"/>
        <w:jc w:val="both"/>
        <w:rPr>
          <w:moveTo w:id="1131" w:author="Jonathan Pritchard" w:date="2025-03-07T17:59:00Z" w16du:dateUtc="2025-03-07T17:59:00Z"/>
        </w:rPr>
      </w:pPr>
      <w:moveTo w:id="1132" w:author="Jonathan Pritchard" w:date="2025-03-07T17:59:00Z" w16du:dateUtc="2025-03-07T17:59:00Z">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moveTo>
    </w:p>
    <w:moveToRangeEnd w:id="1092"/>
    <w:p w14:paraId="003AEF17" w14:textId="77777777" w:rsidR="00653128" w:rsidRPr="00453DD3" w:rsidRDefault="00653128" w:rsidP="00D42BC9">
      <w:pPr>
        <w:spacing w:after="120" w:line="240" w:lineRule="auto"/>
        <w:jc w:val="both"/>
      </w:pPr>
    </w:p>
    <w:p w14:paraId="053B52D8" w14:textId="33B39178" w:rsidR="00523124" w:rsidRPr="00450770" w:rsidRDefault="00523124" w:rsidP="002D7DEE">
      <w:pPr>
        <w:pStyle w:val="Heading3"/>
      </w:pPr>
      <w:del w:id="1133" w:author="Jonathan Pritchard" w:date="2025-03-07T16:46:00Z" w16du:dateUtc="2025-03-07T16:46:00Z">
        <w:r w:rsidRPr="00450770" w:rsidDel="00A94BB4">
          <w:delText>Mariners Caution Notes</w:delText>
        </w:r>
      </w:del>
      <w:ins w:id="1134" w:author="Jonathan Pritchard" w:date="2025-03-07T16:46:00Z" w16du:dateUtc="2025-03-07T16:46:00Z">
        <w:r w:rsidR="00A94BB4">
          <w:t>Additional Mariner’s Information</w:t>
        </w:r>
      </w:ins>
    </w:p>
    <w:p w14:paraId="59F18049" w14:textId="2839DC68" w:rsidR="006668B5" w:rsidRDefault="006668B5" w:rsidP="00523124">
      <w:r w:rsidRPr="006668B5">
        <w:t xml:space="preserve">Mariner’s Caution Notes and a Mariner’s Information Notes </w:t>
      </w:r>
      <w:commentRangeStart w:id="1135"/>
      <w:r w:rsidRPr="006668B5">
        <w:t>must be presented according to IEC 61174 or IEC 62288</w:t>
      </w:r>
      <w:commentRangeEnd w:id="1135"/>
      <w:r w:rsidR="00486B32">
        <w:rPr>
          <w:rStyle w:val="CommentReference"/>
        </w:rPr>
        <w:commentReference w:id="1135"/>
      </w:r>
      <w:r w:rsidRPr="006668B5">
        <w:t>, as applicable [and available].</w:t>
      </w:r>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AB76D16" w14:textId="04695F0F" w:rsidR="00A0054D" w:rsidRDefault="00A0054D" w:rsidP="00EC44E4">
      <w:pPr>
        <w:pStyle w:val="Heading3"/>
      </w:pPr>
      <w:bookmarkStart w:id="1136" w:name="_Toc188368685"/>
      <w:bookmarkStart w:id="1137" w:name="_Toc188621887"/>
      <w:bookmarkStart w:id="1138" w:name="_Toc188950468"/>
      <w:bookmarkStart w:id="1139" w:name="_Toc188968384"/>
      <w:bookmarkStart w:id="1140" w:name="_Toc188968609"/>
      <w:bookmarkStart w:id="1141" w:name="_Toc188368686"/>
      <w:bookmarkStart w:id="1142" w:name="_Toc188621888"/>
      <w:bookmarkStart w:id="1143" w:name="_Toc188950469"/>
      <w:bookmarkStart w:id="1144" w:name="_Toc188968385"/>
      <w:bookmarkStart w:id="1145" w:name="_Toc188968610"/>
      <w:bookmarkStart w:id="1146" w:name="_Toc188968611"/>
      <w:bookmarkStart w:id="1147" w:name="_Ref49450116"/>
      <w:bookmarkEnd w:id="1136"/>
      <w:bookmarkEnd w:id="1137"/>
      <w:bookmarkEnd w:id="1138"/>
      <w:bookmarkEnd w:id="1139"/>
      <w:bookmarkEnd w:id="1140"/>
      <w:bookmarkEnd w:id="1141"/>
      <w:bookmarkEnd w:id="1142"/>
      <w:bookmarkEnd w:id="1143"/>
      <w:bookmarkEnd w:id="1144"/>
      <w:bookmarkEnd w:id="1145"/>
      <w:r>
        <w:t>Automatic Updates</w:t>
      </w:r>
      <w:bookmarkEnd w:id="1146"/>
    </w:p>
    <w:p w14:paraId="11C6FA9E" w14:textId="0B32C7B9" w:rsidR="00A0054D" w:rsidRPr="00A0054D" w:rsidRDefault="00A0054D" w:rsidP="002D7DEE">
      <w:pPr>
        <w:spacing w:after="120" w:line="240" w:lineRule="auto"/>
        <w:jc w:val="both"/>
      </w:pPr>
      <w:r w:rsidRPr="00B77A92">
        <w:t xml:space="preserve">Only ISO8211 and GML encoded data can support updates, as described in </w:t>
      </w:r>
      <w:r w:rsidR="00453DD3">
        <w:t xml:space="preserve">S-100 </w:t>
      </w:r>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r w:rsidRPr="000740C7">
        <w:fldChar w:fldCharType="begin"/>
      </w:r>
      <w:r w:rsidRPr="000740C7">
        <w:instrText xml:space="preserve"> REF _Ref158105624 \h </w:instrText>
      </w:r>
      <w:r>
        <w:instrText xml:space="preserve"> \* MERGEFORMAT </w:instrText>
      </w:r>
      <w:r w:rsidRPr="000740C7">
        <w:fldChar w:fldCharType="separate"/>
      </w:r>
      <w:r w:rsidR="000553AC" w:rsidRPr="00A527F0">
        <w:t>Appendix C</w:t>
      </w:r>
      <w:del w:id="1148" w:author="Jonathan Pritchard" w:date="2025-03-10T08:00:00Z" w16du:dateUtc="2025-03-10T08:00:00Z">
        <w:r w:rsidR="000553AC" w:rsidRPr="00A527F0" w:rsidDel="00A74A4F">
          <w:delText>-3</w:delText>
        </w:r>
      </w:del>
      <w:r w:rsidR="000553AC" w:rsidRPr="00A527F0">
        <w:t xml:space="preserve"> - ECDIS Update Status Reports</w:t>
      </w:r>
      <w:r w:rsidRPr="000740C7">
        <w:fldChar w:fldCharType="end"/>
      </w:r>
      <w:r w:rsidRPr="00B77A92">
        <w:t xml:space="preserve">. </w:t>
      </w:r>
    </w:p>
    <w:p w14:paraId="56384CDA" w14:textId="444FC121" w:rsidR="000A049F" w:rsidRPr="00B77A92" w:rsidRDefault="00A0054D" w:rsidP="00F12027">
      <w:pPr>
        <w:pStyle w:val="Heading3"/>
      </w:pPr>
      <w:r>
        <w:t>I</w:t>
      </w:r>
      <w:r w:rsidR="000A049F" w:rsidRPr="00B77A92">
        <w:t>dentifying automatic chart corrections on demand</w:t>
      </w:r>
      <w:bookmarkEnd w:id="1147"/>
    </w:p>
    <w:p w14:paraId="159F81CC" w14:textId="70F8486E" w:rsidR="00BD50FC" w:rsidRPr="007B3E43" w:rsidRDefault="00BD50FC" w:rsidP="002516D0">
      <w:pPr>
        <w:spacing w:after="120" w:line="240" w:lineRule="auto"/>
        <w:jc w:val="both"/>
        <w:rPr>
          <w:strike/>
          <w:rPrChange w:id="1149" w:author="Jonathan Pritchard" w:date="2025-03-12T08:48:00Z" w16du:dateUtc="2025-03-12T08:48:00Z">
            <w:rPr/>
          </w:rPrChange>
        </w:rPr>
      </w:pPr>
      <w:r w:rsidRPr="007B3E43">
        <w:rPr>
          <w:strike/>
          <w:rPrChange w:id="1150" w:author="Jonathan Pritchard" w:date="2025-03-12T08:48:00Z" w16du:dateUtc="2025-03-12T08:48:00Z">
            <w:rPr/>
          </w:rPrChange>
        </w:rPr>
        <w:t xml:space="preserve">The ECDIS manufacturer </w:t>
      </w:r>
      <w:r w:rsidR="002B1BBE" w:rsidRPr="007B3E43">
        <w:rPr>
          <w:strike/>
          <w:rPrChange w:id="1151" w:author="Jonathan Pritchard" w:date="2025-03-12T08:48:00Z" w16du:dateUtc="2025-03-12T08:48:00Z">
            <w:rPr/>
          </w:rPrChange>
        </w:rPr>
        <w:t xml:space="preserve">must </w:t>
      </w:r>
      <w:r w:rsidRPr="007B3E43">
        <w:rPr>
          <w:strike/>
          <w:rPrChange w:id="1152" w:author="Jonathan Pritchard" w:date="2025-03-12T08:48:00Z" w16du:dateUtc="2025-03-12T08:48:00Z">
            <w:rPr/>
          </w:rPrChange>
        </w:rPr>
        <w:t xml:space="preserve">provide a means of identifying </w:t>
      </w:r>
      <w:r w:rsidR="004F141B" w:rsidRPr="007B3E43">
        <w:rPr>
          <w:strike/>
          <w:rPrChange w:id="1153" w:author="Jonathan Pritchard" w:date="2025-03-12T08:48:00Z" w16du:dateUtc="2025-03-12T08:48:00Z">
            <w:rPr/>
          </w:rPrChange>
        </w:rPr>
        <w:t xml:space="preserve">automatic </w:t>
      </w:r>
      <w:r w:rsidRPr="007B3E43">
        <w:rPr>
          <w:strike/>
          <w:rPrChange w:id="1154" w:author="Jonathan Pritchard" w:date="2025-03-12T08:48:00Z" w16du:dateUtc="2025-03-12T08:48:00Z">
            <w:rPr/>
          </w:rPrChange>
        </w:rPr>
        <w:t xml:space="preserve">chart corrections to the </w:t>
      </w:r>
      <w:r w:rsidR="00404620" w:rsidRPr="007B3E43">
        <w:rPr>
          <w:strike/>
          <w:rPrChange w:id="1155" w:author="Jonathan Pritchard" w:date="2025-03-12T08:48:00Z" w16du:dateUtc="2025-03-12T08:48:00Z">
            <w:rPr/>
          </w:rPrChange>
        </w:rPr>
        <w:t>System Database</w:t>
      </w:r>
      <w:r w:rsidR="00071364" w:rsidRPr="007B3E43">
        <w:rPr>
          <w:strike/>
          <w:rPrChange w:id="1156" w:author="Jonathan Pritchard" w:date="2025-03-12T08:48:00Z" w16du:dateUtc="2025-03-12T08:48:00Z">
            <w:rPr/>
          </w:rPrChange>
        </w:rPr>
        <w:t xml:space="preserve"> </w:t>
      </w:r>
      <w:r w:rsidRPr="007B3E43">
        <w:rPr>
          <w:strike/>
          <w:rPrChange w:id="1157" w:author="Jonathan Pritchard" w:date="2025-03-12T08:48:00Z" w16du:dateUtc="2025-03-12T08:48:00Z">
            <w:rPr/>
          </w:rPrChange>
        </w:rPr>
        <w:t>on demand by the Mariner.</w:t>
      </w:r>
    </w:p>
    <w:p w14:paraId="2E1F9237" w14:textId="27F17E31" w:rsidR="00A14827" w:rsidRPr="00450770" w:rsidRDefault="00BD50FC" w:rsidP="00D42BC9">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2D7DEE">
      <w:pPr>
        <w:pStyle w:val="Heading3"/>
      </w:pPr>
      <w:bookmarkStart w:id="1158" w:name="_Ref49450002"/>
      <w:r w:rsidRPr="00C01EFB">
        <w:t>Update Information</w:t>
      </w:r>
    </w:p>
    <w:p w14:paraId="3A0CEB46" w14:textId="77777777" w:rsidR="004F141B" w:rsidRPr="00D42BC9" w:rsidRDefault="004F141B" w:rsidP="004F141B">
      <w:pPr>
        <w:spacing w:after="120" w:line="240" w:lineRule="auto"/>
        <w:jc w:val="both"/>
      </w:pPr>
      <w:r w:rsidRPr="00C01EFB">
        <w:t xml:space="preserve">The S-101 Feature Catalogue also provides encoders with an </w:t>
      </w:r>
      <w:r w:rsidRPr="00C01EFB">
        <w:rPr>
          <w:b/>
          <w:bCs/>
        </w:rPr>
        <w:t>Update Information</w:t>
      </w:r>
      <w:r w:rsidRPr="00C01EFB">
        <w:t xml:space="preserve"> feature that is used </w:t>
      </w:r>
      <w:r w:rsidRPr="00D42BC9">
        <w:t>to represent a change to the information shown.</w:t>
      </w:r>
    </w:p>
    <w:p w14:paraId="59003F24" w14:textId="5573CD4F" w:rsidR="004F141B" w:rsidRPr="00D42BC9" w:rsidRDefault="004F141B" w:rsidP="00B812CA">
      <w:pPr>
        <w:spacing w:after="120" w:line="240" w:lineRule="auto"/>
        <w:rPr>
          <w:i/>
          <w:iCs/>
        </w:rPr>
      </w:pPr>
      <w:r w:rsidRPr="00D42BC9">
        <w:t xml:space="preserve">The intention of the </w:t>
      </w:r>
      <w:r w:rsidRPr="00D42BC9">
        <w:rPr>
          <w:b/>
          <w:bCs/>
        </w:rPr>
        <w:t>Update Information</w:t>
      </w:r>
      <w:r w:rsidRPr="00D42BC9">
        <w:t xml:space="preserve"> feature is to show the extent of changes contained in either updates or new editions of S-101 datasets. This is separate to the highlighting mechanism described in </w:t>
      </w:r>
      <w:r w:rsidR="007750F0">
        <w:t xml:space="preserve">the previous </w:t>
      </w:r>
      <w:r w:rsidRPr="00D42BC9">
        <w:t>clause and is optionally included by data producers in ENCs</w:t>
      </w:r>
      <w:r w:rsidRPr="00D42BC9">
        <w:rPr>
          <w:i/>
          <w:iCs/>
        </w:rPr>
        <w:t>.</w:t>
      </w:r>
    </w:p>
    <w:p w14:paraId="1CAAA5C9" w14:textId="64FD0045" w:rsidR="004F141B" w:rsidRPr="00D42BC9" w:rsidRDefault="004F141B" w:rsidP="004F141B">
      <w:pPr>
        <w:spacing w:after="120" w:line="240" w:lineRule="auto"/>
        <w:jc w:val="both"/>
      </w:pPr>
      <w:r w:rsidRPr="00D42BC9">
        <w:t xml:space="preserve">EXAMPLE:  The ENC update contains updates to various features that adjoined the feature that was actually updated. In this case, the producer will use an </w:t>
      </w:r>
      <w:r w:rsidRPr="00D42BC9">
        <w:rPr>
          <w:b/>
          <w:bCs/>
        </w:rPr>
        <w:t>Update Information</w:t>
      </w:r>
      <w:r w:rsidRPr="00D42BC9">
        <w:t xml:space="preserve"> feature to indicate the actual feature that was affected and a brief description of the changes.</w:t>
      </w:r>
    </w:p>
    <w:p w14:paraId="6D81B45B" w14:textId="77777777" w:rsidR="004F141B" w:rsidRPr="00D42BC9" w:rsidRDefault="004F141B" w:rsidP="004F141B">
      <w:pPr>
        <w:pStyle w:val="Heading3"/>
      </w:pPr>
      <w:bookmarkStart w:id="1159" w:name="_Toc178784413"/>
      <w:bookmarkStart w:id="1160" w:name="_Toc178784414"/>
      <w:bookmarkStart w:id="1161" w:name="_Toc178784415"/>
      <w:bookmarkStart w:id="1162" w:name="_Toc178784416"/>
      <w:bookmarkStart w:id="1163" w:name="_Toc178784417"/>
      <w:bookmarkStart w:id="1164" w:name="_Toc178784418"/>
      <w:bookmarkStart w:id="1165" w:name="_Toc178784419"/>
      <w:bookmarkStart w:id="1166" w:name="_Toc178784420"/>
      <w:bookmarkStart w:id="1167" w:name="_Toc178784421"/>
      <w:bookmarkStart w:id="1168" w:name="_Toc178784422"/>
      <w:bookmarkStart w:id="1169" w:name="_Toc178784423"/>
      <w:bookmarkStart w:id="1170" w:name="_Toc175130268"/>
      <w:bookmarkStart w:id="1171" w:name="_Toc175130291"/>
      <w:bookmarkStart w:id="1172" w:name="_Toc188968612"/>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r w:rsidRPr="00D42BC9">
        <w:t>Non-HO (Non-ENC) Chart Information</w:t>
      </w:r>
      <w:bookmarkEnd w:id="1172"/>
    </w:p>
    <w:p w14:paraId="2B984CD0" w14:textId="6C17EBD1" w:rsidR="00BD50FC" w:rsidRPr="00D42BC9" w:rsidRDefault="004F141B" w:rsidP="0092126F">
      <w:pPr>
        <w:spacing w:after="60" w:line="240" w:lineRule="auto"/>
        <w:jc w:val="both"/>
      </w:pPr>
      <w:r w:rsidRPr="00D42BC9">
        <w:t>N</w:t>
      </w:r>
      <w:r w:rsidR="00BD50FC" w:rsidRPr="00D42BC9">
        <w:t>on-</w:t>
      </w:r>
      <w:r w:rsidR="00814DD0" w:rsidRPr="00D42BC9">
        <w:t xml:space="preserve">official </w:t>
      </w:r>
      <w:r w:rsidR="00BD50FC" w:rsidRPr="00D42BC9">
        <w:t xml:space="preserve">data added to existing </w:t>
      </w:r>
      <w:r w:rsidR="00814DD0" w:rsidRPr="00D42BC9">
        <w:t>official ENC</w:t>
      </w:r>
      <w:r w:rsidR="00BD50FC" w:rsidRPr="00D42BC9">
        <w:t xml:space="preserve"> data to augment the chart information </w:t>
      </w:r>
      <w:r w:rsidRPr="00D42BC9">
        <w:t xml:space="preserve">must </w:t>
      </w:r>
      <w:r w:rsidR="00BD50FC" w:rsidRPr="00D42BC9">
        <w:t xml:space="preserve">be distinguished from the </w:t>
      </w:r>
      <w:r w:rsidR="00814DD0" w:rsidRPr="00D42BC9">
        <w:t>official</w:t>
      </w:r>
      <w:r w:rsidR="00BD50FC" w:rsidRPr="00D42BC9">
        <w:t xml:space="preserve"> information as follows:</w:t>
      </w:r>
    </w:p>
    <w:p w14:paraId="0CC78349" w14:textId="3DF12124" w:rsidR="00BD50FC" w:rsidRPr="00D42BC9" w:rsidRDefault="00BD50FC" w:rsidP="0092126F">
      <w:pPr>
        <w:spacing w:after="60" w:line="240" w:lineRule="auto"/>
        <w:ind w:left="2160" w:hanging="1440"/>
        <w:jc w:val="both"/>
      </w:pPr>
      <w:r w:rsidRPr="00D42BC9">
        <w:t>Point feature:</w:t>
      </w:r>
      <w:r w:rsidRPr="00D42BC9">
        <w:tab/>
      </w:r>
      <w:r w:rsidR="0092126F" w:rsidRPr="00D42BC9">
        <w:t>S</w:t>
      </w:r>
      <w:r w:rsidRPr="00D42BC9">
        <w:t xml:space="preserve">uperimpose </w:t>
      </w:r>
      <w:r w:rsidR="00CD5542" w:rsidRPr="00D42BC9">
        <w:t xml:space="preserve">symbol </w:t>
      </w:r>
      <w:r w:rsidR="00814DD0" w:rsidRPr="00D42BC9">
        <w:t>CHCRID01</w:t>
      </w:r>
      <w:r w:rsidR="0092126F" w:rsidRPr="00D42BC9">
        <w:t>.</w:t>
      </w:r>
    </w:p>
    <w:p w14:paraId="5D043214" w14:textId="0AFDABBD" w:rsidR="00BD50FC" w:rsidRPr="00D42BC9" w:rsidRDefault="00F42EC6" w:rsidP="0092126F">
      <w:pPr>
        <w:spacing w:after="60" w:line="240" w:lineRule="auto"/>
        <w:ind w:left="2160" w:hanging="1440"/>
        <w:jc w:val="both"/>
      </w:pPr>
      <w:r w:rsidRPr="00D42BC9">
        <w:t xml:space="preserve">Curve </w:t>
      </w:r>
      <w:r w:rsidR="00BD50FC" w:rsidRPr="00D42BC9">
        <w:t>feature:</w:t>
      </w:r>
      <w:r w:rsidR="00BD50FC" w:rsidRPr="00D42BC9">
        <w:tab/>
      </w:r>
      <w:r w:rsidR="0092126F" w:rsidRPr="00D42BC9">
        <w:t>O</w:t>
      </w:r>
      <w:r w:rsidR="00BD50FC" w:rsidRPr="00D42BC9">
        <w:t xml:space="preserve">verwrite with line </w:t>
      </w:r>
      <w:r w:rsidR="00CD5542" w:rsidRPr="00D42BC9">
        <w:t xml:space="preserve">style </w:t>
      </w:r>
      <w:r w:rsidR="00814DD0" w:rsidRPr="00D42BC9">
        <w:t>CHCRID01</w:t>
      </w:r>
      <w:r w:rsidR="0092126F" w:rsidRPr="00D42BC9">
        <w:t>.</w:t>
      </w:r>
    </w:p>
    <w:p w14:paraId="3A3AE91A" w14:textId="4EDB300E" w:rsidR="00BD50FC" w:rsidRPr="00D42BC9" w:rsidRDefault="00F42EC6" w:rsidP="0092126F">
      <w:pPr>
        <w:spacing w:after="120" w:line="240" w:lineRule="auto"/>
        <w:ind w:left="2160" w:hanging="1440"/>
        <w:jc w:val="both"/>
      </w:pPr>
      <w:r w:rsidRPr="00D42BC9">
        <w:t xml:space="preserve">Surface </w:t>
      </w:r>
      <w:r w:rsidR="00BD50FC" w:rsidRPr="00D42BC9">
        <w:t>feature:</w:t>
      </w:r>
      <w:r w:rsidR="00BD50FC" w:rsidRPr="00D42BC9">
        <w:tab/>
      </w:r>
      <w:r w:rsidR="0092126F" w:rsidRPr="00D42BC9">
        <w:t>O</w:t>
      </w:r>
      <w:r w:rsidR="00BD50FC" w:rsidRPr="00D42BC9">
        <w:t xml:space="preserve">verwrite area boundary with line </w:t>
      </w:r>
      <w:r w:rsidR="00CD5542" w:rsidRPr="00D42BC9">
        <w:t xml:space="preserve">style </w:t>
      </w:r>
      <w:r w:rsidR="00814DD0" w:rsidRPr="00D42BC9">
        <w:t>CHCRID01</w:t>
      </w:r>
      <w:r w:rsidR="00BD50FC" w:rsidRPr="00D42BC9">
        <w:t xml:space="preserve"> and superimpose </w:t>
      </w:r>
      <w:r w:rsidR="00CD5542" w:rsidRPr="00D42BC9">
        <w:t xml:space="preserve">symbol </w:t>
      </w:r>
      <w:r w:rsidR="00814DD0" w:rsidRPr="00D42BC9">
        <w:t>CHCRID01</w:t>
      </w:r>
      <w:r w:rsidR="00BD50FC" w:rsidRPr="00D42BC9">
        <w:t xml:space="preserve"> on any centred symbol.</w:t>
      </w:r>
    </w:p>
    <w:p w14:paraId="7720F4F8" w14:textId="63EF1374" w:rsidR="00BD50FC" w:rsidRPr="00D42BC9" w:rsidRDefault="00BD50FC" w:rsidP="0092126F">
      <w:pPr>
        <w:spacing w:after="120" w:line="240" w:lineRule="auto"/>
        <w:jc w:val="both"/>
      </w:pPr>
      <w:r w:rsidRPr="00D42BC9">
        <w:t>Non-</w:t>
      </w:r>
      <w:r w:rsidR="00814DD0" w:rsidRPr="00D42BC9">
        <w:t xml:space="preserve">official </w:t>
      </w:r>
      <w:r w:rsidRPr="00D42BC9">
        <w:t xml:space="preserve">data </w:t>
      </w:r>
      <w:del w:id="1173" w:author="Jonathan Pritchard" w:date="2025-03-12T08:50:00Z" w16du:dateUtc="2025-03-12T08:50:00Z">
        <w:r w:rsidRPr="00D42BC9" w:rsidDel="007B3E43">
          <w:delText xml:space="preserve">should </w:delText>
        </w:r>
      </w:del>
      <w:ins w:id="1174" w:author="Jonathan Pritchard" w:date="2025-03-12T08:50:00Z" w16du:dateUtc="2025-03-12T08:50:00Z">
        <w:r w:rsidR="007B3E43">
          <w:t>must</w:t>
        </w:r>
        <w:r w:rsidR="007B3E43" w:rsidRPr="00D42BC9">
          <w:t xml:space="preserve"> </w:t>
        </w:r>
      </w:ins>
      <w:r w:rsidRPr="00D42BC9">
        <w:t>be distinguished from manually updated chart information, which uses the same identifiers, by cursor picking.</w:t>
      </w:r>
    </w:p>
    <w:p w14:paraId="5501B461" w14:textId="4CC24993" w:rsidR="00BD50FC" w:rsidRPr="00D42BC9" w:rsidRDefault="00BD50FC" w:rsidP="0092126F">
      <w:pPr>
        <w:spacing w:after="120" w:line="240" w:lineRule="auto"/>
        <w:jc w:val="both"/>
      </w:pPr>
      <w:r w:rsidRPr="00D42BC9">
        <w:t>Non-</w:t>
      </w:r>
      <w:r w:rsidR="00814DD0" w:rsidRPr="00D42BC9">
        <w:t xml:space="preserve">official </w:t>
      </w:r>
      <w:r w:rsidRPr="00D42BC9">
        <w:t xml:space="preserve">chart information may be updated by any systematic procedure. A record of updates </w:t>
      </w:r>
      <w:del w:id="1175" w:author="Jonathan Pritchard" w:date="2025-03-12T08:50:00Z" w16du:dateUtc="2025-03-12T08:50:00Z">
        <w:r w:rsidRPr="00D42BC9" w:rsidDel="007B3E43">
          <w:delText xml:space="preserve">should </w:delText>
        </w:r>
      </w:del>
      <w:ins w:id="1176" w:author="Jonathan Pritchard" w:date="2025-03-12T08:50:00Z" w16du:dateUtc="2025-03-12T08:50:00Z">
        <w:r w:rsidR="007B3E43">
          <w:t>must</w:t>
        </w:r>
        <w:r w:rsidR="007B3E43" w:rsidRPr="00D42BC9">
          <w:t xml:space="preserve"> </w:t>
        </w:r>
      </w:ins>
      <w:r w:rsidRPr="00D42BC9">
        <w:t xml:space="preserve">be maintained. </w:t>
      </w:r>
    </w:p>
    <w:p w14:paraId="2DCC8E1D" w14:textId="525BBA12" w:rsidR="00627DB2" w:rsidRPr="00D42BC9" w:rsidRDefault="00BD50FC" w:rsidP="0092126F">
      <w:pPr>
        <w:spacing w:after="120" w:line="240" w:lineRule="auto"/>
        <w:jc w:val="both"/>
      </w:pPr>
      <w:r w:rsidRPr="00D42BC9">
        <w:t xml:space="preserve">The </w:t>
      </w:r>
      <w:r w:rsidR="00EE3831" w:rsidRPr="00D42BC9">
        <w:t>m</w:t>
      </w:r>
      <w:r w:rsidRPr="00D42BC9">
        <w:t xml:space="preserve">ariner </w:t>
      </w:r>
      <w:del w:id="1177" w:author="Jonathan Pritchard" w:date="2025-03-12T08:50:00Z" w16du:dateUtc="2025-03-12T08:50:00Z">
        <w:r w:rsidRPr="00D42BC9" w:rsidDel="007B3E43">
          <w:delText xml:space="preserve">should </w:delText>
        </w:r>
      </w:del>
      <w:ins w:id="1178" w:author="Jonathan Pritchard" w:date="2025-03-12T08:50:00Z" w16du:dateUtc="2025-03-12T08:50:00Z">
        <w:r w:rsidR="007B3E43">
          <w:t>must</w:t>
        </w:r>
        <w:r w:rsidR="007B3E43" w:rsidRPr="00D42BC9">
          <w:t xml:space="preserve"> </w:t>
        </w:r>
      </w:ins>
      <w:r w:rsidRPr="00D42BC9">
        <w:t>be able to remove all non-</w:t>
      </w:r>
      <w:r w:rsidR="00814DD0" w:rsidRPr="00D42BC9">
        <w:t xml:space="preserve">official </w:t>
      </w:r>
      <w:r w:rsidRPr="00D42BC9">
        <w:t>chart information if the need should arise.</w:t>
      </w:r>
    </w:p>
    <w:p w14:paraId="61C4ACDD" w14:textId="59DEB964" w:rsidR="00FE2291" w:rsidRPr="007B3E43" w:rsidDel="007B3E43" w:rsidRDefault="00FE2291" w:rsidP="00A13F5A">
      <w:pPr>
        <w:pStyle w:val="Heading3"/>
        <w:rPr>
          <w:del w:id="1179" w:author="Jonathan Pritchard" w:date="2025-03-12T08:49:00Z" w16du:dateUtc="2025-03-12T08:49:00Z"/>
          <w:strike/>
          <w:rPrChange w:id="1180" w:author="Jonathan Pritchard" w:date="2025-03-12T08:49:00Z" w16du:dateUtc="2025-03-12T08:49:00Z">
            <w:rPr>
              <w:del w:id="1181" w:author="Jonathan Pritchard" w:date="2025-03-12T08:49:00Z" w16du:dateUtc="2025-03-12T08:49:00Z"/>
            </w:rPr>
          </w:rPrChange>
        </w:rPr>
      </w:pPr>
      <w:bookmarkStart w:id="1182" w:name="_Ref49450019"/>
      <w:bookmarkStart w:id="1183" w:name="_Toc188968613"/>
      <w:del w:id="1184" w:author="Jonathan Pritchard" w:date="2025-03-12T08:49:00Z" w16du:dateUtc="2025-03-12T08:49:00Z">
        <w:r w:rsidRPr="007B3E43" w:rsidDel="007B3E43">
          <w:rPr>
            <w:strike/>
            <w:rPrChange w:id="1185" w:author="Jonathan Pritchard" w:date="2025-03-12T08:49:00Z" w16du:dateUtc="2025-03-12T08:49:00Z">
              <w:rPr/>
            </w:rPrChange>
          </w:rPr>
          <w:delText>Other non-</w:delText>
        </w:r>
        <w:r w:rsidR="00D1047F" w:rsidRPr="007B3E43" w:rsidDel="007B3E43">
          <w:rPr>
            <w:strike/>
            <w:rPrChange w:id="1186" w:author="Jonathan Pritchard" w:date="2025-03-12T08:49:00Z" w16du:dateUtc="2025-03-12T08:49:00Z">
              <w:rPr/>
            </w:rPrChange>
          </w:rPr>
          <w:delText xml:space="preserve">official </w:delText>
        </w:r>
        <w:r w:rsidRPr="007B3E43" w:rsidDel="007B3E43">
          <w:rPr>
            <w:strike/>
            <w:rPrChange w:id="1187" w:author="Jonathan Pritchard" w:date="2025-03-12T08:49:00Z" w16du:dateUtc="2025-03-12T08:49:00Z">
              <w:rPr/>
            </w:rPrChange>
          </w:rPr>
          <w:delText>data</w:delText>
        </w:r>
        <w:bookmarkEnd w:id="1182"/>
        <w:bookmarkEnd w:id="1183"/>
      </w:del>
    </w:p>
    <w:p w14:paraId="17BF6404" w14:textId="6C5C0AC4" w:rsidR="00FE2291" w:rsidRPr="007B3E43" w:rsidDel="007B3E43" w:rsidRDefault="00FE2291" w:rsidP="0092126F">
      <w:pPr>
        <w:spacing w:after="120" w:line="240" w:lineRule="auto"/>
        <w:jc w:val="both"/>
        <w:rPr>
          <w:del w:id="1188" w:author="Jonathan Pritchard" w:date="2025-03-12T08:49:00Z" w16du:dateUtc="2025-03-12T08:49:00Z"/>
          <w:strike/>
          <w:rPrChange w:id="1189" w:author="Jonathan Pritchard" w:date="2025-03-12T08:49:00Z" w16du:dateUtc="2025-03-12T08:49:00Z">
            <w:rPr>
              <w:del w:id="1190" w:author="Jonathan Pritchard" w:date="2025-03-12T08:49:00Z" w16du:dateUtc="2025-03-12T08:49:00Z"/>
            </w:rPr>
          </w:rPrChange>
        </w:rPr>
      </w:pPr>
      <w:del w:id="1191" w:author="Jonathan Pritchard" w:date="2025-03-12T08:49:00Z" w16du:dateUtc="2025-03-12T08:49:00Z">
        <w:r w:rsidRPr="007B3E43" w:rsidDel="007B3E43">
          <w:rPr>
            <w:strike/>
            <w:rPrChange w:id="1192" w:author="Jonathan Pritchard" w:date="2025-03-12T08:49:00Z" w16du:dateUtc="2025-03-12T08:49:00Z">
              <w:rPr/>
            </w:rPrChange>
          </w:rPr>
          <w:delText>Non-</w:delText>
        </w:r>
        <w:r w:rsidR="00D1047F" w:rsidRPr="007B3E43" w:rsidDel="007B3E43">
          <w:rPr>
            <w:strike/>
            <w:rPrChange w:id="1193" w:author="Jonathan Pritchard" w:date="2025-03-12T08:49:00Z" w16du:dateUtc="2025-03-12T08:49:00Z">
              <w:rPr/>
            </w:rPrChange>
          </w:rPr>
          <w:delText xml:space="preserve">official </w:delText>
        </w:r>
        <w:r w:rsidRPr="007B3E43" w:rsidDel="007B3E43">
          <w:rPr>
            <w:strike/>
            <w:rPrChange w:id="1194" w:author="Jonathan Pritchard" w:date="2025-03-12T08:49:00Z" w16du:dateUtc="2025-03-12T08:49:00Z">
              <w:rPr/>
            </w:rPrChange>
          </w:rPr>
          <w:delText xml:space="preserve">data must be distinguished from manually updated chart information, which uses the same identifiers, </w:delText>
        </w:r>
        <w:r w:rsidRPr="007B3E43" w:rsidDel="007B3E43">
          <w:rPr>
            <w:b/>
            <w:bCs/>
            <w:strike/>
            <w:rPrChange w:id="1195" w:author="Jonathan Pritchard" w:date="2025-03-12T08:49:00Z" w16du:dateUtc="2025-03-12T08:49:00Z">
              <w:rPr>
                <w:b/>
                <w:bCs/>
              </w:rPr>
            </w:rPrChange>
          </w:rPr>
          <w:delText>by cursor picking</w:delText>
        </w:r>
        <w:r w:rsidRPr="007B3E43" w:rsidDel="007B3E43">
          <w:rPr>
            <w:strike/>
            <w:rPrChange w:id="1196" w:author="Jonathan Pritchard" w:date="2025-03-12T08:49:00Z" w16du:dateUtc="2025-03-12T08:49:00Z">
              <w:rPr/>
            </w:rPrChange>
          </w:rPr>
          <w:delText>.</w:delText>
        </w:r>
      </w:del>
    </w:p>
    <w:p w14:paraId="77CDEBF7" w14:textId="4CF14A04" w:rsidR="00FE2291" w:rsidRPr="007B3E43" w:rsidDel="007B3E43" w:rsidRDefault="00FE2291" w:rsidP="0092126F">
      <w:pPr>
        <w:spacing w:after="120" w:line="240" w:lineRule="auto"/>
        <w:jc w:val="both"/>
        <w:rPr>
          <w:del w:id="1197" w:author="Jonathan Pritchard" w:date="2025-03-12T08:49:00Z" w16du:dateUtc="2025-03-12T08:49:00Z"/>
          <w:strike/>
          <w:rPrChange w:id="1198" w:author="Jonathan Pritchard" w:date="2025-03-12T08:49:00Z" w16du:dateUtc="2025-03-12T08:49:00Z">
            <w:rPr>
              <w:del w:id="1199" w:author="Jonathan Pritchard" w:date="2025-03-12T08:49:00Z" w16du:dateUtc="2025-03-12T08:49:00Z"/>
            </w:rPr>
          </w:rPrChange>
        </w:rPr>
      </w:pPr>
      <w:del w:id="1200" w:author="Jonathan Pritchard" w:date="2025-03-12T08:49:00Z" w16du:dateUtc="2025-03-12T08:49:00Z">
        <w:r w:rsidRPr="007B3E43" w:rsidDel="007B3E43">
          <w:rPr>
            <w:strike/>
            <w:rPrChange w:id="1201" w:author="Jonathan Pritchard" w:date="2025-03-12T08:49:00Z" w16du:dateUtc="2025-03-12T08:49:00Z">
              <w:rPr/>
            </w:rPrChange>
          </w:rPr>
          <w:delText>Non-</w:delText>
        </w:r>
        <w:r w:rsidR="00D1047F" w:rsidRPr="007B3E43" w:rsidDel="007B3E43">
          <w:rPr>
            <w:strike/>
            <w:rPrChange w:id="1202" w:author="Jonathan Pritchard" w:date="2025-03-12T08:49:00Z" w16du:dateUtc="2025-03-12T08:49:00Z">
              <w:rPr/>
            </w:rPrChange>
          </w:rPr>
          <w:delText xml:space="preserve">official </w:delText>
        </w:r>
        <w:r w:rsidRPr="007B3E43" w:rsidDel="007B3E43">
          <w:rPr>
            <w:strike/>
            <w:rPrChange w:id="1203" w:author="Jonathan Pritchard" w:date="2025-03-12T08:49:00Z" w16du:dateUtc="2025-03-12T08:49:00Z">
              <w:rPr/>
            </w:rPrChange>
          </w:rPr>
          <w:delText>chart information may be updated by any systematic procedure. A record of updates must be maintained.</w:delText>
        </w:r>
      </w:del>
    </w:p>
    <w:p w14:paraId="31E25213" w14:textId="7F9E0C41" w:rsidR="00FE2291" w:rsidRPr="007B3E43" w:rsidDel="002006F4" w:rsidRDefault="00FE2291" w:rsidP="0092126F">
      <w:pPr>
        <w:spacing w:after="120" w:line="240" w:lineRule="auto"/>
        <w:jc w:val="both"/>
        <w:rPr>
          <w:del w:id="1204" w:author="jon pritchard" w:date="2025-03-25T06:04:00Z" w16du:dateUtc="2025-03-25T05:04:00Z"/>
          <w:strike/>
          <w:rPrChange w:id="1205" w:author="Jonathan Pritchard" w:date="2025-03-12T08:49:00Z" w16du:dateUtc="2025-03-12T08:49:00Z">
            <w:rPr>
              <w:del w:id="1206" w:author="jon pritchard" w:date="2025-03-25T06:04:00Z" w16du:dateUtc="2025-03-25T05:04:00Z"/>
            </w:rPr>
          </w:rPrChange>
        </w:rPr>
      </w:pPr>
      <w:del w:id="1207" w:author="Jonathan Pritchard" w:date="2025-03-12T08:49:00Z" w16du:dateUtc="2025-03-12T08:49:00Z">
        <w:r w:rsidRPr="007B3E43" w:rsidDel="007B3E43">
          <w:rPr>
            <w:strike/>
            <w:rPrChange w:id="1208" w:author="Jonathan Pritchard" w:date="2025-03-12T08:49:00Z" w16du:dateUtc="2025-03-12T08:49:00Z">
              <w:rPr/>
            </w:rPrChange>
          </w:rPr>
          <w:delText>The Mariner must be able to remove all non-HO chart information if the need should arise.</w:delText>
        </w:r>
      </w:del>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B7CFE">
      <w:pPr>
        <w:pStyle w:val="Heading2"/>
      </w:pPr>
      <w:bookmarkStart w:id="1209" w:name="_Toc175130295"/>
      <w:bookmarkStart w:id="1210" w:name="_Toc175130296"/>
      <w:bookmarkStart w:id="1211" w:name="_Toc175130297"/>
      <w:bookmarkStart w:id="1212" w:name="_Toc175130298"/>
      <w:bookmarkStart w:id="1213" w:name="_Toc175130299"/>
      <w:bookmarkStart w:id="1214" w:name="_Toc188968614"/>
      <w:bookmarkStart w:id="1215" w:name="_Ref189057024"/>
      <w:bookmarkEnd w:id="1209"/>
      <w:bookmarkEnd w:id="1210"/>
      <w:bookmarkEnd w:id="1211"/>
      <w:bookmarkEnd w:id="1212"/>
      <w:bookmarkEnd w:id="1213"/>
      <w:commentRangeStart w:id="1216"/>
      <w:r w:rsidRPr="00B77A92">
        <w:t>Display and Management of Navigational Warnings</w:t>
      </w:r>
      <w:bookmarkEnd w:id="1214"/>
      <w:bookmarkEnd w:id="1215"/>
      <w:commentRangeEnd w:id="1216"/>
      <w:r w:rsidR="00F619AE">
        <w:rPr>
          <w:rStyle w:val="CommentReference"/>
          <w:rFonts w:eastAsia="MS Mincho"/>
          <w:b w:val="0"/>
          <w:bCs w:val="0"/>
        </w:rPr>
        <w:commentReference w:id="1216"/>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217" w:name="_Toc188968615"/>
      <w:r w:rsidRPr="00B77A92">
        <w:t>Additional Portrayal requirements of the Graphical User Interface</w:t>
      </w:r>
      <w:bookmarkEnd w:id="1217"/>
      <w:r w:rsidRPr="00B77A92">
        <w:t xml:space="preserve"> </w:t>
      </w:r>
    </w:p>
    <w:p w14:paraId="27E30459" w14:textId="26C1E61C" w:rsidR="00A13F5A" w:rsidRPr="00D42BC9"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w:t>
      </w:r>
      <w:r w:rsidRPr="00D42BC9">
        <w:t>minimum, provide</w:t>
      </w:r>
      <w:ins w:id="1218" w:author="Jonathan Pritchard" w:date="2025-03-10T12:17:00Z" w16du:dateUtc="2025-03-10T12:17:00Z">
        <w:r w:rsidR="003A53A9">
          <w:t xml:space="preserve"> the following</w:t>
        </w:r>
      </w:ins>
      <w:r w:rsidRPr="00D42BC9">
        <w:t xml:space="preserve"> functionality</w:t>
      </w:r>
      <w:del w:id="1219" w:author="Jonathan Pritchard" w:date="2025-03-10T12:17:00Z" w16du:dateUtc="2025-03-10T12:17:00Z">
        <w:r w:rsidRPr="00D42BC9" w:rsidDel="003A53A9">
          <w:delText xml:space="preserve"> for</w:delText>
        </w:r>
      </w:del>
      <w:r w:rsidRPr="00D42BC9">
        <w:t>;</w:t>
      </w:r>
    </w:p>
    <w:p w14:paraId="4B2A8839" w14:textId="7CFFD7BC" w:rsidR="00A13F5A" w:rsidRPr="00D42BC9" w:rsidRDefault="00A13F5A" w:rsidP="00A13F5A">
      <w:pPr>
        <w:pStyle w:val="ListParagraph"/>
        <w:numPr>
          <w:ilvl w:val="0"/>
          <w:numId w:val="118"/>
        </w:numPr>
        <w:spacing w:after="152" w:line="247" w:lineRule="auto"/>
        <w:ind w:right="533"/>
        <w:contextualSpacing/>
        <w:jc w:val="both"/>
      </w:pPr>
      <w:r w:rsidRPr="00D42BC9">
        <w:lastRenderedPageBreak/>
        <w:t>The user must be able to tag individual messages according to the filtering requirements in section 12.</w:t>
      </w:r>
      <w:r w:rsidR="00D42BC9" w:rsidRPr="00D42BC9">
        <w:t>1</w:t>
      </w:r>
      <w:r w:rsidR="00654651" w:rsidRPr="00D42BC9">
        <w:t>3</w:t>
      </w:r>
      <w:r w:rsidRPr="00D42BC9">
        <w:t>.</w:t>
      </w:r>
      <w:r w:rsidR="00D42BC9" w:rsidRPr="00D42BC9">
        <w:t>2</w:t>
      </w:r>
      <w:r w:rsidRPr="00D42BC9">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4578FBAE" w:rsidR="00A13F5A" w:rsidRPr="00D42BC9"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w:t>
      </w:r>
      <w:r w:rsidRPr="00D42BC9">
        <w:t>displayed or 24 hours have passed. This indication may be suppressed if the NAVWARN message does not meet filtering criteria set by the mariner (see 12.</w:t>
      </w:r>
      <w:ins w:id="1220" w:author="Jonathan Pritchard" w:date="2025-03-07T16:48:00Z" w16du:dateUtc="2025-03-07T16:48:00Z">
        <w:r w:rsidR="00A94BB4">
          <w:t>13.2</w:t>
        </w:r>
      </w:ins>
      <w:del w:id="1221" w:author="Jonathan Pritchard" w:date="2025-03-07T16:48:00Z" w16du:dateUtc="2025-03-07T16:48:00Z">
        <w:r w:rsidR="00654651" w:rsidRPr="00D42BC9" w:rsidDel="00A94BB4">
          <w:delText>3</w:delText>
        </w:r>
      </w:del>
      <w:r w:rsidRPr="00D42BC9">
        <w:t xml:space="preserve">). </w:t>
      </w:r>
    </w:p>
    <w:p w14:paraId="3057F4D4" w14:textId="5D5867B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for the </w:t>
      </w:r>
      <w:del w:id="1222" w:author="Jonathan Pritchard" w:date="2025-03-07T16:47:00Z" w16du:dateUtc="2025-03-07T16:47:00Z">
        <w:r w:rsidRPr="00D42BC9" w:rsidDel="00A94BB4">
          <w:delText xml:space="preserve">operator </w:delText>
        </w:r>
      </w:del>
      <w:ins w:id="1223" w:author="Jonathan Pritchard" w:date="2025-03-07T16:47:00Z" w16du:dateUtc="2025-03-07T16:47:00Z">
        <w:r w:rsidR="00A94BB4">
          <w:t>mariner</w:t>
        </w:r>
        <w:r w:rsidR="00A94BB4" w:rsidRPr="00D42BC9">
          <w:t xml:space="preserve"> </w:t>
        </w:r>
      </w:ins>
      <w:r w:rsidRPr="00D42BC9">
        <w:t>to enter criteria for filtering of indication of new NAVWARN messages based on time and maximum distance from own ship, monitored route or planned route (see 12.</w:t>
      </w:r>
      <w:ins w:id="1224" w:author="Jonathan Pritchard" w:date="2025-03-07T16:48:00Z" w16du:dateUtc="2025-03-07T16:48:00Z">
        <w:r w:rsidR="00A94BB4">
          <w:t>1</w:t>
        </w:r>
      </w:ins>
      <w:r w:rsidR="00654651" w:rsidRPr="00D42BC9">
        <w:t>3</w:t>
      </w:r>
      <w:ins w:id="1225" w:author="Jonathan Pritchard" w:date="2025-03-07T16:48:00Z" w16du:dateUtc="2025-03-07T16:48:00Z">
        <w:r w:rsidR="00A94BB4">
          <w:t>.2</w:t>
        </w:r>
      </w:ins>
      <w:r w:rsidRPr="00D42BC9">
        <w:t xml:space="preserve">). Default setting must be no filtering. </w:t>
      </w:r>
    </w:p>
    <w:p w14:paraId="39583DFD" w14:textId="563D362E" w:rsidR="00A13F5A" w:rsidRPr="00D42BC9" w:rsidRDefault="00A13F5A" w:rsidP="00A13F5A">
      <w:pPr>
        <w:pStyle w:val="ListParagraph"/>
        <w:numPr>
          <w:ilvl w:val="0"/>
          <w:numId w:val="118"/>
        </w:numPr>
        <w:spacing w:after="152" w:line="247" w:lineRule="auto"/>
        <w:ind w:right="533"/>
        <w:contextualSpacing/>
        <w:jc w:val="both"/>
      </w:pPr>
      <w:r w:rsidRPr="00D42BC9">
        <w:t xml:space="preserve">Details of the filtering options that have been enabled by user must be </w:t>
      </w:r>
      <w:del w:id="1226" w:author="Jonathan Pritchard" w:date="2025-03-12T09:17:00Z" w16du:dateUtc="2025-03-12T09:17:00Z">
        <w:r w:rsidRPr="00D42BC9" w:rsidDel="00BC6E03">
          <w:delText xml:space="preserve">readily </w:delText>
        </w:r>
      </w:del>
      <w:r w:rsidRPr="00D42BC9">
        <w:t xml:space="preserve">available </w:t>
      </w:r>
      <w:ins w:id="1227" w:author="Jonathan Pritchard" w:date="2025-03-12T09:17:00Z" w16du:dateUtc="2025-03-12T09:17:00Z">
        <w:r w:rsidR="00BC6E03">
          <w:t xml:space="preserve">on demand </w:t>
        </w:r>
      </w:ins>
      <w:r w:rsidRPr="00D42BC9">
        <w:t xml:space="preserve">for inspection and modification. </w:t>
      </w:r>
    </w:p>
    <w:p w14:paraId="094EDCA5" w14:textId="1FEF8FE9" w:rsidR="00A13F5A" w:rsidRPr="00D42BC9" w:rsidRDefault="00A13F5A" w:rsidP="00A13F5A">
      <w:pPr>
        <w:pStyle w:val="ListParagraph"/>
        <w:numPr>
          <w:ilvl w:val="0"/>
          <w:numId w:val="118"/>
        </w:numPr>
        <w:spacing w:after="152" w:line="247" w:lineRule="auto"/>
        <w:ind w:right="533"/>
        <w:contextualSpacing/>
        <w:jc w:val="both"/>
      </w:pPr>
      <w:r w:rsidRPr="00D42BC9">
        <w:t xml:space="preserve">Means </w:t>
      </w:r>
      <w:r w:rsidR="00B15F52" w:rsidRPr="00D42BC9">
        <w:t>must</w:t>
      </w:r>
      <w:r w:rsidRPr="00D42BC9">
        <w:t xml:space="preserve"> be provided to view the most recent message, past messages, and to view messages associated with selection of NAVWARN symbols in the graphical display area. </w:t>
      </w:r>
    </w:p>
    <w:p w14:paraId="31734F3A" w14:textId="77777777" w:rsidR="00A13F5A" w:rsidRPr="00D42BC9" w:rsidRDefault="00A13F5A" w:rsidP="00A13F5A">
      <w:pPr>
        <w:pStyle w:val="ListParagraph"/>
        <w:numPr>
          <w:ilvl w:val="0"/>
          <w:numId w:val="118"/>
        </w:numPr>
        <w:spacing w:after="152" w:line="247" w:lineRule="auto"/>
        <w:ind w:right="533"/>
        <w:contextualSpacing/>
        <w:jc w:val="both"/>
      </w:pPr>
      <w:r w:rsidRPr="00D42BC9">
        <w:t xml:space="preserve">Listing of all NAVWARN must include means for viewing an abbreviated view of any </w:t>
      </w:r>
      <w:proofErr w:type="spellStart"/>
      <w:r w:rsidRPr="00D42BC9">
        <w:rPr>
          <w:b/>
        </w:rPr>
        <w:t>NAVWARNPart</w:t>
      </w:r>
      <w:proofErr w:type="spellEnd"/>
      <w:r w:rsidRPr="00D42BC9">
        <w:t xml:space="preserve">, </w:t>
      </w:r>
      <w:proofErr w:type="spellStart"/>
      <w:r w:rsidRPr="00D42BC9">
        <w:rPr>
          <w:b/>
        </w:rPr>
        <w:t>warningInformation</w:t>
      </w:r>
      <w:proofErr w:type="spellEnd"/>
      <w:r w:rsidRPr="00D42BC9">
        <w:t xml:space="preserve"> attributes present. </w:t>
      </w:r>
    </w:p>
    <w:p w14:paraId="05A4A900" w14:textId="77777777" w:rsidR="00A13F5A" w:rsidRPr="00B77A92" w:rsidRDefault="00A13F5A" w:rsidP="00A13F5A">
      <w:pPr>
        <w:rPr>
          <w:b/>
          <w:bCs/>
          <w:i/>
          <w:iCs/>
        </w:rPr>
      </w:pPr>
      <w:r w:rsidRPr="00D42BC9">
        <w:rPr>
          <w:b/>
          <w:bCs/>
          <w:i/>
          <w:iCs/>
        </w:rPr>
        <w:t xml:space="preserve">NOTE: It may be possible to create some of this functionality via portrayal context </w:t>
      </w:r>
      <w:commentRangeStart w:id="1228"/>
      <w:r w:rsidRPr="00D42BC9">
        <w:rPr>
          <w:b/>
          <w:bCs/>
          <w:i/>
          <w:iCs/>
        </w:rPr>
        <w:t>parameters,</w:t>
      </w:r>
      <w:r w:rsidRPr="00B77A92">
        <w:rPr>
          <w:b/>
          <w:bCs/>
          <w:i/>
          <w:iCs/>
        </w:rPr>
        <w:t xml:space="preserve"> </w:t>
      </w:r>
      <w:commentRangeEnd w:id="1228"/>
      <w:r w:rsidR="003118E4">
        <w:rPr>
          <w:rStyle w:val="CommentReference"/>
        </w:rPr>
        <w:commentReference w:id="1228"/>
      </w:r>
    </w:p>
    <w:p w14:paraId="0AD67FC2" w14:textId="57C041AF" w:rsidR="00A13F5A" w:rsidRPr="00B77A92" w:rsidRDefault="00A13F5A" w:rsidP="00A13F5A">
      <w:pPr>
        <w:pStyle w:val="Heading3"/>
      </w:pPr>
      <w:bookmarkStart w:id="1229" w:name="_Toc188968616"/>
      <w:r w:rsidRPr="00B77A92">
        <w:t>Filtering Navigational Warning information</w:t>
      </w:r>
      <w:bookmarkEnd w:id="1229"/>
      <w:r w:rsidRPr="00B77A92">
        <w:t xml:space="preserve"> </w:t>
      </w:r>
    </w:p>
    <w:p w14:paraId="7A59E45A" w14:textId="51D98AC9" w:rsidR="00EB71E2" w:rsidRPr="00B77A92" w:rsidRDefault="00EB71E2" w:rsidP="00450770">
      <w:pPr>
        <w:jc w:val="both"/>
      </w:pPr>
      <w:r>
        <w:t xml:space="preserve">The mariner must be able to select the graphical display of </w:t>
      </w:r>
      <w:r w:rsidRPr="00611964">
        <w:t>S-124 navigat</w:t>
      </w:r>
      <w:r>
        <w:t xml:space="preserve">ional warning (NAVWARN) dataset on or off. </w:t>
      </w:r>
    </w:p>
    <w:p w14:paraId="2EBF67E8" w14:textId="3E380AB8" w:rsidR="00EB71E2" w:rsidRPr="00B77A92" w:rsidRDefault="00EB71E2" w:rsidP="00450770">
      <w:pPr>
        <w:jc w:val="both"/>
      </w:pPr>
      <w:r>
        <w:t>To ensure only relevant information is displayed, and to ensure an uncluttered screen, the mariner must be able to filter the NAVWARNs as follows</w:t>
      </w:r>
      <w:r w:rsidRPr="00B77A92" w:rsidDel="00EB71E2">
        <w:t xml:space="preserve"> </w:t>
      </w:r>
      <w:ins w:id="1230" w:author="Jonathan Pritchard" w:date="2025-03-07T16:49:00Z" w16du:dateUtc="2025-03-07T16:49:00Z">
        <w:r w:rsidR="00A94BB4">
          <w:t>:</w:t>
        </w:r>
      </w:ins>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r w:rsidRPr="00B77A92">
        <w:t xml:space="preserve">On chart should be the default classification for all NAVWARNs. </w:t>
      </w:r>
    </w:p>
    <w:p w14:paraId="07EE8A3A" w14:textId="14CC23DB" w:rsidR="00EB71E2" w:rsidRPr="00B77A92" w:rsidRDefault="00EB71E2" w:rsidP="002D7DEE">
      <w:pPr>
        <w:jc w:val="both"/>
      </w:pPr>
      <w:r w:rsidRPr="00B77A92">
        <w:t xml:space="preserve">NOTE: Even though the full extent of a navigational warning may not </w:t>
      </w:r>
      <w:ins w:id="1231" w:author="Grant, David M (52400) CIV USN NIWC ATLANTIC VA (USA)" w:date="2025-02-24T15:16:00Z" w16du:dateUtc="2025-02-24T20:16:00Z">
        <w:r w:rsidR="008F1369">
          <w:t xml:space="preserve">be </w:t>
        </w:r>
      </w:ins>
      <w:r w:rsidRPr="00B77A92">
        <w:t>portrayed, it must still be available and discoverable in a list of NAVWARNs that can be recalled by user action at any time</w:t>
      </w:r>
      <w:r>
        <w:t xml:space="preserve"> </w:t>
      </w:r>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the route. </w:t>
      </w:r>
    </w:p>
    <w:p w14:paraId="0C49C5D6" w14:textId="77777777" w:rsidR="00A13F5A" w:rsidRPr="00B77A92" w:rsidRDefault="00A13F5A" w:rsidP="00A13F5A">
      <w:r w:rsidRPr="00B77A92">
        <w:rPr>
          <w:b/>
          <w:bCs/>
        </w:rPr>
        <w:t>Example 1:</w:t>
      </w:r>
      <w:r w:rsidRPr="00B77A92">
        <w:t xml:space="preserve"> A self-cancelling dataset :</w:t>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cancellationDate</w:t>
      </w:r>
      <w:proofErr w:type="spellEnd"/>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lastRenderedPageBreak/>
        <w:t>is visible on navigation screen during 20230706T010000Z to 20230710T010000Z, unless removed by a filter set by user, and optionally visible during 20230704T010000Z to 20230706T005959Z.</w:t>
      </w:r>
    </w:p>
    <w:p w14:paraId="511172E4" w14:textId="15B40B9C" w:rsidR="00A13F5A" w:rsidRPr="00B77A92" w:rsidRDefault="00A13F5A" w:rsidP="00A13F5A">
      <w:r w:rsidRPr="00D42BC9">
        <w:t xml:space="preserve">Note: It </w:t>
      </w:r>
      <w:r w:rsidR="003D789C" w:rsidRPr="00D42BC9">
        <w:t xml:space="preserve">must </w:t>
      </w:r>
      <w:r w:rsidRPr="00D42BC9">
        <w:t>be possible for user to recall cancelled messages for review purposes.</w:t>
      </w:r>
    </w:p>
    <w:p w14:paraId="25718646" w14:textId="0E087CC1" w:rsidR="00A13F5A" w:rsidRPr="00B77A92" w:rsidRDefault="00A13F5A" w:rsidP="00A13F5A">
      <w:r w:rsidRPr="00B77A92">
        <w:rPr>
          <w:b/>
          <w:bCs/>
        </w:rPr>
        <w:t>Example 2:</w:t>
      </w:r>
      <w:r w:rsidRPr="00B77A92">
        <w:t xml:space="preserve"> Any dangers that are in waters too shallow for the ship get classified as off chart warnings, </w:t>
      </w:r>
      <w:r w:rsidRPr="002D7DEE">
        <w:rPr>
          <w:i/>
          <w:iCs/>
        </w:rPr>
        <w:t xml:space="preserve">but </w:t>
      </w:r>
      <w:r w:rsidR="003D789C" w:rsidRPr="002D7DEE">
        <w:rPr>
          <w:i/>
          <w:iCs/>
        </w:rPr>
        <w:t>must be</w:t>
      </w:r>
      <w:r w:rsidRPr="002D7DEE">
        <w:rPr>
          <w:i/>
          <w:iCs/>
        </w:rPr>
        <w:t xml:space="preserve"> discoverable</w:t>
      </w:r>
      <w:r w:rsidRPr="00B77A92">
        <w:t xml:space="preserve"> in the on demand listing of active NAVWARNs.</w:t>
      </w:r>
    </w:p>
    <w:p w14:paraId="0F38DF0F" w14:textId="63665C1F" w:rsidR="00A13F5A" w:rsidRPr="00B77A92" w:rsidRDefault="00A13F5A" w:rsidP="00A13F5A">
      <w:pPr>
        <w:pStyle w:val="Heading3"/>
      </w:pPr>
      <w:bookmarkStart w:id="1232" w:name="_Toc188968617"/>
      <w:r w:rsidRPr="00B77A92">
        <w:t>Cancelled datasets</w:t>
      </w:r>
      <w:bookmarkEnd w:id="1232"/>
      <w:r w:rsidRPr="00B77A92">
        <w:t xml:space="preserve"> </w:t>
      </w:r>
    </w:p>
    <w:p w14:paraId="13D1FBB3" w14:textId="372E1732" w:rsidR="00A13F5A" w:rsidRPr="00B77A92" w:rsidRDefault="00A13F5A" w:rsidP="00B812CA">
      <w:pPr>
        <w:jc w:val="both"/>
      </w:pPr>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p>
    <w:p w14:paraId="79B1ACCF" w14:textId="35D1366A" w:rsidR="00A13F5A" w:rsidRPr="00B77A92" w:rsidRDefault="00A13F5A" w:rsidP="00A13F5A">
      <w:pPr>
        <w:pStyle w:val="Heading3"/>
      </w:pPr>
      <w:bookmarkStart w:id="1233" w:name="_Toc188968618"/>
      <w:r w:rsidRPr="00B77A92">
        <w:t xml:space="preserve">Portrayal of feature </w:t>
      </w:r>
      <w:del w:id="1234" w:author="Jonathan Pritchard" w:date="2025-03-11T14:57:00Z" w16du:dateUtc="2025-03-11T14:57:00Z">
        <w:r w:rsidRPr="00B77A92" w:rsidDel="00EF3E08">
          <w:delText>classes</w:delText>
        </w:r>
        <w:bookmarkEnd w:id="1233"/>
        <w:r w:rsidRPr="00B77A92" w:rsidDel="00EF3E08">
          <w:delText xml:space="preserve"> </w:delText>
        </w:r>
      </w:del>
      <w:ins w:id="1235" w:author="Jonathan Pritchard" w:date="2025-03-11T14:57:00Z" w16du:dateUtc="2025-03-11T14:57:00Z">
        <w:r w:rsidR="00EF3E08">
          <w:t>types</w:t>
        </w:r>
        <w:r w:rsidR="00EF3E08" w:rsidRPr="00B77A92">
          <w:t xml:space="preserve"> </w:t>
        </w:r>
      </w:ins>
    </w:p>
    <w:p w14:paraId="303F768A" w14:textId="6750E9E6"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w:t>
      </w:r>
      <w:del w:id="1236" w:author="Jonathan Pritchard" w:date="2025-03-10T12:24:00Z" w16du:dateUtc="2025-03-10T12:24:00Z">
        <w:r w:rsidRPr="00B77A92" w:rsidDel="004505B4">
          <w:delText xml:space="preserve"> </w:delText>
        </w:r>
        <w:r w:rsidR="003D789C" w:rsidDel="004505B4">
          <w:delText>x</w:delText>
        </w:r>
      </w:del>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237" w:name="_Toc188968619"/>
      <w:bookmarkStart w:id="1238" w:name="_Hlk188622011"/>
      <w:r w:rsidRPr="00B812CA">
        <w:lastRenderedPageBreak/>
        <w:t>Coverage</w:t>
      </w:r>
      <w:r w:rsidR="00795CE2" w:rsidRPr="00B812CA">
        <w:t>s</w:t>
      </w:r>
      <w:r w:rsidR="0082087D" w:rsidRPr="00B812CA">
        <w:t xml:space="preserve"> and Time Series</w:t>
      </w:r>
      <w:r w:rsidR="000B3A59">
        <w:t xml:space="preserve"> for Gridded Data (S-102, S-104 and S-111)</w:t>
      </w:r>
      <w:bookmarkEnd w:id="1237"/>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p>
    <w:p w14:paraId="58D5FB5F" w14:textId="0AF77E3A" w:rsidR="000B3A59" w:rsidRPr="00B812CA" w:rsidRDefault="000B3A59" w:rsidP="00B812CA">
      <w:pPr>
        <w:spacing w:after="120" w:line="240" w:lineRule="auto"/>
        <w:jc w:val="both"/>
      </w:pPr>
      <w:r w:rsidRPr="002D7DEE">
        <w:t xml:space="preserve">ECDIS must support </w:t>
      </w:r>
      <w:r w:rsidR="00D42BC9" w:rsidRPr="002D7DEE">
        <w:t>gridded data, DCF 2 and 3.</w:t>
      </w:r>
    </w:p>
    <w:p w14:paraId="2BED3CC9" w14:textId="589DDE65" w:rsidR="009F2195" w:rsidRPr="00B812CA" w:rsidRDefault="00677C3F" w:rsidP="00923F11">
      <w:pPr>
        <w:spacing w:after="120" w:line="240" w:lineRule="auto"/>
        <w:jc w:val="both"/>
      </w:pPr>
      <w:commentRangeStart w:id="1239"/>
      <w:r w:rsidRPr="00B812CA">
        <w:t xml:space="preserve">Gridded data will specify either continuous or discrete interpolation </w:t>
      </w:r>
      <w:r w:rsidR="000B3A59">
        <w:t xml:space="preserve">(no interpolation between points) </w:t>
      </w:r>
      <w:r w:rsidRPr="00B812CA">
        <w:t xml:space="preserve">between grid points. </w:t>
      </w:r>
      <w:commentRangeEnd w:id="1239"/>
      <w:r w:rsidR="004109B8">
        <w:rPr>
          <w:rStyle w:val="CommentReference"/>
        </w:rPr>
        <w:commentReference w:id="1239"/>
      </w:r>
      <w:r w:rsidRPr="00B812CA">
        <w:t>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DB7CFE">
      <w:pPr>
        <w:pStyle w:val="Heading2"/>
      </w:pPr>
      <w:bookmarkStart w:id="1240" w:name="_Toc178784432"/>
      <w:bookmarkStart w:id="1241" w:name="_Toc178784433"/>
      <w:bookmarkStart w:id="1242" w:name="_Toc178784434"/>
      <w:bookmarkStart w:id="1243" w:name="_Toc178784435"/>
      <w:bookmarkStart w:id="1244" w:name="_Toc178784436"/>
      <w:bookmarkStart w:id="1245" w:name="_Toc178784437"/>
      <w:bookmarkStart w:id="1246" w:name="_Toc178784438"/>
      <w:bookmarkStart w:id="1247" w:name="_Toc178784439"/>
      <w:bookmarkStart w:id="1248" w:name="_Toc178784440"/>
      <w:bookmarkStart w:id="1249" w:name="_Toc178784455"/>
      <w:bookmarkStart w:id="1250" w:name="_Toc178784456"/>
      <w:bookmarkStart w:id="1251" w:name="_Toc178784457"/>
      <w:bookmarkStart w:id="1252" w:name="_Toc178784458"/>
      <w:bookmarkStart w:id="1253" w:name="_Toc178784459"/>
      <w:bookmarkStart w:id="1254" w:name="_Toc178784460"/>
      <w:bookmarkStart w:id="1255" w:name="_Toc178784461"/>
      <w:bookmarkStart w:id="1256" w:name="_Toc178784462"/>
      <w:bookmarkStart w:id="1257" w:name="_Toc178784463"/>
      <w:bookmarkStart w:id="1258" w:name="_Toc178784464"/>
      <w:bookmarkStart w:id="1259" w:name="_Toc178784465"/>
      <w:bookmarkStart w:id="1260" w:name="_Toc178784466"/>
      <w:bookmarkStart w:id="1261" w:name="_Toc178784467"/>
      <w:bookmarkStart w:id="1262" w:name="_Toc178784468"/>
      <w:bookmarkStart w:id="1263" w:name="_Toc178784469"/>
      <w:bookmarkStart w:id="1264" w:name="_Toc98339923"/>
      <w:bookmarkStart w:id="1265" w:name="_Toc98340299"/>
      <w:bookmarkStart w:id="1266" w:name="_Toc99104668"/>
      <w:bookmarkStart w:id="1267" w:name="_Toc99105110"/>
      <w:bookmarkStart w:id="1268" w:name="_Toc188968620"/>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Pr="00B812CA">
        <w:t>Thinning</w:t>
      </w:r>
      <w:bookmarkEnd w:id="1268"/>
    </w:p>
    <w:bookmarkEnd w:id="1238"/>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1ADAF757"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ins w:id="1269" w:author="Jonathan Pritchard" w:date="2025-03-10T12:25:00Z" w16du:dateUtc="2025-03-10T12:25:00Z">
        <w:r w:rsidR="004505B4">
          <w:t>G</w:t>
        </w:r>
      </w:ins>
      <w:del w:id="1270" w:author="Jonathan Pritchard" w:date="2025-03-10T12:25:00Z" w16du:dateUtc="2025-03-10T12:25:00Z">
        <w:r w:rsidR="00D42BC9" w:rsidDel="004505B4">
          <w:delText>C</w:delText>
        </w:r>
      </w:del>
      <w:r w:rsidR="00E85AE1" w:rsidRPr="00B812CA">
        <w:t xml:space="preserve"> </w:t>
      </w:r>
      <w:r w:rsidRPr="00B812CA">
        <w:t>or other algorithms of their own devising.</w:t>
      </w:r>
    </w:p>
    <w:p w14:paraId="48C400F9" w14:textId="4A1F5210" w:rsidR="00335D32" w:rsidRPr="00EF3E08" w:rsidRDefault="00335D32" w:rsidP="001A67BD">
      <w:pPr>
        <w:spacing w:after="120" w:line="240" w:lineRule="auto"/>
        <w:jc w:val="both"/>
      </w:pPr>
      <w:r w:rsidRPr="00EF3E08">
        <w:rPr>
          <w:highlight w:val="yellow"/>
          <w:rPrChange w:id="1271" w:author="Jonathan Pritchard" w:date="2025-03-11T15:02:00Z" w16du:dateUtc="2025-03-11T15:02:00Z">
            <w:rPr/>
          </w:rPrChange>
        </w:rPr>
        <w:t xml:space="preserve">S-100 </w:t>
      </w:r>
      <w:ins w:id="1272" w:author="Jonathan Pritchard" w:date="2025-03-11T15:01:00Z" w16du:dateUtc="2025-03-11T15:01:00Z">
        <w:r w:rsidR="00EF3E08" w:rsidRPr="00EF3E08">
          <w:rPr>
            <w:highlight w:val="yellow"/>
            <w:rPrChange w:id="1273" w:author="Jonathan Pritchard" w:date="2025-03-11T15:02:00Z" w16du:dateUtc="2025-03-11T15:02:00Z">
              <w:rPr/>
            </w:rPrChange>
          </w:rPr>
          <w:t xml:space="preserve">uses </w:t>
        </w:r>
      </w:ins>
      <w:del w:id="1274" w:author="Jonathan Pritchard" w:date="2025-03-11T15:01:00Z" w16du:dateUtc="2025-03-11T15:01:00Z">
        <w:r w:rsidR="00010CEC" w:rsidRPr="00EF3E08" w:rsidDel="00EF3E08">
          <w:rPr>
            <w:highlight w:val="yellow"/>
            <w:rPrChange w:id="1275" w:author="Jonathan Pritchard" w:date="2025-03-11T15:02:00Z" w16du:dateUtc="2025-03-11T15:02:00Z">
              <w:rPr/>
            </w:rPrChange>
          </w:rPr>
          <w:delText>supports</w:delText>
        </w:r>
        <w:r w:rsidRPr="00EF3E08" w:rsidDel="00EF3E08">
          <w:rPr>
            <w:highlight w:val="yellow"/>
            <w:rPrChange w:id="1276" w:author="Jonathan Pritchard" w:date="2025-03-11T15:02:00Z" w16du:dateUtc="2025-03-11T15:02:00Z">
              <w:rPr/>
            </w:rPrChange>
          </w:rPr>
          <w:delText xml:space="preserve"> thinning via </w:delText>
        </w:r>
      </w:del>
      <w:r w:rsidRPr="00EF3E08">
        <w:rPr>
          <w:highlight w:val="yellow"/>
          <w:rPrChange w:id="1277" w:author="Jonathan Pritchard" w:date="2025-03-11T15:02:00Z" w16du:dateUtc="2025-03-11T15:02:00Z">
            <w:rPr/>
          </w:rPrChange>
        </w:rPr>
        <w:t>the common point rule</w:t>
      </w:r>
      <w:ins w:id="1278" w:author="Jonathan Pritchard" w:date="2025-03-11T15:01:00Z" w16du:dateUtc="2025-03-11T15:01:00Z">
        <w:r w:rsidR="00EF3E08" w:rsidRPr="00EF3E08">
          <w:rPr>
            <w:highlight w:val="yellow"/>
            <w:rPrChange w:id="1279" w:author="Jonathan Pritchard" w:date="2025-03-11T15:02:00Z" w16du:dateUtc="2025-03-11T15:02:00Z">
              <w:rPr/>
            </w:rPrChange>
          </w:rPr>
          <w:t xml:space="preserve"> when multiple grid points resolve to the same location and is used </w:t>
        </w:r>
      </w:ins>
      <w:ins w:id="1280" w:author="Jonathan Pritchard" w:date="2025-03-11T15:02:00Z" w16du:dateUtc="2025-03-11T15:02:00Z">
        <w:r w:rsidR="00EF3E08" w:rsidRPr="00EF3E08">
          <w:rPr>
            <w:highlight w:val="yellow"/>
            <w:rPrChange w:id="1281" w:author="Jonathan Pritchard" w:date="2025-03-11T15:02:00Z" w16du:dateUtc="2025-03-11T15:02:00Z">
              <w:rPr/>
            </w:rPrChange>
          </w:rPr>
          <w:t>within thinning algorithms</w:t>
        </w:r>
      </w:ins>
      <w:r w:rsidR="00D42BC9" w:rsidRPr="00EF3E08">
        <w:rPr>
          <w:highlight w:val="yellow"/>
          <w:rPrChange w:id="1282" w:author="Jonathan Pritchard" w:date="2025-03-11T15:02:00Z" w16du:dateUtc="2025-03-11T15:02:00Z">
            <w:rPr/>
          </w:rPrChange>
        </w:rPr>
        <w:t>.</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B7CFE">
      <w:pPr>
        <w:pStyle w:val="Heading2"/>
      </w:pPr>
      <w:bookmarkStart w:id="1283" w:name="_Ref49451543"/>
      <w:bookmarkStart w:id="1284" w:name="_Ref49451559"/>
      <w:bookmarkStart w:id="1285" w:name="_Toc188968621"/>
      <w:r w:rsidRPr="00B812CA">
        <w:t>Temporal variation</w:t>
      </w:r>
      <w:bookmarkEnd w:id="1283"/>
      <w:bookmarkEnd w:id="1284"/>
      <w:bookmarkEnd w:id="1285"/>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r w:rsidR="0036349A" w:rsidRPr="00E85AE1">
        <w:t>must be</w:t>
      </w:r>
      <w:r w:rsidR="0036349A" w:rsidRPr="00B812CA">
        <w:t xml:space="preserve"> </w:t>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286"/>
      <w:r w:rsidRPr="00B812CA">
        <w:t>should</w:t>
      </w:r>
      <w:r w:rsidR="008D4877" w:rsidRPr="00B812CA">
        <w:t xml:space="preserve"> </w:t>
      </w:r>
      <w:commentRangeEnd w:id="1286"/>
      <w:r w:rsidR="00EF0A31">
        <w:rPr>
          <w:rStyle w:val="CommentReference"/>
        </w:rPr>
        <w:commentReference w:id="1286"/>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70BEC009" w14:textId="77413F87" w:rsidR="00E00824" w:rsidRPr="00B812CA" w:rsidRDefault="00FD648E" w:rsidP="00D42BC9">
      <w:pPr>
        <w:pStyle w:val="Heading1"/>
      </w:pPr>
      <w:bookmarkStart w:id="1287" w:name="_Toc175130314"/>
      <w:bookmarkStart w:id="1288" w:name="_Toc178784472"/>
      <w:bookmarkStart w:id="1289" w:name="_Toc175130315"/>
      <w:bookmarkStart w:id="1290" w:name="_Toc178784473"/>
      <w:bookmarkStart w:id="1291" w:name="_Toc175130316"/>
      <w:bookmarkStart w:id="1292" w:name="_Toc178784474"/>
      <w:bookmarkStart w:id="1293" w:name="_Toc175130317"/>
      <w:bookmarkStart w:id="1294" w:name="_Toc178784475"/>
      <w:bookmarkStart w:id="1295" w:name="_Toc175130318"/>
      <w:bookmarkStart w:id="1296" w:name="_Toc178784476"/>
      <w:bookmarkStart w:id="1297" w:name="_Toc188968622"/>
      <w:bookmarkEnd w:id="1287"/>
      <w:bookmarkEnd w:id="1288"/>
      <w:bookmarkEnd w:id="1289"/>
      <w:bookmarkEnd w:id="1290"/>
      <w:bookmarkEnd w:id="1291"/>
      <w:bookmarkEnd w:id="1292"/>
      <w:bookmarkEnd w:id="1293"/>
      <w:bookmarkEnd w:id="1294"/>
      <w:bookmarkEnd w:id="1295"/>
      <w:bookmarkEnd w:id="1296"/>
      <w:r w:rsidRPr="00B77A92">
        <w:lastRenderedPageBreak/>
        <w:t>Colours</w:t>
      </w:r>
      <w:bookmarkStart w:id="1298" w:name="_Ref47571511"/>
      <w:bookmarkStart w:id="1299" w:name="_Ref47571525"/>
      <w:bookmarkStart w:id="1300" w:name="_Ref47571532"/>
      <w:bookmarkEnd w:id="1297"/>
    </w:p>
    <w:p w14:paraId="22B74343" w14:textId="19FA06AD" w:rsidR="00046CD2" w:rsidRPr="00B812CA" w:rsidRDefault="004B6C6C" w:rsidP="00DB7CFE">
      <w:pPr>
        <w:pStyle w:val="Heading2"/>
      </w:pPr>
      <w:bookmarkStart w:id="1301" w:name="_Toc188968623"/>
      <w:r w:rsidRPr="00B812CA">
        <w:t>C</w:t>
      </w:r>
      <w:r w:rsidR="00046CD2" w:rsidRPr="00B812CA">
        <w:t xml:space="preserve">olour </w:t>
      </w:r>
      <w:r w:rsidR="00F31F5D" w:rsidRPr="00B812CA">
        <w:t>palettes</w:t>
      </w:r>
      <w:bookmarkEnd w:id="1298"/>
      <w:bookmarkEnd w:id="1299"/>
      <w:bookmarkEnd w:id="1300"/>
      <w:r w:rsidRPr="00B812CA">
        <w:t xml:space="preserve"> implemented by the portrayal catalogue</w:t>
      </w:r>
      <w:bookmarkEnd w:id="1301"/>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302" w:name="_Toc38829558"/>
      <w:bookmarkStart w:id="1303" w:name="_Toc38830061"/>
      <w:bookmarkStart w:id="1304" w:name="_Toc38936224"/>
      <w:bookmarkEnd w:id="1302"/>
      <w:bookmarkEnd w:id="1303"/>
      <w:bookmarkEnd w:id="1304"/>
    </w:p>
    <w:p w14:paraId="583774C1" w14:textId="7C861526" w:rsidR="000A5F45" w:rsidRPr="00B812CA" w:rsidRDefault="007E2E86" w:rsidP="00BE68E8">
      <w:pPr>
        <w:pStyle w:val="Heading1"/>
      </w:pPr>
      <w:bookmarkStart w:id="1305" w:name="_Toc38829561"/>
      <w:bookmarkStart w:id="1306" w:name="_Toc38830064"/>
      <w:bookmarkStart w:id="1307" w:name="_Toc38936227"/>
      <w:bookmarkStart w:id="1308" w:name="_Toc40990418"/>
      <w:bookmarkStart w:id="1309" w:name="_Toc41235029"/>
      <w:bookmarkStart w:id="1310" w:name="_Toc41235073"/>
      <w:bookmarkStart w:id="1311" w:name="_Toc42694845"/>
      <w:bookmarkStart w:id="1312" w:name="_Toc42708806"/>
      <w:bookmarkStart w:id="1313" w:name="_Toc38829562"/>
      <w:bookmarkStart w:id="1314" w:name="_Toc38830065"/>
      <w:bookmarkStart w:id="1315" w:name="_Toc38936228"/>
      <w:bookmarkStart w:id="1316" w:name="_Toc40990419"/>
      <w:bookmarkStart w:id="1317" w:name="_Toc41235030"/>
      <w:bookmarkStart w:id="1318" w:name="_Toc41235074"/>
      <w:bookmarkStart w:id="1319" w:name="_Toc42694846"/>
      <w:bookmarkStart w:id="1320" w:name="_Toc42708807"/>
      <w:bookmarkStart w:id="1321" w:name="_Toc38829563"/>
      <w:bookmarkStart w:id="1322" w:name="_Toc38830066"/>
      <w:bookmarkStart w:id="1323" w:name="_Toc38936229"/>
      <w:bookmarkStart w:id="1324" w:name="_Toc40990420"/>
      <w:bookmarkStart w:id="1325" w:name="_Toc41235031"/>
      <w:bookmarkStart w:id="1326" w:name="_Toc41235075"/>
      <w:bookmarkStart w:id="1327" w:name="_Toc42694847"/>
      <w:bookmarkStart w:id="1328" w:name="_Toc42708808"/>
      <w:bookmarkStart w:id="1329" w:name="_Toc38829564"/>
      <w:bookmarkStart w:id="1330" w:name="_Toc38830067"/>
      <w:bookmarkStart w:id="1331" w:name="_Toc38936230"/>
      <w:bookmarkStart w:id="1332" w:name="_Toc40990421"/>
      <w:bookmarkStart w:id="1333" w:name="_Toc41235032"/>
      <w:bookmarkStart w:id="1334" w:name="_Toc41235076"/>
      <w:bookmarkStart w:id="1335" w:name="_Toc42694848"/>
      <w:bookmarkStart w:id="1336" w:name="_Toc42708809"/>
      <w:bookmarkStart w:id="1337" w:name="_Toc38829565"/>
      <w:bookmarkStart w:id="1338" w:name="_Toc38830068"/>
      <w:bookmarkStart w:id="1339" w:name="_Toc38936231"/>
      <w:bookmarkStart w:id="1340" w:name="_Toc40990422"/>
      <w:bookmarkStart w:id="1341" w:name="_Toc41235033"/>
      <w:bookmarkStart w:id="1342" w:name="_Toc41235077"/>
      <w:bookmarkStart w:id="1343" w:name="_Toc42694849"/>
      <w:bookmarkStart w:id="1344" w:name="_Toc42708810"/>
      <w:bookmarkStart w:id="1345" w:name="_Ref47470424"/>
      <w:bookmarkStart w:id="1346" w:name="_Toc18896862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ins w:id="1347" w:author="Jonathan Pritchard" w:date="2025-03-12T07:31:00Z" w16du:dateUtc="2025-03-12T07:31:00Z">
        <w:r>
          <w:t>DISCUSS</w:t>
        </w:r>
        <w:r>
          <w:tab/>
        </w:r>
      </w:ins>
      <w:r w:rsidR="00843133" w:rsidRPr="00B812CA">
        <w:t>Cursor Pick Reports and Displays in Interface Panels</w:t>
      </w:r>
      <w:bookmarkEnd w:id="1345"/>
      <w:bookmarkEnd w:id="1346"/>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DB7CFE">
      <w:pPr>
        <w:pStyle w:val="Heading2"/>
      </w:pPr>
      <w:bookmarkStart w:id="1348" w:name="_Toc188968625"/>
      <w:r w:rsidRPr="00B77A92">
        <w:t>Curso</w:t>
      </w:r>
      <w:r w:rsidR="00AB7E34" w:rsidRPr="00B77A92">
        <w:t>r pick r</w:t>
      </w:r>
      <w:r w:rsidRPr="00B77A92">
        <w:t>ules</w:t>
      </w:r>
      <w:bookmarkEnd w:id="1348"/>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3B4EE9FB"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r w:rsidR="00453DD3">
        <w:t xml:space="preserve"> – user language preferences are described in clause</w:t>
      </w:r>
      <w:r w:rsidR="00F12027">
        <w:t xml:space="preserve"> </w:t>
      </w:r>
      <w:r w:rsidR="00F12027">
        <w:fldChar w:fldCharType="begin"/>
      </w:r>
      <w:r w:rsidR="00F12027">
        <w:instrText xml:space="preserve"> REF _Ref189057755 \r \h </w:instrText>
      </w:r>
      <w:r w:rsidR="00F12027">
        <w:fldChar w:fldCharType="separate"/>
      </w:r>
      <w:r w:rsidR="00F12027">
        <w:t>10.3</w:t>
      </w:r>
      <w:r w:rsidR="00F12027">
        <w:fldChar w:fldCharType="end"/>
      </w:r>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proofErr w:type="spellStart"/>
      <w:r w:rsidRPr="00E85AE1">
        <w:rPr>
          <w:i/>
          <w:iCs/>
        </w:rPr>
        <w:t>featureName</w:t>
      </w:r>
      <w:proofErr w:type="spellEnd"/>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D343CC">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58EC9737"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w:t>
      </w:r>
      <w:ins w:id="1349" w:author="Jonathan Pritchard" w:date="2025-03-11T15:04:00Z" w16du:dateUtc="2025-03-11T15:04:00Z">
        <w:r w:rsidR="00EF3E08">
          <w:t xml:space="preserve">feature catalogue </w:t>
        </w:r>
      </w:ins>
      <w:r w:rsidRPr="00B812CA">
        <w:t>visibility</w:t>
      </w:r>
      <w:r w:rsidR="00D42BC9">
        <w:t xml:space="preserve"> </w:t>
      </w:r>
      <w:r w:rsidRPr="00B812CA">
        <w:t>must not be included.</w:t>
      </w:r>
      <w:ins w:id="1350" w:author="Jonathan Pritchard" w:date="2025-03-11T15:04:00Z" w16du:dateUtc="2025-03-11T15:04:00Z">
        <w:r w:rsidR="00EF3E08">
          <w:t xml:space="preserve"> If visibility is not defined then it must be assumed to be public.</w:t>
        </w:r>
      </w:ins>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DB7CFE">
      <w:pPr>
        <w:pStyle w:val="Heading2"/>
      </w:pPr>
      <w:bookmarkStart w:id="1351" w:name="_Toc188968626"/>
      <w:r w:rsidRPr="00DE19F5">
        <w:t>Abbreviations</w:t>
      </w:r>
      <w:bookmarkEnd w:id="1351"/>
      <w:r w:rsidRPr="00DE19F5">
        <w:t xml:space="preserve"> </w:t>
      </w:r>
    </w:p>
    <w:p w14:paraId="58F68415" w14:textId="77777777" w:rsidR="00CF32A4" w:rsidRPr="00DE19F5" w:rsidRDefault="00CF32A4" w:rsidP="00CF32A4">
      <w:pPr>
        <w:pStyle w:val="Heading3"/>
      </w:pPr>
      <w:bookmarkStart w:id="1352" w:name="_Toc188968627"/>
      <w:r w:rsidRPr="00DE19F5">
        <w:t>Text abbreviations [Informative]</w:t>
      </w:r>
      <w:bookmarkEnd w:id="1352"/>
    </w:p>
    <w:p w14:paraId="04360DD9" w14:textId="5D731461" w:rsidR="00CF32A4" w:rsidRPr="00DE19F5" w:rsidRDefault="00CF32A4" w:rsidP="00CF32A4">
      <w:pPr>
        <w:spacing w:after="120" w:line="240" w:lineRule="auto"/>
        <w:jc w:val="both"/>
      </w:pPr>
      <w:r w:rsidRPr="00DE19F5">
        <w:t xml:space="preserve">The abbreviations in </w:t>
      </w:r>
      <w:r w:rsidR="00F12027">
        <w:t>Table 5</w:t>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D343CC">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D343CC">
            <w:pPr>
              <w:jc w:val="center"/>
              <w:rPr>
                <w:b/>
                <w:bCs/>
              </w:rPr>
            </w:pPr>
            <w:r w:rsidRPr="00DE19F5">
              <w:rPr>
                <w:b/>
                <w:bCs/>
              </w:rPr>
              <w:t>Abbreviations</w:t>
            </w:r>
          </w:p>
        </w:tc>
      </w:tr>
      <w:tr w:rsidR="00CF32A4" w:rsidRPr="00B77A92" w14:paraId="44C98555" w14:textId="77777777" w:rsidTr="00D343CC">
        <w:trPr>
          <w:cantSplit/>
          <w:tblHeader/>
          <w:jc w:val="center"/>
        </w:trPr>
        <w:tc>
          <w:tcPr>
            <w:tcW w:w="3595" w:type="dxa"/>
            <w:shd w:val="clear" w:color="auto" w:fill="D9D9D9" w:themeFill="background1" w:themeFillShade="D9"/>
          </w:tcPr>
          <w:p w14:paraId="4D7D7D8D" w14:textId="77777777" w:rsidR="00CF32A4" w:rsidRPr="00DE19F5" w:rsidRDefault="00CF32A4" w:rsidP="00D343CC">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D343CC">
            <w:pPr>
              <w:rPr>
                <w:b/>
                <w:bCs/>
              </w:rPr>
            </w:pPr>
            <w:r w:rsidRPr="00DE19F5">
              <w:rPr>
                <w:b/>
                <w:bCs/>
              </w:rPr>
              <w:t>Suffixes</w:t>
            </w:r>
          </w:p>
        </w:tc>
      </w:tr>
      <w:tr w:rsidR="00CF32A4" w:rsidRPr="00B77A92" w14:paraId="11375AC0" w14:textId="77777777" w:rsidTr="00D343CC">
        <w:trPr>
          <w:cantSplit/>
          <w:jc w:val="center"/>
        </w:trPr>
        <w:tc>
          <w:tcPr>
            <w:tcW w:w="3595" w:type="dxa"/>
          </w:tcPr>
          <w:p w14:paraId="020CF330" w14:textId="77777777" w:rsidR="00CF32A4" w:rsidRPr="00DE19F5" w:rsidRDefault="00CF32A4" w:rsidP="00D343CC">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D343CC">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D343CC">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D343CC">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D343CC">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D343CC">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D343CC">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D343CC">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D343CC">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D343CC">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D343CC">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D343CC">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D343CC">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D343CC">
            <w:pPr>
              <w:keepNext/>
            </w:pPr>
            <w:proofErr w:type="spellStart"/>
            <w:r w:rsidRPr="00F01EC1">
              <w:t>deg</w:t>
            </w:r>
            <w:proofErr w:type="spellEnd"/>
            <w:r w:rsidRPr="00F01EC1">
              <w:tab/>
              <w:t>= degrees</w:t>
            </w:r>
          </w:p>
        </w:tc>
      </w:tr>
    </w:tbl>
    <w:p w14:paraId="13A12AEE" w14:textId="450D4E0F" w:rsidR="00CF32A4" w:rsidRPr="00450770" w:rsidRDefault="00CF32A4" w:rsidP="00CF32A4">
      <w:pPr>
        <w:pStyle w:val="Caption"/>
        <w:spacing w:after="120" w:line="240" w:lineRule="auto"/>
        <w:jc w:val="center"/>
      </w:pPr>
      <w:r w:rsidRPr="00B77A92">
        <w:t xml:space="preserve">Table </w:t>
      </w:r>
      <w:ins w:id="1353" w:author="Jonathan Pritchard" w:date="2025-03-07T16:40:00Z" w16du:dateUtc="2025-03-07T16:40:00Z">
        <w:r w:rsidR="00C56536">
          <w:fldChar w:fldCharType="begin"/>
        </w:r>
        <w:r w:rsidR="00C56536">
          <w:instrText xml:space="preserve"> SEQ Table \* ARABIC </w:instrText>
        </w:r>
      </w:ins>
      <w:r w:rsidR="00C56536">
        <w:fldChar w:fldCharType="separate"/>
      </w:r>
      <w:ins w:id="1354" w:author="Jonathan Pritchard" w:date="2025-03-07T16:40:00Z" w16du:dateUtc="2025-03-07T16:40:00Z">
        <w:r w:rsidR="00C56536">
          <w:rPr>
            <w:noProof/>
          </w:rPr>
          <w:t>5</w:t>
        </w:r>
        <w:r w:rsidR="00C56536">
          <w:fldChar w:fldCharType="end"/>
        </w:r>
      </w:ins>
      <w:del w:id="135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5</w:delText>
        </w:r>
        <w:r w:rsidR="0045426C" w:rsidDel="00C56536">
          <w:fldChar w:fldCharType="end"/>
        </w:r>
      </w:del>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356" w:name="_Toc178784481"/>
      <w:bookmarkStart w:id="1357" w:name="_Toc178784482"/>
      <w:bookmarkStart w:id="1358" w:name="_Toc178784483"/>
      <w:bookmarkStart w:id="1359" w:name="_Toc188968628"/>
      <w:bookmarkEnd w:id="1356"/>
      <w:bookmarkEnd w:id="1357"/>
      <w:bookmarkEnd w:id="1358"/>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359"/>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2BE7CDF0" w:rsidR="00427676" w:rsidRPr="00EA3A73" w:rsidRDefault="00427676" w:rsidP="00DB7CFE">
      <w:pPr>
        <w:pStyle w:val="Heading2"/>
      </w:pPr>
      <w:bookmarkStart w:id="1360" w:name="_Toc188968629"/>
      <w:del w:id="1361" w:author="Jonathan Pritchard" w:date="2025-03-11T15:02:00Z" w16du:dateUtc="2025-03-11T15:02:00Z">
        <w:r w:rsidRPr="00EA3A73" w:rsidDel="00EF3E08">
          <w:delText>Visibility of feature attributes</w:delText>
        </w:r>
      </w:del>
      <w:ins w:id="1362" w:author="Jonathan Pritchard" w:date="2025-03-11T15:02:00Z" w16du:dateUtc="2025-03-11T15:02:00Z">
        <w:r w:rsidR="00EF3E08">
          <w:t>Pick report organisation</w:t>
        </w:r>
      </w:ins>
      <w:r w:rsidRPr="00EA3A73">
        <w:t>.</w:t>
      </w:r>
      <w:bookmarkEnd w:id="1360"/>
    </w:p>
    <w:p w14:paraId="1CDFCB69" w14:textId="226E43C3" w:rsidR="007C15E6" w:rsidRPr="00B77A92" w:rsidRDefault="007C15E6" w:rsidP="00E673D5">
      <w:pPr>
        <w:pStyle w:val="Heading3"/>
      </w:pPr>
      <w:bookmarkStart w:id="1363" w:name="_Toc178784486"/>
      <w:bookmarkStart w:id="1364" w:name="_Toc188968630"/>
      <w:bookmarkEnd w:id="1363"/>
      <w:r w:rsidRPr="00B77A92">
        <w:t xml:space="preserve">Sorting </w:t>
      </w:r>
      <w:r w:rsidR="009674CE" w:rsidRPr="00B77A92">
        <w:t>o</w:t>
      </w:r>
      <w:r w:rsidR="00EE7A2C" w:rsidRPr="00B77A92">
        <w:t>rder</w:t>
      </w:r>
      <w:r w:rsidR="009674CE" w:rsidRPr="00B77A92">
        <w:t xml:space="preserve"> of results</w:t>
      </w:r>
      <w:bookmarkEnd w:id="1364"/>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r w:rsidRPr="00EF3E08">
        <w:rPr>
          <w:rFonts w:cs="Arial"/>
          <w:highlight w:val="yellow"/>
          <w:shd w:val="clear" w:color="auto" w:fill="FFFFFF"/>
          <w:rPrChange w:id="1365" w:author="Jonathan Pritchard" w:date="2025-03-11T15:03:00Z" w16du:dateUtc="2025-03-11T15:03:00Z">
            <w:rPr>
              <w:rFonts w:cs="Arial"/>
              <w:shd w:val="clear" w:color="auto" w:fill="FFFFFF"/>
            </w:rPr>
          </w:rPrChange>
        </w:rPr>
        <w:t>The order of features must correspond to the drawing order</w:t>
      </w:r>
      <w:r w:rsidRPr="00B77A92">
        <w:rPr>
          <w:rFonts w:cs="Arial"/>
          <w:shd w:val="clear" w:color="auto" w:fill="FFFFFF"/>
        </w:rPr>
        <w:t xml:space="preserve">.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p>
    <w:p w14:paraId="063D9ECD" w14:textId="3AFFEDDC" w:rsidR="007C15E6" w:rsidRPr="00B77A92" w:rsidRDefault="007C15E6" w:rsidP="00E673D5">
      <w:pPr>
        <w:pStyle w:val="Heading3"/>
      </w:pPr>
      <w:bookmarkStart w:id="1366" w:name="_Toc178784488"/>
      <w:bookmarkStart w:id="1367" w:name="_Ref47277288"/>
      <w:bookmarkStart w:id="1368" w:name="_Ref47298226"/>
      <w:bookmarkStart w:id="1369" w:name="_Toc188968631"/>
      <w:bookmarkEnd w:id="1366"/>
      <w:r w:rsidRPr="00B77A92">
        <w:t xml:space="preserve">Hover-over </w:t>
      </w:r>
      <w:r w:rsidR="009674CE" w:rsidRPr="00B77A92">
        <w:t>f</w:t>
      </w:r>
      <w:r w:rsidRPr="00B77A92">
        <w:t>unction</w:t>
      </w:r>
      <w:bookmarkEnd w:id="1367"/>
      <w:bookmarkEnd w:id="1368"/>
      <w:bookmarkEnd w:id="1369"/>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DB7CFE">
      <w:pPr>
        <w:pStyle w:val="Heading2"/>
      </w:pPr>
      <w:bookmarkStart w:id="1370" w:name="_Toc188968632"/>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bookmarkEnd w:id="1370"/>
    </w:p>
    <w:p w14:paraId="2973D070" w14:textId="36649122" w:rsidR="009E353B"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330CFADB" w14:textId="4751CABD" w:rsidR="009E353B" w:rsidRDefault="009E353B" w:rsidP="009E353B">
      <w:pPr>
        <w:spacing w:after="120" w:line="240" w:lineRule="auto"/>
        <w:jc w:val="both"/>
      </w:pPr>
      <w:r>
        <w:t>Table 6 s</w:t>
      </w:r>
      <w:r w:rsidRPr="00B77A92">
        <w:t xml:space="preserve">hows the </w:t>
      </w:r>
      <w:r>
        <w:t>layout</w:t>
      </w:r>
      <w:r w:rsidRPr="00B77A92">
        <w:t xml:space="preserve"> that must be used for displaying the values, encoded in the </w:t>
      </w:r>
      <w:r w:rsidRPr="00B77A92">
        <w:rPr>
          <w:b/>
          <w:bCs/>
        </w:rPr>
        <w:t>Tidal Stream Panel Data</w:t>
      </w:r>
      <w:r w:rsidRPr="00B77A92">
        <w:t xml:space="preserve"> S-101 feature.</w:t>
      </w:r>
    </w:p>
    <w:p w14:paraId="703B0448" w14:textId="576196E0" w:rsidR="009E353B" w:rsidRPr="009E353B" w:rsidRDefault="009E353B" w:rsidP="009E353B">
      <w:pPr>
        <w:spacing w:after="120" w:line="240" w:lineRule="auto"/>
        <w:jc w:val="both"/>
      </w:pPr>
      <w:r w:rsidRPr="009E353B">
        <w:t>M</w:t>
      </w:r>
      <w:r w:rsidR="006162E4" w:rsidRPr="009E353B">
        <w:t xml:space="preserve">ultiple instances of </w:t>
      </w:r>
      <w:r>
        <w:rPr>
          <w:b/>
          <w:bCs/>
        </w:rPr>
        <w:t>T</w:t>
      </w:r>
      <w:r w:rsidRPr="00B77A92">
        <w:rPr>
          <w:b/>
          <w:bCs/>
        </w:rPr>
        <w:t>idal Stream Panel Data</w:t>
      </w:r>
      <w:r w:rsidRPr="00B77A92">
        <w:t xml:space="preserve"> </w:t>
      </w:r>
      <w:r>
        <w:t>features</w:t>
      </w:r>
      <w:r w:rsidRPr="009E353B">
        <w:t xml:space="preserve"> must be shown as separate tables</w:t>
      </w:r>
    </w:p>
    <w:p w14:paraId="26CE0824" w14:textId="3AEA2A9B" w:rsidR="009E353B" w:rsidRDefault="009E353B" w:rsidP="00764DCF">
      <w:pPr>
        <w:spacing w:after="120" w:line="240" w:lineRule="auto"/>
        <w:jc w:val="both"/>
      </w:pPr>
      <w:bookmarkStart w:id="1371" w:name="_Ref46758820"/>
      <w:r>
        <w:t>The table</w:t>
      </w:r>
      <w:r w:rsidR="00764DCF" w:rsidRPr="00B77A92">
        <w:fldChar w:fldCharType="begin"/>
      </w:r>
      <w:r w:rsidR="00764DCF" w:rsidRPr="00B77A92">
        <w:instrText xml:space="preserve"> REF _Ref46758217 \h  \* MERGEFORMAT </w:instrText>
      </w:r>
      <w:r w:rsidR="00764DCF" w:rsidRPr="00B77A92">
        <w:fldChar w:fldCharType="end"/>
      </w:r>
      <w:r w:rsidR="00764DCF" w:rsidRPr="00B77A92">
        <w:t xml:space="preserve"> shows how a </w:t>
      </w:r>
      <w:r w:rsidR="00764DCF" w:rsidRPr="00B77A92">
        <w:rPr>
          <w:b/>
        </w:rPr>
        <w:t>Tidal Stream Panel Data</w:t>
      </w:r>
      <w:r w:rsidR="00764DCF" w:rsidRPr="00B77A92">
        <w:t xml:space="preserve"> feature and its attributes are used in the ECDIS display. Complex attributes are in </w:t>
      </w:r>
      <w:r w:rsidR="00764DCF" w:rsidRPr="00A94BB4">
        <w:rPr>
          <w:highlight w:val="yellow"/>
          <w:rPrChange w:id="1372" w:author="Jonathan Pritchard" w:date="2025-03-07T16:49:00Z" w16du:dateUtc="2025-03-07T16:49:00Z">
            <w:rPr/>
          </w:rPrChange>
        </w:rPr>
        <w:t>italics and encoded values are in blue text.</w:t>
      </w:r>
    </w:p>
    <w:p w14:paraId="7452ACC3" w14:textId="77777777" w:rsidR="00764DCF" w:rsidRDefault="00764DCF" w:rsidP="00764DCF"/>
    <w:tbl>
      <w:tblPr>
        <w:tblW w:w="7880" w:type="dxa"/>
        <w:jc w:val="center"/>
        <w:tblLook w:val="04A0" w:firstRow="1" w:lastRow="0" w:firstColumn="1" w:lastColumn="0" w:noHBand="0" w:noVBand="1"/>
      </w:tblPr>
      <w:tblGrid>
        <w:gridCol w:w="1295"/>
        <w:gridCol w:w="784"/>
        <w:gridCol w:w="2409"/>
        <w:gridCol w:w="1660"/>
        <w:gridCol w:w="1732"/>
      </w:tblGrid>
      <w:tr w:rsidR="00764DCF" w:rsidRPr="00764DCF" w14:paraId="01BAD199" w14:textId="77777777" w:rsidTr="002D7DEE">
        <w:trPr>
          <w:trHeight w:val="292"/>
          <w:jc w:val="center"/>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295A214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p>
        </w:tc>
      </w:tr>
      <w:tr w:rsidR="00764DCF" w:rsidRPr="00764DCF" w14:paraId="71A87E53" w14:textId="77777777" w:rsidTr="002D7DEE">
        <w:trPr>
          <w:trHeight w:val="652"/>
          <w:jc w:val="center"/>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
          <w:p w14:paraId="77078E4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p w14:paraId="77EA46BB" w14:textId="77777777" w:rsidR="00764DCF" w:rsidRPr="00764DCF" w:rsidRDefault="00764DCF" w:rsidP="00764DCF">
            <w:pPr>
              <w:spacing w:after="0" w:line="240" w:lineRule="auto"/>
              <w:jc w:val="center"/>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p>
        </w:tc>
      </w:tr>
      <w:tr w:rsidR="00764DCF" w:rsidRPr="00764DCF" w14:paraId="0FDEFEF3" w14:textId="77777777" w:rsidTr="002D7DEE">
        <w:trPr>
          <w:trHeight w:val="292"/>
          <w:jc w:val="center"/>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p w14:paraId="680322D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p w14:paraId="5B5DB4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Hours</w:t>
            </w:r>
          </w:p>
        </w:tc>
        <w:tc>
          <w:tcPr>
            <w:tcW w:w="2409" w:type="dxa"/>
            <w:tcBorders>
              <w:top w:val="nil"/>
              <w:left w:val="nil"/>
              <w:bottom w:val="single" w:sz="4" w:space="0" w:color="auto"/>
              <w:right w:val="single" w:sz="4" w:space="0" w:color="auto"/>
            </w:tcBorders>
            <w:shd w:val="clear" w:color="auto" w:fill="auto"/>
            <w:noWrap/>
            <w:vAlign w:val="bottom"/>
            <w:hideMark/>
          </w:tcPr>
          <w:p w14:paraId="34DFBD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Direction of Stream</w:t>
            </w:r>
          </w:p>
        </w:tc>
        <w:tc>
          <w:tcPr>
            <w:tcW w:w="1660" w:type="dxa"/>
            <w:tcBorders>
              <w:top w:val="nil"/>
              <w:left w:val="nil"/>
              <w:bottom w:val="single" w:sz="4" w:space="0" w:color="auto"/>
              <w:right w:val="single" w:sz="4" w:space="0" w:color="auto"/>
            </w:tcBorders>
            <w:shd w:val="clear" w:color="auto" w:fill="auto"/>
            <w:noWrap/>
            <w:vAlign w:val="bottom"/>
            <w:hideMark/>
          </w:tcPr>
          <w:p w14:paraId="067A588D"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Rates (knots)</w:t>
            </w:r>
          </w:p>
        </w:tc>
        <w:tc>
          <w:tcPr>
            <w:tcW w:w="1732" w:type="dxa"/>
            <w:tcBorders>
              <w:top w:val="nil"/>
              <w:left w:val="nil"/>
              <w:bottom w:val="single" w:sz="4" w:space="0" w:color="auto"/>
              <w:right w:val="single" w:sz="8" w:space="0" w:color="auto"/>
            </w:tcBorders>
            <w:shd w:val="clear" w:color="auto" w:fill="auto"/>
            <w:noWrap/>
            <w:vAlign w:val="bottom"/>
            <w:hideMark/>
          </w:tcPr>
          <w:p w14:paraId="1EA3E04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Stream Depth</w:t>
            </w:r>
          </w:p>
        </w:tc>
      </w:tr>
      <w:tr w:rsidR="00764DCF" w:rsidRPr="00764DCF" w14:paraId="7852D238" w14:textId="77777777" w:rsidTr="002D7DEE">
        <w:trPr>
          <w:trHeight w:val="292"/>
          <w:jc w:val="center"/>
        </w:trPr>
        <w:tc>
          <w:tcPr>
            <w:tcW w:w="1295" w:type="dxa"/>
            <w:vMerge/>
            <w:tcBorders>
              <w:top w:val="single" w:sz="4" w:space="0" w:color="auto"/>
              <w:left w:val="single" w:sz="8" w:space="0" w:color="auto"/>
              <w:bottom w:val="single" w:sz="4" w:space="0" w:color="000000"/>
              <w:right w:val="nil"/>
            </w:tcBorders>
            <w:vAlign w:val="center"/>
            <w:hideMark/>
          </w:tcPr>
          <w:p w14:paraId="78E761E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
          <w:p w14:paraId="5FA2D80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
          <w:p w14:paraId="05460539"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(degrees)</w:t>
            </w:r>
          </w:p>
        </w:tc>
        <w:tc>
          <w:tcPr>
            <w:tcW w:w="1660" w:type="dxa"/>
            <w:tcBorders>
              <w:top w:val="nil"/>
              <w:left w:val="nil"/>
              <w:bottom w:val="single" w:sz="4" w:space="0" w:color="auto"/>
              <w:right w:val="single" w:sz="4" w:space="0" w:color="auto"/>
            </w:tcBorders>
            <w:shd w:val="clear" w:color="auto" w:fill="auto"/>
            <w:noWrap/>
            <w:vAlign w:val="bottom"/>
            <w:hideMark/>
          </w:tcPr>
          <w:p w14:paraId="6A43012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springs</w:t>
            </w:r>
          </w:p>
        </w:tc>
        <w:tc>
          <w:tcPr>
            <w:tcW w:w="1732" w:type="dxa"/>
            <w:tcBorders>
              <w:top w:val="nil"/>
              <w:left w:val="nil"/>
              <w:bottom w:val="single" w:sz="4" w:space="0" w:color="auto"/>
              <w:right w:val="single" w:sz="8" w:space="0" w:color="auto"/>
            </w:tcBorders>
            <w:shd w:val="clear" w:color="auto" w:fill="auto"/>
            <w:noWrap/>
            <w:vAlign w:val="bottom"/>
            <w:hideMark/>
          </w:tcPr>
          <w:p w14:paraId="2790C7EF" w14:textId="77777777" w:rsidR="00764DCF" w:rsidRPr="00764DCF" w:rsidRDefault="00764DCF" w:rsidP="00764DCF">
            <w:pPr>
              <w:spacing w:after="0" w:line="240" w:lineRule="auto"/>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metres</w:t>
            </w:r>
          </w:p>
        </w:tc>
      </w:tr>
      <w:tr w:rsidR="00764DCF" w:rsidRPr="00764DCF" w14:paraId="0A22F429" w14:textId="77777777" w:rsidTr="002D7DEE">
        <w:trPr>
          <w:trHeight w:val="292"/>
          <w:jc w:val="center"/>
        </w:trPr>
        <w:tc>
          <w:tcPr>
            <w:tcW w:w="1295" w:type="dxa"/>
            <w:vMerge w:val="restart"/>
            <w:tcBorders>
              <w:top w:val="nil"/>
              <w:left w:val="single" w:sz="8" w:space="0" w:color="auto"/>
              <w:bottom w:val="single" w:sz="4" w:space="0" w:color="auto"/>
              <w:right w:val="nil"/>
            </w:tcBorders>
            <w:shd w:val="clear" w:color="auto" w:fill="auto"/>
            <w:noWrap/>
            <w:vAlign w:val="center"/>
            <w:hideMark/>
          </w:tcPr>
          <w:p w14:paraId="1C57A99A"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Before</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A124B24"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4" w:space="0" w:color="auto"/>
              <w:right w:val="single" w:sz="4" w:space="0" w:color="auto"/>
            </w:tcBorders>
            <w:shd w:val="clear" w:color="auto" w:fill="auto"/>
            <w:noWrap/>
            <w:vAlign w:val="bottom"/>
            <w:hideMark/>
          </w:tcPr>
          <w:p w14:paraId="5AD987E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663EC0D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78ECD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7DEAE3D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79FD8CA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0F08DE20"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623E18D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4ABD5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654E0A3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2930CF6C"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7342D6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7BF01DD"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25B76AA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882792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06FB99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6F821BE"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09220B9"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10FE45C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5C7C4B4"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BD1E5F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E6FED8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AA26A2A"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38335DBA"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59F6B0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6FD9F02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16DF686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13B61077"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5ACA5E9" w14:textId="77777777" w:rsidTr="002D7DEE">
        <w:trPr>
          <w:trHeight w:val="292"/>
          <w:jc w:val="center"/>
        </w:trPr>
        <w:tc>
          <w:tcPr>
            <w:tcW w:w="1295" w:type="dxa"/>
            <w:vMerge/>
            <w:tcBorders>
              <w:top w:val="nil"/>
              <w:left w:val="single" w:sz="8" w:space="0" w:color="auto"/>
              <w:bottom w:val="single" w:sz="4" w:space="0" w:color="auto"/>
              <w:right w:val="nil"/>
            </w:tcBorders>
            <w:vAlign w:val="center"/>
            <w:hideMark/>
          </w:tcPr>
          <w:p w14:paraId="53CFAB4B"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0EB3483"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A4A5E6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213927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3E5E5C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14D0EBC" w14:textId="77777777" w:rsidTr="002D7DEE">
        <w:trPr>
          <w:trHeight w:val="292"/>
          <w:jc w:val="center"/>
        </w:trPr>
        <w:tc>
          <w:tcPr>
            <w:tcW w:w="1295" w:type="dxa"/>
            <w:tcBorders>
              <w:top w:val="nil"/>
              <w:left w:val="single" w:sz="8" w:space="0" w:color="auto"/>
              <w:bottom w:val="single" w:sz="4" w:space="0" w:color="auto"/>
              <w:right w:val="nil"/>
            </w:tcBorders>
            <w:shd w:val="clear" w:color="auto" w:fill="auto"/>
            <w:noWrap/>
            <w:vAlign w:val="bottom"/>
            <w:hideMark/>
          </w:tcPr>
          <w:p w14:paraId="3B65B25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high water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7776D26"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0</w:t>
            </w:r>
          </w:p>
        </w:tc>
        <w:tc>
          <w:tcPr>
            <w:tcW w:w="2409" w:type="dxa"/>
            <w:tcBorders>
              <w:top w:val="nil"/>
              <w:left w:val="nil"/>
              <w:bottom w:val="single" w:sz="4" w:space="0" w:color="auto"/>
              <w:right w:val="single" w:sz="4" w:space="0" w:color="auto"/>
            </w:tcBorders>
            <w:shd w:val="clear" w:color="auto" w:fill="auto"/>
            <w:noWrap/>
            <w:vAlign w:val="bottom"/>
            <w:hideMark/>
          </w:tcPr>
          <w:p w14:paraId="4BA337D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4FA17E81"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017F0770"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9BA5CA0" w14:textId="77777777" w:rsidTr="002D7DEE">
        <w:trPr>
          <w:trHeight w:val="292"/>
          <w:jc w:val="center"/>
        </w:trPr>
        <w:tc>
          <w:tcPr>
            <w:tcW w:w="1295" w:type="dxa"/>
            <w:vMerge w:val="restart"/>
            <w:tcBorders>
              <w:top w:val="nil"/>
              <w:left w:val="single" w:sz="8" w:space="0" w:color="auto"/>
              <w:bottom w:val="single" w:sz="8" w:space="0" w:color="000000"/>
              <w:right w:val="nil"/>
            </w:tcBorders>
            <w:shd w:val="clear" w:color="auto" w:fill="auto"/>
            <w:noWrap/>
            <w:vAlign w:val="center"/>
            <w:hideMark/>
          </w:tcPr>
          <w:p w14:paraId="043AFADF" w14:textId="77777777" w:rsidR="00764DCF" w:rsidRPr="00764DCF" w:rsidRDefault="00764DCF" w:rsidP="00764DCF">
            <w:pPr>
              <w:spacing w:after="0" w:line="240" w:lineRule="auto"/>
              <w:jc w:val="center"/>
              <w:rPr>
                <w:rFonts w:ascii="Aptos Narrow" w:eastAsia="Times New Roman" w:hAnsi="Aptos Narrow"/>
                <w:b/>
                <w:bCs/>
                <w:color w:val="000000"/>
                <w:sz w:val="22"/>
                <w:szCs w:val="22"/>
                <w:lang w:eastAsia="en-GB"/>
              </w:rPr>
            </w:pPr>
            <w:r w:rsidRPr="00764DCF">
              <w:rPr>
                <w:rFonts w:ascii="Aptos Narrow" w:eastAsia="Times New Roman" w:hAnsi="Aptos Narrow"/>
                <w:b/>
                <w:bCs/>
                <w:color w:val="000000"/>
                <w:sz w:val="22"/>
                <w:szCs w:val="22"/>
                <w:lang w:eastAsia="en-GB"/>
              </w:rPr>
              <w:t>After</w:t>
            </w: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65B7014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1</w:t>
            </w:r>
          </w:p>
        </w:tc>
        <w:tc>
          <w:tcPr>
            <w:tcW w:w="2409" w:type="dxa"/>
            <w:tcBorders>
              <w:top w:val="nil"/>
              <w:left w:val="nil"/>
              <w:bottom w:val="single" w:sz="4" w:space="0" w:color="auto"/>
              <w:right w:val="single" w:sz="4" w:space="0" w:color="auto"/>
            </w:tcBorders>
            <w:shd w:val="clear" w:color="auto" w:fill="auto"/>
            <w:noWrap/>
            <w:vAlign w:val="bottom"/>
            <w:hideMark/>
          </w:tcPr>
          <w:p w14:paraId="38B9F90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194682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456C60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118BC9E0"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2D805BD7"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3050084B"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2</w:t>
            </w:r>
          </w:p>
        </w:tc>
        <w:tc>
          <w:tcPr>
            <w:tcW w:w="2409" w:type="dxa"/>
            <w:tcBorders>
              <w:top w:val="nil"/>
              <w:left w:val="nil"/>
              <w:bottom w:val="single" w:sz="4" w:space="0" w:color="auto"/>
              <w:right w:val="single" w:sz="4" w:space="0" w:color="auto"/>
            </w:tcBorders>
            <w:shd w:val="clear" w:color="auto" w:fill="auto"/>
            <w:noWrap/>
            <w:vAlign w:val="bottom"/>
            <w:hideMark/>
          </w:tcPr>
          <w:p w14:paraId="095B0023"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320FED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23DDDD9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3C1B5D5A"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3ACC47D4"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49EC655C"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3</w:t>
            </w:r>
          </w:p>
        </w:tc>
        <w:tc>
          <w:tcPr>
            <w:tcW w:w="2409" w:type="dxa"/>
            <w:tcBorders>
              <w:top w:val="nil"/>
              <w:left w:val="nil"/>
              <w:bottom w:val="single" w:sz="4" w:space="0" w:color="auto"/>
              <w:right w:val="single" w:sz="4" w:space="0" w:color="auto"/>
            </w:tcBorders>
            <w:shd w:val="clear" w:color="auto" w:fill="auto"/>
            <w:noWrap/>
            <w:vAlign w:val="bottom"/>
            <w:hideMark/>
          </w:tcPr>
          <w:p w14:paraId="0CF94FFE"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537E8762"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381C98B6"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6D4EA871"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00D91A5E"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D5455E"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4</w:t>
            </w:r>
          </w:p>
        </w:tc>
        <w:tc>
          <w:tcPr>
            <w:tcW w:w="2409" w:type="dxa"/>
            <w:tcBorders>
              <w:top w:val="nil"/>
              <w:left w:val="nil"/>
              <w:bottom w:val="single" w:sz="4" w:space="0" w:color="auto"/>
              <w:right w:val="single" w:sz="4" w:space="0" w:color="auto"/>
            </w:tcBorders>
            <w:shd w:val="clear" w:color="auto" w:fill="auto"/>
            <w:noWrap/>
            <w:vAlign w:val="bottom"/>
            <w:hideMark/>
          </w:tcPr>
          <w:p w14:paraId="47D2E9FC"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01674EC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73465C45"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06D81CC3" w14:textId="77777777" w:rsidTr="002D7DEE">
        <w:trPr>
          <w:trHeight w:val="292"/>
          <w:jc w:val="center"/>
        </w:trPr>
        <w:tc>
          <w:tcPr>
            <w:tcW w:w="1295" w:type="dxa"/>
            <w:vMerge/>
            <w:tcBorders>
              <w:top w:val="nil"/>
              <w:left w:val="single" w:sz="8" w:space="0" w:color="auto"/>
              <w:bottom w:val="single" w:sz="8" w:space="0" w:color="000000"/>
              <w:right w:val="nil"/>
            </w:tcBorders>
            <w:vAlign w:val="center"/>
            <w:hideMark/>
          </w:tcPr>
          <w:p w14:paraId="7DA0F9A6"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
          <w:p w14:paraId="23964639"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5</w:t>
            </w:r>
          </w:p>
        </w:tc>
        <w:tc>
          <w:tcPr>
            <w:tcW w:w="2409" w:type="dxa"/>
            <w:tcBorders>
              <w:top w:val="nil"/>
              <w:left w:val="nil"/>
              <w:bottom w:val="single" w:sz="4" w:space="0" w:color="auto"/>
              <w:right w:val="single" w:sz="4" w:space="0" w:color="auto"/>
            </w:tcBorders>
            <w:shd w:val="clear" w:color="auto" w:fill="auto"/>
            <w:noWrap/>
            <w:vAlign w:val="bottom"/>
            <w:hideMark/>
          </w:tcPr>
          <w:p w14:paraId="5710C85B"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4" w:space="0" w:color="auto"/>
              <w:right w:val="single" w:sz="4" w:space="0" w:color="auto"/>
            </w:tcBorders>
            <w:shd w:val="clear" w:color="auto" w:fill="auto"/>
            <w:noWrap/>
            <w:vAlign w:val="bottom"/>
            <w:hideMark/>
          </w:tcPr>
          <w:p w14:paraId="39E3281F"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4" w:space="0" w:color="auto"/>
              <w:right w:val="single" w:sz="8" w:space="0" w:color="auto"/>
            </w:tcBorders>
            <w:shd w:val="clear" w:color="auto" w:fill="auto"/>
            <w:noWrap/>
            <w:vAlign w:val="bottom"/>
            <w:hideMark/>
          </w:tcPr>
          <w:p w14:paraId="5A86F7A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r w:rsidR="00764DCF" w:rsidRPr="00764DCF" w14:paraId="4297A261" w14:textId="77777777" w:rsidTr="002D7DEE">
        <w:trPr>
          <w:trHeight w:val="300"/>
          <w:jc w:val="center"/>
        </w:trPr>
        <w:tc>
          <w:tcPr>
            <w:tcW w:w="1295" w:type="dxa"/>
            <w:vMerge/>
            <w:tcBorders>
              <w:top w:val="nil"/>
              <w:left w:val="single" w:sz="8" w:space="0" w:color="auto"/>
              <w:bottom w:val="single" w:sz="8" w:space="0" w:color="000000"/>
              <w:right w:val="nil"/>
            </w:tcBorders>
            <w:vAlign w:val="center"/>
            <w:hideMark/>
          </w:tcPr>
          <w:p w14:paraId="2BD41CD0" w14:textId="77777777" w:rsidR="00764DCF" w:rsidRPr="00764DCF" w:rsidRDefault="00764DCF" w:rsidP="00764DCF">
            <w:pPr>
              <w:spacing w:after="0" w:line="240" w:lineRule="auto"/>
              <w:rPr>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
          <w:p w14:paraId="03622558" w14:textId="77777777" w:rsidR="00764DCF" w:rsidRPr="00764DCF" w:rsidRDefault="00764DCF" w:rsidP="00764DCF">
            <w:pPr>
              <w:spacing w:after="0" w:line="240" w:lineRule="auto"/>
              <w:jc w:val="center"/>
              <w:rPr>
                <w:rFonts w:ascii="Aptos Narrow" w:eastAsia="Times New Roman" w:hAnsi="Aptos Narrow"/>
                <w:i/>
                <w:iCs/>
                <w:color w:val="000000"/>
                <w:sz w:val="22"/>
                <w:szCs w:val="22"/>
                <w:lang w:eastAsia="en-GB"/>
              </w:rPr>
            </w:pPr>
            <w:r w:rsidRPr="00764DCF">
              <w:rPr>
                <w:rFonts w:ascii="Aptos Narrow" w:eastAsia="Times New Roman" w:hAnsi="Aptos Narrow"/>
                <w:i/>
                <w:iCs/>
                <w:color w:val="000000"/>
                <w:sz w:val="22"/>
                <w:szCs w:val="22"/>
                <w:lang w:eastAsia="en-GB"/>
              </w:rPr>
              <w:t>6</w:t>
            </w:r>
          </w:p>
        </w:tc>
        <w:tc>
          <w:tcPr>
            <w:tcW w:w="2409" w:type="dxa"/>
            <w:tcBorders>
              <w:top w:val="nil"/>
              <w:left w:val="nil"/>
              <w:bottom w:val="single" w:sz="8" w:space="0" w:color="auto"/>
              <w:right w:val="single" w:sz="4" w:space="0" w:color="auto"/>
            </w:tcBorders>
            <w:shd w:val="clear" w:color="auto" w:fill="auto"/>
            <w:noWrap/>
            <w:vAlign w:val="bottom"/>
            <w:hideMark/>
          </w:tcPr>
          <w:p w14:paraId="673F42E9"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660" w:type="dxa"/>
            <w:tcBorders>
              <w:top w:val="nil"/>
              <w:left w:val="nil"/>
              <w:bottom w:val="single" w:sz="8" w:space="0" w:color="auto"/>
              <w:right w:val="single" w:sz="4" w:space="0" w:color="auto"/>
            </w:tcBorders>
            <w:shd w:val="clear" w:color="auto" w:fill="auto"/>
            <w:noWrap/>
            <w:vAlign w:val="bottom"/>
            <w:hideMark/>
          </w:tcPr>
          <w:p w14:paraId="00F6C95A"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c>
          <w:tcPr>
            <w:tcW w:w="1732" w:type="dxa"/>
            <w:tcBorders>
              <w:top w:val="nil"/>
              <w:left w:val="nil"/>
              <w:bottom w:val="single" w:sz="8" w:space="0" w:color="auto"/>
              <w:right w:val="single" w:sz="8" w:space="0" w:color="auto"/>
            </w:tcBorders>
            <w:shd w:val="clear" w:color="auto" w:fill="auto"/>
            <w:noWrap/>
            <w:vAlign w:val="bottom"/>
            <w:hideMark/>
          </w:tcPr>
          <w:p w14:paraId="169739F8" w14:textId="77777777" w:rsidR="00764DCF" w:rsidRPr="00764DCF" w:rsidRDefault="00764DCF" w:rsidP="00764DCF">
            <w:pPr>
              <w:spacing w:after="0" w:line="240" w:lineRule="auto"/>
              <w:rPr>
                <w:rFonts w:ascii="Aptos Narrow" w:eastAsia="Times New Roman" w:hAnsi="Aptos Narrow"/>
                <w:color w:val="000000"/>
                <w:sz w:val="22"/>
                <w:szCs w:val="22"/>
                <w:lang w:eastAsia="en-GB"/>
              </w:rPr>
            </w:pPr>
            <w:r w:rsidRPr="00764DCF">
              <w:rPr>
                <w:rFonts w:ascii="Aptos Narrow" w:eastAsia="Times New Roman" w:hAnsi="Aptos Narrow"/>
                <w:color w:val="000000"/>
                <w:sz w:val="22"/>
                <w:szCs w:val="22"/>
                <w:lang w:eastAsia="en-GB"/>
              </w:rPr>
              <w:t> </w:t>
            </w:r>
          </w:p>
        </w:tc>
      </w:tr>
    </w:tbl>
    <w:p w14:paraId="1C90FFB0" w14:textId="77777777" w:rsidR="00764DCF" w:rsidRPr="00764DCF" w:rsidRDefault="00764DCF" w:rsidP="002D7DEE"/>
    <w:p w14:paraId="79A9F07D" w14:textId="614E829D" w:rsidR="006D3D53" w:rsidRPr="00B812CA" w:rsidRDefault="005E3EB6" w:rsidP="00A05AE2">
      <w:pPr>
        <w:pStyle w:val="Caption"/>
        <w:spacing w:after="120" w:line="240" w:lineRule="auto"/>
        <w:jc w:val="center"/>
      </w:pPr>
      <w:r w:rsidRPr="00B77A92">
        <w:t xml:space="preserve">Table </w:t>
      </w:r>
      <w:ins w:id="1373" w:author="Jonathan Pritchard" w:date="2025-03-07T16:40:00Z" w16du:dateUtc="2025-03-07T16:40:00Z">
        <w:r w:rsidR="00C56536">
          <w:fldChar w:fldCharType="begin"/>
        </w:r>
        <w:r w:rsidR="00C56536">
          <w:instrText xml:space="preserve"> SEQ Table \* ARABIC </w:instrText>
        </w:r>
      </w:ins>
      <w:r w:rsidR="00C56536">
        <w:fldChar w:fldCharType="separate"/>
      </w:r>
      <w:ins w:id="1374" w:author="Jonathan Pritchard" w:date="2025-03-07T16:40:00Z" w16du:dateUtc="2025-03-07T16:40:00Z">
        <w:r w:rsidR="00C56536">
          <w:rPr>
            <w:noProof/>
          </w:rPr>
          <w:t>6</w:t>
        </w:r>
        <w:r w:rsidR="00C56536">
          <w:fldChar w:fldCharType="end"/>
        </w:r>
      </w:ins>
      <w:del w:id="1375"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6</w:delText>
        </w:r>
        <w:r w:rsidR="0045426C" w:rsidDel="00C56536">
          <w:fldChar w:fldCharType="end"/>
        </w:r>
      </w:del>
      <w:bookmarkEnd w:id="1371"/>
      <w:r w:rsidRPr="00B77A92">
        <w:t xml:space="preserve"> - </w:t>
      </w:r>
      <w:r w:rsidRPr="00B812CA">
        <w:t>Template for tidal stream values</w:t>
      </w:r>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1376" w:name="_Toc178784491"/>
      <w:bookmarkStart w:id="1377" w:name="_Toc178784492"/>
      <w:bookmarkStart w:id="1378" w:name="_Toc178784493"/>
      <w:bookmarkStart w:id="1379" w:name="_Toc178784494"/>
      <w:bookmarkStart w:id="1380" w:name="_Toc178784495"/>
      <w:bookmarkStart w:id="1381" w:name="_Toc178784496"/>
      <w:bookmarkStart w:id="1382" w:name="_Toc178784497"/>
      <w:bookmarkStart w:id="1383" w:name="_Toc178784498"/>
      <w:bookmarkStart w:id="1384" w:name="_Toc38829567"/>
      <w:bookmarkStart w:id="1385" w:name="_Toc38830070"/>
      <w:bookmarkStart w:id="1386" w:name="_Toc38936233"/>
      <w:bookmarkStart w:id="1387" w:name="_Toc40990424"/>
      <w:bookmarkStart w:id="1388" w:name="_Toc41235035"/>
      <w:bookmarkStart w:id="1389" w:name="_Toc41235079"/>
      <w:bookmarkStart w:id="1390" w:name="_Toc42694851"/>
      <w:bookmarkStart w:id="1391" w:name="_Toc42708812"/>
      <w:bookmarkStart w:id="1392" w:name="_Toc188968633"/>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r w:rsidRPr="00B77A92">
        <w:t xml:space="preserve">Alerts </w:t>
      </w:r>
      <w:r w:rsidR="00A80530" w:rsidRPr="00B77A92">
        <w:t>and Indications</w:t>
      </w:r>
      <w:bookmarkEnd w:id="1392"/>
    </w:p>
    <w:p w14:paraId="345CA945" w14:textId="235711BF" w:rsidR="005F2B6F" w:rsidRDefault="00A80530" w:rsidP="004710ED">
      <w:pPr>
        <w:spacing w:after="120" w:line="240" w:lineRule="auto"/>
        <w:jc w:val="both"/>
      </w:pPr>
      <w:r w:rsidRPr="00B77A92">
        <w:t xml:space="preserve">IMO Resolution </w:t>
      </w:r>
      <w:del w:id="1393" w:author="Jonathan Pritchard" w:date="2025-03-10T07:42:00Z" w16du:dateUtc="2025-03-10T07:42:00Z">
        <w:r w:rsidRPr="00B77A92" w:rsidDel="0056040E">
          <w:delText>MSC.</w:delText>
        </w:r>
        <w:r w:rsidR="005C7BA9" w:rsidRPr="00B77A92" w:rsidDel="0056040E">
          <w:delText>530(106)</w:delText>
        </w:r>
      </w:del>
      <w:ins w:id="1394" w:author="Jonathan Pritchard" w:date="2025-03-10T07:42:00Z" w16du:dateUtc="2025-03-10T07:42:00Z">
        <w:r w:rsidR="0056040E">
          <w:t>MSC.530(106)/</w:t>
        </w:r>
      </w:ins>
      <w:ins w:id="1395" w:author="Jonathan Pritchard" w:date="2025-03-10T07:46:00Z" w16du:dateUtc="2025-03-10T07:46:00Z">
        <w:r w:rsidR="0056040E">
          <w:t>Rev</w:t>
        </w:r>
      </w:ins>
      <w:ins w:id="1396" w:author="Jonathan Pritchard" w:date="2025-03-10T07:42:00Z" w16du:dateUtc="2025-03-10T07:42:00Z">
        <w:r w:rsidR="0056040E">
          <w:t>.1</w:t>
        </w:r>
      </w:ins>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r w:rsidRPr="00B77A92">
        <w:t>respond to risk of crossing, dangers, prohibited areas or areas with special conditions</w:t>
      </w:r>
      <w:r w:rsidR="005C7BA9" w:rsidRPr="00B77A92">
        <w:t>, during route planning (11.3) or route monitoring (11.4)</w:t>
      </w:r>
      <w:r w:rsidRPr="00B77A92">
        <w:t xml:space="preserve">. Appendix 4 and Appendix 5 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1C501EFC" w14:textId="2C492A3F" w:rsidR="00F12027" w:rsidRDefault="00F12027" w:rsidP="002D7DEE">
      <w:pPr>
        <w:pStyle w:val="Heading2"/>
      </w:pPr>
      <w:r>
        <w:t>Multiple spatial objects.</w:t>
      </w:r>
    </w:p>
    <w:p w14:paraId="4999E7FB" w14:textId="20BBD170" w:rsidR="00F12027" w:rsidRDefault="00F12027" w:rsidP="004710ED">
      <w:pPr>
        <w:spacing w:after="120" w:line="240" w:lineRule="auto"/>
        <w:jc w:val="both"/>
      </w:pPr>
      <w:r>
        <w:t xml:space="preserve">If multiple spatial objects are identified then the union of those spatial objects must be highlighted. If the same spatial object identifies an alert and an indication then the drawing order must be the alert highlight followed by the </w:t>
      </w:r>
      <w:commentRangeStart w:id="1397"/>
      <w:r>
        <w:t xml:space="preserve">drawing </w:t>
      </w:r>
      <w:commentRangeEnd w:id="1397"/>
      <w:r w:rsidR="0047367B">
        <w:rPr>
          <w:rStyle w:val="CommentReference"/>
        </w:rPr>
        <w:commentReference w:id="1397"/>
      </w:r>
      <w:commentRangeStart w:id="1398"/>
      <w:r>
        <w:t>highlight</w:t>
      </w:r>
      <w:commentRangeEnd w:id="1398"/>
      <w:r w:rsidR="009B7D29">
        <w:rPr>
          <w:rStyle w:val="CommentReference"/>
        </w:rPr>
        <w:commentReference w:id="1398"/>
      </w:r>
      <w:r>
        <w:t>.</w:t>
      </w:r>
    </w:p>
    <w:p w14:paraId="0128D316" w14:textId="3838624D" w:rsidR="005A72AB" w:rsidRPr="00B812CA" w:rsidRDefault="005A72AB" w:rsidP="005A72AB">
      <w:pPr>
        <w:spacing w:after="120" w:line="240" w:lineRule="auto"/>
        <w:jc w:val="both"/>
        <w:rPr>
          <w:highlight w:val="yellow"/>
        </w:rPr>
      </w:pPr>
    </w:p>
    <w:p w14:paraId="289665F2" w14:textId="2A7BAF0B" w:rsidR="00F42A19" w:rsidRPr="00B77A92" w:rsidRDefault="00201DB6" w:rsidP="00BE68E8">
      <w:pPr>
        <w:pStyle w:val="Heading1"/>
      </w:pPr>
      <w:bookmarkStart w:id="1399" w:name="_Toc178784500"/>
      <w:bookmarkStart w:id="1400" w:name="_Ref44433395"/>
      <w:bookmarkStart w:id="1401" w:name="_Toc188968634"/>
      <w:bookmarkEnd w:id="1399"/>
      <w:r w:rsidRPr="00B77A92">
        <w:lastRenderedPageBreak/>
        <w:t xml:space="preserve">Use of </w:t>
      </w:r>
      <w:r w:rsidR="00F42A19" w:rsidRPr="00B77A92">
        <w:t xml:space="preserve">Context </w:t>
      </w:r>
      <w:r w:rsidRPr="00B77A92">
        <w:t>P</w:t>
      </w:r>
      <w:r w:rsidR="00F42A19" w:rsidRPr="00B77A92">
        <w:t>arameters</w:t>
      </w:r>
      <w:bookmarkEnd w:id="1400"/>
      <w:bookmarkEnd w:id="1401"/>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different products.</w:t>
      </w:r>
      <w:r w:rsidR="007B4404" w:rsidRPr="00B77A92">
        <w:t xml:space="preserve"> 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1402" w:name="_Ref45143486"/>
      <w:bookmarkStart w:id="1403" w:name="_Ref171161739"/>
      <w:bookmarkStart w:id="1404" w:name="_Toc188968635"/>
      <w:r w:rsidRPr="00B77A92">
        <w:t>Dual-fuel systems</w:t>
      </w:r>
      <w:bookmarkEnd w:id="1402"/>
      <w:bookmarkEnd w:id="1403"/>
      <w:bookmarkEnd w:id="1404"/>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r w:rsidR="00EB71E2">
        <w:t xml:space="preserve"> are increasingly published to</w:t>
      </w:r>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DB7CFE">
      <w:pPr>
        <w:pStyle w:val="Heading2"/>
      </w:pPr>
      <w:bookmarkStart w:id="1405" w:name="_Toc178784503"/>
      <w:bookmarkStart w:id="1406" w:name="_Toc178784504"/>
      <w:bookmarkStart w:id="1407" w:name="_Toc178784505"/>
      <w:bookmarkStart w:id="1408" w:name="_Toc178784506"/>
      <w:bookmarkStart w:id="1409" w:name="_Toc178784507"/>
      <w:bookmarkStart w:id="1410" w:name="_Toc178784508"/>
      <w:bookmarkStart w:id="1411" w:name="_Toc178784509"/>
      <w:bookmarkStart w:id="1412" w:name="_Toc178784510"/>
      <w:bookmarkStart w:id="1413" w:name="_Toc188968636"/>
      <w:bookmarkEnd w:id="1405"/>
      <w:bookmarkEnd w:id="1406"/>
      <w:bookmarkEnd w:id="1407"/>
      <w:bookmarkEnd w:id="1408"/>
      <w:bookmarkEnd w:id="1409"/>
      <w:bookmarkEnd w:id="1410"/>
      <w:bookmarkEnd w:id="1411"/>
      <w:bookmarkEnd w:id="1412"/>
      <w:r w:rsidRPr="00B77A92">
        <w:t>Display of additional information layers</w:t>
      </w:r>
      <w:bookmarkEnd w:id="1413"/>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DB7CFE">
      <w:pPr>
        <w:pStyle w:val="Heading2"/>
      </w:pPr>
      <w:bookmarkStart w:id="1414" w:name="_Toc188968637"/>
      <w:r w:rsidRPr="00B77A92">
        <w:t>Concurrent applicability of S-</w:t>
      </w:r>
      <w:r w:rsidR="00962723" w:rsidRPr="00B77A92">
        <w:t>52</w:t>
      </w:r>
      <w:r w:rsidR="00390D83" w:rsidRPr="00B77A92">
        <w:t xml:space="preserve"> and S-57</w:t>
      </w:r>
      <w:bookmarkEnd w:id="1414"/>
    </w:p>
    <w:p w14:paraId="16FAA11D" w14:textId="689BC6FD" w:rsidR="00075907" w:rsidRPr="009E353B" w:rsidRDefault="007A21C9" w:rsidP="004C121F">
      <w:pPr>
        <w:spacing w:after="120" w:line="240" w:lineRule="auto"/>
        <w:jc w:val="both"/>
      </w:pPr>
      <w:commentRangeStart w:id="1415"/>
      <w:r w:rsidRPr="00B77A92">
        <w:t xml:space="preserve">Dual-fuel </w:t>
      </w:r>
      <w:commentRangeEnd w:id="1415"/>
      <w:r w:rsidR="00D50CD2">
        <w:rPr>
          <w:rStyle w:val="CommentReference"/>
        </w:rPr>
        <w:commentReference w:id="1415"/>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 xml:space="preserve">S-101 and this </w:t>
      </w:r>
      <w:r w:rsidR="007048BF">
        <w:t>specification</w:t>
      </w:r>
      <w:r w:rsidR="007048BF"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w:t>
      </w:r>
      <w:r w:rsidR="007048BF">
        <w:t>specification</w:t>
      </w:r>
      <w:r w:rsidR="007048BF" w:rsidRPr="00B77A92">
        <w:t xml:space="preserve"> </w:t>
      </w:r>
      <w:r w:rsidR="003F3566" w:rsidRPr="00B77A92">
        <w:t xml:space="preserve">apply where </w:t>
      </w:r>
      <w:r w:rsidR="00F909F1" w:rsidRPr="00B77A92">
        <w:t>S-</w:t>
      </w:r>
      <w:r w:rsidR="00F909F1" w:rsidRPr="009E353B">
        <w:t xml:space="preserve">101 data is the </w:t>
      </w:r>
      <w:r w:rsidR="003300DF" w:rsidRPr="009E353B">
        <w:t xml:space="preserve">chart </w:t>
      </w:r>
      <w:r w:rsidR="00F909F1" w:rsidRPr="009E353B">
        <w:t>layer.</w:t>
      </w:r>
      <w:r w:rsidR="002F1059" w:rsidRPr="009E353B">
        <w:t xml:space="preserve"> </w:t>
      </w:r>
    </w:p>
    <w:p w14:paraId="32F5B97E" w14:textId="78EBD87F" w:rsidR="00F909F1" w:rsidRPr="009E353B" w:rsidRDefault="002F1059" w:rsidP="004C121F">
      <w:pPr>
        <w:spacing w:after="120" w:line="240" w:lineRule="auto"/>
        <w:jc w:val="both"/>
      </w:pPr>
      <w:r w:rsidRPr="009E353B">
        <w:t xml:space="preserve">Seamless portrayal of S-57 and S-101 data is described in Appendix </w:t>
      </w:r>
      <w:r w:rsidR="003D0589">
        <w:t>E</w:t>
      </w:r>
      <w:r w:rsidRPr="009E353B">
        <w:t>.</w:t>
      </w:r>
    </w:p>
    <w:p w14:paraId="51F129B2" w14:textId="5969C96C" w:rsidR="00FD0C9C" w:rsidRPr="009E353B" w:rsidRDefault="00FD0C9C" w:rsidP="004C121F">
      <w:pPr>
        <w:spacing w:after="120" w:line="240" w:lineRule="auto"/>
        <w:jc w:val="both"/>
      </w:pPr>
      <w:r w:rsidRPr="009E353B">
        <w:t>Overlays of S-100-based non-ENC data over S-57 chart data are left to manufacturer discretion</w:t>
      </w:r>
      <w:r w:rsidR="00003FC8" w:rsidRPr="009E353B">
        <w:t xml:space="preserve"> within IMO guidance</w:t>
      </w:r>
      <w:r w:rsidRPr="009E353B">
        <w:t xml:space="preserve">. Any overlays over S-57 chart data must not interact with or modify the underlying chart data, in particular the user selectable safety contour and </w:t>
      </w:r>
      <w:del w:id="1416" w:author="Jonathan Pritchard" w:date="2025-03-11T16:20:00Z" w16du:dateUtc="2025-03-11T16:20:00Z">
        <w:r w:rsidRPr="009E353B" w:rsidDel="009D5976">
          <w:delText>water level adjustment</w:delText>
        </w:r>
      </w:del>
      <w:ins w:id="1417" w:author="Jonathan Pritchard" w:date="2025-03-11T16:20:00Z" w16du:dateUtc="2025-03-11T16:20:00Z">
        <w:r w:rsidR="009D5976">
          <w:t>Water Level Adjustment</w:t>
        </w:r>
      </w:ins>
      <w:r w:rsidRPr="009E353B">
        <w:t xml:space="preserve"> features must only be implemented over S-101 charts.</w:t>
      </w:r>
    </w:p>
    <w:p w14:paraId="6ECF0C12" w14:textId="3B2DC0E3" w:rsidR="00F821B0" w:rsidRPr="00B77A92" w:rsidRDefault="00F821B0" w:rsidP="004C121F">
      <w:pPr>
        <w:spacing w:after="60" w:line="240" w:lineRule="auto"/>
        <w:jc w:val="both"/>
      </w:pPr>
      <w:r w:rsidRPr="009E353B">
        <w:t xml:space="preserve">This </w:t>
      </w:r>
      <w:r w:rsidR="007048BF" w:rsidRPr="009E353B">
        <w:t xml:space="preserve">specification </w:t>
      </w:r>
      <w:r w:rsidRPr="009E353B">
        <w:t>is designed to allow</w:t>
      </w:r>
      <w:r w:rsidRPr="00B77A92">
        <w:t xml:space="preserve"> such integrated displays. Note in particular:</w:t>
      </w:r>
    </w:p>
    <w:p w14:paraId="61F0F4F9" w14:textId="654D8A4C" w:rsidR="00C47198" w:rsidRPr="00B77A92" w:rsidRDefault="00C47198" w:rsidP="00AE2737">
      <w:pPr>
        <w:pStyle w:val="ListParagraph"/>
        <w:numPr>
          <w:ilvl w:val="0"/>
          <w:numId w:val="55"/>
        </w:numPr>
        <w:spacing w:after="60" w:line="240" w:lineRule="auto"/>
        <w:jc w:val="both"/>
      </w:pPr>
      <w:r w:rsidRPr="00B77A92">
        <w:t xml:space="preserve">The IMO functions continue to be used. This </w:t>
      </w:r>
      <w:r w:rsidR="007048BF">
        <w:t>specification</w:t>
      </w:r>
      <w:r w:rsidR="007048BF" w:rsidRPr="00B77A92">
        <w:t xml:space="preserve"> </w:t>
      </w:r>
      <w:r w:rsidRPr="00B77A92">
        <w:t>describes their applicability to S-100-based data and defines additional functions for S-100-based data. Any additional functions that apply only to S-100-data should be deactivated for S-57 data.</w:t>
      </w:r>
    </w:p>
    <w:p w14:paraId="44064F8D" w14:textId="6ABF6A89"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 xml:space="preserve">are the same in S-52 and this </w:t>
      </w:r>
      <w:r w:rsidR="007048BF">
        <w:t>specification</w:t>
      </w:r>
      <w:r w:rsidRPr="00B77A92">
        <w:t>.</w:t>
      </w:r>
    </w:p>
    <w:p w14:paraId="75D4AF8A" w14:textId="4C66FD4F" w:rsidR="003300DF" w:rsidRDefault="00012A5A" w:rsidP="00AE2737">
      <w:pPr>
        <w:pStyle w:val="ListParagraph"/>
        <w:numPr>
          <w:ilvl w:val="0"/>
          <w:numId w:val="55"/>
        </w:numPr>
        <w:spacing w:after="120" w:line="240" w:lineRule="auto"/>
        <w:jc w:val="both"/>
      </w:pPr>
      <w:r w:rsidRPr="00B77A92">
        <w:t xml:space="preserve">The names of colour tokens are the same. (Future versions of this </w:t>
      </w:r>
      <w:r w:rsidR="007048BF">
        <w:t>specification</w:t>
      </w:r>
      <w:r w:rsidR="007048BF" w:rsidRPr="00B77A92">
        <w:t xml:space="preserve"> </w:t>
      </w:r>
      <w:r w:rsidRPr="00B77A92">
        <w:t>may add additional colour tokens, but should retain the S-52 set.)</w:t>
      </w:r>
    </w:p>
    <w:p w14:paraId="682D2959" w14:textId="1C82F22E" w:rsidR="002C2BC6" w:rsidRPr="003D0589" w:rsidRDefault="002C2BC6" w:rsidP="00AE2737">
      <w:pPr>
        <w:pStyle w:val="ListParagraph"/>
        <w:numPr>
          <w:ilvl w:val="0"/>
          <w:numId w:val="55"/>
        </w:numPr>
        <w:spacing w:after="120" w:line="240" w:lineRule="auto"/>
        <w:jc w:val="both"/>
      </w:pPr>
      <w:r w:rsidRPr="003D0589">
        <w:t>Management of viewing groups must be combined between S-57 and S-100. Viewing groups common to S-57 and S-100 should be managed as a single group across all S-100 products.</w:t>
      </w:r>
    </w:p>
    <w:p w14:paraId="3345A3AD" w14:textId="26109CFD" w:rsidR="002C2BC6" w:rsidRDefault="00BA1423" w:rsidP="00451E17">
      <w:pPr>
        <w:spacing w:after="120" w:line="240" w:lineRule="auto"/>
        <w:jc w:val="both"/>
      </w:pPr>
      <w:r w:rsidRPr="00FD0C9C">
        <w:lastRenderedPageBreak/>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7048BF">
        <w:t>specification</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1418" w:name="_Toc188968638"/>
      <w:r w:rsidRPr="00B812CA">
        <w:t>Specifications for the display screen</w:t>
      </w:r>
      <w:bookmarkEnd w:id="1418"/>
    </w:p>
    <w:p w14:paraId="7AAA8BD5" w14:textId="2B70B9A4" w:rsidR="00874728" w:rsidRPr="00B77A92" w:rsidRDefault="00725E1B" w:rsidP="00DB7CFE">
      <w:pPr>
        <w:pStyle w:val="Heading2"/>
      </w:pPr>
      <w:bookmarkStart w:id="1419" w:name="_Ref47552325"/>
      <w:bookmarkStart w:id="1420" w:name="_Ref47552331"/>
      <w:bookmarkStart w:id="1421" w:name="_Ref47553093"/>
      <w:bookmarkStart w:id="1422" w:name="_Toc188968639"/>
      <w:r w:rsidRPr="00B77A92">
        <w:t>Physical display requirements</w:t>
      </w:r>
      <w:bookmarkEnd w:id="1419"/>
      <w:bookmarkEnd w:id="1420"/>
      <w:bookmarkEnd w:id="1421"/>
      <w:bookmarkEnd w:id="1422"/>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04DE9754" w:rsidR="00A83B37" w:rsidRPr="003D0589"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3D0589">
        <w:t>imposes certain requirements</w:t>
      </w:r>
      <w:r w:rsidRPr="003D0589">
        <w:t xml:space="preserve"> on the </w:t>
      </w:r>
      <w:r w:rsidR="00D600F5" w:rsidRPr="003D0589">
        <w:t>display</w:t>
      </w:r>
      <w:r w:rsidRPr="003D0589">
        <w:t xml:space="preserve"> software, which are described in clause </w:t>
      </w:r>
      <w:r w:rsidRPr="003D0589">
        <w:fldChar w:fldCharType="begin"/>
      </w:r>
      <w:r w:rsidRPr="003D0589">
        <w:instrText xml:space="preserve"> REF _Ref49261612 \r \h </w:instrText>
      </w:r>
      <w:r w:rsidR="00D64790" w:rsidRPr="003D0589">
        <w:instrText xml:space="preserve"> \* MERGEFORMAT </w:instrText>
      </w:r>
      <w:r w:rsidRPr="003D0589">
        <w:fldChar w:fldCharType="separate"/>
      </w:r>
      <w:ins w:id="1423" w:author="Jonathan Pritchard" w:date="2025-03-10T08:00:00Z" w16du:dateUtc="2025-03-10T08:00:00Z">
        <w:r w:rsidR="00A74A4F">
          <w:t>10.2</w:t>
        </w:r>
      </w:ins>
      <w:del w:id="1424" w:author="Jonathan Pritchard" w:date="2025-03-10T08:00:00Z" w16du:dateUtc="2025-03-10T08:00:00Z">
        <w:r w:rsidR="000553AC" w:rsidRPr="003D0589" w:rsidDel="00A74A4F">
          <w:delText>C-13.2</w:delText>
        </w:r>
      </w:del>
      <w:r w:rsidRPr="003D0589">
        <w:fldChar w:fldCharType="end"/>
      </w:r>
      <w:r w:rsidRPr="003D0589">
        <w:t>.</w:t>
      </w:r>
    </w:p>
    <w:p w14:paraId="636FCBCC" w14:textId="06D1AA45" w:rsidR="001913C0" w:rsidRPr="003D0589" w:rsidRDefault="001913C0" w:rsidP="00D64790">
      <w:pPr>
        <w:spacing w:after="120" w:line="240" w:lineRule="auto"/>
        <w:jc w:val="both"/>
      </w:pPr>
      <w:r w:rsidRPr="003D0589">
        <w:t xml:space="preserve">Information should be displayed in the ECDIS on one or more physical screens, which may be divided into more than one chart display. Information may be displayed automatically, on demand or as a result of </w:t>
      </w:r>
      <w:r w:rsidR="00D64790" w:rsidRPr="003D0589">
        <w:t>M</w:t>
      </w:r>
      <w:r w:rsidRPr="003D0589">
        <w:t>ariner's selection.</w:t>
      </w:r>
    </w:p>
    <w:p w14:paraId="6AE776DD" w14:textId="5EF97EC2" w:rsidR="00714823" w:rsidRPr="003D0589" w:rsidRDefault="00714823" w:rsidP="00D64790">
      <w:pPr>
        <w:spacing w:after="120" w:line="240" w:lineRule="auto"/>
        <w:jc w:val="both"/>
      </w:pPr>
      <w:r w:rsidRPr="003D0589">
        <w:t xml:space="preserve">The physical size of the screen(s) should be appropriate to viewing conditions. Larger </w:t>
      </w:r>
      <w:r w:rsidR="00AF0BC3" w:rsidRPr="003D0589">
        <w:t>screens</w:t>
      </w:r>
      <w:r w:rsidRPr="003D0589">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3D0589" w:rsidRDefault="001913C0" w:rsidP="00D64790">
      <w:pPr>
        <w:spacing w:after="60" w:line="240" w:lineRule="auto"/>
        <w:jc w:val="both"/>
      </w:pPr>
      <w:r w:rsidRPr="003D0589">
        <w:t xml:space="preserve">Redraw during route monitoring to follow the ship's progress, including scale changes due to change in the scale of the chart information, should take less than 5 seconds. Demands by the </w:t>
      </w:r>
      <w:r w:rsidR="00D64790" w:rsidRPr="003D0589">
        <w:t>M</w:t>
      </w:r>
      <w:r w:rsidRPr="003D0589">
        <w:t>ariner that cannot be predicted by the ECDIS, such as draw at a different scale or in a different area may take more than 5 seconds. In the latter case:</w:t>
      </w:r>
    </w:p>
    <w:p w14:paraId="5F6256E7" w14:textId="2010130B" w:rsidR="001913C0" w:rsidRPr="003D0589" w:rsidRDefault="00D64790" w:rsidP="00AE2737">
      <w:pPr>
        <w:pStyle w:val="ListParagraph"/>
        <w:numPr>
          <w:ilvl w:val="0"/>
          <w:numId w:val="45"/>
        </w:numPr>
        <w:spacing w:after="60" w:line="240" w:lineRule="auto"/>
        <w:jc w:val="both"/>
      </w:pPr>
      <w:r w:rsidRPr="003D0589">
        <w:t>T</w:t>
      </w:r>
      <w:r w:rsidR="001913C0" w:rsidRPr="003D0589">
        <w:t xml:space="preserve">he </w:t>
      </w:r>
      <w:r w:rsidRPr="003D0589">
        <w:t>M</w:t>
      </w:r>
      <w:r w:rsidR="001913C0" w:rsidRPr="003D0589">
        <w:t>ariner should be informed;</w:t>
      </w:r>
    </w:p>
    <w:p w14:paraId="39046F5C" w14:textId="5F6D534B" w:rsidR="001913C0" w:rsidRPr="003D0589" w:rsidRDefault="00D64790" w:rsidP="00AE2737">
      <w:pPr>
        <w:pStyle w:val="ListParagraph"/>
        <w:numPr>
          <w:ilvl w:val="0"/>
          <w:numId w:val="45"/>
        </w:numPr>
        <w:spacing w:after="120" w:line="240" w:lineRule="auto"/>
        <w:jc w:val="both"/>
      </w:pPr>
      <w:r w:rsidRPr="003D0589">
        <w:t>T</w:t>
      </w:r>
      <w:r w:rsidR="001913C0" w:rsidRPr="003D0589">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DB7CFE">
      <w:pPr>
        <w:pStyle w:val="Heading2"/>
      </w:pPr>
      <w:bookmarkStart w:id="1425" w:name="_Toc188968640"/>
      <w:r w:rsidRPr="00B77A92">
        <w:t>Colour reproduction</w:t>
      </w:r>
      <w:bookmarkEnd w:id="1425"/>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DB7CFE">
      <w:pPr>
        <w:pStyle w:val="Heading2"/>
      </w:pPr>
      <w:bookmarkStart w:id="1426" w:name="_Ref49462011"/>
      <w:bookmarkStart w:id="1427" w:name="_Toc188968641"/>
      <w:r w:rsidRPr="00B77A92">
        <w:t>Display requirements for colours</w:t>
      </w:r>
      <w:bookmarkEnd w:id="1426"/>
      <w:bookmarkEnd w:id="1427"/>
    </w:p>
    <w:p w14:paraId="3CB3320E" w14:textId="50B40509" w:rsidR="00334FE9" w:rsidRPr="00B77A92" w:rsidRDefault="00334FE9" w:rsidP="00E673D5">
      <w:pPr>
        <w:pStyle w:val="Heading3"/>
      </w:pPr>
      <w:bookmarkStart w:id="1428" w:name="_Toc178784517"/>
      <w:bookmarkStart w:id="1429" w:name="_Toc178784518"/>
      <w:bookmarkStart w:id="1430" w:name="_Toc178784519"/>
      <w:bookmarkStart w:id="1431" w:name="_Toc178784520"/>
      <w:bookmarkStart w:id="1432" w:name="_Toc178784521"/>
      <w:bookmarkStart w:id="1433" w:name="_Toc178784522"/>
      <w:bookmarkStart w:id="1434" w:name="_Toc178784523"/>
      <w:bookmarkStart w:id="1435" w:name="_Toc178784524"/>
      <w:bookmarkStart w:id="1436" w:name="_Toc178784525"/>
      <w:bookmarkStart w:id="1437" w:name="_Toc178784526"/>
      <w:bookmarkStart w:id="1438" w:name="_Toc178784527"/>
      <w:bookmarkStart w:id="1439" w:name="_Toc178784528"/>
      <w:bookmarkStart w:id="1440" w:name="_Toc188968642"/>
      <w:bookmarkEnd w:id="1428"/>
      <w:bookmarkEnd w:id="1429"/>
      <w:bookmarkEnd w:id="1430"/>
      <w:bookmarkEnd w:id="1431"/>
      <w:bookmarkEnd w:id="1432"/>
      <w:bookmarkEnd w:id="1433"/>
      <w:bookmarkEnd w:id="1434"/>
      <w:bookmarkEnd w:id="1435"/>
      <w:bookmarkEnd w:id="1436"/>
      <w:bookmarkEnd w:id="1437"/>
      <w:bookmarkEnd w:id="1438"/>
      <w:bookmarkEnd w:id="1439"/>
      <w:r w:rsidRPr="00B77A92">
        <w:t>General</w:t>
      </w:r>
      <w:bookmarkEnd w:id="1440"/>
    </w:p>
    <w:p w14:paraId="3F3D2767" w14:textId="7CBFFF48"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del w:id="1441" w:author="Grant, David M (52400) CIV USN NIWC ATLANTIC VA (USA)" w:date="2025-02-25T14:28:00Z" w16du:dateUtc="2025-02-25T19:28:00Z">
        <w:r w:rsidR="00203CD4" w:rsidRPr="00B77A92" w:rsidDel="00BB11A2">
          <w:delText>S</w:delText>
        </w:r>
        <w:r w:rsidRPr="00B77A92" w:rsidDel="00BB11A2">
          <w:delText>pecification</w:delText>
        </w:r>
      </w:del>
      <w:ins w:id="1442" w:author="Grant, David M (52400) CIV USN NIWC ATLANTIC VA (USA)" w:date="2025-02-25T14:28:00Z" w16du:dateUtc="2025-02-25T19:28:00Z">
        <w:r w:rsidR="00BB11A2">
          <w:t>s</w:t>
        </w:r>
        <w:r w:rsidR="00BB11A2" w:rsidRPr="00B77A92">
          <w:t>pecification</w:t>
        </w:r>
      </w:ins>
      <w:r w:rsidRPr="00B77A92">
        <w:t>.</w:t>
      </w:r>
      <w:r w:rsidR="003035C4" w:rsidRPr="00B77A92" w:rsidDel="003035C4">
        <w:t xml:space="preserve"> </w:t>
      </w:r>
    </w:p>
    <w:p w14:paraId="285A3A85" w14:textId="48CB40A6" w:rsidR="00334FE9" w:rsidRPr="00B77A92" w:rsidRDefault="00334FE9" w:rsidP="00E673D5">
      <w:pPr>
        <w:pStyle w:val="Heading3"/>
      </w:pPr>
      <w:bookmarkStart w:id="1443" w:name="_Toc49466645"/>
      <w:bookmarkStart w:id="1444" w:name="_Toc49466891"/>
      <w:bookmarkStart w:id="1445" w:name="_Toc178784530"/>
      <w:bookmarkStart w:id="1446" w:name="_Toc178784531"/>
      <w:bookmarkStart w:id="1447" w:name="_Toc178784532"/>
      <w:bookmarkStart w:id="1448" w:name="_Toc178784533"/>
      <w:bookmarkStart w:id="1449" w:name="_Toc178784534"/>
      <w:bookmarkStart w:id="1450" w:name="_Toc178784535"/>
      <w:bookmarkStart w:id="1451" w:name="_Toc188968643"/>
      <w:bookmarkEnd w:id="1443"/>
      <w:bookmarkEnd w:id="1444"/>
      <w:bookmarkEnd w:id="1445"/>
      <w:bookmarkEnd w:id="1446"/>
      <w:bookmarkEnd w:id="1447"/>
      <w:bookmarkEnd w:id="1448"/>
      <w:bookmarkEnd w:id="1449"/>
      <w:bookmarkEnd w:id="1450"/>
      <w:r w:rsidRPr="00B77A92">
        <w:t>Display calibration and verification</w:t>
      </w:r>
      <w:bookmarkEnd w:id="1451"/>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lastRenderedPageBreak/>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7CFE5C10" w14:textId="77777777" w:rsidR="00A94BB4" w:rsidRDefault="00D3473A" w:rsidP="00472D6D">
      <w:pPr>
        <w:spacing w:after="120" w:line="240" w:lineRule="auto"/>
        <w:jc w:val="both"/>
        <w:rPr>
          <w:ins w:id="1452" w:author="Jonathan Pritchard" w:date="2025-03-07T16:50:00Z" w16du:dateUtc="2025-03-07T16:50:00Z"/>
        </w:rPr>
      </w:pPr>
      <w:r w:rsidRPr="00B77A92">
        <w:t xml:space="preserve">The ECDIS display calibration </w:t>
      </w:r>
      <w:r w:rsidR="00B23114">
        <w:t>must</w:t>
      </w:r>
      <w:r w:rsidR="00B23114" w:rsidRPr="00B77A92">
        <w:t xml:space="preserve"> </w:t>
      </w:r>
      <w:r w:rsidRPr="00B77A92">
        <w:t>be verified for type approval of all monitors</w:t>
      </w:r>
      <w:r w:rsidR="00762AB0" w:rsidRPr="00B77A92">
        <w:t>.</w:t>
      </w:r>
      <w:r w:rsidR="00461197" w:rsidRPr="00B77A92">
        <w:t xml:space="preserve"> </w:t>
      </w:r>
    </w:p>
    <w:p w14:paraId="2747ABBF" w14:textId="6F99DE9F" w:rsidR="00334FE9" w:rsidRPr="00B77A92" w:rsidRDefault="00A87705">
      <w:pPr>
        <w:pStyle w:val="Heading3"/>
        <w:pPrChange w:id="1453" w:author="Jonathan Pritchard" w:date="2025-03-07T16:50:00Z" w16du:dateUtc="2025-03-07T16:50:00Z">
          <w:pPr>
            <w:spacing w:after="120" w:line="240" w:lineRule="auto"/>
            <w:jc w:val="both"/>
          </w:pPr>
        </w:pPrChange>
      </w:pPr>
      <w:r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3D0589">
      <w:pPr>
        <w:pStyle w:val="Heading3"/>
      </w:pPr>
      <w:bookmarkStart w:id="1454" w:name="_Toc188968644"/>
      <w:r w:rsidRPr="00B77A92">
        <w:t>Effect of controls</w:t>
      </w:r>
      <w:del w:id="1455" w:author="Grant, David M (52400) CIV USN NIWC ATLANTIC VA (USA)" w:date="2025-02-25T14:29:00Z" w16du:dateUtc="2025-02-25T19:29:00Z">
        <w:r w:rsidRPr="00B77A92" w:rsidDel="002D3151">
          <w:delText>.</w:delText>
        </w:r>
      </w:del>
      <w:bookmarkEnd w:id="1454"/>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3D0589">
      <w:pPr>
        <w:pStyle w:val="Heading3"/>
      </w:pPr>
      <w:bookmarkStart w:id="1456" w:name="_Toc188968645"/>
      <w:r w:rsidRPr="00B77A92">
        <w:t>Use of the controls</w:t>
      </w:r>
      <w:del w:id="1457" w:author="Grant, David M (52400) CIV USN NIWC ATLANTIC VA (USA)" w:date="2025-02-25T14:29:00Z" w16du:dateUtc="2025-02-25T19:29:00Z">
        <w:r w:rsidRPr="00B77A92" w:rsidDel="002D3151">
          <w:delText>.</w:delText>
        </w:r>
      </w:del>
      <w:bookmarkEnd w:id="1456"/>
    </w:p>
    <w:p w14:paraId="7537B699" w14:textId="0932C5C3" w:rsidR="008E6C83" w:rsidRPr="00B77A92" w:rsidRDefault="008E6C83" w:rsidP="00A87705">
      <w:pPr>
        <w:spacing w:after="120" w:line="240" w:lineRule="auto"/>
        <w:jc w:val="both"/>
      </w:pPr>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3D0589">
      <w:pPr>
        <w:pStyle w:val="Heading3"/>
      </w:pPr>
      <w:bookmarkStart w:id="1458" w:name="_Toc188968646"/>
      <w:r w:rsidRPr="00B77A92">
        <w:t>Setting the controls for route monitoring</w:t>
      </w:r>
      <w:bookmarkEnd w:id="1458"/>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 xml:space="preserve">ariner, treated as "Standard display", to be called </w:t>
      </w:r>
      <w:r w:rsidRPr="00B77A92">
        <w:lastRenderedPageBreak/>
        <w:t>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222EC1CE" w14:textId="0EDB84FF" w:rsidR="00334FE9" w:rsidRPr="003D0589" w:rsidRDefault="001C7387" w:rsidP="003D0589">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DB7CFE">
      <w:pPr>
        <w:pStyle w:val="Heading2"/>
      </w:pPr>
      <w:bookmarkStart w:id="1459" w:name="_Toc188968647"/>
      <w:r>
        <w:rPr>
          <w:noProof/>
        </w:rPr>
        <mc:AlternateContent>
          <mc:Choice Requires="wps">
            <w:drawing>
              <wp:anchor distT="45720" distB="45720" distL="114300" distR="114300" simplePos="0" relativeHeight="251658240"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D58858D" id="Text Box 2" o:spid="_x0000_s1033" type="#_x0000_t202" style="position:absolute;left:0;text-align:left;margin-left:50.45pt;margin-top:-15.05pt;width:355.8pt;height:248.1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145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1460" w:name="_Toc178784538"/>
      <w:bookmarkStart w:id="1461" w:name="_Toc178784539"/>
      <w:bookmarkStart w:id="1462" w:name="_Ref49465180"/>
      <w:bookmarkStart w:id="1463" w:name="_Toc188968648"/>
      <w:bookmarkEnd w:id="1460"/>
      <w:bookmarkEnd w:id="1461"/>
      <w:r w:rsidRPr="00B77A92">
        <w:t>Colour conversion tolerances and tests</w:t>
      </w:r>
      <w:bookmarkEnd w:id="1462"/>
      <w:bookmarkEnd w:id="146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0180F153"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defined in these specifications to the actual RGB values for the ECDIS</w:t>
      </w:r>
      <w:ins w:id="1464" w:author="Jonathan Pritchard" w:date="2025-03-10T12:26:00Z" w16du:dateUtc="2025-03-10T12:26:00Z">
        <w:r w:rsidR="004505B4">
          <w:t xml:space="preserve"> display</w:t>
        </w:r>
      </w:ins>
      <w:r w:rsidRPr="00B77A92">
        <w:t xml:space="preserve"> </w:t>
      </w:r>
      <w:del w:id="1465" w:author="Jonathan Pritchard" w:date="2025-03-07T16:51:00Z" w16du:dateUtc="2025-03-07T16:51:00Z">
        <w:r w:rsidRPr="00B812CA" w:rsidDel="00A94BB4">
          <w:rPr>
            <w:strike/>
          </w:rPr>
          <w:delText>CRT</w:delText>
        </w:r>
        <w:r w:rsidRPr="00B77A92" w:rsidDel="00A94BB4">
          <w:delText xml:space="preserve"> </w:delText>
        </w:r>
      </w:del>
      <w:r w:rsidRPr="00B77A92">
        <w:t>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lastRenderedPageBreak/>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29C1D72D" w:rsidR="001238EC" w:rsidRPr="00B77A92" w:rsidRDefault="00082C11" w:rsidP="00DF09FE">
      <w:pPr>
        <w:pStyle w:val="Caption"/>
        <w:spacing w:after="120" w:line="240" w:lineRule="auto"/>
        <w:jc w:val="center"/>
      </w:pPr>
      <w:r w:rsidRPr="00B77A92">
        <w:t xml:space="preserve">Table </w:t>
      </w:r>
      <w:del w:id="1466" w:author="Jonathan Pritchard" w:date="2025-03-10T08:00:00Z" w16du:dateUtc="2025-03-10T08:00:00Z">
        <w:r w:rsidR="00DF09FE" w:rsidRPr="00B77A92" w:rsidDel="00A74A4F">
          <w:delText>C-</w:delText>
        </w:r>
      </w:del>
      <w:ins w:id="1467" w:author="Jonathan Pritchard" w:date="2025-03-07T16:40:00Z" w16du:dateUtc="2025-03-07T16:40:00Z">
        <w:r w:rsidR="00C56536">
          <w:fldChar w:fldCharType="begin"/>
        </w:r>
        <w:r w:rsidR="00C56536">
          <w:instrText xml:space="preserve"> SEQ Table \* ARABIC </w:instrText>
        </w:r>
      </w:ins>
      <w:r w:rsidR="00C56536">
        <w:fldChar w:fldCharType="separate"/>
      </w:r>
      <w:ins w:id="1468" w:author="Jonathan Pritchard" w:date="2025-03-07T16:40:00Z" w16du:dateUtc="2025-03-07T16:40:00Z">
        <w:r w:rsidR="00C56536">
          <w:rPr>
            <w:noProof/>
          </w:rPr>
          <w:t>7</w:t>
        </w:r>
        <w:r w:rsidR="00C56536">
          <w:fldChar w:fldCharType="end"/>
        </w:r>
      </w:ins>
      <w:del w:id="1469" w:author="Jonathan Pritchard" w:date="2025-03-07T16:40:00Z" w16du:dateUtc="2025-03-07T16:40:00Z">
        <w:r w:rsidR="0045426C" w:rsidDel="00C56536">
          <w:fldChar w:fldCharType="begin"/>
        </w:r>
        <w:r w:rsidR="0045426C" w:rsidDel="00C56536">
          <w:delInstrText xml:space="preserve"> SEQ Table \* ARABIC </w:delInstrText>
        </w:r>
        <w:r w:rsidR="0045426C" w:rsidDel="00C56536">
          <w:fldChar w:fldCharType="separate"/>
        </w:r>
        <w:r w:rsidR="000553AC" w:rsidDel="00C56536">
          <w:rPr>
            <w:noProof/>
          </w:rPr>
          <w:delText>7</w:delText>
        </w:r>
        <w:r w:rsidR="0045426C" w:rsidDel="00C56536">
          <w:fldChar w:fldCharType="end"/>
        </w:r>
      </w:del>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5B2B7BEC"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w:t>
      </w:r>
      <w:r w:rsidRPr="00A74A4F">
        <w:rPr>
          <w:highlight w:val="yellow"/>
          <w:rPrChange w:id="1470" w:author="Jonathan Pritchard" w:date="2025-03-10T08:01:00Z" w16du:dateUtc="2025-03-10T08:01:00Z">
            <w:rPr/>
          </w:rPrChange>
        </w:rPr>
        <w:t xml:space="preserve">see </w:t>
      </w:r>
      <w:r w:rsidR="00844B63" w:rsidRPr="00A74A4F">
        <w:rPr>
          <w:highlight w:val="yellow"/>
          <w:rPrChange w:id="1471" w:author="Jonathan Pritchard" w:date="2025-03-10T08:01:00Z" w16du:dateUtc="2025-03-10T08:01:00Z">
            <w:rPr/>
          </w:rPrChange>
        </w:rPr>
        <w:t>clause</w:t>
      </w:r>
      <w:r w:rsidRPr="00A74A4F">
        <w:rPr>
          <w:highlight w:val="yellow"/>
          <w:rPrChange w:id="1472" w:author="Jonathan Pritchard" w:date="2025-03-10T08:01:00Z" w16du:dateUtc="2025-03-10T08:01:00Z">
            <w:rPr/>
          </w:rPrChange>
        </w:rPr>
        <w:t xml:space="preserve"> </w:t>
      </w:r>
      <w:del w:id="1473" w:author="Jonathan Pritchard" w:date="2025-03-10T08:01:00Z" w16du:dateUtc="2025-03-10T08:01:00Z">
        <w:r w:rsidR="00844B63" w:rsidRPr="00A74A4F" w:rsidDel="00A74A4F">
          <w:rPr>
            <w:highlight w:val="yellow"/>
            <w:rPrChange w:id="1474" w:author="Jonathan Pritchard" w:date="2025-03-10T08:01:00Z" w16du:dateUtc="2025-03-10T08:01:00Z">
              <w:rPr/>
            </w:rPrChange>
          </w:rPr>
          <w:delText>C-</w:delText>
        </w:r>
      </w:del>
      <w:r w:rsidR="00844B63" w:rsidRPr="00A74A4F">
        <w:rPr>
          <w:highlight w:val="yellow"/>
          <w:rPrChange w:id="1475" w:author="Jonathan Pritchard" w:date="2025-03-10T08:01:00Z" w16du:dateUtc="2025-03-10T08:01:00Z">
            <w:rPr/>
          </w:rPrChange>
        </w:rPr>
        <w:t>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DB7CFE">
      <w:pPr>
        <w:pStyle w:val="Heading2"/>
      </w:pPr>
      <w:bookmarkStart w:id="1476" w:name="_Toc188968649"/>
      <w:bookmarkStart w:id="1477" w:name="_Ref189057358"/>
      <w:bookmarkStart w:id="1478" w:name="_Ref47573996"/>
      <w:r w:rsidRPr="00B77A92">
        <w:lastRenderedPageBreak/>
        <w:t>ECDIS Chart 1</w:t>
      </w:r>
      <w:r w:rsidR="00DF1BB9">
        <w:t xml:space="preserve"> and Colour </w:t>
      </w:r>
      <w:r w:rsidR="00D91D56">
        <w:t>(</w:t>
      </w:r>
      <w:r w:rsidR="00DF1BB9">
        <w:t>Differentiation</w:t>
      </w:r>
      <w:r w:rsidR="00D91D56">
        <w:t>)</w:t>
      </w:r>
      <w:r w:rsidR="00DF1BB9">
        <w:t xml:space="preserve"> Test Diagram</w:t>
      </w:r>
      <w:bookmarkEnd w:id="1476"/>
      <w:bookmarkEnd w:id="1477"/>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6BBFC5C2"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ins w:id="1479" w:author="Jonathan Pritchard" w:date="2025-03-10T12:27:00Z" w16du:dateUtc="2025-03-10T12:27:00Z">
        <w:r w:rsidR="004505B4">
          <w:fldChar w:fldCharType="begin"/>
        </w:r>
        <w:r w:rsidR="004505B4">
          <w:instrText xml:space="preserve"> REF _Ref192502093 \r \h </w:instrText>
        </w:r>
      </w:ins>
      <w:ins w:id="1480" w:author="Jonathan Pritchard" w:date="2025-03-10T12:27:00Z" w16du:dateUtc="2025-03-10T12:27:00Z">
        <w:r w:rsidR="004505B4">
          <w:fldChar w:fldCharType="separate"/>
        </w:r>
        <w:r w:rsidR="004505B4">
          <w:t>19.6.2</w:t>
        </w:r>
        <w:r w:rsidR="004505B4">
          <w:fldChar w:fldCharType="end"/>
        </w:r>
      </w:ins>
      <w:commentRangeStart w:id="1481"/>
      <w:del w:id="1482" w:author="Jonathan Pritchard" w:date="2025-03-10T12:27:00Z" w16du:dateUtc="2025-03-10T12:27:00Z">
        <w:r w:rsidRPr="00B77A92" w:rsidDel="004505B4">
          <w:fldChar w:fldCharType="begin"/>
        </w:r>
        <w:r w:rsidRPr="00B77A92" w:rsidDel="004505B4">
          <w:delInstrText xml:space="preserve"> REF _Ref49454764 \r \h </w:delInstrText>
        </w:r>
        <w:r w:rsidR="00EA38BE" w:rsidRPr="00B77A92" w:rsidDel="004505B4">
          <w:delInstrText xml:space="preserve"> \* MERGEFORMAT </w:delInstrText>
        </w:r>
        <w:r w:rsidRPr="00B77A92" w:rsidDel="004505B4">
          <w:fldChar w:fldCharType="separate"/>
        </w:r>
        <w:r w:rsidR="000553AC" w:rsidDel="004505B4">
          <w:rPr>
            <w:b/>
            <w:bCs/>
            <w:lang w:val="en-US"/>
          </w:rPr>
          <w:delText>Er</w:delText>
        </w:r>
      </w:del>
      <w:del w:id="1483" w:author="Jonathan Pritchard" w:date="2025-03-10T12:26:00Z" w16du:dateUtc="2025-03-10T12:26:00Z">
        <w:r w:rsidR="000553AC" w:rsidDel="004505B4">
          <w:rPr>
            <w:b/>
            <w:bCs/>
            <w:lang w:val="en-US"/>
          </w:rPr>
          <w:delText>r</w:delText>
        </w:r>
      </w:del>
      <w:del w:id="1484" w:author="Jonathan Pritchard" w:date="2025-03-10T12:27:00Z" w16du:dateUtc="2025-03-10T12:27:00Z">
        <w:r w:rsidR="000553AC" w:rsidDel="004505B4">
          <w:rPr>
            <w:b/>
            <w:bCs/>
            <w:lang w:val="en-US"/>
          </w:rPr>
          <w:delText>or! Reference source not found.</w:delText>
        </w:r>
        <w:r w:rsidRPr="00B77A92" w:rsidDel="004505B4">
          <w:fldChar w:fldCharType="end"/>
        </w:r>
      </w:del>
      <w:commentRangeEnd w:id="1481"/>
      <w:r w:rsidR="00391806">
        <w:rPr>
          <w:rStyle w:val="CommentReference"/>
        </w:rPr>
        <w:commentReference w:id="1481"/>
      </w:r>
    </w:p>
    <w:p w14:paraId="34A544B9" w14:textId="3CD00612" w:rsidR="00883232" w:rsidRPr="00B77A92" w:rsidRDefault="00346791" w:rsidP="00DB7CFE">
      <w:pPr>
        <w:pStyle w:val="Heading2"/>
      </w:pPr>
      <w:bookmarkStart w:id="1485" w:name="_Ref49458949"/>
      <w:bookmarkStart w:id="1486" w:name="_Toc188968650"/>
      <w:r w:rsidRPr="00B77A92">
        <w:t>Use of ECDIS Chart 1 and Colour Test Diagram</w:t>
      </w:r>
      <w:bookmarkEnd w:id="1478"/>
      <w:bookmarkEnd w:id="1485"/>
      <w:bookmarkEnd w:id="1486"/>
    </w:p>
    <w:p w14:paraId="1360AB5D" w14:textId="2ED40663" w:rsidR="00883232" w:rsidRPr="00B77A92" w:rsidRDefault="00883232" w:rsidP="00E673D5">
      <w:pPr>
        <w:pStyle w:val="Heading3"/>
      </w:pPr>
      <w:bookmarkStart w:id="1487" w:name="_Toc188968651"/>
      <w:r w:rsidRPr="00B77A92">
        <w:t>Specification for ECDIS Chart 1 and the Colour Test Diagram</w:t>
      </w:r>
      <w:bookmarkEnd w:id="1487"/>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6634EDB"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r w:rsidR="008972A2">
        <w:t xml:space="preserve"> </w:t>
      </w:r>
      <w:r w:rsidRPr="00B77A92">
        <w:t xml:space="preserve">It is also used in type-approval testing. Instructions for its use are given in the </w:t>
      </w:r>
      <w:r w:rsidR="002C2BC6">
        <w:t>following clauses</w:t>
      </w:r>
      <w:r w:rsidRPr="00B77A92">
        <w:t>.</w:t>
      </w:r>
    </w:p>
    <w:p w14:paraId="3E856C8B" w14:textId="66EE89B0"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ins w:id="1488" w:author="Jonathan Pritchard" w:date="2025-03-10T12:32:00Z" w16du:dateUtc="2025-03-10T12:32:00Z">
        <w:r w:rsidR="004505B4">
          <w:t>.</w:t>
        </w:r>
      </w:ins>
      <w:r w:rsidR="008972A2">
        <w:t xml:space="preserve"> </w:t>
      </w:r>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4EC0BD82" w:rsidR="00883232" w:rsidRPr="00B77A92" w:rsidRDefault="00883232" w:rsidP="00C84C10">
      <w:pPr>
        <w:spacing w:after="120" w:line="240" w:lineRule="auto"/>
        <w:jc w:val="both"/>
      </w:pPr>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r w:rsidR="0019369A">
        <w:t xml:space="preserve"> The user must be able to access the revision information of Chart 1 and the Colour Test Diagram</w:t>
      </w:r>
      <w:ins w:id="1489" w:author="Jonathan Pritchard" w:date="2025-03-07T16:52:00Z" w16du:dateUtc="2025-03-07T16:52:00Z">
        <w:r w:rsidR="00A94BB4">
          <w:t>.</w:t>
        </w:r>
      </w:ins>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08C95526" w:rsidR="00883232" w:rsidRPr="00B77A92" w:rsidRDefault="00C904EF" w:rsidP="00B812CA">
      <w:r w:rsidRPr="00B77A92">
        <w:t>Refer to the S-164 test dataset manual for ECDIS parameter settings for portrayal of Chart 1 datasets</w:t>
      </w:r>
      <w:ins w:id="1490" w:author="Jonathan Pritchard" w:date="2025-03-07T16:51:00Z" w16du:dateUtc="2025-03-07T16:51:00Z">
        <w:r w:rsidR="00A94BB4">
          <w:t>.</w:t>
        </w:r>
      </w:ins>
    </w:p>
    <w:p w14:paraId="2EF40CBD" w14:textId="204A9D59" w:rsidR="00883232" w:rsidRDefault="00DF1BB9" w:rsidP="00525920">
      <w:pPr>
        <w:pStyle w:val="Heading3"/>
      </w:pPr>
      <w:bookmarkStart w:id="1491" w:name="_Toc175130365"/>
      <w:bookmarkStart w:id="1492" w:name="_Toc178784545"/>
      <w:bookmarkStart w:id="1493" w:name="_Toc175130366"/>
      <w:bookmarkStart w:id="1494" w:name="_Toc178784546"/>
      <w:bookmarkStart w:id="1495" w:name="_Toc188968652"/>
      <w:bookmarkStart w:id="1496" w:name="_Ref192502093"/>
      <w:bookmarkEnd w:id="1491"/>
      <w:bookmarkEnd w:id="1492"/>
      <w:bookmarkEnd w:id="1493"/>
      <w:bookmarkEnd w:id="1494"/>
      <w:r>
        <w:t>The</w:t>
      </w:r>
      <w:r w:rsidR="00883232" w:rsidRPr="00B77A92">
        <w:t xml:space="preserve"> Colour Test Diagram</w:t>
      </w:r>
      <w:bookmarkEnd w:id="1495"/>
      <w:bookmarkEnd w:id="1496"/>
    </w:p>
    <w:p w14:paraId="36F6D02B" w14:textId="61CD1DF4"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 xml:space="preserve">Figure </w:t>
      </w:r>
      <w:del w:id="1497" w:author="Jonathan Pritchard" w:date="2025-03-10T08:02:00Z" w16du:dateUtc="2025-03-10T08:02:00Z">
        <w:r w:rsidR="000553AC" w:rsidRPr="00B77A92" w:rsidDel="00A74A4F">
          <w:delText>C-</w:delText>
        </w:r>
      </w:del>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lastRenderedPageBreak/>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2A021871"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commentRangeStart w:id="1498"/>
      <w:r w:rsidRPr="00663161">
        <w:rPr>
          <w:highlight w:val="yellow"/>
          <w:rPrChange w:id="1499" w:author="Jonathan Pritchard" w:date="2025-03-10T08:04:00Z" w16du:dateUtc="2025-03-10T08:04:00Z">
            <w:rPr/>
          </w:rPrChange>
        </w:rPr>
        <w:t>In</w:t>
      </w:r>
      <w:commentRangeEnd w:id="1498"/>
      <w:r w:rsidR="00663161">
        <w:rPr>
          <w:rStyle w:val="CommentReference"/>
        </w:rPr>
        <w:commentReference w:id="1498"/>
      </w:r>
      <w:r w:rsidRPr="00663161">
        <w:rPr>
          <w:highlight w:val="yellow"/>
          <w:rPrChange w:id="1500" w:author="Jonathan Pritchard" w:date="2025-03-10T08:04:00Z" w16du:dateUtc="2025-03-10T08:04:00Z">
            <w:rPr/>
          </w:rPrChange>
        </w:rPr>
        <w:t xml:space="preserve"> addition, a grey scale is described in clause </w:t>
      </w:r>
      <w:r w:rsidRPr="00663161">
        <w:rPr>
          <w:highlight w:val="yellow"/>
          <w:rPrChange w:id="1501" w:author="Jonathan Pritchard" w:date="2025-03-10T08:04:00Z" w16du:dateUtc="2025-03-10T08:04:00Z">
            <w:rPr/>
          </w:rPrChange>
        </w:rPr>
        <w:fldChar w:fldCharType="begin"/>
      </w:r>
      <w:r w:rsidRPr="00663161">
        <w:rPr>
          <w:highlight w:val="yellow"/>
          <w:rPrChange w:id="1502" w:author="Jonathan Pritchard" w:date="2025-03-10T08:04:00Z" w16du:dateUtc="2025-03-10T08:04:00Z">
            <w:rPr/>
          </w:rPrChange>
        </w:rPr>
        <w:instrText xml:space="preserve"> REF _Ref49458949 \r \h  \* MERGEFORMAT </w:instrText>
      </w:r>
      <w:r w:rsidRPr="003C14B2">
        <w:rPr>
          <w:highlight w:val="yellow"/>
        </w:rPr>
      </w:r>
      <w:r w:rsidRPr="00663161">
        <w:rPr>
          <w:highlight w:val="yellow"/>
          <w:rPrChange w:id="1503" w:author="Jonathan Pritchard" w:date="2025-03-10T08:04:00Z" w16du:dateUtc="2025-03-10T08:04:00Z">
            <w:rPr/>
          </w:rPrChange>
        </w:rPr>
        <w:fldChar w:fldCharType="separate"/>
      </w:r>
      <w:ins w:id="1504" w:author="Jonathan Pritchard" w:date="2025-03-10T08:04:00Z" w16du:dateUtc="2025-03-10T08:04:00Z">
        <w:r w:rsidR="00663161" w:rsidRPr="00663161">
          <w:rPr>
            <w:highlight w:val="yellow"/>
            <w:rPrChange w:id="1505" w:author="Jonathan Pritchard" w:date="2025-03-10T08:04:00Z" w16du:dateUtc="2025-03-10T08:04:00Z">
              <w:rPr/>
            </w:rPrChange>
          </w:rPr>
          <w:t>19.6</w:t>
        </w:r>
      </w:ins>
      <w:del w:id="1506" w:author="Jonathan Pritchard" w:date="2025-03-10T08:04:00Z" w16du:dateUtc="2025-03-10T08:04:00Z">
        <w:r w:rsidR="000553AC" w:rsidRPr="00663161" w:rsidDel="00663161">
          <w:rPr>
            <w:highlight w:val="yellow"/>
            <w:rPrChange w:id="1507" w:author="Jonathan Pritchard" w:date="2025-03-10T08:04:00Z" w16du:dateUtc="2025-03-10T08:04:00Z">
              <w:rPr/>
            </w:rPrChange>
          </w:rPr>
          <w:delText>C-22.6</w:delText>
        </w:r>
      </w:del>
      <w:r w:rsidRPr="00663161">
        <w:rPr>
          <w:highlight w:val="yellow"/>
          <w:rPrChange w:id="1508" w:author="Jonathan Pritchard" w:date="2025-03-10T08:04:00Z" w16du:dateUtc="2025-03-10T08:04:00Z">
            <w:rPr/>
          </w:rPrChange>
        </w:rPr>
        <w:fldChar w:fldCharType="end"/>
      </w:r>
      <w:r w:rsidRPr="00663161">
        <w:rPr>
          <w:highlight w:val="yellow"/>
          <w:rPrChange w:id="1509" w:author="Jonathan Pritchard" w:date="2025-03-10T08:04:00Z" w16du:dateUtc="2025-03-10T08:04:00Z">
            <w:rPr/>
          </w:rPrChange>
        </w:rPr>
        <w:t xml:space="preserve"> for use by maintenance technicians in checking colour tracking in an ageing display</w:t>
      </w:r>
      <w:r w:rsidRPr="00B77A92">
        <w:t>.</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04B736A" w:rsidR="00DF1BB9" w:rsidRPr="00B77A92" w:rsidRDefault="00DF1BB9" w:rsidP="00DF1BB9">
      <w:pPr>
        <w:pStyle w:val="Caption"/>
        <w:spacing w:after="120" w:line="240" w:lineRule="auto"/>
        <w:jc w:val="center"/>
      </w:pPr>
      <w:bookmarkStart w:id="1510" w:name="_Ref49456149"/>
      <w:r w:rsidRPr="00B77A92">
        <w:t xml:space="preserve">Figure </w:t>
      </w:r>
      <w:del w:id="1511" w:author="Jonathan Pritchard" w:date="2025-03-10T08:02:00Z" w16du:dateUtc="2025-03-10T08:02:00Z">
        <w:r w:rsidRPr="00B77A92" w:rsidDel="00A74A4F">
          <w:delText>C-</w:delText>
        </w:r>
      </w:del>
      <w:r w:rsidRPr="00B77A92">
        <w:fldChar w:fldCharType="begin"/>
      </w:r>
      <w:r w:rsidRPr="00B77A92">
        <w:instrText xml:space="preserve"> SEQ Figure \* ARABIC </w:instrText>
      </w:r>
      <w:r w:rsidRPr="00B77A92">
        <w:fldChar w:fldCharType="separate"/>
      </w:r>
      <w:r w:rsidR="00B7137E">
        <w:rPr>
          <w:noProof/>
        </w:rPr>
        <w:t>4</w:t>
      </w:r>
      <w:r w:rsidRPr="00B77A92">
        <w:fldChar w:fldCharType="end"/>
      </w:r>
      <w:bookmarkEnd w:id="1510"/>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datas</w:t>
      </w:r>
      <w:r w:rsidR="002F7FC9" w:rsidRPr="00F12027">
        <w:t xml:space="preserve">et </w:t>
      </w:r>
      <w:r w:rsidR="00883232" w:rsidRPr="00F12027">
        <w:t>labelled “</w:t>
      </w:r>
      <w:r w:rsidR="002F7FC9" w:rsidRPr="002D7DEE">
        <w:t>101</w:t>
      </w:r>
      <w:r w:rsidR="00E10A86" w:rsidRPr="002D7DEE">
        <w:t>00AACH1W</w:t>
      </w:r>
      <w:r w:rsidR="00883232" w:rsidRPr="002D7DEE">
        <w:t>OO</w:t>
      </w:r>
      <w:r w:rsidR="00883232" w:rsidRPr="00F12027">
        <w:t>”</w:t>
      </w:r>
      <w:r w:rsidR="002B49F2" w:rsidRPr="00F12027">
        <w:t xml:space="preserve"> must be used</w:t>
      </w:r>
      <w:r w:rsidRPr="00F12027">
        <w:t xml:space="preserve">. </w:t>
      </w:r>
      <w:r w:rsidR="00883232" w:rsidRPr="002D7DEE">
        <w:t xml:space="preserve">This </w:t>
      </w:r>
      <w:r w:rsidRPr="002D7DEE">
        <w:t>dataset</w:t>
      </w:r>
      <w:r w:rsidR="00883232" w:rsidRPr="002D7DEE">
        <w:t xml:space="preserve"> must be</w:t>
      </w:r>
      <w:r w:rsidR="002B49F2" w:rsidRPr="002D7DEE">
        <w:t xml:space="preserve"> initially displayed at the </w:t>
      </w:r>
      <w:proofErr w:type="spellStart"/>
      <w:r w:rsidR="002B49F2" w:rsidRPr="002D7DEE">
        <w:t>optimumD</w:t>
      </w:r>
      <w:r w:rsidR="00A877AA" w:rsidRPr="002D7DEE">
        <w:t>i</w:t>
      </w:r>
      <w:r w:rsidR="002B49F2" w:rsidRPr="002D7DEE">
        <w:t>splayScale</w:t>
      </w:r>
      <w:proofErr w:type="spellEnd"/>
      <w:r w:rsidR="00883232" w:rsidRPr="002D7DEE">
        <w:t xml:space="preserve"> so that the extent of the imaginary chart data covers the entire ECDIS display.</w:t>
      </w:r>
      <w:r w:rsidR="00883232" w:rsidRPr="00B77A92">
        <w:t xml:space="preserve"> </w:t>
      </w:r>
    </w:p>
    <w:p w14:paraId="328F8976" w14:textId="28E874A0" w:rsidR="00A40BF2" w:rsidRPr="00B77A92" w:rsidRDefault="00883232" w:rsidP="00C84C10">
      <w:pPr>
        <w:spacing w:after="120" w:line="240" w:lineRule="auto"/>
        <w:jc w:val="both"/>
      </w:pPr>
      <w:r w:rsidRPr="00B77A92">
        <w:t>The diagram consists of twenty numbered squares extending over the whole of a 270 x 270 mm screen</w:t>
      </w:r>
      <w:r w:rsidR="008972A2">
        <w:t xml:space="preserve"> </w:t>
      </w:r>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Default="00A40BF2" w:rsidP="00C84C10">
      <w:pPr>
        <w:spacing w:after="120" w:line="240" w:lineRule="auto"/>
        <w:jc w:val="both"/>
      </w:pPr>
      <w:r w:rsidRPr="00B77A92">
        <w:t xml:space="preserve"> </w:t>
      </w:r>
      <w:r w:rsidRPr="00B77A92">
        <w:tab/>
      </w:r>
      <w:r w:rsidRPr="00B77A92">
        <w:tab/>
        <w:t>from transponder, VTS etc.)</w:t>
      </w:r>
    </w:p>
    <w:p w14:paraId="519AFDC9" w14:textId="7FFDD7AE" w:rsidR="00E92D97" w:rsidRPr="00B77A92" w:rsidRDefault="00F12027" w:rsidP="00E92D97">
      <w:pPr>
        <w:spacing w:after="120" w:line="240" w:lineRule="auto"/>
        <w:jc w:val="both"/>
      </w:pPr>
      <w:r>
        <w:t>The procedures for carrying out the test are documented in S-164.</w:t>
      </w:r>
    </w:p>
    <w:p w14:paraId="4B6BFB3C" w14:textId="3FFE4BD3" w:rsidR="00E92D97" w:rsidRPr="00B77A92" w:rsidRDefault="00E92D97" w:rsidP="002D7DEE">
      <w:pPr>
        <w:pStyle w:val="Heading3"/>
      </w:pPr>
      <w:r w:rsidRPr="00B77A92">
        <w:t>Relationship to S-57 Chart 1</w:t>
      </w:r>
    </w:p>
    <w:p w14:paraId="08920B0F" w14:textId="127B65AA" w:rsidR="00E92D97"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7E7E7187" w14:textId="77777777" w:rsidR="00494CD1" w:rsidRPr="00B77A92" w:rsidRDefault="00494CD1" w:rsidP="00E92D97">
      <w:pPr>
        <w:spacing w:after="120" w:line="240" w:lineRule="auto"/>
        <w:jc w:val="both"/>
      </w:pPr>
    </w:p>
    <w:p w14:paraId="537FBFB7" w14:textId="2D05409C" w:rsidR="00494CD1" w:rsidRPr="00B77A92" w:rsidRDefault="00494CD1" w:rsidP="002D7DEE">
      <w:pPr>
        <w:pStyle w:val="Heading3"/>
      </w:pPr>
      <w:r>
        <w:t>The Black-adjust symbol</w:t>
      </w:r>
    </w:p>
    <w:p w14:paraId="52C3820D" w14:textId="2B946D05" w:rsidR="00494CD1" w:rsidRDefault="00883232" w:rsidP="006D480D">
      <w:pPr>
        <w:spacing w:after="120" w:line="240" w:lineRule="auto"/>
        <w:jc w:val="both"/>
      </w:pPr>
      <w:r w:rsidRPr="00B77A92">
        <w:t xml:space="preserve">The black-adjust symbol BLKADJ01 is to allow the </w:t>
      </w:r>
      <w:r w:rsidR="006D480D" w:rsidRPr="00B77A92">
        <w:t>M</w:t>
      </w:r>
      <w:r w:rsidRPr="00B77A92">
        <w:t>ariner to adjust the display for ambient illumination on the bridge of a ship</w:t>
      </w:r>
      <w:ins w:id="1512" w:author="Jonathan Pritchard" w:date="2025-03-10T12:32:00Z" w16du:dateUtc="2025-03-10T12:32:00Z">
        <w:r w:rsidR="004505B4">
          <w:t>.</w:t>
        </w:r>
      </w:ins>
      <w:r w:rsidR="008972A2">
        <w:t xml:space="preserve"> </w:t>
      </w:r>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494CD1">
        <w:t>19.3</w:t>
      </w:r>
      <w:r w:rsidR="00ED45A2" w:rsidRPr="00B77A92">
        <w:fldChar w:fldCharType="end"/>
      </w:r>
      <w:r w:rsidRPr="00B77A92">
        <w:t>.</w:t>
      </w:r>
    </w:p>
    <w:p w14:paraId="2BA3702A" w14:textId="77777777" w:rsidR="00574538" w:rsidRPr="00B77A92" w:rsidRDefault="00574538" w:rsidP="006D480D">
      <w:pPr>
        <w:spacing w:after="120" w:line="240" w:lineRule="auto"/>
        <w:jc w:val="both"/>
      </w:pPr>
    </w:p>
    <w:p w14:paraId="233AB736" w14:textId="55756B3F" w:rsidR="00050102" w:rsidRPr="00B77A92" w:rsidRDefault="00050102" w:rsidP="00BE68E8">
      <w:pPr>
        <w:pStyle w:val="Heading1"/>
      </w:pPr>
      <w:bookmarkStart w:id="1513" w:name="_Toc188968653"/>
      <w:r w:rsidRPr="00B77A92">
        <w:t>Data</w:t>
      </w:r>
      <w:r w:rsidR="00FF6170" w:rsidRPr="00B77A92">
        <w:t xml:space="preserve">set </w:t>
      </w:r>
      <w:r w:rsidR="00716214" w:rsidRPr="00B77A92">
        <w:t>M</w:t>
      </w:r>
      <w:r w:rsidRPr="00B77A92">
        <w:t>anagement</w:t>
      </w:r>
      <w:bookmarkEnd w:id="1513"/>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1BE406E4" w:rsidR="004D3BE6" w:rsidRPr="00B77A92" w:rsidRDefault="008C3652" w:rsidP="00DB7CFE">
      <w:pPr>
        <w:pStyle w:val="Heading2"/>
      </w:pPr>
      <w:bookmarkStart w:id="1514" w:name="_Toc188968654"/>
      <w:del w:id="1515" w:author="Jonathan Pritchard" w:date="2025-03-07T16:53:00Z" w16du:dateUtc="2025-03-07T16:53:00Z">
        <w:r w:rsidRPr="00B77A92" w:rsidDel="00A94BB4">
          <w:lastRenderedPageBreak/>
          <w:delText>Multiple p</w:delText>
        </w:r>
        <w:r w:rsidR="004D3BE6" w:rsidRPr="00B77A92" w:rsidDel="00A94BB4">
          <w:delText>roduct versions</w:delText>
        </w:r>
        <w:r w:rsidR="00642A9A" w:rsidRPr="00B77A92" w:rsidDel="00A94BB4">
          <w:delText xml:space="preserve"> and portrayal</w:delText>
        </w:r>
      </w:del>
      <w:bookmarkEnd w:id="1514"/>
      <w:ins w:id="1516" w:author="Jonathan Pritchard" w:date="2025-03-07T16:53:00Z" w16du:dateUtc="2025-03-07T16:53:00Z">
        <w:r w:rsidR="00A94BB4" w:rsidRPr="00A94BB4">
          <w:t>Multiple Feature and Portrayal Catalogues</w:t>
        </w:r>
      </w:ins>
    </w:p>
    <w:p w14:paraId="0B836B37" w14:textId="5C56FA62" w:rsidR="00F26CEE" w:rsidRDefault="00716214" w:rsidP="006D480D">
      <w:pPr>
        <w:spacing w:after="120" w:line="240" w:lineRule="auto"/>
        <w:jc w:val="both"/>
      </w:pPr>
      <w:r w:rsidRPr="00B77A92">
        <w:t xml:space="preserve">The ECDIS must be able to </w:t>
      </w:r>
      <w:r w:rsidR="00A0054D">
        <w:t>persistently install for use</w:t>
      </w:r>
      <w:r w:rsidR="00A0054D">
        <w:rPr>
          <w:rStyle w:val="CommentReference"/>
          <w:lang w:val="en-GB"/>
        </w:rPr>
        <w:t xml:space="preserve"> </w:t>
      </w:r>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r w:rsidR="00A0054D">
        <w:t>.</w:t>
      </w:r>
      <w:r w:rsidR="008972A2">
        <w:t xml:space="preserve"> </w:t>
      </w:r>
      <w:r w:rsidRPr="00B77A92">
        <w:t>Catalogue management is based on the version number of the Product Specification and Catalogues</w:t>
      </w:r>
      <w:r w:rsidR="008972A2">
        <w:t xml:space="preserve"> </w:t>
      </w:r>
    </w:p>
    <w:p w14:paraId="7125B723" w14:textId="183126D9" w:rsidR="0073642C" w:rsidRPr="00B77A92" w:rsidRDefault="00EE40E0" w:rsidP="006D480D">
      <w:pPr>
        <w:spacing w:after="120" w:line="240" w:lineRule="auto"/>
        <w:jc w:val="both"/>
      </w:pPr>
      <w:ins w:id="1517" w:author="Jonathan Pritchard" w:date="2025-03-12T07:40:00Z" w16du:dateUtc="2025-03-12T07:40:00Z">
        <w:r>
          <w:t xml:space="preserve">A list of </w:t>
        </w:r>
      </w:ins>
      <w:del w:id="1518" w:author="Jonathan Pritchard" w:date="2025-03-12T07:40:00Z" w16du:dateUtc="2025-03-12T07:40:00Z">
        <w:r w:rsidR="0073642C" w:rsidRPr="000740C7" w:rsidDel="00EE40E0">
          <w:delText>T</w:delText>
        </w:r>
      </w:del>
      <w:ins w:id="1519" w:author="Jonathan Pritchard" w:date="2025-03-12T07:40:00Z" w16du:dateUtc="2025-03-12T07:40:00Z">
        <w:r>
          <w:t>t</w:t>
        </w:r>
      </w:ins>
      <w:r w:rsidR="0073642C" w:rsidRPr="000740C7">
        <w:t>he</w:t>
      </w:r>
      <w:r w:rsidR="0073642C" w:rsidRPr="00B812CA">
        <w:t xml:space="preserve"> available</w:t>
      </w:r>
      <w:r w:rsidR="0073642C" w:rsidRPr="000740C7">
        <w:t xml:space="preserve"> versions of </w:t>
      </w:r>
      <w:r w:rsidR="000740C7">
        <w:t xml:space="preserve">all </w:t>
      </w:r>
      <w:ins w:id="1520" w:author="Jonathan Pritchard" w:date="2025-03-12T07:40:00Z" w16du:dateUtc="2025-03-12T07:40:00Z">
        <w:r>
          <w:t xml:space="preserve">installed </w:t>
        </w:r>
      </w:ins>
      <w:r w:rsidR="0073642C" w:rsidRPr="000740C7">
        <w:t xml:space="preserve">feature and portrayal catalogues </w:t>
      </w:r>
      <w:ins w:id="1521" w:author="Jonathan Pritchard" w:date="2025-03-12T07:40:00Z" w16du:dateUtc="2025-03-12T07:40:00Z">
        <w:r>
          <w:t>together with their vers</w:t>
        </w:r>
      </w:ins>
      <w:ins w:id="1522" w:author="Jonathan Pritchard" w:date="2025-03-12T07:41:00Z" w16du:dateUtc="2025-03-12T07:41:00Z">
        <w:r>
          <w:t xml:space="preserve">ions </w:t>
        </w:r>
      </w:ins>
      <w:r w:rsidR="0073642C" w:rsidRPr="000740C7">
        <w:t xml:space="preserve">must be available </w:t>
      </w:r>
      <w:ins w:id="1523" w:author="Jonathan Pritchard" w:date="2025-03-12T07:41:00Z" w16du:dateUtc="2025-03-12T07:41:00Z">
        <w:r>
          <w:t>to the user on demand.</w:t>
        </w:r>
      </w:ins>
      <w:del w:id="1524" w:author="Jonathan Pritchard" w:date="2025-03-11T15:06:00Z" w16du:dateUtc="2025-03-11T15:06:00Z">
        <w:r w:rsidR="0073642C" w:rsidRPr="000740C7" w:rsidDel="003D3E9C">
          <w:delText>to</w:delText>
        </w:r>
      </w:del>
      <w:del w:id="1525" w:author="Jonathan Pritchard" w:date="2025-03-12T07:41:00Z" w16du:dateUtc="2025-03-12T07:41:00Z">
        <w:r w:rsidR="0073642C" w:rsidRPr="000740C7" w:rsidDel="00EE40E0">
          <w:delText xml:space="preserve"> the user.</w:delText>
        </w:r>
      </w:del>
    </w:p>
    <w:p w14:paraId="7296113A" w14:textId="0FD0646F" w:rsidR="002759B2" w:rsidRPr="00B77A92" w:rsidRDefault="002759B2" w:rsidP="006D480D">
      <w:pPr>
        <w:spacing w:after="120" w:line="240" w:lineRule="auto"/>
        <w:jc w:val="both"/>
      </w:pPr>
      <w:r w:rsidRPr="00B77A92">
        <w:t xml:space="preserve">See </w:t>
      </w:r>
      <w:r w:rsidR="000472A8" w:rsidRPr="00494CD1">
        <w:t>A</w:t>
      </w:r>
      <w:r w:rsidRPr="00494CD1">
        <w:t xml:space="preserve">ppendix </w:t>
      </w:r>
      <w:r w:rsidR="00494CD1">
        <w:rPr>
          <w:highlight w:val="yellow"/>
        </w:rPr>
        <w:t>B</w:t>
      </w:r>
      <w:r w:rsidRPr="00B77A92">
        <w:t xml:space="preserve"> for loading and ingest processes including </w:t>
      </w:r>
      <w:commentRangeStart w:id="1526"/>
      <w:r w:rsidRPr="00B77A92">
        <w:t>SSE</w:t>
      </w:r>
      <w:commentRangeEnd w:id="1526"/>
      <w:r w:rsidR="00330F66">
        <w:rPr>
          <w:rStyle w:val="CommentReference"/>
        </w:rPr>
        <w:commentReference w:id="1526"/>
      </w:r>
      <w:r w:rsidRPr="00B77A92">
        <w:t xml:space="preserve"> Codes relating to </w:t>
      </w:r>
      <w:r w:rsidR="0073642C">
        <w:t>catalogues.</w:t>
      </w:r>
    </w:p>
    <w:p w14:paraId="224C02EB" w14:textId="7B4696D1" w:rsidR="00DB48AD" w:rsidRDefault="00D75AC7" w:rsidP="000472A8">
      <w:pPr>
        <w:spacing w:after="60" w:line="240" w:lineRule="auto"/>
        <w:jc w:val="both"/>
      </w:pPr>
      <w:ins w:id="1527" w:author="Jonathan Pritchard" w:date="2025-03-07T16:53:00Z" w16du:dateUtc="2025-03-07T16:53:00Z">
        <w:r>
          <w:t>The v</w:t>
        </w:r>
      </w:ins>
      <w:del w:id="1528" w:author="Jonathan Pritchard" w:date="2025-03-07T16:53:00Z" w16du:dateUtc="2025-03-07T16:53:00Z">
        <w:r w:rsidR="00F26CEE" w:rsidRPr="00B77A92" w:rsidDel="00D75AC7">
          <w:delText>V</w:delText>
        </w:r>
      </w:del>
      <w:r w:rsidR="001C665F" w:rsidRPr="00B77A92">
        <w:t xml:space="preserve">ersioning of </w:t>
      </w:r>
      <w:ins w:id="1529" w:author="Jonathan Pritchard" w:date="2025-03-07T16:53:00Z" w16du:dateUtc="2025-03-07T16:53:00Z">
        <w:r>
          <w:t>Feature and Po</w:t>
        </w:r>
      </w:ins>
      <w:ins w:id="1530" w:author="Jonathan Pritchard" w:date="2025-03-07T16:54:00Z" w16du:dateUtc="2025-03-07T16:54:00Z">
        <w:r>
          <w:t xml:space="preserve">rtrayal </w:t>
        </w:r>
      </w:ins>
      <w:del w:id="1531" w:author="Jonathan Pritchard" w:date="2025-03-07T16:54:00Z" w16du:dateUtc="2025-03-07T16:54:00Z">
        <w:r w:rsidR="000472A8" w:rsidRPr="00B77A92" w:rsidDel="00D75AC7">
          <w:delText>P</w:delText>
        </w:r>
        <w:r w:rsidR="001C665F" w:rsidRPr="00B77A92" w:rsidDel="00D75AC7">
          <w:delText xml:space="preserve">roduct </w:delText>
        </w:r>
        <w:r w:rsidR="000472A8" w:rsidRPr="00B77A92" w:rsidDel="00D75AC7">
          <w:delText>S</w:delText>
        </w:r>
        <w:r w:rsidR="001C665F" w:rsidRPr="00B77A92" w:rsidDel="00D75AC7">
          <w:delText>pecifications</w:delText>
        </w:r>
      </w:del>
      <w:ins w:id="1532" w:author="Jonathan Pritchard" w:date="2025-03-07T16:54:00Z" w16du:dateUtc="2025-03-07T16:54:00Z">
        <w:r>
          <w:t>catalogues</w:t>
        </w:r>
      </w:ins>
      <w:r w:rsidR="001C665F" w:rsidRPr="00B77A92">
        <w:t xml:space="preserve"> follow</w:t>
      </w:r>
      <w:ins w:id="1533" w:author="Jonathan Pritchard" w:date="2025-03-07T16:54:00Z" w16du:dateUtc="2025-03-07T16:54:00Z">
        <w:r w:rsidR="000956D5">
          <w:t>s</w:t>
        </w:r>
      </w:ins>
      <w:r w:rsidR="001C665F" w:rsidRPr="00B77A92">
        <w:t xml:space="preserve">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0"/>
        <w:gridCol w:w="1677"/>
        <w:gridCol w:w="1495"/>
        <w:gridCol w:w="1807"/>
        <w:gridCol w:w="1807"/>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commentRangeStart w:id="1534"/>
            <w:r w:rsidRPr="00B77A92">
              <w:t>DPS</w:t>
            </w:r>
            <w:commentRangeEnd w:id="1534"/>
            <w:r w:rsidR="00596249">
              <w:rPr>
                <w:rStyle w:val="CommentReference"/>
              </w:rPr>
              <w:commentReference w:id="1534"/>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lastRenderedPageBreak/>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48A9C034"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r w:rsidR="00A0054D">
        <w:rPr>
          <w:b/>
          <w:bCs/>
        </w:rPr>
        <w:t xml:space="preserve">productid </w:t>
      </w:r>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DB7CFE">
      <w:pPr>
        <w:pStyle w:val="Heading2"/>
      </w:pPr>
      <w:bookmarkStart w:id="1535" w:name="_Toc188968655"/>
      <w:r>
        <w:t xml:space="preserve">Portrayal and </w:t>
      </w:r>
      <w:r w:rsidR="00844F6F">
        <w:t>f</w:t>
      </w:r>
      <w:r>
        <w:t>eature c</w:t>
      </w:r>
      <w:r w:rsidR="001415B6">
        <w:t>atalogue compatibility</w:t>
      </w:r>
      <w:del w:id="1536" w:author="Grant, David M (52400) CIV USN NIWC ATLANTIC VA (USA)" w:date="2025-02-25T14:37:00Z" w16du:dateUtc="2025-02-25T19:37:00Z">
        <w:r w:rsidR="001415B6" w:rsidDel="009A6D8D">
          <w:delText>.</w:delText>
        </w:r>
      </w:del>
      <w:bookmarkEnd w:id="1535"/>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DB7CFE">
      <w:pPr>
        <w:pStyle w:val="Heading2"/>
      </w:pPr>
      <w:bookmarkStart w:id="1537" w:name="_Toc188968656"/>
      <w:r w:rsidRPr="00B77A92">
        <w:t>Dataset</w:t>
      </w:r>
      <w:r w:rsidR="00B2410B" w:rsidRPr="00B77A92">
        <w:t xml:space="preserve"> overlaps and gaps</w:t>
      </w:r>
      <w:bookmarkEnd w:id="1537"/>
    </w:p>
    <w:p w14:paraId="0240F4DD" w14:textId="1BBA7FAE" w:rsidR="00E375C1" w:rsidRPr="00B77A92" w:rsidRDefault="00E375C1" w:rsidP="00525920">
      <w:pPr>
        <w:pStyle w:val="Heading3"/>
      </w:pPr>
      <w:bookmarkStart w:id="1538" w:name="_Toc188968657"/>
      <w:r w:rsidRPr="00B77A92">
        <w:t>Overlaps and gaps in ENC coverage</w:t>
      </w:r>
      <w:bookmarkEnd w:id="1538"/>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r w:rsidR="00675209" w:rsidRPr="00B77A92">
        <w:t>an overlapping buffer zone of up to 5 metres may be used</w:t>
      </w:r>
      <w:r w:rsidRPr="00B77A92">
        <w:t xml:space="preserve">. </w:t>
      </w:r>
    </w:p>
    <w:p w14:paraId="7920C64B" w14:textId="01E46CEE" w:rsidR="00675209" w:rsidRPr="00B77A92" w:rsidRDefault="00675209" w:rsidP="00AF2C79">
      <w:pPr>
        <w:spacing w:after="120" w:line="240" w:lineRule="auto"/>
        <w:jc w:val="both"/>
      </w:pPr>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p>
    <w:p w14:paraId="62A78DB2" w14:textId="09989658" w:rsidR="00E375C1" w:rsidRPr="00B77A92" w:rsidRDefault="00E375C1" w:rsidP="00525920">
      <w:pPr>
        <w:pStyle w:val="Heading3"/>
      </w:pPr>
      <w:bookmarkStart w:id="1539" w:name="_Toc188968658"/>
      <w:r w:rsidRPr="00B77A92">
        <w:t xml:space="preserve">Overlaps and gaps </w:t>
      </w:r>
      <w:r w:rsidR="001D3531" w:rsidRPr="00B77A92">
        <w:t xml:space="preserve">between </w:t>
      </w:r>
      <w:r w:rsidRPr="00B77A92">
        <w:t>other data products</w:t>
      </w:r>
      <w:bookmarkEnd w:id="1539"/>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3EF6BB0B" w:rsidR="006A43DE" w:rsidRPr="00B77A92" w:rsidRDefault="00C47404" w:rsidP="00DB7CFE">
      <w:pPr>
        <w:pStyle w:val="Heading2"/>
      </w:pPr>
      <w:bookmarkStart w:id="1540" w:name="_Ref49451692"/>
      <w:bookmarkStart w:id="1541" w:name="_Toc188968659"/>
      <w:del w:id="1542" w:author="Jonathan Pritchard" w:date="2025-03-07T17:56:00Z" w16du:dateUtc="2025-03-07T17:56:00Z">
        <w:r w:rsidRPr="00B77A92" w:rsidDel="00653128">
          <w:delText>Guidance on u</w:delText>
        </w:r>
      </w:del>
      <w:ins w:id="1543" w:author="Jonathan Pritchard" w:date="2025-03-07T17:56:00Z" w16du:dateUtc="2025-03-07T17:56:00Z">
        <w:r w:rsidR="00653128">
          <w:t>U</w:t>
        </w:r>
      </w:ins>
      <w:r w:rsidR="006A43DE" w:rsidRPr="00B77A92">
        <w:t>pdat</w:t>
      </w:r>
      <w:r w:rsidRPr="00B77A92">
        <w:t>ing</w:t>
      </w:r>
      <w:r w:rsidR="00FE57E5" w:rsidRPr="00B77A92">
        <w:t xml:space="preserve"> </w:t>
      </w:r>
      <w:r w:rsidR="000740C7">
        <w:t>Datasets</w:t>
      </w:r>
      <w:r w:rsidR="00FE57E5" w:rsidRPr="00B77A92">
        <w:t xml:space="preserve"> on ECDIS</w:t>
      </w:r>
      <w:bookmarkEnd w:id="1540"/>
      <w:bookmarkEnd w:id="1541"/>
    </w:p>
    <w:p w14:paraId="47D9A97D" w14:textId="7B7BA002" w:rsidR="007F3619" w:rsidRPr="00B77A92" w:rsidRDefault="007F3619" w:rsidP="00525920">
      <w:pPr>
        <w:pStyle w:val="Heading3"/>
      </w:pPr>
      <w:bookmarkStart w:id="1544" w:name="_Toc188968660"/>
      <w:r w:rsidRPr="00B77A92">
        <w:t>Introduction</w:t>
      </w:r>
      <w:bookmarkEnd w:id="1544"/>
    </w:p>
    <w:p w14:paraId="2A9F3ED5" w14:textId="2F3600DC"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del w:id="1545" w:author="Jonathan Pritchard" w:date="2025-03-10T12:34:00Z" w16du:dateUtc="2025-03-10T12:34:00Z">
        <w:r w:rsidR="00B526AD" w:rsidRPr="00B77A92" w:rsidDel="004505B4">
          <w:delText>S-57</w:delText>
        </w:r>
      </w:del>
      <w:ins w:id="1546" w:author="Jonathan Pritchard" w:date="2025-03-10T12:34:00Z" w16du:dateUtc="2025-03-10T12:34:00Z">
        <w:r w:rsidR="004505B4">
          <w:t>S-65, S-57</w:t>
        </w:r>
      </w:ins>
      <w:r w:rsidR="00B526AD" w:rsidRPr="00B77A92">
        <w:t xml:space="preserve"> and S-6</w:t>
      </w:r>
      <w:ins w:id="1547" w:author="Jonathan Pritchard" w:date="2025-03-10T12:34:00Z" w16du:dateUtc="2025-03-10T12:34:00Z">
        <w:r w:rsidR="004505B4">
          <w:t>3</w:t>
        </w:r>
      </w:ins>
      <w:del w:id="1548" w:author="Jonathan Pritchard" w:date="2025-03-10T12:34:00Z" w16du:dateUtc="2025-03-10T12:34:00Z">
        <w:r w:rsidR="00B526AD" w:rsidRPr="00B77A92" w:rsidDel="004505B4">
          <w:delText>5</w:delText>
        </w:r>
      </w:del>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1549" w:name="_Toc178784556"/>
      <w:bookmarkStart w:id="1550" w:name="_Toc178784557"/>
      <w:bookmarkStart w:id="1551" w:name="_Ref49425494"/>
      <w:bookmarkStart w:id="1552" w:name="_Toc188968661"/>
      <w:bookmarkEnd w:id="1549"/>
      <w:bookmarkEnd w:id="1550"/>
      <w:r w:rsidRPr="00B77A92">
        <w:lastRenderedPageBreak/>
        <w:t>General</w:t>
      </w:r>
      <w:r w:rsidR="007F3619" w:rsidRPr="00B77A92">
        <w:t xml:space="preserve"> requirements</w:t>
      </w:r>
      <w:bookmarkEnd w:id="1551"/>
      <w:bookmarkEnd w:id="1552"/>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p>
    <w:p w14:paraId="795F8331" w14:textId="2F6D1415"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keep a record of updates</w:t>
      </w:r>
      <w:ins w:id="1553" w:author="Jonathan Pritchard" w:date="2025-03-07T17:57:00Z" w16du:dateUtc="2025-03-07T17:57:00Z">
        <w:r w:rsidR="00653128">
          <w:t xml:space="preserve"> to all S-100 data products</w:t>
        </w:r>
      </w:ins>
      <w:del w:id="1554" w:author="Jonathan Pritchard" w:date="2025-03-07T17:57:00Z" w16du:dateUtc="2025-03-07T17:57:00Z">
        <w:r w:rsidRPr="00B77A92" w:rsidDel="00653128">
          <w:delText xml:space="preserve">, including time of application and identification parameters described in the </w:delText>
        </w:r>
        <w:r w:rsidR="00B8380C" w:rsidRPr="00B77A92" w:rsidDel="00653128">
          <w:delText xml:space="preserve">applicable </w:delText>
        </w:r>
        <w:r w:rsidRPr="00B77A92" w:rsidDel="00653128">
          <w:delText>Product Specification,</w:delText>
        </w:r>
      </w:del>
      <w:r w:rsidRPr="00B77A92">
        <w:t xml:space="preserve">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274038A4"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application</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1555" w:name="_Toc188968662"/>
      <w:r w:rsidRPr="00B77A92">
        <w:t>Automatic Update</w:t>
      </w:r>
      <w:bookmarkEnd w:id="1555"/>
    </w:p>
    <w:p w14:paraId="45B7B1D7" w14:textId="1A70A6E0" w:rsidR="00425B5E"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r w:rsidR="00425B5E" w:rsidRPr="00425B5E">
        <w:rPr>
          <w:color w:val="000000"/>
          <w:sz w:val="27"/>
          <w:szCs w:val="27"/>
        </w:rPr>
        <w:t xml:space="preserve"> </w:t>
      </w:r>
      <w:r w:rsidR="00425B5E" w:rsidRPr="00425B5E">
        <w:t>For such updates of S-124 and S-129 datasets, the ECDIS should</w:t>
      </w:r>
      <w:r w:rsidR="00245663">
        <w:rPr>
          <w:rStyle w:val="FootnoteReference"/>
        </w:rPr>
        <w:footnoteReference w:id="3"/>
      </w:r>
      <w:r w:rsidR="00245663" w:rsidRPr="00425B5E">
        <w:t xml:space="preserve"> </w:t>
      </w:r>
      <w:r w:rsidR="00425B5E" w:rsidRPr="00425B5E">
        <w:t xml:space="preserve">be capable of being interfaced to a SECOM (IEC 63173-2) based telecommunication network. This capability </w:t>
      </w:r>
      <w:r w:rsidR="00425B5E">
        <w:t>should</w:t>
      </w:r>
      <w:r w:rsidR="00245663">
        <w:t xml:space="preserve"> </w:t>
      </w:r>
      <w:r w:rsidR="00425B5E" w:rsidRPr="00425B5E">
        <w:t xml:space="preserve">include at least </w:t>
      </w:r>
      <w:r w:rsidR="00245663">
        <w:t>:</w:t>
      </w:r>
    </w:p>
    <w:p w14:paraId="1E2C8BDF" w14:textId="6C8F7829" w:rsidR="00425B5E" w:rsidRDefault="00425B5E" w:rsidP="00425B5E">
      <w:pPr>
        <w:pStyle w:val="ListParagraph"/>
        <w:numPr>
          <w:ilvl w:val="1"/>
          <w:numId w:val="57"/>
        </w:numPr>
        <w:spacing w:after="60" w:line="240" w:lineRule="auto"/>
        <w:jc w:val="both"/>
      </w:pPr>
      <w:r>
        <w:t>U</w:t>
      </w:r>
      <w:r w:rsidRPr="00425B5E">
        <w:t>ser selection of data services from a list provided by a SECOM service registry,</w:t>
      </w:r>
    </w:p>
    <w:p w14:paraId="45B1E84D" w14:textId="73F3C50D" w:rsidR="00425B5E" w:rsidRDefault="00425B5E" w:rsidP="00425B5E">
      <w:pPr>
        <w:pStyle w:val="ListParagraph"/>
        <w:numPr>
          <w:ilvl w:val="1"/>
          <w:numId w:val="57"/>
        </w:numPr>
        <w:spacing w:after="60" w:line="240" w:lineRule="auto"/>
        <w:jc w:val="both"/>
      </w:pPr>
      <w:r>
        <w:t>M</w:t>
      </w:r>
      <w:r w:rsidRPr="00425B5E">
        <w:t>anagement of information about the data services selected in item (</w:t>
      </w:r>
      <w:proofErr w:type="spellStart"/>
      <w:r w:rsidRPr="00425B5E">
        <w:t>i</w:t>
      </w:r>
      <w:proofErr w:type="spellEnd"/>
      <w:r w:rsidRPr="00425B5E">
        <w:t xml:space="preserve">), for example SECOM subscription status, and </w:t>
      </w:r>
    </w:p>
    <w:p w14:paraId="26AF987C" w14:textId="77777777" w:rsidR="00425B5E" w:rsidRDefault="00425B5E" w:rsidP="00425B5E">
      <w:pPr>
        <w:pStyle w:val="ListParagraph"/>
        <w:numPr>
          <w:ilvl w:val="1"/>
          <w:numId w:val="57"/>
        </w:numPr>
        <w:spacing w:after="60" w:line="240" w:lineRule="auto"/>
        <w:jc w:val="both"/>
      </w:pPr>
      <w:r>
        <w:t>A</w:t>
      </w:r>
      <w:r w:rsidRPr="00425B5E">
        <w:t xml:space="preserve">cknowledge receipt of datasets. </w:t>
      </w:r>
    </w:p>
    <w:p w14:paraId="1B7DDB77" w14:textId="4F814290" w:rsidR="00BB222A" w:rsidRDefault="00425B5E" w:rsidP="002D7DEE">
      <w:pPr>
        <w:pStyle w:val="ListParagraph"/>
        <w:spacing w:after="60" w:line="240" w:lineRule="auto"/>
        <w:ind w:left="1440"/>
        <w:jc w:val="both"/>
      </w:pPr>
      <w:r w:rsidRPr="002D7DEE">
        <w:rPr>
          <w:b/>
          <w:bCs/>
        </w:rPr>
        <w:t>NOTE (informative):</w:t>
      </w:r>
      <w:r w:rsidRPr="00425B5E">
        <w:t xml:space="preserve"> The bi-directional transfer of S-421 based route plans using SECOM is described in IEC 61174, IEC 63173-1 and IEC 63173-2. </w:t>
      </w:r>
    </w:p>
    <w:p w14:paraId="193FBF48" w14:textId="78AFEDBD" w:rsidR="006A43DE" w:rsidRPr="00B21F04" w:rsidDel="00B21F04" w:rsidRDefault="006A43DE" w:rsidP="00B21F04">
      <w:pPr>
        <w:pStyle w:val="ListParagraph"/>
        <w:numPr>
          <w:ilvl w:val="0"/>
          <w:numId w:val="57"/>
        </w:numPr>
        <w:spacing w:after="60" w:line="240" w:lineRule="auto"/>
        <w:jc w:val="both"/>
        <w:rPr>
          <w:del w:id="1556" w:author="Jonathan Pritchard" w:date="2025-03-10T12:35:00Z" w16du:dateUtc="2025-03-10T12:35:00Z"/>
          <w:strike/>
          <w:rPrChange w:id="1557" w:author="Jonathan Pritchard" w:date="2025-03-10T12:35:00Z" w16du:dateUtc="2025-03-10T12:35:00Z">
            <w:rPr>
              <w:del w:id="1558" w:author="Jonathan Pritchard" w:date="2025-03-10T12:35:00Z" w16du:dateUtc="2025-03-10T12:35:00Z"/>
            </w:rPr>
          </w:rPrChange>
        </w:rPr>
      </w:pPr>
      <w:r w:rsidRPr="00B77A92">
        <w:rPr>
          <w:b/>
          <w:bCs/>
        </w:rPr>
        <w:t>Sequence Check</w:t>
      </w:r>
      <w:r w:rsidRPr="00B77A92">
        <w:t>.</w:t>
      </w:r>
      <w:r w:rsidR="005C5208">
        <w:t xml:space="preserve"> </w:t>
      </w:r>
      <w:ins w:id="1559" w:author="Jonathan Pritchard" w:date="2025-03-11T15:08:00Z" w16du:dateUtc="2025-03-11T15:08:00Z">
        <w:r w:rsidR="003D3E9C">
          <w:t xml:space="preserve">Where data products support sequential updating </w:t>
        </w:r>
      </w:ins>
      <w:del w:id="1560" w:author="Jonathan Pritchard" w:date="2025-03-11T15:08:00Z" w16du:dateUtc="2025-03-11T15:08:00Z">
        <w:r w:rsidR="005C5208" w:rsidDel="003D3E9C">
          <w:delText>T</w:delText>
        </w:r>
      </w:del>
      <w:ins w:id="1561" w:author="Jonathan Pritchard" w:date="2025-03-11T15:08:00Z" w16du:dateUtc="2025-03-11T15:08:00Z">
        <w:r w:rsidR="003D3E9C">
          <w:t>t</w:t>
        </w:r>
      </w:ins>
      <w:r w:rsidR="005C5208">
        <w:t xml:space="preserve">he ECDIS must ensure updates are </w:t>
      </w:r>
      <w:ins w:id="1562" w:author="Jonathan Pritchard" w:date="2025-03-11T15:08:00Z" w16du:dateUtc="2025-03-11T15:08:00Z">
        <w:r w:rsidR="003D3E9C">
          <w:t xml:space="preserve">always </w:t>
        </w:r>
      </w:ins>
      <w:r w:rsidR="005C5208">
        <w:t>applied in uninterrupted sequence.</w:t>
      </w:r>
      <w:r w:rsidRPr="00B77A92">
        <w:t xml:space="preserve"> </w:t>
      </w:r>
    </w:p>
    <w:p w14:paraId="3C9AA578" w14:textId="77777777" w:rsidR="00B21F04" w:rsidRPr="00B812CA" w:rsidRDefault="00B21F04" w:rsidP="00B812CA">
      <w:pPr>
        <w:pStyle w:val="ListParagraph"/>
        <w:numPr>
          <w:ilvl w:val="0"/>
          <w:numId w:val="57"/>
        </w:numPr>
        <w:spacing w:after="60" w:line="240" w:lineRule="auto"/>
        <w:jc w:val="both"/>
        <w:rPr>
          <w:ins w:id="1563" w:author="Jonathan Pritchard" w:date="2025-03-10T12:35:00Z" w16du:dateUtc="2025-03-10T12:35:00Z"/>
          <w:strike/>
        </w:rPr>
      </w:pPr>
    </w:p>
    <w:p w14:paraId="755BDFCE" w14:textId="04C65D8D" w:rsidR="00742D83" w:rsidRPr="00B77A92" w:rsidRDefault="004B7B5C">
      <w:pPr>
        <w:pStyle w:val="ListParagraph"/>
        <w:numPr>
          <w:ilvl w:val="0"/>
          <w:numId w:val="57"/>
        </w:numPr>
        <w:spacing w:after="60" w:line="240" w:lineRule="auto"/>
        <w:jc w:val="both"/>
        <w:pPrChange w:id="1564" w:author="Jonathan Pritchard" w:date="2025-03-10T12:35:00Z" w16du:dateUtc="2025-03-10T12:35:00Z">
          <w:pPr>
            <w:pStyle w:val="ListParagraph"/>
            <w:spacing w:after="120" w:line="240" w:lineRule="auto"/>
            <w:jc w:val="both"/>
          </w:pPr>
        </w:pPrChange>
      </w:pPr>
      <w:r w:rsidRPr="00B21F04">
        <w:rPr>
          <w:b/>
          <w:bCs/>
        </w:rPr>
        <w:t xml:space="preserve">Data </w:t>
      </w:r>
      <w:r w:rsidR="00742D83" w:rsidRPr="00B21F04">
        <w:rPr>
          <w:b/>
          <w:bCs/>
        </w:rPr>
        <w:t xml:space="preserve">Integrity </w:t>
      </w:r>
      <w:r w:rsidRPr="00B21F04">
        <w:rPr>
          <w:b/>
          <w:bCs/>
        </w:rPr>
        <w:t xml:space="preserve">and Authentication </w:t>
      </w:r>
      <w:r w:rsidR="00742D83" w:rsidRPr="00B21F04">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lastRenderedPageBreak/>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65C9BC0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00624B58">
        <w:t>C</w:t>
      </w:r>
    </w:p>
    <w:p w14:paraId="5A17BAAD" w14:textId="453B80CF" w:rsidR="006A43DE" w:rsidRPr="00B77A92" w:rsidDel="00653128" w:rsidRDefault="006A43DE" w:rsidP="0043278E">
      <w:pPr>
        <w:pStyle w:val="Heading3"/>
        <w:rPr>
          <w:moveFrom w:id="1565" w:author="Jonathan Pritchard" w:date="2025-03-07T17:59:00Z" w16du:dateUtc="2025-03-07T17:59:00Z"/>
        </w:rPr>
      </w:pPr>
      <w:bookmarkStart w:id="1566" w:name="_Toc188968663"/>
      <w:moveFromRangeStart w:id="1567" w:author="Jonathan Pritchard" w:date="2025-03-07T17:59:00Z" w:name="move192262808"/>
      <w:moveFrom w:id="1568" w:author="Jonathan Pritchard" w:date="2025-03-07T17:59:00Z" w16du:dateUtc="2025-03-07T17:59:00Z">
        <w:r w:rsidRPr="00B77A92" w:rsidDel="00653128">
          <w:t>Manual Update</w:t>
        </w:r>
        <w:bookmarkEnd w:id="1566"/>
      </w:moveFrom>
    </w:p>
    <w:p w14:paraId="3FAE33F5" w14:textId="61085D19" w:rsidR="006A43DE" w:rsidRPr="00B77A92" w:rsidDel="00653128" w:rsidRDefault="006A43DE" w:rsidP="00AE2737">
      <w:pPr>
        <w:pStyle w:val="ListParagraph"/>
        <w:numPr>
          <w:ilvl w:val="0"/>
          <w:numId w:val="60"/>
        </w:numPr>
        <w:spacing w:after="60" w:line="240" w:lineRule="auto"/>
        <w:jc w:val="both"/>
        <w:rPr>
          <w:moveFrom w:id="1569" w:author="Jonathan Pritchard" w:date="2025-03-07T17:59:00Z" w16du:dateUtc="2025-03-07T17:59:00Z"/>
        </w:rPr>
      </w:pPr>
      <w:moveFrom w:id="1570" w:author="Jonathan Pritchard" w:date="2025-03-07T17:59:00Z" w16du:dateUtc="2025-03-07T17:59:00Z">
        <w:r w:rsidRPr="00B77A92" w:rsidDel="00653128">
          <w:rPr>
            <w:b/>
            <w:bCs/>
          </w:rPr>
          <w:t>Keying and Symbology</w:t>
        </w:r>
        <w:r w:rsidRPr="00B77A92" w:rsidDel="00653128">
          <w:t>.</w:t>
        </w:r>
        <w:r w:rsidR="00B00A5B" w:rsidRPr="00B77A92" w:rsidDel="00653128">
          <w:t xml:space="preserve"> </w:t>
        </w:r>
        <w:r w:rsidRPr="00B77A92" w:rsidDel="00653128">
          <w:t xml:space="preserve">The ECDIS </w:t>
        </w:r>
        <w:r w:rsidR="00AB0716" w:rsidDel="00653128">
          <w:t>must</w:t>
        </w:r>
        <w:r w:rsidRPr="00B77A92" w:rsidDel="00653128">
          <w:t xml:space="preserve"> enable manual entry of updates for non-integrated presentation on the display. A capacity should exist to enable the mariner to:</w:t>
        </w:r>
      </w:moveFrom>
    </w:p>
    <w:p w14:paraId="190C07D0" w14:textId="7FD56263" w:rsidR="006A43DE" w:rsidRPr="00B77A92" w:rsidDel="00653128" w:rsidRDefault="006A43DE" w:rsidP="00AE683B">
      <w:pPr>
        <w:pStyle w:val="ListParagraph"/>
        <w:spacing w:after="60" w:line="240" w:lineRule="auto"/>
        <w:jc w:val="both"/>
        <w:rPr>
          <w:moveFrom w:id="1571" w:author="Jonathan Pritchard" w:date="2025-03-07T17:59:00Z" w16du:dateUtc="2025-03-07T17:59:00Z"/>
        </w:rPr>
      </w:pPr>
      <w:moveFrom w:id="1572" w:author="Jonathan Pritchard" w:date="2025-03-07T17:59:00Z" w16du:dateUtc="2025-03-07T17:59:00Z">
        <w:r w:rsidRPr="00B77A92" w:rsidDel="00653128">
          <w:rPr>
            <w:b/>
            <w:bCs/>
          </w:rPr>
          <w:t>.1</w:t>
        </w:r>
        <w:r w:rsidRPr="00B77A92" w:rsidDel="00653128">
          <w:t xml:space="preserve"> </w:t>
        </w:r>
        <w:r w:rsidR="00AE683B" w:rsidRPr="00B77A92" w:rsidDel="00653128">
          <w:t>E</w:t>
        </w:r>
        <w:r w:rsidRPr="00B77A92" w:rsidDel="00653128">
          <w:t xml:space="preserve">nter the update so it can be displayed as described in </w:t>
        </w:r>
        <w:r w:rsidR="008A73DC" w:rsidRPr="00B77A92" w:rsidDel="00653128">
          <w:t xml:space="preserve">this </w:t>
        </w:r>
        <w:r w:rsidR="007048BF" w:rsidDel="00653128">
          <w:t>specification</w:t>
        </w:r>
        <w:r w:rsidRPr="00B77A92" w:rsidDel="00653128">
          <w:t>.</w:t>
        </w:r>
      </w:moveFrom>
    </w:p>
    <w:p w14:paraId="7D9466D0" w14:textId="32E5BFB0" w:rsidR="006A43DE" w:rsidRPr="00B77A92" w:rsidDel="00653128" w:rsidRDefault="006A43DE" w:rsidP="00AE683B">
      <w:pPr>
        <w:pStyle w:val="ListParagraph"/>
        <w:spacing w:after="120" w:line="240" w:lineRule="auto"/>
        <w:jc w:val="both"/>
        <w:rPr>
          <w:moveFrom w:id="1573" w:author="Jonathan Pritchard" w:date="2025-03-07T17:59:00Z" w16du:dateUtc="2025-03-07T17:59:00Z"/>
        </w:rPr>
      </w:pPr>
      <w:moveFrom w:id="1574" w:author="Jonathan Pritchard" w:date="2025-03-07T17:59:00Z" w16du:dateUtc="2025-03-07T17:59:00Z">
        <w:r w:rsidRPr="00B77A92" w:rsidDel="00653128">
          <w:rPr>
            <w:b/>
            <w:bCs/>
          </w:rPr>
          <w:t>.2</w:t>
        </w:r>
        <w:r w:rsidRPr="00B77A92" w:rsidDel="00653128">
          <w:t xml:space="preserve"> </w:t>
        </w:r>
        <w:r w:rsidR="00AE683B" w:rsidRPr="00B77A92" w:rsidDel="00653128">
          <w:t>E</w:t>
        </w:r>
        <w:r w:rsidRPr="00B77A92" w:rsidDel="00653128">
          <w:t xml:space="preserve">nsure all update text information relevant to the new condition and to the source of the update, as entered by the </w:t>
        </w:r>
        <w:r w:rsidR="00AE683B" w:rsidRPr="00B77A92" w:rsidDel="00653128">
          <w:t>M</w:t>
        </w:r>
        <w:r w:rsidRPr="00B77A92" w:rsidDel="00653128">
          <w:t>ariner, is recorded by the system for display on demand.</w:t>
        </w:r>
      </w:moveFrom>
    </w:p>
    <w:p w14:paraId="413938DE" w14:textId="0E409A1E" w:rsidR="006A43DE" w:rsidRPr="00B77A92" w:rsidDel="00653128" w:rsidRDefault="006A43DE" w:rsidP="00AE2737">
      <w:pPr>
        <w:pStyle w:val="ListParagraph"/>
        <w:numPr>
          <w:ilvl w:val="0"/>
          <w:numId w:val="60"/>
        </w:numPr>
        <w:spacing w:after="120" w:line="240" w:lineRule="auto"/>
        <w:jc w:val="both"/>
        <w:rPr>
          <w:moveFrom w:id="1575" w:author="Jonathan Pritchard" w:date="2025-03-07T17:59:00Z" w16du:dateUtc="2025-03-07T17:59:00Z"/>
        </w:rPr>
      </w:pPr>
      <w:moveFrom w:id="1576" w:author="Jonathan Pritchard" w:date="2025-03-07T17:59:00Z" w16du:dateUtc="2025-03-07T17:59:00Z">
        <w:r w:rsidRPr="00B77A92" w:rsidDel="00653128">
          <w:rPr>
            <w:b/>
            <w:bCs/>
          </w:rPr>
          <w:t xml:space="preserve">Indications and </w:t>
        </w:r>
        <w:r w:rsidR="00C0149A" w:rsidRPr="00B77A92" w:rsidDel="00653128">
          <w:rPr>
            <w:b/>
            <w:bCs/>
          </w:rPr>
          <w:t>Alerts</w:t>
        </w:r>
        <w:r w:rsidRPr="00B77A92" w:rsidDel="00653128">
          <w:t>. The ECDIS should be capable of sensing indications and al</w:t>
        </w:r>
        <w:r w:rsidR="00C0149A" w:rsidRPr="00B77A92" w:rsidDel="00653128">
          <w:t>erts</w:t>
        </w:r>
        <w:r w:rsidRPr="00B77A92" w:rsidDel="00653128">
          <w:t xml:space="preserve"> related to non-integrated (manual) updates, just as it does for integrated </w:t>
        </w:r>
        <w:r w:rsidR="00AE683B" w:rsidRPr="00B77A92" w:rsidDel="00653128">
          <w:t>u</w:t>
        </w:r>
        <w:r w:rsidRPr="00B77A92" w:rsidDel="00653128">
          <w:t>pdates.</w:t>
        </w:r>
      </w:moveFrom>
    </w:p>
    <w:p w14:paraId="4B476780" w14:textId="1B6CF1EC" w:rsidR="006A43DE" w:rsidRPr="00B77A92" w:rsidDel="00653128" w:rsidRDefault="006A43DE" w:rsidP="00AE2737">
      <w:pPr>
        <w:pStyle w:val="ListParagraph"/>
        <w:numPr>
          <w:ilvl w:val="0"/>
          <w:numId w:val="60"/>
        </w:numPr>
        <w:spacing w:after="120" w:line="240" w:lineRule="auto"/>
        <w:jc w:val="both"/>
        <w:rPr>
          <w:moveFrom w:id="1577" w:author="Jonathan Pritchard" w:date="2025-03-07T17:59:00Z" w16du:dateUtc="2025-03-07T17:59:00Z"/>
        </w:rPr>
      </w:pPr>
      <w:moveFrom w:id="1578" w:author="Jonathan Pritchard" w:date="2025-03-07T17:59:00Z" w16du:dateUtc="2025-03-07T17:59:00Z">
        <w:r w:rsidRPr="00B77A92" w:rsidDel="00653128">
          <w:rPr>
            <w:b/>
            <w:bCs/>
          </w:rPr>
          <w:t>Presentation</w:t>
        </w:r>
        <w:r w:rsidRPr="00B77A92" w:rsidDel="00653128">
          <w:t xml:space="preserve">. Manual updates </w:t>
        </w:r>
        <w:r w:rsidR="00B15F52" w:rsidRPr="00B77A92" w:rsidDel="00653128">
          <w:t xml:space="preserve">must </w:t>
        </w:r>
        <w:r w:rsidRPr="00B77A92" w:rsidDel="00653128">
          <w:t xml:space="preserve">be displayed as described in </w:t>
        </w:r>
        <w:r w:rsidR="008A73DC" w:rsidRPr="00B77A92" w:rsidDel="00653128">
          <w:t xml:space="preserve">this </w:t>
        </w:r>
        <w:r w:rsidR="007048BF" w:rsidDel="00653128">
          <w:t>specification</w:t>
        </w:r>
        <w:r w:rsidRPr="00B77A92" w:rsidDel="00653128">
          <w:t xml:space="preserve">, </w:t>
        </w:r>
        <w:r w:rsidR="008A73DC" w:rsidRPr="00B77A92" w:rsidDel="00653128">
          <w:t>clause</w:t>
        </w:r>
        <w:r w:rsidRPr="00B77A92" w:rsidDel="00653128">
          <w:t xml:space="preserve"> </w:t>
        </w:r>
        <w:r w:rsidR="00FA7715" w:rsidRPr="00B77A92" w:rsidDel="00653128">
          <w:fldChar w:fldCharType="begin"/>
        </w:r>
        <w:r w:rsidR="00FA7715" w:rsidRPr="00B77A92" w:rsidDel="00653128">
          <w:instrText xml:space="preserve"> REF _Ref49427616 \r \h </w:instrText>
        </w:r>
        <w:r w:rsidR="00AE683B" w:rsidRPr="00B77A92" w:rsidDel="00653128">
          <w:instrText xml:space="preserve"> \* MERGEFORMAT </w:instrText>
        </w:r>
      </w:moveFrom>
      <w:del w:id="1579" w:author="Jonathan Pritchard" w:date="2025-03-07T17:59:00Z" w16du:dateUtc="2025-03-07T17:59:00Z"/>
      <w:moveFrom w:id="1580" w:author="Jonathan Pritchard" w:date="2025-03-07T17:59:00Z" w16du:dateUtc="2025-03-07T17:59:00Z">
        <w:r w:rsidR="00FA7715" w:rsidRPr="00B77A92" w:rsidDel="00653128">
          <w:fldChar w:fldCharType="separate"/>
        </w:r>
        <w:r w:rsidR="00624B58" w:rsidDel="00653128">
          <w:t>9.3</w:t>
        </w:r>
        <w:r w:rsidR="00FA7715" w:rsidRPr="00B77A92" w:rsidDel="00653128">
          <w:fldChar w:fldCharType="end"/>
        </w:r>
        <w:r w:rsidRPr="00B77A92" w:rsidDel="00653128">
          <w:t>.</w:t>
        </w:r>
      </w:moveFrom>
    </w:p>
    <w:p w14:paraId="0D5A84F3" w14:textId="0797EDAA" w:rsidR="006A43DE" w:rsidRPr="00B77A92" w:rsidDel="00653128" w:rsidRDefault="006A43DE" w:rsidP="00AE2737">
      <w:pPr>
        <w:pStyle w:val="ListParagraph"/>
        <w:numPr>
          <w:ilvl w:val="0"/>
          <w:numId w:val="60"/>
        </w:numPr>
        <w:spacing w:after="120" w:line="240" w:lineRule="auto"/>
        <w:jc w:val="both"/>
        <w:rPr>
          <w:moveFrom w:id="1581" w:author="Jonathan Pritchard" w:date="2025-03-07T17:59:00Z" w16du:dateUtc="2025-03-07T17:59:00Z"/>
        </w:rPr>
      </w:pPr>
      <w:moveFrom w:id="1582" w:author="Jonathan Pritchard" w:date="2025-03-07T17:59:00Z" w16du:dateUtc="2025-03-07T17:59:00Z">
        <w:r w:rsidRPr="00B77A92" w:rsidDel="00653128">
          <w:rPr>
            <w:b/>
            <w:bCs/>
          </w:rPr>
          <w:t>Text</w:t>
        </w:r>
        <w:r w:rsidRPr="00B77A92" w:rsidDel="00653128">
          <w:t>. It should be possible to enter text into the ECDIS.</w:t>
        </w:r>
      </w:moveFrom>
    </w:p>
    <w:p w14:paraId="05A72F26" w14:textId="1CBF90A8" w:rsidR="006A43DE" w:rsidRPr="00B77A92" w:rsidDel="00653128" w:rsidRDefault="006A43DE" w:rsidP="00AE2737">
      <w:pPr>
        <w:pStyle w:val="ListParagraph"/>
        <w:numPr>
          <w:ilvl w:val="0"/>
          <w:numId w:val="60"/>
        </w:numPr>
        <w:spacing w:after="120" w:line="240" w:lineRule="auto"/>
        <w:jc w:val="both"/>
        <w:rPr>
          <w:moveFrom w:id="1583" w:author="Jonathan Pritchard" w:date="2025-03-07T17:59:00Z" w16du:dateUtc="2025-03-07T17:59:00Z"/>
        </w:rPr>
      </w:pPr>
      <w:moveFrom w:id="1584" w:author="Jonathan Pritchard" w:date="2025-03-07T17:59:00Z" w16du:dateUtc="2025-03-07T17:59:00Z">
        <w:r w:rsidRPr="00B77A92" w:rsidDel="00653128">
          <w:rPr>
            <w:b/>
            <w:bCs/>
          </w:rPr>
          <w:t>Archiving of Manual Updates</w:t>
        </w:r>
        <w:r w:rsidRPr="00B77A92" w:rsidDel="00653128">
          <w:t>. It should be possible to remove from the display any manual update. The removed update should be retained in the ECDIS for future review until commencement of the next voyage, but will not be otherwise displayed.</w:t>
        </w:r>
      </w:moveFrom>
    </w:p>
    <w:p w14:paraId="2BF0F69F" w14:textId="6E8D1DF2" w:rsidR="00097BCB" w:rsidRPr="00B77A92" w:rsidRDefault="005C140F" w:rsidP="00DB7CFE">
      <w:pPr>
        <w:pStyle w:val="Heading2"/>
      </w:pPr>
      <w:bookmarkStart w:id="1585" w:name="_Toc187673148"/>
      <w:bookmarkStart w:id="1586" w:name="_Toc187673380"/>
      <w:bookmarkStart w:id="1587" w:name="_Toc188368737"/>
      <w:bookmarkStart w:id="1588" w:name="_Toc188621939"/>
      <w:bookmarkStart w:id="1589" w:name="_Toc188950520"/>
      <w:bookmarkStart w:id="1590" w:name="_Toc188968439"/>
      <w:bookmarkStart w:id="1591" w:name="_Toc188968664"/>
      <w:bookmarkStart w:id="1592" w:name="_Toc187673149"/>
      <w:bookmarkStart w:id="1593" w:name="_Toc187673381"/>
      <w:bookmarkStart w:id="1594" w:name="_Toc188368738"/>
      <w:bookmarkStart w:id="1595" w:name="_Toc188621940"/>
      <w:bookmarkStart w:id="1596" w:name="_Toc188950521"/>
      <w:bookmarkStart w:id="1597" w:name="_Toc188968440"/>
      <w:bookmarkStart w:id="1598" w:name="_Toc188968665"/>
      <w:bookmarkStart w:id="1599" w:name="_Toc187673150"/>
      <w:bookmarkStart w:id="1600" w:name="_Toc187673382"/>
      <w:bookmarkStart w:id="1601" w:name="_Toc188368739"/>
      <w:bookmarkStart w:id="1602" w:name="_Toc188621941"/>
      <w:bookmarkStart w:id="1603" w:name="_Toc188950522"/>
      <w:bookmarkStart w:id="1604" w:name="_Toc188968441"/>
      <w:bookmarkStart w:id="1605" w:name="_Toc188968666"/>
      <w:bookmarkStart w:id="1606" w:name="_Toc187673151"/>
      <w:bookmarkStart w:id="1607" w:name="_Toc187673383"/>
      <w:bookmarkStart w:id="1608" w:name="_Toc188368740"/>
      <w:bookmarkStart w:id="1609" w:name="_Toc188621942"/>
      <w:bookmarkStart w:id="1610" w:name="_Toc188950523"/>
      <w:bookmarkStart w:id="1611" w:name="_Toc188968442"/>
      <w:bookmarkStart w:id="1612" w:name="_Toc188968667"/>
      <w:bookmarkStart w:id="1613" w:name="_Toc187673152"/>
      <w:bookmarkStart w:id="1614" w:name="_Toc187673384"/>
      <w:bookmarkStart w:id="1615" w:name="_Toc188368741"/>
      <w:bookmarkStart w:id="1616" w:name="_Toc188621943"/>
      <w:bookmarkStart w:id="1617" w:name="_Toc188950524"/>
      <w:bookmarkStart w:id="1618" w:name="_Toc188968443"/>
      <w:bookmarkStart w:id="1619" w:name="_Toc188968668"/>
      <w:bookmarkStart w:id="1620" w:name="_Toc187673153"/>
      <w:bookmarkStart w:id="1621" w:name="_Toc187673385"/>
      <w:bookmarkStart w:id="1622" w:name="_Toc188368742"/>
      <w:bookmarkStart w:id="1623" w:name="_Toc188621944"/>
      <w:bookmarkStart w:id="1624" w:name="_Toc188950525"/>
      <w:bookmarkStart w:id="1625" w:name="_Toc188968444"/>
      <w:bookmarkStart w:id="1626" w:name="_Toc188968669"/>
      <w:bookmarkStart w:id="1627" w:name="_Toc187673154"/>
      <w:bookmarkStart w:id="1628" w:name="_Toc187673386"/>
      <w:bookmarkStart w:id="1629" w:name="_Toc188368743"/>
      <w:bookmarkStart w:id="1630" w:name="_Toc188621945"/>
      <w:bookmarkStart w:id="1631" w:name="_Toc188950526"/>
      <w:bookmarkStart w:id="1632" w:name="_Toc188968445"/>
      <w:bookmarkStart w:id="1633" w:name="_Toc188968670"/>
      <w:bookmarkStart w:id="1634" w:name="_Toc175130381"/>
      <w:bookmarkStart w:id="1635" w:name="_Toc178784562"/>
      <w:bookmarkStart w:id="1636" w:name="_Toc188968671"/>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moveFromRangeEnd w:id="1567"/>
      <w:r w:rsidRPr="00B77A92">
        <w:t>New editions, re-issues,</w:t>
      </w:r>
      <w:r w:rsidR="00B345CE" w:rsidRPr="00B77A92">
        <w:t xml:space="preserve"> cancellations</w:t>
      </w:r>
      <w:r w:rsidRPr="00B77A92">
        <w:t xml:space="preserve"> and updates</w:t>
      </w:r>
      <w:r w:rsidR="00DF374C" w:rsidRPr="00B77A92">
        <w:t xml:space="preserve"> of datasets</w:t>
      </w:r>
      <w:bookmarkEnd w:id="1636"/>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2002A2A3"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w:t>
      </w:r>
      <w:r w:rsidR="00011277" w:rsidRPr="00EE40E0">
        <w:rPr>
          <w:highlight w:val="yellow"/>
          <w:rPrChange w:id="1637" w:author="Jonathan Pritchard" w:date="2025-03-12T07:42:00Z" w16du:dateUtc="2025-03-12T07:42:00Z">
            <w:rPr/>
          </w:rPrChange>
        </w:rPr>
        <w:t xml:space="preserve">clause </w:t>
      </w:r>
      <w:r w:rsidR="00326324" w:rsidRPr="00EE40E0">
        <w:rPr>
          <w:highlight w:val="yellow"/>
          <w:rPrChange w:id="1638" w:author="Jonathan Pritchard" w:date="2025-03-12T07:42:00Z" w16du:dateUtc="2025-03-12T07:42:00Z">
            <w:rPr/>
          </w:rPrChange>
        </w:rPr>
        <w:fldChar w:fldCharType="begin"/>
      </w:r>
      <w:r w:rsidR="00326324" w:rsidRPr="00EE40E0">
        <w:rPr>
          <w:highlight w:val="yellow"/>
          <w:rPrChange w:id="1639" w:author="Jonathan Pritchard" w:date="2025-03-12T07:42:00Z" w16du:dateUtc="2025-03-12T07:42:00Z">
            <w:rPr/>
          </w:rPrChange>
        </w:rPr>
        <w:instrText xml:space="preserve"> REF _Ref49451543 \r \h </w:instrText>
      </w:r>
      <w:r w:rsidR="00DC1E55" w:rsidRPr="00EE40E0">
        <w:rPr>
          <w:highlight w:val="yellow"/>
          <w:rPrChange w:id="1640" w:author="Jonathan Pritchard" w:date="2025-03-12T07:42:00Z" w16du:dateUtc="2025-03-12T07:42:00Z">
            <w:rPr/>
          </w:rPrChange>
        </w:rPr>
        <w:instrText xml:space="preserve"> \* MERGEFORMAT </w:instrText>
      </w:r>
      <w:r w:rsidR="00326324" w:rsidRPr="003C14B2">
        <w:rPr>
          <w:highlight w:val="yellow"/>
        </w:rPr>
      </w:r>
      <w:r w:rsidR="00326324" w:rsidRPr="00EE40E0">
        <w:rPr>
          <w:highlight w:val="yellow"/>
          <w:rPrChange w:id="1641" w:author="Jonathan Pritchard" w:date="2025-03-12T07:42:00Z" w16du:dateUtc="2025-03-12T07:42:00Z">
            <w:rPr/>
          </w:rPrChange>
        </w:rPr>
        <w:fldChar w:fldCharType="separate"/>
      </w:r>
      <w:ins w:id="1642" w:author="Jonathan Pritchard" w:date="2025-03-10T08:02:00Z" w16du:dateUtc="2025-03-10T08:02:00Z">
        <w:r w:rsidR="00A74A4F" w:rsidRPr="00EE40E0">
          <w:rPr>
            <w:highlight w:val="yellow"/>
            <w:rPrChange w:id="1643" w:author="Jonathan Pritchard" w:date="2025-03-12T07:42:00Z" w16du:dateUtc="2025-03-12T07:42:00Z">
              <w:rPr/>
            </w:rPrChange>
          </w:rPr>
          <w:t>13.2</w:t>
        </w:r>
      </w:ins>
      <w:del w:id="1644" w:author="Jonathan Pritchard" w:date="2025-03-10T08:02:00Z" w16du:dateUtc="2025-03-10T08:02:00Z">
        <w:r w:rsidR="000553AC" w:rsidRPr="00EE40E0" w:rsidDel="00A74A4F">
          <w:rPr>
            <w:highlight w:val="yellow"/>
            <w:rPrChange w:id="1645" w:author="Jonathan Pritchard" w:date="2025-03-12T07:42:00Z" w16du:dateUtc="2025-03-12T07:42:00Z">
              <w:rPr/>
            </w:rPrChange>
          </w:rPr>
          <w:delText>C-16.2</w:delText>
        </w:r>
      </w:del>
      <w:r w:rsidR="00326324" w:rsidRPr="00EE40E0">
        <w:rPr>
          <w:highlight w:val="yellow"/>
          <w:rPrChange w:id="1646" w:author="Jonathan Pritchard" w:date="2025-03-12T07:42:00Z" w16du:dateUtc="2025-03-12T07:42:00Z">
            <w:rPr/>
          </w:rPrChange>
        </w:rPr>
        <w:fldChar w:fldCharType="end"/>
      </w:r>
      <w:r w:rsidR="00011277" w:rsidRPr="00EE40E0">
        <w:rPr>
          <w:highlight w:val="yellow"/>
          <w:rPrChange w:id="1647" w:author="Jonathan Pritchard" w:date="2025-03-12T07:42:00Z" w16du:dateUtc="2025-03-12T07:42:00Z">
            <w:rPr/>
          </w:rPrChange>
        </w:rPr>
        <w:t xml:space="preserve"> about</w:t>
      </w:r>
      <w:r w:rsidR="00011277" w:rsidRPr="00B77A92">
        <w:t xml:space="preserve">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17D3D3E6"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ins w:id="1648" w:author="Jonathan Pritchard" w:date="2025-03-10T08:02:00Z" w16du:dateUtc="2025-03-10T08:02:00Z">
        <w:r w:rsidR="00A74A4F">
          <w:t>20.4</w:t>
        </w:r>
      </w:ins>
      <w:del w:id="1649" w:author="Jonathan Pritchard" w:date="2025-03-10T08:02:00Z" w16du:dateUtc="2025-03-10T08:02:00Z">
        <w:r w:rsidR="000553AC" w:rsidDel="00A74A4F">
          <w:delText>C-23.4</w:delText>
        </w:r>
      </w:del>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 xml:space="preserve">by the ECDIS Update Status Report, Appendix </w:t>
      </w:r>
      <w:r w:rsidR="00A310A1">
        <w:t>C</w:t>
      </w:r>
      <w:r w:rsidR="00F90EF4" w:rsidRPr="00B77A92">
        <w:t>.</w:t>
      </w:r>
      <w:r w:rsidR="002B544A" w:rsidRPr="00B77A92">
        <w:t xml:space="preserve"> </w:t>
      </w:r>
    </w:p>
    <w:p w14:paraId="5BA5F198" w14:textId="24E687C5" w:rsidR="00981782" w:rsidRPr="00B77A92" w:rsidRDefault="00981782" w:rsidP="00AE2737">
      <w:pPr>
        <w:pStyle w:val="ListParagraph"/>
        <w:numPr>
          <w:ilvl w:val="0"/>
          <w:numId w:val="61"/>
        </w:numPr>
        <w:spacing w:after="60" w:line="240" w:lineRule="auto"/>
        <w:jc w:val="both"/>
      </w:pPr>
      <w:r w:rsidRPr="00B77A92">
        <w:t xml:space="preserve">Re-issue - </w:t>
      </w:r>
      <w:r w:rsidRPr="00A310A1">
        <w:t>replace the original datasets and its updates up to the date of the issue with the reissued dataset</w:t>
      </w:r>
      <w:r w:rsidR="00142C35" w:rsidRPr="00A310A1">
        <w:t>.</w:t>
      </w:r>
      <w:r w:rsidR="00326324" w:rsidRPr="00A310A1">
        <w:t xml:space="preserve"> Retention of the old issue should be as specified in the </w:t>
      </w:r>
      <w:r w:rsidR="00DC1E55" w:rsidRPr="00A310A1">
        <w:t>P</w:t>
      </w:r>
      <w:r w:rsidR="00326324" w:rsidRPr="00A310A1">
        <w:t xml:space="preserve">roduct </w:t>
      </w:r>
      <w:r w:rsidR="00DC1E55" w:rsidRPr="00A310A1">
        <w:t>S</w:t>
      </w:r>
      <w:r w:rsidR="00326324" w:rsidRPr="00A310A1">
        <w:t xml:space="preserve">pecification. The information in clause </w:t>
      </w:r>
      <w:r w:rsidR="00326324" w:rsidRPr="00A310A1">
        <w:fldChar w:fldCharType="begin"/>
      </w:r>
      <w:r w:rsidR="00326324" w:rsidRPr="00A310A1">
        <w:instrText xml:space="preserve"> REF _Ref49451559 \r \h </w:instrText>
      </w:r>
      <w:r w:rsidR="00DC1E55" w:rsidRPr="00A310A1">
        <w:instrText xml:space="preserve"> \* MERGEFORMAT </w:instrText>
      </w:r>
      <w:r w:rsidR="00326324" w:rsidRPr="00A310A1">
        <w:fldChar w:fldCharType="separate"/>
      </w:r>
      <w:ins w:id="1650" w:author="Jonathan Pritchard" w:date="2025-03-10T08:02:00Z" w16du:dateUtc="2025-03-10T08:02:00Z">
        <w:r w:rsidR="00A74A4F">
          <w:t>13.2</w:t>
        </w:r>
      </w:ins>
      <w:del w:id="1651" w:author="Jonathan Pritchard" w:date="2025-03-10T08:02:00Z" w16du:dateUtc="2025-03-10T08:02:00Z">
        <w:r w:rsidR="000553AC" w:rsidRPr="00A310A1" w:rsidDel="00A74A4F">
          <w:delText>C-16.2</w:delText>
        </w:r>
      </w:del>
      <w:r w:rsidR="00326324" w:rsidRPr="00A310A1">
        <w:fldChar w:fldCharType="end"/>
      </w:r>
      <w:r w:rsidR="00326324" w:rsidRPr="00A310A1">
        <w:t xml:space="preserve"> about the use of </w:t>
      </w:r>
      <w:r w:rsidR="00DC1E55" w:rsidRPr="00A310A1">
        <w:t>N</w:t>
      </w:r>
      <w:r w:rsidR="00326324" w:rsidRPr="00A310A1">
        <w:t xml:space="preserve">ew </w:t>
      </w:r>
      <w:r w:rsidR="00DC1E55" w:rsidRPr="00A310A1">
        <w:t>E</w:t>
      </w:r>
      <w:r w:rsidR="00326324" w:rsidRPr="00A310A1">
        <w:t>ditions and re-issues for certain coverage data products should be kept in mind.</w:t>
      </w:r>
      <w:r w:rsidR="00F97154" w:rsidRPr="00A310A1">
        <w:t xml:space="preserve"> After a re-issue, subsequent updates may be incorporated from this reissue or from the original data kept continuously updated.</w:t>
      </w:r>
    </w:p>
    <w:p w14:paraId="6DB7F566" w14:textId="2865B02D"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r w:rsidR="00CA0646">
        <w:t>i</w:t>
      </w:r>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w:t>
      </w:r>
      <w:r w:rsidR="00B6136D" w:rsidRPr="00A310A1">
        <w:t xml:space="preserve">. Depending on the method adopted by the OEM for managing cancelled </w:t>
      </w:r>
      <w:r w:rsidR="00001E36" w:rsidRPr="00A310A1">
        <w:t>dataset</w:t>
      </w:r>
      <w:r w:rsidR="00B6136D" w:rsidRPr="00A310A1">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21EF842E" w:rsidR="00981782" w:rsidRPr="00663161" w:rsidDel="002006F4" w:rsidRDefault="00D87FDE" w:rsidP="00DC1E55">
      <w:pPr>
        <w:spacing w:after="120" w:line="240" w:lineRule="auto"/>
        <w:jc w:val="both"/>
        <w:rPr>
          <w:del w:id="1652" w:author="jon pritchard" w:date="2025-03-25T06:06:00Z" w16du:dateUtc="2025-03-25T05:06:00Z"/>
          <w:strike/>
          <w:rPrChange w:id="1653" w:author="Jonathan Pritchard" w:date="2025-03-10T08:02:00Z" w16du:dateUtc="2025-03-10T08:02:00Z">
            <w:rPr>
              <w:del w:id="1654" w:author="jon pritchard" w:date="2025-03-25T06:06:00Z" w16du:dateUtc="2025-03-25T05:06:00Z"/>
            </w:rPr>
          </w:rPrChange>
        </w:rPr>
      </w:pPr>
      <w:commentRangeStart w:id="1655"/>
      <w:del w:id="1656" w:author="jon pritchard" w:date="2025-03-25T06:06:00Z" w16du:dateUtc="2025-03-25T05:06:00Z">
        <w:r w:rsidRPr="00663161" w:rsidDel="002006F4">
          <w:rPr>
            <w:strike/>
            <w:rPrChange w:id="1657" w:author="Jonathan Pritchard" w:date="2025-03-10T08:02:00Z" w16du:dateUtc="2025-03-10T08:02:00Z">
              <w:rPr/>
            </w:rPrChange>
          </w:rPr>
          <w:delText>The</w:delText>
        </w:r>
        <w:r w:rsidR="00981782" w:rsidRPr="00663161" w:rsidDel="002006F4">
          <w:rPr>
            <w:strike/>
            <w:rPrChange w:id="1658" w:author="Jonathan Pritchard" w:date="2025-03-10T08:02:00Z" w16du:dateUtc="2025-03-10T08:02:00Z">
              <w:rPr/>
            </w:rPrChange>
          </w:rPr>
          <w:delText xml:space="preserve"> guidance about updating support files </w:delText>
        </w:r>
        <w:r w:rsidR="00011277" w:rsidRPr="00663161" w:rsidDel="002006F4">
          <w:rPr>
            <w:strike/>
            <w:rPrChange w:id="1659" w:author="Jonathan Pritchard" w:date="2025-03-10T08:02:00Z" w16du:dateUtc="2025-03-10T08:02:00Z">
              <w:rPr/>
            </w:rPrChange>
          </w:rPr>
          <w:delText>(</w:delText>
        </w:r>
        <w:r w:rsidRPr="00663161" w:rsidDel="002006F4">
          <w:rPr>
            <w:strike/>
            <w:rPrChange w:id="1660" w:author="Jonathan Pritchard" w:date="2025-03-10T08:02:00Z" w16du:dateUtc="2025-03-10T08:02:00Z">
              <w:rPr/>
            </w:rPrChange>
          </w:rPr>
          <w:fldChar w:fldCharType="begin"/>
        </w:r>
        <w:r w:rsidRPr="00663161" w:rsidDel="002006F4">
          <w:rPr>
            <w:strike/>
            <w:rPrChange w:id="1661" w:author="Jonathan Pritchard" w:date="2025-03-10T08:02:00Z" w16du:dateUtc="2025-03-10T08:02:00Z">
              <w:rPr/>
            </w:rPrChange>
          </w:rPr>
          <w:delInstrText xml:space="preserve"> REF _Ref188950832 \r \h  \* MERGEFORMAT </w:delInstrText>
        </w:r>
        <w:r w:rsidRPr="003C14B2" w:rsidDel="002006F4">
          <w:rPr>
            <w:strike/>
          </w:rPr>
        </w:r>
        <w:r w:rsidRPr="00663161" w:rsidDel="002006F4">
          <w:rPr>
            <w:strike/>
            <w:rPrChange w:id="1662" w:author="Jonathan Pritchard" w:date="2025-03-10T08:02:00Z" w16du:dateUtc="2025-03-10T08:02:00Z">
              <w:rPr/>
            </w:rPrChange>
          </w:rPr>
          <w:fldChar w:fldCharType="separate"/>
        </w:r>
        <w:r w:rsidRPr="00663161" w:rsidDel="002006F4">
          <w:rPr>
            <w:strike/>
            <w:rPrChange w:id="1663" w:author="Jonathan Pritchard" w:date="2025-03-10T08:02:00Z" w16du:dateUtc="2025-03-10T08:02:00Z">
              <w:rPr/>
            </w:rPrChange>
          </w:rPr>
          <w:delText>21.1</w:delText>
        </w:r>
        <w:r w:rsidRPr="00663161" w:rsidDel="002006F4">
          <w:rPr>
            <w:strike/>
            <w:rPrChange w:id="1664" w:author="Jonathan Pritchard" w:date="2025-03-10T08:02:00Z" w16du:dateUtc="2025-03-10T08:02:00Z">
              <w:rPr/>
            </w:rPrChange>
          </w:rPr>
          <w:fldChar w:fldCharType="end"/>
        </w:r>
        <w:r w:rsidR="00011277" w:rsidRPr="00663161" w:rsidDel="002006F4">
          <w:rPr>
            <w:strike/>
            <w:rPrChange w:id="1665" w:author="Jonathan Pritchard" w:date="2025-03-10T08:02:00Z" w16du:dateUtc="2025-03-10T08:02:00Z">
              <w:rPr/>
            </w:rPrChange>
          </w:rPr>
          <w:delText xml:space="preserve">) </w:delText>
        </w:r>
        <w:r w:rsidR="00981782" w:rsidRPr="00663161" w:rsidDel="002006F4">
          <w:rPr>
            <w:strike/>
            <w:rPrChange w:id="1666" w:author="Jonathan Pritchard" w:date="2025-03-10T08:02:00Z" w16du:dateUtc="2025-03-10T08:02:00Z">
              <w:rPr/>
            </w:rPrChange>
          </w:rPr>
          <w:delText>when replacing or deleting a dataset.</w:delText>
        </w:r>
      </w:del>
    </w:p>
    <w:p w14:paraId="2E1E9F74" w14:textId="29796C9D" w:rsidR="00B073EA" w:rsidRDefault="00732F08" w:rsidP="00BE68E8">
      <w:pPr>
        <w:pStyle w:val="Heading1"/>
      </w:pPr>
      <w:bookmarkStart w:id="1667" w:name="_Toc188968672"/>
      <w:bookmarkStart w:id="1668" w:name="_Ref167112888"/>
      <w:r w:rsidRPr="00B77A92">
        <w:t xml:space="preserve">Dataset </w:t>
      </w:r>
      <w:r w:rsidR="00B073EA" w:rsidRPr="00B77A92">
        <w:t xml:space="preserve">Support </w:t>
      </w:r>
      <w:r w:rsidR="001309C7" w:rsidRPr="00B77A92">
        <w:t>F</w:t>
      </w:r>
      <w:r w:rsidR="00B073EA" w:rsidRPr="00B77A92">
        <w:t>ile</w:t>
      </w:r>
      <w:r w:rsidR="00453DD3">
        <w:t>s</w:t>
      </w:r>
      <w:bookmarkEnd w:id="1667"/>
      <w:bookmarkEnd w:id="1668"/>
      <w:commentRangeEnd w:id="1655"/>
      <w:r w:rsidR="00070F7F">
        <w:rPr>
          <w:rStyle w:val="CommentReference"/>
          <w:rFonts w:eastAsia="MS Mincho"/>
          <w:b w:val="0"/>
          <w:bCs w:val="0"/>
        </w:rPr>
        <w:commentReference w:id="1655"/>
      </w:r>
    </w:p>
    <w:p w14:paraId="7EC7C317" w14:textId="77777777" w:rsidR="00453DD3" w:rsidRDefault="00453DD3" w:rsidP="00453DD3">
      <w:pPr>
        <w:jc w:val="both"/>
      </w:pPr>
      <w:r>
        <w:t xml:space="preserve">Exchange sets delivered to ECDIS only contain S-100 datasets, any required dataset support files, S-100 catalogues (feature and portrayal catalogues) and language packs, referred to as “system support files”. </w:t>
      </w:r>
    </w:p>
    <w:p w14:paraId="4B0DBCA2" w14:textId="7CF7AA82" w:rsidR="00453DD3" w:rsidRDefault="00453DD3" w:rsidP="002D7DEE">
      <w:pPr>
        <w:jc w:val="both"/>
      </w:pPr>
      <w:r>
        <w:t xml:space="preserve">The ECDIS must support the import of exchange set contents into the System database. There is no requirement to import or update any other </w:t>
      </w:r>
      <w:del w:id="1669" w:author="Jonathan Pritchard" w:date="2025-03-11T15:12:00Z" w16du:dateUtc="2025-03-11T15:12:00Z">
        <w:r w:rsidDel="003D3E9C">
          <w:delText>category of file</w:delText>
        </w:r>
      </w:del>
      <w:ins w:id="1670" w:author="Jonathan Pritchard" w:date="2025-03-11T15:12:00Z" w16du:dateUtc="2025-03-11T15:12:00Z">
        <w:r w:rsidR="003D3E9C">
          <w:t>content</w:t>
        </w:r>
      </w:ins>
      <w:r>
        <w:t xml:space="preserve"> from an exchange set. This includes </w:t>
      </w:r>
      <w:del w:id="1671" w:author="Jonathan Pritchard" w:date="2025-03-11T15:13:00Z" w16du:dateUtc="2025-03-11T15:13:00Z">
        <w:r w:rsidDel="003D3E9C">
          <w:delText xml:space="preserve">S-100 itself and </w:delText>
        </w:r>
      </w:del>
      <w:r>
        <w:t xml:space="preserve">any of </w:t>
      </w:r>
      <w:ins w:id="1672" w:author="Jonathan Pritchard" w:date="2025-03-11T15:12:00Z" w16du:dateUtc="2025-03-11T15:12:00Z">
        <w:r w:rsidR="003D3E9C">
          <w:t xml:space="preserve">S-100’s </w:t>
        </w:r>
      </w:ins>
      <w:del w:id="1673" w:author="Jonathan Pritchard" w:date="2025-03-11T15:12:00Z" w16du:dateUtc="2025-03-11T15:12:00Z">
        <w:r w:rsidDel="003D3E9C">
          <w:delText xml:space="preserve">its </w:delText>
        </w:r>
      </w:del>
      <w:r>
        <w:t>component schemas and system support files</w:t>
      </w:r>
      <w:ins w:id="1674" w:author="Jonathan Pritchard" w:date="2025-03-11T15:14:00Z" w16du:dateUtc="2025-03-11T15:14:00Z">
        <w:r w:rsidR="003D3E9C">
          <w:t xml:space="preserve"> associated with those schemas</w:t>
        </w:r>
      </w:ins>
      <w:r>
        <w:t>.</w:t>
      </w:r>
    </w:p>
    <w:p w14:paraId="16DF4EBB" w14:textId="7003CE43" w:rsidR="00453DD3" w:rsidRDefault="00453DD3" w:rsidP="002D7DEE">
      <w:pPr>
        <w:jc w:val="both"/>
      </w:pPr>
      <w:r>
        <w:t xml:space="preserve">As defined in S-100 Part 17, each dataset support file references one or more datasets which contain a reference to it. Language packs (S-100 Part 18) reference the feature catalogue they refer to. </w:t>
      </w:r>
    </w:p>
    <w:p w14:paraId="5AE3757F" w14:textId="7C901B86" w:rsidR="00453DD3" w:rsidRDefault="00453DD3" w:rsidP="002D7DEE">
      <w:pPr>
        <w:pStyle w:val="Heading2"/>
      </w:pPr>
      <w:bookmarkStart w:id="1675" w:name="_Ref188950832"/>
      <w:bookmarkStart w:id="1676" w:name="_Toc188968673"/>
      <w:r>
        <w:t>Exchange set delivery</w:t>
      </w:r>
      <w:del w:id="1677" w:author="Grant, David M (52400) CIV USN NIWC ATLANTIC VA (USA)" w:date="2025-02-25T14:52:00Z" w16du:dateUtc="2025-02-25T19:52:00Z">
        <w:r w:rsidDel="00DB23CD">
          <w:delText>.</w:delText>
        </w:r>
      </w:del>
      <w:bookmarkEnd w:id="1675"/>
      <w:bookmarkEnd w:id="1676"/>
    </w:p>
    <w:p w14:paraId="300F0C50" w14:textId="75341FB8" w:rsidR="00453DD3" w:rsidRDefault="00453DD3" w:rsidP="002D7DEE">
      <w:pPr>
        <w:spacing w:after="120" w:line="240" w:lineRule="auto"/>
        <w:contextualSpacing/>
        <w:jc w:val="both"/>
      </w:pPr>
      <w:r>
        <w:t xml:space="preserve">Exchange sets which contain base datasets will also contain all </w:t>
      </w:r>
      <w:ins w:id="1678" w:author="Grant, David M (52400) CIV USN NIWC ATLANTIC VA (USA)" w:date="2025-02-25T14:53:00Z" w16du:dateUtc="2025-02-25T19:53:00Z">
        <w:r w:rsidR="00106E90">
          <w:t xml:space="preserve">relevant </w:t>
        </w:r>
      </w:ins>
      <w:r>
        <w:t>dataset support</w:t>
      </w:r>
      <w:del w:id="1679" w:author="Grant, David M (52400) CIV USN NIWC ATLANTIC VA (USA)" w:date="2025-02-25T14:53:00Z" w16du:dateUtc="2025-02-25T19:53:00Z">
        <w:r w:rsidDel="00106E90">
          <w:delText xml:space="preserve"> files which are defined as attribute values</w:delText>
        </w:r>
      </w:del>
      <w:r>
        <w:t xml:space="preserve">. Exchange sets containing updates will deliver any dataset support files which are required by those updates. This may not be necessarily all the dataset support files associated with the </w:t>
      </w:r>
      <w:ins w:id="1680" w:author="Grant, David M (52400) CIV USN NIWC ATLANTIC VA (USA)" w:date="2025-02-25T14:52:00Z" w16du:dateUtc="2025-02-25T19:52:00Z">
        <w:r w:rsidR="00360B24">
          <w:t xml:space="preserve">base </w:t>
        </w:r>
      </w:ins>
      <w:r>
        <w:t>dataset.</w:t>
      </w:r>
    </w:p>
    <w:p w14:paraId="49E52DB9" w14:textId="77777777" w:rsidR="00453DD3" w:rsidRPr="00453DD3" w:rsidRDefault="00453DD3" w:rsidP="002D7DEE"/>
    <w:p w14:paraId="3AD652DC" w14:textId="77777777" w:rsidR="00453DD3" w:rsidRPr="007058D2" w:rsidRDefault="00453DD3" w:rsidP="002D7DEE">
      <w:pPr>
        <w:pStyle w:val="Heading2"/>
      </w:pPr>
      <w:bookmarkStart w:id="1681" w:name="_Toc188968674"/>
      <w:r w:rsidRPr="007058D2">
        <w:lastRenderedPageBreak/>
        <w:t>Management of a</w:t>
      </w:r>
      <w:r w:rsidRPr="00B812CA">
        <w:t>utomatic</w:t>
      </w:r>
      <w:r w:rsidRPr="007058D2">
        <w:t xml:space="preserve"> updates to </w:t>
      </w:r>
      <w:r w:rsidRPr="00B812CA">
        <w:t>Dataset</w:t>
      </w:r>
      <w:r w:rsidRPr="007058D2">
        <w:t xml:space="preserve"> Support files</w:t>
      </w:r>
      <w:bookmarkEnd w:id="1681"/>
    </w:p>
    <w:p w14:paraId="4B35A43A" w14:textId="4F692416" w:rsidR="00453DD3" w:rsidRPr="00B77A92" w:rsidRDefault="00453DD3" w:rsidP="00D87FDE">
      <w:pPr>
        <w:jc w:val="both"/>
      </w:pPr>
      <w:r w:rsidRPr="00B77A92">
        <w:t xml:space="preserve">Dataset names in S-100 are unique </w:t>
      </w:r>
      <w:r w:rsidRPr="007045AF">
        <w:rPr>
          <w:highlight w:val="yellow"/>
          <w:rPrChange w:id="1682" w:author="Grant, David M (52400) CIV USN NIWC ATLANTIC VA (USA)" w:date="2025-02-25T14:53:00Z" w16du:dateUtc="2025-02-25T19:53:00Z">
            <w:rPr/>
          </w:rPrChange>
        </w:rPr>
        <w:t>(S-100 Part 1</w:t>
      </w:r>
      <w:r w:rsidR="00D87FDE" w:rsidRPr="007045AF">
        <w:rPr>
          <w:highlight w:val="yellow"/>
          <w:rPrChange w:id="1683" w:author="Grant, David M (52400) CIV USN NIWC ATLANTIC VA (USA)" w:date="2025-02-25T14:53:00Z" w16du:dateUtc="2025-02-25T19:53:00Z">
            <w:rPr/>
          </w:rPrChange>
        </w:rPr>
        <w:t>7</w:t>
      </w:r>
      <w:del w:id="1684" w:author="Jonathan Pritchard" w:date="2025-03-07T18:05:00Z" w16du:dateUtc="2025-03-07T18:05:00Z">
        <w:r w:rsidRPr="00B77A92" w:rsidDel="00653128">
          <w:delText>.</w:delText>
        </w:r>
      </w:del>
      <w:ins w:id="1685" w:author="Jonathan Pritchard" w:date="2025-03-07T18:05:00Z" w16du:dateUtc="2025-03-07T18:05:00Z">
        <w:r w:rsidR="00653128">
          <w:t>).</w:t>
        </w:r>
      </w:ins>
      <w:r w:rsidRPr="00B77A92">
        <w:t xml:space="preserve"> Dataset support files are referenced to one or more datasets in the exchange catalogue metadata. This allows dataset support files to be shared between multiple datasets.</w:t>
      </w:r>
    </w:p>
    <w:p w14:paraId="63EA2AE5" w14:textId="77777777" w:rsidR="00453DD3" w:rsidRPr="00B77A92" w:rsidRDefault="00453DD3" w:rsidP="00D87FDE">
      <w:pPr>
        <w:jc w:val="both"/>
      </w:pPr>
      <w:r w:rsidRPr="00B77A92">
        <w:t>As with datasets, dataset support files are managed with the Exchange Set metadata field S100_SupportFileRevisionStatus. The behaviour of each is described below:</w:t>
      </w:r>
    </w:p>
    <w:p w14:paraId="297C8DA0" w14:textId="77777777" w:rsidR="00453DD3" w:rsidRPr="00653128" w:rsidRDefault="00453DD3" w:rsidP="00453DD3">
      <w:pPr>
        <w:pStyle w:val="ListParagraph"/>
        <w:numPr>
          <w:ilvl w:val="0"/>
          <w:numId w:val="127"/>
        </w:numPr>
        <w:spacing w:after="120" w:line="240" w:lineRule="auto"/>
        <w:jc w:val="both"/>
        <w:rPr>
          <w:highlight w:val="yellow"/>
          <w:rPrChange w:id="1686" w:author="Jonathan Pritchard" w:date="2025-03-07T18:06:00Z" w16du:dateUtc="2025-03-07T18:06:00Z">
            <w:rPr/>
          </w:rPrChange>
        </w:rPr>
      </w:pPr>
      <w:r w:rsidRPr="00653128">
        <w:rPr>
          <w:highlight w:val="yellow"/>
          <w:rPrChange w:id="1687" w:author="Jonathan Pritchard" w:date="2025-03-07T18:06:00Z" w16du:dateUtc="2025-03-07T18:06:00Z">
            <w:rPr/>
          </w:rPrChange>
        </w:rPr>
        <w:t>New</w:t>
      </w:r>
    </w:p>
    <w:p w14:paraId="2A520553" w14:textId="77777777" w:rsidR="00453DD3" w:rsidRPr="00653128" w:rsidRDefault="00453DD3" w:rsidP="00453DD3">
      <w:pPr>
        <w:pStyle w:val="ListParagraph"/>
        <w:numPr>
          <w:ilvl w:val="0"/>
          <w:numId w:val="127"/>
        </w:numPr>
        <w:spacing w:after="120" w:line="240" w:lineRule="auto"/>
        <w:jc w:val="both"/>
        <w:rPr>
          <w:highlight w:val="yellow"/>
          <w:rPrChange w:id="1688" w:author="Jonathan Pritchard" w:date="2025-03-07T18:06:00Z" w16du:dateUtc="2025-03-07T18:06:00Z">
            <w:rPr/>
          </w:rPrChange>
        </w:rPr>
      </w:pPr>
      <w:r w:rsidRPr="00653128">
        <w:rPr>
          <w:highlight w:val="yellow"/>
          <w:rPrChange w:id="1689" w:author="Jonathan Pritchard" w:date="2025-03-07T18:06:00Z" w16du:dateUtc="2025-03-07T18:06:00Z">
            <w:rPr/>
          </w:rPrChange>
        </w:rPr>
        <w:t>Replacement</w:t>
      </w:r>
    </w:p>
    <w:p w14:paraId="27A2FE98" w14:textId="77777777" w:rsidR="00453DD3" w:rsidRPr="00653128" w:rsidRDefault="00453DD3" w:rsidP="00453DD3">
      <w:pPr>
        <w:pStyle w:val="ListParagraph"/>
        <w:numPr>
          <w:ilvl w:val="0"/>
          <w:numId w:val="127"/>
        </w:numPr>
        <w:spacing w:after="120" w:line="240" w:lineRule="auto"/>
        <w:jc w:val="both"/>
        <w:rPr>
          <w:highlight w:val="yellow"/>
          <w:rPrChange w:id="1690" w:author="Jonathan Pritchard" w:date="2025-03-07T18:06:00Z" w16du:dateUtc="2025-03-07T18:06:00Z">
            <w:rPr/>
          </w:rPrChange>
        </w:rPr>
      </w:pPr>
      <w:r w:rsidRPr="00653128">
        <w:rPr>
          <w:highlight w:val="yellow"/>
          <w:rPrChange w:id="1691" w:author="Jonathan Pritchard" w:date="2025-03-07T18:06:00Z" w16du:dateUtc="2025-03-07T18:06:00Z">
            <w:rPr/>
          </w:rPrChange>
        </w:rPr>
        <w:t>Deletion</w:t>
      </w:r>
    </w:p>
    <w:p w14:paraId="330DE4F6" w14:textId="2AC4A777" w:rsidR="00453DD3" w:rsidRDefault="00453DD3" w:rsidP="00453DD3">
      <w:pPr>
        <w:spacing w:after="120" w:line="240" w:lineRule="auto"/>
        <w:jc w:val="both"/>
      </w:pPr>
      <w:r w:rsidRPr="00B77A92">
        <w:t xml:space="preserve">When a feature pointing to a text, picture or application file is deleted or updated so that it no longer references the dataset support file, the ECDIS </w:t>
      </w:r>
      <w:del w:id="1692" w:author="Jonathan Pritchard" w:date="2025-03-07T18:06:00Z" w16du:dateUtc="2025-03-07T18:06:00Z">
        <w:r w:rsidRPr="00B77A92" w:rsidDel="00264905">
          <w:delText xml:space="preserve">should </w:delText>
        </w:r>
      </w:del>
      <w:ins w:id="1693" w:author="Jonathan Pritchard" w:date="2025-03-07T18:06:00Z" w16du:dateUtc="2025-03-07T18:06:00Z">
        <w:r w:rsidR="00264905">
          <w:t>must</w:t>
        </w:r>
        <w:r w:rsidR="00264905" w:rsidRPr="00B77A92">
          <w:t xml:space="preserve"> </w:t>
        </w:r>
      </w:ins>
      <w:r w:rsidRPr="00B77A92">
        <w:t>check to see whether any other feature references the same</w:t>
      </w:r>
      <w:r>
        <w:t xml:space="preserve"> dataset support</w:t>
      </w:r>
      <w:r w:rsidRPr="00B77A92">
        <w:t xml:space="preserve"> file, before that</w:t>
      </w:r>
      <w:r>
        <w:t xml:space="preserve"> dataset support</w:t>
      </w:r>
      <w:r w:rsidRPr="00B77A92">
        <w:t xml:space="preserve"> file is deleted.</w:t>
      </w:r>
      <w:r>
        <w:t xml:space="preserve"> </w:t>
      </w:r>
    </w:p>
    <w:p w14:paraId="37157FBE" w14:textId="4877421B" w:rsidR="00453DD3" w:rsidRPr="00B77A92" w:rsidRDefault="00453DD3" w:rsidP="00453DD3">
      <w:pPr>
        <w:spacing w:after="120" w:line="240" w:lineRule="auto"/>
        <w:jc w:val="both"/>
      </w:pPr>
      <w:r>
        <w:t xml:space="preserve">Similarly, when a dataset support file is marked for deletion by a CATALOG.XML entry then the ECDIS </w:t>
      </w:r>
      <w:del w:id="1694" w:author="Jonathan Pritchard" w:date="2025-03-07T18:06:00Z" w16du:dateUtc="2025-03-07T18:06:00Z">
        <w:r w:rsidDel="00264905">
          <w:delText xml:space="preserve">should </w:delText>
        </w:r>
      </w:del>
      <w:ins w:id="1695" w:author="Jonathan Pritchard" w:date="2025-03-07T18:06:00Z" w16du:dateUtc="2025-03-07T18:06:00Z">
        <w:r w:rsidR="00264905">
          <w:t xml:space="preserve">must </w:t>
        </w:r>
      </w:ins>
      <w:r>
        <w:t>check that the support file is not used by any other datasets prior to deletion</w:t>
      </w:r>
      <w:ins w:id="1696" w:author="Grant, David M (52400) CIV USN NIWC ATLANTIC VA (USA)" w:date="2025-02-25T15:19:00Z" w16du:dateUtc="2025-02-25T20:19:00Z">
        <w:r w:rsidR="00FF3E5B">
          <w:t>.</w:t>
        </w:r>
      </w:ins>
    </w:p>
    <w:p w14:paraId="204E2C79" w14:textId="77777777" w:rsidR="00453DD3" w:rsidRDefault="00453DD3" w:rsidP="002D7DEE">
      <w:pPr>
        <w:spacing w:after="120" w:line="240" w:lineRule="auto"/>
        <w:contextualSpacing/>
        <w:jc w:val="both"/>
      </w:pPr>
    </w:p>
    <w:p w14:paraId="7C871C56" w14:textId="7DCB1ECB" w:rsidR="00453DD3" w:rsidRPr="00453DD3" w:rsidRDefault="00453DD3" w:rsidP="002D7DEE">
      <w:pPr>
        <w:pStyle w:val="Heading2"/>
      </w:pPr>
      <w:bookmarkStart w:id="1697" w:name="_Toc188968675"/>
      <w:r>
        <w:t>Dataset Support File formats.</w:t>
      </w:r>
      <w:bookmarkEnd w:id="1697"/>
    </w:p>
    <w:p w14:paraId="13D8317E" w14:textId="70167442" w:rsidR="00E52CD2" w:rsidRPr="00B77A92" w:rsidRDefault="00453DD3" w:rsidP="00E52CD2">
      <w:r>
        <w:t>Dataset</w:t>
      </w:r>
      <w:r w:rsidRPr="00B77A92">
        <w:t xml:space="preserve"> </w:t>
      </w:r>
      <w:r w:rsidR="00E52CD2" w:rsidRPr="00B77A92">
        <w:t xml:space="preserve">support </w:t>
      </w:r>
      <w:r w:rsidR="00E52CD2" w:rsidRPr="003D3E9C">
        <w:rPr>
          <w:highlight w:val="yellow"/>
          <w:rPrChange w:id="1698" w:author="Jonathan Pritchard" w:date="2025-03-11T15:15:00Z" w16du:dateUtc="2025-03-11T15:15:00Z">
            <w:rPr/>
          </w:rPrChange>
        </w:rPr>
        <w:t xml:space="preserve">files </w:t>
      </w:r>
      <w:r w:rsidR="001309C7" w:rsidRPr="003D3E9C">
        <w:rPr>
          <w:highlight w:val="yellow"/>
          <w:rPrChange w:id="1699" w:author="Jonathan Pritchard" w:date="2025-03-11T15:15:00Z" w16du:dateUtc="2025-03-11T15:15:00Z">
            <w:rPr/>
          </w:rPrChange>
        </w:rPr>
        <w:t>must</w:t>
      </w:r>
      <w:r w:rsidR="00E52CD2" w:rsidRPr="003D3E9C">
        <w:rPr>
          <w:highlight w:val="yellow"/>
          <w:rPrChange w:id="1700" w:author="Jonathan Pritchard" w:date="2025-03-11T15:15:00Z" w16du:dateUtc="2025-03-11T15:15:00Z">
            <w:rPr/>
          </w:rPrChange>
        </w:rPr>
        <w:t xml:space="preserve"> be limited to the following formats </w:t>
      </w:r>
      <w:r w:rsidRPr="003D3E9C">
        <w:rPr>
          <w:highlight w:val="yellow"/>
          <w:rPrChange w:id="1701" w:author="Jonathan Pritchard" w:date="2025-03-11T15:15:00Z" w16du:dateUtc="2025-03-11T15:15:00Z">
            <w:rPr/>
          </w:rPrChange>
        </w:rPr>
        <w:t>taken</w:t>
      </w:r>
      <w:r>
        <w:t xml:space="preserve"> from</w:t>
      </w:r>
      <w:r w:rsidRPr="00B77A92">
        <w:t xml:space="preserve"> </w:t>
      </w:r>
      <w:r>
        <w:t>t</w:t>
      </w:r>
      <w:r w:rsidR="00E52CD2" w:rsidRPr="00B77A92">
        <w:t xml:space="preserve">he </w:t>
      </w:r>
      <w:r>
        <w:t xml:space="preserve">list of </w:t>
      </w:r>
      <w:r w:rsidR="00E52CD2" w:rsidRPr="00B77A92">
        <w:t>support file formats in S-100 Part 17</w:t>
      </w:r>
      <w:r w:rsidR="001309C7" w:rsidRPr="00B77A92">
        <w:t xml:space="preserve"> S100_SupportFileFormat enumeration</w:t>
      </w:r>
      <w:r w:rsidR="00E52CD2" w:rsidRPr="00B77A92">
        <w:t>:</w:t>
      </w:r>
    </w:p>
    <w:p w14:paraId="5EFA495C" w14:textId="0B66BC01" w:rsidR="00DF7708" w:rsidRPr="006C226A" w:rsidRDefault="00E52CD2" w:rsidP="00732F08">
      <w:pPr>
        <w:pStyle w:val="ListParagraph"/>
        <w:numPr>
          <w:ilvl w:val="0"/>
          <w:numId w:val="106"/>
        </w:numPr>
        <w:rPr>
          <w:highlight w:val="yellow"/>
          <w:rPrChange w:id="1702" w:author="Jonathan Pritchard" w:date="2025-03-12T07:44:00Z" w16du:dateUtc="2025-03-12T07:44:00Z">
            <w:rPr/>
          </w:rPrChange>
        </w:rPr>
      </w:pPr>
      <w:r w:rsidRPr="006C226A">
        <w:rPr>
          <w:highlight w:val="yellow"/>
          <w:rPrChange w:id="1703" w:author="Jonathan Pritchard" w:date="2025-03-12T07:44:00Z" w16du:dateUtc="2025-03-12T07:44:00Z">
            <w:rPr/>
          </w:rPrChange>
        </w:rPr>
        <w:t>Plain tex</w:t>
      </w:r>
      <w:r w:rsidR="00F91C71" w:rsidRPr="006C226A">
        <w:rPr>
          <w:highlight w:val="yellow"/>
          <w:rPrChange w:id="1704" w:author="Jonathan Pritchard" w:date="2025-03-12T07:44:00Z" w16du:dateUtc="2025-03-12T07:44:00Z">
            <w:rPr/>
          </w:rPrChange>
        </w:rPr>
        <w:t>t</w:t>
      </w:r>
    </w:p>
    <w:p w14:paraId="06CF075E" w14:textId="1E98DF15" w:rsidR="00DF7708" w:rsidRPr="006C226A" w:rsidRDefault="00DF7708" w:rsidP="0043278E">
      <w:pPr>
        <w:pStyle w:val="ListParagraph"/>
        <w:numPr>
          <w:ilvl w:val="0"/>
          <w:numId w:val="106"/>
        </w:numPr>
        <w:rPr>
          <w:highlight w:val="yellow"/>
          <w:rPrChange w:id="1705" w:author="Jonathan Pritchard" w:date="2025-03-12T07:44:00Z" w16du:dateUtc="2025-03-12T07:44:00Z">
            <w:rPr/>
          </w:rPrChange>
        </w:rPr>
      </w:pPr>
      <w:r w:rsidRPr="006C226A">
        <w:rPr>
          <w:highlight w:val="yellow"/>
          <w:rPrChange w:id="1706" w:author="Jonathan Pritchard" w:date="2025-03-12T07:44:00Z" w16du:dateUtc="2025-03-12T07:44:00Z">
            <w:rPr/>
          </w:rPrChange>
        </w:rPr>
        <w:t>JPEG 2000</w:t>
      </w:r>
    </w:p>
    <w:p w14:paraId="5A54DEA5" w14:textId="7F4730B3" w:rsidR="00DF7708" w:rsidRPr="006C226A" w:rsidRDefault="00DF7708" w:rsidP="0043278E">
      <w:pPr>
        <w:pStyle w:val="ListParagraph"/>
        <w:numPr>
          <w:ilvl w:val="0"/>
          <w:numId w:val="106"/>
        </w:numPr>
        <w:rPr>
          <w:highlight w:val="yellow"/>
          <w:rPrChange w:id="1707" w:author="Jonathan Pritchard" w:date="2025-03-12T07:44:00Z" w16du:dateUtc="2025-03-12T07:44:00Z">
            <w:rPr/>
          </w:rPrChange>
        </w:rPr>
      </w:pPr>
      <w:r w:rsidRPr="006C226A">
        <w:rPr>
          <w:highlight w:val="yellow"/>
          <w:rPrChange w:id="1708" w:author="Jonathan Pritchard" w:date="2025-03-12T07:44:00Z" w16du:dateUtc="2025-03-12T07:44:00Z">
            <w:rPr/>
          </w:rPrChange>
        </w:rPr>
        <w:t>TIFF</w:t>
      </w:r>
      <w:r w:rsidR="00F91C71" w:rsidRPr="006C226A">
        <w:rPr>
          <w:highlight w:val="yellow"/>
          <w:rPrChange w:id="1709" w:author="Jonathan Pritchard" w:date="2025-03-12T07:44:00Z" w16du:dateUtc="2025-03-12T07:44:00Z">
            <w:rPr/>
          </w:rPrChange>
        </w:rPr>
        <w:t xml:space="preserve"> 6.0</w:t>
      </w:r>
    </w:p>
    <w:p w14:paraId="3C299EC9" w14:textId="097E92A9" w:rsidR="001309C7" w:rsidRDefault="001309C7" w:rsidP="00E52CD2">
      <w:r w:rsidRPr="00B77A92">
        <w:t>All</w:t>
      </w:r>
      <w:r w:rsidR="00453DD3">
        <w:t xml:space="preserve"> dataset</w:t>
      </w:r>
      <w:r w:rsidRPr="00B77A92">
        <w:t xml:space="preserve"> support files except the graphic formats </w:t>
      </w:r>
      <w:del w:id="1710" w:author="Jonathan Pritchard" w:date="2025-03-07T18:07:00Z" w16du:dateUtc="2025-03-07T18:07:00Z">
        <w:r w:rsidRPr="00B77A92" w:rsidDel="00264905">
          <w:delText xml:space="preserve">must </w:delText>
        </w:r>
      </w:del>
      <w:r w:rsidRPr="00B77A92">
        <w:t>use UTF-8 encoding.</w:t>
      </w:r>
    </w:p>
    <w:p w14:paraId="01A45E76" w14:textId="2049B589" w:rsidR="00624B58" w:rsidRDefault="00453DD3" w:rsidP="00624B58">
      <w:pPr>
        <w:spacing w:after="120" w:line="240" w:lineRule="auto"/>
        <w:jc w:val="both"/>
      </w:pPr>
      <w:r>
        <w:t>System support files (feature and portrayal catalogues, and language packs) are in XML forma</w:t>
      </w:r>
      <w:r w:rsidR="00624B58">
        <w:t>t</w:t>
      </w:r>
      <w:ins w:id="1711" w:author="Grant, David M (52400) CIV USN NIWC ATLANTIC VA (USA)" w:date="2025-02-25T15:19:00Z" w16du:dateUtc="2025-02-25T20:19:00Z">
        <w:r w:rsidR="00136717">
          <w:t>.</w:t>
        </w:r>
      </w:ins>
    </w:p>
    <w:p w14:paraId="1E1761DB" w14:textId="77777777" w:rsidR="00624B58" w:rsidRDefault="00624B58" w:rsidP="00624B58">
      <w:pPr>
        <w:spacing w:after="120" w:line="240" w:lineRule="auto"/>
        <w:jc w:val="both"/>
      </w:pPr>
    </w:p>
    <w:p w14:paraId="1CE01A4D" w14:textId="77777777" w:rsidR="00624B58" w:rsidRDefault="00624B58" w:rsidP="00624B58">
      <w:pPr>
        <w:spacing w:after="120" w:line="240" w:lineRule="auto"/>
        <w:jc w:val="both"/>
      </w:pPr>
    </w:p>
    <w:p w14:paraId="249EA555" w14:textId="77777777" w:rsidR="00624B58" w:rsidRPr="00B77A92" w:rsidRDefault="00624B58" w:rsidP="00624B58">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1712" w:name="_Toc527357301"/>
      <w:bookmarkStart w:id="1713" w:name="_Toc527359177"/>
      <w:r w:rsidRPr="00B77A92">
        <w:br w:type="page"/>
      </w:r>
    </w:p>
    <w:p w14:paraId="0387F1F5" w14:textId="494F94C7" w:rsidR="00486E87" w:rsidRPr="00B77A92" w:rsidRDefault="001F3B64" w:rsidP="002D7DEE">
      <w:pPr>
        <w:pStyle w:val="Heading1"/>
        <w:numPr>
          <w:ilvl w:val="0"/>
          <w:numId w:val="0"/>
        </w:numPr>
        <w:ind w:left="432"/>
        <w:jc w:val="center"/>
      </w:pPr>
      <w:bookmarkStart w:id="1714" w:name="_Toc188968676"/>
      <w:bookmarkEnd w:id="1712"/>
      <w:bookmarkEnd w:id="1713"/>
      <w:r>
        <w:lastRenderedPageBreak/>
        <w:t>Appendix A – Manual Updates</w:t>
      </w:r>
      <w:bookmarkEnd w:id="1714"/>
    </w:p>
    <w:p w14:paraId="7F18C959" w14:textId="5C31C1DF" w:rsidR="00747A03" w:rsidRPr="00B77A92" w:rsidRDefault="00846094" w:rsidP="002D7DEE">
      <w:pPr>
        <w:pStyle w:val="Heading2"/>
        <w:numPr>
          <w:ilvl w:val="0"/>
          <w:numId w:val="195"/>
        </w:numPr>
      </w:pPr>
      <w:bookmarkStart w:id="1715" w:name="_Toc188968677"/>
      <w:r w:rsidRPr="00B77A92">
        <w:t>Introduction</w:t>
      </w:r>
      <w:bookmarkEnd w:id="1715"/>
    </w:p>
    <w:p w14:paraId="2CA76D4C" w14:textId="0657656F" w:rsidR="00B912FF" w:rsidRPr="00B77A92" w:rsidRDefault="00B912FF" w:rsidP="00D87FDE">
      <w:pPr>
        <w:jc w:val="both"/>
      </w:pPr>
      <w:r w:rsidRPr="00B77A92">
        <w:t xml:space="preserve">Manual updates are </w:t>
      </w:r>
      <w:del w:id="1716" w:author="Jonathan Pritchard" w:date="2025-03-07T18:07:00Z" w16du:dateUtc="2025-03-07T18:07:00Z">
        <w:r w:rsidRPr="00B77A92" w:rsidDel="00264905">
          <w:delText xml:space="preserve">official </w:delText>
        </w:r>
      </w:del>
      <w:r w:rsidRPr="00B77A92">
        <w:t>data entered manually into the ENDS/ENC.</w:t>
      </w:r>
      <w:ins w:id="1717" w:author="Jonathan Pritchard" w:date="2025-03-07T18:08:00Z" w16du:dateUtc="2025-03-07T18:08:00Z">
        <w:r w:rsidR="00264905" w:rsidRPr="00264905">
          <w:t xml:space="preserve"> Manual updates are entered by the mariner to add, delete or modify features in an ENC</w:t>
        </w:r>
        <w:r w:rsidR="00264905">
          <w:t>.</w:t>
        </w:r>
      </w:ins>
      <w:r w:rsidRPr="00B77A92">
        <w:t xml:space="preserve"> </w:t>
      </w:r>
      <w:ins w:id="1718" w:author="Jonathan Pritchard" w:date="2025-03-07T18:08:00Z" w16du:dateUtc="2025-03-07T18:08:00Z">
        <w:r w:rsidR="00264905" w:rsidRPr="00264905">
          <w:t>In order to provide a harmonised and consistent approach to manual updates on the ECDIS a set of portrayal symbols is supplied alongside this publication</w:t>
        </w:r>
      </w:ins>
      <w:ins w:id="1719" w:author="Jonathan Pritchard" w:date="2025-03-07T18:09:00Z" w16du:dateUtc="2025-03-07T18:09:00Z">
        <w:r w:rsidR="00264905">
          <w:t xml:space="preserve">. </w:t>
        </w:r>
        <w:r w:rsidR="00264905" w:rsidRPr="00264905">
          <w:t xml:space="preserve">As a minimum, the symbols and attributes listed in Table 8, Table 9 and Table 10 must be supported.  </w:t>
        </w:r>
      </w:ins>
      <w:ins w:id="1720" w:author="Jonathan Pritchard" w:date="2025-03-07T18:08:00Z" w16du:dateUtc="2025-03-07T18:08:00Z">
        <w:r w:rsidR="00264905" w:rsidRPr="00264905" w:rsidDel="00264905">
          <w:t xml:space="preserve"> </w:t>
        </w:r>
      </w:ins>
      <w:del w:id="1721" w:author="Jonathan Pritchard" w:date="2025-03-07T18:08:00Z" w16du:dateUtc="2025-03-07T18:08:00Z">
        <w:r w:rsidRPr="00B77A92" w:rsidDel="00264905">
          <w:delText xml:space="preserve">Manually entered updates </w:delText>
        </w:r>
        <w:r w:rsidR="00B15F52" w:rsidRPr="00B77A92" w:rsidDel="00264905">
          <w:delText>must</w:delText>
        </w:r>
        <w:r w:rsidRPr="00B77A92" w:rsidDel="00264905">
          <w:delText xml:space="preserve"> be marked by specific symbols. </w:delText>
        </w:r>
      </w:del>
    </w:p>
    <w:p w14:paraId="11DDE4FB" w14:textId="19B5CA91" w:rsidR="00B912FF" w:rsidRPr="00B77A92" w:rsidRDefault="00B912FF" w:rsidP="00D87FDE">
      <w:pPr>
        <w:jc w:val="both"/>
      </w:pPr>
      <w:r w:rsidRPr="00B77A92">
        <w:t xml:space="preserve">Indications and alerts </w:t>
      </w:r>
      <w:r w:rsidR="00494CD1">
        <w:t>must</w:t>
      </w:r>
      <w:r w:rsidR="00494CD1" w:rsidRPr="00B77A92">
        <w:t xml:space="preserve"> </w:t>
      </w:r>
      <w:r w:rsidRPr="00B77A92">
        <w:t>be triggered as for all official ENC data.</w:t>
      </w:r>
    </w:p>
    <w:p w14:paraId="1B4808F6" w14:textId="77777777" w:rsidR="00D8238C" w:rsidRPr="00B77A92" w:rsidRDefault="00846094" w:rsidP="00D87FDE">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488C50B5" w14:textId="27BA4E5C" w:rsidR="0045426C" w:rsidRDefault="00D8238C" w:rsidP="00D87FDE">
      <w:pPr>
        <w:jc w:val="both"/>
      </w:pPr>
      <w:r w:rsidRPr="00B77A92">
        <w:t xml:space="preserve">A </w:t>
      </w:r>
      <w:r w:rsidR="00096A27">
        <w:t xml:space="preserve">visual index </w:t>
      </w:r>
      <w:r w:rsidRPr="00B77A92">
        <w:t>of the supplied symbols is provided in this Appendix</w:t>
      </w:r>
      <w:r w:rsidR="00D87FDE">
        <w:t xml:space="preserve"> in the following tables</w:t>
      </w:r>
      <w:r w:rsidRPr="00B77A92">
        <w:t>.</w:t>
      </w:r>
      <w:r w:rsidR="00096A27">
        <w:t xml:space="preserve"> </w:t>
      </w:r>
    </w:p>
    <w:tbl>
      <w:tblPr>
        <w:tblStyle w:val="TableGrid"/>
        <w:tblW w:w="0" w:type="auto"/>
        <w:tblLook w:val="04A0" w:firstRow="1" w:lastRow="0" w:firstColumn="1" w:lastColumn="0" w:noHBand="0" w:noVBand="1"/>
      </w:tblPr>
      <w:tblGrid>
        <w:gridCol w:w="2547"/>
        <w:gridCol w:w="3118"/>
        <w:gridCol w:w="3431"/>
      </w:tblGrid>
      <w:tr w:rsidR="004A0062" w14:paraId="179A06DF" w14:textId="77777777" w:rsidTr="002D7DEE">
        <w:tc>
          <w:tcPr>
            <w:tcW w:w="2547" w:type="dxa"/>
          </w:tcPr>
          <w:p w14:paraId="48FBF106" w14:textId="6E2DBFA2" w:rsidR="004A0062" w:rsidRPr="002D7DEE" w:rsidRDefault="004A0062" w:rsidP="00846094">
            <w:pPr>
              <w:rPr>
                <w:b/>
                <w:bCs/>
              </w:rPr>
            </w:pPr>
            <w:r w:rsidRPr="002D7DEE">
              <w:rPr>
                <w:b/>
                <w:bCs/>
              </w:rPr>
              <w:t>Symbol</w:t>
            </w:r>
          </w:p>
        </w:tc>
        <w:tc>
          <w:tcPr>
            <w:tcW w:w="3118" w:type="dxa"/>
          </w:tcPr>
          <w:p w14:paraId="14FF811A" w14:textId="6F354106" w:rsidR="004A0062" w:rsidRPr="002D7DEE" w:rsidRDefault="004A0062" w:rsidP="00846094">
            <w:pPr>
              <w:rPr>
                <w:b/>
                <w:bCs/>
                <w:noProof/>
              </w:rPr>
            </w:pPr>
            <w:r>
              <w:rPr>
                <w:b/>
                <w:bCs/>
                <w:noProof/>
              </w:rPr>
              <w:t>Suggested a</w:t>
            </w:r>
            <w:r w:rsidRPr="002D7DEE">
              <w:rPr>
                <w:b/>
                <w:bCs/>
                <w:noProof/>
              </w:rPr>
              <w:t>ttributes</w:t>
            </w:r>
          </w:p>
        </w:tc>
        <w:tc>
          <w:tcPr>
            <w:tcW w:w="3431" w:type="dxa"/>
          </w:tcPr>
          <w:p w14:paraId="045A4F1F" w14:textId="042EDDCC" w:rsidR="004A0062" w:rsidRPr="002D7DEE" w:rsidRDefault="004A0062" w:rsidP="00846094">
            <w:pPr>
              <w:rPr>
                <w:b/>
                <w:bCs/>
                <w:noProof/>
              </w:rPr>
            </w:pPr>
            <w:r w:rsidRPr="002D7DEE">
              <w:rPr>
                <w:b/>
                <w:bCs/>
                <w:noProof/>
              </w:rPr>
              <w:t>Example</w:t>
            </w:r>
          </w:p>
        </w:tc>
      </w:tr>
      <w:tr w:rsidR="004A0062" w14:paraId="60EB0E43" w14:textId="77777777" w:rsidTr="002D7DEE">
        <w:tc>
          <w:tcPr>
            <w:tcW w:w="2547" w:type="dxa"/>
          </w:tcPr>
          <w:p w14:paraId="25BE308E" w14:textId="3A03AE54" w:rsidR="004A0062" w:rsidRDefault="004A0062" w:rsidP="00846094">
            <w:r w:rsidRPr="0045426C">
              <w:t>Depth</w:t>
            </w:r>
          </w:p>
        </w:tc>
        <w:tc>
          <w:tcPr>
            <w:tcW w:w="3118" w:type="dxa"/>
          </w:tcPr>
          <w:p w14:paraId="3EBEE7AF" w14:textId="77777777" w:rsidR="004A0062" w:rsidRDefault="004A0062" w:rsidP="004A0062">
            <w:pPr>
              <w:rPr>
                <w:noProof/>
              </w:rPr>
            </w:pPr>
            <w:r>
              <w:rPr>
                <w:noProof/>
              </w:rPr>
              <w:t>Depth Value</w:t>
            </w:r>
          </w:p>
          <w:p w14:paraId="4527CA54" w14:textId="7BB1AE3F" w:rsidR="004A0062" w:rsidRPr="0045426C" w:rsidRDefault="004A0062" w:rsidP="004A0062">
            <w:pPr>
              <w:rPr>
                <w:noProof/>
              </w:rPr>
            </w:pPr>
            <w:r>
              <w:rPr>
                <w:noProof/>
              </w:rPr>
              <w:t>Information.text</w:t>
            </w:r>
          </w:p>
        </w:tc>
        <w:tc>
          <w:tcPr>
            <w:tcW w:w="3431" w:type="dxa"/>
          </w:tcPr>
          <w:p w14:paraId="0C59825E" w14:textId="29087972" w:rsidR="004A0062" w:rsidRDefault="004A0062"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5"/>
                          <a:srcRect l="19770" r="11149" b="75342"/>
                          <a:stretch/>
                        </pic:blipFill>
                        <pic:spPr>
                          <a:xfrm>
                            <a:off x="0" y="0"/>
                            <a:ext cx="1759463" cy="430271"/>
                          </a:xfrm>
                          <a:prstGeom prst="rect">
                            <a:avLst/>
                          </a:prstGeom>
                        </pic:spPr>
                      </pic:pic>
                    </a:graphicData>
                  </a:graphic>
                </wp:inline>
              </w:drawing>
            </w:r>
          </w:p>
        </w:tc>
      </w:tr>
      <w:tr w:rsidR="004A0062" w14:paraId="26CDCA85" w14:textId="77777777" w:rsidTr="002D7DEE">
        <w:tc>
          <w:tcPr>
            <w:tcW w:w="2547" w:type="dxa"/>
          </w:tcPr>
          <w:p w14:paraId="348F106F" w14:textId="7809259E" w:rsidR="004A0062" w:rsidRDefault="004A0062" w:rsidP="00846094">
            <w:r w:rsidRPr="0045426C">
              <w:t>Underwater</w:t>
            </w:r>
          </w:p>
        </w:tc>
        <w:tc>
          <w:tcPr>
            <w:tcW w:w="3118" w:type="dxa"/>
          </w:tcPr>
          <w:p w14:paraId="1BFEA2BE" w14:textId="253ED0F3" w:rsidR="004A0062" w:rsidRPr="0045426C" w:rsidRDefault="004A0062" w:rsidP="00846094">
            <w:pPr>
              <w:rPr>
                <w:noProof/>
              </w:rPr>
            </w:pPr>
            <w:r>
              <w:rPr>
                <w:noProof/>
              </w:rPr>
              <w:t>Information.text</w:t>
            </w:r>
          </w:p>
        </w:tc>
        <w:tc>
          <w:tcPr>
            <w:tcW w:w="3431" w:type="dxa"/>
          </w:tcPr>
          <w:p w14:paraId="6F7641F8" w14:textId="2289D009" w:rsidR="004A0062" w:rsidRDefault="004A0062"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6"/>
                          <a:srcRect l="10575" t="21084" r="44958" b="43236"/>
                          <a:stretch/>
                        </pic:blipFill>
                        <pic:spPr>
                          <a:xfrm>
                            <a:off x="0" y="0"/>
                            <a:ext cx="1421438" cy="370888"/>
                          </a:xfrm>
                          <a:prstGeom prst="rect">
                            <a:avLst/>
                          </a:prstGeom>
                        </pic:spPr>
                      </pic:pic>
                    </a:graphicData>
                  </a:graphic>
                </wp:inline>
              </w:drawing>
            </w:r>
          </w:p>
        </w:tc>
      </w:tr>
      <w:tr w:rsidR="004A0062" w14:paraId="19E7CC96" w14:textId="77777777" w:rsidTr="002D7DEE">
        <w:tc>
          <w:tcPr>
            <w:tcW w:w="2547" w:type="dxa"/>
          </w:tcPr>
          <w:p w14:paraId="3FDF1ADF" w14:textId="26DAD5E9" w:rsidR="004A0062" w:rsidRDefault="004A0062" w:rsidP="00846094">
            <w:r w:rsidRPr="0045426C">
              <w:t>Wreck</w:t>
            </w:r>
          </w:p>
        </w:tc>
        <w:tc>
          <w:tcPr>
            <w:tcW w:w="3118" w:type="dxa"/>
          </w:tcPr>
          <w:p w14:paraId="6DF8B917" w14:textId="2E0715D5" w:rsidR="004A0062" w:rsidRPr="0045426C" w:rsidRDefault="004A0062" w:rsidP="00846094">
            <w:pPr>
              <w:rPr>
                <w:noProof/>
              </w:rPr>
            </w:pPr>
            <w:r>
              <w:rPr>
                <w:noProof/>
              </w:rPr>
              <w:t>As per Wreck feature in S-101</w:t>
            </w:r>
          </w:p>
        </w:tc>
        <w:tc>
          <w:tcPr>
            <w:tcW w:w="3431" w:type="dxa"/>
          </w:tcPr>
          <w:p w14:paraId="6D16AC95" w14:textId="12B612B7" w:rsidR="004A0062" w:rsidRDefault="004A0062"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7"/>
                          <a:srcRect l="13432" t="25030" r="56922" b="51510"/>
                          <a:stretch/>
                        </pic:blipFill>
                        <pic:spPr>
                          <a:xfrm>
                            <a:off x="0" y="0"/>
                            <a:ext cx="810394" cy="286021"/>
                          </a:xfrm>
                          <a:prstGeom prst="rect">
                            <a:avLst/>
                          </a:prstGeom>
                        </pic:spPr>
                      </pic:pic>
                    </a:graphicData>
                  </a:graphic>
                </wp:inline>
              </w:drawing>
            </w:r>
          </w:p>
        </w:tc>
      </w:tr>
      <w:tr w:rsidR="004A0062" w14:paraId="6DE47503" w14:textId="77777777" w:rsidTr="002D7DEE">
        <w:tc>
          <w:tcPr>
            <w:tcW w:w="2547" w:type="dxa"/>
          </w:tcPr>
          <w:p w14:paraId="6CA06517" w14:textId="468635C4" w:rsidR="004A0062" w:rsidRDefault="004A0062" w:rsidP="00846094">
            <w:r w:rsidRPr="0045426C">
              <w:t>Obstruction</w:t>
            </w:r>
          </w:p>
        </w:tc>
        <w:tc>
          <w:tcPr>
            <w:tcW w:w="3118" w:type="dxa"/>
          </w:tcPr>
          <w:p w14:paraId="5DE66D26" w14:textId="4B2507ED" w:rsidR="004A0062" w:rsidRPr="0045426C" w:rsidRDefault="004A0062" w:rsidP="00846094">
            <w:pPr>
              <w:rPr>
                <w:noProof/>
              </w:rPr>
            </w:pPr>
            <w:r>
              <w:rPr>
                <w:noProof/>
              </w:rPr>
              <w:t>As per obstruction feature in S-101</w:t>
            </w:r>
          </w:p>
        </w:tc>
        <w:tc>
          <w:tcPr>
            <w:tcW w:w="3431" w:type="dxa"/>
          </w:tcPr>
          <w:p w14:paraId="605311F3" w14:textId="79E1938C" w:rsidR="004A0062" w:rsidRDefault="004A0062"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8"/>
                          <a:srcRect l="20592" t="31281" r="43331" b="47361"/>
                          <a:stretch/>
                        </pic:blipFill>
                        <pic:spPr>
                          <a:xfrm>
                            <a:off x="0" y="0"/>
                            <a:ext cx="992406" cy="286021"/>
                          </a:xfrm>
                          <a:prstGeom prst="rect">
                            <a:avLst/>
                          </a:prstGeom>
                        </pic:spPr>
                      </pic:pic>
                    </a:graphicData>
                  </a:graphic>
                </wp:inline>
              </w:drawing>
            </w:r>
          </w:p>
        </w:tc>
      </w:tr>
      <w:tr w:rsidR="004A0062" w14:paraId="4342EB8C" w14:textId="77777777" w:rsidTr="002D7DEE">
        <w:tc>
          <w:tcPr>
            <w:tcW w:w="2547" w:type="dxa"/>
          </w:tcPr>
          <w:p w14:paraId="7069D6D8" w14:textId="6CB82E5C" w:rsidR="004A0062" w:rsidRDefault="004A0062" w:rsidP="00846094">
            <w:r w:rsidRPr="0045426C">
              <w:t>Beacon</w:t>
            </w:r>
          </w:p>
        </w:tc>
        <w:tc>
          <w:tcPr>
            <w:tcW w:w="3118" w:type="dxa"/>
          </w:tcPr>
          <w:p w14:paraId="60C57320" w14:textId="50DB34F9" w:rsidR="004A0062" w:rsidRPr="0045426C" w:rsidRDefault="004A0062" w:rsidP="00846094">
            <w:pPr>
              <w:rPr>
                <w:noProof/>
              </w:rPr>
            </w:pPr>
            <w:r>
              <w:rPr>
                <w:noProof/>
              </w:rPr>
              <w:t>As per general purpose beacon in S-101</w:t>
            </w:r>
          </w:p>
        </w:tc>
        <w:tc>
          <w:tcPr>
            <w:tcW w:w="3431" w:type="dxa"/>
          </w:tcPr>
          <w:p w14:paraId="276405E5" w14:textId="6BF63E6B" w:rsidR="004A0062" w:rsidRDefault="004A0062"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9"/>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A0062" w14:paraId="40657B39" w14:textId="77777777" w:rsidTr="002D7DEE">
        <w:tc>
          <w:tcPr>
            <w:tcW w:w="2547" w:type="dxa"/>
          </w:tcPr>
          <w:p w14:paraId="79532D07" w14:textId="24462CB6" w:rsidR="004A0062" w:rsidRDefault="004A0062" w:rsidP="00846094">
            <w:r w:rsidRPr="0045426C">
              <w:t>Buoy</w:t>
            </w:r>
          </w:p>
        </w:tc>
        <w:tc>
          <w:tcPr>
            <w:tcW w:w="3118" w:type="dxa"/>
          </w:tcPr>
          <w:p w14:paraId="1D2D6051" w14:textId="531022E3" w:rsidR="004A0062" w:rsidRPr="0045426C" w:rsidRDefault="004A0062" w:rsidP="00846094">
            <w:pPr>
              <w:rPr>
                <w:noProof/>
              </w:rPr>
            </w:pPr>
            <w:r>
              <w:rPr>
                <w:noProof/>
              </w:rPr>
              <w:t>As per general purpose buoy in S-101</w:t>
            </w:r>
          </w:p>
        </w:tc>
        <w:tc>
          <w:tcPr>
            <w:tcW w:w="3431" w:type="dxa"/>
          </w:tcPr>
          <w:p w14:paraId="06F35737" w14:textId="11DE6DF7" w:rsidR="004A0062" w:rsidRDefault="004A0062"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40"/>
                          <a:srcRect l="14144" t="28709" r="54951" b="35799"/>
                          <a:stretch/>
                        </pic:blipFill>
                        <pic:spPr>
                          <a:xfrm>
                            <a:off x="0" y="0"/>
                            <a:ext cx="845062" cy="529416"/>
                          </a:xfrm>
                          <a:prstGeom prst="rect">
                            <a:avLst/>
                          </a:prstGeom>
                        </pic:spPr>
                      </pic:pic>
                    </a:graphicData>
                  </a:graphic>
                </wp:inline>
              </w:drawing>
            </w:r>
          </w:p>
        </w:tc>
      </w:tr>
      <w:tr w:rsidR="004A0062" w14:paraId="37C35340" w14:textId="77777777" w:rsidTr="002D7DEE">
        <w:tc>
          <w:tcPr>
            <w:tcW w:w="2547" w:type="dxa"/>
          </w:tcPr>
          <w:p w14:paraId="103513ED" w14:textId="7BDC3024" w:rsidR="004A0062" w:rsidRDefault="004A0062" w:rsidP="00846094">
            <w:r>
              <w:t>Caution (Vicinity)</w:t>
            </w:r>
          </w:p>
        </w:tc>
        <w:tc>
          <w:tcPr>
            <w:tcW w:w="3118" w:type="dxa"/>
          </w:tcPr>
          <w:p w14:paraId="304D95FB" w14:textId="0B185771" w:rsidR="004A0062" w:rsidRPr="0045426C" w:rsidRDefault="004A0062" w:rsidP="0045426C">
            <w:pPr>
              <w:tabs>
                <w:tab w:val="left" w:pos="3090"/>
              </w:tabs>
              <w:rPr>
                <w:noProof/>
              </w:rPr>
            </w:pPr>
            <w:r>
              <w:rPr>
                <w:noProof/>
              </w:rPr>
              <w:t>Caution Area</w:t>
            </w:r>
          </w:p>
        </w:tc>
        <w:tc>
          <w:tcPr>
            <w:tcW w:w="3431" w:type="dxa"/>
          </w:tcPr>
          <w:p w14:paraId="5F4A12E2" w14:textId="70D4D71E" w:rsidR="004A0062" w:rsidRDefault="004A0062"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41"/>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42"/>
                          <a:srcRect r="34887" b="8855"/>
                          <a:stretch/>
                        </pic:blipFill>
                        <pic:spPr>
                          <a:xfrm>
                            <a:off x="0" y="0"/>
                            <a:ext cx="1190508" cy="728887"/>
                          </a:xfrm>
                          <a:prstGeom prst="rect">
                            <a:avLst/>
                          </a:prstGeom>
                        </pic:spPr>
                      </pic:pic>
                    </a:graphicData>
                  </a:graphic>
                </wp:inline>
              </w:drawing>
            </w:r>
          </w:p>
        </w:tc>
      </w:tr>
      <w:tr w:rsidR="004A0062" w14:paraId="18012C26" w14:textId="77777777" w:rsidTr="002D7DEE">
        <w:tc>
          <w:tcPr>
            <w:tcW w:w="2547" w:type="dxa"/>
          </w:tcPr>
          <w:p w14:paraId="5B5D8E59" w14:textId="264697B8" w:rsidR="004A0062" w:rsidRDefault="004A0062" w:rsidP="00846094">
            <w:r>
              <w:t>Caution (Object Missing)</w:t>
            </w:r>
          </w:p>
        </w:tc>
        <w:tc>
          <w:tcPr>
            <w:tcW w:w="3118" w:type="dxa"/>
          </w:tcPr>
          <w:p w14:paraId="57CCFD4D" w14:textId="6D459895" w:rsidR="004A0062" w:rsidRPr="0045426C" w:rsidRDefault="004A0062" w:rsidP="0045426C">
            <w:pPr>
              <w:keepNext/>
              <w:rPr>
                <w:noProof/>
              </w:rPr>
            </w:pPr>
            <w:r>
              <w:rPr>
                <w:noProof/>
              </w:rPr>
              <w:t>Caution Area</w:t>
            </w:r>
          </w:p>
        </w:tc>
        <w:tc>
          <w:tcPr>
            <w:tcW w:w="3431" w:type="dxa"/>
          </w:tcPr>
          <w:p w14:paraId="2F2ACCD7" w14:textId="2B7F903B" w:rsidR="004A0062" w:rsidRDefault="004A0062"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3"/>
                          <a:srcRect l="5077" t="22871" r="35738" b="30122"/>
                          <a:stretch/>
                        </pic:blipFill>
                        <pic:spPr>
                          <a:xfrm>
                            <a:off x="0" y="0"/>
                            <a:ext cx="1616451" cy="552540"/>
                          </a:xfrm>
                          <a:prstGeom prst="rect">
                            <a:avLst/>
                          </a:prstGeom>
                        </pic:spPr>
                      </pic:pic>
                    </a:graphicData>
                  </a:graphic>
                </wp:inline>
              </w:drawing>
            </w:r>
          </w:p>
        </w:tc>
      </w:tr>
    </w:tbl>
    <w:p w14:paraId="4D2C76A0" w14:textId="71C5AEC8" w:rsidR="0045426C" w:rsidRDefault="0045426C" w:rsidP="0045426C">
      <w:pPr>
        <w:pStyle w:val="Caption"/>
        <w:jc w:val="center"/>
      </w:pPr>
      <w:r>
        <w:t xml:space="preserve">Table </w:t>
      </w:r>
      <w:ins w:id="1722" w:author="Jonathan Pritchard" w:date="2025-03-07T16:40:00Z" w16du:dateUtc="2025-03-07T16:40:00Z">
        <w:r w:rsidR="00C56536">
          <w:fldChar w:fldCharType="begin"/>
        </w:r>
        <w:r w:rsidR="00C56536">
          <w:instrText xml:space="preserve"> SEQ Table \* ARABIC </w:instrText>
        </w:r>
      </w:ins>
      <w:r w:rsidR="00C56536">
        <w:fldChar w:fldCharType="separate"/>
      </w:r>
      <w:ins w:id="1723" w:author="Jonathan Pritchard" w:date="2025-03-07T16:40:00Z" w16du:dateUtc="2025-03-07T16:40:00Z">
        <w:r w:rsidR="00C56536">
          <w:rPr>
            <w:noProof/>
          </w:rPr>
          <w:t>8</w:t>
        </w:r>
        <w:r w:rsidR="00C56536">
          <w:fldChar w:fldCharType="end"/>
        </w:r>
      </w:ins>
      <w:del w:id="1724"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8</w:delText>
        </w:r>
        <w:r w:rsidDel="00C56536">
          <w:fldChar w:fldCharType="end"/>
        </w:r>
      </w:del>
      <w:r>
        <w:t>: Manual Update Point Symbols</w:t>
      </w:r>
    </w:p>
    <w:p w14:paraId="4B217C63" w14:textId="35A40212" w:rsidR="00DB1913" w:rsidRDefault="00DB1913">
      <w:r>
        <w:br w:type="page"/>
      </w:r>
    </w:p>
    <w:p w14:paraId="6FF036CA" w14:textId="77777777" w:rsidR="0045426C" w:rsidRDefault="0045426C" w:rsidP="00846094"/>
    <w:tbl>
      <w:tblPr>
        <w:tblStyle w:val="TableGrid"/>
        <w:tblW w:w="0" w:type="auto"/>
        <w:tblLook w:val="04A0" w:firstRow="1" w:lastRow="0" w:firstColumn="1" w:lastColumn="0" w:noHBand="0" w:noVBand="1"/>
      </w:tblPr>
      <w:tblGrid>
        <w:gridCol w:w="1969"/>
        <w:gridCol w:w="1979"/>
        <w:gridCol w:w="1576"/>
        <w:gridCol w:w="3572"/>
      </w:tblGrid>
      <w:tr w:rsidR="00DB1913" w:rsidRPr="0045426C" w14:paraId="20A2B5D6" w14:textId="77777777" w:rsidTr="002D7DEE">
        <w:tc>
          <w:tcPr>
            <w:tcW w:w="1969" w:type="dxa"/>
          </w:tcPr>
          <w:p w14:paraId="7C1C778B" w14:textId="02952528" w:rsidR="00DB1913" w:rsidRDefault="00DB1913" w:rsidP="00DB1913">
            <w:r w:rsidRPr="00541D1A">
              <w:rPr>
                <w:b/>
                <w:bCs/>
              </w:rPr>
              <w:t>Symbol</w:t>
            </w:r>
          </w:p>
        </w:tc>
        <w:tc>
          <w:tcPr>
            <w:tcW w:w="3555" w:type="dxa"/>
            <w:gridSpan w:val="2"/>
          </w:tcPr>
          <w:p w14:paraId="6B22FED6" w14:textId="2EBF10A7" w:rsidR="00DB1913" w:rsidRPr="0045426C" w:rsidRDefault="00DB1913" w:rsidP="00DB1913">
            <w:pPr>
              <w:rPr>
                <w:noProof/>
              </w:rPr>
            </w:pPr>
            <w:r>
              <w:rPr>
                <w:b/>
                <w:bCs/>
                <w:noProof/>
              </w:rPr>
              <w:t>Suggested a</w:t>
            </w:r>
            <w:r w:rsidRPr="00541D1A">
              <w:rPr>
                <w:b/>
                <w:bCs/>
                <w:noProof/>
              </w:rPr>
              <w:t>ttributes</w:t>
            </w:r>
          </w:p>
        </w:tc>
        <w:tc>
          <w:tcPr>
            <w:tcW w:w="3572" w:type="dxa"/>
          </w:tcPr>
          <w:p w14:paraId="389754F3" w14:textId="72EE9515" w:rsidR="00DB1913" w:rsidRPr="0045426C" w:rsidRDefault="00DB1913" w:rsidP="00DB1913">
            <w:pPr>
              <w:rPr>
                <w:noProof/>
              </w:rPr>
            </w:pPr>
            <w:r w:rsidRPr="00541D1A">
              <w:rPr>
                <w:b/>
                <w:bCs/>
                <w:noProof/>
              </w:rPr>
              <w:t>Example</w:t>
            </w:r>
          </w:p>
        </w:tc>
      </w:tr>
      <w:tr w:rsidR="00DB1913" w:rsidRPr="0045426C" w14:paraId="39ECE61C" w14:textId="77777777" w:rsidTr="002D7DEE">
        <w:tc>
          <w:tcPr>
            <w:tcW w:w="1969" w:type="dxa"/>
          </w:tcPr>
          <w:p w14:paraId="65DCA25F" w14:textId="019E24F6" w:rsidR="00DB1913" w:rsidRDefault="00DB1913" w:rsidP="00D343CC">
            <w:r>
              <w:t>Danger</w:t>
            </w:r>
          </w:p>
        </w:tc>
        <w:tc>
          <w:tcPr>
            <w:tcW w:w="1979" w:type="dxa"/>
          </w:tcPr>
          <w:p w14:paraId="0D415AC5" w14:textId="77777777" w:rsidR="00DB1913" w:rsidRPr="0045426C" w:rsidRDefault="00DB1913" w:rsidP="00D343CC">
            <w:pPr>
              <w:rPr>
                <w:noProof/>
              </w:rPr>
            </w:pPr>
          </w:p>
        </w:tc>
        <w:tc>
          <w:tcPr>
            <w:tcW w:w="5148" w:type="dxa"/>
            <w:gridSpan w:val="2"/>
          </w:tcPr>
          <w:p w14:paraId="5C4E10F1" w14:textId="2A7608EE" w:rsidR="00DB1913" w:rsidRPr="0045426C" w:rsidRDefault="00DB1913" w:rsidP="00D343CC">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4"/>
                          <a:stretch>
                            <a:fillRect/>
                          </a:stretch>
                        </pic:blipFill>
                        <pic:spPr>
                          <a:xfrm>
                            <a:off x="0" y="0"/>
                            <a:ext cx="2109353" cy="1697287"/>
                          </a:xfrm>
                          <a:prstGeom prst="rect">
                            <a:avLst/>
                          </a:prstGeom>
                        </pic:spPr>
                      </pic:pic>
                    </a:graphicData>
                  </a:graphic>
                </wp:inline>
              </w:drawing>
            </w:r>
          </w:p>
        </w:tc>
      </w:tr>
      <w:tr w:rsidR="00DB1913" w:rsidRPr="0045426C" w14:paraId="4337B3B0" w14:textId="77777777" w:rsidTr="002D7DEE">
        <w:tc>
          <w:tcPr>
            <w:tcW w:w="1969" w:type="dxa"/>
          </w:tcPr>
          <w:p w14:paraId="5044A3FA" w14:textId="05480406" w:rsidR="00DB1913" w:rsidRDefault="00DB1913" w:rsidP="00D343CC">
            <w:r>
              <w:t>Cable</w:t>
            </w:r>
          </w:p>
        </w:tc>
        <w:tc>
          <w:tcPr>
            <w:tcW w:w="1979" w:type="dxa"/>
          </w:tcPr>
          <w:p w14:paraId="0D3DA3EB" w14:textId="77777777" w:rsidR="00DB1913" w:rsidRDefault="00DB1913" w:rsidP="0045426C">
            <w:pPr>
              <w:tabs>
                <w:tab w:val="left" w:pos="1240"/>
              </w:tabs>
            </w:pPr>
          </w:p>
        </w:tc>
        <w:tc>
          <w:tcPr>
            <w:tcW w:w="5148" w:type="dxa"/>
            <w:gridSpan w:val="2"/>
          </w:tcPr>
          <w:p w14:paraId="17759105" w14:textId="1F43F5E9" w:rsidR="00DB1913" w:rsidRDefault="00DB1913" w:rsidP="0045426C">
            <w:pPr>
              <w:tabs>
                <w:tab w:val="left" w:pos="1240"/>
              </w:tabs>
            </w:pPr>
          </w:p>
          <w:p w14:paraId="541552AB" w14:textId="70FFA57E" w:rsidR="00DB1913" w:rsidRDefault="00DB1913"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5"/>
                          <a:stretch>
                            <a:fillRect/>
                          </a:stretch>
                        </pic:blipFill>
                        <pic:spPr>
                          <a:xfrm>
                            <a:off x="0" y="0"/>
                            <a:ext cx="3032760" cy="1097915"/>
                          </a:xfrm>
                          <a:prstGeom prst="rect">
                            <a:avLst/>
                          </a:prstGeom>
                        </pic:spPr>
                      </pic:pic>
                    </a:graphicData>
                  </a:graphic>
                </wp:inline>
              </w:drawing>
            </w:r>
          </w:p>
          <w:p w14:paraId="1F015F30" w14:textId="77777777" w:rsidR="00DB1913" w:rsidRDefault="00DB1913" w:rsidP="0045426C">
            <w:pPr>
              <w:tabs>
                <w:tab w:val="left" w:pos="1240"/>
              </w:tabs>
            </w:pPr>
          </w:p>
          <w:p w14:paraId="7453858F" w14:textId="5D93C535" w:rsidR="00DB1913" w:rsidRPr="0045426C" w:rsidRDefault="00DB1913" w:rsidP="0045426C">
            <w:pPr>
              <w:tabs>
                <w:tab w:val="left" w:pos="1240"/>
              </w:tabs>
            </w:pPr>
          </w:p>
        </w:tc>
      </w:tr>
      <w:tr w:rsidR="00DB1913" w:rsidRPr="0045426C" w14:paraId="78B0541E" w14:textId="77777777" w:rsidTr="002D7DEE">
        <w:tc>
          <w:tcPr>
            <w:tcW w:w="1969" w:type="dxa"/>
          </w:tcPr>
          <w:p w14:paraId="4AF540C7" w14:textId="2B15B898" w:rsidR="00DB1913" w:rsidRDefault="00DB1913" w:rsidP="00D343CC">
            <w:r>
              <w:t>Other</w:t>
            </w:r>
          </w:p>
        </w:tc>
        <w:tc>
          <w:tcPr>
            <w:tcW w:w="1979" w:type="dxa"/>
          </w:tcPr>
          <w:p w14:paraId="1E6BD838" w14:textId="77777777" w:rsidR="00DB1913" w:rsidRDefault="00DB1913" w:rsidP="00D343CC"/>
        </w:tc>
        <w:tc>
          <w:tcPr>
            <w:tcW w:w="5148" w:type="dxa"/>
            <w:gridSpan w:val="2"/>
          </w:tcPr>
          <w:p w14:paraId="4E05DFAA" w14:textId="10C631A9" w:rsidR="00DB1913" w:rsidRDefault="00DB1913" w:rsidP="00D343CC"/>
          <w:p w14:paraId="233C0AC3" w14:textId="2FFC16F7" w:rsidR="00DB1913" w:rsidRDefault="00DB1913" w:rsidP="00D343CC">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6"/>
                          <a:stretch>
                            <a:fillRect/>
                          </a:stretch>
                        </pic:blipFill>
                        <pic:spPr>
                          <a:xfrm>
                            <a:off x="0" y="0"/>
                            <a:ext cx="3131820" cy="671195"/>
                          </a:xfrm>
                          <a:prstGeom prst="rect">
                            <a:avLst/>
                          </a:prstGeom>
                        </pic:spPr>
                      </pic:pic>
                    </a:graphicData>
                  </a:graphic>
                </wp:inline>
              </w:drawing>
            </w:r>
          </w:p>
          <w:p w14:paraId="3DC2E3F7" w14:textId="77777777" w:rsidR="00DB1913" w:rsidRPr="0045426C" w:rsidRDefault="00DB1913" w:rsidP="0045426C">
            <w:pPr>
              <w:keepNext/>
            </w:pPr>
          </w:p>
        </w:tc>
      </w:tr>
    </w:tbl>
    <w:p w14:paraId="5FCF743D" w14:textId="589A816F" w:rsidR="0045426C" w:rsidRDefault="0045426C" w:rsidP="0045426C">
      <w:pPr>
        <w:pStyle w:val="Caption"/>
        <w:jc w:val="center"/>
      </w:pPr>
      <w:r>
        <w:t xml:space="preserve">Table </w:t>
      </w:r>
      <w:ins w:id="1725" w:author="Jonathan Pritchard" w:date="2025-03-07T16:40:00Z" w16du:dateUtc="2025-03-07T16:40:00Z">
        <w:r w:rsidR="00C56536">
          <w:fldChar w:fldCharType="begin"/>
        </w:r>
        <w:r w:rsidR="00C56536">
          <w:instrText xml:space="preserve"> SEQ Table \* ARABIC </w:instrText>
        </w:r>
      </w:ins>
      <w:r w:rsidR="00C56536">
        <w:fldChar w:fldCharType="separate"/>
      </w:r>
      <w:ins w:id="1726" w:author="Jonathan Pritchard" w:date="2025-03-07T16:40:00Z" w16du:dateUtc="2025-03-07T16:40:00Z">
        <w:r w:rsidR="00C56536">
          <w:rPr>
            <w:noProof/>
          </w:rPr>
          <w:t>9</w:t>
        </w:r>
        <w:r w:rsidR="00C56536">
          <w:fldChar w:fldCharType="end"/>
        </w:r>
      </w:ins>
      <w:del w:id="1727"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9</w:delText>
        </w:r>
        <w:r w:rsidDel="00C56536">
          <w:fldChar w:fldCharType="end"/>
        </w:r>
      </w:del>
      <w:r>
        <w:t>: Manual update: Curve symbols</w:t>
      </w:r>
    </w:p>
    <w:p w14:paraId="1DE3E341" w14:textId="61CA362F" w:rsidR="00DB1913" w:rsidRDefault="00DB1913">
      <w:r>
        <w:br w:type="page"/>
      </w:r>
    </w:p>
    <w:p w14:paraId="258DA276" w14:textId="77777777" w:rsidR="00DB1913" w:rsidRPr="00DB1913" w:rsidRDefault="00DB1913" w:rsidP="002D7DEE"/>
    <w:tbl>
      <w:tblPr>
        <w:tblStyle w:val="TableGrid"/>
        <w:tblW w:w="0" w:type="auto"/>
        <w:tblLook w:val="04A0" w:firstRow="1" w:lastRow="0" w:firstColumn="1" w:lastColumn="0" w:noHBand="0" w:noVBand="1"/>
      </w:tblPr>
      <w:tblGrid>
        <w:gridCol w:w="2209"/>
        <w:gridCol w:w="2322"/>
        <w:gridCol w:w="4565"/>
      </w:tblGrid>
      <w:tr w:rsidR="00DB1913" w14:paraId="5777AC6F" w14:textId="77777777" w:rsidTr="002D7DEE">
        <w:tc>
          <w:tcPr>
            <w:tcW w:w="2209" w:type="dxa"/>
          </w:tcPr>
          <w:p w14:paraId="2A620054" w14:textId="2F095A70" w:rsidR="00DB1913" w:rsidRDefault="00DB1913" w:rsidP="00DB1913">
            <w:r w:rsidRPr="00541D1A">
              <w:rPr>
                <w:b/>
                <w:bCs/>
              </w:rPr>
              <w:t>Symbol</w:t>
            </w:r>
          </w:p>
        </w:tc>
        <w:tc>
          <w:tcPr>
            <w:tcW w:w="2322" w:type="dxa"/>
          </w:tcPr>
          <w:p w14:paraId="076FB798" w14:textId="14DF34AF" w:rsidR="00DB1913" w:rsidRPr="0045426C" w:rsidRDefault="00DB1913" w:rsidP="00DB1913">
            <w:pPr>
              <w:rPr>
                <w:noProof/>
              </w:rPr>
            </w:pPr>
            <w:r>
              <w:rPr>
                <w:b/>
                <w:bCs/>
                <w:noProof/>
              </w:rPr>
              <w:t>Suggested a</w:t>
            </w:r>
            <w:r w:rsidRPr="00541D1A">
              <w:rPr>
                <w:b/>
                <w:bCs/>
                <w:noProof/>
              </w:rPr>
              <w:t>ttributes</w:t>
            </w:r>
          </w:p>
        </w:tc>
        <w:tc>
          <w:tcPr>
            <w:tcW w:w="4565" w:type="dxa"/>
          </w:tcPr>
          <w:p w14:paraId="0CB3595B" w14:textId="51F4E7AD" w:rsidR="00DB1913" w:rsidRPr="0045426C" w:rsidRDefault="00DB1913" w:rsidP="00DB1913">
            <w:pPr>
              <w:rPr>
                <w:noProof/>
              </w:rPr>
            </w:pPr>
            <w:r w:rsidRPr="00541D1A">
              <w:rPr>
                <w:b/>
                <w:bCs/>
                <w:noProof/>
              </w:rPr>
              <w:t>Example</w:t>
            </w:r>
          </w:p>
        </w:tc>
      </w:tr>
      <w:tr w:rsidR="00DB1913" w14:paraId="069BE569" w14:textId="77777777" w:rsidTr="002D7DEE">
        <w:tc>
          <w:tcPr>
            <w:tcW w:w="2209" w:type="dxa"/>
          </w:tcPr>
          <w:p w14:paraId="6B89A386" w14:textId="66E5BA05" w:rsidR="00DB1913" w:rsidRDefault="00DB1913" w:rsidP="00846094">
            <w:r>
              <w:t>Restricted Area</w:t>
            </w:r>
          </w:p>
        </w:tc>
        <w:tc>
          <w:tcPr>
            <w:tcW w:w="2322" w:type="dxa"/>
          </w:tcPr>
          <w:p w14:paraId="13159511" w14:textId="77777777" w:rsidR="00DB1913" w:rsidRPr="0045426C" w:rsidRDefault="00DB1913" w:rsidP="00846094">
            <w:pPr>
              <w:rPr>
                <w:noProof/>
              </w:rPr>
            </w:pPr>
          </w:p>
        </w:tc>
        <w:tc>
          <w:tcPr>
            <w:tcW w:w="4565" w:type="dxa"/>
          </w:tcPr>
          <w:p w14:paraId="1A533EC6" w14:textId="63E2E91B" w:rsidR="00DB1913" w:rsidRDefault="00DB1913" w:rsidP="00846094">
            <w:r w:rsidRPr="0045426C">
              <w:rPr>
                <w:noProof/>
              </w:rPr>
              <w:drawing>
                <wp:inline distT="0" distB="0" distL="0" distR="0" wp14:anchorId="2BEBE247" wp14:editId="7242E3FD">
                  <wp:extent cx="2621716" cy="1716224"/>
                  <wp:effectExtent l="0" t="0" r="7620"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7"/>
                          <a:stretch>
                            <a:fillRect/>
                          </a:stretch>
                        </pic:blipFill>
                        <pic:spPr>
                          <a:xfrm>
                            <a:off x="0" y="0"/>
                            <a:ext cx="2633754" cy="1724104"/>
                          </a:xfrm>
                          <a:prstGeom prst="rect">
                            <a:avLst/>
                          </a:prstGeom>
                        </pic:spPr>
                      </pic:pic>
                    </a:graphicData>
                  </a:graphic>
                </wp:inline>
              </w:drawing>
            </w:r>
          </w:p>
        </w:tc>
      </w:tr>
      <w:tr w:rsidR="00DB1913" w14:paraId="3729F6A2" w14:textId="77777777" w:rsidTr="002D7DEE">
        <w:tc>
          <w:tcPr>
            <w:tcW w:w="2209" w:type="dxa"/>
          </w:tcPr>
          <w:p w14:paraId="25BC9874" w14:textId="352EE1DF" w:rsidR="00DB1913" w:rsidRDefault="00DB1913" w:rsidP="00846094">
            <w:r>
              <w:t>Caution Area</w:t>
            </w:r>
          </w:p>
        </w:tc>
        <w:tc>
          <w:tcPr>
            <w:tcW w:w="2322" w:type="dxa"/>
          </w:tcPr>
          <w:p w14:paraId="49307603" w14:textId="77777777" w:rsidR="00DB1913" w:rsidRPr="0045426C" w:rsidRDefault="00DB1913" w:rsidP="00846094">
            <w:pPr>
              <w:rPr>
                <w:noProof/>
              </w:rPr>
            </w:pPr>
          </w:p>
        </w:tc>
        <w:tc>
          <w:tcPr>
            <w:tcW w:w="4565" w:type="dxa"/>
          </w:tcPr>
          <w:p w14:paraId="4F317388" w14:textId="3E046200" w:rsidR="00DB1913" w:rsidRDefault="00DB1913"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8"/>
                          <a:stretch>
                            <a:fillRect/>
                          </a:stretch>
                        </pic:blipFill>
                        <pic:spPr>
                          <a:xfrm>
                            <a:off x="0" y="0"/>
                            <a:ext cx="2564593" cy="1245706"/>
                          </a:xfrm>
                          <a:prstGeom prst="rect">
                            <a:avLst/>
                          </a:prstGeom>
                        </pic:spPr>
                      </pic:pic>
                    </a:graphicData>
                  </a:graphic>
                </wp:inline>
              </w:drawing>
            </w:r>
          </w:p>
        </w:tc>
      </w:tr>
      <w:tr w:rsidR="00DB1913" w14:paraId="0A78EF68" w14:textId="77777777" w:rsidTr="002D7DEE">
        <w:tc>
          <w:tcPr>
            <w:tcW w:w="2209" w:type="dxa"/>
          </w:tcPr>
          <w:p w14:paraId="5FE7709A" w14:textId="0376DAC2" w:rsidR="00DB1913" w:rsidRDefault="00DB1913" w:rsidP="00846094">
            <w:r>
              <w:t>Other</w:t>
            </w:r>
          </w:p>
        </w:tc>
        <w:tc>
          <w:tcPr>
            <w:tcW w:w="2322" w:type="dxa"/>
          </w:tcPr>
          <w:p w14:paraId="30C83A83" w14:textId="77777777" w:rsidR="00DB1913" w:rsidRPr="0045426C" w:rsidRDefault="00DB1913" w:rsidP="0045426C">
            <w:pPr>
              <w:keepNext/>
              <w:rPr>
                <w:noProof/>
              </w:rPr>
            </w:pPr>
          </w:p>
        </w:tc>
        <w:tc>
          <w:tcPr>
            <w:tcW w:w="4565" w:type="dxa"/>
          </w:tcPr>
          <w:p w14:paraId="4CD7B649" w14:textId="632C2D06" w:rsidR="00DB1913" w:rsidRDefault="00DB1913"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9"/>
                          <a:srcRect l="6407" t="29338" r="36223" b="-2640"/>
                          <a:stretch/>
                        </pic:blipFill>
                        <pic:spPr>
                          <a:xfrm>
                            <a:off x="0" y="0"/>
                            <a:ext cx="1568669" cy="1761796"/>
                          </a:xfrm>
                          <a:prstGeom prst="rect">
                            <a:avLst/>
                          </a:prstGeom>
                        </pic:spPr>
                      </pic:pic>
                    </a:graphicData>
                  </a:graphic>
                </wp:inline>
              </w:drawing>
            </w:r>
          </w:p>
        </w:tc>
      </w:tr>
    </w:tbl>
    <w:p w14:paraId="5278511F" w14:textId="2D347985" w:rsidR="0045426C" w:rsidRDefault="0045426C" w:rsidP="0045426C">
      <w:pPr>
        <w:pStyle w:val="Caption"/>
        <w:jc w:val="center"/>
      </w:pPr>
      <w:r>
        <w:t xml:space="preserve">Table </w:t>
      </w:r>
      <w:ins w:id="1728" w:author="Jonathan Pritchard" w:date="2025-03-07T16:40:00Z" w16du:dateUtc="2025-03-07T16:40:00Z">
        <w:r w:rsidR="00C56536">
          <w:fldChar w:fldCharType="begin"/>
        </w:r>
        <w:r w:rsidR="00C56536">
          <w:instrText xml:space="preserve"> SEQ Table \* ARABIC </w:instrText>
        </w:r>
      </w:ins>
      <w:r w:rsidR="00C56536">
        <w:fldChar w:fldCharType="separate"/>
      </w:r>
      <w:ins w:id="1729" w:author="Jonathan Pritchard" w:date="2025-03-07T16:40:00Z" w16du:dateUtc="2025-03-07T16:40:00Z">
        <w:r w:rsidR="00C56536">
          <w:rPr>
            <w:noProof/>
          </w:rPr>
          <w:t>10</w:t>
        </w:r>
        <w:r w:rsidR="00C56536">
          <w:fldChar w:fldCharType="end"/>
        </w:r>
      </w:ins>
      <w:del w:id="1730" w:author="Jonathan Pritchard" w:date="2025-03-07T16:40:00Z" w16du:dateUtc="2025-03-07T16:40:00Z">
        <w:r w:rsidDel="00C56536">
          <w:fldChar w:fldCharType="begin"/>
        </w:r>
        <w:r w:rsidDel="00C56536">
          <w:delInstrText xml:space="preserve"> SEQ Table \* ARABIC </w:delInstrText>
        </w:r>
        <w:r w:rsidDel="00C56536">
          <w:fldChar w:fldCharType="separate"/>
        </w:r>
        <w:r w:rsidR="000553AC" w:rsidDel="00C56536">
          <w:rPr>
            <w:noProof/>
          </w:rPr>
          <w:delText>10</w:delText>
        </w:r>
        <w:r w:rsidDel="00C56536">
          <w:fldChar w:fldCharType="end"/>
        </w:r>
      </w:del>
      <w:r>
        <w:t>: Manual update: Surface symbols</w:t>
      </w:r>
    </w:p>
    <w:p w14:paraId="0CB2B14F" w14:textId="77777777" w:rsidR="0045426C" w:rsidRPr="00B77A92" w:rsidRDefault="0045426C" w:rsidP="00846094"/>
    <w:p w14:paraId="43F406D5" w14:textId="7756D0BD" w:rsidR="00DB1913" w:rsidRPr="00B77A92" w:rsidRDefault="00DB1913" w:rsidP="00DB1913">
      <w:pPr>
        <w:pStyle w:val="Heading2"/>
        <w:numPr>
          <w:ilvl w:val="0"/>
          <w:numId w:val="195"/>
        </w:numPr>
      </w:pPr>
      <w:bookmarkStart w:id="1731" w:name="_Toc188968678"/>
      <w:r>
        <w:t>Attribution of Manual Update Features</w:t>
      </w:r>
      <w:bookmarkEnd w:id="1731"/>
    </w:p>
    <w:p w14:paraId="195A1682" w14:textId="7FD3BEDC" w:rsidR="00D87FDE" w:rsidRDefault="00DB1913">
      <w:r>
        <w:t xml:space="preserve">Features added by manual updates must support attribution as defined in the Manual Updates feature catalogue. </w:t>
      </w:r>
      <w:r w:rsidR="00D87FDE">
        <w:t xml:space="preserve">A feature catalogue containing the data structures which must be supported by the manual updates also accompanies this publication. </w:t>
      </w:r>
    </w:p>
    <w:p w14:paraId="036CE420" w14:textId="46E9FB4A" w:rsidR="00DB1913" w:rsidRPr="00B77A92" w:rsidRDefault="00D87FDE" w:rsidP="00D87FDE">
      <w:r>
        <w:t>The supplied feature catalogue contains a restricted set of features and attributes compatible with those used for S-101 electronic charts which enable portrayal and required alert and indication processing to be carried out on manually entered updates.</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Default="00A01D79" w:rsidP="00A01D79">
      <w:pPr>
        <w:spacing w:after="120" w:line="240" w:lineRule="auto"/>
        <w:jc w:val="center"/>
        <w:rPr>
          <w:b/>
          <w:sz w:val="28"/>
          <w:lang w:eastAsia="en-GB"/>
        </w:rPr>
      </w:pPr>
    </w:p>
    <w:p w14:paraId="78EA7C8B" w14:textId="77777777" w:rsidR="00D87FDE" w:rsidRDefault="00D87FDE" w:rsidP="00A01D79">
      <w:pPr>
        <w:spacing w:after="120" w:line="240" w:lineRule="auto"/>
        <w:jc w:val="center"/>
        <w:rPr>
          <w:b/>
          <w:sz w:val="28"/>
          <w:lang w:eastAsia="en-GB"/>
        </w:rPr>
      </w:pPr>
    </w:p>
    <w:p w14:paraId="0F123373" w14:textId="77777777" w:rsidR="00D87FDE" w:rsidRDefault="00D87FDE" w:rsidP="00A01D79">
      <w:pPr>
        <w:spacing w:after="120" w:line="240" w:lineRule="auto"/>
        <w:jc w:val="center"/>
        <w:rPr>
          <w:b/>
          <w:sz w:val="28"/>
          <w:lang w:eastAsia="en-GB"/>
        </w:rPr>
      </w:pPr>
    </w:p>
    <w:p w14:paraId="3716DC29" w14:textId="77777777" w:rsidR="00D87FDE" w:rsidRDefault="00D87FDE" w:rsidP="00A01D79">
      <w:pPr>
        <w:spacing w:after="120" w:line="240" w:lineRule="auto"/>
        <w:jc w:val="center"/>
        <w:rPr>
          <w:b/>
          <w:sz w:val="28"/>
          <w:lang w:eastAsia="en-GB"/>
        </w:rPr>
      </w:pPr>
    </w:p>
    <w:p w14:paraId="04594B8E" w14:textId="77777777" w:rsidR="00D87FDE" w:rsidRDefault="00D87FDE" w:rsidP="00A01D79">
      <w:pPr>
        <w:spacing w:after="120" w:line="240" w:lineRule="auto"/>
        <w:jc w:val="center"/>
        <w:rPr>
          <w:b/>
          <w:sz w:val="28"/>
          <w:lang w:eastAsia="en-GB"/>
        </w:rPr>
      </w:pPr>
    </w:p>
    <w:p w14:paraId="4E3B33EF" w14:textId="77777777" w:rsidR="00D87FDE" w:rsidRDefault="00D87FDE" w:rsidP="00A01D79">
      <w:pPr>
        <w:spacing w:after="120" w:line="240" w:lineRule="auto"/>
        <w:jc w:val="center"/>
        <w:rPr>
          <w:b/>
          <w:sz w:val="28"/>
          <w:lang w:eastAsia="en-GB"/>
        </w:rPr>
      </w:pPr>
    </w:p>
    <w:p w14:paraId="62D61C91" w14:textId="77777777" w:rsidR="00D87FDE" w:rsidRDefault="00D87FDE" w:rsidP="00A01D79">
      <w:pPr>
        <w:spacing w:after="120" w:line="240" w:lineRule="auto"/>
        <w:jc w:val="center"/>
        <w:rPr>
          <w:b/>
          <w:sz w:val="28"/>
          <w:lang w:eastAsia="en-GB"/>
        </w:rPr>
      </w:pPr>
    </w:p>
    <w:p w14:paraId="2BE2FD6F" w14:textId="77777777" w:rsidR="00D87FDE" w:rsidRDefault="00D87FDE" w:rsidP="00A01D79">
      <w:pPr>
        <w:spacing w:after="120" w:line="240" w:lineRule="auto"/>
        <w:jc w:val="center"/>
        <w:rPr>
          <w:b/>
          <w:sz w:val="28"/>
          <w:lang w:eastAsia="en-GB"/>
        </w:rPr>
      </w:pPr>
    </w:p>
    <w:p w14:paraId="1FBA6A62" w14:textId="77777777" w:rsidR="00D87FDE" w:rsidRDefault="00D87FDE" w:rsidP="00A01D79">
      <w:pPr>
        <w:spacing w:after="120" w:line="240" w:lineRule="auto"/>
        <w:jc w:val="center"/>
        <w:rPr>
          <w:b/>
          <w:sz w:val="28"/>
          <w:lang w:eastAsia="en-GB"/>
        </w:rPr>
      </w:pPr>
    </w:p>
    <w:p w14:paraId="27E618D0" w14:textId="77777777" w:rsidR="00D87FDE" w:rsidRDefault="00D87FDE" w:rsidP="00A01D79">
      <w:pPr>
        <w:spacing w:after="120" w:line="240" w:lineRule="auto"/>
        <w:jc w:val="center"/>
        <w:rPr>
          <w:b/>
          <w:sz w:val="28"/>
          <w:lang w:eastAsia="en-GB"/>
        </w:rPr>
      </w:pPr>
    </w:p>
    <w:p w14:paraId="1D3BF579" w14:textId="77777777" w:rsidR="00D87FDE" w:rsidRDefault="00D87FDE" w:rsidP="00A01D79">
      <w:pPr>
        <w:spacing w:after="120" w:line="240" w:lineRule="auto"/>
        <w:jc w:val="center"/>
        <w:rPr>
          <w:b/>
          <w:sz w:val="28"/>
          <w:lang w:eastAsia="en-GB"/>
        </w:rPr>
      </w:pPr>
    </w:p>
    <w:p w14:paraId="0E6CD4C6" w14:textId="77777777" w:rsidR="00D87FDE" w:rsidRDefault="00D87FDE" w:rsidP="00A01D79">
      <w:pPr>
        <w:spacing w:after="120" w:line="240" w:lineRule="auto"/>
        <w:jc w:val="center"/>
        <w:rPr>
          <w:b/>
          <w:sz w:val="28"/>
          <w:lang w:eastAsia="en-GB"/>
        </w:rPr>
      </w:pPr>
    </w:p>
    <w:p w14:paraId="19E7F199" w14:textId="77777777" w:rsidR="00D87FDE" w:rsidRDefault="00D87FDE" w:rsidP="00A01D79">
      <w:pPr>
        <w:spacing w:after="120" w:line="240" w:lineRule="auto"/>
        <w:jc w:val="center"/>
        <w:rPr>
          <w:b/>
          <w:sz w:val="28"/>
          <w:lang w:eastAsia="en-GB"/>
        </w:rPr>
      </w:pPr>
    </w:p>
    <w:p w14:paraId="23491CFE" w14:textId="77777777" w:rsidR="00D87FDE" w:rsidRPr="00B812CA" w:rsidRDefault="00D87FDE"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18A55C9" w:rsidR="000600E5" w:rsidRPr="002D7DEE" w:rsidRDefault="000600E5" w:rsidP="002D7DEE">
      <w:pPr>
        <w:pStyle w:val="Heading1"/>
        <w:numPr>
          <w:ilvl w:val="0"/>
          <w:numId w:val="0"/>
        </w:numPr>
        <w:jc w:val="center"/>
      </w:pPr>
      <w:bookmarkStart w:id="1732" w:name="_Toc188968679"/>
      <w:r w:rsidRPr="002D7DEE">
        <w:lastRenderedPageBreak/>
        <w:t>Appendix</w:t>
      </w:r>
      <w:r w:rsidR="000849E6" w:rsidRPr="002D7DEE">
        <w:t xml:space="preserve"> B:</w:t>
      </w:r>
      <w:r w:rsidR="00802BDD" w:rsidRPr="002D7DEE">
        <w:t xml:space="preserve"> </w:t>
      </w:r>
      <w:bookmarkStart w:id="1733" w:name="_Toc100303044"/>
      <w:r w:rsidRPr="002D7DEE">
        <w:t>S-100 Data Import Error Codes and Explanations</w:t>
      </w:r>
      <w:bookmarkEnd w:id="1732"/>
      <w:bookmarkEnd w:id="1733"/>
    </w:p>
    <w:p w14:paraId="7BFA1FC9" w14:textId="0FD0EBC9" w:rsidR="00DF5B84" w:rsidRPr="00B77A92" w:rsidRDefault="00CC4796" w:rsidP="002D7DEE">
      <w:pPr>
        <w:pStyle w:val="Heading2"/>
        <w:numPr>
          <w:ilvl w:val="0"/>
          <w:numId w:val="169"/>
        </w:numPr>
        <w:ind w:left="357" w:hanging="357"/>
      </w:pPr>
      <w:bookmarkStart w:id="1734" w:name="_Toc188968680"/>
      <w:r>
        <w:t>Introduction.</w:t>
      </w:r>
      <w:bookmarkEnd w:id="1734"/>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r>
        <w:rPr>
          <w:rFonts w:eastAsia="Times New Roman" w:cs="Arial"/>
        </w:rPr>
        <w:t>Standardised error codes must be used to communicate problems with import of datasets, data support files and catalogues into the ECDIS. These are defined in the following table.</w:t>
      </w:r>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7759"/>
      </w:tblGrid>
      <w:tr w:rsidR="00647AF8" w:rsidRPr="00B77A92" w14:paraId="50092190" w14:textId="77777777" w:rsidTr="002D7DEE">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2D7DEE">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2D7DEE">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2D7DEE">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2D7DEE">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2D7DEE">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
          <w:p w14:paraId="56E3679F"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SA Digital Certificate (X509) file is not available. A valid certificate can be obtained from the IHO website or your data supplier</w:t>
            </w:r>
          </w:p>
        </w:tc>
      </w:tr>
      <w:tr w:rsidR="00647AF8" w:rsidRPr="00A527F0" w14:paraId="74A4D353" w14:textId="77777777" w:rsidTr="002D7DEE">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
          <w:p w14:paraId="133508F1"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2D7DEE">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
          <w:p w14:paraId="69882E11" w14:textId="33833A7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r w:rsidR="00F20F26">
              <w:rPr>
                <w:rFonts w:eastAsia="Times New Roman" w:cs="Arial"/>
                <w:i/>
                <w:sz w:val="18"/>
                <w:szCs w:val="18"/>
              </w:rPr>
              <w:t xml:space="preserve">ata </w:t>
            </w:r>
            <w:r w:rsidRPr="00A527F0">
              <w:rPr>
                <w:rFonts w:eastAsia="Times New Roman" w:cs="Arial"/>
                <w:i/>
                <w:sz w:val="18"/>
                <w:szCs w:val="18"/>
              </w:rPr>
              <w:t>S</w:t>
            </w:r>
            <w:r w:rsidR="00F20F26">
              <w:rPr>
                <w:rFonts w:eastAsia="Times New Roman" w:cs="Arial"/>
                <w:i/>
                <w:sz w:val="18"/>
                <w:szCs w:val="18"/>
              </w:rPr>
              <w:t>erver</w:t>
            </w:r>
            <w:r w:rsidRPr="00A527F0">
              <w:rPr>
                <w:rFonts w:eastAsia="Times New Roman" w:cs="Arial"/>
                <w:i/>
                <w:sz w:val="18"/>
                <w:szCs w:val="18"/>
              </w:rPr>
              <w:t xml:space="preserve"> Certificate file is missin</w:t>
            </w:r>
            <w:r w:rsidRPr="00DB1913">
              <w:rPr>
                <w:rFonts w:eastAsia="Times New Roman" w:cs="Arial"/>
                <w:i/>
                <w:sz w:val="18"/>
                <w:szCs w:val="18"/>
              </w:rPr>
              <w:t>g. A valid certificate can be obtained from your data supplier”</w:t>
            </w:r>
          </w:p>
        </w:tc>
      </w:tr>
      <w:tr w:rsidR="00647AF8" w:rsidRPr="00A527F0" w14:paraId="664267CA" w14:textId="77777777" w:rsidTr="002D7DEE">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
          <w:p w14:paraId="1146DABE" w14:textId="77777777" w:rsidR="00647AF8" w:rsidRPr="002D7DEE" w:rsidRDefault="00647AF8" w:rsidP="00637E6A">
            <w:pPr>
              <w:spacing w:before="60" w:after="60" w:line="240" w:lineRule="auto"/>
              <w:rPr>
                <w:rFonts w:eastAsia="Times New Roman" w:cs="Arial"/>
                <w:iCs/>
                <w:color w:val="000000"/>
                <w:sz w:val="18"/>
                <w:szCs w:val="18"/>
              </w:rPr>
            </w:pPr>
            <w:r w:rsidRPr="002D7DEE">
              <w:rPr>
                <w:rFonts w:eastAsia="Times New Roman" w:cs="Arial"/>
                <w:iCs/>
                <w:color w:val="000000"/>
                <w:sz w:val="18"/>
                <w:szCs w:val="18"/>
              </w:rPr>
              <w:t>SA Digital Certificate (X509) file incorrect format. A valid certificate can be obtained from the IHO website or your data supplier</w:t>
            </w:r>
          </w:p>
        </w:tc>
      </w:tr>
      <w:tr w:rsidR="00647AF8" w:rsidRPr="00A527F0" w14:paraId="2BC3ED3F" w14:textId="77777777" w:rsidTr="002D7DEE">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
          <w:p w14:paraId="0B5089D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Resource Digital Signature is invalid</w:t>
            </w:r>
          </w:p>
        </w:tc>
      </w:tr>
      <w:tr w:rsidR="00647AF8" w:rsidRPr="00A527F0" w14:paraId="4BA355E6" w14:textId="77777777" w:rsidTr="002D7DEE">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
          <w:p w14:paraId="12BBD9E8"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Permits not available for this Data Server. Contact your data supplier to obtain the correct permits.</w:t>
            </w:r>
          </w:p>
        </w:tc>
      </w:tr>
      <w:tr w:rsidR="00647AF8" w:rsidRPr="00A527F0" w14:paraId="52998420" w14:textId="77777777" w:rsidTr="002D7DEE">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
          <w:p w14:paraId="650381DA" w14:textId="351B1EC0"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Dataset Permit</w:t>
            </w:r>
            <w:r w:rsidR="00637E6A" w:rsidRPr="002D7DEE">
              <w:rPr>
                <w:rFonts w:eastAsia="Times New Roman" w:cs="Arial"/>
                <w:iCs/>
                <w:sz w:val="18"/>
                <w:szCs w:val="18"/>
              </w:rPr>
              <w:t xml:space="preserve"> </w:t>
            </w:r>
            <w:r w:rsidRPr="002D7DEE">
              <w:rPr>
                <w:rFonts w:eastAsia="Times New Roman" w:cs="Arial"/>
                <w:iCs/>
                <w:sz w:val="18"/>
                <w:szCs w:val="18"/>
              </w:rPr>
              <w:t>not found. Load the permit file provided by the data supplier.</w:t>
            </w:r>
          </w:p>
        </w:tc>
      </w:tr>
      <w:tr w:rsidR="00647AF8" w:rsidRPr="00A527F0" w14:paraId="39037167" w14:textId="77777777" w:rsidTr="002D7DEE">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
          <w:p w14:paraId="12393DC5" w14:textId="48B48A43"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 xml:space="preserve">Dataset </w:t>
            </w:r>
            <w:r w:rsidRPr="002D7DEE">
              <w:rPr>
                <w:rFonts w:eastAsia="Times New Roman" w:cs="Arial"/>
                <w:iCs/>
              </w:rPr>
              <w:t xml:space="preserve">Permit is invalid (checksum is incorrect) or the </w:t>
            </w:r>
            <w:r w:rsidRPr="002D7DEE">
              <w:rPr>
                <w:rFonts w:eastAsia="Times New Roman" w:cs="Arial"/>
                <w:iCs/>
                <w:sz w:val="18"/>
                <w:szCs w:val="18"/>
              </w:rPr>
              <w:t xml:space="preserve">Dataset </w:t>
            </w:r>
            <w:r w:rsidRPr="002D7DEE">
              <w:rPr>
                <w:rFonts w:eastAsia="Times New Roman" w:cs="Arial"/>
                <w:iCs/>
              </w:rPr>
              <w:t>Permit is for a different system”</w:t>
            </w:r>
            <w:r w:rsidR="008972A2" w:rsidRPr="002D7DEE">
              <w:rPr>
                <w:rFonts w:eastAsia="Times New Roman" w:cs="Arial"/>
                <w:iCs/>
              </w:rPr>
              <w:t xml:space="preserve"> </w:t>
            </w:r>
            <w:r w:rsidRPr="002D7DEE">
              <w:rPr>
                <w:rFonts w:eastAsia="Times New Roman" w:cs="Arial"/>
                <w:iCs/>
                <w:sz w:val="18"/>
                <w:szCs w:val="18"/>
              </w:rPr>
              <w:t>Contact your data supplier and obtain a new or valid permit file.</w:t>
            </w:r>
          </w:p>
        </w:tc>
      </w:tr>
      <w:tr w:rsidR="00647AF8" w:rsidRPr="00A527F0" w14:paraId="0F03F763" w14:textId="77777777" w:rsidTr="002D7DEE">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
          <w:p w14:paraId="44767219"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Incorrect system date, check that the computer clock (if accessible) is set correctly or contact your system supplier.</w:t>
            </w:r>
          </w:p>
        </w:tc>
      </w:tr>
      <w:tr w:rsidR="00647AF8" w:rsidRPr="00A527F0" w14:paraId="40256AFC" w14:textId="77777777" w:rsidTr="002D7DEE">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
          <w:p w14:paraId="09DB6103"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has expired. Please contact your data supplier to renew the subscription licence</w:t>
            </w:r>
          </w:p>
        </w:tc>
      </w:tr>
      <w:tr w:rsidR="00647AF8" w:rsidRPr="00A527F0" w14:paraId="2FC0A084" w14:textId="77777777" w:rsidTr="002D7DEE">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
          <w:p w14:paraId="32317E22"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2D7DEE">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
          <w:p w14:paraId="5EC5A2E5"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HW_ID has incorrect format</w:t>
            </w:r>
          </w:p>
        </w:tc>
      </w:tr>
      <w:tr w:rsidR="00647AF8" w:rsidRPr="00A527F0" w14:paraId="211FF660" w14:textId="77777777" w:rsidTr="002D7DEE">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
          <w:p w14:paraId="77054B20"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Subscription service will expire in less than 30 days. Please contact your data supplier to renew the subscription licence</w:t>
            </w:r>
          </w:p>
        </w:tc>
      </w:tr>
      <w:tr w:rsidR="00647AF8" w:rsidRPr="00A527F0" w14:paraId="392A5E2B" w14:textId="77777777" w:rsidTr="002D7DEE">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
          <w:p w14:paraId="1F1664EB" w14:textId="77777777"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2D7DEE">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
          <w:p w14:paraId="1846008D" w14:textId="3D75843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One or more of the SA Digital Certificate or Domain Controller certificates (X509) have expired. A new SA public key can be obtained from the IHO web</w:t>
            </w:r>
            <w:r w:rsidR="00637E6A" w:rsidRPr="002D7DEE">
              <w:rPr>
                <w:rFonts w:eastAsia="Times New Roman" w:cs="Arial"/>
                <w:iCs/>
                <w:sz w:val="18"/>
                <w:szCs w:val="18"/>
              </w:rPr>
              <w:t>site or from your data supplier</w:t>
            </w:r>
          </w:p>
        </w:tc>
      </w:tr>
      <w:tr w:rsidR="00647AF8" w:rsidRPr="00A527F0" w14:paraId="1EA23C01" w14:textId="77777777" w:rsidTr="002D7DEE">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7759" w:type="dxa"/>
            <w:vAlign w:val="center"/>
          </w:tcPr>
          <w:p w14:paraId="5716BECA" w14:textId="41ED6C1F" w:rsidR="00647AF8" w:rsidRPr="002D7DEE" w:rsidRDefault="00647AF8" w:rsidP="00637E6A">
            <w:pPr>
              <w:spacing w:before="60" w:after="60" w:line="240" w:lineRule="auto"/>
              <w:rPr>
                <w:rFonts w:eastAsia="Times New Roman" w:cs="Arial"/>
                <w:iCs/>
                <w:sz w:val="18"/>
                <w:szCs w:val="18"/>
              </w:rPr>
            </w:pPr>
            <w:r w:rsidRPr="002D7DEE">
              <w:rPr>
                <w:rFonts w:eastAsia="Times New Roman" w:cs="Arial"/>
                <w:iCs/>
                <w:sz w:val="18"/>
                <w:szCs w:val="18"/>
              </w:rPr>
              <w:t>Non sequential update, previous update(s) missing try reloading from the base media. If the problem pers</w:t>
            </w:r>
            <w:r w:rsidR="00637E6A" w:rsidRPr="002D7DEE">
              <w:rPr>
                <w:rFonts w:eastAsia="Times New Roman" w:cs="Arial"/>
                <w:iCs/>
                <w:sz w:val="18"/>
                <w:szCs w:val="18"/>
              </w:rPr>
              <w:t>ists contact your data supplier</w:t>
            </w:r>
          </w:p>
        </w:tc>
      </w:tr>
      <w:tr w:rsidR="00647AF8" w:rsidRPr="00A527F0" w14:paraId="532829C4" w14:textId="77777777" w:rsidTr="002D7DEE">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
          <w:p w14:paraId="0BFBBA56" w14:textId="27FBB6AC" w:rsidR="00647AF8" w:rsidRPr="002D7DEE" w:rsidRDefault="00647AF8" w:rsidP="00637E6A">
            <w:pPr>
              <w:spacing w:before="60" w:after="60" w:line="240" w:lineRule="auto"/>
              <w:rPr>
                <w:rFonts w:eastAsia="Times New Roman" w:cs="Arial"/>
                <w:iCs/>
                <w:sz w:val="18"/>
                <w:szCs w:val="18"/>
              </w:rPr>
            </w:pPr>
            <w:r w:rsidRPr="002D7DEE">
              <w:rPr>
                <w:iCs/>
                <w:sz w:val="18"/>
                <w:szCs w:val="18"/>
              </w:rPr>
              <w:t xml:space="preserve">The permit for </w:t>
            </w:r>
            <w:r w:rsidR="00833824" w:rsidRPr="002D7DEE">
              <w:rPr>
                <w:iCs/>
                <w:sz w:val="18"/>
                <w:szCs w:val="18"/>
              </w:rPr>
              <w:t xml:space="preserve">dataset </w:t>
            </w:r>
            <w:r w:rsidRPr="002D7DEE">
              <w:rPr>
                <w:iCs/>
                <w:sz w:val="18"/>
                <w:szCs w:val="18"/>
              </w:rPr>
              <w:t xml:space="preserve">&lt; name&gt; has expired. This </w:t>
            </w:r>
            <w:r w:rsidR="00833824" w:rsidRPr="002D7DEE">
              <w:rPr>
                <w:iCs/>
                <w:sz w:val="18"/>
                <w:szCs w:val="18"/>
              </w:rPr>
              <w:t>dataset</w:t>
            </w:r>
            <w:r w:rsidRPr="002D7DEE">
              <w:rPr>
                <w:iCs/>
                <w:sz w:val="18"/>
                <w:szCs w:val="18"/>
              </w:rPr>
              <w:t xml:space="preserve"> may be out of date and MUST NOT </w:t>
            </w:r>
            <w:r w:rsidR="00637E6A" w:rsidRPr="002D7DEE">
              <w:rPr>
                <w:iCs/>
                <w:sz w:val="18"/>
                <w:szCs w:val="18"/>
              </w:rPr>
              <w:t>be used for Primary NAVIGATION</w:t>
            </w:r>
          </w:p>
        </w:tc>
      </w:tr>
      <w:tr w:rsidR="00647AF8" w:rsidRPr="00A527F0" w14:paraId="339A2A09" w14:textId="77777777" w:rsidTr="002D7DEE">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
          <w:p w14:paraId="478E27D0" w14:textId="77777777" w:rsidR="00647AF8" w:rsidRPr="002D7DEE" w:rsidRDefault="00647AF8" w:rsidP="00637E6A">
            <w:pPr>
              <w:spacing w:before="60" w:after="60" w:line="240" w:lineRule="auto"/>
              <w:rPr>
                <w:iCs/>
                <w:sz w:val="18"/>
                <w:szCs w:val="18"/>
              </w:rPr>
            </w:pPr>
            <w:r w:rsidRPr="002D7DEE">
              <w:rPr>
                <w:iCs/>
                <w:sz w:val="18"/>
                <w:szCs w:val="18"/>
              </w:rPr>
              <w:t>This Dataset is not authenticated by the IHO acting as the Scheme Administrator</w:t>
            </w:r>
          </w:p>
        </w:tc>
      </w:tr>
      <w:tr w:rsidR="00647AF8" w:rsidRPr="00A527F0" w14:paraId="6E8F0460" w14:textId="77777777" w:rsidTr="002D7DEE">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127</w:t>
            </w:r>
          </w:p>
        </w:tc>
        <w:tc>
          <w:tcPr>
            <w:tcW w:w="7759" w:type="dxa"/>
            <w:vAlign w:val="center"/>
          </w:tcPr>
          <w:p w14:paraId="3218700A" w14:textId="3D44C0FA" w:rsidR="00647AF8" w:rsidRPr="002D7DEE" w:rsidRDefault="002D65F8" w:rsidP="00637E6A">
            <w:pPr>
              <w:spacing w:before="60" w:after="60" w:line="240" w:lineRule="auto"/>
              <w:rPr>
                <w:iCs/>
                <w:sz w:val="18"/>
                <w:szCs w:val="18"/>
              </w:rPr>
            </w:pPr>
            <w:r w:rsidRPr="002D7DEE">
              <w:rPr>
                <w:rFonts w:eastAsia="Times New Roman" w:cs="Arial"/>
                <w:iCs/>
                <w:color w:val="000000"/>
                <w:sz w:val="18"/>
                <w:szCs w:val="18"/>
              </w:rPr>
              <w:t>Dataset</w:t>
            </w:r>
            <w:r w:rsidR="00647AF8" w:rsidRPr="002D7DEE">
              <w:rPr>
                <w:rFonts w:eastAsia="Times New Roman" w:cs="Arial"/>
                <w:iCs/>
                <w:color w:val="000000"/>
                <w:sz w:val="18"/>
                <w:szCs w:val="18"/>
              </w:rPr>
              <w:t xml:space="preserve"> &lt;dataset name&gt; is not up to date. A New Edition, Re-issue or Update for this cell is missing </w:t>
            </w:r>
            <w:r w:rsidR="00647AF8" w:rsidRPr="002D7DEE">
              <w:rPr>
                <w:iCs/>
                <w:sz w:val="18"/>
                <w:szCs w:val="18"/>
              </w:rPr>
              <w:t>and therefore MUST NOT be used for Primary NAVIGATION</w:t>
            </w:r>
          </w:p>
        </w:tc>
      </w:tr>
      <w:tr w:rsidR="00647AF8" w:rsidRPr="00A527F0" w:rsidDel="00B21F04" w14:paraId="58DA64FE" w14:textId="68AB0D16" w:rsidTr="002D7DEE">
        <w:trPr>
          <w:del w:id="1735" w:author="Jonathan Pritchard" w:date="2025-03-10T12:36:00Z"/>
        </w:trPr>
        <w:tc>
          <w:tcPr>
            <w:tcW w:w="1200" w:type="dxa"/>
            <w:vAlign w:val="center"/>
          </w:tcPr>
          <w:p w14:paraId="7FA7C16B" w14:textId="018FFAE1" w:rsidR="00647AF8" w:rsidRPr="00A527F0" w:rsidDel="00B21F04" w:rsidRDefault="00647AF8" w:rsidP="00637E6A">
            <w:pPr>
              <w:spacing w:before="60" w:after="60" w:line="240" w:lineRule="auto"/>
              <w:rPr>
                <w:del w:id="1736" w:author="Jonathan Pritchard" w:date="2025-03-10T12:36:00Z" w16du:dateUtc="2025-03-10T12:36:00Z"/>
                <w:rFonts w:eastAsia="Times New Roman" w:cs="Arial"/>
                <w:b/>
                <w:sz w:val="18"/>
                <w:szCs w:val="18"/>
              </w:rPr>
            </w:pPr>
          </w:p>
        </w:tc>
        <w:tc>
          <w:tcPr>
            <w:tcW w:w="7759" w:type="dxa"/>
            <w:vAlign w:val="center"/>
          </w:tcPr>
          <w:p w14:paraId="61B43176" w14:textId="0B983161" w:rsidR="00647AF8" w:rsidRPr="00B812CA" w:rsidDel="00B21F04" w:rsidRDefault="00647AF8" w:rsidP="00637E6A">
            <w:pPr>
              <w:spacing w:before="60" w:after="60" w:line="240" w:lineRule="auto"/>
              <w:rPr>
                <w:del w:id="1737" w:author="Jonathan Pritchard" w:date="2025-03-10T12:36:00Z" w16du:dateUtc="2025-03-10T12:36:00Z"/>
                <w:i/>
                <w:sz w:val="18"/>
                <w:szCs w:val="18"/>
              </w:rPr>
            </w:pPr>
          </w:p>
        </w:tc>
      </w:tr>
      <w:tr w:rsidR="00647AF8" w:rsidRPr="00A527F0" w14:paraId="165A966F" w14:textId="77777777" w:rsidTr="002D7DEE">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
          <w:p w14:paraId="5DF18A7C" w14:textId="648DEE6A" w:rsidR="00647AF8" w:rsidRPr="002D7DEE" w:rsidRDefault="00647AF8" w:rsidP="00637E6A">
            <w:pPr>
              <w:spacing w:before="60" w:after="60" w:line="240" w:lineRule="auto"/>
              <w:rPr>
                <w:iCs/>
                <w:sz w:val="18"/>
                <w:szCs w:val="18"/>
              </w:rPr>
            </w:pPr>
            <w:r w:rsidRPr="002D7DEE">
              <w:rPr>
                <w:iCs/>
                <w:sz w:val="18"/>
                <w:szCs w:val="18"/>
              </w:rPr>
              <w:t xml:space="preserve">Error </w:t>
            </w:r>
            <w:r w:rsidR="00F20F26">
              <w:rPr>
                <w:iCs/>
                <w:sz w:val="18"/>
                <w:szCs w:val="18"/>
              </w:rPr>
              <w:t>processing</w:t>
            </w:r>
            <w:r w:rsidR="00F20F26" w:rsidRPr="002D7DEE">
              <w:rPr>
                <w:iCs/>
                <w:sz w:val="18"/>
                <w:szCs w:val="18"/>
              </w:rPr>
              <w:t xml:space="preserve"> </w:t>
            </w:r>
            <w:r w:rsidRPr="002D7DEE">
              <w:rPr>
                <w:iCs/>
                <w:sz w:val="18"/>
                <w:szCs w:val="18"/>
              </w:rPr>
              <w:t xml:space="preserve">&lt;file name&gt;. The format or content could not be </w:t>
            </w:r>
            <w:r w:rsidR="00F20F26">
              <w:rPr>
                <w:iCs/>
                <w:sz w:val="18"/>
                <w:szCs w:val="18"/>
              </w:rPr>
              <w:t>parsed</w:t>
            </w:r>
            <w:r w:rsidR="00F20F26" w:rsidRPr="002D7DEE">
              <w:rPr>
                <w:iCs/>
                <w:sz w:val="18"/>
                <w:szCs w:val="18"/>
              </w:rPr>
              <w:t xml:space="preserve"> </w:t>
            </w:r>
            <w:r w:rsidR="002B7019" w:rsidRPr="002D7DEE">
              <w:rPr>
                <w:iCs/>
                <w:sz w:val="18"/>
                <w:szCs w:val="18"/>
              </w:rPr>
              <w:t>and it could not be installed</w:t>
            </w:r>
          </w:p>
        </w:tc>
      </w:tr>
      <w:tr w:rsidR="00647AF8" w:rsidRPr="00A527F0" w14:paraId="0A4B970B" w14:textId="77777777" w:rsidTr="002D7DEE">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
          <w:p w14:paraId="289F8204" w14:textId="77777777" w:rsidR="00647AF8" w:rsidRPr="002D7DEE" w:rsidRDefault="00647AF8" w:rsidP="00637E6A">
            <w:pPr>
              <w:spacing w:before="60" w:after="60" w:line="240" w:lineRule="auto"/>
              <w:rPr>
                <w:iCs/>
                <w:sz w:val="18"/>
                <w:szCs w:val="18"/>
              </w:rPr>
            </w:pPr>
            <w:r w:rsidRPr="002D7DEE">
              <w:rPr>
                <w:iCs/>
                <w:sz w:val="18"/>
                <w:szCs w:val="18"/>
              </w:rPr>
              <w:t>This Catalogue is not authenticated by the IHO acting as the Scheme Administrator</w:t>
            </w:r>
          </w:p>
        </w:tc>
      </w:tr>
      <w:tr w:rsidR="00647AF8" w:rsidRPr="00A527F0" w14:paraId="2E5229D8" w14:textId="77777777" w:rsidTr="002D7DEE">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
          <w:p w14:paraId="1C74223C" w14:textId="5F6ECDB5" w:rsidR="00647AF8" w:rsidRPr="002D7DEE" w:rsidRDefault="00647AF8" w:rsidP="00637E6A">
            <w:pPr>
              <w:spacing w:before="60" w:after="60" w:line="240" w:lineRule="auto"/>
              <w:rPr>
                <w:iCs/>
                <w:sz w:val="18"/>
                <w:szCs w:val="18"/>
              </w:rPr>
            </w:pPr>
            <w:r w:rsidRPr="002D7DEE">
              <w:rPr>
                <w:iCs/>
                <w:sz w:val="18"/>
                <w:szCs w:val="18"/>
              </w:rPr>
              <w:t xml:space="preserve">Warning: Dataset &lt;dataset name&gt; is not up to date. A New Edition or </w:t>
            </w:r>
            <w:r w:rsidR="002B7019" w:rsidRPr="002D7DEE">
              <w:rPr>
                <w:iCs/>
                <w:sz w:val="18"/>
                <w:szCs w:val="18"/>
              </w:rPr>
              <w:t>Update for this cell is missing</w:t>
            </w:r>
          </w:p>
        </w:tc>
      </w:tr>
      <w:tr w:rsidR="00647AF8" w:rsidRPr="00A527F0" w14:paraId="2AE7F6B3" w14:textId="77777777" w:rsidTr="002D7DEE">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
          <w:p w14:paraId="4E04D83A" w14:textId="340051D1" w:rsidR="00647AF8" w:rsidRPr="002D7DEE" w:rsidRDefault="00D9437A" w:rsidP="00637E6A">
            <w:pPr>
              <w:spacing w:before="60" w:after="60" w:line="240" w:lineRule="auto"/>
              <w:rPr>
                <w:iCs/>
                <w:sz w:val="18"/>
                <w:szCs w:val="18"/>
              </w:rPr>
            </w:pPr>
            <w:r w:rsidRPr="002D7DEE">
              <w:rPr>
                <w:iCs/>
                <w:sz w:val="18"/>
                <w:szCs w:val="18"/>
              </w:rPr>
              <w:t>Error: No Feature Cat</w:t>
            </w:r>
            <w:r w:rsidR="00BE49F8" w:rsidRPr="002D7DEE">
              <w:rPr>
                <w:iCs/>
                <w:sz w:val="18"/>
                <w:szCs w:val="18"/>
              </w:rPr>
              <w:t>a</w:t>
            </w:r>
            <w:r w:rsidRPr="002D7DEE">
              <w:rPr>
                <w:iCs/>
                <w:sz w:val="18"/>
                <w:szCs w:val="18"/>
              </w:rPr>
              <w:t xml:space="preserve">logue or Portrayal Catalogue could be found </w:t>
            </w:r>
            <w:r w:rsidR="00953D68">
              <w:rPr>
                <w:iCs/>
                <w:sz w:val="18"/>
                <w:szCs w:val="18"/>
              </w:rPr>
              <w:t>compatible with</w:t>
            </w:r>
            <w:r w:rsidR="00953D68" w:rsidRPr="002D7DEE">
              <w:rPr>
                <w:iCs/>
                <w:sz w:val="18"/>
                <w:szCs w:val="18"/>
              </w:rPr>
              <w:t xml:space="preserve"> </w:t>
            </w:r>
            <w:r w:rsidRPr="002D7DEE">
              <w:rPr>
                <w:iCs/>
                <w:sz w:val="18"/>
                <w:szCs w:val="18"/>
              </w:rPr>
              <w:t>dataset &lt;dataset name&gt;</w:t>
            </w:r>
          </w:p>
        </w:tc>
      </w:tr>
      <w:tr w:rsidR="00647AF8" w:rsidRPr="00A527F0" w14:paraId="2FAF47E6" w14:textId="77777777" w:rsidTr="002D7DEE">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
          <w:p w14:paraId="028B28F7" w14:textId="77777777" w:rsidR="00647AF8" w:rsidRPr="002D7DEE" w:rsidRDefault="00647AF8" w:rsidP="00637E6A">
            <w:pPr>
              <w:spacing w:before="60" w:after="60" w:line="240" w:lineRule="auto"/>
              <w:rPr>
                <w:iCs/>
                <w:sz w:val="18"/>
                <w:szCs w:val="18"/>
              </w:rPr>
            </w:pPr>
            <w:r w:rsidRPr="002D7DEE">
              <w:rPr>
                <w:iCs/>
                <w:sz w:val="18"/>
                <w:szCs w:val="18"/>
              </w:rPr>
              <w:t>Signature Path can not be validated. One or more of the Domain Controller or SA digital certificates is missing or invalid</w:t>
            </w:r>
          </w:p>
        </w:tc>
      </w:tr>
      <w:tr w:rsidR="00647AF8" w:rsidRPr="00A527F0" w14:paraId="44B0AF74" w14:textId="77777777" w:rsidTr="002D7DEE">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
          <w:p w14:paraId="518A60CE" w14:textId="77777777" w:rsidR="00647AF8" w:rsidRPr="002D7DEE" w:rsidRDefault="00647AF8" w:rsidP="00637E6A">
            <w:pPr>
              <w:spacing w:before="60" w:after="60" w:line="240" w:lineRule="auto"/>
              <w:rPr>
                <w:iCs/>
                <w:sz w:val="18"/>
                <w:szCs w:val="18"/>
              </w:rPr>
            </w:pPr>
            <w:r w:rsidRPr="002D7DEE">
              <w:rPr>
                <w:iCs/>
                <w:sz w:val="18"/>
                <w:szCs w:val="18"/>
              </w:rPr>
              <w:t>Version mismatch between &lt;dataset&gt; and &lt;catalogue&gt;. Only &lt;catalogue version&gt; is supported for data of this type (&lt;product&gt;)</w:t>
            </w:r>
          </w:p>
        </w:tc>
      </w:tr>
      <w:tr w:rsidR="00647AF8" w:rsidRPr="00A527F0" w14:paraId="021D9CA0" w14:textId="77777777" w:rsidTr="002D7DEE">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
          <w:p w14:paraId="62E4E477" w14:textId="77777777" w:rsidR="00647AF8" w:rsidRPr="002D7DEE" w:rsidRDefault="00647AF8" w:rsidP="00637E6A">
            <w:pPr>
              <w:spacing w:before="60" w:after="60" w:line="240" w:lineRule="auto"/>
              <w:rPr>
                <w:iCs/>
                <w:sz w:val="18"/>
                <w:szCs w:val="18"/>
              </w:rPr>
            </w:pPr>
            <w:r w:rsidRPr="002D7DEE">
              <w:rPr>
                <w:iCs/>
                <w:sz w:val="18"/>
                <w:szCs w:val="18"/>
              </w:rPr>
              <w:t>This Exchange Set is not authenticated by the IHO acting as the Scheme Administrator</w:t>
            </w:r>
          </w:p>
        </w:tc>
      </w:tr>
      <w:tr w:rsidR="00647AF8" w:rsidRPr="00A527F0" w14:paraId="33A3C719" w14:textId="77777777" w:rsidTr="002D7DEE">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
          <w:p w14:paraId="50FDCCB9" w14:textId="77777777" w:rsidR="00647AF8" w:rsidRPr="002D7DEE" w:rsidRDefault="00647AF8" w:rsidP="00637E6A">
            <w:pPr>
              <w:spacing w:before="60" w:after="60" w:line="240" w:lineRule="auto"/>
              <w:rPr>
                <w:iCs/>
                <w:sz w:val="18"/>
                <w:szCs w:val="18"/>
              </w:rPr>
            </w:pPr>
            <w:r w:rsidRPr="002D7DEE">
              <w:rPr>
                <w:iCs/>
                <w:sz w:val="18"/>
                <w:szCs w:val="18"/>
              </w:rPr>
              <w:t>This Permit file is not authenticated by the IHO acting as the Scheme Administrator</w:t>
            </w:r>
          </w:p>
        </w:tc>
      </w:tr>
    </w:tbl>
    <w:p w14:paraId="7B9218F0" w14:textId="0B4F9BB1" w:rsidR="00647AF8" w:rsidRDefault="00331A1D" w:rsidP="002B7019">
      <w:pPr>
        <w:pStyle w:val="Caption"/>
        <w:spacing w:after="120" w:line="240" w:lineRule="auto"/>
        <w:jc w:val="center"/>
      </w:pPr>
      <w:r w:rsidRPr="00A527F0">
        <w:t xml:space="preserve">Table </w:t>
      </w:r>
      <w:r w:rsidR="000849E6">
        <w:t>B-</w:t>
      </w:r>
      <w:r w:rsidRPr="00A527F0">
        <w:t>1 - Error codes and messages</w:t>
      </w:r>
    </w:p>
    <w:p w14:paraId="5B04976A" w14:textId="4DF4A29C" w:rsidR="00CC4796" w:rsidRPr="00CC4796" w:rsidRDefault="00CC4796" w:rsidP="002D7DEE">
      <w:pPr>
        <w:pStyle w:val="Heading2"/>
        <w:numPr>
          <w:ilvl w:val="0"/>
          <w:numId w:val="169"/>
        </w:numPr>
        <w:ind w:left="357" w:hanging="357"/>
      </w:pPr>
      <w:bookmarkStart w:id="1738" w:name="_Toc188968681"/>
      <w:r>
        <w:t>Error code descriptions.</w:t>
      </w:r>
      <w:bookmarkEnd w:id="1738"/>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20970D01"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del w:id="1739" w:author="Jonathan Pritchard" w:date="2025-03-07T18:10:00Z" w16du:dateUtc="2025-03-07T18:10:00Z">
        <w:r w:rsidRPr="00A527F0" w:rsidDel="00264905">
          <w:rPr>
            <w:rFonts w:eastAsia="Times New Roman" w:cs="Arial"/>
          </w:rPr>
          <w:delText>must be</w:delText>
        </w:r>
      </w:del>
      <w:ins w:id="1740" w:author="Jonathan Pritchard" w:date="2025-03-07T18:10:00Z" w16du:dateUtc="2025-03-07T18:10:00Z">
        <w:r w:rsidR="00264905">
          <w:rPr>
            <w:rFonts w:eastAsia="Times New Roman" w:cs="Arial"/>
          </w:rPr>
          <w:t>is</w:t>
        </w:r>
      </w:ins>
      <w:r w:rsidRPr="00A527F0">
        <w:rPr>
          <w:rFonts w:eastAsia="Times New Roman" w:cs="Arial"/>
        </w:rPr>
        <w:t xml:space="preserve"> returned if the SSK is wrongly formatted or if mandatory elements are missing. SA and data servers must complete this check.</w:t>
      </w:r>
    </w:p>
    <w:p w14:paraId="0965A259" w14:textId="41805381"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w:t>
      </w:r>
      <w:del w:id="1741" w:author="Jonathan Pritchard" w:date="2025-03-07T18:10:00Z" w16du:dateUtc="2025-03-07T18:10:00Z">
        <w:r w:rsidRPr="00A527F0" w:rsidDel="00264905">
          <w:rPr>
            <w:rFonts w:eastAsia="Times New Roman" w:cs="Arial"/>
            <w:iCs/>
            <w:lang w:eastAsia="en-GB"/>
          </w:rPr>
          <w:delText>must be</w:delText>
        </w:r>
      </w:del>
      <w:ins w:id="1742" w:author="Jonathan Pritchard" w:date="2025-03-07T18:10:00Z" w16du:dateUtc="2025-03-07T18:10:00Z">
        <w:r w:rsidR="00264905">
          <w:rPr>
            <w:rFonts w:eastAsia="Times New Roman" w:cs="Arial"/>
            <w:iCs/>
            <w:lang w:eastAsia="en-GB"/>
          </w:rPr>
          <w:t>is</w:t>
        </w:r>
      </w:ins>
      <w:r w:rsidRPr="00A527F0">
        <w:rPr>
          <w:rFonts w:eastAsia="Times New Roman" w:cs="Arial"/>
          <w:iCs/>
          <w:lang w:eastAsia="en-GB"/>
        </w:rPr>
        <w:t xml:space="preserv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904D5CE"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r w:rsidR="00606130">
        <w:rPr>
          <w:rFonts w:eastAsia="Times New Roman" w:cs="Arial"/>
        </w:rPr>
        <w:t>ested</w:t>
      </w:r>
      <w:r w:rsidRPr="00A527F0">
        <w:rPr>
          <w:rFonts w:eastAsia="Times New Roman" w:cs="Arial"/>
        </w:rPr>
        <w:t xml:space="preserve"> dataset.</w:t>
      </w:r>
      <w:r w:rsidR="00606130">
        <w:rPr>
          <w:rFonts w:eastAsia="Times New Roman" w:cs="Arial"/>
        </w:rPr>
        <w:t xml:space="preserve"> </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115</w:t>
      </w:r>
      <w:r w:rsidRPr="00A527F0">
        <w:rPr>
          <w:rFonts w:eastAsia="Times New Roman" w:cs="Arial"/>
        </w:rPr>
        <w:t xml:space="preserve"> must be returned if the expiry date of the dataset permit has an earlier date than that obtained from the validated system date. [Data Clients]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719CF8CC"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r w:rsidR="001A6CA4">
        <w:rPr>
          <w:rFonts w:eastAsia="Times New Roman" w:cs="Arial"/>
        </w:rPr>
        <w:t>.</w:t>
      </w:r>
      <w:r w:rsidR="008972A2">
        <w:rPr>
          <w:rFonts w:eastAsia="Times New Roman" w:cs="Arial"/>
        </w:rPr>
        <w:t xml:space="preserve"> </w:t>
      </w:r>
      <w:r w:rsidR="001A6CA4">
        <w:rPr>
          <w:rFonts w:eastAsia="Times New Roman" w:cs="Arial"/>
        </w:rPr>
        <w:t>“</w:t>
      </w:r>
      <w:r w:rsidRPr="00A527F0">
        <w:rPr>
          <w:rFonts w:eastAsia="Times New Roman" w:cs="Arial"/>
        </w:rPr>
        <w:t>Expired</w:t>
      </w:r>
      <w:r w:rsidR="001A6CA4">
        <w:rPr>
          <w:rFonts w:eastAsia="Times New Roman" w:cs="Arial"/>
        </w:rPr>
        <w:t>”</w:t>
      </w:r>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3605233"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r w:rsidR="00EC03D1">
        <w:rPr>
          <w:rFonts w:cs="Arial"/>
          <w:iCs/>
        </w:rPr>
        <w:t xml:space="preserve"> or</w:t>
      </w:r>
      <w:r w:rsidRPr="00B812CA">
        <w:rPr>
          <w:rFonts w:cs="Arial"/>
          <w:iCs/>
        </w:rPr>
        <w:t xml:space="preserve"> </w:t>
      </w:r>
      <w:r w:rsidR="00A65DDD" w:rsidRPr="00B812CA">
        <w:rPr>
          <w:rFonts w:cs="Arial"/>
          <w:iCs/>
        </w:rPr>
        <w:t>P</w:t>
      </w:r>
      <w:r w:rsidRPr="00B812CA">
        <w:rPr>
          <w:rFonts w:cs="Arial"/>
          <w:iCs/>
        </w:rPr>
        <w:t xml:space="preserve">ortrayal) has not been directly authenticated by the Scheme </w:t>
      </w:r>
      <w:proofErr w:type="spellStart"/>
      <w:r w:rsidRPr="00B812CA">
        <w:rPr>
          <w:rFonts w:cs="Arial"/>
          <w:iCs/>
        </w:rPr>
        <w:t>Adminstrator</w:t>
      </w:r>
      <w:proofErr w:type="spellEnd"/>
      <w:r w:rsidR="00953D68">
        <w:rPr>
          <w:rFonts w:cs="Arial"/>
          <w:iCs/>
        </w:rPr>
        <w:t xml:space="preserve"> (as identified </w:t>
      </w:r>
      <w:r w:rsidR="00953D68" w:rsidRPr="00DF6704">
        <w:rPr>
          <w:rFonts w:cs="Arial"/>
          <w:iCs/>
        </w:rPr>
        <w:t xml:space="preserve">according to section </w:t>
      </w:r>
      <w:r w:rsidR="00DF6704" w:rsidRPr="00DF6704">
        <w:rPr>
          <w:rFonts w:cs="Arial"/>
          <w:iCs/>
        </w:rPr>
        <w:t>9.1</w:t>
      </w:r>
      <w:r w:rsidR="00953D68" w:rsidRPr="00DF6704">
        <w:rPr>
          <w:rFonts w:cs="Arial"/>
          <w:iCs/>
        </w:rPr>
        <w:t>)</w:t>
      </w:r>
      <w:r w:rsidRPr="00DF6704">
        <w:rPr>
          <w:rFonts w:cs="Arial"/>
          <w:iCs/>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00B4E646"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w:t>
      </w:r>
      <w:r w:rsidR="00D20D49">
        <w:rPr>
          <w:rFonts w:cs="Arial"/>
          <w:iCs/>
        </w:rPr>
        <w:t>ny</w:t>
      </w:r>
      <w:r w:rsidRPr="00B812CA">
        <w:rPr>
          <w:rFonts w:cs="Arial"/>
          <w:iCs/>
        </w:rPr>
        <w:t xml:space="preserve"> </w:t>
      </w:r>
      <w:proofErr w:type="spellStart"/>
      <w:r w:rsidRPr="00B812CA">
        <w:rPr>
          <w:rFonts w:cs="Arial"/>
          <w:iCs/>
        </w:rPr>
        <w:t>digitalSignatureValue</w:t>
      </w:r>
      <w:proofErr w:type="spellEnd"/>
      <w:r w:rsidRPr="00B812CA">
        <w:rPr>
          <w:rFonts w:cs="Arial"/>
          <w:iCs/>
        </w:rPr>
        <w:t xml:space="preserve"> for a resource (whether dataset, supplementary file or permit)</w:t>
      </w:r>
      <w:r w:rsidR="00D20D49">
        <w:rPr>
          <w:rFonts w:cs="Arial"/>
          <w:iCs/>
        </w:rPr>
        <w:t xml:space="preserve"> is missing or</w:t>
      </w:r>
      <w:r w:rsidRPr="00B812CA">
        <w:rPr>
          <w:rFonts w:cs="Arial"/>
          <w:iCs/>
        </w:rPr>
        <w:t xml:space="preserve"> fails validation.</w:t>
      </w:r>
    </w:p>
    <w:p w14:paraId="2B6CB488" w14:textId="1795D2D9"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r w:rsidR="001A44CA">
        <w:rPr>
          <w:rFonts w:cs="Arial"/>
          <w:iCs/>
        </w:rPr>
        <w:t>compatible with</w:t>
      </w:r>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A7645F2"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r w:rsidR="001A44CA">
        <w:rPr>
          <w:rFonts w:cs="Arial"/>
          <w:iCs/>
        </w:rPr>
        <w:t>N</w:t>
      </w:r>
      <w:r w:rsidR="00A65DDD" w:rsidRPr="00B812CA">
        <w:rPr>
          <w:rFonts w:cs="Arial"/>
          <w:iCs/>
        </w:rPr>
        <w:t>) can</w:t>
      </w:r>
      <w:r w:rsidRPr="00B812CA">
        <w:rPr>
          <w:rFonts w:cs="Arial"/>
          <w:iCs/>
        </w:rPr>
        <w:t>not be authenticated against the Scheme Admin</w:t>
      </w:r>
      <w:r w:rsidR="001A6CA4">
        <w:rPr>
          <w:rFonts w:cs="Arial"/>
          <w:iCs/>
        </w:rPr>
        <w:t>i</w:t>
      </w:r>
      <w:r w:rsidRPr="00B812CA">
        <w:rPr>
          <w:rFonts w:cs="Arial"/>
          <w:iCs/>
        </w:rPr>
        <w:t>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r w:rsidR="001A44CA">
        <w:rPr>
          <w:rFonts w:cs="Arial"/>
          <w:iCs/>
        </w:rPr>
        <w:t>N</w:t>
      </w:r>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2D7DEE" w:rsidRDefault="00795A25" w:rsidP="002B7019">
      <w:pPr>
        <w:spacing w:after="120" w:line="240" w:lineRule="auto"/>
        <w:jc w:val="both"/>
        <w:rPr>
          <w:rFonts w:cs="Arial"/>
          <w:iCs/>
          <w:lang w:val="en-US"/>
        </w:rPr>
      </w:pPr>
    </w:p>
    <w:p w14:paraId="0F7B9202" w14:textId="2DA2DA62" w:rsidR="00795A25" w:rsidRDefault="00A27D19" w:rsidP="002D7DEE">
      <w:pPr>
        <w:pStyle w:val="Heading2"/>
        <w:numPr>
          <w:ilvl w:val="0"/>
          <w:numId w:val="169"/>
        </w:numPr>
        <w:ind w:left="357" w:hanging="357"/>
      </w:pPr>
      <w:bookmarkStart w:id="1743" w:name="_Toc188968682"/>
      <w:r w:rsidRPr="00B812CA">
        <w:t>Exchange Set Installation on ECDIS</w:t>
      </w:r>
      <w:del w:id="1744" w:author="Grant, David M (52400) CIV USN NIWC ATLANTIC VA (USA)" w:date="2025-02-25T17:20:00Z" w16du:dateUtc="2025-02-25T22:20:00Z">
        <w:r w:rsidRPr="00B812CA" w:rsidDel="00513EDB">
          <w:delText>.</w:delText>
        </w:r>
      </w:del>
      <w:bookmarkEnd w:id="1743"/>
    </w:p>
    <w:p w14:paraId="23E76A47" w14:textId="1AD2297E" w:rsidR="00CC4796" w:rsidRPr="002D7DEE" w:rsidRDefault="00CC4796" w:rsidP="00CC4796">
      <w:pPr>
        <w:spacing w:after="120" w:line="240" w:lineRule="auto"/>
        <w:jc w:val="both"/>
        <w:rPr>
          <w:iCs/>
        </w:rPr>
      </w:pPr>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p>
    <w:p w14:paraId="7DB9670D" w14:textId="454373DD" w:rsidR="00F20F26" w:rsidRDefault="00F20F26" w:rsidP="00BB1C35">
      <w:pPr>
        <w:spacing w:after="120" w:line="240" w:lineRule="auto"/>
        <w:jc w:val="both"/>
        <w:rPr>
          <w:iCs/>
        </w:rPr>
      </w:pPr>
      <w:r>
        <w:rPr>
          <w:iCs/>
        </w:rPr>
        <w:t>Before exchange sets are imported to ECDIS the CATALOG.XML must initially be authenticated against the digital signature contained in the CATALOG.SIGN file.</w:t>
      </w:r>
      <w:r w:rsidR="00CC4796">
        <w:rPr>
          <w:iCs/>
        </w:rPr>
        <w:t xml:space="preserve"> This is described in the following flow diagram.</w:t>
      </w:r>
    </w:p>
    <w:p w14:paraId="4E5D2335" w14:textId="72FAB6F6" w:rsidR="00CC4796" w:rsidRDefault="00626983" w:rsidP="002D7DEE">
      <w:pPr>
        <w:keepNext/>
        <w:spacing w:after="120" w:line="240" w:lineRule="auto"/>
        <w:jc w:val="center"/>
      </w:pPr>
      <w:r>
        <w:rPr>
          <w:noProof/>
        </w:rPr>
        <w:lastRenderedPageBreak/>
        <w:drawing>
          <wp:inline distT="0" distB="0" distL="0" distR="0" wp14:anchorId="76CE50AF" wp14:editId="596D2726">
            <wp:extent cx="4892040" cy="2893394"/>
            <wp:effectExtent l="0" t="0" r="3810" b="2540"/>
            <wp:docPr id="76190147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15259" cy="2907127"/>
                    </a:xfrm>
                    <a:prstGeom prst="rect">
                      <a:avLst/>
                    </a:prstGeom>
                    <a:noFill/>
                  </pic:spPr>
                </pic:pic>
              </a:graphicData>
            </a:graphic>
          </wp:inline>
        </w:drawing>
      </w:r>
    </w:p>
    <w:p w14:paraId="49DA8611" w14:textId="68ED3939" w:rsidR="00CC4796" w:rsidRDefault="00CC4796" w:rsidP="002D7DEE">
      <w:pPr>
        <w:pStyle w:val="Caption"/>
        <w:jc w:val="center"/>
        <w:rPr>
          <w:iCs/>
        </w:rPr>
      </w:pPr>
      <w:r>
        <w:t xml:space="preserve">Figure </w:t>
      </w:r>
      <w:r>
        <w:fldChar w:fldCharType="begin"/>
      </w:r>
      <w:r>
        <w:instrText xml:space="preserve"> SEQ Figure \* ARABIC </w:instrText>
      </w:r>
      <w:r>
        <w:fldChar w:fldCharType="separate"/>
      </w:r>
      <w:r w:rsidR="00B7137E">
        <w:rPr>
          <w:noProof/>
        </w:rPr>
        <w:t>5</w:t>
      </w:r>
      <w:r>
        <w:fldChar w:fldCharType="end"/>
      </w:r>
      <w:r>
        <w:t>: Verification of CATALOG.SIGN</w:t>
      </w:r>
    </w:p>
    <w:p w14:paraId="47F5F93F" w14:textId="3B87B682" w:rsidR="00F20F26" w:rsidRDefault="00CC4796" w:rsidP="00BB1C35">
      <w:pPr>
        <w:spacing w:after="120" w:line="240" w:lineRule="auto"/>
        <w:jc w:val="both"/>
        <w:rPr>
          <w:iCs/>
        </w:rPr>
      </w:pPr>
      <w:r>
        <w:rPr>
          <w:iCs/>
        </w:rPr>
        <w:t>If encrypted data is to be imported into the ECDIS, b</w:t>
      </w:r>
      <w:r w:rsidR="00F20F26">
        <w:rPr>
          <w:iCs/>
        </w:rPr>
        <w:t>efore any permits are imported to ECDIS the PERMIT.XML must initially be authenticated against the digital signature contained in the PERMIT.SIGN file.</w:t>
      </w:r>
    </w:p>
    <w:p w14:paraId="1B8E1E73" w14:textId="77777777" w:rsidR="00CC4796" w:rsidRDefault="00CC4796" w:rsidP="00BB1C35">
      <w:pPr>
        <w:spacing w:after="120" w:line="240" w:lineRule="auto"/>
        <w:jc w:val="both"/>
        <w:rPr>
          <w:iCs/>
        </w:rPr>
      </w:pPr>
    </w:p>
    <w:p w14:paraId="246BD0B9" w14:textId="77777777" w:rsidR="00B7137E" w:rsidRDefault="00626983" w:rsidP="002D7DEE">
      <w:pPr>
        <w:keepNext/>
        <w:spacing w:after="120" w:line="240" w:lineRule="auto"/>
        <w:jc w:val="center"/>
      </w:pPr>
      <w:r>
        <w:rPr>
          <w:b/>
          <w:bCs/>
          <w:iCs/>
          <w:noProof/>
        </w:rPr>
        <w:drawing>
          <wp:inline distT="0" distB="0" distL="0" distR="0" wp14:anchorId="79AD1072" wp14:editId="46E5D42E">
            <wp:extent cx="4157663" cy="2459047"/>
            <wp:effectExtent l="0" t="0" r="0" b="0"/>
            <wp:docPr id="125365047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69955" cy="2466317"/>
                    </a:xfrm>
                    <a:prstGeom prst="rect">
                      <a:avLst/>
                    </a:prstGeom>
                    <a:noFill/>
                  </pic:spPr>
                </pic:pic>
              </a:graphicData>
            </a:graphic>
          </wp:inline>
        </w:drawing>
      </w:r>
    </w:p>
    <w:p w14:paraId="073453FC" w14:textId="41AABAB5" w:rsidR="00626983" w:rsidRDefault="00B7137E" w:rsidP="002D7DEE">
      <w:pPr>
        <w:pStyle w:val="Caption"/>
        <w:jc w:val="center"/>
        <w:rPr>
          <w:bCs/>
          <w:iCs/>
        </w:rPr>
      </w:pPr>
      <w:r>
        <w:t xml:space="preserve">Figure </w:t>
      </w:r>
      <w:r>
        <w:fldChar w:fldCharType="begin"/>
      </w:r>
      <w:r>
        <w:instrText xml:space="preserve"> SEQ Figure \* ARABIC </w:instrText>
      </w:r>
      <w:r>
        <w:fldChar w:fldCharType="separate"/>
      </w:r>
      <w:r>
        <w:rPr>
          <w:noProof/>
        </w:rPr>
        <w:t>6</w:t>
      </w:r>
      <w:r>
        <w:fldChar w:fldCharType="end"/>
      </w:r>
      <w:r>
        <w:t>: Verification of PERMIT.SIGN</w:t>
      </w:r>
    </w:p>
    <w:p w14:paraId="716075C5" w14:textId="191DD2CE" w:rsidR="00CC4796" w:rsidRDefault="00CC4796" w:rsidP="00BB1C35">
      <w:pPr>
        <w:spacing w:after="120" w:line="240" w:lineRule="auto"/>
        <w:jc w:val="both"/>
        <w:rPr>
          <w:iCs/>
        </w:rPr>
      </w:pPr>
    </w:p>
    <w:p w14:paraId="2078E6FA" w14:textId="3E5D393F" w:rsidR="00F20F26" w:rsidRPr="00B812CA" w:rsidRDefault="00F20F26" w:rsidP="00BB1C35">
      <w:pPr>
        <w:spacing w:after="120" w:line="240" w:lineRule="auto"/>
        <w:jc w:val="both"/>
        <w:rPr>
          <w:iCs/>
        </w:rPr>
      </w:pPr>
      <w:r>
        <w:rPr>
          <w:iCs/>
        </w:rPr>
        <w:t xml:space="preserve">Once the CATALOG.XML is authenticated and, where encrypted data is to be imported, the PERMIT.XML is </w:t>
      </w:r>
      <w:r w:rsidR="008C3639">
        <w:rPr>
          <w:iCs/>
        </w:rPr>
        <w:t xml:space="preserve">first </w:t>
      </w:r>
      <w:r>
        <w:rPr>
          <w:iCs/>
        </w:rPr>
        <w:t>authenticated, the</w:t>
      </w:r>
      <w:r w:rsidR="008C3639">
        <w:rPr>
          <w:iCs/>
        </w:rPr>
        <w:t>n the</w:t>
      </w:r>
      <w:r>
        <w:rPr>
          <w:iCs/>
        </w:rPr>
        <w:t xml:space="preserve"> contents of the exchange set may be imported.</w:t>
      </w:r>
    </w:p>
    <w:p w14:paraId="6130C8B5" w14:textId="07303150" w:rsidR="00BD515B" w:rsidRDefault="008C3639" w:rsidP="00BB1C35">
      <w:pPr>
        <w:spacing w:after="120" w:line="240" w:lineRule="auto"/>
        <w:jc w:val="both"/>
      </w:pPr>
      <w:r>
        <w:t>Encrypted</w:t>
      </w:r>
      <w:r w:rsidR="00606130">
        <w:t xml:space="preserve"> data is imported into the System Database. </w:t>
      </w:r>
      <w:r w:rsidR="00BD515B" w:rsidRPr="00A527F0">
        <w:t xml:space="preserve">For encrypted data the following process is used to establish the validity of the </w:t>
      </w:r>
      <w:r w:rsidR="00606130">
        <w:t>PERMIT.XML</w:t>
      </w:r>
      <w:r w:rsidR="00BD515B" w:rsidRPr="00A527F0">
        <w:t xml:space="preserve"> </w:t>
      </w:r>
      <w:r w:rsidR="00B7137E">
        <w:t xml:space="preserve">contents </w:t>
      </w:r>
      <w:r>
        <w:t xml:space="preserve">(after the PERMIT.XML is successfully authenticated against the digital signature in the PERMIT.SIGN) </w:t>
      </w:r>
      <w:r w:rsidR="00BD515B" w:rsidRPr="00A527F0">
        <w:t>and its contents in respect of the end user’s subscription details. This is only for use with datasets which are encrypted and should be carried out prior to dataset file decryption according to S-100 Part 15.</w:t>
      </w:r>
      <w:r>
        <w:t xml:space="preserve"> </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lastRenderedPageBreak/>
        <w:drawing>
          <wp:inline distT="0" distB="0" distL="0" distR="0" wp14:anchorId="7264835F" wp14:editId="5E8CC4F7">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44E5389" w:rsidR="00BD515B" w:rsidRPr="00A527F0" w:rsidRDefault="00A27D19" w:rsidP="00BB1C35">
      <w:pPr>
        <w:pStyle w:val="Caption"/>
        <w:spacing w:after="120" w:line="240" w:lineRule="auto"/>
        <w:jc w:val="center"/>
      </w:pPr>
      <w:r w:rsidRPr="00A527F0">
        <w:t xml:space="preserve">Figure </w:t>
      </w:r>
      <w:del w:id="1745" w:author="Jonathan Pritchard" w:date="2025-03-10T08:03:00Z" w16du:dateUtc="2025-03-10T08:03:00Z">
        <w:r w:rsidR="00BB1C35" w:rsidRPr="00A527F0" w:rsidDel="00663161">
          <w:delText>C-2-</w:delText>
        </w:r>
      </w:del>
      <w:r w:rsidRPr="00A527F0">
        <w:fldChar w:fldCharType="begin"/>
      </w:r>
      <w:r w:rsidRPr="00A527F0">
        <w:instrText xml:space="preserve"> SEQ Figure \* ARABIC </w:instrText>
      </w:r>
      <w:r w:rsidRPr="00A527F0">
        <w:fldChar w:fldCharType="separate"/>
      </w:r>
      <w:r w:rsidR="00B7137E">
        <w:rPr>
          <w:noProof/>
        </w:rPr>
        <w:t>7</w:t>
      </w:r>
      <w:r w:rsidRPr="00A527F0">
        <w:fldChar w:fldCharType="end"/>
      </w:r>
      <w:r w:rsidR="00BB1C35" w:rsidRPr="00A527F0">
        <w:t xml:space="preserve"> -</w:t>
      </w:r>
      <w:r w:rsidRPr="00A527F0">
        <w:t xml:space="preserve"> Check for permit validity prior to </w:t>
      </w:r>
      <w:r w:rsidR="00F20F26">
        <w:t xml:space="preserve">dataset </w:t>
      </w:r>
      <w:r w:rsidRPr="00A527F0">
        <w:t>decryption</w:t>
      </w:r>
    </w:p>
    <w:p w14:paraId="4C0673A4" w14:textId="7405D486" w:rsidR="00312EE5"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606130">
        <w:rPr>
          <w:iCs/>
        </w:rPr>
        <w:t>diagram</w:t>
      </w:r>
      <w:r w:rsidR="00606130" w:rsidRPr="00B812CA">
        <w:rPr>
          <w:iCs/>
        </w:rPr>
        <w:t xml:space="preserve"> </w:t>
      </w:r>
      <w:r w:rsidRPr="00B812CA">
        <w:rPr>
          <w:iCs/>
        </w:rPr>
        <w:t xml:space="preserve">illustrates how signatures </w:t>
      </w:r>
      <w:r w:rsidR="00606130">
        <w:rPr>
          <w:iCs/>
        </w:rPr>
        <w:t>must</w:t>
      </w:r>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07B446F6" w:rsidR="00A27D19" w:rsidRPr="00A527F0" w:rsidRDefault="00626983" w:rsidP="004E61EE">
      <w:pPr>
        <w:keepNext/>
        <w:spacing w:after="0" w:line="240" w:lineRule="auto"/>
        <w:jc w:val="center"/>
      </w:pPr>
      <w:r>
        <w:rPr>
          <w:noProof/>
        </w:rPr>
        <w:drawing>
          <wp:inline distT="0" distB="0" distL="0" distR="0" wp14:anchorId="2F3C4674" wp14:editId="1BF471B5">
            <wp:extent cx="5982970" cy="4590193"/>
            <wp:effectExtent l="0" t="0" r="0" b="1270"/>
            <wp:docPr id="9495254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0830" cy="4596224"/>
                    </a:xfrm>
                    <a:prstGeom prst="rect">
                      <a:avLst/>
                    </a:prstGeom>
                    <a:noFill/>
                  </pic:spPr>
                </pic:pic>
              </a:graphicData>
            </a:graphic>
          </wp:inline>
        </w:drawing>
      </w:r>
    </w:p>
    <w:p w14:paraId="7EA35414" w14:textId="00F56823" w:rsidR="00795A25" w:rsidRPr="00B812CA" w:rsidRDefault="00A27D19" w:rsidP="00BB1C35">
      <w:pPr>
        <w:pStyle w:val="Caption"/>
        <w:spacing w:after="120" w:line="240" w:lineRule="auto"/>
        <w:jc w:val="center"/>
        <w:rPr>
          <w:iCs/>
        </w:rPr>
      </w:pPr>
      <w:r w:rsidRPr="00A527F0">
        <w:t xml:space="preserve">Figure </w:t>
      </w:r>
      <w:ins w:id="1746" w:author="Jonathan Pritchard" w:date="2025-03-10T08:03:00Z" w16du:dateUtc="2025-03-10T08:03:00Z">
        <w:r w:rsidR="00663161">
          <w:t>8</w:t>
        </w:r>
      </w:ins>
      <w:del w:id="1747" w:author="Jonathan Pritchard" w:date="2025-03-10T08:03:00Z" w16du:dateUtc="2025-03-10T08:03:00Z">
        <w:r w:rsidR="00BB1C35" w:rsidRPr="00A527F0" w:rsidDel="00663161">
          <w:delText>C-2-2</w:delText>
        </w:r>
      </w:del>
      <w:r w:rsidR="00BB1C35" w:rsidRPr="00A527F0">
        <w:t xml:space="preserve"> -</w:t>
      </w:r>
      <w:r w:rsidRPr="00A527F0">
        <w:t xml:space="preserve"> Authentication of </w:t>
      </w:r>
      <w:r w:rsidR="00BB1C35" w:rsidRPr="00A527F0">
        <w:t>E</w:t>
      </w:r>
      <w:r w:rsidRPr="00A527F0">
        <w:t xml:space="preserve">xchange </w:t>
      </w:r>
      <w:r w:rsidR="00BB1C35" w:rsidRPr="00A527F0">
        <w:t>S</w:t>
      </w:r>
      <w:r w:rsidRPr="00A527F0">
        <w:t>et dataset components</w:t>
      </w:r>
    </w:p>
    <w:p w14:paraId="3634C918" w14:textId="78F89223" w:rsidR="00D34897" w:rsidRPr="00A527F0" w:rsidRDefault="00D34897" w:rsidP="00807CA6">
      <w:pPr>
        <w:spacing w:after="120" w:line="240" w:lineRule="auto"/>
        <w:jc w:val="both"/>
      </w:pPr>
      <w:r w:rsidRPr="00A527F0">
        <w:lastRenderedPageBreak/>
        <w:t xml:space="preserve">Under S-100 Part 15 datasets and other </w:t>
      </w:r>
      <w:r w:rsidR="00807CA6" w:rsidRPr="00A527F0">
        <w:t>E</w:t>
      </w:r>
      <w:r w:rsidRPr="00A527F0">
        <w:t xml:space="preserve">xchange </w:t>
      </w:r>
      <w:r w:rsidR="00807CA6" w:rsidRPr="00A527F0">
        <w:t>S</w:t>
      </w:r>
      <w:r w:rsidRPr="00A527F0">
        <w:t xml:space="preserve">et components </w:t>
      </w:r>
      <w:r w:rsidR="00097A78">
        <w:t>may</w:t>
      </w:r>
      <w:r w:rsidR="00097A78" w:rsidRPr="00A527F0">
        <w:t xml:space="preserve"> </w:t>
      </w:r>
      <w:r w:rsidRPr="00A527F0">
        <w:t xml:space="preserve">have multiple digital signatures, with each signature referenced to a signed public key certificate. </w:t>
      </w:r>
      <w:r w:rsidR="00F20F26">
        <w:t>Each</w:t>
      </w:r>
      <w:r w:rsidR="00F20F26" w:rsidRPr="00A527F0">
        <w:t xml:space="preserve"> </w:t>
      </w:r>
      <w:r w:rsidR="00807CA6" w:rsidRPr="00A527F0">
        <w:t>E</w:t>
      </w:r>
      <w:r w:rsidRPr="00A527F0">
        <w:t xml:space="preserve">xchange </w:t>
      </w:r>
      <w:r w:rsidR="00807CA6" w:rsidRPr="00A527F0">
        <w:t>S</w:t>
      </w:r>
      <w:r w:rsidRPr="00A527F0">
        <w:t>et</w:t>
      </w:r>
      <w:r w:rsidR="00F20F26">
        <w:t xml:space="preserve"> </w:t>
      </w:r>
      <w:r w:rsidRPr="00A527F0">
        <w:t xml:space="preserve">contains all relevant certificates with the exception of the SA digital certificate which is installed separately by the end user. </w:t>
      </w:r>
    </w:p>
    <w:p w14:paraId="412985D1" w14:textId="2D624CD0" w:rsidR="001358ED" w:rsidRDefault="001358ED" w:rsidP="002D7DEE">
      <w:pPr>
        <w:spacing w:after="120" w:line="240" w:lineRule="auto"/>
        <w:ind w:left="720"/>
        <w:jc w:val="both"/>
      </w:pPr>
      <w:r w:rsidRPr="00A527F0">
        <w:t xml:space="preserve">Using </w:t>
      </w:r>
      <w:r w:rsidR="005B4B99" w:rsidRPr="00A527F0">
        <w:t xml:space="preserve">the flow shown in Figure </w:t>
      </w:r>
      <w:del w:id="1748" w:author="Jonathan Pritchard" w:date="2025-03-10T08:03:00Z" w16du:dateUtc="2025-03-10T08:03:00Z">
        <w:r w:rsidR="005B4B99" w:rsidRPr="00A527F0" w:rsidDel="00663161">
          <w:delText>C-2-2</w:delText>
        </w:r>
      </w:del>
      <w:ins w:id="1749" w:author="Jonathan Pritchard" w:date="2025-03-10T08:03:00Z" w16du:dateUtc="2025-03-10T08:03:00Z">
        <w:r w:rsidR="00663161">
          <w:t>8</w:t>
        </w:r>
      </w:ins>
      <w:r w:rsidRPr="00A527F0">
        <w:t xml:space="preserve"> the chain of certificates for dataset components, permits and the </w:t>
      </w:r>
      <w:r w:rsidR="00606130">
        <w:t>CATALOG.XML</w:t>
      </w:r>
      <w:r w:rsidRPr="00A527F0">
        <w:t xml:space="preserve"> itself can be authenticated.</w:t>
      </w:r>
    </w:p>
    <w:p w14:paraId="0D37C2B6" w14:textId="5CDD837F" w:rsidR="00CC4796" w:rsidRPr="00A527F0" w:rsidRDefault="00CC4796" w:rsidP="00807CA6">
      <w:pPr>
        <w:spacing w:after="120" w:line="240" w:lineRule="auto"/>
        <w:jc w:val="both"/>
      </w:pPr>
      <w:r>
        <w:t xml:space="preserve">If more than one signature exists for a dataset or dataset support file then all signatures must be verified before successful import. </w:t>
      </w:r>
    </w:p>
    <w:p w14:paraId="757A5400" w14:textId="61C13F02" w:rsidR="001358ED" w:rsidRPr="00A527F0" w:rsidRDefault="001358ED" w:rsidP="00807CA6">
      <w:pPr>
        <w:spacing w:after="120" w:line="240" w:lineRule="auto"/>
        <w:jc w:val="both"/>
      </w:pPr>
      <w:r w:rsidRPr="00A527F0">
        <w:t>Full documentation of authentication processes and technical details are contained in S-100 Part 15.</w:t>
      </w:r>
    </w:p>
    <w:p w14:paraId="13413CE7" w14:textId="57799008" w:rsidR="0060613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r w:rsidR="00606130">
        <w:t xml:space="preserve"> comprise the</w:t>
      </w:r>
      <w:r w:rsidRPr="00A527F0">
        <w:t xml:space="preserve"> </w:t>
      </w:r>
      <w:r w:rsidR="005B4B99" w:rsidRPr="00A527F0">
        <w:t>F</w:t>
      </w:r>
      <w:r w:rsidRPr="00A527F0">
        <w:t xml:space="preserve">eature </w:t>
      </w:r>
      <w:r w:rsidR="005B4B99" w:rsidRPr="00A527F0">
        <w:t>C</w:t>
      </w:r>
      <w:r w:rsidRPr="00A527F0">
        <w:t>atalogues</w:t>
      </w:r>
      <w:r w:rsidR="00606130">
        <w:t xml:space="preserve"> and</w:t>
      </w:r>
      <w:r w:rsidRPr="00A527F0">
        <w:t xml:space="preserve"> </w:t>
      </w:r>
      <w:r w:rsidR="005B4B99" w:rsidRPr="00A527F0">
        <w:t>P</w:t>
      </w:r>
      <w:r w:rsidRPr="00A527F0">
        <w:t xml:space="preserve">ortrayal </w:t>
      </w:r>
      <w:r w:rsidR="005B4B99" w:rsidRPr="00A527F0">
        <w:t>C</w:t>
      </w:r>
      <w:r w:rsidRPr="00A527F0">
        <w:t xml:space="preserve">atalogues 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r w:rsidR="00CC4796">
        <w:t xml:space="preserve"> The following flow diagram describes the authentication of catalogues prior to their import into the ECDIS.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531AA436" w:rsidR="00BB2EDA" w:rsidRPr="00A527F0" w:rsidRDefault="00A27D19" w:rsidP="004E61EE">
      <w:pPr>
        <w:pStyle w:val="Caption"/>
        <w:spacing w:line="240" w:lineRule="auto"/>
        <w:jc w:val="center"/>
      </w:pPr>
      <w:r w:rsidRPr="00A527F0">
        <w:t xml:space="preserve">Figure </w:t>
      </w:r>
      <w:ins w:id="1750" w:author="Jonathan Pritchard" w:date="2025-03-10T08:03:00Z" w16du:dateUtc="2025-03-10T08:03:00Z">
        <w:r w:rsidR="00663161">
          <w:t>9</w:t>
        </w:r>
      </w:ins>
      <w:del w:id="1751" w:author="Jonathan Pritchard" w:date="2025-03-10T08:03:00Z" w16du:dateUtc="2025-03-10T08:03:00Z">
        <w:r w:rsidR="005E50FA" w:rsidDel="00663161">
          <w:delText>B</w:delText>
        </w:r>
        <w:r w:rsidR="005B4B99" w:rsidRPr="00A527F0" w:rsidDel="00663161">
          <w:delText>-3</w:delText>
        </w:r>
      </w:del>
      <w:r w:rsidR="005B4B99" w:rsidRPr="00A527F0">
        <w:t xml:space="preserve"> -</w:t>
      </w:r>
      <w:r w:rsidRPr="00A527F0">
        <w:t xml:space="preserve"> Authentication of </w:t>
      </w:r>
      <w:r w:rsidR="005B4B99" w:rsidRPr="00A527F0">
        <w:t>F</w:t>
      </w:r>
      <w:r w:rsidRPr="00A527F0">
        <w:t>eature</w:t>
      </w:r>
      <w:r w:rsidR="00606130">
        <w:t xml:space="preserve"> and</w:t>
      </w:r>
      <w:r w:rsidRPr="00A527F0">
        <w:t xml:space="preserve"> </w:t>
      </w:r>
      <w:r w:rsidR="005B4B99" w:rsidRPr="00A527F0">
        <w:t>P</w:t>
      </w:r>
      <w:r w:rsidRPr="00A527F0">
        <w:t xml:space="preserve">ortrayal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2DD56AFF" w14:textId="579764FD" w:rsidR="000A0D43" w:rsidRPr="00A527F0" w:rsidRDefault="005B4B99" w:rsidP="002D7DEE">
      <w:pPr>
        <w:pStyle w:val="Heading1"/>
        <w:numPr>
          <w:ilvl w:val="0"/>
          <w:numId w:val="0"/>
        </w:numPr>
        <w:ind w:left="432"/>
        <w:jc w:val="center"/>
      </w:pPr>
      <w:bookmarkStart w:id="1752" w:name="_Ref158105624"/>
      <w:bookmarkStart w:id="1753" w:name="_Toc188968683"/>
      <w:r w:rsidRPr="00A527F0">
        <w:lastRenderedPageBreak/>
        <w:t>Appendix</w:t>
      </w:r>
      <w:r w:rsidR="000849E6">
        <w:t xml:space="preserve"> C </w:t>
      </w:r>
      <w:bookmarkStart w:id="1754" w:name="_Toc100303047"/>
      <w:r w:rsidR="00802BDD">
        <w:t xml:space="preserve"> - </w:t>
      </w:r>
      <w:r w:rsidR="000806E0" w:rsidRPr="00A527F0">
        <w:t xml:space="preserve"> </w:t>
      </w:r>
      <w:r w:rsidRPr="00A527F0">
        <w:t>ECDIS Update Status Reports</w:t>
      </w:r>
      <w:bookmarkEnd w:id="1752"/>
      <w:bookmarkEnd w:id="1753"/>
      <w:bookmarkEnd w:id="1754"/>
    </w:p>
    <w:p w14:paraId="42AEC368" w14:textId="77777777" w:rsidR="000A0D43" w:rsidRPr="00A527F0" w:rsidRDefault="000A0D43" w:rsidP="002D7DEE">
      <w:pPr>
        <w:pStyle w:val="Heading1"/>
        <w:numPr>
          <w:ilvl w:val="0"/>
          <w:numId w:val="172"/>
        </w:numPr>
      </w:pPr>
      <w:bookmarkStart w:id="1755" w:name="_Toc188968684"/>
      <w:r w:rsidRPr="00A527F0">
        <w:t>Purpose</w:t>
      </w:r>
      <w:bookmarkEnd w:id="1755"/>
    </w:p>
    <w:p w14:paraId="1CA0F67C" w14:textId="17967153"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r w:rsidR="00F20F26">
        <w:t xml:space="preserve"> </w:t>
      </w:r>
      <w:moveFromRangeStart w:id="1756" w:author="Jonathan Pritchard" w:date="2025-03-07T18:13:00Z" w:name="move192263620"/>
      <w:moveFrom w:id="1757" w:author="Jonathan Pritchard" w:date="2025-03-07T18:13:00Z" w16du:dateUtc="2025-03-07T18:13:00Z">
        <w:r w:rsidR="00F20F26" w:rsidDel="00264905">
          <w:t xml:space="preserve">ECDIS must, therefore, implement </w:t>
        </w:r>
      </w:moveFrom>
      <w:moveFromRangeEnd w:id="1756"/>
    </w:p>
    <w:p w14:paraId="661CB043" w14:textId="268FB122"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w:t>
      </w:r>
      <w:ins w:id="1758" w:author="Jonathan Pritchard" w:date="2025-03-07T18:13:00Z" w16du:dateUtc="2025-03-07T18:13:00Z">
        <w:r w:rsidR="00264905">
          <w:t xml:space="preserve">The </w:t>
        </w:r>
      </w:ins>
      <w:moveToRangeStart w:id="1759" w:author="Jonathan Pritchard" w:date="2025-03-07T18:13:00Z" w:name="move192263620"/>
      <w:moveTo w:id="1760" w:author="Jonathan Pritchard" w:date="2025-03-07T18:13:00Z" w16du:dateUtc="2025-03-07T18:13:00Z">
        <w:r w:rsidR="00264905">
          <w:t xml:space="preserve">ECDIS must, therefore, implement </w:t>
        </w:r>
      </w:moveTo>
      <w:moveToRangeEnd w:id="1759"/>
      <w:del w:id="1761" w:author="Jonathan Pritchard" w:date="2025-03-07T18:13:00Z" w16du:dateUtc="2025-03-07T18:13:00Z">
        <w:r w:rsidRPr="00A527F0" w:rsidDel="00264905">
          <w:delText xml:space="preserve">There are </w:delText>
        </w:r>
      </w:del>
      <w:r w:rsidRPr="00A527F0">
        <w:t xml:space="preserve">two </w:t>
      </w:r>
      <w:r w:rsidR="00E15709" w:rsidRPr="00A527F0">
        <w:t>U</w:t>
      </w:r>
      <w:r w:rsidRPr="00A527F0">
        <w:t xml:space="preserve">pdate </w:t>
      </w:r>
      <w:r w:rsidR="00E15709" w:rsidRPr="00A527F0">
        <w:t>S</w:t>
      </w:r>
      <w:r w:rsidRPr="00A527F0">
        <w:t xml:space="preserve">tatus </w:t>
      </w:r>
      <w:r w:rsidR="00E15709" w:rsidRPr="00A527F0">
        <w:t>R</w:t>
      </w:r>
      <w:r w:rsidRPr="00A527F0">
        <w:t>eports</w:t>
      </w:r>
      <w:del w:id="1762" w:author="Jonathan Pritchard" w:date="2025-03-07T18:13:00Z" w16du:dateUtc="2025-03-07T18:13:00Z">
        <w:r w:rsidRPr="00A527F0" w:rsidDel="00264905">
          <w:delText xml:space="preserve"> required</w:delText>
        </w:r>
      </w:del>
      <w:r w:rsidRPr="00A527F0">
        <w:t>:</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6C07E6A6" w14:textId="1E9A8593" w:rsidR="000A0D43" w:rsidRPr="00DF6704" w:rsidRDefault="000A0D43" w:rsidP="00E15709">
      <w:pPr>
        <w:pStyle w:val="ListParagraph"/>
        <w:numPr>
          <w:ilvl w:val="0"/>
          <w:numId w:val="81"/>
        </w:numPr>
        <w:spacing w:after="120" w:line="240" w:lineRule="auto"/>
        <w:jc w:val="both"/>
      </w:pPr>
      <w:r w:rsidRPr="00A527F0">
        <w:t>An ENP (</w:t>
      </w:r>
      <w:r w:rsidR="00E15709" w:rsidRPr="00A527F0">
        <w:t>E</w:t>
      </w:r>
      <w:r w:rsidRPr="00A527F0">
        <w:t xml:space="preserve">lectronic </w:t>
      </w:r>
      <w:r w:rsidR="00E15709" w:rsidRPr="00A527F0">
        <w:t>N</w:t>
      </w:r>
      <w:r w:rsidRPr="00A527F0">
        <w:t xml:space="preserve">autical </w:t>
      </w:r>
      <w:r w:rsidR="00E15709" w:rsidRPr="00A527F0">
        <w:t>P</w:t>
      </w:r>
      <w:r w:rsidRPr="00A527F0">
        <w:t xml:space="preserve">ublication) Update Status Report which reports the status of ENPs </w:t>
      </w: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1763" w:name="_Hlk144392203"/>
      <w:r w:rsidR="003B11C8" w:rsidRPr="00A527F0">
        <w:t xml:space="preserve">System Database </w:t>
      </w:r>
      <w:bookmarkEnd w:id="1763"/>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0D1AF39A" w14:textId="4A87140A" w:rsidR="006E3C4C" w:rsidRPr="00DF6704"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156D5EA" w14:textId="36FFC450" w:rsidR="006E3C4C" w:rsidRPr="002D7DEE" w:rsidRDefault="006E3C4C" w:rsidP="00E15709">
      <w:pPr>
        <w:spacing w:after="120" w:line="240" w:lineRule="auto"/>
        <w:jc w:val="both"/>
        <w:rPr>
          <w:b/>
          <w:bCs/>
          <w:u w:val="single"/>
        </w:rPr>
      </w:pPr>
      <w:r w:rsidRPr="002D7DEE">
        <w:rPr>
          <w:b/>
          <w:bCs/>
          <w:u w:val="single"/>
        </w:rPr>
        <w:t>Completeness and Up-to-datedness</w:t>
      </w:r>
    </w:p>
    <w:p w14:paraId="26495206" w14:textId="579278FE" w:rsidR="006A2C2C" w:rsidRDefault="006A2C2C" w:rsidP="00DF6704">
      <w:pPr>
        <w:spacing w:after="120" w:line="240" w:lineRule="auto"/>
        <w:jc w:val="both"/>
      </w:pPr>
      <w:r>
        <w:t xml:space="preserve">Update status reports </w:t>
      </w:r>
      <w:del w:id="1764" w:author="Jonathan Pritchard" w:date="2025-03-07T18:14:00Z" w16du:dateUtc="2025-03-07T18:14:00Z">
        <w:r w:rsidDel="00382554">
          <w:delText xml:space="preserve">currently </w:delText>
        </w:r>
      </w:del>
      <w:r>
        <w:t xml:space="preserve">report whether the data which is installed in the system database are all up to date with reference to </w:t>
      </w:r>
      <w:r w:rsidR="001A0951">
        <w:t xml:space="preserve">the </w:t>
      </w:r>
      <w:r>
        <w:t xml:space="preserve">one or more S-128 datasets, which together represent </w:t>
      </w:r>
      <w:ins w:id="1765" w:author="Jonathan Pritchard" w:date="2025-03-07T18:14:00Z" w16du:dateUtc="2025-03-07T18:14:00Z">
        <w:r w:rsidR="00382554">
          <w:t xml:space="preserve">the </w:t>
        </w:r>
      </w:ins>
      <w:r>
        <w:t>status of a service provider’s entire service.</w:t>
      </w:r>
    </w:p>
    <w:p w14:paraId="202E885B" w14:textId="77BA0FD7" w:rsidR="006A2C2C" w:rsidRDefault="006A2C2C" w:rsidP="00DF6704">
      <w:pPr>
        <w:spacing w:after="120" w:line="240" w:lineRule="auto"/>
        <w:jc w:val="both"/>
      </w:pPr>
      <w:r>
        <w:lastRenderedPageBreak/>
        <w:t xml:space="preserve">Update status reports may also show whether there are any items </w:t>
      </w:r>
      <w:del w:id="1766" w:author="Jonathan Pritchard" w:date="2025-03-10T12:39:00Z" w16du:dateUtc="2025-03-10T12:39:00Z">
        <w:r w:rsidDel="00B21F04">
          <w:delText xml:space="preserve">present </w:delText>
        </w:r>
      </w:del>
      <w:ins w:id="1767" w:author="Jonathan Pritchard" w:date="2025-03-10T12:39:00Z" w16du:dateUtc="2025-03-10T12:39:00Z">
        <w:r w:rsidR="00B21F04">
          <w:t xml:space="preserve">contained </w:t>
        </w:r>
      </w:ins>
      <w:r>
        <w:t>in the combined S-128 service which are not installed in the system database. This represents a “Comple</w:t>
      </w:r>
      <w:r w:rsidR="00DB1913">
        <w:t>te</w:t>
      </w:r>
      <w:r w:rsidR="001A0951">
        <w:t>ness</w:t>
      </w:r>
      <w:r>
        <w:t>” status on a product by product basis.</w:t>
      </w:r>
    </w:p>
    <w:p w14:paraId="10F03B86" w14:textId="21EE88F5" w:rsidR="006A2C2C" w:rsidRDefault="006A2C2C" w:rsidP="00DF6704">
      <w:pPr>
        <w:spacing w:after="120" w:line="240" w:lineRule="auto"/>
        <w:jc w:val="both"/>
      </w:pPr>
      <w:r>
        <w:t xml:space="preserve">The primary use case for the completeness feature is to assess </w:t>
      </w:r>
      <w:r w:rsidR="001A0951">
        <w:t xml:space="preserve">the installation of </w:t>
      </w:r>
      <w:r>
        <w:t xml:space="preserve">S-124 Navigational warnings against </w:t>
      </w:r>
      <w:r w:rsidR="001A0951">
        <w:t xml:space="preserve">the </w:t>
      </w:r>
      <w:r>
        <w:t xml:space="preserve">in force bulletins produced by navigational warning providers. </w:t>
      </w:r>
    </w:p>
    <w:p w14:paraId="302C6BFD" w14:textId="3819EB62" w:rsidR="006E3C4C" w:rsidRDefault="006A2C2C" w:rsidP="00E15709">
      <w:pPr>
        <w:spacing w:after="120" w:line="240" w:lineRule="auto"/>
        <w:jc w:val="both"/>
      </w:pPr>
      <w:r>
        <w:t>Completeness reports must be able to be restricted to individual products. They may be referenced to either S-128 datasets, or individual S-124 Navigational Warning datasets representing in-force bulletins.</w:t>
      </w:r>
    </w:p>
    <w:p w14:paraId="4142CAD6" w14:textId="0FD1A6B0" w:rsidR="006E3C4C" w:rsidRPr="002D7DEE" w:rsidRDefault="006E3C4C" w:rsidP="00E15709">
      <w:pPr>
        <w:spacing w:after="120" w:line="240" w:lineRule="auto"/>
        <w:jc w:val="both"/>
        <w:rPr>
          <w:b/>
          <w:bCs/>
          <w:u w:val="single"/>
        </w:rPr>
      </w:pPr>
      <w:r w:rsidRPr="002D7DEE">
        <w:rPr>
          <w:b/>
          <w:bCs/>
          <w:u w:val="single"/>
        </w:rPr>
        <w:t>Product Independence.</w:t>
      </w:r>
    </w:p>
    <w:p w14:paraId="7FB4091A" w14:textId="77777777" w:rsidR="00F72843" w:rsidRDefault="00F72843" w:rsidP="00DF6704">
      <w:pPr>
        <w:spacing w:after="120" w:line="240" w:lineRule="auto"/>
        <w:jc w:val="both"/>
      </w:pPr>
      <w:r>
        <w:t>When update status reports are reporting “up to datedness” the following points must be borne in mind</w:t>
      </w:r>
    </w:p>
    <w:p w14:paraId="38CE1F1C" w14:textId="4993ED84" w:rsidR="00F72843" w:rsidRDefault="00F72843" w:rsidP="00DF6704">
      <w:pPr>
        <w:pStyle w:val="ListParagraph"/>
        <w:numPr>
          <w:ilvl w:val="0"/>
          <w:numId w:val="45"/>
        </w:numPr>
        <w:spacing w:after="120" w:line="240" w:lineRule="auto"/>
        <w:jc w:val="both"/>
      </w:pPr>
      <w:r>
        <w:t>S-128 datasets from multiple sources must be combined together to form a complete picture of what is “available” from service providers.</w:t>
      </w:r>
      <w:ins w:id="1768" w:author="Jonathan Pritchard" w:date="2025-03-10T12:40:00Z" w16du:dateUtc="2025-03-10T12:40:00Z">
        <w:r w:rsidR="00B21F04">
          <w:t xml:space="preserve"> </w:t>
        </w:r>
      </w:ins>
      <w:r w:rsidR="00DF6704">
        <w:t>When they are combined the most recent dates of any content should be used as the reference against which the report is generated.</w:t>
      </w:r>
    </w:p>
    <w:p w14:paraId="568C47F7" w14:textId="5B051A31" w:rsidR="00F72843" w:rsidRDefault="00F72843" w:rsidP="00DF6704">
      <w:pPr>
        <w:pStyle w:val="ListParagraph"/>
        <w:numPr>
          <w:ilvl w:val="0"/>
          <w:numId w:val="45"/>
        </w:numPr>
        <w:spacing w:after="120" w:line="240" w:lineRule="auto"/>
        <w:jc w:val="both"/>
      </w:pPr>
      <w:r>
        <w:t>S-128 datasets are “official” data by definition and have a data producer status (as defined in section</w:t>
      </w:r>
      <w:r w:rsidR="00DF6704">
        <w:t xml:space="preserve"> </w:t>
      </w:r>
      <w:r>
        <w:t>)</w:t>
      </w:r>
    </w:p>
    <w:p w14:paraId="597DE80C" w14:textId="1550056A" w:rsidR="006E3C4C" w:rsidRPr="00DF6704" w:rsidRDefault="00F72843" w:rsidP="00E15709">
      <w:pPr>
        <w:pStyle w:val="ListParagraph"/>
        <w:numPr>
          <w:ilvl w:val="0"/>
          <w:numId w:val="45"/>
        </w:numPr>
        <w:spacing w:after="120" w:line="240" w:lineRule="auto"/>
        <w:jc w:val="both"/>
      </w:pPr>
      <w:r>
        <w:t>S-128 datasets containing only a single product only contain revision for that product, not other products which m</w:t>
      </w:r>
      <w:ins w:id="1769" w:author="Jonathan Pritchard" w:date="2025-03-10T12:38:00Z" w16du:dateUtc="2025-03-10T12:38:00Z">
        <w:r w:rsidR="00B21F04">
          <w:t>a</w:t>
        </w:r>
      </w:ins>
      <w:r>
        <w:t>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4FD63361" w:rsidR="000A0D43" w:rsidRPr="00A527F0" w:rsidRDefault="00931691" w:rsidP="00F323B7">
      <w:pPr>
        <w:spacing w:after="120" w:line="240" w:lineRule="auto"/>
        <w:jc w:val="both"/>
      </w:pPr>
      <w:ins w:id="1770" w:author="Jonathan Pritchard" w:date="2025-03-07T18:18:00Z" w16du:dateUtc="2025-03-07T18:18:00Z">
        <w:r>
          <w:t>The mariner must be able to select the type of report to be created:</w:t>
        </w:r>
      </w:ins>
      <w:del w:id="1771" w:author="Jonathan Pritchard" w:date="2025-03-07T18:18:00Z" w16du:dateUtc="2025-03-07T18:18:00Z">
        <w:r w:rsidR="000A0D43" w:rsidRPr="00A527F0" w:rsidDel="00931691">
          <w:delText>Two reports are required:</w:delText>
        </w:r>
      </w:del>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01463CAA" w14:textId="77777777" w:rsidR="00931691" w:rsidRDefault="00931691" w:rsidP="00F323B7">
      <w:pPr>
        <w:spacing w:after="60" w:line="240" w:lineRule="auto"/>
        <w:jc w:val="both"/>
        <w:rPr>
          <w:ins w:id="1772" w:author="Jonathan Pritchard" w:date="2025-03-07T18:19:00Z" w16du:dateUtc="2025-03-07T18:19:00Z"/>
        </w:rPr>
      </w:pPr>
      <w:ins w:id="1773" w:author="Jonathan Pritchard" w:date="2025-03-07T18:18:00Z" w16du:dateUtc="2025-03-07T18:18:00Z">
        <w:r>
          <w:t xml:space="preserve">The </w:t>
        </w:r>
      </w:ins>
      <w:ins w:id="1774" w:author="Jonathan Pritchard" w:date="2025-03-07T18:19:00Z" w16du:dateUtc="2025-03-07T18:19:00Z">
        <w:r>
          <w:t>mariner must be able to select the report filter to be one of the following:</w:t>
        </w:r>
      </w:ins>
    </w:p>
    <w:p w14:paraId="10605806" w14:textId="62A767DB" w:rsidR="000A0D43" w:rsidRPr="00A527F0" w:rsidDel="00931691" w:rsidRDefault="000A0D43" w:rsidP="00F323B7">
      <w:pPr>
        <w:spacing w:after="60" w:line="240" w:lineRule="auto"/>
        <w:jc w:val="both"/>
        <w:rPr>
          <w:del w:id="1775" w:author="Jonathan Pritchard" w:date="2025-03-07T18:19:00Z" w16du:dateUtc="2025-03-07T18:19:00Z"/>
        </w:rPr>
      </w:pPr>
      <w:del w:id="1776" w:author="Jonathan Pritchard" w:date="2025-03-07T18:19:00Z" w16du:dateUtc="2025-03-07T18:19:00Z">
        <w:r w:rsidRPr="00A527F0" w:rsidDel="00931691">
          <w:delText>The Update status report defined in can take one of two forms:</w:delText>
        </w:r>
      </w:del>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 xml:space="preserve">Figure </w:t>
      </w:r>
      <w:del w:id="1777" w:author="Jonathan Pritchard" w:date="2025-03-10T08:03:00Z" w16du:dateUtc="2025-03-10T08:03:00Z">
        <w:r w:rsidR="00062E19" w:rsidRPr="00A527F0" w:rsidDel="00663161">
          <w:delText>C-3-</w:delText>
        </w:r>
      </w:del>
      <w:r w:rsidR="001640BB" w:rsidRPr="00A527F0">
        <w:t xml:space="preserve">1, followed by an illustrative revised report for S-100 datasets in Figure </w:t>
      </w:r>
      <w:del w:id="1778" w:author="Jonathan Pritchard" w:date="2025-03-10T08:06:00Z" w16du:dateUtc="2025-03-10T08:06:00Z">
        <w:r w:rsidR="001640BB" w:rsidRPr="00A527F0" w:rsidDel="00663161">
          <w:delText>C-3-</w:delText>
        </w:r>
      </w:del>
      <w:r w:rsidR="001640BB" w:rsidRPr="00A527F0">
        <w:t>2</w:t>
      </w:r>
      <w:r w:rsidRPr="00A527F0">
        <w:t>. The example shown is an ENC Update Status Report.</w:t>
      </w:r>
    </w:p>
    <w:p w14:paraId="164FEA13" w14:textId="77777777" w:rsidR="00DF6704" w:rsidRPr="00A527F0" w:rsidRDefault="00DF6704" w:rsidP="00F323B7">
      <w:pPr>
        <w:spacing w:after="120" w:line="240" w:lineRule="auto"/>
        <w:jc w:val="both"/>
      </w:pPr>
    </w:p>
    <w:p w14:paraId="09DA22B1" w14:textId="77777777" w:rsidR="000A0D43" w:rsidRPr="00A527F0" w:rsidRDefault="000A0D43" w:rsidP="004E61EE">
      <w:pPr>
        <w:spacing w:line="240" w:lineRule="auto"/>
        <w:jc w:val="center"/>
      </w:pPr>
      <w:r w:rsidRPr="00B812CA">
        <w:rPr>
          <w:noProof/>
          <w:lang w:eastAsia="fr-FR"/>
        </w:rPr>
        <w:lastRenderedPageBreak/>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5AD5DC37" w:rsidR="00F323B7" w:rsidRPr="00A527F0" w:rsidRDefault="00F323B7" w:rsidP="001640BB">
      <w:pPr>
        <w:pStyle w:val="Caption"/>
        <w:spacing w:after="120" w:line="240" w:lineRule="auto"/>
        <w:jc w:val="center"/>
      </w:pPr>
      <w:r w:rsidRPr="00A527F0">
        <w:t xml:space="preserve">Figure </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12FEBEF" w:rsidR="001640BB" w:rsidRPr="00A527F0" w:rsidRDefault="001640BB" w:rsidP="001640BB">
      <w:pPr>
        <w:pStyle w:val="Caption"/>
        <w:spacing w:after="120" w:line="240" w:lineRule="auto"/>
        <w:jc w:val="center"/>
      </w:pPr>
      <w:r w:rsidRPr="00A527F0">
        <w:t>Figure 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lastRenderedPageBreak/>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w:t>
      </w:r>
      <w:del w:id="1779" w:author="Jonathan Pritchard" w:date="2025-03-10T08:03:00Z" w16du:dateUtc="2025-03-10T08:03:00Z">
        <w:r w:rsidR="003A3D1B" w:rsidRPr="00A527F0" w:rsidDel="00663161">
          <w:delText>C-</w:delText>
        </w:r>
      </w:del>
      <w:r w:rsidR="003A3D1B" w:rsidRPr="00A527F0">
        <w:t>3</w:t>
      </w:r>
      <w:del w:id="1780" w:author="Jonathan Pritchard" w:date="2025-03-10T08:03:00Z" w16du:dateUtc="2025-03-10T08:03:00Z">
        <w:r w:rsidR="003A3D1B" w:rsidRPr="00A527F0" w:rsidDel="00663161">
          <w:delText>-1</w:delText>
        </w:r>
      </w:del>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1781" w:name="_Hlk87104123"/>
            <w:r w:rsidRPr="00A527F0">
              <w:t>Electronic Nautical Publications (ENP) Update Status Report</w:t>
            </w:r>
            <w:bookmarkEnd w:id="1781"/>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7F613EBF" w14:textId="178AB84E" w:rsidR="000054D6" w:rsidRPr="00A527F0" w:rsidRDefault="00331A1D" w:rsidP="00DF6704">
      <w:pPr>
        <w:pStyle w:val="Caption"/>
        <w:spacing w:after="120" w:line="240" w:lineRule="auto"/>
        <w:jc w:val="center"/>
        <w:rPr>
          <w:bCs/>
        </w:rPr>
      </w:pPr>
      <w:r w:rsidRPr="00A527F0">
        <w:t>Table 3 - Data content of header fields</w:t>
      </w: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lastRenderedPageBreak/>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commentRangeStart w:id="1782"/>
      <w:r w:rsidRPr="00A527F0">
        <w:t>This is not the same as the XTD distance.</w:t>
      </w:r>
      <w:commentRangeEnd w:id="1782"/>
      <w:r w:rsidR="005D7D6F">
        <w:rPr>
          <w:rStyle w:val="CommentReference"/>
        </w:rPr>
        <w:commentReference w:id="1782"/>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68398645"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del w:id="1783" w:author="Jonathan Pritchard" w:date="2025-03-10T08:05:00Z" w16du:dateUtc="2025-03-10T08:05:00Z">
        <w:r w:rsidR="00AD7F90" w:rsidRPr="00A527F0" w:rsidDel="00663161">
          <w:delText>C-3-2</w:delText>
        </w:r>
      </w:del>
      <w:ins w:id="1784" w:author="Jonathan Pritchard" w:date="2025-03-10T08:05:00Z" w16du:dateUtc="2025-03-10T08:05:00Z">
        <w:r w:rsidR="00663161">
          <w:t>4</w:t>
        </w:r>
      </w:ins>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20A3ED1D"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 xml:space="preserve">is the data server identified by the S-128 Producer </w:t>
      </w:r>
      <w:r w:rsidR="00DF6704">
        <w:t xml:space="preserve">Code </w:t>
      </w:r>
      <w:r w:rsidR="00DF6704" w:rsidRPr="00DF6704">
        <w:t>(which can either be a data producer, an aggregator or data aggregator (as identified by Section 9.1.1)</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lastRenderedPageBreak/>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lastRenderedPageBreak/>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0B7FD414" w:rsidR="000A0D43" w:rsidRPr="00A527F0" w:rsidRDefault="00A00ECD" w:rsidP="009E15EE">
      <w:pPr>
        <w:pStyle w:val="Caption"/>
        <w:spacing w:after="120" w:line="240" w:lineRule="auto"/>
        <w:jc w:val="center"/>
        <w:rPr>
          <w:bCs/>
        </w:rPr>
      </w:pPr>
      <w:r w:rsidRPr="00A527F0">
        <w:t xml:space="preserve">Table </w:t>
      </w:r>
      <w:del w:id="1785" w:author="Jonathan Pritchard" w:date="2025-03-10T08:03:00Z" w16du:dateUtc="2025-03-10T08:03:00Z">
        <w:r w:rsidRPr="00A527F0" w:rsidDel="00663161">
          <w:delText>C-</w:delText>
        </w:r>
      </w:del>
      <w:r w:rsidR="00A310A1">
        <w:t>4</w:t>
      </w:r>
      <w:r w:rsidRPr="00A527F0">
        <w:t xml:space="preserve">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lastRenderedPageBreak/>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306EFA97" w:rsidR="00E12CBC" w:rsidRPr="00A527F0" w:rsidRDefault="00E12CBC" w:rsidP="002D7DEE">
      <w:pPr>
        <w:pStyle w:val="Heading1"/>
        <w:numPr>
          <w:ilvl w:val="0"/>
          <w:numId w:val="0"/>
        </w:numPr>
        <w:jc w:val="center"/>
      </w:pPr>
      <w:bookmarkStart w:id="1786" w:name="_Toc188968685"/>
      <w:r w:rsidRPr="00275498">
        <w:lastRenderedPageBreak/>
        <w:t>Appendix</w:t>
      </w:r>
      <w:r w:rsidRPr="00A527F0">
        <w:t xml:space="preserve"> </w:t>
      </w:r>
      <w:r w:rsidR="000849E6">
        <w:t>D</w:t>
      </w:r>
      <w:bookmarkStart w:id="1787" w:name="_Toc100303050"/>
      <w:r w:rsidR="000806E0" w:rsidRPr="00A527F0">
        <w:t xml:space="preserve"> - </w:t>
      </w:r>
      <w:r w:rsidRPr="00A527F0">
        <w:t>Safety Contour and Water Level Adjustment</w:t>
      </w:r>
      <w:bookmarkEnd w:id="1786"/>
      <w:bookmarkEnd w:id="1787"/>
    </w:p>
    <w:p w14:paraId="06C4BBB6" w14:textId="77777777" w:rsidR="00F7700D" w:rsidRPr="00A527F0" w:rsidRDefault="00F7700D" w:rsidP="00F7700D">
      <w:pPr>
        <w:spacing w:after="120" w:line="240" w:lineRule="auto"/>
      </w:pPr>
    </w:p>
    <w:p w14:paraId="2BD58B01" w14:textId="2C903FA9" w:rsidR="001374ED" w:rsidRPr="00A527F0" w:rsidRDefault="00275498" w:rsidP="00A310A1">
      <w:pPr>
        <w:pStyle w:val="Heading1"/>
        <w:numPr>
          <w:ilvl w:val="0"/>
          <w:numId w:val="236"/>
        </w:numPr>
      </w:pPr>
      <w:bookmarkStart w:id="1788" w:name="_Toc88852880"/>
      <w:bookmarkStart w:id="1789" w:name="_Toc98339988"/>
      <w:bookmarkStart w:id="1790" w:name="_Toc98340364"/>
      <w:bookmarkStart w:id="1791" w:name="_Toc188968686"/>
      <w:commentRangeStart w:id="1792"/>
      <w:r>
        <w:t>U</w:t>
      </w:r>
      <w:r w:rsidR="001374ED" w:rsidRPr="00A527F0">
        <w:t>ser Selectable Safety Contour</w:t>
      </w:r>
      <w:bookmarkEnd w:id="1788"/>
      <w:bookmarkEnd w:id="1789"/>
      <w:bookmarkEnd w:id="1790"/>
      <w:bookmarkEnd w:id="1791"/>
      <w:commentRangeEnd w:id="1792"/>
      <w:r w:rsidR="00397F34">
        <w:rPr>
          <w:rStyle w:val="CommentReference"/>
          <w:rFonts w:eastAsia="MS Mincho"/>
          <w:b w:val="0"/>
          <w:bCs w:val="0"/>
        </w:rPr>
        <w:commentReference w:id="1792"/>
      </w:r>
    </w:p>
    <w:p w14:paraId="3A426354" w14:textId="03FAC7B0"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w:t>
      </w:r>
      <w:r w:rsidRPr="00805181">
        <w:t xml:space="preserve">how </w:t>
      </w:r>
      <w:r w:rsidRPr="002D7DEE">
        <w:t>the “</w:t>
      </w:r>
      <w:r w:rsidRPr="002D7DEE">
        <w:rPr>
          <w:b/>
          <w:bCs/>
        </w:rPr>
        <w:t>User Selectable Safety Contour</w:t>
      </w:r>
      <w:r w:rsidRPr="002D7DEE">
        <w:t>”</w:t>
      </w:r>
      <w:ins w:id="1793" w:author="Jonathan Pritchard" w:date="2025-03-07T18:25:00Z" w16du:dateUtc="2025-03-07T18:25:00Z">
        <w:r w:rsidR="00B70E86">
          <w:t xml:space="preserve"> (USSC)</w:t>
        </w:r>
      </w:ins>
      <w:r w:rsidRPr="00805181">
        <w:t xml:space="preserve"> feature</w:t>
      </w:r>
      <w:r w:rsidRPr="00A527F0">
        <w:t xml:space="preserve"> is defined and implemented.</w:t>
      </w:r>
    </w:p>
    <w:p w14:paraId="1FE96FAD" w14:textId="66259878" w:rsidR="001374ED" w:rsidRPr="00A527F0" w:rsidRDefault="001374ED" w:rsidP="009D0DF9">
      <w:pPr>
        <w:spacing w:after="120" w:line="240" w:lineRule="auto"/>
        <w:jc w:val="both"/>
      </w:pPr>
      <w:r w:rsidRPr="00A527F0">
        <w:t xml:space="preserve">User </w:t>
      </w:r>
      <w:del w:id="1794" w:author="Jonathan Pritchard" w:date="2025-03-07T18:25:00Z" w16du:dateUtc="2025-03-07T18:25:00Z">
        <w:r w:rsidRPr="00A527F0" w:rsidDel="00B70E86">
          <w:delText>s</w:delText>
        </w:r>
      </w:del>
      <w:ins w:id="1795" w:author="Jonathan Pritchard" w:date="2025-03-07T18:25:00Z" w16du:dateUtc="2025-03-07T18:25:00Z">
        <w:r w:rsidR="00B70E86">
          <w:t>S</w:t>
        </w:r>
      </w:ins>
      <w:r w:rsidRPr="00A527F0">
        <w:t xml:space="preserve">electable </w:t>
      </w:r>
      <w:del w:id="1796" w:author="Jonathan Pritchard" w:date="2025-03-07T18:25:00Z" w16du:dateUtc="2025-03-07T18:25:00Z">
        <w:r w:rsidRPr="00A527F0" w:rsidDel="00B70E86">
          <w:delText>s</w:delText>
        </w:r>
      </w:del>
      <w:ins w:id="1797" w:author="Jonathan Pritchard" w:date="2025-03-07T18:25:00Z" w16du:dateUtc="2025-03-07T18:25:00Z">
        <w:r w:rsidR="00B70E86">
          <w:t>S</w:t>
        </w:r>
      </w:ins>
      <w:r w:rsidRPr="00A527F0">
        <w:t xml:space="preserve">afety </w:t>
      </w:r>
      <w:del w:id="1798" w:author="Jonathan Pritchard" w:date="2025-03-07T18:25:00Z" w16du:dateUtc="2025-03-07T18:25:00Z">
        <w:r w:rsidRPr="00A527F0" w:rsidDel="00B70E86">
          <w:delText>c</w:delText>
        </w:r>
      </w:del>
      <w:ins w:id="1799" w:author="Jonathan Pritchard" w:date="2025-03-07T18:25:00Z" w16du:dateUtc="2025-03-07T18:25:00Z">
        <w:r w:rsidR="00B70E86">
          <w:t>C</w:t>
        </w:r>
      </w:ins>
      <w:r w:rsidRPr="00A527F0">
        <w:t>ontour</w:t>
      </w:r>
      <w:ins w:id="1800" w:author="Jonathan Pritchard" w:date="2025-03-07T18:25:00Z" w16du:dateUtc="2025-03-07T18:25:00Z">
        <w:r w:rsidR="00B70E86">
          <w:t>, or USSC,</w:t>
        </w:r>
      </w:ins>
      <w:r w:rsidRPr="00A527F0">
        <w:t xml:space="preserve"> means creation of the safety contour from the bathymetric grid data based on the value set by the user.</w:t>
      </w:r>
    </w:p>
    <w:p w14:paraId="596DF160" w14:textId="599B5EB2" w:rsidR="001374ED" w:rsidRDefault="001374ED" w:rsidP="009D0DF9">
      <w:pPr>
        <w:spacing w:after="120" w:line="240" w:lineRule="auto"/>
        <w:jc w:val="both"/>
      </w:pPr>
      <w:r w:rsidRPr="005960AB">
        <w:rPr>
          <w:highlight w:val="yellow"/>
          <w:rPrChange w:id="1801" w:author="Jonathan Pritchard" w:date="2025-03-12T21:52:00Z" w16du:dateUtc="2025-03-12T21:52:00Z">
            <w:rPr/>
          </w:rPrChange>
        </w:rPr>
        <w:t xml:space="preserve">NOTE: </w:t>
      </w:r>
      <w:r w:rsidR="00DC78C7" w:rsidRPr="005960AB">
        <w:rPr>
          <w:highlight w:val="yellow"/>
          <w:rPrChange w:id="1802" w:author="Jonathan Pritchard" w:date="2025-03-12T21:52:00Z" w16du:dateUtc="2025-03-12T21:52:00Z">
            <w:rPr/>
          </w:rPrChange>
        </w:rPr>
        <w:t>On an ECDIS without the User Selectable Safety Contour feature</w:t>
      </w:r>
      <w:r w:rsidR="009604F2" w:rsidRPr="005960AB">
        <w:rPr>
          <w:highlight w:val="yellow"/>
          <w:rPrChange w:id="1803" w:author="Jonathan Pritchard" w:date="2025-03-12T21:52:00Z" w16du:dateUtc="2025-03-12T21:52:00Z">
            <w:rPr/>
          </w:rPrChange>
        </w:rPr>
        <w:t xml:space="preserve">, </w:t>
      </w:r>
      <w:r w:rsidRPr="005960AB">
        <w:rPr>
          <w:highlight w:val="yellow"/>
          <w:rPrChange w:id="1804" w:author="Jonathan Pritchard" w:date="2025-03-12T21:52:00Z" w16du:dateUtc="2025-03-12T21:52:00Z">
            <w:rPr/>
          </w:rPrChange>
        </w:rPr>
        <w:t>the user set</w:t>
      </w:r>
      <w:r w:rsidR="000C381A" w:rsidRPr="005960AB">
        <w:rPr>
          <w:highlight w:val="yellow"/>
          <w:rPrChange w:id="1805" w:author="Jonathan Pritchard" w:date="2025-03-12T21:52:00Z" w16du:dateUtc="2025-03-12T21:52:00Z">
            <w:rPr/>
          </w:rPrChange>
        </w:rPr>
        <w:t>s</w:t>
      </w:r>
      <w:r w:rsidRPr="005960AB">
        <w:rPr>
          <w:highlight w:val="yellow"/>
          <w:rPrChange w:id="1806" w:author="Jonathan Pritchard" w:date="2025-03-12T21:52:00Z" w16du:dateUtc="2025-03-12T21:52:00Z">
            <w:rPr/>
          </w:rPrChange>
        </w:rPr>
        <w:t xml:space="preserve"> the value</w:t>
      </w:r>
      <w:r w:rsidRPr="00A310A1">
        <w:t xml:space="preserve"> for the safety contour, but if the exact </w:t>
      </w:r>
      <w:r w:rsidR="00F42EC6" w:rsidRPr="00A310A1">
        <w:t xml:space="preserve">value </w:t>
      </w:r>
      <w:r w:rsidRPr="00A310A1">
        <w:t xml:space="preserve">is not found from the available depth information in S-101 or S-57 then the safety contour defaults to the next deepest which </w:t>
      </w:r>
      <w:r w:rsidR="000C381A" w:rsidRPr="00A310A1">
        <w:t>may</w:t>
      </w:r>
      <w:r w:rsidRPr="00A310A1">
        <w:t xml:space="preserve"> be over 10 m</w:t>
      </w:r>
      <w:r w:rsidR="000C381A" w:rsidRPr="00A310A1">
        <w:t>etres</w:t>
      </w:r>
      <w:r w:rsidRPr="00A310A1">
        <w:t xml:space="preserve"> deeper than the value set by the user.</w:t>
      </w:r>
      <w:r w:rsidR="002654C4" w:rsidRPr="00A310A1">
        <w:t xml:space="preserve"> The User Selectable Safety Contour feature addresses this issue</w:t>
      </w:r>
      <w:ins w:id="1807" w:author="Grant, David M (52400) CIV USN NIWC ATLANTIC VA (USA)" w:date="2025-02-26T15:06:00Z" w16du:dateUtc="2025-02-26T20:06:00Z">
        <w:r w:rsidR="00AB6797">
          <w:t>.</w:t>
        </w:r>
      </w:ins>
      <w:r w:rsidR="009604F2" w:rsidRPr="00A310A1">
        <w:t xml:space="preserve"> </w:t>
      </w:r>
    </w:p>
    <w:p w14:paraId="47BC76CF" w14:textId="72040C35" w:rsidR="002654C4" w:rsidRPr="00A310A1" w:rsidRDefault="00A310A1" w:rsidP="009D0DF9">
      <w:pPr>
        <w:spacing w:after="120" w:line="240" w:lineRule="auto"/>
        <w:jc w:val="both"/>
      </w:pPr>
      <w:r w:rsidRPr="00A310A1">
        <w:t xml:space="preserve">The contents of this </w:t>
      </w:r>
      <w:del w:id="1808" w:author="Jonathan Pritchard" w:date="2025-03-07T18:26:00Z" w16du:dateUtc="2025-03-07T18:26:00Z">
        <w:r w:rsidRPr="00A310A1" w:rsidDel="00B70E86">
          <w:delText>a</w:delText>
        </w:r>
      </w:del>
      <w:ins w:id="1809" w:author="Jonathan Pritchard" w:date="2025-03-07T18:26:00Z" w16du:dateUtc="2025-03-07T18:26:00Z">
        <w:r w:rsidR="00B70E86">
          <w:t>A</w:t>
        </w:r>
      </w:ins>
      <w:r w:rsidRPr="00A310A1">
        <w:t xml:space="preserve">ppendix are not currently integrated </w:t>
      </w:r>
      <w:del w:id="1810" w:author="Grant, David M (52400) CIV USN NIWC ATLANTIC VA (USA)" w:date="2025-02-26T15:06:00Z" w16du:dateUtc="2025-02-26T20:06:00Z">
        <w:r w:rsidRPr="00A310A1" w:rsidDel="00043A42">
          <w:delText xml:space="preserve">in </w:delText>
        </w:r>
      </w:del>
      <w:ins w:id="1811" w:author="Grant, David M (52400) CIV USN NIWC ATLANTIC VA (USA)" w:date="2025-02-26T15:06:00Z" w16du:dateUtc="2025-02-26T20:06:00Z">
        <w:r w:rsidR="00043A42">
          <w:t>with</w:t>
        </w:r>
        <w:r w:rsidR="00043A42" w:rsidRPr="00A310A1">
          <w:t xml:space="preserve"> </w:t>
        </w:r>
      </w:ins>
      <w:r w:rsidRPr="00A310A1">
        <w:t xml:space="preserve">the existing S-100 portrayal mechanisms specified in S-100 </w:t>
      </w:r>
      <w:ins w:id="1812" w:author="Jonathan Pritchard" w:date="2025-03-07T18:27:00Z" w16du:dateUtc="2025-03-07T18:27:00Z">
        <w:r w:rsidR="00B70E86">
          <w:t xml:space="preserve">Edition 5.2.0 </w:t>
        </w:r>
      </w:ins>
      <w:r w:rsidRPr="00A310A1">
        <w:t>Part 9. This may be rectified in future editions of S-100</w:t>
      </w:r>
      <w:r>
        <w:t>. Until then, this appendix contains the normative specification for these features and may use different language, terms and conventions than S-100 itself.</w:t>
      </w:r>
      <w:r w:rsidRPr="00A310A1">
        <w:t xml:space="preserve"> </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60BFD5F9" w:rsidR="001374ED" w:rsidRPr="00A527F0" w:rsidRDefault="001374ED" w:rsidP="00AE2737">
      <w:pPr>
        <w:pStyle w:val="ListParagraph"/>
        <w:numPr>
          <w:ilvl w:val="0"/>
          <w:numId w:val="71"/>
        </w:numPr>
        <w:spacing w:after="60" w:line="240" w:lineRule="auto"/>
        <w:jc w:val="both"/>
      </w:pPr>
      <w:r w:rsidRPr="00A527F0">
        <w:t xml:space="preserve">Suppression of </w:t>
      </w:r>
      <w:del w:id="1813" w:author="Jonathan Pritchard" w:date="2025-03-07T18:28:00Z" w16du:dateUtc="2025-03-07T18:28:00Z">
        <w:r w:rsidRPr="00A527F0" w:rsidDel="00B70E86">
          <w:delText xml:space="preserve">certain </w:delText>
        </w:r>
      </w:del>
      <w:ins w:id="1814" w:author="Jonathan Pritchard" w:date="2025-03-07T18:28:00Z" w16du:dateUtc="2025-03-07T18:28:00Z">
        <w:r w:rsidR="00B70E86">
          <w:t>specific</w:t>
        </w:r>
        <w:r w:rsidR="00B70E86" w:rsidRPr="00A527F0">
          <w:t xml:space="preserve"> </w:t>
        </w:r>
      </w:ins>
      <w:r w:rsidRPr="00A527F0">
        <w:t xml:space="preserve">S-101 </w:t>
      </w:r>
      <w:r w:rsidRPr="00CA1B90">
        <w:rPr>
          <w:highlight w:val="yellow"/>
          <w:rPrChange w:id="1815" w:author="Jonathan Pritchard" w:date="2025-03-14T13:54:00Z" w16du:dateUtc="2025-03-14T13:54:00Z">
            <w:rPr/>
          </w:rPrChange>
        </w:rPr>
        <w:t>features</w:t>
      </w:r>
      <w:r w:rsidRPr="00A527F0">
        <w:t xml:space="preserve">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2FCD726B"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 xml:space="preserve">be surrounded by a boundary line using colour token </w:t>
      </w:r>
      <w:commentRangeStart w:id="1816"/>
      <w:r w:rsidRPr="00A527F0">
        <w:t>DEPWL</w:t>
      </w:r>
      <w:commentRangeEnd w:id="1816"/>
      <w:r w:rsidR="00850978">
        <w:rPr>
          <w:rStyle w:val="CommentReference"/>
        </w:rPr>
        <w:commentReference w:id="1816"/>
      </w:r>
      <w:r w:rsidRPr="00B812CA">
        <w:rPr>
          <w:rStyle w:val="FootnoteReference"/>
          <w:noProof w:val="0"/>
          <w:sz w:val="20"/>
          <w:vertAlign w:val="superscript"/>
          <w:lang w:val="en-GB"/>
        </w:rPr>
        <w:footnoteReference w:id="4"/>
      </w:r>
      <w:r w:rsidRPr="00A527F0">
        <w:t xml:space="preserve">  see </w:t>
      </w:r>
      <w:r w:rsidR="000C381A" w:rsidRPr="00A527F0">
        <w:t>F</w:t>
      </w:r>
      <w:r w:rsidRPr="00A527F0">
        <w:t xml:space="preserve">igure </w:t>
      </w:r>
      <w:ins w:id="1817" w:author="Jonathan Pritchard" w:date="2025-03-10T06:56:00Z" w16du:dateUtc="2025-03-10T06:56:00Z">
        <w:r w:rsidR="00EB3601">
          <w:t>D</w:t>
        </w:r>
      </w:ins>
      <w:del w:id="1818" w:author="Jonathan Pritchard" w:date="2025-03-10T06:56:00Z" w16du:dateUtc="2025-03-10T06:56:00Z">
        <w:r w:rsidR="0050181D" w:rsidRPr="00A527F0" w:rsidDel="00EB3601">
          <w:delText>C</w:delText>
        </w:r>
      </w:del>
      <w:r w:rsidR="0050181D" w:rsidRPr="00A527F0">
        <w:t>-</w:t>
      </w:r>
      <w:del w:id="1819" w:author="Jonathan Pritchard" w:date="2025-03-10T06:56:00Z" w16du:dateUtc="2025-03-10T06:56:00Z">
        <w:r w:rsidR="0050181D" w:rsidRPr="00A527F0" w:rsidDel="00EB3601">
          <w:delText>4</w:delText>
        </w:r>
      </w:del>
      <w:ins w:id="1820" w:author="Jonathan Pritchard" w:date="2025-03-10T06:56:00Z" w16du:dateUtc="2025-03-10T06:56:00Z">
        <w:r w:rsidR="00EB3601">
          <w:t>1</w:t>
        </w:r>
      </w:ins>
      <w:r w:rsidR="0050181D" w:rsidRPr="00A527F0">
        <w:t>-</w:t>
      </w:r>
      <w:r w:rsidRPr="00A527F0">
        <w:t>1.</w:t>
      </w:r>
    </w:p>
    <w:p w14:paraId="4B46B756"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6A080E23" w:rsidR="001374ED" w:rsidRPr="00A527F0" w:rsidRDefault="001374ED" w:rsidP="00AB3A55">
      <w:pPr>
        <w:pStyle w:val="Caption"/>
        <w:spacing w:after="120" w:line="240" w:lineRule="auto"/>
        <w:jc w:val="center"/>
      </w:pPr>
      <w:r w:rsidRPr="00A527F0">
        <w:t xml:space="preserve">Figure </w:t>
      </w:r>
      <w:ins w:id="1821" w:author="Jonathan Pritchard" w:date="2025-03-10T06:54:00Z" w16du:dateUtc="2025-03-10T06:54:00Z">
        <w:r w:rsidR="00EB3601">
          <w:t>D</w:t>
        </w:r>
      </w:ins>
      <w:del w:id="1822" w:author="Jonathan Pritchard" w:date="2025-03-10T06:54:00Z" w16du:dateUtc="2025-03-10T06:54:00Z">
        <w:r w:rsidR="0050181D" w:rsidRPr="00A527F0" w:rsidDel="00EB3601">
          <w:delText>C-4</w:delText>
        </w:r>
      </w:del>
      <w:r w:rsidR="0050181D" w:rsidRPr="00A527F0">
        <w:t>-</w:t>
      </w:r>
      <w:ins w:id="1823" w:author="Jonathan Pritchard" w:date="2025-03-10T06:55:00Z" w16du:dateUtc="2025-03-10T06:55:00Z">
        <w:r w:rsidR="00EB3601">
          <w:t>1-</w:t>
        </w:r>
      </w:ins>
      <w:r w:rsidR="0050181D" w:rsidRPr="00A527F0">
        <w:t>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A310A1">
      <w:pPr>
        <w:pStyle w:val="Heading2"/>
        <w:numPr>
          <w:ilvl w:val="1"/>
          <w:numId w:val="237"/>
        </w:numPr>
      </w:pPr>
      <w:bookmarkStart w:id="1824" w:name="_Toc188968687"/>
      <w:bookmarkStart w:id="1825" w:name="_Toc88852882"/>
      <w:bookmarkStart w:id="1826" w:name="_Toc98339990"/>
      <w:bookmarkStart w:id="1827" w:name="_Toc98340366"/>
      <w:r w:rsidRPr="00A527F0">
        <w:t>Data Constraints</w:t>
      </w:r>
      <w:bookmarkEnd w:id="1824"/>
    </w:p>
    <w:bookmarkEnd w:id="1825"/>
    <w:bookmarkEnd w:id="1826"/>
    <w:bookmarkEnd w:id="1827"/>
    <w:p w14:paraId="7E219847" w14:textId="7AE0E95F" w:rsidR="00A310A1" w:rsidRDefault="00A310A1" w:rsidP="00AE2737">
      <w:pPr>
        <w:pStyle w:val="ListParagraph"/>
        <w:numPr>
          <w:ilvl w:val="0"/>
          <w:numId w:val="72"/>
        </w:numPr>
        <w:spacing w:after="120" w:line="240" w:lineRule="auto"/>
        <w:ind w:left="284" w:hanging="284"/>
        <w:jc w:val="both"/>
      </w:pPr>
      <w:commentRangeStart w:id="1828"/>
      <w:r>
        <w:t>Portrayal of S-102 data</w:t>
      </w:r>
      <w:ins w:id="1829" w:author="jon pritchard" w:date="2025-03-25T06:09:00Z" w16du:dateUtc="2025-03-25T05:09:00Z">
        <w:r w:rsidR="002006F4">
          <w:t xml:space="preserve"> and application of USSC</w:t>
        </w:r>
      </w:ins>
      <w:r>
        <w:t xml:space="preserve"> </w:t>
      </w:r>
      <w:ins w:id="1830" w:author="jon pritchard" w:date="2025-03-25T06:09:00Z" w16du:dateUtc="2025-03-25T05:09:00Z">
        <w:r w:rsidR="002006F4">
          <w:t>must be</w:t>
        </w:r>
      </w:ins>
      <w:del w:id="1831" w:author="jon pritchard" w:date="2025-03-25T06:09:00Z" w16du:dateUtc="2025-03-25T05:09:00Z">
        <w:r w:rsidDel="002006F4">
          <w:delText>is</w:delText>
        </w:r>
      </w:del>
      <w:r>
        <w:t xml:space="preserve"> restricted by minimum and maximum display scale values contained in the exchange catalogue as specified </w:t>
      </w:r>
      <w:r w:rsidRPr="005C3EE9">
        <w:t>in</w:t>
      </w:r>
      <w:r w:rsidR="00F87E8E" w:rsidRPr="005C3EE9">
        <w:t xml:space="preserve"> Section</w:t>
      </w:r>
      <w:ins w:id="1832" w:author="Jonathan Pritchard" w:date="2025-03-10T12:47:00Z" w16du:dateUtc="2025-03-10T12:47:00Z">
        <w:r w:rsidR="005C3EE9" w:rsidRPr="005C3EE9">
          <w:rPr>
            <w:rPrChange w:id="1833" w:author="Jonathan Pritchard" w:date="2025-03-10T12:48:00Z" w16du:dateUtc="2025-03-10T12:48:00Z">
              <w:rPr>
                <w:highlight w:val="yellow"/>
              </w:rPr>
            </w:rPrChange>
          </w:rPr>
          <w:t xml:space="preserve"> </w:t>
        </w:r>
        <w:r w:rsidR="005C3EE9" w:rsidRPr="005C3EE9">
          <w:rPr>
            <w:rPrChange w:id="1834" w:author="Jonathan Pritchard" w:date="2025-03-10T12:48:00Z" w16du:dateUtc="2025-03-10T12:48:00Z">
              <w:rPr>
                <w:highlight w:val="yellow"/>
              </w:rPr>
            </w:rPrChange>
          </w:rPr>
          <w:fldChar w:fldCharType="begin"/>
        </w:r>
        <w:r w:rsidR="005C3EE9" w:rsidRPr="005C3EE9">
          <w:rPr>
            <w:rPrChange w:id="1835" w:author="Jonathan Pritchard" w:date="2025-03-10T12:48:00Z" w16du:dateUtc="2025-03-10T12:48:00Z">
              <w:rPr>
                <w:highlight w:val="yellow"/>
              </w:rPr>
            </w:rPrChange>
          </w:rPr>
          <w:instrText xml:space="preserve"> REF _Ref192503285 \r \h </w:instrText>
        </w:r>
      </w:ins>
      <w:r w:rsidR="005C3EE9">
        <w:instrText xml:space="preserve"> \* MERGEFORMAT </w:instrText>
      </w:r>
      <w:ins w:id="1836" w:author="Jonathan Pritchard" w:date="2025-03-10T12:47:00Z" w16du:dateUtc="2025-03-10T12:47:00Z">
        <w:r w:rsidR="005C3EE9" w:rsidRPr="005C3EE9">
          <w:rPr>
            <w:rPrChange w:id="1837" w:author="Jonathan Pritchard" w:date="2025-03-10T12:48:00Z" w16du:dateUtc="2025-03-10T12:48:00Z">
              <w:rPr>
                <w:highlight w:val="yellow"/>
              </w:rPr>
            </w:rPrChange>
          </w:rPr>
          <w:fldChar w:fldCharType="separate"/>
        </w:r>
        <w:r w:rsidR="005C3EE9" w:rsidRPr="005C3EE9">
          <w:rPr>
            <w:rPrChange w:id="1838" w:author="Jonathan Pritchard" w:date="2025-03-10T12:48:00Z" w16du:dateUtc="2025-03-10T12:48:00Z">
              <w:rPr>
                <w:highlight w:val="yellow"/>
              </w:rPr>
            </w:rPrChange>
          </w:rPr>
          <w:t>12.2</w:t>
        </w:r>
        <w:r w:rsidR="005C3EE9" w:rsidRPr="005C3EE9">
          <w:rPr>
            <w:rPrChange w:id="1839" w:author="Jonathan Pritchard" w:date="2025-03-10T12:48:00Z" w16du:dateUtc="2025-03-10T12:48:00Z">
              <w:rPr>
                <w:highlight w:val="yellow"/>
              </w:rPr>
            </w:rPrChange>
          </w:rPr>
          <w:fldChar w:fldCharType="end"/>
        </w:r>
      </w:ins>
      <w:del w:id="1840" w:author="Jonathan Pritchard" w:date="2025-03-10T12:48:00Z" w16du:dateUtc="2025-03-10T12:48:00Z">
        <w:r w:rsidRPr="005C3EE9" w:rsidDel="005C3EE9">
          <w:delText xml:space="preserve"> </w:delText>
        </w:r>
        <w:r w:rsidR="00F87E8E" w:rsidRPr="005C3EE9" w:rsidDel="005C3EE9">
          <w:fldChar w:fldCharType="begin"/>
        </w:r>
        <w:r w:rsidR="00F87E8E" w:rsidRPr="005C3EE9" w:rsidDel="005C3EE9">
          <w:delInstrText xml:space="preserve"> REF _Ref188951485 \r \h </w:delInstrText>
        </w:r>
        <w:r w:rsidR="00EB3601" w:rsidRPr="005C3EE9" w:rsidDel="005C3EE9">
          <w:rPr>
            <w:rPrChange w:id="1841" w:author="Jonathan Pritchard" w:date="2025-03-10T12:48:00Z" w16du:dateUtc="2025-03-10T12:48:00Z">
              <w:rPr>
                <w:highlight w:val="yellow"/>
              </w:rPr>
            </w:rPrChange>
          </w:rPr>
          <w:delInstrText xml:space="preserve"> \* MERGEFORMAT </w:delInstrText>
        </w:r>
        <w:r w:rsidR="00F87E8E" w:rsidRPr="005C3EE9" w:rsidDel="005C3EE9">
          <w:fldChar w:fldCharType="separate"/>
        </w:r>
        <w:r w:rsidR="00F87E8E" w:rsidRPr="005C3EE9" w:rsidDel="005C3EE9">
          <w:delText>6</w:delText>
        </w:r>
        <w:r w:rsidR="00F87E8E" w:rsidRPr="005C3EE9" w:rsidDel="005C3EE9">
          <w:fldChar w:fldCharType="end"/>
        </w:r>
      </w:del>
      <w:commentRangeEnd w:id="1828"/>
      <w:r w:rsidR="0036245F" w:rsidRPr="005C3EE9">
        <w:rPr>
          <w:rStyle w:val="CommentReference"/>
        </w:rPr>
        <w:commentReference w:id="1828"/>
      </w:r>
      <w:ins w:id="1842" w:author="Jonathan Pritchard" w:date="2025-03-07T18:33:00Z" w16du:dateUtc="2025-03-07T18:33:00Z">
        <w:r w:rsidR="002A3AC1" w:rsidRPr="005C3EE9">
          <w:t>.</w:t>
        </w:r>
      </w:ins>
    </w:p>
    <w:p w14:paraId="6E382023" w14:textId="51E6F08B" w:rsidR="001374ED" w:rsidRDefault="001374ED" w:rsidP="00AE2737">
      <w:pPr>
        <w:pStyle w:val="ListParagraph"/>
        <w:numPr>
          <w:ilvl w:val="0"/>
          <w:numId w:val="72"/>
        </w:numPr>
        <w:spacing w:after="120" w:line="240" w:lineRule="auto"/>
        <w:ind w:left="284" w:hanging="284"/>
        <w:jc w:val="both"/>
      </w:pPr>
      <w:r w:rsidRPr="00A527F0">
        <w:t xml:space="preserve">Coverage – S-102 data is not expected to overlap, but in case of overlap the ECDIS </w:t>
      </w:r>
      <w:r w:rsidR="00494635">
        <w:t>must</w:t>
      </w:r>
      <w:r w:rsidR="00494635" w:rsidRPr="00A527F0">
        <w:t xml:space="preserve"> </w:t>
      </w:r>
      <w:r w:rsidRPr="00A527F0">
        <w:t xml:space="preserve">indicate an overlap by the text “OVERLAP” and the user </w:t>
      </w:r>
      <w:r w:rsidR="00494635">
        <w:t>must</w:t>
      </w:r>
      <w:r w:rsidR="00494635" w:rsidRPr="00A527F0">
        <w:t xml:space="preserve"> </w:t>
      </w:r>
      <w:r w:rsidRPr="00A527F0">
        <w:t>have the ability to select which producer in the overlapped area has priority and will be selected for processing safety contour.</w:t>
      </w:r>
    </w:p>
    <w:p w14:paraId="2C16F441" w14:textId="69E2D7EF" w:rsidR="0018296E" w:rsidRDefault="0018296E" w:rsidP="0018296E">
      <w:pPr>
        <w:pStyle w:val="ListParagraph"/>
        <w:numPr>
          <w:ilvl w:val="1"/>
          <w:numId w:val="72"/>
        </w:numPr>
        <w:spacing w:after="120" w:line="240" w:lineRule="auto"/>
        <w:jc w:val="both"/>
      </w:pPr>
      <w:r>
        <w:t xml:space="preserve">Overlaps are strictly defined </w:t>
      </w:r>
      <w:r w:rsidR="00A310A1">
        <w:t xml:space="preserve">as those </w:t>
      </w:r>
      <w:r>
        <w:t xml:space="preserve">between grid cells containing data, as opposed to grid cells with no-data </w:t>
      </w:r>
      <w:r w:rsidR="00A310A1">
        <w:t xml:space="preserve">(fill) </w:t>
      </w:r>
      <w:r>
        <w:t>values. Both individual datasets and separate datasets may overlap, most commonly at national borders, but also in areas where there are multiple vertical datums within a single dataset. In these cases</w:t>
      </w:r>
    </w:p>
    <w:p w14:paraId="4EF09657" w14:textId="3DFCDB61" w:rsidR="0018296E" w:rsidRDefault="0018296E" w:rsidP="0018296E">
      <w:pPr>
        <w:pStyle w:val="ListParagraph"/>
        <w:numPr>
          <w:ilvl w:val="2"/>
          <w:numId w:val="72"/>
        </w:numPr>
        <w:spacing w:after="120" w:line="240" w:lineRule="auto"/>
        <w:jc w:val="both"/>
      </w:pPr>
      <w:r>
        <w:t xml:space="preserve">Overlaps within the same dataset (in areas with multiple vertical datums) the overlap must be resolved by taking the </w:t>
      </w:r>
      <w:proofErr w:type="spellStart"/>
      <w:r>
        <w:t>shoalest</w:t>
      </w:r>
      <w:proofErr w:type="spellEnd"/>
      <w:r>
        <w:t xml:space="preserve"> value</w:t>
      </w:r>
      <w:r w:rsidR="00A310A1">
        <w:t xml:space="preserve"> (including vertical uncertainty)</w:t>
      </w:r>
      <w:r>
        <w:t xml:space="preserve"> for each grid cell within the intersection. This is also used to resolve situations when the </w:t>
      </w:r>
      <w:ins w:id="1843" w:author="Jonathan Pritchard" w:date="2025-03-07T18:28:00Z" w16du:dateUtc="2025-03-07T18:28:00Z">
        <w:r w:rsidR="002A3AC1">
          <w:t>Mariner Selected Viewing Scale (</w:t>
        </w:r>
      </w:ins>
      <w:r>
        <w:t>MSVS</w:t>
      </w:r>
      <w:ins w:id="1844" w:author="Jonathan Pritchard" w:date="2025-03-07T18:28:00Z" w16du:dateUtc="2025-03-07T18:28:00Z">
        <w:r w:rsidR="002A3AC1">
          <w:t>)</w:t>
        </w:r>
      </w:ins>
      <w:r>
        <w:t xml:space="preserve"> means that multiple grid cells are </w:t>
      </w:r>
      <w:r w:rsidR="00494635">
        <w:t xml:space="preserve">to be </w:t>
      </w:r>
      <w:r>
        <w:t>portrayed at the same screen position (the common point rule) – most often when the grid is being portrayed at a smaller zoom scale than the dataset resolution.</w:t>
      </w:r>
    </w:p>
    <w:p w14:paraId="62B8B28E" w14:textId="01FE6ACA" w:rsidR="0018296E" w:rsidRPr="00A527F0" w:rsidRDefault="0018296E" w:rsidP="002D7DEE">
      <w:pPr>
        <w:pStyle w:val="ListParagraph"/>
        <w:numPr>
          <w:ilvl w:val="2"/>
          <w:numId w:val="72"/>
        </w:numPr>
        <w:spacing w:after="120" w:line="240" w:lineRule="auto"/>
        <w:jc w:val="both"/>
      </w:pPr>
      <w:r>
        <w:t xml:space="preserve">Overlaps between different producers. The end user </w:t>
      </w:r>
      <w:commentRangeStart w:id="1845"/>
      <w:r>
        <w:t xml:space="preserve">must be </w:t>
      </w:r>
      <w:del w:id="1846" w:author="jon pritchard" w:date="2025-03-25T06:09:00Z" w16du:dateUtc="2025-03-25T05:09:00Z">
        <w:r w:rsidDel="002006F4">
          <w:delText>asked to choose</w:delText>
        </w:r>
        <w:commentRangeEnd w:id="1845"/>
        <w:r w:rsidR="0091439E" w:rsidDel="002006F4">
          <w:rPr>
            <w:rStyle w:val="CommentReference"/>
          </w:rPr>
          <w:commentReference w:id="1845"/>
        </w:r>
      </w:del>
      <w:ins w:id="1847" w:author="jon pritchard" w:date="2025-03-25T06:09:00Z" w16du:dateUtc="2025-03-25T05:09:00Z">
        <w:r w:rsidR="002006F4">
          <w:t>able to s</w:t>
        </w:r>
      </w:ins>
      <w:ins w:id="1848" w:author="jon pritchard" w:date="2025-03-25T06:10:00Z" w16du:dateUtc="2025-03-25T05:10:00Z">
        <w:r w:rsidR="002006F4">
          <w:t>elect</w:t>
        </w:r>
      </w:ins>
      <w:r>
        <w:t xml:space="preserve"> which dataset (or data producer) they wish to use.</w:t>
      </w:r>
    </w:p>
    <w:p w14:paraId="7A35D326" w14:textId="4D3B7FEA" w:rsidR="001374ED" w:rsidRPr="00A527F0" w:rsidRDefault="001374ED" w:rsidP="00AE2737">
      <w:pPr>
        <w:pStyle w:val="ListParagraph"/>
        <w:numPr>
          <w:ilvl w:val="0"/>
          <w:numId w:val="72"/>
        </w:numPr>
        <w:spacing w:after="120" w:line="240" w:lineRule="auto"/>
        <w:ind w:left="284" w:hanging="284"/>
        <w:jc w:val="both"/>
      </w:pPr>
      <w:commentRangeStart w:id="1849"/>
      <w:r w:rsidRPr="00A527F0">
        <w:rPr>
          <w:rFonts w:cs="Calibri"/>
          <w:color w:val="000000"/>
          <w:shd w:val="clear" w:color="auto" w:fill="FFFFFF"/>
        </w:rPr>
        <w:t xml:space="preserve">No complex interpolation is </w:t>
      </w:r>
      <w:del w:id="1850" w:author="Jonathan Pritchard" w:date="2025-03-07T18:29:00Z" w16du:dateUtc="2025-03-07T18:29:00Z">
        <w:r w:rsidRPr="00A527F0" w:rsidDel="002A3AC1">
          <w:rPr>
            <w:rFonts w:cs="Calibri"/>
            <w:color w:val="000000"/>
            <w:shd w:val="clear" w:color="auto" w:fill="FFFFFF"/>
          </w:rPr>
          <w:delText xml:space="preserve">done </w:delText>
        </w:r>
      </w:del>
      <w:ins w:id="1851" w:author="Jonathan Pritchard" w:date="2025-03-07T18:29:00Z" w16du:dateUtc="2025-03-07T18:29:00Z">
        <w:del w:id="1852" w:author="jon pritchard" w:date="2025-03-25T06:10:00Z" w16du:dateUtc="2025-03-25T05:10:00Z">
          <w:r w:rsidR="002A3AC1" w:rsidDel="002006F4">
            <w:rPr>
              <w:rFonts w:cs="Calibri"/>
              <w:color w:val="000000"/>
              <w:shd w:val="clear" w:color="auto" w:fill="FFFFFF"/>
            </w:rPr>
            <w:delText>performed</w:delText>
          </w:r>
        </w:del>
      </w:ins>
      <w:ins w:id="1853" w:author="jon pritchard" w:date="2025-03-25T06:10:00Z" w16du:dateUtc="2025-03-25T05:10:00Z">
        <w:r w:rsidR="002006F4">
          <w:rPr>
            <w:rFonts w:cs="Calibri"/>
            <w:color w:val="000000"/>
            <w:shd w:val="clear" w:color="auto" w:fill="FFFFFF"/>
          </w:rPr>
          <w:t>required</w:t>
        </w:r>
      </w:ins>
      <w:ins w:id="1854" w:author="Jonathan Pritchard" w:date="2025-03-07T18:29:00Z" w16du:dateUtc="2025-03-07T18:29:00Z">
        <w:r w:rsidR="002A3AC1" w:rsidRPr="00A527F0">
          <w:rPr>
            <w:rFonts w:cs="Calibri"/>
            <w:color w:val="000000"/>
            <w:shd w:val="clear" w:color="auto" w:fill="FFFFFF"/>
          </w:rPr>
          <w:t xml:space="preserve"> </w:t>
        </w:r>
      </w:ins>
      <w:r w:rsidRPr="00A527F0">
        <w:rPr>
          <w:rFonts w:cs="Calibri"/>
          <w:color w:val="000000"/>
          <w:shd w:val="clear" w:color="auto" w:fill="FFFFFF"/>
        </w:rPr>
        <w:t xml:space="preserve">between points in the S-102 grid. </w:t>
      </w:r>
      <w:commentRangeEnd w:id="1849"/>
      <w:r w:rsidR="0029770B">
        <w:rPr>
          <w:rStyle w:val="CommentReference"/>
        </w:rPr>
        <w:commentReference w:id="1849"/>
      </w:r>
      <w:r w:rsidRPr="00A527F0">
        <w:rPr>
          <w:rFonts w:cs="Calibri"/>
          <w:color w:val="000000"/>
          <w:shd w:val="clear" w:color="auto" w:fill="FFFFFF"/>
        </w:rPr>
        <w:t xml:space="preserve">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w:t>
      </w:r>
      <w:del w:id="1855" w:author="Jonathan Pritchard" w:date="2025-03-11T16:18:00Z" w16du:dateUtc="2025-03-11T16:18:00Z">
        <w:r w:rsidRPr="00A527F0" w:rsidDel="009D5976">
          <w:rPr>
            <w:rFonts w:cs="Calibri"/>
            <w:color w:val="000000"/>
            <w:shd w:val="clear" w:color="auto" w:fill="FFFFFF"/>
          </w:rPr>
          <w:delText xml:space="preserve">the following </w:delText>
        </w:r>
      </w:del>
      <w:r w:rsidR="00AB3A55" w:rsidRPr="00A527F0">
        <w:rPr>
          <w:rFonts w:cs="Calibri"/>
          <w:color w:val="000000"/>
          <w:shd w:val="clear" w:color="auto" w:fill="FFFFFF"/>
        </w:rPr>
        <w:t>Figure</w:t>
      </w:r>
      <w:ins w:id="1856" w:author="Jonathan Pritchard" w:date="2025-03-10T06:56:00Z" w16du:dateUtc="2025-03-10T06:56:00Z">
        <w:r w:rsidR="00EB3601">
          <w:rPr>
            <w:rFonts w:cs="Calibri"/>
            <w:color w:val="000000"/>
            <w:shd w:val="clear" w:color="auto" w:fill="FFFFFF"/>
          </w:rPr>
          <w:t>s</w:t>
        </w:r>
      </w:ins>
      <w:ins w:id="1857" w:author="Jonathan Pritchard" w:date="2025-03-11T16:18:00Z" w16du:dateUtc="2025-03-11T16:18:00Z">
        <w:r w:rsidR="009D5976">
          <w:rPr>
            <w:rFonts w:cs="Calibri"/>
            <w:color w:val="000000"/>
            <w:shd w:val="clear" w:color="auto" w:fill="FFFFFF"/>
          </w:rPr>
          <w:t xml:space="preserve"> D-1-2 and D-1-3</w:t>
        </w:r>
      </w:ins>
      <w:r w:rsidR="00AB3A55" w:rsidRPr="00A527F0">
        <w:rPr>
          <w:rFonts w:cs="Calibri"/>
          <w:color w:val="000000"/>
          <w:shd w:val="clear" w:color="auto" w:fill="FFFFFF"/>
        </w:rPr>
        <w:t>:</w:t>
      </w:r>
    </w:p>
    <w:p w14:paraId="56DFE15E" w14:textId="77777777" w:rsidR="001374ED" w:rsidRPr="00A527F0" w:rsidRDefault="001374ED" w:rsidP="004E61EE">
      <w:pPr>
        <w:pStyle w:val="ListParagraph"/>
        <w:keepNext/>
        <w:spacing w:line="240" w:lineRule="auto"/>
        <w:jc w:val="center"/>
      </w:pPr>
      <w:r w:rsidRPr="00B812CA">
        <w:rPr>
          <w:noProof/>
          <w:lang w:eastAsia="fr-FR"/>
        </w:rPr>
        <w:lastRenderedPageBreak/>
        <w:drawing>
          <wp:inline distT="0" distB="0" distL="0" distR="0" wp14:anchorId="25373021" wp14:editId="1691483B">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7B44F8FD" w:rsidR="001374ED" w:rsidRPr="00A527F0" w:rsidRDefault="001374ED" w:rsidP="00AB3A55">
      <w:pPr>
        <w:pStyle w:val="Caption"/>
        <w:spacing w:after="120" w:line="240" w:lineRule="auto"/>
        <w:jc w:val="center"/>
      </w:pPr>
      <w:r w:rsidRPr="00A527F0">
        <w:t xml:space="preserve">Figure </w:t>
      </w:r>
      <w:ins w:id="1858" w:author="Jonathan Pritchard" w:date="2025-03-07T18:32:00Z" w16du:dateUtc="2025-03-07T18:32:00Z">
        <w:r w:rsidR="002A3AC1">
          <w:t>D</w:t>
        </w:r>
      </w:ins>
      <w:del w:id="1859" w:author="Jonathan Pritchard" w:date="2025-03-07T18:32:00Z" w16du:dateUtc="2025-03-07T18:32:00Z">
        <w:r w:rsidR="0050181D" w:rsidRPr="00A527F0" w:rsidDel="002A3AC1">
          <w:delText>C</w:delText>
        </w:r>
      </w:del>
      <w:del w:id="1860" w:author="Jonathan Pritchard" w:date="2025-03-10T06:55:00Z" w16du:dateUtc="2025-03-10T06:55:00Z">
        <w:r w:rsidR="0050181D" w:rsidRPr="00A527F0" w:rsidDel="00EB3601">
          <w:delText>-4</w:delText>
        </w:r>
      </w:del>
      <w:r w:rsidR="0050181D" w:rsidRPr="00A527F0">
        <w:t>-</w:t>
      </w:r>
      <w:ins w:id="1861" w:author="Jonathan Pritchard" w:date="2025-03-10T06:56:00Z" w16du:dateUtc="2025-03-10T06:56:00Z">
        <w:r w:rsidR="00EB3601">
          <w:t>1-</w:t>
        </w:r>
      </w:ins>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3A63827A">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6BCACD0B" w:rsidR="001374ED" w:rsidRPr="00A527F0" w:rsidRDefault="001374ED" w:rsidP="00EB3601">
      <w:pPr>
        <w:pStyle w:val="Caption"/>
        <w:spacing w:after="120" w:line="240" w:lineRule="auto"/>
        <w:jc w:val="center"/>
      </w:pPr>
      <w:r w:rsidRPr="00A527F0">
        <w:t xml:space="preserve">Figure </w:t>
      </w:r>
      <w:ins w:id="1862" w:author="Jonathan Pritchard" w:date="2025-03-07T18:32:00Z" w16du:dateUtc="2025-03-07T18:32:00Z">
        <w:r w:rsidR="002A3AC1">
          <w:t>D</w:t>
        </w:r>
      </w:ins>
      <w:ins w:id="1863" w:author="Jonathan Pritchard" w:date="2025-03-10T06:56:00Z" w16du:dateUtc="2025-03-10T06:56:00Z">
        <w:r w:rsidR="00EB3601">
          <w:t>-1</w:t>
        </w:r>
      </w:ins>
      <w:ins w:id="1864" w:author="Jonathan Pritchard" w:date="2025-03-07T18:32:00Z" w16du:dateUtc="2025-03-07T18:32:00Z">
        <w:r w:rsidR="002A3AC1">
          <w:t>-</w:t>
        </w:r>
      </w:ins>
      <w:del w:id="1865" w:author="Jonathan Pritchard" w:date="2025-03-07T18:31:00Z" w16du:dateUtc="2025-03-07T18:31:00Z">
        <w:r w:rsidR="0050181D" w:rsidRPr="00A527F0" w:rsidDel="002A3AC1">
          <w:delText>C-</w:delText>
        </w:r>
      </w:del>
      <w:del w:id="1866" w:author="Jonathan Pritchard" w:date="2025-03-10T06:55:00Z" w16du:dateUtc="2025-03-10T06:55:00Z">
        <w:r w:rsidR="0050181D" w:rsidRPr="00A527F0" w:rsidDel="00EB3601">
          <w:delText>4-</w:delText>
        </w:r>
      </w:del>
      <w:r w:rsidRPr="00A527F0">
        <w:t>3</w:t>
      </w:r>
      <w:r w:rsidR="00EB7911" w:rsidRPr="00A527F0">
        <w:t xml:space="preserve"> -</w:t>
      </w:r>
      <w:r w:rsidRPr="00A527F0">
        <w:t xml:space="preserve"> Extents of each S-102 points </w:t>
      </w:r>
      <w:ins w:id="1867" w:author="Jonathan Pritchard" w:date="2025-03-10T06:55:00Z" w16du:dateUtc="2025-03-10T06:55:00Z">
        <w:r w:rsidR="00EB3601">
          <w:br/>
        </w:r>
      </w:ins>
      <w:r w:rsidRPr="00A527F0">
        <w:t>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7A56DABD" w:rsidR="001374ED" w:rsidRDefault="001374ED" w:rsidP="00AE2737">
      <w:pPr>
        <w:pStyle w:val="ListParagraph"/>
        <w:numPr>
          <w:ilvl w:val="0"/>
          <w:numId w:val="72"/>
        </w:numPr>
        <w:spacing w:after="120" w:line="240" w:lineRule="auto"/>
        <w:ind w:left="284" w:hanging="284"/>
        <w:jc w:val="both"/>
      </w:pPr>
      <w:r w:rsidRPr="00A527F0">
        <w:t>User Select</w:t>
      </w:r>
      <w:ins w:id="1868" w:author="Jonathan Pritchard" w:date="2025-03-07T18:30:00Z" w16du:dateUtc="2025-03-07T18:30:00Z">
        <w:r w:rsidR="002A3AC1">
          <w:t>able Safety</w:t>
        </w:r>
      </w:ins>
      <w:del w:id="1869" w:author="Jonathan Pritchard" w:date="2025-03-07T18:29:00Z" w16du:dateUtc="2025-03-07T18:29:00Z">
        <w:r w:rsidRPr="00A527F0" w:rsidDel="002A3AC1">
          <w:delText>ed</w:delText>
        </w:r>
      </w:del>
      <w:r w:rsidRPr="00A527F0">
        <w:t xml:space="preserve"> Contour can only be processed in areas where the Sounding Datum of suppressed S-101 features is the same as the </w:t>
      </w:r>
      <w:ins w:id="1870" w:author="Grant, David M (52400) CIV USN NIWC ATLANTIC VA (USA)" w:date="2025-02-26T15:44:00Z" w16du:dateUtc="2025-02-26T20:44:00Z">
        <w:r w:rsidR="00D8521A">
          <w:t xml:space="preserve">vertical </w:t>
        </w:r>
      </w:ins>
      <w:r w:rsidRPr="00A527F0">
        <w:t xml:space="preserve">datum </w:t>
      </w:r>
      <w:del w:id="1871" w:author="Grant, David M (52400) CIV USN NIWC ATLANTIC VA (USA)" w:date="2025-02-26T15:44:00Z" w16du:dateUtc="2025-02-26T20:44:00Z">
        <w:r w:rsidRPr="00A527F0" w:rsidDel="00655F12">
          <w:delText>defined in</w:delText>
        </w:r>
      </w:del>
      <w:ins w:id="1872" w:author="Grant, David M (52400) CIV USN NIWC ATLANTIC VA (USA)" w:date="2025-02-26T15:44:00Z" w16du:dateUtc="2025-02-26T20:44:00Z">
        <w:r w:rsidR="00655F12">
          <w:t>of</w:t>
        </w:r>
      </w:ins>
      <w:r w:rsidRPr="00A527F0">
        <w:t xml:space="preserve"> the S-102 Coverage.</w:t>
      </w:r>
    </w:p>
    <w:p w14:paraId="4DA65C06" w14:textId="1E66BDB4" w:rsidR="002964A6" w:rsidRPr="00A527F0" w:rsidRDefault="002964A6" w:rsidP="002964A6">
      <w:pPr>
        <w:pStyle w:val="ListParagraph"/>
        <w:numPr>
          <w:ilvl w:val="0"/>
          <w:numId w:val="72"/>
        </w:numPr>
        <w:spacing w:after="120" w:line="240" w:lineRule="auto"/>
        <w:ind w:left="284" w:hanging="284"/>
        <w:jc w:val="both"/>
      </w:pPr>
      <w:r>
        <w:t xml:space="preserve">Vertical uncertainty information </w:t>
      </w:r>
      <w:del w:id="1873" w:author="Grant, David M (52400) CIV USN NIWC ATLANTIC VA (USA)" w:date="2025-02-26T15:45:00Z" w16du:dateUtc="2025-02-26T20:45:00Z">
        <w:r w:rsidDel="001147D1">
          <w:delText xml:space="preserve">within any S-102 dataset </w:delText>
        </w:r>
      </w:del>
      <w:r>
        <w:t>must be taken into account when extracting depth data from S-102 datasets.</w:t>
      </w:r>
    </w:p>
    <w:p w14:paraId="567F8B8F" w14:textId="77777777" w:rsidR="00EB7911" w:rsidRPr="00A527F0" w:rsidRDefault="00EB7911" w:rsidP="00EB7911">
      <w:pPr>
        <w:spacing w:after="120" w:line="240" w:lineRule="auto"/>
        <w:jc w:val="both"/>
      </w:pPr>
    </w:p>
    <w:p w14:paraId="32DBF51A" w14:textId="5E13D331" w:rsidR="001019DD" w:rsidRPr="00A527F0" w:rsidRDefault="00024038" w:rsidP="00A310A1">
      <w:pPr>
        <w:pStyle w:val="Heading2"/>
        <w:numPr>
          <w:ilvl w:val="1"/>
          <w:numId w:val="237"/>
        </w:numPr>
      </w:pPr>
      <w:bookmarkStart w:id="1874" w:name="_Toc188968688"/>
      <w:bookmarkStart w:id="1875" w:name="_Toc88852883"/>
      <w:bookmarkStart w:id="1876" w:name="_Toc98339991"/>
      <w:bookmarkStart w:id="1877" w:name="_Toc98340367"/>
      <w:ins w:id="1878" w:author="Grant, David M (52400) CIV USN NIWC ATLANTIC VA (USA)" w:date="2025-02-26T16:03:00Z" w16du:dateUtc="2025-02-26T21:03:00Z">
        <w:r>
          <w:t xml:space="preserve"> </w:t>
        </w:r>
      </w:ins>
      <w:r w:rsidR="001019DD" w:rsidRPr="00A527F0">
        <w:t>Implementation</w:t>
      </w:r>
      <w:bookmarkEnd w:id="1874"/>
    </w:p>
    <w:bookmarkEnd w:id="1875"/>
    <w:bookmarkEnd w:id="1876"/>
    <w:bookmarkEnd w:id="1877"/>
    <w:p w14:paraId="67328774" w14:textId="6AE4F6B8" w:rsidR="001374ED" w:rsidRPr="00A527F0" w:rsidRDefault="001374ED" w:rsidP="00EB7911">
      <w:pPr>
        <w:spacing w:after="120" w:line="240" w:lineRule="auto"/>
        <w:jc w:val="both"/>
      </w:pPr>
      <w:commentRangeStart w:id="1879"/>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commentRangeEnd w:id="1879"/>
      <w:r w:rsidR="002C68C4">
        <w:rPr>
          <w:rStyle w:val="CommentReference"/>
        </w:rPr>
        <w:commentReference w:id="1879"/>
      </w:r>
      <w:r w:rsidRPr="00A527F0">
        <w:t>.</w:t>
      </w:r>
      <w:r w:rsidR="001E036A" w:rsidRPr="001E036A">
        <w:t xml:space="preserve"> </w:t>
      </w:r>
      <w:r w:rsidR="001E036A">
        <w:t>T</w:t>
      </w:r>
      <w:r w:rsidR="001E036A" w:rsidRPr="001E036A">
        <w:t>his selection is independent of the graphical display of S-102 data</w:t>
      </w:r>
      <w:ins w:id="1880" w:author="Grant, David M (52400) CIV USN NIWC ATLANTIC VA (USA)" w:date="2025-02-26T15:46:00Z" w16du:dateUtc="2025-02-26T20:46:00Z">
        <w:r w:rsidR="00A7141E">
          <w:t>.</w:t>
        </w:r>
      </w:ins>
    </w:p>
    <w:p w14:paraId="590A8E97" w14:textId="70EF2816" w:rsidR="001E036A" w:rsidRDefault="001374ED" w:rsidP="00EB7911">
      <w:pPr>
        <w:spacing w:after="60" w:line="240" w:lineRule="auto"/>
        <w:jc w:val="both"/>
        <w:rPr>
          <w:highlight w:val="yellow"/>
        </w:rPr>
      </w:pPr>
      <w:bookmarkStart w:id="1881" w:name="_Hlk87778989"/>
      <w:r w:rsidRPr="00A527F0">
        <w:t xml:space="preserve">When S-102 is selected for use, in areas where S-102 coverage exists, the S-102 </w:t>
      </w:r>
      <w:commentRangeStart w:id="1882"/>
      <w:r w:rsidRPr="00A527F0">
        <w:t>suppresses the following S-101 depth features</w:t>
      </w:r>
      <w:commentRangeEnd w:id="1882"/>
      <w:r w:rsidR="00061D77">
        <w:rPr>
          <w:rStyle w:val="CommentReference"/>
        </w:rPr>
        <w:commentReference w:id="1882"/>
      </w:r>
    </w:p>
    <w:bookmarkEnd w:id="1881"/>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41FFCB99" w:rsidR="001374ED" w:rsidRPr="00A527F0" w:rsidRDefault="001374ED" w:rsidP="00EB7911">
      <w:pPr>
        <w:spacing w:after="120" w:line="240" w:lineRule="auto"/>
        <w:jc w:val="both"/>
      </w:pPr>
      <w:r w:rsidRPr="00A527F0">
        <w:t>The process to construct the safety contour then consists of a selection of common edges from rectangular extents for each S-102 dataset point</w:t>
      </w:r>
      <w:r w:rsidR="002964A6">
        <w:t xml:space="preserve"> (including vertical uncertainty)</w:t>
      </w:r>
      <w:r w:rsidRPr="00A527F0">
        <w:t xml:space="preserve">, as shown in </w:t>
      </w:r>
      <w:r w:rsidR="00EB7911" w:rsidRPr="00A527F0">
        <w:t>F</w:t>
      </w:r>
      <w:r w:rsidRPr="00A527F0">
        <w:t xml:space="preserve">igure </w:t>
      </w:r>
      <w:ins w:id="1883" w:author="Jonathan Pritchard" w:date="2025-03-07T18:32:00Z" w16du:dateUtc="2025-03-07T18:32:00Z">
        <w:r w:rsidR="002A3AC1">
          <w:t>D-</w:t>
        </w:r>
      </w:ins>
      <w:del w:id="1884" w:author="Jonathan Pritchard" w:date="2025-03-07T18:31:00Z" w16du:dateUtc="2025-03-07T18:31:00Z">
        <w:r w:rsidR="0050181D" w:rsidRPr="00A527F0" w:rsidDel="002A3AC1">
          <w:delText>C-</w:delText>
        </w:r>
      </w:del>
      <w:ins w:id="1885" w:author="Jonathan Pritchard" w:date="2025-03-10T06:57:00Z" w16du:dateUtc="2025-03-10T06:57:00Z">
        <w:r w:rsidR="00EB3601">
          <w:t>1</w:t>
        </w:r>
      </w:ins>
      <w:del w:id="1886" w:author="Jonathan Pritchard" w:date="2025-03-10T06:57:00Z" w16du:dateUtc="2025-03-10T06:57:00Z">
        <w:r w:rsidR="0050181D" w:rsidRPr="00A527F0" w:rsidDel="00EB3601">
          <w:delText>4</w:delText>
        </w:r>
      </w:del>
      <w:r w:rsidR="0050181D" w:rsidRPr="00A527F0">
        <w:t>-</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5CAC8EE3" w:rsidR="001374ED" w:rsidRPr="00A527F0" w:rsidRDefault="001374ED" w:rsidP="00EB7911">
      <w:pPr>
        <w:pStyle w:val="Caption"/>
        <w:spacing w:after="120" w:line="240" w:lineRule="auto"/>
        <w:jc w:val="center"/>
      </w:pPr>
      <w:r w:rsidRPr="00A527F0">
        <w:t xml:space="preserve">Figure </w:t>
      </w:r>
      <w:ins w:id="1887" w:author="Jonathan Pritchard" w:date="2025-03-07T18:32:00Z" w16du:dateUtc="2025-03-07T18:32:00Z">
        <w:r w:rsidR="002A3AC1">
          <w:t>D</w:t>
        </w:r>
      </w:ins>
      <w:ins w:id="1888" w:author="Jonathan Pritchard" w:date="2025-03-10T06:56:00Z" w16du:dateUtc="2025-03-10T06:56:00Z">
        <w:r w:rsidR="00EB3601">
          <w:t>-1</w:t>
        </w:r>
      </w:ins>
      <w:ins w:id="1889" w:author="Jonathan Pritchard" w:date="2025-03-07T18:32:00Z" w16du:dateUtc="2025-03-07T18:32:00Z">
        <w:r w:rsidR="002A3AC1">
          <w:t>-</w:t>
        </w:r>
      </w:ins>
      <w:del w:id="1890" w:author="Jonathan Pritchard" w:date="2025-03-07T18:31:00Z" w16du:dateUtc="2025-03-07T18:31:00Z">
        <w:r w:rsidR="0050181D" w:rsidRPr="00A527F0" w:rsidDel="002A3AC1">
          <w:delText>C-</w:delText>
        </w:r>
      </w:del>
      <w:ins w:id="1891" w:author="Jonathan Pritchard" w:date="2025-03-10T06:55:00Z" w16du:dateUtc="2025-03-10T06:55:00Z">
        <w:r w:rsidR="00EB3601">
          <w:t>4</w:t>
        </w:r>
      </w:ins>
      <w:del w:id="1892" w:author="Jonathan Pritchard" w:date="2025-03-10T06:54:00Z" w16du:dateUtc="2025-03-10T06:54:00Z">
        <w:r w:rsidR="0050181D" w:rsidRPr="00A527F0" w:rsidDel="00EB3601">
          <w:delText>4-</w:delText>
        </w:r>
        <w:r w:rsidRPr="00A527F0" w:rsidDel="00EB3601">
          <w:delText>4</w:delText>
        </w:r>
      </w:del>
      <w:r w:rsidR="00EB7911" w:rsidRPr="00A527F0">
        <w:t xml:space="preserve"> -</w:t>
      </w:r>
      <w:r w:rsidR="0045613E" w:rsidRPr="00A527F0">
        <w:t xml:space="preserve"> Common edges from rectangular extents</w:t>
      </w:r>
    </w:p>
    <w:p w14:paraId="164DDC67" w14:textId="134A7E36"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ins w:id="1893" w:author="Jonathan Pritchard" w:date="2025-03-07T18:32:00Z" w16du:dateUtc="2025-03-07T18:32:00Z">
        <w:r w:rsidR="002A3AC1">
          <w:t>D</w:t>
        </w:r>
      </w:ins>
      <w:del w:id="1894" w:author="Jonathan Pritchard" w:date="2025-03-07T18:32:00Z" w16du:dateUtc="2025-03-07T18:32:00Z">
        <w:r w:rsidR="001019DD" w:rsidRPr="00A527F0" w:rsidDel="002A3AC1">
          <w:delText>C</w:delText>
        </w:r>
      </w:del>
      <w:r w:rsidR="001019DD" w:rsidRPr="00A527F0">
        <w:t>-</w:t>
      </w:r>
      <w:ins w:id="1895" w:author="Jonathan Pritchard" w:date="2025-03-10T06:57:00Z" w16du:dateUtc="2025-03-10T06:57:00Z">
        <w:r w:rsidR="00EB3601">
          <w:t>1</w:t>
        </w:r>
      </w:ins>
      <w:del w:id="1896" w:author="Jonathan Pritchard" w:date="2025-03-10T06:57:00Z" w16du:dateUtc="2025-03-10T06:57:00Z">
        <w:r w:rsidR="001019DD" w:rsidRPr="00A527F0" w:rsidDel="00EB3601">
          <w:delText>4</w:delText>
        </w:r>
      </w:del>
      <w:r w:rsidR="001019DD" w:rsidRPr="00A527F0">
        <w:t>-5 below</w:t>
      </w:r>
      <w:ins w:id="1897" w:author="Jonathan Pritchard" w:date="2025-03-07T18:31:00Z" w16du:dateUtc="2025-03-07T18:31:00Z">
        <w:r w:rsidR="002A3AC1">
          <w:t>,</w:t>
        </w:r>
      </w:ins>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37FCF761" w:rsidR="001374ED" w:rsidRPr="00A527F0" w:rsidRDefault="001374ED" w:rsidP="00EB7911">
      <w:pPr>
        <w:spacing w:after="120" w:line="240" w:lineRule="auto"/>
        <w:jc w:val="both"/>
      </w:pPr>
      <w:commentRangeStart w:id="1898"/>
      <w:r w:rsidRPr="00A527F0">
        <w:t>Edges on the boundary of the dataset</w:t>
      </w:r>
      <w:commentRangeEnd w:id="1898"/>
      <w:r w:rsidR="00636A4E">
        <w:rPr>
          <w:rStyle w:val="CommentReference"/>
        </w:rPr>
        <w:commentReference w:id="1898"/>
      </w:r>
      <w:r w:rsidRPr="00A527F0">
        <w: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ins w:id="1899" w:author="Jonathan Pritchard" w:date="2025-03-10T07:54:00Z" w16du:dateUtc="2025-03-10T07:54:00Z">
        <w:r w:rsidR="00A74A4F">
          <w:t>D</w:t>
        </w:r>
      </w:ins>
      <w:del w:id="1900" w:author="Jonathan Pritchard" w:date="2025-03-10T07:54:00Z" w16du:dateUtc="2025-03-10T07:54:00Z">
        <w:r w:rsidR="0050181D" w:rsidRPr="00A527F0" w:rsidDel="00A74A4F">
          <w:delText>C</w:delText>
        </w:r>
      </w:del>
      <w:r w:rsidR="0050181D" w:rsidRPr="00A527F0">
        <w:t>-</w:t>
      </w:r>
      <w:ins w:id="1901" w:author="Jonathan Pritchard" w:date="2025-03-10T06:57:00Z" w16du:dateUtc="2025-03-10T06:57:00Z">
        <w:r w:rsidR="00EB3601">
          <w:t>1</w:t>
        </w:r>
      </w:ins>
      <w:del w:id="1902" w:author="Jonathan Pritchard" w:date="2025-03-10T06:57:00Z" w16du:dateUtc="2025-03-10T06:57:00Z">
        <w:r w:rsidR="0050181D" w:rsidRPr="00A527F0" w:rsidDel="00EB3601">
          <w:delText>4</w:delText>
        </w:r>
      </w:del>
      <w:r w:rsidR="0050181D" w:rsidRPr="00A527F0">
        <w:t>-</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gridCol w:w="5557"/>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35C84035" w:rsidR="001374ED" w:rsidRPr="00A527F0" w:rsidRDefault="001374ED" w:rsidP="004E61EE">
            <w:r w:rsidRPr="00B812CA">
              <w:rPr>
                <w:noProof/>
                <w:lang w:eastAsia="fr-FR"/>
              </w:rPr>
              <w:drawing>
                <wp:inline distT="0" distB="0" distL="0" distR="0" wp14:anchorId="0C57477C" wp14:editId="4D0E586F">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2A5B8C26" w:rsidR="001374ED" w:rsidRPr="00A527F0" w:rsidRDefault="001374ED" w:rsidP="001019DD">
      <w:pPr>
        <w:pStyle w:val="Caption"/>
        <w:spacing w:after="120" w:line="240" w:lineRule="auto"/>
        <w:jc w:val="center"/>
      </w:pPr>
      <w:r w:rsidRPr="00A527F0">
        <w:t xml:space="preserve">Figure </w:t>
      </w:r>
      <w:ins w:id="1903" w:author="Jonathan Pritchard" w:date="2025-03-07T18:32:00Z" w16du:dateUtc="2025-03-07T18:32:00Z">
        <w:r w:rsidR="002A3AC1">
          <w:t>D</w:t>
        </w:r>
      </w:ins>
      <w:del w:id="1904" w:author="Jonathan Pritchard" w:date="2025-03-07T18:32:00Z" w16du:dateUtc="2025-03-07T18:32:00Z">
        <w:r w:rsidR="0050181D" w:rsidRPr="00A527F0" w:rsidDel="002A3AC1">
          <w:delText>C</w:delText>
        </w:r>
      </w:del>
      <w:r w:rsidR="0050181D" w:rsidRPr="00A527F0">
        <w:t>-</w:t>
      </w:r>
      <w:ins w:id="1905" w:author="Jonathan Pritchard" w:date="2025-03-10T06:56:00Z" w16du:dateUtc="2025-03-10T06:56:00Z">
        <w:r w:rsidR="00EB3601">
          <w:t>1-</w:t>
        </w:r>
      </w:ins>
      <w:ins w:id="1906" w:author="Jonathan Pritchard" w:date="2025-03-10T06:55:00Z" w16du:dateUtc="2025-03-10T06:55:00Z">
        <w:r w:rsidR="00EB3601">
          <w:t>5</w:t>
        </w:r>
      </w:ins>
      <w:del w:id="1907" w:author="Jonathan Pritchard" w:date="2025-03-10T06:55:00Z" w16du:dateUtc="2025-03-10T06:55:00Z">
        <w:r w:rsidR="0050181D" w:rsidRPr="00A527F0" w:rsidDel="00EB3601">
          <w:delText>4-</w:delText>
        </w:r>
        <w:r w:rsidRPr="00A527F0" w:rsidDel="00EB3601">
          <w:delText>5</w:delText>
        </w:r>
      </w:del>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w:t>
      </w:r>
      <w:del w:id="1908" w:author="Jonathan Pritchard" w:date="2025-03-07T18:32:00Z" w16du:dateUtc="2025-03-07T18:32:00Z">
        <w:r w:rsidRPr="00A527F0" w:rsidDel="002A3AC1">
          <w:delText xml:space="preserve"> </w:delText>
        </w:r>
      </w:del>
      <w:r w:rsidR="006C470D" w:rsidRPr="00A527F0">
        <w:t xml:space="preserve"> </w:t>
      </w:r>
      <w:r w:rsidRPr="00A527F0">
        <w:t xml:space="preserve">implement. </w:t>
      </w:r>
    </w:p>
    <w:p w14:paraId="08389057" w14:textId="456819E6" w:rsidR="002D0A15" w:rsidRDefault="002D0A15" w:rsidP="001019DD">
      <w:pPr>
        <w:spacing w:after="120" w:line="240" w:lineRule="auto"/>
        <w:jc w:val="both"/>
      </w:pPr>
    </w:p>
    <w:p w14:paraId="70C55674" w14:textId="58AF2FE0" w:rsidR="002D0A15" w:rsidRPr="00A527F0" w:rsidRDefault="002D0A15">
      <w:pPr>
        <w:pStyle w:val="Heading2"/>
        <w:numPr>
          <w:ilvl w:val="1"/>
          <w:numId w:val="237"/>
        </w:numPr>
        <w:pPrChange w:id="1909" w:author="Jonathan Pritchard" w:date="2025-03-07T16:32:00Z" w16du:dateUtc="2025-03-07T16:32:00Z">
          <w:pPr>
            <w:pStyle w:val="Heading2"/>
            <w:numPr>
              <w:numId w:val="182"/>
            </w:numPr>
          </w:pPr>
        </w:pPrChange>
      </w:pPr>
      <w:r>
        <w:t xml:space="preserve"> </w:t>
      </w:r>
      <w:bookmarkStart w:id="1910" w:name="_Toc188968689"/>
      <w:r>
        <w:t>Calculation of depth values</w:t>
      </w:r>
      <w:del w:id="1911" w:author="Grant, David M (52400) CIV USN NIWC ATLANTIC VA (USA)" w:date="2025-02-26T16:03:00Z" w16du:dateUtc="2025-02-26T21:03:00Z">
        <w:r w:rsidDel="00024038">
          <w:delText>.</w:delText>
        </w:r>
      </w:del>
      <w:bookmarkEnd w:id="1910"/>
    </w:p>
    <w:p w14:paraId="33A133E9" w14:textId="3DBF6E4C" w:rsidR="00522446" w:rsidRDefault="002D0A15" w:rsidP="001019DD">
      <w:pPr>
        <w:spacing w:after="120" w:line="240" w:lineRule="auto"/>
        <w:jc w:val="both"/>
      </w:pPr>
      <w:r>
        <w:t>C</w:t>
      </w:r>
      <w:r w:rsidR="00522446" w:rsidRPr="002D7DEE">
        <w:t>alculation of depth values in S-102 datasets must take into consideration the vertical uncertainty contained within the dataset</w:t>
      </w:r>
      <w:r w:rsidR="002964A6">
        <w:t xml:space="preserve"> for all depth values</w:t>
      </w:r>
      <w:r w:rsidR="00522446" w:rsidRPr="002D7DEE">
        <w:t xml:space="preserve">. </w:t>
      </w:r>
      <w:r w:rsidR="00522446">
        <w:t xml:space="preserve">Vertical </w:t>
      </w:r>
      <w:r w:rsidR="002964A6">
        <w:t>u</w:t>
      </w:r>
      <w:r w:rsidR="00522446">
        <w:t>ncertainty is expressed as a positive number which indicates the maximum vertical uncertainty (and hence can be added or subtracted from a depth value contained in the S-102 dataset).</w:t>
      </w:r>
    </w:p>
    <w:p w14:paraId="02817459" w14:textId="69AE7EFA" w:rsidR="00522446" w:rsidRDefault="00522446" w:rsidP="001019DD">
      <w:pPr>
        <w:spacing w:after="120" w:line="240" w:lineRule="auto"/>
        <w:jc w:val="both"/>
      </w:pPr>
      <w:r>
        <w:t xml:space="preserve">If the vertical </w:t>
      </w:r>
      <w:r w:rsidR="002964A6">
        <w:t>uncertainty is stored in the grid cells themselves then each S-102 depth has its own uncertainty value which must be taken into account when extracting the depth values from the dataset</w:t>
      </w:r>
      <w:ins w:id="1912" w:author="Grant, David M (52400) CIV USN NIWC ATLANTIC VA (USA)" w:date="2025-02-26T16:04:00Z" w16du:dateUtc="2025-02-26T21:04:00Z">
        <w:r w:rsidR="00EE0D6B">
          <w:t>.</w:t>
        </w:r>
      </w:ins>
    </w:p>
    <w:p w14:paraId="60E6DC03" w14:textId="553828AA" w:rsidR="002964A6" w:rsidRDefault="002964A6" w:rsidP="001019DD">
      <w:pPr>
        <w:spacing w:after="120" w:line="240" w:lineRule="auto"/>
        <w:jc w:val="both"/>
      </w:pPr>
      <w:r>
        <w:t xml:space="preserve">If no uncertainty values are stored within the grid data then the values of the </w:t>
      </w:r>
      <w:proofErr w:type="spellStart"/>
      <w:r>
        <w:t>minimumUncertainty</w:t>
      </w:r>
      <w:proofErr w:type="spellEnd"/>
      <w:r>
        <w:t xml:space="preserve"> and </w:t>
      </w:r>
      <w:proofErr w:type="spellStart"/>
      <w:r>
        <w:t>maximumUncertainty</w:t>
      </w:r>
      <w:proofErr w:type="spellEnd"/>
      <w:r>
        <w:t xml:space="preserve"> values must be used, these will be equal in a dataset with no separate uncertainty grid values.</w:t>
      </w:r>
    </w:p>
    <w:p w14:paraId="0BB624E0" w14:textId="516245A1" w:rsidR="002964A6" w:rsidRPr="002D7DEE" w:rsidRDefault="002964A6" w:rsidP="001019DD">
      <w:pPr>
        <w:spacing w:after="120" w:line="240" w:lineRule="auto"/>
        <w:jc w:val="both"/>
      </w:pPr>
      <w:r>
        <w:lastRenderedPageBreak/>
        <w:t xml:space="preserve">Uncertainty values </w:t>
      </w:r>
      <w:r w:rsidRPr="002C334E">
        <w:t>should be used in such a way as to safety-bias the calculation</w:t>
      </w:r>
      <w:r>
        <w:t>. W</w:t>
      </w:r>
      <w:r w:rsidRPr="002C334E">
        <w:t>hen depth is</w:t>
      </w:r>
      <w:r>
        <w:t xml:space="preserve"> measured</w:t>
      </w:r>
      <w:r w:rsidRPr="002C334E">
        <w:t xml:space="preserve"> positive-down the uncertainty value </w:t>
      </w:r>
      <w:r>
        <w:t>must</w:t>
      </w:r>
      <w:r w:rsidRPr="002C334E">
        <w:t xml:space="preserve"> be subtracted for all depth values (this makes depths shoaler and drying heights higher</w:t>
      </w:r>
      <w:r>
        <w: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1913" w:name="_Toc88852884"/>
      <w:bookmarkStart w:id="1914" w:name="_Toc98339992"/>
      <w:bookmarkStart w:id="1915" w:name="_Toc98340368"/>
      <w:r w:rsidRPr="00A527F0">
        <w:br w:type="page"/>
      </w:r>
    </w:p>
    <w:p w14:paraId="2913C950" w14:textId="3C34FD09" w:rsidR="00EF57B5" w:rsidRPr="00A527F0" w:rsidRDefault="001019DD">
      <w:pPr>
        <w:pStyle w:val="Heading1"/>
        <w:numPr>
          <w:ilvl w:val="0"/>
          <w:numId w:val="237"/>
        </w:numPr>
        <w:pPrChange w:id="1916" w:author="Jonathan Pritchard" w:date="2025-03-07T16:32:00Z" w16du:dateUtc="2025-03-07T16:32:00Z">
          <w:pPr>
            <w:pStyle w:val="Heading1"/>
            <w:numPr>
              <w:numId w:val="182"/>
            </w:numPr>
          </w:pPr>
        </w:pPrChange>
      </w:pPr>
      <w:bookmarkStart w:id="1917" w:name="_Toc188968690"/>
      <w:r w:rsidRPr="00A527F0">
        <w:lastRenderedPageBreak/>
        <w:t>Water Level Adjustment</w:t>
      </w:r>
      <w:bookmarkEnd w:id="1917"/>
      <w:ins w:id="1918" w:author="Jonathan Pritchard" w:date="2025-03-11T16:19:00Z" w16du:dateUtc="2025-03-11T16:19:00Z">
        <w:r w:rsidR="009D5976">
          <w:t xml:space="preserve"> (WLA)</w:t>
        </w:r>
      </w:ins>
    </w:p>
    <w:p w14:paraId="26639FE7" w14:textId="3C01C552" w:rsidR="00EF57B5" w:rsidRPr="00A527F0" w:rsidRDefault="00731CD9" w:rsidP="00EF57B5">
      <w:pPr>
        <w:spacing w:after="120" w:line="240" w:lineRule="auto"/>
        <w:jc w:val="both"/>
      </w:pPr>
      <w:r>
        <w:t>The user</w:t>
      </w:r>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ins w:id="1919" w:author="Grant, David M (52400) CIV USN NIWC ATLANTIC VA (USA)" w:date="2025-02-26T16:06:00Z" w16du:dateUtc="2025-02-26T21:06:00Z">
        <w:r w:rsidR="00065356">
          <w:t>.</w:t>
        </w:r>
      </w:ins>
      <w:r w:rsidR="008972A2">
        <w:t xml:space="preserve"> </w:t>
      </w:r>
    </w:p>
    <w:p w14:paraId="56FA3164" w14:textId="7A00C1D0" w:rsidR="00EF57B5" w:rsidRPr="00A527F0" w:rsidRDefault="00EF57B5" w:rsidP="00EF57B5">
      <w:pPr>
        <w:numPr>
          <w:ilvl w:val="0"/>
          <w:numId w:val="66"/>
        </w:numPr>
        <w:spacing w:after="120" w:line="240" w:lineRule="auto"/>
        <w:jc w:val="both"/>
      </w:pPr>
      <w:r w:rsidRPr="00A527F0">
        <w:t>The system must default to no water level adjustment</w:t>
      </w:r>
      <w:ins w:id="1920" w:author="Jonathan Pritchard" w:date="2025-03-07T18:34:00Z" w16du:dateUtc="2025-03-07T18:34:00Z">
        <w:r w:rsidR="002A3AC1">
          <w:t>.</w:t>
        </w:r>
      </w:ins>
      <w:del w:id="1921" w:author="Jonathan Pritchard" w:date="2025-03-07T18:34:00Z" w16du:dateUtc="2025-03-07T18:34:00Z">
        <w:r w:rsidRPr="00A527F0" w:rsidDel="002A3AC1">
          <w:delText xml:space="preserve"> </w:delText>
        </w:r>
        <w:r w:rsidRPr="005C41FF" w:rsidDel="002A3AC1">
          <w:rPr>
            <w:highlight w:val="yellow"/>
          </w:rPr>
          <w:delText>[what does “default” mean]</w:delText>
        </w:r>
        <w:r w:rsidRPr="00A527F0" w:rsidDel="002A3AC1">
          <w:delText>.</w:delText>
        </w:r>
      </w:del>
    </w:p>
    <w:p w14:paraId="5745A650" w14:textId="14E42530" w:rsidR="00EF57B5" w:rsidRPr="00A527F0" w:rsidRDefault="00EF57B5" w:rsidP="00EF57B5">
      <w:pPr>
        <w:numPr>
          <w:ilvl w:val="0"/>
          <w:numId w:val="66"/>
        </w:numPr>
        <w:spacing w:after="60" w:line="240" w:lineRule="auto"/>
        <w:ind w:hanging="357"/>
        <w:jc w:val="both"/>
      </w:pPr>
      <w:r w:rsidRPr="00A527F0">
        <w:t xml:space="preserve">The mariner must be able to select one </w:t>
      </w:r>
      <w:r w:rsidR="00122798">
        <w:t>of</w:t>
      </w:r>
      <w:r w:rsidR="00122798" w:rsidRPr="00A527F0">
        <w:t xml:space="preserve"> </w:t>
      </w:r>
      <w:r w:rsidRPr="00A527F0">
        <w:t>the following methods of depth adjustment:</w:t>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7044C122" w:rsidR="00EF57B5" w:rsidRPr="00A527F0" w:rsidRDefault="00EF57B5" w:rsidP="00EF57B5">
      <w:pPr>
        <w:numPr>
          <w:ilvl w:val="0"/>
          <w:numId w:val="67"/>
        </w:numPr>
        <w:spacing w:after="60" w:line="240" w:lineRule="auto"/>
        <w:ind w:hanging="357"/>
        <w:jc w:val="both"/>
      </w:pPr>
      <w:r w:rsidRPr="00A527F0">
        <w:t>A mariner specified date and time</w:t>
      </w:r>
      <w:r w:rsidR="00122798">
        <w:t xml:space="preserve"> period</w:t>
      </w:r>
      <w:del w:id="1922" w:author="Grant, David M (52400) CIV USN NIWC ATLANTIC VA (USA)" w:date="2025-02-26T16:06:00Z" w16du:dateUtc="2025-02-26T21:06:00Z">
        <w:r w:rsidR="00731CD9" w:rsidDel="005C41FF">
          <w:delText xml:space="preserve"> </w:delText>
        </w:r>
      </w:del>
      <w:ins w:id="1923" w:author="Grant, David M (52400) CIV USN NIWC ATLANTIC VA (USA)" w:date="2025-02-26T16:06:00Z" w16du:dateUtc="2025-02-26T21:06:00Z">
        <w:r w:rsidR="005C41FF">
          <w:t>;</w:t>
        </w:r>
      </w:ins>
    </w:p>
    <w:p w14:paraId="7CF92BF4" w14:textId="5B5E93EC" w:rsidR="00EF57B5" w:rsidRPr="00A527F0" w:rsidRDefault="00EF57B5" w:rsidP="00EF57B5">
      <w:pPr>
        <w:numPr>
          <w:ilvl w:val="0"/>
          <w:numId w:val="67"/>
        </w:numPr>
        <w:spacing w:after="120" w:line="240" w:lineRule="auto"/>
        <w:ind w:left="714" w:hanging="357"/>
        <w:jc w:val="both"/>
      </w:pPr>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p>
    <w:p w14:paraId="7E182773" w14:textId="3E517FC9" w:rsidR="00EF57B5" w:rsidRPr="00A527F0" w:rsidRDefault="00EF57B5" w:rsidP="00EF57B5">
      <w:pPr>
        <w:numPr>
          <w:ilvl w:val="0"/>
          <w:numId w:val="66"/>
        </w:numPr>
        <w:spacing w:after="60" w:line="240" w:lineRule="auto"/>
        <w:ind w:hanging="357"/>
        <w:jc w:val="both"/>
      </w:pPr>
      <w:r w:rsidRPr="00A527F0">
        <w:t xml:space="preserve">When </w:t>
      </w:r>
      <w:del w:id="1924" w:author="Jonathan Pritchard" w:date="2025-03-11T16:20:00Z" w16du:dateUtc="2025-03-11T16:20:00Z">
        <w:r w:rsidRPr="00A527F0" w:rsidDel="009D5976">
          <w:delText>water level adjustment</w:delText>
        </w:r>
      </w:del>
      <w:ins w:id="1925" w:author="Jonathan Pritchard" w:date="2025-03-11T16:20:00Z" w16du:dateUtc="2025-03-11T16:20:00Z">
        <w:r w:rsidR="009D5976">
          <w:t>Water Level Adjustment</w:t>
        </w:r>
      </w:ins>
      <w:r w:rsidRPr="00A527F0">
        <w:t xml:space="preserve"> is </w:t>
      </w:r>
      <w:r w:rsidR="0009233B">
        <w:t>activated</w:t>
      </w:r>
      <w:r w:rsidR="0009233B" w:rsidRPr="00A527F0">
        <w:t xml:space="preserve"> </w:t>
      </w:r>
      <w:r w:rsidRPr="00A527F0">
        <w:t xml:space="preserve">as defined in this </w:t>
      </w:r>
      <w:del w:id="1926" w:author="Grant, David M (52400) CIV USN NIWC ATLANTIC VA (USA)" w:date="2025-02-26T16:06:00Z" w16du:dateUtc="2025-02-26T21:06:00Z">
        <w:r w:rsidRPr="00A527F0" w:rsidDel="001F01AF">
          <w:delText>Section</w:delText>
        </w:r>
      </w:del>
      <w:ins w:id="1927" w:author="Grant, David M (52400) CIV USN NIWC ATLANTIC VA (USA)" w:date="2025-02-26T16:06:00Z" w16du:dateUtc="2025-02-26T21:06:00Z">
        <w:r w:rsidR="001F01AF">
          <w:t>s</w:t>
        </w:r>
        <w:r w:rsidR="001F01AF" w:rsidRPr="00A527F0">
          <w:t>ection</w:t>
        </w:r>
      </w:ins>
      <w:r w:rsidRPr="00A527F0">
        <w:t>:</w:t>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del w:id="1928" w:author="Jonathan Pritchard" w:date="2025-03-07T18:35:00Z" w16du:dateUtc="2025-03-07T18:35:00Z">
        <w:r w:rsidR="00D174A2" w:rsidDel="002A3AC1">
          <w:delText xml:space="preserve"> </w:delText>
        </w:r>
      </w:del>
      <w:r w:rsidRPr="00A527F0">
        <w:t>;</w:t>
      </w:r>
    </w:p>
    <w:p w14:paraId="5D8121A8" w14:textId="7C3FA4D8" w:rsidR="00EF57B5" w:rsidRPr="00A527F0" w:rsidRDefault="00EF57B5" w:rsidP="00EF57B5">
      <w:pPr>
        <w:numPr>
          <w:ilvl w:val="0"/>
          <w:numId w:val="68"/>
        </w:numPr>
        <w:spacing w:after="60" w:line="240" w:lineRule="auto"/>
        <w:ind w:hanging="357"/>
        <w:jc w:val="both"/>
      </w:pPr>
      <w:r w:rsidRPr="00A527F0">
        <w:t xml:space="preserve">The </w:t>
      </w:r>
      <w:ins w:id="1929" w:author="Jonathan Pritchard" w:date="2025-03-07T18:36:00Z" w16du:dateUtc="2025-03-07T18:36:00Z">
        <w:r w:rsidR="002A3AC1">
          <w:t xml:space="preserve">ECDIS </w:t>
        </w:r>
      </w:ins>
      <w:r w:rsidRPr="00A527F0">
        <w:t>pick report must indicate both adjusted and unadjusted depth;</w:t>
      </w:r>
    </w:p>
    <w:p w14:paraId="7F8AA6AD" w14:textId="51996C3D" w:rsidR="00EF57B5" w:rsidRPr="00A527F0" w:rsidRDefault="0009233B" w:rsidP="00EF57B5">
      <w:pPr>
        <w:numPr>
          <w:ilvl w:val="0"/>
          <w:numId w:val="68"/>
        </w:numPr>
        <w:spacing w:after="60" w:line="240" w:lineRule="auto"/>
        <w:ind w:hanging="357"/>
        <w:jc w:val="both"/>
      </w:pPr>
      <w:r>
        <w:t>D</w:t>
      </w:r>
      <w:r w:rsidR="00EF57B5" w:rsidRPr="00A527F0">
        <w:t xml:space="preserve">etails of the </w:t>
      </w:r>
      <w:del w:id="1930" w:author="Jonathan Pritchard" w:date="2025-03-11T16:20:00Z" w16du:dateUtc="2025-03-11T16:20:00Z">
        <w:r w:rsidR="00EF57B5" w:rsidRPr="00A527F0" w:rsidDel="009D5976">
          <w:delText>water level adjustment</w:delText>
        </w:r>
      </w:del>
      <w:ins w:id="1931" w:author="Jonathan Pritchard" w:date="2025-03-11T16:20:00Z" w16du:dateUtc="2025-03-11T16:20:00Z">
        <w:r w:rsidR="009D5976">
          <w:t>Water Level Adjustment</w:t>
        </w:r>
      </w:ins>
      <w:r w:rsidR="00EF57B5" w:rsidRPr="00A527F0">
        <w:t xml:space="preserve"> must be readily available, such as the data source, temporal extent, and applicable areas;</w:t>
      </w:r>
    </w:p>
    <w:p w14:paraId="05292BEB" w14:textId="4B3B5684"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del w:id="1932" w:author="Jonathan Pritchard" w:date="2025-03-11T16:20:00Z" w16du:dateUtc="2025-03-11T16:20:00Z">
        <w:r w:rsidRPr="00A527F0" w:rsidDel="009D5976">
          <w:delText>water level adjustment</w:delText>
        </w:r>
      </w:del>
      <w:ins w:id="1933" w:author="Jonathan Pritchard" w:date="2025-03-11T16:20:00Z" w16du:dateUtc="2025-03-11T16:20:00Z">
        <w:r w:rsidR="009D5976">
          <w:t>Water Level Adjustment</w:t>
        </w:r>
      </w:ins>
      <w:r w:rsidRPr="00A527F0">
        <w:t xml:space="preserve"> via simple operator action;</w:t>
      </w:r>
    </w:p>
    <w:p w14:paraId="17868D99" w14:textId="6D4C5174" w:rsidR="00EF57B5" w:rsidRPr="00A527F0" w:rsidRDefault="00EF57B5" w:rsidP="00EF57B5">
      <w:pPr>
        <w:numPr>
          <w:ilvl w:val="0"/>
          <w:numId w:val="68"/>
        </w:numPr>
        <w:spacing w:after="120" w:line="240" w:lineRule="auto"/>
        <w:ind w:left="714" w:hanging="357"/>
        <w:jc w:val="both"/>
      </w:pPr>
      <w:r w:rsidRPr="00A527F0">
        <w:t xml:space="preserve">There must be a permanent indication </w:t>
      </w:r>
      <w:r w:rsidR="0009233B">
        <w:t xml:space="preserve">as described in </w:t>
      </w:r>
      <w:del w:id="1934" w:author="Jonathan Pritchard" w:date="2025-03-10T07:55:00Z" w16du:dateUtc="2025-03-10T07:55:00Z">
        <w:r w:rsidR="00DC78C7" w:rsidDel="00A74A4F">
          <w:delText xml:space="preserve">Appendix </w:delText>
        </w:r>
      </w:del>
      <w:ins w:id="1935" w:author="Jonathan Pritchard" w:date="2025-03-10T07:55:00Z" w16du:dateUtc="2025-03-10T07:55:00Z">
        <w:r w:rsidR="00A74A4F">
          <w:t>D</w:t>
        </w:r>
      </w:ins>
      <w:del w:id="1936" w:author="Jonathan Pritchard" w:date="2025-03-10T07:55:00Z" w16du:dateUtc="2025-03-10T07:55:00Z">
        <w:r w:rsidR="00DC78C7" w:rsidDel="00A74A4F">
          <w:delText>C</w:delText>
        </w:r>
      </w:del>
      <w:r w:rsidR="00DC78C7">
        <w:t>-</w:t>
      </w:r>
      <w:del w:id="1937" w:author="Jonathan Pritchard" w:date="2025-03-10T07:55:00Z" w16du:dateUtc="2025-03-10T07:55:00Z">
        <w:r w:rsidR="00DC78C7" w:rsidDel="00A74A4F">
          <w:delText>5</w:delText>
        </w:r>
      </w:del>
      <w:ins w:id="1938" w:author="Jonathan Pritchard" w:date="2025-03-10T07:55:00Z" w16du:dateUtc="2025-03-10T07:55:00Z">
        <w:r w:rsidR="00A74A4F">
          <w:t>2</w:t>
        </w:r>
      </w:ins>
      <w:r w:rsidR="00DC78C7">
        <w:t xml:space="preserve">.5, </w:t>
      </w:r>
      <w:del w:id="1939" w:author="Jonathan Pritchard" w:date="2025-03-10T07:55:00Z" w16du:dateUtc="2025-03-10T07:55:00Z">
        <w:r w:rsidR="00DC78C7" w:rsidDel="00A74A4F">
          <w:delText>C-5</w:delText>
        </w:r>
      </w:del>
      <w:ins w:id="1940" w:author="Jonathan Pritchard" w:date="2025-03-10T07:55:00Z" w16du:dateUtc="2025-03-10T07:55:00Z">
        <w:r w:rsidR="00A74A4F">
          <w:t>D-2</w:t>
        </w:r>
      </w:ins>
      <w:r w:rsidR="00DC78C7">
        <w:t xml:space="preserve">.6 and </w:t>
      </w:r>
      <w:del w:id="1941" w:author="Jonathan Pritchard" w:date="2025-03-10T07:55:00Z" w16du:dateUtc="2025-03-10T07:55:00Z">
        <w:r w:rsidR="00DC78C7" w:rsidDel="00A74A4F">
          <w:delText>C-5</w:delText>
        </w:r>
      </w:del>
      <w:ins w:id="1942" w:author="Jonathan Pritchard" w:date="2025-03-10T07:55:00Z" w16du:dateUtc="2025-03-10T07:55:00Z">
        <w:r w:rsidR="00A74A4F">
          <w:t>D-2</w:t>
        </w:r>
      </w:ins>
      <w:r w:rsidR="00DC78C7">
        <w:t>.7</w:t>
      </w:r>
      <w:r w:rsidRPr="00A527F0">
        <w:t>.</w:t>
      </w:r>
    </w:p>
    <w:p w14:paraId="1FF2D50A" w14:textId="0F7FC9DE" w:rsidR="00EF57B5" w:rsidRPr="00A527F0" w:rsidRDefault="002A3AC1" w:rsidP="00EF57B5">
      <w:pPr>
        <w:numPr>
          <w:ilvl w:val="0"/>
          <w:numId w:val="66"/>
        </w:numPr>
        <w:spacing w:after="60" w:line="240" w:lineRule="auto"/>
        <w:ind w:hanging="357"/>
        <w:jc w:val="both"/>
      </w:pPr>
      <w:ins w:id="1943" w:author="Jonathan Pritchard" w:date="2025-03-07T18:36:00Z" w16du:dateUtc="2025-03-07T18:36:00Z">
        <w:r>
          <w:t xml:space="preserve">The </w:t>
        </w:r>
      </w:ins>
      <w:r w:rsidR="00EF57B5" w:rsidRPr="00A527F0">
        <w:t>ECDIS voyage recording must include:</w:t>
      </w:r>
    </w:p>
    <w:p w14:paraId="514FAC8A" w14:textId="4EFBD227" w:rsidR="00AD6DF3" w:rsidRPr="00A527F0" w:rsidRDefault="00EF57B5" w:rsidP="00EF57B5">
      <w:pPr>
        <w:numPr>
          <w:ilvl w:val="0"/>
          <w:numId w:val="69"/>
        </w:numPr>
        <w:spacing w:after="60" w:line="240" w:lineRule="auto"/>
        <w:ind w:hanging="357"/>
        <w:jc w:val="both"/>
      </w:pPr>
      <w:r w:rsidRPr="00A527F0">
        <w:t xml:space="preserve">The state of </w:t>
      </w:r>
      <w:del w:id="1944" w:author="Jonathan Pritchard" w:date="2025-03-11T16:20:00Z" w16du:dateUtc="2025-03-11T16:20:00Z">
        <w:r w:rsidRPr="00A527F0" w:rsidDel="009D5976">
          <w:delText>water level adjustment</w:delText>
        </w:r>
      </w:del>
      <w:ins w:id="1945" w:author="Jonathan Pritchard" w:date="2025-03-11T16:20:00Z" w16du:dateUtc="2025-03-11T16:20:00Z">
        <w:r w:rsidR="009D5976">
          <w:t>Water Level Adjustment</w:t>
        </w:r>
      </w:ins>
      <w:r w:rsidRPr="00A527F0">
        <w:t xml:space="preserve">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66F7917F" w14:textId="77777777" w:rsidR="002D0A15" w:rsidRDefault="002D0A15" w:rsidP="002D0A15">
      <w:bookmarkStart w:id="1946" w:name="_Toc88852885"/>
      <w:bookmarkStart w:id="1947" w:name="_Toc98339993"/>
      <w:bookmarkStart w:id="1948" w:name="_Toc98340369"/>
      <w:bookmarkEnd w:id="1913"/>
      <w:bookmarkEnd w:id="1914"/>
      <w:bookmarkEnd w:id="1915"/>
    </w:p>
    <w:p w14:paraId="4BAEE05F" w14:textId="3B1FB418" w:rsidR="002D0A15" w:rsidRPr="00A527F0" w:rsidRDefault="002D0A15">
      <w:pPr>
        <w:pStyle w:val="Heading1"/>
        <w:numPr>
          <w:ilvl w:val="1"/>
          <w:numId w:val="237"/>
        </w:numPr>
        <w:pPrChange w:id="1949" w:author="Jonathan Pritchard" w:date="2025-03-07T16:32:00Z" w16du:dateUtc="2025-03-07T16:32:00Z">
          <w:pPr>
            <w:pStyle w:val="Heading1"/>
            <w:numPr>
              <w:ilvl w:val="1"/>
              <w:numId w:val="182"/>
            </w:numPr>
            <w:ind w:left="576" w:hanging="576"/>
          </w:pPr>
        </w:pPrChange>
      </w:pPr>
      <w:bookmarkStart w:id="1950" w:name="_Toc188968691"/>
      <w:del w:id="1951" w:author="Jonathan Pritchard" w:date="2025-03-10T06:49:00Z" w16du:dateUtc="2025-03-10T06:49:00Z">
        <w:r w:rsidRPr="00A527F0" w:rsidDel="00EB3601">
          <w:delText>Water Level Adjustment</w:delText>
        </w:r>
      </w:del>
      <w:bookmarkEnd w:id="1950"/>
      <w:ins w:id="1952" w:author="Jonathan Pritchard" w:date="2025-03-10T06:49:00Z" w16du:dateUtc="2025-03-10T06:49:00Z">
        <w:r w:rsidR="00EB3601">
          <w:t>Scope</w:t>
        </w:r>
      </w:ins>
    </w:p>
    <w:bookmarkEnd w:id="1946"/>
    <w:bookmarkEnd w:id="1947"/>
    <w:bookmarkEnd w:id="1948"/>
    <w:p w14:paraId="28E2B8A1" w14:textId="5279F72B" w:rsidR="00B840E1" w:rsidRPr="00A527F0" w:rsidRDefault="00B840E1" w:rsidP="001019DD">
      <w:pPr>
        <w:spacing w:after="120" w:line="240" w:lineRule="auto"/>
        <w:jc w:val="both"/>
      </w:pPr>
      <w:r w:rsidRPr="00A527F0">
        <w:t>This section defines how the “</w:t>
      </w:r>
      <w:r w:rsidRPr="00A527F0">
        <w:rPr>
          <w:b/>
          <w:bCs/>
        </w:rPr>
        <w:t xml:space="preserve">ECDIS </w:t>
      </w:r>
      <w:del w:id="1953" w:author="Jonathan Pritchard" w:date="2025-03-11T16:20:00Z" w16du:dateUtc="2025-03-11T16:20:00Z">
        <w:r w:rsidRPr="00A527F0" w:rsidDel="009D5976">
          <w:rPr>
            <w:b/>
            <w:bCs/>
          </w:rPr>
          <w:delText>Water Level Adjustment</w:delText>
        </w:r>
      </w:del>
      <w:ins w:id="1954" w:author="Jonathan Pritchard" w:date="2025-03-11T16:20:00Z" w16du:dateUtc="2025-03-11T16:20:00Z">
        <w:r w:rsidR="009D5976">
          <w:rPr>
            <w:b/>
            <w:bCs/>
          </w:rPr>
          <w:t>Water Level Adjustment</w:t>
        </w:r>
      </w:ins>
      <w:r w:rsidRPr="00A527F0">
        <w:rPr>
          <w:b/>
          <w:bCs/>
        </w:rPr>
        <w:t xml:space="preserve"> feature</w:t>
      </w:r>
      <w:r w:rsidRPr="00A527F0">
        <w:t xml:space="preserve">” is implemented. </w:t>
      </w:r>
      <w:del w:id="1955" w:author="Jonathan Pritchard" w:date="2025-03-11T16:20:00Z" w16du:dateUtc="2025-03-11T16:20:00Z">
        <w:r w:rsidRPr="00A527F0" w:rsidDel="009D5976">
          <w:delText>Water Level Adjustment</w:delText>
        </w:r>
      </w:del>
      <w:ins w:id="1956" w:author="Jonathan Pritchard" w:date="2025-03-11T16:20:00Z" w16du:dateUtc="2025-03-11T16:20:00Z">
        <w:r w:rsidR="009D5976">
          <w:t>Water Level Adjustment</w:t>
        </w:r>
      </w:ins>
      <w:r w:rsidRPr="00A527F0">
        <w:t xml:space="preserve"> is referred to in this section as WLA.</w:t>
      </w:r>
      <w:r w:rsidR="002B693D" w:rsidRPr="00A527F0">
        <w:t xml:space="preserve"> </w:t>
      </w:r>
      <w:r w:rsidRPr="00A527F0">
        <w:t>This section defines how the adjustment of depth information by water level is provided for:</w:t>
      </w:r>
    </w:p>
    <w:p w14:paraId="262C509D" w14:textId="16720124" w:rsidR="00B840E1" w:rsidRPr="002D7DEE" w:rsidRDefault="00B840E1" w:rsidP="0043278E">
      <w:pPr>
        <w:pStyle w:val="ListParagraph"/>
        <w:numPr>
          <w:ilvl w:val="0"/>
          <w:numId w:val="113"/>
        </w:numPr>
        <w:spacing w:after="120" w:line="240" w:lineRule="auto"/>
        <w:jc w:val="both"/>
        <w:rPr>
          <w:i/>
          <w:iCs/>
        </w:rPr>
      </w:pPr>
      <w:r w:rsidRPr="002D7DEE">
        <w:rPr>
          <w:i/>
          <w:iCs/>
        </w:rPr>
        <w:t>Selected single date and time;</w:t>
      </w:r>
    </w:p>
    <w:p w14:paraId="0D1D5B73" w14:textId="5B57DC1C" w:rsidR="00B840E1" w:rsidRPr="002D7DEE" w:rsidRDefault="00B840E1" w:rsidP="0043278E">
      <w:pPr>
        <w:pStyle w:val="ListParagraph"/>
        <w:numPr>
          <w:ilvl w:val="0"/>
          <w:numId w:val="113"/>
        </w:numPr>
        <w:spacing w:after="120" w:line="240" w:lineRule="auto"/>
        <w:jc w:val="both"/>
        <w:rPr>
          <w:i/>
          <w:iCs/>
        </w:rPr>
      </w:pPr>
      <w:r w:rsidRPr="002D7DEE">
        <w:rPr>
          <w:i/>
          <w:iCs/>
        </w:rPr>
        <w:t>Selected date and time period;</w:t>
      </w:r>
    </w:p>
    <w:p w14:paraId="1314B80A" w14:textId="732BB5BE" w:rsidR="00B840E1" w:rsidRPr="002D7DEE" w:rsidRDefault="00B840E1" w:rsidP="0043278E">
      <w:pPr>
        <w:pStyle w:val="ListParagraph"/>
        <w:numPr>
          <w:ilvl w:val="0"/>
          <w:numId w:val="113"/>
        </w:numPr>
        <w:spacing w:after="120" w:line="240" w:lineRule="auto"/>
        <w:jc w:val="both"/>
        <w:rPr>
          <w:i/>
          <w:iCs/>
        </w:rPr>
      </w:pPr>
      <w:r w:rsidRPr="002D7DEE">
        <w:rPr>
          <w:i/>
          <w:iCs/>
        </w:rPr>
        <w:t>Linked to an estimated route schedule with selected check distance and time resolution.</w:t>
      </w:r>
    </w:p>
    <w:p w14:paraId="5CCDE47F" w14:textId="77777777" w:rsidR="001019DD" w:rsidRDefault="001019DD" w:rsidP="001019DD">
      <w:pPr>
        <w:spacing w:after="120" w:line="240" w:lineRule="auto"/>
        <w:jc w:val="both"/>
      </w:pPr>
    </w:p>
    <w:p w14:paraId="105FE1E2" w14:textId="77777777" w:rsidR="002D0A15" w:rsidRDefault="002D0A15" w:rsidP="001019DD">
      <w:pPr>
        <w:spacing w:after="120" w:line="240" w:lineRule="auto"/>
        <w:jc w:val="both"/>
      </w:pPr>
    </w:p>
    <w:p w14:paraId="4EAE5306" w14:textId="52A4EFE0" w:rsidR="002D0A15" w:rsidRPr="00A527F0" w:rsidRDefault="00394FF5">
      <w:pPr>
        <w:pStyle w:val="Heading1"/>
        <w:numPr>
          <w:ilvl w:val="1"/>
          <w:numId w:val="237"/>
        </w:numPr>
        <w:pPrChange w:id="1957" w:author="Jonathan Pritchard" w:date="2025-03-07T16:32:00Z" w16du:dateUtc="2025-03-07T16:32:00Z">
          <w:pPr>
            <w:pStyle w:val="Heading1"/>
            <w:numPr>
              <w:ilvl w:val="1"/>
              <w:numId w:val="182"/>
            </w:numPr>
            <w:ind w:left="576" w:hanging="576"/>
          </w:pPr>
        </w:pPrChange>
      </w:pPr>
      <w:bookmarkStart w:id="1958" w:name="_Toc188968692"/>
      <w:r>
        <w:t>Constraints on input data</w:t>
      </w:r>
      <w:del w:id="1959" w:author="Grant, David M (52400) CIV USN NIWC ATLANTIC VA (USA)" w:date="2025-02-26T16:08:00Z" w16du:dateUtc="2025-02-26T21:08:00Z">
        <w:r w:rsidDel="00C2244B">
          <w:delText>.</w:delText>
        </w:r>
      </w:del>
      <w:bookmarkEnd w:id="1958"/>
    </w:p>
    <w:p w14:paraId="072C06D4" w14:textId="137F6AB2"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overlap, but in case of </w:t>
      </w:r>
      <w:r w:rsidR="00CE36C4" w:rsidRPr="00A527F0">
        <w:t xml:space="preserve">an </w:t>
      </w:r>
      <w:r w:rsidRPr="00A527F0">
        <w:t xml:space="preserve">overlap </w:t>
      </w:r>
      <w:r w:rsidR="00CE36C4" w:rsidRPr="00A527F0">
        <w:t xml:space="preserve">of greater than </w:t>
      </w:r>
      <w:ins w:id="1960" w:author="Jonathan Pritchard" w:date="2025-03-10T06:51:00Z" w16du:dateUtc="2025-03-10T06:51:00Z">
        <w:r w:rsidR="00EB3601">
          <w:t>one grid cell</w:t>
        </w:r>
        <w:r w:rsidR="00EB3601">
          <w:rPr>
            <w:rStyle w:val="FootnoteReference"/>
          </w:rPr>
          <w:footnoteReference w:id="5"/>
        </w:r>
        <w:r w:rsidR="00EB3601">
          <w:t xml:space="preserve"> </w:t>
        </w:r>
      </w:ins>
      <w:del w:id="1964" w:author="Jonathan Pritchard" w:date="2025-03-10T06:51:00Z" w16du:dateUtc="2025-03-10T06:51:00Z">
        <w:r w:rsidR="00CE36C4" w:rsidRPr="00A527F0" w:rsidDel="00EB3601">
          <w:delText xml:space="preserve">5 metres </w:delText>
        </w:r>
      </w:del>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 xml:space="preserve">have the ability to select which </w:t>
      </w:r>
      <w:commentRangeStart w:id="1965"/>
      <w:r w:rsidRPr="00A527F0">
        <w:t xml:space="preserve">producer </w:t>
      </w:r>
      <w:commentRangeEnd w:id="1965"/>
      <w:r w:rsidR="00027DC0">
        <w:rPr>
          <w:rStyle w:val="CommentReference"/>
        </w:rPr>
        <w:commentReference w:id="1965"/>
      </w:r>
      <w:r w:rsidRPr="00A527F0">
        <w:t>in the overlapped area has priority and will be selected for processing WLA</w:t>
      </w:r>
      <w:r w:rsidR="008E6DA0" w:rsidRPr="00A527F0">
        <w:t>.</w:t>
      </w:r>
    </w:p>
    <w:p w14:paraId="3F0EA7D7" w14:textId="2DD92F5D" w:rsidR="001374ED" w:rsidRPr="002D7DEE"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w:t>
      </w:r>
      <w:r w:rsidRPr="00A310A1">
        <w:rPr>
          <w:rFonts w:cs="Calibri"/>
          <w:color w:val="000000"/>
          <w:shd w:val="clear" w:color="auto" w:fill="FFFFFF"/>
        </w:rPr>
        <w:t>point is assigned a rectangular extent</w:t>
      </w:r>
      <w:r w:rsidR="001725A5" w:rsidRPr="00A310A1">
        <w:rPr>
          <w:rFonts w:cs="Calibri"/>
          <w:color w:val="000000"/>
          <w:shd w:val="clear" w:color="auto" w:fill="FFFFFF"/>
        </w:rPr>
        <w:t xml:space="preserve"> with nearest neighbour interpolation.</w:t>
      </w:r>
    </w:p>
    <w:p w14:paraId="5903C2B8" w14:textId="3D57E3AE" w:rsidR="002964A6" w:rsidRPr="00A527F0" w:rsidRDefault="002964A6" w:rsidP="00AE2737">
      <w:pPr>
        <w:pStyle w:val="ListParagraph"/>
        <w:numPr>
          <w:ilvl w:val="0"/>
          <w:numId w:val="88"/>
        </w:numPr>
        <w:spacing w:after="120" w:line="240" w:lineRule="auto"/>
        <w:ind w:left="284" w:hanging="284"/>
        <w:jc w:val="both"/>
      </w:pPr>
      <w:r>
        <w:rPr>
          <w:rFonts w:cs="Calibri"/>
          <w:color w:val="000000"/>
          <w:shd w:val="clear" w:color="auto" w:fill="FFFFFF"/>
        </w:rPr>
        <w:lastRenderedPageBreak/>
        <w:t xml:space="preserve">As with S-102, each S-104 point used in calculations must take into account the vertical uncertainty </w:t>
      </w:r>
      <w:r w:rsidR="00A310A1">
        <w:rPr>
          <w:rFonts w:cs="Calibri"/>
          <w:color w:val="000000"/>
          <w:shd w:val="clear" w:color="auto" w:fill="FFFFFF"/>
        </w:rPr>
        <w:t xml:space="preserve">values </w:t>
      </w:r>
      <w:r>
        <w:rPr>
          <w:rFonts w:cs="Calibri"/>
          <w:color w:val="000000"/>
          <w:shd w:val="clear" w:color="auto" w:fill="FFFFFF"/>
        </w:rPr>
        <w:t>contained within the dataset.</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w:t>
      </w:r>
      <w:commentRangeStart w:id="1966"/>
      <w:r w:rsidR="003232F1">
        <w:rPr>
          <w:rFonts w:cs="Calibri"/>
          <w:color w:val="000000"/>
          <w:shd w:val="clear" w:color="auto" w:fill="FFFFFF"/>
        </w:rPr>
        <w:t xml:space="preserve">Incompatible </w:t>
      </w:r>
      <w:commentRangeEnd w:id="1966"/>
      <w:r w:rsidR="00447A14">
        <w:rPr>
          <w:rStyle w:val="CommentReference"/>
        </w:rPr>
        <w:commentReference w:id="1966"/>
      </w:r>
      <w:r w:rsidR="003232F1">
        <w:rPr>
          <w:rFonts w:cs="Calibri"/>
          <w:color w:val="000000"/>
          <w:shd w:val="clear" w:color="auto" w:fill="FFFFFF"/>
        </w:rPr>
        <w:t>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09F60404" w14:textId="58B0740B" w:rsidR="00394FF5" w:rsidRPr="00A527F0" w:rsidRDefault="00394FF5">
      <w:pPr>
        <w:pStyle w:val="Heading1"/>
        <w:numPr>
          <w:ilvl w:val="1"/>
          <w:numId w:val="237"/>
        </w:numPr>
        <w:pPrChange w:id="1967" w:author="Jonathan Pritchard" w:date="2025-03-07T16:32:00Z" w16du:dateUtc="2025-03-07T16:32:00Z">
          <w:pPr>
            <w:pStyle w:val="Heading1"/>
            <w:numPr>
              <w:ilvl w:val="1"/>
              <w:numId w:val="182"/>
            </w:numPr>
            <w:ind w:left="576" w:hanging="576"/>
          </w:pPr>
        </w:pPrChange>
      </w:pPr>
      <w:bookmarkStart w:id="1968" w:name="_Toc188968693"/>
      <w:bookmarkStart w:id="1969" w:name="_Toc88852887"/>
      <w:bookmarkStart w:id="1970" w:name="_Toc98339995"/>
      <w:bookmarkStart w:id="1971" w:name="_Toc98340371"/>
      <w:r>
        <w:t>User Inputs</w:t>
      </w:r>
      <w:bookmarkEnd w:id="1968"/>
    </w:p>
    <w:bookmarkEnd w:id="1969"/>
    <w:bookmarkEnd w:id="1970"/>
    <w:bookmarkEnd w:id="1971"/>
    <w:p w14:paraId="56561235" w14:textId="016E5FB0" w:rsidR="001374ED" w:rsidRPr="00A527F0" w:rsidRDefault="001374ED" w:rsidP="008E6DA0">
      <w:pPr>
        <w:spacing w:after="60" w:line="240" w:lineRule="auto"/>
        <w:jc w:val="both"/>
      </w:pPr>
      <w:commentRangeStart w:id="1972"/>
      <w:r w:rsidRPr="00A527F0">
        <w:t xml:space="preserve">When WLA is selected for use, in areas where WLA coverage exists, </w:t>
      </w:r>
      <w:r w:rsidR="00094134" w:rsidRPr="00094134">
        <w:t>one of the three different options must be used</w:t>
      </w:r>
      <w:r w:rsidRPr="00A527F0">
        <w:t>:</w:t>
      </w:r>
      <w:commentRangeEnd w:id="1972"/>
      <w:r w:rsidR="00094134">
        <w:rPr>
          <w:rStyle w:val="CommentReference"/>
        </w:rPr>
        <w:commentReference w:id="1972"/>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2DC2F146"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w:t>
      </w:r>
      <w:del w:id="1973" w:author="Jonathan Pritchard" w:date="2025-03-10T07:42:00Z" w16du:dateUtc="2025-03-10T07:42:00Z">
        <w:r w:rsidR="002613D4" w:rsidRPr="002613D4" w:rsidDel="0056040E">
          <w:delText>MSC.</w:delText>
        </w:r>
        <w:r w:rsidR="002613D4" w:rsidDel="0056040E">
          <w:delText>5</w:delText>
        </w:r>
        <w:r w:rsidR="002613D4" w:rsidRPr="002613D4" w:rsidDel="0056040E">
          <w:delText>30(106)</w:delText>
        </w:r>
      </w:del>
      <w:ins w:id="1974" w:author="Jonathan Pritchard" w:date="2025-03-10T07:42:00Z" w16du:dateUtc="2025-03-10T07:42:00Z">
        <w:r w:rsidR="0056040E">
          <w:t>MSC.530(106)/</w:t>
        </w:r>
      </w:ins>
      <w:ins w:id="1975" w:author="Jonathan Pritchard" w:date="2025-03-10T07:46:00Z" w16du:dateUtc="2025-03-10T07:46:00Z">
        <w:r w:rsidR="0056040E">
          <w:t>Rev</w:t>
        </w:r>
      </w:ins>
      <w:ins w:id="1976" w:author="Jonathan Pritchard" w:date="2025-03-10T07:42:00Z" w16du:dateUtc="2025-03-10T07:42:00Z">
        <w:r w:rsidR="0056040E">
          <w:t>.1</w:t>
        </w:r>
      </w:ins>
      <w:r w:rsidR="002613D4" w:rsidRPr="002613D4">
        <w:t xml:space="preserve"> 11.4.4 when route monitoring</w:t>
      </w:r>
      <w:ins w:id="1977" w:author="Grant, David M (52400) CIV USN NIWC ATLANTIC VA (USA)" w:date="2025-02-26T16:12:00Z" w16du:dateUtc="2025-02-26T21:12:00Z">
        <w:r w:rsidR="00CD364E">
          <w:t>.</w:t>
        </w:r>
      </w:ins>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5C4D7E68" w14:textId="3F67A9C7" w:rsidR="00394FF5" w:rsidRPr="00394FF5" w:rsidRDefault="00394FF5">
      <w:pPr>
        <w:pStyle w:val="Heading1"/>
        <w:numPr>
          <w:ilvl w:val="1"/>
          <w:numId w:val="237"/>
        </w:numPr>
        <w:pPrChange w:id="1978" w:author="Jonathan Pritchard" w:date="2025-03-07T16:32:00Z" w16du:dateUtc="2025-03-07T16:32:00Z">
          <w:pPr>
            <w:pStyle w:val="Heading1"/>
            <w:numPr>
              <w:ilvl w:val="1"/>
              <w:numId w:val="182"/>
            </w:numPr>
            <w:ind w:left="576" w:hanging="576"/>
          </w:pPr>
        </w:pPrChange>
      </w:pPr>
      <w:bookmarkStart w:id="1979" w:name="_Toc188968694"/>
      <w:bookmarkStart w:id="1980" w:name="_Toc88852888"/>
      <w:bookmarkStart w:id="1981" w:name="_Toc98339996"/>
      <w:bookmarkStart w:id="1982" w:name="_Toc98340372"/>
      <w:r>
        <w:t>Implementation - general</w:t>
      </w:r>
      <w:bookmarkEnd w:id="1979"/>
    </w:p>
    <w:bookmarkEnd w:id="1980"/>
    <w:bookmarkEnd w:id="1981"/>
    <w:bookmarkEnd w:id="1982"/>
    <w:p w14:paraId="47BC9546" w14:textId="54972741" w:rsidR="001374ED" w:rsidRPr="00A527F0" w:rsidRDefault="006C470D" w:rsidP="008E6DA0">
      <w:pPr>
        <w:spacing w:after="120" w:line="240" w:lineRule="auto"/>
        <w:jc w:val="both"/>
      </w:pPr>
      <w:r w:rsidRPr="00A527F0">
        <w:t xml:space="preserve">WLA can be applied only in areas where there is data from both S-102 and S-104. </w:t>
      </w:r>
      <w:del w:id="1983" w:author="Grant, David M (52400) CIV USN NIWC ATLANTIC VA (USA)" w:date="2025-02-26T16:13:00Z" w16du:dateUtc="2025-02-26T21:13:00Z">
        <w:r w:rsidR="008E6DA0" w:rsidRPr="00A527F0" w:rsidDel="00D131F7">
          <w:delText xml:space="preserve">for </w:delText>
        </w:r>
      </w:del>
      <w:ins w:id="1984" w:author="Grant, David M (52400) CIV USN NIWC ATLANTIC VA (USA)" w:date="2025-02-26T16:13:00Z" w16du:dateUtc="2025-02-26T21:13:00Z">
        <w:r w:rsidR="00D131F7">
          <w:t>F</w:t>
        </w:r>
        <w:r w:rsidR="00D131F7" w:rsidRPr="00A527F0">
          <w:t xml:space="preserve">or </w:t>
        </w:r>
      </w:ins>
      <w:r w:rsidR="008E6DA0" w:rsidRPr="00A527F0">
        <w:t>example,</w:t>
      </w:r>
      <w:r w:rsidR="001374ED" w:rsidRPr="00A527F0">
        <w:t xml:space="preserve"> the </w:t>
      </w:r>
      <w:r w:rsidR="00C077DF" w:rsidRPr="00A527F0">
        <w:t xml:space="preserve">intersection of the Red and Blue </w:t>
      </w:r>
      <w:r w:rsidR="001374ED" w:rsidRPr="00A527F0">
        <w:t xml:space="preserve">outline in figure </w:t>
      </w:r>
      <w:ins w:id="1985" w:author="Jonathan Pritchard" w:date="2025-03-10T06:53:00Z" w16du:dateUtc="2025-03-10T06:53:00Z">
        <w:r w:rsidR="00EB3601">
          <w:t>D</w:t>
        </w:r>
      </w:ins>
      <w:del w:id="1986" w:author="Jonathan Pritchard" w:date="2025-03-10T06:53:00Z" w16du:dateUtc="2025-03-10T06:53:00Z">
        <w:r w:rsidR="0050181D" w:rsidRPr="00A527F0" w:rsidDel="00EB3601">
          <w:delText>C</w:delText>
        </w:r>
      </w:del>
      <w:r w:rsidR="0050181D" w:rsidRPr="00A527F0">
        <w:t>-4-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ins w:id="1987" w:author="Jonathan Pritchard" w:date="2025-03-10T06:58:00Z" w16du:dateUtc="2025-03-10T06:58:00Z">
        <w:r w:rsidR="00E058BE">
          <w:t>D-1.2</w:t>
        </w:r>
      </w:ins>
      <w:del w:id="1988" w:author="Jonathan Pritchard" w:date="2025-03-10T06:58:00Z" w16du:dateUtc="2025-03-10T06:58:00Z">
        <w:r w:rsidR="000D0801" w:rsidRPr="00A527F0" w:rsidDel="00E058BE">
          <w:delText>C-4-</w:delText>
        </w:r>
        <w:r w:rsidR="001374ED" w:rsidRPr="00A527F0" w:rsidDel="00E058BE">
          <w:delText>1</w:delText>
        </w:r>
      </w:del>
      <w:r w:rsidR="001374ED" w:rsidRPr="00A527F0">
        <w:t xml:space="preserve"> and section </w:t>
      </w:r>
      <w:ins w:id="1989" w:author="Jonathan Pritchard" w:date="2025-03-10T06:59:00Z" w16du:dateUtc="2025-03-10T06:59:00Z">
        <w:r w:rsidR="00E058BE">
          <w:t>D</w:t>
        </w:r>
      </w:ins>
      <w:del w:id="1990" w:author="Jonathan Pritchard" w:date="2025-03-10T06:59:00Z" w16du:dateUtc="2025-03-10T06:59:00Z">
        <w:r w:rsidR="000D0801" w:rsidRPr="00A527F0" w:rsidDel="00E058BE">
          <w:delText>C</w:delText>
        </w:r>
      </w:del>
      <w:r w:rsidR="000D0801" w:rsidRPr="00A527F0">
        <w:t>-</w:t>
      </w:r>
      <w:ins w:id="1991" w:author="Jonathan Pritchard" w:date="2025-03-10T06:59:00Z" w16du:dateUtc="2025-03-10T06:59:00Z">
        <w:r w:rsidR="00E058BE">
          <w:t>1</w:t>
        </w:r>
      </w:ins>
      <w:del w:id="1992" w:author="Jonathan Pritchard" w:date="2025-03-10T06:59:00Z" w16du:dateUtc="2025-03-10T06:59:00Z">
        <w:r w:rsidR="000D0801" w:rsidRPr="00A527F0" w:rsidDel="00E058BE">
          <w:delText>4</w:delText>
        </w:r>
      </w:del>
      <w:r w:rsidR="000D0801" w:rsidRPr="00A527F0">
        <w:t>-</w:t>
      </w:r>
      <w:r w:rsidR="001374ED" w:rsidRPr="00A527F0">
        <w:t>3</w:t>
      </w:r>
      <w:del w:id="1993" w:author="Jonathan Pritchard" w:date="2025-03-10T06:59:00Z" w16du:dateUtc="2025-03-10T06:59:00Z">
        <w:r w:rsidR="001374ED" w:rsidRPr="00A527F0" w:rsidDel="00E058BE">
          <w:delText>.1</w:delText>
        </w:r>
      </w:del>
      <w:r w:rsidR="001374ED" w:rsidRPr="00A527F0">
        <w:t>.</w:t>
      </w:r>
    </w:p>
    <w:p w14:paraId="28B76E88" w14:textId="77777777" w:rsidR="001374ED" w:rsidRPr="00A527F0" w:rsidRDefault="001374ED" w:rsidP="004E61EE">
      <w:pPr>
        <w:keepNext/>
        <w:spacing w:line="240" w:lineRule="auto"/>
        <w:jc w:val="center"/>
      </w:pPr>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p>
    <w:p w14:paraId="00ED553F" w14:textId="711443FF" w:rsidR="00494635" w:rsidRDefault="001374ED" w:rsidP="002D7DEE">
      <w:pPr>
        <w:pStyle w:val="Caption"/>
        <w:spacing w:after="120" w:line="240" w:lineRule="auto"/>
        <w:jc w:val="center"/>
      </w:pPr>
      <w:r w:rsidRPr="00A527F0">
        <w:t xml:space="preserve">Figure </w:t>
      </w:r>
      <w:del w:id="1994" w:author="Jonathan Pritchard" w:date="2025-03-10T06:53:00Z" w16du:dateUtc="2025-03-10T06:53:00Z">
        <w:r w:rsidR="0050181D" w:rsidRPr="00A527F0" w:rsidDel="00EB3601">
          <w:delText>C</w:delText>
        </w:r>
      </w:del>
      <w:ins w:id="1995" w:author="Jonathan Pritchard" w:date="2025-03-10T06:53:00Z" w16du:dateUtc="2025-03-10T06:53:00Z">
        <w:r w:rsidR="00EB3601">
          <w:t>D</w:t>
        </w:r>
      </w:ins>
      <w:r w:rsidR="0050181D" w:rsidRPr="00A527F0">
        <w:t>-</w:t>
      </w:r>
      <w:ins w:id="1996" w:author="Jonathan Pritchard" w:date="2025-03-10T06:59:00Z" w16du:dateUtc="2025-03-10T06:59:00Z">
        <w:r w:rsidR="00E058BE">
          <w:t>2</w:t>
        </w:r>
      </w:ins>
      <w:del w:id="1997" w:author="Jonathan Pritchard" w:date="2025-03-10T06:59:00Z" w16du:dateUtc="2025-03-10T06:59:00Z">
        <w:r w:rsidR="0050181D" w:rsidRPr="00A527F0" w:rsidDel="00E058BE">
          <w:delText>4</w:delText>
        </w:r>
      </w:del>
      <w:r w:rsidR="0050181D" w:rsidRPr="00A527F0">
        <w:t>-</w:t>
      </w:r>
      <w:ins w:id="1998" w:author="Jonathan Pritchard" w:date="2025-03-10T07:00:00Z" w16du:dateUtc="2025-03-10T07:00:00Z">
        <w:r w:rsidR="00E058BE">
          <w:t>6</w:t>
        </w:r>
      </w:ins>
      <w:del w:id="1999" w:author="Jonathan Pritchard" w:date="2025-03-10T06:59:00Z" w16du:dateUtc="2025-03-10T06:59:00Z">
        <w:r w:rsidRPr="00A527F0" w:rsidDel="00E058BE">
          <w:delText>6</w:delText>
        </w:r>
      </w:del>
      <w:r w:rsidR="000D0801" w:rsidRPr="00A527F0">
        <w:t xml:space="preserve"> -</w:t>
      </w:r>
      <w:r w:rsidRPr="00A527F0">
        <w:t xml:space="preserve"> WLA can only be computed in areas where there is S-104 </w:t>
      </w:r>
      <w:r w:rsidR="006C470D" w:rsidRPr="00A527F0">
        <w:t>and S-102 data</w:t>
      </w:r>
    </w:p>
    <w:p w14:paraId="10403686" w14:textId="3B01C03A" w:rsidR="00494635" w:rsidDel="00E058BE" w:rsidRDefault="00494635" w:rsidP="000D0801">
      <w:pPr>
        <w:spacing w:after="60" w:line="240" w:lineRule="auto"/>
        <w:jc w:val="both"/>
        <w:rPr>
          <w:del w:id="2000" w:author="Jonathan Pritchard" w:date="2025-03-10T06:59:00Z" w16du:dateUtc="2025-03-10T06:59:00Z"/>
        </w:rPr>
      </w:pPr>
    </w:p>
    <w:p w14:paraId="1BC6FDAE" w14:textId="77777777" w:rsidR="00494635" w:rsidRDefault="00494635" w:rsidP="000D0801">
      <w:pPr>
        <w:spacing w:after="60" w:line="240" w:lineRule="auto"/>
        <w:jc w:val="both"/>
      </w:pPr>
    </w:p>
    <w:p w14:paraId="56662643" w14:textId="1AFAC780" w:rsidR="001374ED" w:rsidRPr="00A527F0" w:rsidRDefault="001374ED" w:rsidP="000D0801">
      <w:pPr>
        <w:spacing w:after="60" w:line="240" w:lineRule="auto"/>
        <w:jc w:val="both"/>
      </w:pPr>
      <w:r w:rsidRPr="00A527F0">
        <w:t>Further</w:t>
      </w:r>
      <w:r w:rsidR="008F30CB">
        <w:t>,</w:t>
      </w:r>
      <w:r w:rsidRPr="00A527F0">
        <w:t xml:space="preserve">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5925F9EC"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ins w:id="2001" w:author="Jonathan Pritchard" w:date="2025-03-10T07:01:00Z" w16du:dateUtc="2025-03-10T07:01:00Z">
        <w:r w:rsidR="00E058BE">
          <w:t>D</w:t>
        </w:r>
      </w:ins>
      <w:del w:id="2002" w:author="Jonathan Pritchard" w:date="2025-03-10T07:01:00Z" w16du:dateUtc="2025-03-10T07:01:00Z">
        <w:r w:rsidR="0050181D" w:rsidRPr="00A527F0" w:rsidDel="00E058BE">
          <w:delText>C</w:delText>
        </w:r>
      </w:del>
      <w:r w:rsidR="0050181D" w:rsidRPr="00A527F0">
        <w:t>-</w:t>
      </w:r>
      <w:ins w:id="2003" w:author="Jonathan Pritchard" w:date="2025-03-10T07:00:00Z" w16du:dateUtc="2025-03-10T07:00:00Z">
        <w:r w:rsidR="00E058BE">
          <w:t>2</w:t>
        </w:r>
      </w:ins>
      <w:del w:id="2004" w:author="Jonathan Pritchard" w:date="2025-03-10T07:00:00Z" w16du:dateUtc="2025-03-10T07:00:00Z">
        <w:r w:rsidR="0050181D" w:rsidRPr="00A527F0" w:rsidDel="00E058BE">
          <w:delText>4</w:delText>
        </w:r>
      </w:del>
      <w:r w:rsidR="0050181D" w:rsidRPr="00A527F0">
        <w:t>-</w:t>
      </w:r>
      <w:r w:rsidRPr="00A527F0">
        <w:t>16.</w:t>
      </w:r>
    </w:p>
    <w:p w14:paraId="4B80FF0C" w14:textId="1D715AE5" w:rsidR="001374ED" w:rsidRPr="00A527F0" w:rsidRDefault="001374ED" w:rsidP="000D0801">
      <w:pPr>
        <w:spacing w:after="120" w:line="240" w:lineRule="auto"/>
        <w:jc w:val="both"/>
      </w:pPr>
      <w:r w:rsidRPr="00A527F0">
        <w:t xml:space="preserve">Where these conditions are not met the WLA processing </w:t>
      </w:r>
      <w:commentRangeStart w:id="2005"/>
      <w:r w:rsidR="00094134">
        <w:t>must not be</w:t>
      </w:r>
      <w:r w:rsidRPr="00A527F0">
        <w:t xml:space="preserve"> </w:t>
      </w:r>
      <w:commentRangeEnd w:id="2005"/>
      <w:r w:rsidR="00094134">
        <w:rPr>
          <w:rStyle w:val="CommentReference"/>
        </w:rPr>
        <w:commentReference w:id="2005"/>
      </w:r>
      <w:r w:rsidRPr="00A527F0">
        <w:t>carried out.</w:t>
      </w:r>
    </w:p>
    <w:p w14:paraId="2EC542E8" w14:textId="474E7198" w:rsidR="001374ED" w:rsidRPr="00A527F0" w:rsidRDefault="001374ED" w:rsidP="000D0801">
      <w:pPr>
        <w:spacing w:after="120" w:line="240" w:lineRule="auto"/>
        <w:jc w:val="both"/>
      </w:pPr>
      <w:r w:rsidRPr="00A527F0">
        <w:lastRenderedPageBreak/>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6"/>
      </w:r>
      <w:r w:rsidR="000D0801" w:rsidRPr="00A527F0">
        <w:t>;</w:t>
      </w:r>
      <w:r w:rsidRPr="00A527F0">
        <w:t xml:space="preserve"> see </w:t>
      </w:r>
      <w:r w:rsidR="000D0801" w:rsidRPr="00A527F0">
        <w:t>F</w:t>
      </w:r>
      <w:r w:rsidRPr="00A527F0">
        <w:t xml:space="preserve">igure </w:t>
      </w:r>
      <w:del w:id="2006" w:author="Jonathan Pritchard" w:date="2025-03-10T07:00:00Z" w16du:dateUtc="2025-03-10T07:00:00Z">
        <w:r w:rsidR="0050181D" w:rsidRPr="00A527F0" w:rsidDel="00E058BE">
          <w:delText>C-4</w:delText>
        </w:r>
      </w:del>
      <w:ins w:id="2007" w:author="Jonathan Pritchard" w:date="2025-03-10T07:00:00Z" w16du:dateUtc="2025-03-10T07:00:00Z">
        <w:r w:rsidR="00E058BE">
          <w:t>D-2</w:t>
        </w:r>
      </w:ins>
      <w:r w:rsidR="0050181D" w:rsidRPr="00A527F0">
        <w:t>-</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21C5135" w:rsidR="009155DF" w:rsidRPr="00A527F0" w:rsidRDefault="001374ED" w:rsidP="009155DF">
      <w:pPr>
        <w:pStyle w:val="Caption"/>
        <w:spacing w:after="120" w:line="240" w:lineRule="auto"/>
        <w:jc w:val="center"/>
      </w:pPr>
      <w:r w:rsidRPr="00A527F0">
        <w:t xml:space="preserve">Figure </w:t>
      </w:r>
      <w:ins w:id="2008" w:author="Jonathan Pritchard" w:date="2025-03-10T07:00:00Z" w16du:dateUtc="2025-03-10T07:00:00Z">
        <w:r w:rsidR="00E058BE">
          <w:t>D-2</w:t>
        </w:r>
      </w:ins>
      <w:del w:id="2009" w:author="Jonathan Pritchard" w:date="2025-03-10T07:00:00Z" w16du:dateUtc="2025-03-10T07:00:00Z">
        <w:r w:rsidR="0050181D" w:rsidRPr="00A527F0" w:rsidDel="00E058BE">
          <w:delText>C-4</w:delText>
        </w:r>
      </w:del>
      <w:r w:rsidR="0050181D" w:rsidRPr="00A527F0">
        <w:t>-</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70863F27" w:rsidR="001374ED" w:rsidRPr="00A527F0" w:rsidRDefault="001374ED" w:rsidP="009155DF">
      <w:pPr>
        <w:spacing w:after="120" w:line="240" w:lineRule="auto"/>
        <w:jc w:val="both"/>
      </w:pPr>
      <w:r w:rsidRPr="00A527F0">
        <w:t xml:space="preserve">In addition to the display of the boundary line of the WLA coverage there should be a permanent indication about </w:t>
      </w:r>
      <w:ins w:id="2010" w:author="Jonathan Pritchard" w:date="2025-03-10T07:09:00Z" w16du:dateUtc="2025-03-10T07:09:00Z">
        <w:r w:rsidR="00503BA8">
          <w:t xml:space="preserve">the </w:t>
        </w:r>
      </w:ins>
      <w:r w:rsidRPr="00A527F0">
        <w:t>application of WLA and the applied date</w:t>
      </w:r>
      <w:r w:rsidR="00CE7EC3">
        <w:t xml:space="preserve"> and </w:t>
      </w:r>
      <w:r w:rsidRPr="00A527F0">
        <w:t>time, see details in WLA Options 1, 2 and 3.</w:t>
      </w:r>
    </w:p>
    <w:p w14:paraId="0AF1EB58" w14:textId="51B29834" w:rsidR="001374ED" w:rsidRPr="00A527F0" w:rsidRDefault="001374ED" w:rsidP="009155DF">
      <w:pPr>
        <w:spacing w:after="120" w:line="240" w:lineRule="auto"/>
        <w:jc w:val="both"/>
      </w:pPr>
      <w:r w:rsidRPr="00A527F0">
        <w:t>OEMs are free to design their user interface. Usable ideas include</w:t>
      </w:r>
      <w:ins w:id="2011" w:author="Jonathan Pritchard" w:date="2025-03-10T07:09:00Z" w16du:dateUtc="2025-03-10T07:09:00Z">
        <w:r w:rsidR="00503BA8">
          <w:t xml:space="preserve">, </w:t>
        </w:r>
      </w:ins>
      <w:del w:id="2012" w:author="Jonathan Pritchard" w:date="2025-03-10T07:09:00Z" w16du:dateUtc="2025-03-10T07:09:00Z">
        <w:r w:rsidRPr="00A527F0" w:rsidDel="00503BA8">
          <w:delText xml:space="preserve"> </w:delText>
        </w:r>
      </w:del>
      <w:r w:rsidRPr="00A527F0">
        <w:t>for example</w:t>
      </w:r>
      <w:ins w:id="2013" w:author="Jonathan Pritchard" w:date="2025-03-10T07:09:00Z" w16du:dateUtc="2025-03-10T07:09:00Z">
        <w:r w:rsidR="00503BA8">
          <w:t>, a</w:t>
        </w:r>
      </w:ins>
      <w:r w:rsidRPr="00A527F0">
        <w:t xml:space="preserv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1EF93C74" w14:textId="52CC713A" w:rsidR="00394FF5" w:rsidRPr="00394FF5" w:rsidRDefault="00394FF5">
      <w:pPr>
        <w:pStyle w:val="Heading1"/>
        <w:numPr>
          <w:ilvl w:val="1"/>
          <w:numId w:val="237"/>
        </w:numPr>
        <w:pPrChange w:id="2014" w:author="Jonathan Pritchard" w:date="2025-03-07T16:32:00Z" w16du:dateUtc="2025-03-07T16:32:00Z">
          <w:pPr>
            <w:pStyle w:val="Heading1"/>
            <w:numPr>
              <w:ilvl w:val="1"/>
              <w:numId w:val="182"/>
            </w:numPr>
            <w:ind w:left="576" w:hanging="576"/>
          </w:pPr>
        </w:pPrChange>
      </w:pPr>
      <w:bookmarkStart w:id="2015" w:name="_Toc188968695"/>
      <w:bookmarkStart w:id="2016" w:name="_Toc88852889"/>
      <w:bookmarkStart w:id="2017" w:name="_Toc98339997"/>
      <w:bookmarkStart w:id="2018" w:name="_Toc98340373"/>
      <w:r w:rsidRPr="00394FF5">
        <w:t>Implementation of WLA Option 1 – WLA for a single datetime</w:t>
      </w:r>
      <w:r>
        <w:t xml:space="preserve"> instant</w:t>
      </w:r>
      <w:bookmarkEnd w:id="2015"/>
    </w:p>
    <w:bookmarkEnd w:id="2016"/>
    <w:bookmarkEnd w:id="2017"/>
    <w:bookmarkEnd w:id="2018"/>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019"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2019"/>
    </w:p>
    <w:p w14:paraId="35112E20" w14:textId="7796B732"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w:t>
      </w:r>
      <w:ins w:id="2020" w:author="Jonathan Pritchard" w:date="2025-03-10T07:01:00Z" w16du:dateUtc="2025-03-10T07:01:00Z">
        <w:r w:rsidR="00E058BE">
          <w:t>D</w:t>
        </w:r>
      </w:ins>
      <w:del w:id="2021" w:author="Jonathan Pritchard" w:date="2025-03-10T07:01:00Z" w16du:dateUtc="2025-03-10T07:01:00Z">
        <w:r w:rsidR="0067081F" w:rsidRPr="00A527F0" w:rsidDel="00E058BE">
          <w:delText>C</w:delText>
        </w:r>
      </w:del>
      <w:r w:rsidR="0067081F" w:rsidRPr="00A527F0">
        <w:t>-</w:t>
      </w:r>
      <w:ins w:id="2022" w:author="Jonathan Pritchard" w:date="2025-03-10T07:02:00Z" w16du:dateUtc="2025-03-10T07:02:00Z">
        <w:r w:rsidR="00E058BE">
          <w:t>2</w:t>
        </w:r>
      </w:ins>
      <w:del w:id="2023" w:author="Jonathan Pritchard" w:date="2025-03-10T07:02:00Z" w16du:dateUtc="2025-03-10T07:02:00Z">
        <w:r w:rsidR="0067081F" w:rsidRPr="00A527F0" w:rsidDel="00E058BE">
          <w:delText>4</w:delText>
        </w:r>
      </w:del>
      <w:r w:rsidR="0067081F" w:rsidRPr="00A527F0">
        <w:t xml:space="preserve">-8 </w:t>
      </w:r>
      <w:del w:id="2024" w:author="Jonathan Pritchard" w:date="2025-03-10T07:02:00Z" w16du:dateUtc="2025-03-10T07:02:00Z">
        <w:r w:rsidR="0067081F" w:rsidRPr="00A527F0" w:rsidDel="00E058BE">
          <w:delText>below</w:delText>
        </w:r>
        <w:r w:rsidRPr="00A527F0" w:rsidDel="00E058BE">
          <w:delText xml:space="preserve"> </w:delText>
        </w:r>
      </w:del>
      <w:r w:rsidRPr="00A527F0">
        <w:t>(</w:t>
      </w:r>
      <w:ins w:id="2025" w:author="Jonathan Pritchard" w:date="2025-03-10T07:02:00Z" w16du:dateUtc="2025-03-10T07:02:00Z">
        <w:r w:rsidR="00E058BE">
          <w:t xml:space="preserve">where </w:t>
        </w:r>
      </w:ins>
      <w:r w:rsidRPr="00A527F0">
        <w:t>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797B2618" w:rsidR="001374ED" w:rsidRPr="00A527F0" w:rsidRDefault="001374ED" w:rsidP="0067081F">
      <w:pPr>
        <w:pStyle w:val="Caption"/>
        <w:spacing w:after="120" w:line="240" w:lineRule="auto"/>
        <w:jc w:val="center"/>
      </w:pPr>
      <w:r w:rsidRPr="00A527F0">
        <w:t xml:space="preserve">Figure </w:t>
      </w:r>
      <w:ins w:id="2026" w:author="Jonathan Pritchard" w:date="2025-03-10T07:01:00Z" w16du:dateUtc="2025-03-10T07:01:00Z">
        <w:r w:rsidR="00E058BE">
          <w:t>D</w:t>
        </w:r>
      </w:ins>
      <w:del w:id="2027" w:author="Jonathan Pritchard" w:date="2025-03-10T07:01:00Z" w16du:dateUtc="2025-03-10T07:01:00Z">
        <w:r w:rsidR="0050181D" w:rsidRPr="00A527F0" w:rsidDel="00E058BE">
          <w:delText>C</w:delText>
        </w:r>
      </w:del>
      <w:r w:rsidR="0050181D" w:rsidRPr="00A527F0">
        <w:t>-</w:t>
      </w:r>
      <w:ins w:id="2028" w:author="Jonathan Pritchard" w:date="2025-03-10T07:01:00Z" w16du:dateUtc="2025-03-10T07:01:00Z">
        <w:r w:rsidR="00E058BE">
          <w:t>2</w:t>
        </w:r>
      </w:ins>
      <w:del w:id="2029" w:author="Jonathan Pritchard" w:date="2025-03-10T07:01:00Z" w16du:dateUtc="2025-03-10T07:01:00Z">
        <w:r w:rsidR="0050181D" w:rsidRPr="00A527F0" w:rsidDel="00E058BE">
          <w:delText>4</w:delText>
        </w:r>
      </w:del>
      <w:r w:rsidR="0050181D" w:rsidRPr="00A527F0">
        <w:t>-</w:t>
      </w:r>
      <w:r w:rsidRPr="00A527F0">
        <w:t>8</w:t>
      </w:r>
      <w:r w:rsidR="0067081F" w:rsidRPr="00A527F0">
        <w:t xml:space="preserve"> -</w:t>
      </w:r>
      <w:r w:rsidR="00B9341D" w:rsidRPr="00A527F0">
        <w:t xml:space="preserve"> Selection of time-varying value</w:t>
      </w:r>
    </w:p>
    <w:p w14:paraId="61C4D584" w14:textId="564D9B65" w:rsidR="001374ED" w:rsidRPr="00A527F0" w:rsidRDefault="001374ED" w:rsidP="0067081F">
      <w:pPr>
        <w:spacing w:after="120" w:line="240" w:lineRule="auto"/>
        <w:jc w:val="both"/>
      </w:pPr>
      <w:r w:rsidRPr="00A527F0">
        <w:t xml:space="preserve">In </w:t>
      </w:r>
      <w:r w:rsidR="0067081F" w:rsidRPr="00A527F0">
        <w:t xml:space="preserve">Figure </w:t>
      </w:r>
      <w:ins w:id="2030" w:author="Jonathan Pritchard" w:date="2025-03-10T07:02:00Z" w16du:dateUtc="2025-03-10T07:02:00Z">
        <w:r w:rsidR="00E058BE">
          <w:t>D-2</w:t>
        </w:r>
      </w:ins>
      <w:del w:id="2031" w:author="Jonathan Pritchard" w:date="2025-03-10T07:02:00Z" w16du:dateUtc="2025-03-10T07:02:00Z">
        <w:r w:rsidR="0067081F" w:rsidRPr="00A527F0" w:rsidDel="00E058BE">
          <w:delText>C-4</w:delText>
        </w:r>
      </w:del>
      <w:r w:rsidR="0067081F" w:rsidRPr="00A527F0">
        <w:t>-9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6675B785">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7B6F53A1" w:rsidR="001374ED" w:rsidRPr="00A527F0" w:rsidRDefault="001374ED" w:rsidP="0067081F">
      <w:pPr>
        <w:pStyle w:val="Caption"/>
        <w:spacing w:after="120" w:line="240" w:lineRule="auto"/>
        <w:jc w:val="center"/>
      </w:pPr>
      <w:r w:rsidRPr="00A527F0">
        <w:t xml:space="preserve">Figure </w:t>
      </w:r>
      <w:ins w:id="2032" w:author="Jonathan Pritchard" w:date="2025-03-10T07:02:00Z" w16du:dateUtc="2025-03-10T07:02:00Z">
        <w:r w:rsidR="00E058BE">
          <w:t>D-2</w:t>
        </w:r>
      </w:ins>
      <w:del w:id="2033" w:author="Jonathan Pritchard" w:date="2025-03-10T07:02:00Z" w16du:dateUtc="2025-03-10T07:02:00Z">
        <w:r w:rsidR="0050181D" w:rsidRPr="00A527F0" w:rsidDel="00E058BE">
          <w:delText>C-4</w:delText>
        </w:r>
      </w:del>
      <w:r w:rsidR="0050181D" w:rsidRPr="00A527F0">
        <w:t>-</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Default="001374ED" w:rsidP="0067081F">
      <w:pPr>
        <w:spacing w:after="120" w:line="240" w:lineRule="auto"/>
        <w:ind w:left="426"/>
        <w:rPr>
          <w:b/>
          <w:bCs/>
          <w:color w:val="0070C0"/>
        </w:rPr>
      </w:pPr>
      <w:r w:rsidRPr="00A527F0">
        <w:rPr>
          <w:b/>
          <w:bCs/>
          <w:color w:val="0070C0"/>
        </w:rPr>
        <w:t>WLA 12:34 08 Nov 2021</w:t>
      </w:r>
    </w:p>
    <w:p w14:paraId="530938E5" w14:textId="77777777" w:rsidR="00394FF5" w:rsidRPr="00A527F0" w:rsidRDefault="00394FF5" w:rsidP="0067081F">
      <w:pPr>
        <w:spacing w:after="120" w:line="240" w:lineRule="auto"/>
        <w:ind w:left="426"/>
        <w:rPr>
          <w:b/>
          <w:bCs/>
          <w:color w:val="0070C0"/>
        </w:rPr>
      </w:pPr>
    </w:p>
    <w:p w14:paraId="31D5DAAB" w14:textId="71B5FF32" w:rsidR="00394FF5" w:rsidRPr="00394FF5" w:rsidRDefault="00394FF5">
      <w:pPr>
        <w:pStyle w:val="Heading1"/>
        <w:numPr>
          <w:ilvl w:val="1"/>
          <w:numId w:val="237"/>
        </w:numPr>
        <w:pPrChange w:id="2034" w:author="Jonathan Pritchard" w:date="2025-03-07T16:32:00Z" w16du:dateUtc="2025-03-07T16:32:00Z">
          <w:pPr>
            <w:pStyle w:val="Heading1"/>
            <w:numPr>
              <w:ilvl w:val="1"/>
              <w:numId w:val="182"/>
            </w:numPr>
            <w:ind w:left="576" w:hanging="576"/>
          </w:pPr>
        </w:pPrChange>
      </w:pPr>
      <w:bookmarkStart w:id="2035" w:name="_Toc188968696"/>
      <w:bookmarkStart w:id="2036" w:name="_Toc88852890"/>
      <w:bookmarkStart w:id="2037" w:name="_Toc98339998"/>
      <w:bookmarkStart w:id="2038" w:name="_Toc98340374"/>
      <w:r w:rsidRPr="00394FF5">
        <w:t>Implementation of WLA Option 2 – WLA for a datetime range specified by the user as a time</w:t>
      </w:r>
      <w:r>
        <w:t xml:space="preserve"> period</w:t>
      </w:r>
      <w:bookmarkEnd w:id="2035"/>
    </w:p>
    <w:bookmarkEnd w:id="2036"/>
    <w:bookmarkEnd w:id="2037"/>
    <w:bookmarkEnd w:id="2038"/>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52B2FCD5" w14:textId="77777777" w:rsidR="00503BA8" w:rsidRDefault="001374ED" w:rsidP="005F15BF">
      <w:pPr>
        <w:spacing w:after="120" w:line="240" w:lineRule="auto"/>
        <w:jc w:val="both"/>
        <w:rPr>
          <w:ins w:id="2039" w:author="Jonathan Pritchard" w:date="2025-03-10T07:11:00Z" w16du:dateUtc="2025-03-10T07:11:00Z"/>
        </w:rPr>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w:t>
      </w:r>
    </w:p>
    <w:p w14:paraId="3EE24B40" w14:textId="7A9F775C" w:rsidR="001374ED" w:rsidRPr="00A527F0" w:rsidRDefault="001374ED" w:rsidP="005F15BF">
      <w:pPr>
        <w:spacing w:after="120" w:line="240" w:lineRule="auto"/>
        <w:jc w:val="both"/>
      </w:pPr>
      <w:r w:rsidRPr="00A527F0">
        <w:t>In the following examples:</w:t>
      </w:r>
    </w:p>
    <w:p w14:paraId="0A6DA527"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524EAD27" w:rsidR="001374ED" w:rsidRPr="00A527F0" w:rsidRDefault="001374ED" w:rsidP="005F15BF">
      <w:pPr>
        <w:pStyle w:val="Caption"/>
        <w:spacing w:after="120" w:line="240" w:lineRule="auto"/>
        <w:jc w:val="center"/>
      </w:pPr>
      <w:r w:rsidRPr="00A527F0">
        <w:t xml:space="preserve">Figure </w:t>
      </w:r>
      <w:ins w:id="2040" w:author="Jonathan Pritchard" w:date="2025-03-10T07:02:00Z" w16du:dateUtc="2025-03-10T07:02:00Z">
        <w:r w:rsidR="00E058BE">
          <w:t>D-2</w:t>
        </w:r>
      </w:ins>
      <w:del w:id="2041" w:author="Jonathan Pritchard" w:date="2025-03-10T07:02:00Z" w16du:dateUtc="2025-03-10T07:02:00Z">
        <w:r w:rsidR="0050181D" w:rsidRPr="00A527F0" w:rsidDel="00E058BE">
          <w:delText>C-4</w:delText>
        </w:r>
      </w:del>
      <w:r w:rsidR="0050181D" w:rsidRPr="00A527F0">
        <w:t>-</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04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337E26B9" w14:textId="5F749396" w:rsidR="006D7DB6" w:rsidRPr="006D7DB6" w:rsidRDefault="006D7DB6">
      <w:pPr>
        <w:pStyle w:val="Heading1"/>
        <w:numPr>
          <w:ilvl w:val="1"/>
          <w:numId w:val="237"/>
        </w:numPr>
        <w:pPrChange w:id="2043" w:author="Jonathan Pritchard" w:date="2025-03-07T16:32:00Z" w16du:dateUtc="2025-03-07T16:32:00Z">
          <w:pPr>
            <w:pStyle w:val="Heading1"/>
            <w:numPr>
              <w:ilvl w:val="1"/>
              <w:numId w:val="182"/>
            </w:numPr>
            <w:ind w:left="576" w:hanging="576"/>
          </w:pPr>
        </w:pPrChange>
      </w:pPr>
      <w:bookmarkStart w:id="2044" w:name="_Toc188968697"/>
      <w:bookmarkStart w:id="2045" w:name="_Toc88852891"/>
      <w:bookmarkStart w:id="2046" w:name="_Toc98339999"/>
      <w:bookmarkStart w:id="2047" w:name="_Toc98340375"/>
      <w:bookmarkEnd w:id="2042"/>
      <w:r w:rsidRPr="00394FF5">
        <w:t xml:space="preserve">Implementation of WLA Option </w:t>
      </w:r>
      <w:del w:id="2048" w:author="Jonathan Pritchard" w:date="2025-03-10T12:49:00Z" w16du:dateUtc="2025-03-10T12:49:00Z">
        <w:r w:rsidDel="005C3EE9">
          <w:delText>2</w:delText>
        </w:r>
      </w:del>
      <w:ins w:id="2049" w:author="Jonathan Pritchard" w:date="2025-03-10T12:49:00Z" w16du:dateUtc="2025-03-10T12:49:00Z">
        <w:r w:rsidR="005C3EE9">
          <w:t>3</w:t>
        </w:r>
      </w:ins>
      <w:r w:rsidRPr="00394FF5">
        <w:t xml:space="preserve"> – </w:t>
      </w:r>
      <w:r w:rsidRPr="00A527F0">
        <w:t xml:space="preserve">linking of WLA to a defined route with planned waypoints and </w:t>
      </w:r>
      <w:r>
        <w:t>times</w:t>
      </w:r>
      <w:bookmarkEnd w:id="2044"/>
    </w:p>
    <w:bookmarkEnd w:id="2045"/>
    <w:bookmarkEnd w:id="2046"/>
    <w:bookmarkEnd w:id="2047"/>
    <w:p w14:paraId="25EB193C" w14:textId="4C5B34B0"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w:t>
      </w:r>
      <w:ins w:id="2050" w:author="Jonathan Pritchard" w:date="2025-03-10T12:49:00Z" w16du:dateUtc="2025-03-10T12:49:00Z">
        <w:r w:rsidR="005C3EE9">
          <w:t>7</w:t>
        </w:r>
      </w:ins>
      <w:del w:id="2051" w:author="Jonathan Pritchard" w:date="2025-03-10T12:49:00Z" w16du:dateUtc="2025-03-10T12:49:00Z">
        <w:r w:rsidRPr="00A527F0" w:rsidDel="005C3EE9">
          <w:delText>5</w:delText>
        </w:r>
      </w:del>
      <w:r w:rsidRPr="00A527F0">
        <w:t>.</w:t>
      </w:r>
      <w:del w:id="2052" w:author="Jonathan Pritchard" w:date="2025-03-10T12:49:00Z" w16du:dateUtc="2025-03-10T12:49:00Z">
        <w:r w:rsidRPr="00A527F0" w:rsidDel="005C3EE9">
          <w:delText xml:space="preserve"> </w:delText>
        </w:r>
      </w:del>
    </w:p>
    <w:p w14:paraId="2405A804" w14:textId="35EEAE79" w:rsidR="00297DA6" w:rsidRPr="002D7DEE" w:rsidRDefault="00297DA6" w:rsidP="00D024C6">
      <w:pPr>
        <w:spacing w:after="120" w:line="240" w:lineRule="auto"/>
        <w:jc w:val="both"/>
      </w:pPr>
      <w:r w:rsidRPr="002D7DEE">
        <w:t xml:space="preserve">The same user-specified distance </w:t>
      </w:r>
      <w:del w:id="2053" w:author="Jonathan Pritchard" w:date="2025-03-11T14:28:00Z" w16du:dateUtc="2025-03-11T14:28:00Z">
        <w:r w:rsidRPr="002D7DEE" w:rsidDel="00BE7834">
          <w:delText xml:space="preserve">shall </w:delText>
        </w:r>
      </w:del>
      <w:ins w:id="2054" w:author="Jonathan Pritchard" w:date="2025-03-11T14:28:00Z" w16du:dateUtc="2025-03-11T14:28:00Z">
        <w:r w:rsidR="00BE7834">
          <w:t>must</w:t>
        </w:r>
        <w:r w:rsidR="00BE7834" w:rsidRPr="002D7DEE">
          <w:t xml:space="preserve"> </w:t>
        </w:r>
      </w:ins>
      <w:r w:rsidRPr="002D7DEE">
        <w:t>be used for the check of safety contour, prohibited areas, geographic areas for which special conditions exist and navigational hazards</w:t>
      </w:r>
      <w:del w:id="2055" w:author="Grant, David M (52400) CIV USN NIWC ATLANTIC VA (USA)" w:date="2025-02-26T16:18:00Z" w16du:dateUtc="2025-02-26T21:18:00Z">
        <w:r w:rsidRPr="002D7DEE" w:rsidDel="00DC20CE">
          <w:delText>”</w:delText>
        </w:r>
      </w:del>
      <w:r w:rsidRPr="002D7DEE">
        <w:t xml:space="preserve"> and equivalent requirements when route monitoring</w:t>
      </w:r>
    </w:p>
    <w:p w14:paraId="5B4F222F" w14:textId="4B78E805"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w:t>
      </w:r>
      <w:ins w:id="2056" w:author="Jonathan Pritchard" w:date="2025-03-10T07:14:00Z" w16du:dateUtc="2025-03-10T07:14:00Z">
        <w:r w:rsidR="00503BA8">
          <w:t xml:space="preserve"> (as </w:t>
        </w:r>
      </w:ins>
      <w:ins w:id="2057" w:author="Jonathan Pritchard" w:date="2025-03-10T07:15:00Z" w16du:dateUtc="2025-03-10T07:15:00Z">
        <w:r w:rsidR="00503BA8">
          <w:t>shown in figure D-2.16)</w:t>
        </w:r>
      </w:ins>
      <w:r w:rsidRPr="00A527F0">
        <w:t>.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lastRenderedPageBreak/>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r w:rsidRPr="00A527F0">
        <w:t xml:space="preserve">When WLA is based on the planned schedule and own ship is not keeping to schedule a Caution </w:t>
      </w:r>
      <w:r w:rsidR="00B15F52" w:rsidRPr="00A527F0">
        <w:t>must</w:t>
      </w:r>
      <w:r w:rsidRPr="00A527F0">
        <w:t xml:space="preserve"> be raised to indicate the water level being experienced may be different to that being applied by the ECDIS</w:t>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74FAD064"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w:t>
      </w:r>
      <w:ins w:id="2058" w:author="Jonathan Pritchard" w:date="2025-03-10T07:17:00Z" w16du:dateUtc="2025-03-10T07:17:00Z">
        <w:r w:rsidR="00503BA8">
          <w:t xml:space="preserve"> (shown in red)</w:t>
        </w:r>
      </w:ins>
      <w:r w:rsidRPr="00A527F0">
        <w:t xml:space="preserve">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6E0C3C64">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27723A8A" w:rsidR="001374ED" w:rsidRPr="00A527F0" w:rsidRDefault="001374ED" w:rsidP="00D024C6">
      <w:pPr>
        <w:pStyle w:val="Caption"/>
        <w:spacing w:after="120" w:line="240" w:lineRule="auto"/>
        <w:jc w:val="center"/>
      </w:pPr>
      <w:r w:rsidRPr="00A527F0">
        <w:t xml:space="preserve">Figure </w:t>
      </w:r>
      <w:ins w:id="2059" w:author="Jonathan Pritchard" w:date="2025-03-10T07:03:00Z" w16du:dateUtc="2025-03-10T07:03:00Z">
        <w:r w:rsidR="00E058BE">
          <w:t>D-2</w:t>
        </w:r>
      </w:ins>
      <w:del w:id="2060" w:author="Jonathan Pritchard" w:date="2025-03-10T07:03:00Z" w16du:dateUtc="2025-03-10T07:03:00Z">
        <w:r w:rsidR="0050181D" w:rsidRPr="00A527F0" w:rsidDel="00E058BE">
          <w:delText>C-4</w:delText>
        </w:r>
      </w:del>
      <w:r w:rsidR="0050181D" w:rsidRPr="00A527F0">
        <w:t>-</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CF54525">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3785F751" w:rsidR="001374ED" w:rsidRPr="00A527F0" w:rsidRDefault="001374ED" w:rsidP="00C957AB">
      <w:pPr>
        <w:pStyle w:val="Caption"/>
        <w:spacing w:after="120" w:line="240" w:lineRule="auto"/>
        <w:jc w:val="center"/>
      </w:pPr>
      <w:r w:rsidRPr="00A527F0">
        <w:t xml:space="preserve">Figure </w:t>
      </w:r>
      <w:ins w:id="2061" w:author="Jonathan Pritchard" w:date="2025-03-10T07:03:00Z" w16du:dateUtc="2025-03-10T07:03:00Z">
        <w:r w:rsidR="00E058BE">
          <w:t>D-2</w:t>
        </w:r>
      </w:ins>
      <w:del w:id="2062" w:author="Jonathan Pritchard" w:date="2025-03-10T07:03:00Z" w16du:dateUtc="2025-03-10T07:03:00Z">
        <w:r w:rsidR="0050181D" w:rsidRPr="00A527F0" w:rsidDel="00E058BE">
          <w:delText>C-4</w:delText>
        </w:r>
      </w:del>
      <w:r w:rsidR="0050181D" w:rsidRPr="00A527F0">
        <w:t>-</w:t>
      </w:r>
      <w:r w:rsidRPr="00A527F0">
        <w:t>12</w:t>
      </w:r>
      <w:r w:rsidR="00C957AB" w:rsidRPr="00A527F0">
        <w:t xml:space="preserve"> -</w:t>
      </w:r>
      <w:r w:rsidR="00B9341D" w:rsidRPr="00A527F0">
        <w:t xml:space="preserve"> WLA adjustment polygon along curved section</w:t>
      </w:r>
    </w:p>
    <w:p w14:paraId="08728A2A" w14:textId="0BA3869C" w:rsidR="001374ED" w:rsidRPr="00A527F0" w:rsidRDefault="001374ED" w:rsidP="00AE2737">
      <w:pPr>
        <w:pStyle w:val="ListParagraph"/>
        <w:numPr>
          <w:ilvl w:val="0"/>
          <w:numId w:val="84"/>
        </w:numPr>
        <w:spacing w:after="120" w:line="240" w:lineRule="auto"/>
        <w:ind w:left="714" w:hanging="357"/>
        <w:jc w:val="both"/>
      </w:pPr>
      <w:r w:rsidRPr="00A527F0">
        <w:lastRenderedPageBreak/>
        <w:t xml:space="preserve">The individual S-102 points (blue dots in </w:t>
      </w:r>
      <w:r w:rsidR="00C957AB" w:rsidRPr="00A527F0">
        <w:t xml:space="preserve">Figure </w:t>
      </w:r>
      <w:ins w:id="2063" w:author="Jonathan Pritchard" w:date="2025-03-10T07:03:00Z" w16du:dateUtc="2025-03-10T07:03:00Z">
        <w:r w:rsidR="00E058BE">
          <w:t>D-2</w:t>
        </w:r>
      </w:ins>
      <w:del w:id="2064" w:author="Jonathan Pritchard" w:date="2025-03-10T07:03:00Z" w16du:dateUtc="2025-03-10T07:03:00Z">
        <w:r w:rsidR="00C957AB" w:rsidRPr="00A527F0" w:rsidDel="00E058BE">
          <w:delText>C-4</w:delText>
        </w:r>
      </w:del>
      <w:r w:rsidR="00C957AB" w:rsidRPr="00A527F0">
        <w:t>-13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 xml:space="preserve">Figure </w:t>
      </w:r>
      <w:ins w:id="2065" w:author="Jonathan Pritchard" w:date="2025-03-10T07:03:00Z" w16du:dateUtc="2025-03-10T07:03:00Z">
        <w:r w:rsidR="00E058BE">
          <w:t>D-2</w:t>
        </w:r>
      </w:ins>
      <w:del w:id="2066" w:author="Jonathan Pritchard" w:date="2025-03-10T07:03:00Z" w16du:dateUtc="2025-03-10T07:03:00Z">
        <w:r w:rsidR="00C957AB" w:rsidRPr="00A527F0" w:rsidDel="00E058BE">
          <w:delText>C-4</w:delText>
        </w:r>
      </w:del>
      <w:r w:rsidR="00C957AB" w:rsidRPr="00A527F0">
        <w:t>-13</w:t>
      </w:r>
      <w:r w:rsidRPr="00A527F0">
        <w:t xml:space="preserve"> for one of the WLA polygons</w:t>
      </w:r>
      <w:ins w:id="2067" w:author="Jonathan Pritchard" w:date="2025-03-10T07:17:00Z" w16du:dateUtc="2025-03-10T07:17:00Z">
        <w:r w:rsidR="00503BA8">
          <w:t xml:space="preserve"> (shown in red)</w:t>
        </w:r>
      </w:ins>
      <w:r w:rsidRPr="00A527F0">
        <w:t>.</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6B6B2D65" w:rsidR="001374ED" w:rsidRPr="00A527F0" w:rsidRDefault="001374ED" w:rsidP="00C957AB">
      <w:pPr>
        <w:pStyle w:val="Caption"/>
        <w:spacing w:after="120" w:line="240" w:lineRule="auto"/>
        <w:jc w:val="center"/>
      </w:pPr>
      <w:r w:rsidRPr="00A527F0">
        <w:t xml:space="preserve">Figure </w:t>
      </w:r>
      <w:ins w:id="2068" w:author="Jonathan Pritchard" w:date="2025-03-10T07:03:00Z" w16du:dateUtc="2025-03-10T07:03:00Z">
        <w:r w:rsidR="00E058BE">
          <w:t>D-2</w:t>
        </w:r>
      </w:ins>
      <w:del w:id="2069" w:author="Jonathan Pritchard" w:date="2025-03-10T07:03:00Z" w16du:dateUtc="2025-03-10T07:03:00Z">
        <w:r w:rsidR="0050181D" w:rsidRPr="00A527F0" w:rsidDel="00E058BE">
          <w:delText>C-4</w:delText>
        </w:r>
      </w:del>
      <w:r w:rsidR="0050181D" w:rsidRPr="00A527F0">
        <w:t>-</w:t>
      </w:r>
      <w:r w:rsidRPr="00A527F0">
        <w:t>13</w:t>
      </w:r>
      <w:r w:rsidR="00C957AB" w:rsidRPr="00A527F0">
        <w:t xml:space="preserve"> -</w:t>
      </w:r>
      <w:r w:rsidR="00B548CC" w:rsidRPr="00A527F0">
        <w:t xml:space="preserve"> Grid cell selection</w:t>
      </w:r>
    </w:p>
    <w:p w14:paraId="5816C58D" w14:textId="32614753"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w:t>
      </w:r>
      <w:del w:id="2070" w:author="Jonathan Pritchard" w:date="2025-03-10T07:19:00Z" w16du:dateUtc="2025-03-10T07:19:00Z">
        <w:r w:rsidRPr="00A527F0" w:rsidDel="006F4AAD">
          <w:delText xml:space="preserve">box </w:delText>
        </w:r>
      </w:del>
      <w:ins w:id="2071" w:author="Jonathan Pritchard" w:date="2025-03-10T07:19:00Z" w16du:dateUtc="2025-03-10T07:19:00Z">
        <w:r w:rsidR="006F4AAD">
          <w:t>polygon</w:t>
        </w:r>
        <w:r w:rsidR="006F4AAD" w:rsidRPr="00A527F0">
          <w:t xml:space="preserve"> </w:t>
        </w:r>
      </w:ins>
      <w:r w:rsidRPr="00A527F0">
        <w:t xml:space="preserve">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ins w:id="2072" w:author="Jonathan Pritchard" w:date="2025-03-10T07:17:00Z" w16du:dateUtc="2025-03-10T07:17:00Z">
        <w:r w:rsidR="00503BA8">
          <w:t>D-2</w:t>
        </w:r>
      </w:ins>
      <w:del w:id="2073" w:author="Jonathan Pritchard" w:date="2025-03-10T07:17:00Z" w16du:dateUtc="2025-03-10T07:17:00Z">
        <w:r w:rsidR="0050181D" w:rsidRPr="00A527F0" w:rsidDel="00503BA8">
          <w:delText>C-4</w:delText>
        </w:r>
      </w:del>
      <w:r w:rsidR="0050181D" w:rsidRPr="00A527F0">
        <w:t>-</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 xml:space="preserve">is adjusted using values drawn from S-104 points </w:t>
      </w:r>
      <w:r w:rsidRPr="006F4AAD">
        <w:rPr>
          <w:b/>
          <w:bCs/>
          <w:i/>
          <w:iCs/>
          <w:rPrChange w:id="2074" w:author="Jonathan Pritchard" w:date="2025-03-10T07:22:00Z" w16du:dateUtc="2025-03-10T07:22:00Z">
            <w:rPr/>
          </w:rPrChange>
        </w:rPr>
        <w:t>a</w:t>
      </w:r>
      <w:r w:rsidRPr="00A527F0">
        <w:t xml:space="preserve"> and </w:t>
      </w:r>
      <w:r w:rsidRPr="006F4AAD">
        <w:rPr>
          <w:b/>
          <w:bCs/>
          <w:i/>
          <w:iCs/>
          <w:rPrChange w:id="2075" w:author="Jonathan Pritchard" w:date="2025-03-10T07:22:00Z" w16du:dateUtc="2025-03-10T07:22:00Z">
            <w:rPr/>
          </w:rPrChange>
        </w:rPr>
        <w:t>b</w:t>
      </w:r>
      <w:r w:rsidRPr="00A527F0">
        <w:t xml:space="preserve"> (because its extent intersects the extents of </w:t>
      </w:r>
      <w:ins w:id="2076" w:author="Jonathan Pritchard" w:date="2025-03-10T07:22:00Z" w16du:dateUtc="2025-03-10T07:22:00Z">
        <w:r w:rsidR="006F4AAD">
          <w:t xml:space="preserve">points </w:t>
        </w:r>
      </w:ins>
      <w:r w:rsidRPr="006F4AAD">
        <w:rPr>
          <w:b/>
          <w:bCs/>
          <w:i/>
          <w:iCs/>
          <w:rPrChange w:id="2077" w:author="Jonathan Pritchard" w:date="2025-03-10T07:21:00Z" w16du:dateUtc="2025-03-10T07:21:00Z">
            <w:rPr/>
          </w:rPrChange>
        </w:rPr>
        <w:t xml:space="preserve">a </w:t>
      </w:r>
      <w:r w:rsidRPr="00A527F0">
        <w:t xml:space="preserve">and </w:t>
      </w:r>
      <w:r w:rsidRPr="006F4AAD">
        <w:rPr>
          <w:b/>
          <w:bCs/>
          <w:i/>
          <w:iCs/>
          <w:rPrChange w:id="2078" w:author="Jonathan Pritchard" w:date="2025-03-10T07:21:00Z" w16du:dateUtc="2025-03-10T07:21:00Z">
            <w:rPr/>
          </w:rPrChange>
        </w:rPr>
        <w:t>b</w:t>
      </w:r>
      <w:r w:rsidRPr="00A527F0">
        <w:t xml:space="preserve">) and S-102 point y is only adjusted with values from S-104 point </w:t>
      </w:r>
      <w:r w:rsidRPr="006F4AAD">
        <w:rPr>
          <w:b/>
          <w:bCs/>
          <w:i/>
          <w:iCs/>
          <w:rPrChange w:id="2079" w:author="Jonathan Pritchard" w:date="2025-03-10T07:23:00Z" w16du:dateUtc="2025-03-10T07:23:00Z">
            <w:rPr/>
          </w:rPrChange>
        </w:rPr>
        <w:t>b</w:t>
      </w:r>
      <w:r w:rsidRPr="00A527F0">
        <w:t>.</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3B816384" w:rsidR="001374ED" w:rsidRPr="00A527F0" w:rsidRDefault="001374ED" w:rsidP="00C957AB">
      <w:pPr>
        <w:pStyle w:val="Caption"/>
        <w:spacing w:after="120" w:line="240" w:lineRule="auto"/>
        <w:jc w:val="center"/>
      </w:pPr>
      <w:r w:rsidRPr="00A527F0">
        <w:t xml:space="preserve">Figure </w:t>
      </w:r>
      <w:ins w:id="2080" w:author="Jonathan Pritchard" w:date="2025-03-10T07:03:00Z" w16du:dateUtc="2025-03-10T07:03:00Z">
        <w:r w:rsidR="00E058BE">
          <w:t>D-2</w:t>
        </w:r>
      </w:ins>
      <w:del w:id="2081" w:author="Jonathan Pritchard" w:date="2025-03-10T07:03:00Z" w16du:dateUtc="2025-03-10T07:03:00Z">
        <w:r w:rsidR="0050181D" w:rsidRPr="00A527F0" w:rsidDel="00E058BE">
          <w:delText>C-4</w:delText>
        </w:r>
      </w:del>
      <w:r w:rsidR="0050181D" w:rsidRPr="00A527F0">
        <w:t>-</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shoaler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715D9647" w:rsidR="001374ED" w:rsidRPr="00A527F0" w:rsidRDefault="001374ED" w:rsidP="00C957AB">
      <w:pPr>
        <w:spacing w:after="120" w:line="240" w:lineRule="auto"/>
        <w:jc w:val="both"/>
      </w:pPr>
      <w:r w:rsidRPr="00A527F0">
        <w:t xml:space="preserve">This completes the WLA process for </w:t>
      </w:r>
      <w:ins w:id="2082" w:author="Jonathan Pritchard" w:date="2025-03-10T07:18:00Z" w16du:dateUtc="2025-03-10T07:18:00Z">
        <w:r w:rsidR="00503BA8">
          <w:t xml:space="preserve">(red) </w:t>
        </w:r>
      </w:ins>
      <w:r w:rsidRPr="00A527F0">
        <w:t xml:space="preserve">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 xml:space="preserve">Figure </w:t>
      </w:r>
      <w:ins w:id="2083" w:author="Jonathan Pritchard" w:date="2025-03-10T07:04:00Z" w16du:dateUtc="2025-03-10T07:04:00Z">
        <w:r w:rsidR="00E058BE">
          <w:t>D-2</w:t>
        </w:r>
      </w:ins>
      <w:del w:id="2084" w:author="Jonathan Pritchard" w:date="2025-03-10T07:04:00Z" w16du:dateUtc="2025-03-10T07:04:00Z">
        <w:r w:rsidR="00B4713B" w:rsidRPr="00A527F0" w:rsidDel="00E058BE">
          <w:delText>C-4</w:delText>
        </w:r>
      </w:del>
      <w:r w:rsidR="00B4713B" w:rsidRPr="00A527F0">
        <w:t>-15 below</w:t>
      </w:r>
      <w:r w:rsidRPr="00A527F0">
        <w:t xml:space="preserve"> the orange border shows S-102 points lying in WLA </w:t>
      </w:r>
      <w:del w:id="2085" w:author="Jonathan Pritchard" w:date="2025-03-10T07:18:00Z" w16du:dateUtc="2025-03-10T07:18:00Z">
        <w:r w:rsidRPr="00A527F0" w:rsidDel="006F4AAD">
          <w:delText xml:space="preserve">rectangles </w:delText>
        </w:r>
      </w:del>
      <w:ins w:id="2086" w:author="Jonathan Pritchard" w:date="2025-03-10T07:18:00Z" w16du:dateUtc="2025-03-10T07:18:00Z">
        <w:r w:rsidR="006F4AAD">
          <w:t>polygons</w:t>
        </w:r>
        <w:r w:rsidR="006F4AAD" w:rsidRPr="00A527F0">
          <w:t xml:space="preserve"> </w:t>
        </w:r>
      </w:ins>
      <w:r w:rsidRPr="00A527F0">
        <w:t>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3581902D" w:rsidR="001374ED" w:rsidRPr="00A527F0" w:rsidRDefault="001374ED" w:rsidP="00B4713B">
      <w:pPr>
        <w:pStyle w:val="Caption"/>
        <w:spacing w:after="120" w:line="240" w:lineRule="auto"/>
        <w:jc w:val="center"/>
      </w:pPr>
      <w:r w:rsidRPr="00A527F0">
        <w:t xml:space="preserve">Figure </w:t>
      </w:r>
      <w:ins w:id="2087" w:author="Jonathan Pritchard" w:date="2025-03-10T07:04:00Z" w16du:dateUtc="2025-03-10T07:04:00Z">
        <w:r w:rsidR="00E058BE">
          <w:t>D-2</w:t>
        </w:r>
      </w:ins>
      <w:del w:id="2088" w:author="Jonathan Pritchard" w:date="2025-03-10T07:04:00Z" w16du:dateUtc="2025-03-10T07:04:00Z">
        <w:r w:rsidR="0050181D" w:rsidRPr="00A527F0" w:rsidDel="00E058BE">
          <w:delText>C-4</w:delText>
        </w:r>
      </w:del>
      <w:r w:rsidR="0050181D" w:rsidRPr="00A527F0">
        <w:t>-</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4FF9CA9F" w:rsidR="001374ED" w:rsidRPr="00A527F0" w:rsidRDefault="00B4713B" w:rsidP="00B4713B">
      <w:pPr>
        <w:spacing w:after="120" w:line="240" w:lineRule="auto"/>
        <w:jc w:val="both"/>
      </w:pPr>
      <w:r w:rsidRPr="00A527F0">
        <w:t xml:space="preserve">Figure </w:t>
      </w:r>
      <w:ins w:id="2089" w:author="Jonathan Pritchard" w:date="2025-03-10T07:04:00Z" w16du:dateUtc="2025-03-10T07:04:00Z">
        <w:r w:rsidR="00E058BE">
          <w:t>D-2</w:t>
        </w:r>
      </w:ins>
      <w:del w:id="2090" w:author="Jonathan Pritchard" w:date="2025-03-10T07:04:00Z" w16du:dateUtc="2025-03-10T07:04:00Z">
        <w:r w:rsidRPr="00A527F0" w:rsidDel="00E058BE">
          <w:delText>C-4</w:delText>
        </w:r>
      </w:del>
      <w:r w:rsidRPr="00A527F0">
        <w:t xml:space="preserve">-16 </w:t>
      </w:r>
      <w:del w:id="2091" w:author="Jonathan Pritchard" w:date="2025-03-10T07:04:00Z" w16du:dateUtc="2025-03-10T07:04:00Z">
        <w:r w:rsidRPr="00A527F0" w:rsidDel="00E058BE">
          <w:delText>below</w:delText>
        </w:r>
        <w:r w:rsidR="001374ED" w:rsidRPr="00A527F0" w:rsidDel="00E058BE">
          <w:delText xml:space="preserve"> </w:delText>
        </w:r>
      </w:del>
      <w:r w:rsidR="001374ED" w:rsidRPr="00A527F0">
        <w:t xml:space="preserve">shows a </w:t>
      </w:r>
      <w:del w:id="2092" w:author="Jonathan Pritchard" w:date="2025-03-10T07:32:00Z" w16du:dateUtc="2025-03-10T07:32:00Z">
        <w:r w:rsidR="001374ED" w:rsidRPr="00A527F0" w:rsidDel="00302EEA">
          <w:delText xml:space="preserve">border </w:delText>
        </w:r>
      </w:del>
      <w:ins w:id="2093" w:author="Jonathan Pritchard" w:date="2025-03-10T07:32:00Z" w16du:dateUtc="2025-03-10T07:32:00Z">
        <w:r w:rsidR="00302EEA">
          <w:t>bou</w:t>
        </w:r>
      </w:ins>
      <w:ins w:id="2094" w:author="Jonathan Pritchard" w:date="2025-03-10T07:33:00Z" w16du:dateUtc="2025-03-10T07:33:00Z">
        <w:r w:rsidR="00302EEA">
          <w:t>ndary</w:t>
        </w:r>
      </w:ins>
      <w:ins w:id="2095" w:author="Jonathan Pritchard" w:date="2025-03-10T07:32:00Z" w16du:dateUtc="2025-03-10T07:32:00Z">
        <w:r w:rsidR="00302EEA" w:rsidRPr="00A527F0">
          <w:t xml:space="preserve"> </w:t>
        </w:r>
      </w:ins>
      <w:r w:rsidR="001374ED" w:rsidRPr="00A527F0">
        <w:t>line around all the WLA processed S-102 grid cells. This</w:t>
      </w:r>
      <w:del w:id="2096" w:author="Jonathan Pritchard" w:date="2025-03-10T07:33:00Z" w16du:dateUtc="2025-03-10T07:33:00Z">
        <w:r w:rsidR="001374ED" w:rsidRPr="00A527F0" w:rsidDel="00302EEA">
          <w:delText xml:space="preserve"> border </w:delText>
        </w:r>
      </w:del>
      <w:ins w:id="2097" w:author="Jonathan Pritchard" w:date="2025-03-10T07:33:00Z" w16du:dateUtc="2025-03-10T07:33:00Z">
        <w:r w:rsidR="00302EEA" w:rsidRPr="00A527F0">
          <w:t xml:space="preserve"> </w:t>
        </w:r>
      </w:ins>
      <w:r w:rsidR="001374ED" w:rsidRPr="00A527F0">
        <w:t xml:space="preserve">marks the boundary of the </w:t>
      </w:r>
      <w:del w:id="2098" w:author="Jonathan Pritchard" w:date="2025-03-11T16:20:00Z" w16du:dateUtc="2025-03-11T16:20:00Z">
        <w:r w:rsidR="001374ED" w:rsidRPr="00A527F0" w:rsidDel="009D5976">
          <w:delText>Water Level Adjustment</w:delText>
        </w:r>
      </w:del>
      <w:ins w:id="2099" w:author="Jonathan Pritchard" w:date="2025-03-11T16:20:00Z" w16du:dateUtc="2025-03-11T16:20:00Z">
        <w:r w:rsidR="009D5976">
          <w:t>Water Level Adjustment</w:t>
        </w:r>
      </w:ins>
      <w:r w:rsidR="001374ED" w:rsidRPr="00A527F0">
        <w:t xml:space="preserve"> area and requires portrayal to inform the user which areas of the </w:t>
      </w:r>
      <w:r w:rsidR="001374ED" w:rsidRPr="00A527F0">
        <w:lastRenderedPageBreak/>
        <w:t xml:space="preserve">display are subject to WLA. </w:t>
      </w:r>
      <w:bookmarkStart w:id="2100"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7"/>
      </w:r>
      <w:r w:rsidRPr="00A527F0">
        <w:t>).</w:t>
      </w:r>
    </w:p>
    <w:bookmarkEnd w:id="2100"/>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1B84084F" w:rsidR="001374ED" w:rsidRPr="00A527F0" w:rsidRDefault="001374ED" w:rsidP="00B4713B">
      <w:pPr>
        <w:pStyle w:val="Caption"/>
        <w:spacing w:after="120" w:line="240" w:lineRule="auto"/>
        <w:jc w:val="center"/>
      </w:pPr>
      <w:r w:rsidRPr="00A527F0">
        <w:t xml:space="preserve">Figure </w:t>
      </w:r>
      <w:ins w:id="2101" w:author="Jonathan Pritchard" w:date="2025-03-10T07:04:00Z" w16du:dateUtc="2025-03-10T07:04:00Z">
        <w:r w:rsidR="00E058BE">
          <w:t>D-2</w:t>
        </w:r>
      </w:ins>
      <w:del w:id="2102" w:author="Jonathan Pritchard" w:date="2025-03-10T07:04:00Z" w16du:dateUtc="2025-03-10T07:04:00Z">
        <w:r w:rsidR="0050181D" w:rsidRPr="00A527F0" w:rsidDel="00E058BE">
          <w:delText>C-4</w:delText>
        </w:r>
      </w:del>
      <w:r w:rsidR="0050181D" w:rsidRPr="00A527F0">
        <w:t>-</w:t>
      </w:r>
      <w:r w:rsidRPr="00A527F0">
        <w:t>16</w:t>
      </w:r>
      <w:r w:rsidR="00B4713B" w:rsidRPr="00A527F0">
        <w:t xml:space="preserve"> -</w:t>
      </w:r>
      <w:r w:rsidR="00B93390" w:rsidRPr="00A527F0">
        <w:t xml:space="preserve"> Boundary of adjusted area</w:t>
      </w:r>
    </w:p>
    <w:p w14:paraId="3E083DAC" w14:textId="3BD9BEFC" w:rsidR="001374ED" w:rsidRPr="00A527F0" w:rsidRDefault="00B4713B" w:rsidP="00B4713B">
      <w:pPr>
        <w:spacing w:after="120" w:line="240" w:lineRule="auto"/>
        <w:jc w:val="both"/>
      </w:pPr>
      <w:r w:rsidRPr="00A527F0">
        <w:t xml:space="preserve">Figure </w:t>
      </w:r>
      <w:ins w:id="2103" w:author="Jonathan Pritchard" w:date="2025-03-10T07:04:00Z" w16du:dateUtc="2025-03-10T07:04:00Z">
        <w:r w:rsidR="00E058BE">
          <w:t>D-2</w:t>
        </w:r>
      </w:ins>
      <w:del w:id="2104" w:author="Jonathan Pritchard" w:date="2025-03-10T07:04:00Z" w16du:dateUtc="2025-03-10T07:04:00Z">
        <w:r w:rsidRPr="00A527F0" w:rsidDel="00E058BE">
          <w:delText>C-4</w:delText>
        </w:r>
      </w:del>
      <w:r w:rsidRPr="00A527F0">
        <w:t>-17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30791F42" w:rsidR="001374ED" w:rsidRPr="00A527F0" w:rsidRDefault="001374ED" w:rsidP="00B4713B">
      <w:pPr>
        <w:pStyle w:val="Caption"/>
        <w:spacing w:after="120" w:line="240" w:lineRule="auto"/>
        <w:jc w:val="center"/>
      </w:pPr>
      <w:r w:rsidRPr="00A527F0">
        <w:t xml:space="preserve">Figure </w:t>
      </w:r>
      <w:ins w:id="2105" w:author="Jonathan Pritchard" w:date="2025-03-10T07:04:00Z" w16du:dateUtc="2025-03-10T07:04:00Z">
        <w:r w:rsidR="00E058BE">
          <w:t>D-2</w:t>
        </w:r>
      </w:ins>
      <w:del w:id="2106" w:author="Jonathan Pritchard" w:date="2025-03-10T07:04:00Z" w16du:dateUtc="2025-03-10T07:04:00Z">
        <w:r w:rsidR="0050181D" w:rsidRPr="00A527F0" w:rsidDel="00E058BE">
          <w:delText>C-4</w:delText>
        </w:r>
      </w:del>
      <w:r w:rsidR="0050181D" w:rsidRPr="00A527F0">
        <w:t>-</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pPr>
        <w:pStyle w:val="Heading1"/>
        <w:numPr>
          <w:ilvl w:val="0"/>
          <w:numId w:val="237"/>
        </w:numPr>
        <w:pPrChange w:id="2107" w:author="Jonathan Pritchard" w:date="2025-03-07T16:32:00Z" w16du:dateUtc="2025-03-07T16:32:00Z">
          <w:pPr>
            <w:pStyle w:val="Heading1"/>
            <w:numPr>
              <w:numId w:val="182"/>
            </w:numPr>
          </w:pPr>
        </w:pPrChange>
      </w:pPr>
      <w:bookmarkStart w:id="2108" w:name="_Toc188968698"/>
      <w:bookmarkStart w:id="2109" w:name="_Toc88852892"/>
      <w:bookmarkStart w:id="2110" w:name="_Toc98340000"/>
      <w:bookmarkStart w:id="2111" w:name="_Toc98340376"/>
      <w:r w:rsidRPr="00A527F0">
        <w:lastRenderedPageBreak/>
        <w:t>Treatment of depth and water level related S-101 features</w:t>
      </w:r>
      <w:bookmarkEnd w:id="2108"/>
    </w:p>
    <w:p w14:paraId="7E05943F" w14:textId="31AEC40D" w:rsidR="00A4606D" w:rsidRPr="00A527F0" w:rsidRDefault="00A4606D">
      <w:pPr>
        <w:pStyle w:val="Heading2"/>
        <w:numPr>
          <w:ilvl w:val="1"/>
          <w:numId w:val="237"/>
        </w:numPr>
        <w:pPrChange w:id="2112" w:author="Jonathan Pritchard" w:date="2025-03-07T16:32:00Z" w16du:dateUtc="2025-03-07T16:32:00Z">
          <w:pPr>
            <w:pStyle w:val="Heading2"/>
            <w:numPr>
              <w:numId w:val="182"/>
            </w:numPr>
          </w:pPr>
        </w:pPrChange>
      </w:pPr>
      <w:bookmarkStart w:id="2113" w:name="_Toc188968699"/>
      <w:bookmarkStart w:id="2114" w:name="_Toc88852893"/>
      <w:bookmarkStart w:id="2115" w:name="_Toc98340001"/>
      <w:bookmarkStart w:id="2116" w:name="_Toc98340377"/>
      <w:bookmarkEnd w:id="2109"/>
      <w:bookmarkEnd w:id="2110"/>
      <w:bookmarkEnd w:id="2111"/>
      <w:commentRangeStart w:id="2117"/>
      <w:r w:rsidRPr="00A527F0">
        <w:t>Substitution and adjustment of depth values</w:t>
      </w:r>
      <w:bookmarkEnd w:id="2113"/>
      <w:commentRangeEnd w:id="2117"/>
      <w:r w:rsidR="00F3115E">
        <w:rPr>
          <w:rStyle w:val="CommentReference"/>
          <w:rFonts w:eastAsia="MS Mincho"/>
          <w:b w:val="0"/>
          <w:bCs w:val="0"/>
        </w:rPr>
        <w:commentReference w:id="2117"/>
      </w:r>
    </w:p>
    <w:bookmarkEnd w:id="2114"/>
    <w:bookmarkEnd w:id="2115"/>
    <w:bookmarkEnd w:id="2116"/>
    <w:p w14:paraId="70394BF3" w14:textId="48F47496" w:rsidR="001374ED" w:rsidRPr="00A527F0" w:rsidRDefault="001374ED" w:rsidP="00A4606D">
      <w:pPr>
        <w:spacing w:after="120" w:line="240" w:lineRule="auto"/>
        <w:jc w:val="both"/>
      </w:pPr>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0502C833" w:rsidR="001374ED" w:rsidRDefault="001374ED" w:rsidP="00A4606D">
      <w:pPr>
        <w:spacing w:after="120" w:line="240" w:lineRule="auto"/>
        <w:jc w:val="both"/>
      </w:pPr>
      <w:r w:rsidRPr="00A527F0">
        <w:t xml:space="preserve">In areas where WLA is processed, all depth values </w:t>
      </w:r>
      <w:r w:rsidR="00A70044">
        <w:t>must be</w:t>
      </w:r>
      <w:r w:rsidR="00A70044" w:rsidRPr="00A527F0">
        <w:t xml:space="preserve"> </w:t>
      </w:r>
      <w:r w:rsidRPr="00A527F0">
        <w:t xml:space="preserve">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2D364902" w14:textId="77777777" w:rsidR="006D7DB6" w:rsidRPr="00A527F0" w:rsidRDefault="006D7DB6" w:rsidP="00A4606D">
      <w:pPr>
        <w:spacing w:after="120" w:line="240" w:lineRule="auto"/>
        <w:jc w:val="both"/>
      </w:pPr>
    </w:p>
    <w:p w14:paraId="7FF0D0CA" w14:textId="51074BAF" w:rsidR="006D7DB6" w:rsidRDefault="006D7DB6">
      <w:pPr>
        <w:pStyle w:val="Heading2"/>
        <w:numPr>
          <w:ilvl w:val="1"/>
          <w:numId w:val="237"/>
        </w:numPr>
        <w:pPrChange w:id="2118" w:author="Jonathan Pritchard" w:date="2025-03-07T16:32:00Z" w16du:dateUtc="2025-03-07T16:32:00Z">
          <w:pPr>
            <w:pStyle w:val="Heading2"/>
            <w:numPr>
              <w:numId w:val="182"/>
            </w:numPr>
          </w:pPr>
        </w:pPrChange>
      </w:pPr>
      <w:bookmarkStart w:id="2119" w:name="_Toc188968700"/>
      <w:r>
        <w:t>Areas covered by S-102 only or by both S-102 and S-104</w:t>
      </w:r>
      <w:bookmarkEnd w:id="2119"/>
    </w:p>
    <w:p w14:paraId="0DDDBEAC" w14:textId="195228B8"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4D098F85"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be taken from the S-102 grid cell extents which intersect the point feature</w:t>
      </w:r>
      <w:ins w:id="2120" w:author="Jonathan Pritchard" w:date="2025-03-11T14:30:00Z" w16du:dateUtc="2025-03-11T14:30:00Z">
        <w:r w:rsidR="00BE7834">
          <w:t xml:space="preserve"> (as shown in Figure D-3-18)</w:t>
        </w:r>
      </w:ins>
      <w:r w:rsidRPr="00A527F0">
        <w:t xml:space="preserve">. </w:t>
      </w:r>
    </w:p>
    <w:p w14:paraId="43C06D70" w14:textId="0004931D"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ins w:id="2121" w:author="Jonathan Pritchard" w:date="2025-03-10T07:06:00Z" w16du:dateUtc="2025-03-10T07:06:00Z">
        <w:r w:rsidR="00E058BE">
          <w:t>D-2</w:t>
        </w:r>
      </w:ins>
      <w:del w:id="2122"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.5, </w:t>
      </w:r>
      <w:ins w:id="2123" w:author="Jonathan Pritchard" w:date="2025-03-10T07:06:00Z" w16du:dateUtc="2025-03-10T07:06:00Z">
        <w:r w:rsidR="00E058BE">
          <w:t>D-2</w:t>
        </w:r>
      </w:ins>
      <w:del w:id="2124"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 xml:space="preserve">.6 and </w:t>
      </w:r>
      <w:ins w:id="2125" w:author="Jonathan Pritchard" w:date="2025-03-10T07:06:00Z" w16du:dateUtc="2025-03-10T07:06:00Z">
        <w:r w:rsidR="00E058BE">
          <w:t>D-2</w:t>
        </w:r>
      </w:ins>
      <w:del w:id="2126" w:author="Jonathan Pritchard" w:date="2025-03-10T07:06:00Z" w16du:dateUtc="2025-03-10T07:06:00Z">
        <w:r w:rsidR="00021266" w:rsidRPr="00A527F0" w:rsidDel="00E058BE">
          <w:delText>C-4</w:delText>
        </w:r>
        <w:r w:rsidR="00206714" w:rsidRPr="00A527F0" w:rsidDel="00E058BE">
          <w:delText>-</w:delText>
        </w:r>
        <w:r w:rsidRPr="00A527F0" w:rsidDel="00E058BE">
          <w:delText>2</w:delText>
        </w:r>
      </w:del>
      <w:r w:rsidRPr="00A527F0">
        <w:t>.7.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5E305F3A"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 xml:space="preserve">clauses </w:t>
      </w:r>
      <w:ins w:id="2127" w:author="Jonathan Pritchard" w:date="2025-03-10T07:05:00Z" w16du:dateUtc="2025-03-10T07:05:00Z">
        <w:r w:rsidR="00E058BE">
          <w:t>D-2</w:t>
        </w:r>
      </w:ins>
      <w:del w:id="2128" w:author="Jonathan Pritchard" w:date="2025-03-10T07:05:00Z" w16du:dateUtc="2025-03-10T07:05:00Z">
        <w:r w:rsidR="00206714" w:rsidRPr="00A527F0" w:rsidDel="00E058BE">
          <w:delText>C-4-</w:delText>
        </w:r>
        <w:r w:rsidRPr="00A527F0" w:rsidDel="00E058BE">
          <w:delText>2</w:delText>
        </w:r>
      </w:del>
      <w:r w:rsidRPr="00A527F0">
        <w:t xml:space="preserve">.5, </w:t>
      </w:r>
      <w:ins w:id="2129" w:author="Jonathan Pritchard" w:date="2025-03-10T07:06:00Z" w16du:dateUtc="2025-03-10T07:06:00Z">
        <w:r w:rsidR="00E058BE">
          <w:t>D-</w:t>
        </w:r>
      </w:ins>
      <w:del w:id="2130" w:author="Jonathan Pritchard" w:date="2025-03-10T07:05:00Z" w16du:dateUtc="2025-03-10T07:05:00Z">
        <w:r w:rsidR="00206714" w:rsidRPr="00A527F0" w:rsidDel="00E058BE">
          <w:delText>C-4-</w:delText>
        </w:r>
      </w:del>
      <w:r w:rsidRPr="00A527F0">
        <w:t xml:space="preserve">2.6 and </w:t>
      </w:r>
      <w:ins w:id="2131" w:author="Jonathan Pritchard" w:date="2025-03-10T07:06:00Z" w16du:dateUtc="2025-03-10T07:06:00Z">
        <w:r w:rsidR="00E058BE">
          <w:t>D-</w:t>
        </w:r>
      </w:ins>
      <w:del w:id="2132" w:author="Jonathan Pritchard" w:date="2025-03-10T07:06:00Z" w16du:dateUtc="2025-03-10T07:06:00Z">
        <w:r w:rsidR="00206714" w:rsidRPr="00A527F0" w:rsidDel="00E058BE">
          <w:delText>C-4-</w:delText>
        </w:r>
      </w:del>
      <w:r w:rsidRPr="00A527F0">
        <w:t>2.7</w:t>
      </w:r>
      <w:ins w:id="2133" w:author="Jonathan Pritchard" w:date="2025-03-11T14:29:00Z" w16du:dateUtc="2025-03-11T14:29:00Z">
        <w:r w:rsidR="00BE7834">
          <w:t xml:space="preserve"> and shown in Figure D-3-19</w:t>
        </w:r>
      </w:ins>
      <w:r w:rsidRPr="00A527F0">
        <w:t xml:space="preserve">.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4FDE1447" w:rsidR="001374ED" w:rsidRPr="00A527F0" w:rsidRDefault="001374ED" w:rsidP="009620E9">
      <w:pPr>
        <w:pStyle w:val="Caption"/>
        <w:spacing w:after="120" w:line="240" w:lineRule="auto"/>
        <w:jc w:val="center"/>
      </w:pPr>
      <w:r w:rsidRPr="00A527F0">
        <w:t xml:space="preserve">Figure </w:t>
      </w:r>
      <w:ins w:id="2134" w:author="Jonathan Pritchard" w:date="2025-03-10T07:06:00Z" w16du:dateUtc="2025-03-10T07:06:00Z">
        <w:r w:rsidR="00E058BE">
          <w:t>D-3</w:t>
        </w:r>
      </w:ins>
      <w:del w:id="2135" w:author="Jonathan Pritchard" w:date="2025-03-10T07:06:00Z" w16du:dateUtc="2025-03-10T07:06:00Z">
        <w:r w:rsidR="0050181D" w:rsidRPr="00A527F0" w:rsidDel="00E058BE">
          <w:delText>C-4</w:delText>
        </w:r>
      </w:del>
      <w:r w:rsidR="0050181D" w:rsidRPr="00A527F0">
        <w:t>-</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6D13D0FE" w:rsidR="001374ED" w:rsidRPr="00A527F0" w:rsidRDefault="001374ED" w:rsidP="009620E9">
      <w:pPr>
        <w:pStyle w:val="Caption"/>
        <w:spacing w:after="120" w:line="240" w:lineRule="auto"/>
        <w:jc w:val="center"/>
      </w:pPr>
      <w:r w:rsidRPr="00A527F0">
        <w:t xml:space="preserve">Figure </w:t>
      </w:r>
      <w:ins w:id="2136" w:author="Jonathan Pritchard" w:date="2025-03-10T07:06:00Z" w16du:dateUtc="2025-03-10T07:06:00Z">
        <w:r w:rsidR="00E058BE">
          <w:t>D-3</w:t>
        </w:r>
      </w:ins>
      <w:del w:id="2137" w:author="Jonathan Pritchard" w:date="2025-03-10T07:06:00Z" w16du:dateUtc="2025-03-10T07:06:00Z">
        <w:r w:rsidR="0050181D" w:rsidRPr="00A527F0" w:rsidDel="00E058BE">
          <w:delText>C-4</w:delText>
        </w:r>
      </w:del>
      <w:r w:rsidR="0050181D" w:rsidRPr="00A527F0">
        <w:t>-</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7C9CCC2C" w:rsidR="001374ED" w:rsidRPr="00404950" w:rsidRDefault="001374ED" w:rsidP="009620E9">
      <w:pPr>
        <w:spacing w:after="60" w:line="240" w:lineRule="auto"/>
        <w:jc w:val="both"/>
        <w:rPr>
          <w:highlight w:val="yellow"/>
        </w:rPr>
      </w:pPr>
      <w:commentRangeStart w:id="2138"/>
      <w:r w:rsidRPr="00404950">
        <w:rPr>
          <w:highlight w:val="yellow"/>
        </w:rPr>
        <w:t>The S-101 features for which this depth substitution is required in S-102 coverage areas are listed</w:t>
      </w:r>
      <w:commentRangeEnd w:id="2138"/>
      <w:r w:rsidR="000351FD" w:rsidRPr="00404950">
        <w:rPr>
          <w:rStyle w:val="CommentReference"/>
          <w:highlight w:val="yellow"/>
        </w:rPr>
        <w:commentReference w:id="2138"/>
      </w:r>
      <w:r w:rsidRPr="00404950">
        <w:rPr>
          <w:highlight w:val="yellow"/>
        </w:rPr>
        <w:t>,</w:t>
      </w:r>
      <w:r w:rsidRPr="00404950">
        <w:rPr>
          <w:i/>
          <w:iCs/>
          <w:highlight w:val="yellow"/>
        </w:rPr>
        <w:t xml:space="preserve"> </w:t>
      </w:r>
      <w:r w:rsidRPr="00404950">
        <w:rPr>
          <w:highlight w:val="yellow"/>
        </w:rPr>
        <w:t>(items 1,2</w:t>
      </w:r>
      <w:ins w:id="2139" w:author="Jonathan Pritchard" w:date="2025-03-07T16:34:00Z" w16du:dateUtc="2025-03-07T16:34:00Z">
        <w:r w:rsidR="00FB64A7" w:rsidRPr="00404950">
          <w:rPr>
            <w:highlight w:val="yellow"/>
          </w:rPr>
          <w:t>,3</w:t>
        </w:r>
      </w:ins>
      <w:r w:rsidRPr="00404950">
        <w:rPr>
          <w:highlight w:val="yellow"/>
        </w:rPr>
        <w:t xml:space="preserve"> and </w:t>
      </w:r>
      <w:ins w:id="2140" w:author="Jonathan Pritchard" w:date="2025-03-07T16:34:00Z" w16du:dateUtc="2025-03-07T16:34:00Z">
        <w:r w:rsidR="00FB64A7" w:rsidRPr="00404950">
          <w:rPr>
            <w:highlight w:val="yellow"/>
          </w:rPr>
          <w:t>5</w:t>
        </w:r>
      </w:ins>
      <w:del w:id="2141" w:author="Jonathan Pritchard" w:date="2025-03-07T16:34:00Z" w16du:dateUtc="2025-03-07T16:34:00Z">
        <w:r w:rsidRPr="00404950" w:rsidDel="00FB64A7">
          <w:rPr>
            <w:highlight w:val="yellow"/>
          </w:rPr>
          <w:delText>3</w:delText>
        </w:r>
      </w:del>
      <w:r w:rsidRPr="00404950">
        <w:rPr>
          <w:highlight w:val="yellow"/>
        </w:rPr>
        <w:t xml:space="preserve"> are also used as sources for indications under IMO MSC </w:t>
      </w:r>
      <w:r w:rsidR="00EC48EE" w:rsidRPr="00404950">
        <w:rPr>
          <w:highlight w:val="yellow"/>
        </w:rPr>
        <w:t>530(106)</w:t>
      </w:r>
      <w:r w:rsidRPr="00404950">
        <w:rPr>
          <w:highlight w:val="yellow"/>
        </w:rPr>
        <w:t xml:space="preserve"> 11.4.6)</w:t>
      </w:r>
      <w:r w:rsidR="009620E9" w:rsidRPr="00404950">
        <w:rPr>
          <w:iCs/>
          <w:highlight w:val="yellow"/>
        </w:rPr>
        <w:t>.</w:t>
      </w:r>
    </w:p>
    <w:p w14:paraId="5ACD5D50" w14:textId="44495EEB"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Underwater</w:t>
      </w:r>
      <w:r w:rsidR="00772167" w:rsidRPr="00404950">
        <w:rPr>
          <w:highlight w:val="yellow"/>
        </w:rPr>
        <w:t>/</w:t>
      </w:r>
      <w:r w:rsidRPr="00404950">
        <w:rPr>
          <w:highlight w:val="yellow"/>
        </w:rPr>
        <w:t>Awash</w:t>
      </w:r>
      <w:r w:rsidR="00772167" w:rsidRPr="00404950">
        <w:rPr>
          <w:highlight w:val="yellow"/>
        </w:rPr>
        <w:t xml:space="preserve"> </w:t>
      </w:r>
      <w:r w:rsidRPr="00404950">
        <w:rPr>
          <w:highlight w:val="yellow"/>
        </w:rPr>
        <w:t>Rock</w:t>
      </w:r>
    </w:p>
    <w:p w14:paraId="1381B928"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Wreck</w:t>
      </w:r>
    </w:p>
    <w:p w14:paraId="72A8E701" w14:textId="77777777"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Obstruction</w:t>
      </w:r>
    </w:p>
    <w:p w14:paraId="54B30966" w14:textId="4DCB48F8"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Foul</w:t>
      </w:r>
      <w:r w:rsidR="00772167" w:rsidRPr="00404950">
        <w:rPr>
          <w:highlight w:val="yellow"/>
        </w:rPr>
        <w:t xml:space="preserve"> </w:t>
      </w:r>
      <w:r w:rsidRPr="00404950">
        <w:rPr>
          <w:highlight w:val="yellow"/>
        </w:rPr>
        <w:t>Ground</w:t>
      </w:r>
    </w:p>
    <w:p w14:paraId="737C6797" w14:textId="489FCC5C" w:rsidR="001374ED" w:rsidRPr="00404950" w:rsidRDefault="001374ED" w:rsidP="009620E9">
      <w:pPr>
        <w:pStyle w:val="ListParagraph"/>
        <w:numPr>
          <w:ilvl w:val="0"/>
          <w:numId w:val="85"/>
        </w:numPr>
        <w:spacing w:after="60" w:line="240" w:lineRule="auto"/>
        <w:jc w:val="both"/>
        <w:rPr>
          <w:highlight w:val="yellow"/>
        </w:rPr>
      </w:pPr>
      <w:r w:rsidRPr="00404950">
        <w:rPr>
          <w:highlight w:val="yellow"/>
        </w:rPr>
        <w:t>Marine</w:t>
      </w:r>
      <w:r w:rsidR="00772167" w:rsidRPr="00404950">
        <w:rPr>
          <w:highlight w:val="yellow"/>
        </w:rPr>
        <w:t xml:space="preserve"> </w:t>
      </w:r>
      <w:r w:rsidRPr="00404950">
        <w:rPr>
          <w:highlight w:val="yellow"/>
        </w:rPr>
        <w:t>Farm</w:t>
      </w:r>
      <w:r w:rsidR="00772167" w:rsidRPr="00404950">
        <w:rPr>
          <w:highlight w:val="yellow"/>
        </w:rPr>
        <w:t>/</w:t>
      </w:r>
      <w:r w:rsidRPr="00404950">
        <w:rPr>
          <w:highlight w:val="yellow"/>
        </w:rPr>
        <w:t>Culture</w:t>
      </w:r>
    </w:p>
    <w:p w14:paraId="069F0E62" w14:textId="6EA3547B" w:rsidR="001374ED" w:rsidRPr="00404950" w:rsidRDefault="001374ED" w:rsidP="009620E9">
      <w:pPr>
        <w:pStyle w:val="ListParagraph"/>
        <w:numPr>
          <w:ilvl w:val="0"/>
          <w:numId w:val="85"/>
        </w:numPr>
        <w:spacing w:after="120" w:line="240" w:lineRule="auto"/>
        <w:jc w:val="both"/>
        <w:rPr>
          <w:highlight w:val="yellow"/>
        </w:rPr>
      </w:pPr>
      <w:r w:rsidRPr="00404950">
        <w:rPr>
          <w:highlight w:val="yellow"/>
        </w:rPr>
        <w:t>Soundings (either individual soundings or those which are part of an array) substituting the S-102 grid cell whose extents intersect the sounding position for the defined ZCOO (ISO8211)</w:t>
      </w:r>
      <w:ins w:id="2142" w:author="Jonathan Pritchard" w:date="2025-03-11T14:30:00Z" w16du:dateUtc="2025-03-11T14:30:00Z">
        <w:r w:rsidR="00BE7834" w:rsidRPr="00404950">
          <w:rPr>
            <w:highlight w:val="yellow"/>
          </w:rPr>
          <w:t xml:space="preserve">, </w:t>
        </w:r>
      </w:ins>
      <w:ins w:id="2143" w:author="Jonathan Pritchard" w:date="2025-03-11T16:21:00Z" w16du:dateUtc="2025-03-11T16:21:00Z">
        <w:r w:rsidR="009D5976" w:rsidRPr="00404950">
          <w:rPr>
            <w:highlight w:val="yellow"/>
          </w:rPr>
          <w:t>See f</w:t>
        </w:r>
      </w:ins>
      <w:ins w:id="2144" w:author="Jonathan Pritchard" w:date="2025-03-11T14:30:00Z" w16du:dateUtc="2025-03-11T14:30:00Z">
        <w:r w:rsidR="00BE7834" w:rsidRPr="00404950">
          <w:rPr>
            <w:highlight w:val="yellow"/>
          </w:rPr>
          <w:t>igure D-3-18</w:t>
        </w:r>
      </w:ins>
      <w:r w:rsidRPr="00404950">
        <w:rPr>
          <w:highlight w:val="yellow"/>
        </w:rPr>
        <w:t>.</w:t>
      </w:r>
    </w:p>
    <w:p w14:paraId="1EF78944" w14:textId="461E3116" w:rsidR="001374ED" w:rsidRPr="00A527F0" w:rsidRDefault="001374ED" w:rsidP="009620E9">
      <w:pPr>
        <w:spacing w:after="120" w:line="240" w:lineRule="auto"/>
        <w:jc w:val="both"/>
      </w:pPr>
      <w:r w:rsidRPr="00A527F0">
        <w:t xml:space="preserve">If the depth substituted S-101 feature is covered by S-104, then WLA is processed using </w:t>
      </w:r>
      <w:ins w:id="2145" w:author="Grant, David M (52400) CIV USN NIWC ATLANTIC VA (USA)" w:date="2025-02-26T16:29:00Z" w16du:dateUtc="2025-02-26T21:29:00Z">
        <w:r w:rsidR="007F3557">
          <w:t xml:space="preserve">the </w:t>
        </w:r>
      </w:ins>
      <w:r w:rsidRPr="00A527F0">
        <w:t xml:space="preserve">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commentRangeStart w:id="2146"/>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w:t>
      </w:r>
      <w:commentRangeEnd w:id="2146"/>
      <w:r w:rsidR="001328E4">
        <w:rPr>
          <w:rStyle w:val="CommentReference"/>
        </w:rPr>
        <w:commentReference w:id="2146"/>
      </w:r>
      <w:r w:rsidR="004C7DC0" w:rsidRPr="00A527F0">
        <w:t>bound to them in the S-101 Feature Catalogue</w:t>
      </w:r>
      <w:r w:rsidR="004C7DC0">
        <w:t>.</w:t>
      </w:r>
    </w:p>
    <w:p w14:paraId="54DFB961" w14:textId="2960EEAB" w:rsidR="001374ED" w:rsidRPr="00A527F0" w:rsidRDefault="001374ED" w:rsidP="009620E9">
      <w:pPr>
        <w:spacing w:after="120" w:line="240" w:lineRule="auto"/>
        <w:jc w:val="both"/>
      </w:pPr>
      <w:r w:rsidRPr="00A527F0">
        <w:lastRenderedPageBreak/>
        <w:t xml:space="preserve">For all features with substituted (and possibly adjusted values), the </w:t>
      </w:r>
      <w:r w:rsidR="00815F72" w:rsidRPr="007F01E1">
        <w:rPr>
          <w:highlight w:val="yellow"/>
          <w:rPrChange w:id="2147" w:author="jon pritchard" w:date="2025-03-25T06:20:00Z" w16du:dateUtc="2025-03-25T05:20:00Z">
            <w:rPr/>
          </w:rPrChange>
        </w:rPr>
        <w:t>ECDIS P</w:t>
      </w:r>
      <w:r w:rsidRPr="007F01E1">
        <w:rPr>
          <w:highlight w:val="yellow"/>
          <w:rPrChange w:id="2148" w:author="jon pritchard" w:date="2025-03-25T06:20:00Z" w16du:dateUtc="2025-03-25T05:20:00Z">
            <w:rPr/>
          </w:rPrChange>
        </w:rPr>
        <w:t xml:space="preserve">ick </w:t>
      </w:r>
      <w:r w:rsidR="00815F72" w:rsidRPr="007F01E1">
        <w:rPr>
          <w:highlight w:val="yellow"/>
          <w:rPrChange w:id="2149" w:author="jon pritchard" w:date="2025-03-25T06:20:00Z" w16du:dateUtc="2025-03-25T05:20:00Z">
            <w:rPr/>
          </w:rPrChange>
        </w:rPr>
        <w:t>R</w:t>
      </w:r>
      <w:r w:rsidRPr="007F01E1">
        <w:rPr>
          <w:highlight w:val="yellow"/>
          <w:rPrChange w:id="2150" w:author="jon pritchard" w:date="2025-03-25T06:20:00Z" w16du:dateUtc="2025-03-25T05:20:00Z">
            <w:rPr/>
          </w:rPrChange>
        </w:rPr>
        <w:t xml:space="preserve">eport </w:t>
      </w:r>
      <w:r w:rsidR="00EB2B72" w:rsidRPr="007F01E1">
        <w:rPr>
          <w:highlight w:val="yellow"/>
          <w:rPrChange w:id="2151" w:author="jon pritchard" w:date="2025-03-25T06:20:00Z" w16du:dateUtc="2025-03-25T05:20:00Z">
            <w:rPr/>
          </w:rPrChange>
        </w:rPr>
        <w:t xml:space="preserve">must </w:t>
      </w:r>
      <w:r w:rsidRPr="007F01E1">
        <w:rPr>
          <w:highlight w:val="yellow"/>
          <w:rPrChange w:id="2152" w:author="jon pritchard" w:date="2025-03-25T06:20:00Z" w16du:dateUtc="2025-03-25T05:20:00Z">
            <w:rPr/>
          </w:rPrChange>
        </w:rPr>
        <w:t>indicate the substituted/adjusted value and its source</w:t>
      </w:r>
      <w:r w:rsidRPr="00A527F0">
        <w:t>.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2D7ADAF3" w:rsidR="001374ED" w:rsidRPr="00A527F0" w:rsidRDefault="001374ED" w:rsidP="009620E9">
      <w:pPr>
        <w:spacing w:after="120" w:line="240" w:lineRule="auto"/>
        <w:jc w:val="both"/>
      </w:pPr>
      <w:r w:rsidRPr="00A527F0">
        <w:t xml:space="preserve">When an S-101 attribute has been WLA adjusted the pick report </w:t>
      </w:r>
      <w:del w:id="2153" w:author="Jonathan Pritchard" w:date="2025-03-11T14:31:00Z" w16du:dateUtc="2025-03-11T14:31:00Z">
        <w:r w:rsidRPr="00A527F0" w:rsidDel="00BE7834">
          <w:delText xml:space="preserve">shall </w:delText>
        </w:r>
      </w:del>
      <w:ins w:id="2154" w:author="Jonathan Pritchard" w:date="2025-03-11T14:31:00Z" w16du:dateUtc="2025-03-11T14:31:00Z">
        <w:r w:rsidR="00BE7834">
          <w:t>must</w:t>
        </w:r>
        <w:r w:rsidR="00BE7834" w:rsidRPr="00A527F0">
          <w:t xml:space="preserve"> </w:t>
        </w:r>
      </w:ins>
      <w:r w:rsidRPr="00A527F0">
        <w:t xml:space="preserve">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683DCF7C" w14:textId="78C12BDF" w:rsidR="006D7DB6" w:rsidRPr="006D7DB6" w:rsidRDefault="00815F72">
      <w:pPr>
        <w:pStyle w:val="Heading2"/>
        <w:numPr>
          <w:ilvl w:val="1"/>
          <w:numId w:val="237"/>
        </w:numPr>
        <w:pPrChange w:id="2155" w:author="Jonathan Pritchard" w:date="2025-03-07T16:32:00Z" w16du:dateUtc="2025-03-07T16:32:00Z">
          <w:pPr>
            <w:pStyle w:val="Heading2"/>
            <w:numPr>
              <w:numId w:val="182"/>
            </w:numPr>
          </w:pPr>
        </w:pPrChange>
      </w:pPr>
      <w:bookmarkStart w:id="2156" w:name="_Toc175130408"/>
      <w:bookmarkStart w:id="2157" w:name="_Toc175130409"/>
      <w:bookmarkStart w:id="2158" w:name="_Toc175130410"/>
      <w:bookmarkStart w:id="2159" w:name="_Toc175130411"/>
      <w:bookmarkStart w:id="2160" w:name="_Toc175130412"/>
      <w:bookmarkStart w:id="2161" w:name="_Toc175130413"/>
      <w:bookmarkStart w:id="2162" w:name="_Toc175130414"/>
      <w:bookmarkStart w:id="2163" w:name="_Toc175130415"/>
      <w:bookmarkStart w:id="2164" w:name="_Toc175130416"/>
      <w:bookmarkStart w:id="2165" w:name="_Toc175130417"/>
      <w:bookmarkStart w:id="2166" w:name="_Toc175130418"/>
      <w:bookmarkStart w:id="2167" w:name="_Toc175130419"/>
      <w:bookmarkStart w:id="2168" w:name="_Toc175130420"/>
      <w:bookmarkStart w:id="2169" w:name="_Toc175130421"/>
      <w:bookmarkStart w:id="2170" w:name="_Toc175130422"/>
      <w:bookmarkStart w:id="2171" w:name="_Toc175130423"/>
      <w:bookmarkStart w:id="2172" w:name="_Toc175130424"/>
      <w:bookmarkStart w:id="2173" w:name="_Toc175130425"/>
      <w:bookmarkStart w:id="2174" w:name="_Toc175130426"/>
      <w:bookmarkStart w:id="2175" w:name="_Toc175130427"/>
      <w:bookmarkStart w:id="2176" w:name="_Toc175130428"/>
      <w:bookmarkStart w:id="2177" w:name="_Toc175130429"/>
      <w:bookmarkStart w:id="2178" w:name="_Toc175130430"/>
      <w:bookmarkStart w:id="2179" w:name="_Toc175130431"/>
      <w:bookmarkStart w:id="2180" w:name="_Toc175130432"/>
      <w:bookmarkStart w:id="2181" w:name="_Toc175130433"/>
      <w:bookmarkStart w:id="2182" w:name="_Toc175130434"/>
      <w:bookmarkStart w:id="2183" w:name="_Toc175130435"/>
      <w:bookmarkStart w:id="2184" w:name="_Toc175130436"/>
      <w:bookmarkStart w:id="2185" w:name="_Toc175130437"/>
      <w:bookmarkStart w:id="2186" w:name="_Toc188968701"/>
      <w:bookmarkStart w:id="2187" w:name="_Toc88852898"/>
      <w:bookmarkStart w:id="2188" w:name="_Toc98340005"/>
      <w:bookmarkStart w:id="2189" w:name="_Toc98340381"/>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r w:rsidRPr="00A527F0">
        <w:t>Adjustment of heights and vertical clearance values</w:t>
      </w:r>
      <w:bookmarkEnd w:id="2186"/>
    </w:p>
    <w:bookmarkEnd w:id="2187"/>
    <w:bookmarkEnd w:id="2188"/>
    <w:bookmarkEnd w:id="2189"/>
    <w:p w14:paraId="142031C3" w14:textId="77777777" w:rsidR="00302EEA" w:rsidRDefault="001374ED" w:rsidP="00E767AB">
      <w:pPr>
        <w:spacing w:after="60" w:line="240" w:lineRule="auto"/>
        <w:jc w:val="both"/>
        <w:rPr>
          <w:ins w:id="2190" w:author="Jonathan Pritchard" w:date="2025-03-10T07:36:00Z" w16du:dateUtc="2025-03-10T07:36:00Z"/>
        </w:rPr>
      </w:pPr>
      <w:r w:rsidRPr="00A527F0">
        <w:t>Any vertical measurement which is referenced to the same vertical datum as the S-104 data</w:t>
      </w:r>
      <w:commentRangeStart w:id="2191"/>
      <w:del w:id="2192" w:author="Grant, David M (52400) CIV USN NIWC ATLANTIC VA (USA)" w:date="2025-02-26T16:33:00Z" w16du:dateUtc="2025-02-26T21:33:00Z">
        <w:r w:rsidRPr="00A527F0" w:rsidDel="00AC2B8E">
          <w:delText xml:space="preserve">, either by the dataset metadata VDAT or </w:delText>
        </w:r>
        <w:r w:rsidR="00280A08" w:rsidRPr="00A527F0" w:rsidDel="00AC2B8E">
          <w:rPr>
            <w:b/>
          </w:rPr>
          <w:delText>V</w:delText>
        </w:r>
        <w:r w:rsidRPr="00A527F0" w:rsidDel="00AC2B8E">
          <w:rPr>
            <w:b/>
          </w:rPr>
          <w:delText>ertical</w:delText>
        </w:r>
        <w:r w:rsidR="00280A08" w:rsidRPr="00A527F0" w:rsidDel="00AC2B8E">
          <w:rPr>
            <w:b/>
          </w:rPr>
          <w:delText xml:space="preserve"> </w:delText>
        </w:r>
        <w:r w:rsidRPr="00A527F0" w:rsidDel="00AC2B8E">
          <w:rPr>
            <w:b/>
          </w:rPr>
          <w:delText>Datum</w:delText>
        </w:r>
        <w:r w:rsidRPr="00A527F0" w:rsidDel="00AC2B8E">
          <w:delText xml:space="preserve"> meta feature</w:delText>
        </w:r>
      </w:del>
      <w:commentRangeEnd w:id="2191"/>
      <w:r w:rsidR="002B09DC">
        <w:rPr>
          <w:rStyle w:val="CommentReference"/>
        </w:rPr>
        <w:commentReference w:id="2191"/>
      </w:r>
      <w:r w:rsidRPr="00A527F0">
        <w:t xml:space="preserve"> </w:t>
      </w:r>
      <w:r w:rsidR="006026F8">
        <w:t>must</w:t>
      </w:r>
      <w:r w:rsidR="006026F8" w:rsidRPr="00A527F0">
        <w:t xml:space="preserve"> </w:t>
      </w:r>
      <w:r w:rsidRPr="00A527F0">
        <w:t xml:space="preserve">be adjusted using the intersecting S-104 grid cell water level value. This </w:t>
      </w:r>
      <w:r w:rsidR="006026F8">
        <w:t>must</w:t>
      </w:r>
      <w:r w:rsidR="006026F8" w:rsidRPr="00A527F0">
        <w:t xml:space="preserve"> </w:t>
      </w:r>
      <w:r w:rsidRPr="00A527F0">
        <w:t xml:space="preserve">be applied on any features within the coverage of S-104. Where a feature is not completely within the S-104 coverage the adjusted value is the minimum value resulting from the original feature value in </w:t>
      </w:r>
      <w:ins w:id="2193" w:author="Grant, David M (52400) CIV USN NIWC ATLANTIC VA (USA)" w:date="2025-02-26T16:32:00Z" w16du:dateUtc="2025-02-26T21:32:00Z">
        <w:r w:rsidR="00D06D02">
          <w:t xml:space="preserve">the </w:t>
        </w:r>
      </w:ins>
      <w:r w:rsidRPr="00A527F0">
        <w:t xml:space="preserve">S-101 attribute and the WLA adjusted value. </w:t>
      </w:r>
    </w:p>
    <w:p w14:paraId="74BBD048" w14:textId="16B0B519" w:rsidR="001374ED" w:rsidRPr="00302EEA" w:rsidRDefault="001374ED" w:rsidP="00E767AB">
      <w:pPr>
        <w:spacing w:after="60" w:line="240" w:lineRule="auto"/>
        <w:jc w:val="both"/>
        <w:rPr>
          <w:highlight w:val="yellow"/>
          <w:rPrChange w:id="2194" w:author="Jonathan Pritchard" w:date="2025-03-10T07:36:00Z" w16du:dateUtc="2025-03-10T07:36:00Z">
            <w:rPr/>
          </w:rPrChange>
        </w:rPr>
      </w:pPr>
      <w:commentRangeStart w:id="2195"/>
      <w:r w:rsidRPr="00302EEA">
        <w:rPr>
          <w:highlight w:val="yellow"/>
          <w:rPrChange w:id="2196" w:author="Jonathan Pritchard" w:date="2025-03-10T07:36:00Z" w16du:dateUtc="2025-03-10T07:36:00Z">
            <w:rPr/>
          </w:rPrChange>
        </w:rPr>
        <w:t>Adjustment is defined for the following S-101 features</w:t>
      </w:r>
      <w:commentRangeEnd w:id="2195"/>
      <w:r w:rsidR="00222406" w:rsidRPr="00302EEA">
        <w:rPr>
          <w:rStyle w:val="CommentReference"/>
          <w:highlight w:val="yellow"/>
          <w:rPrChange w:id="2197" w:author="Jonathan Pritchard" w:date="2025-03-10T07:36:00Z" w16du:dateUtc="2025-03-10T07:36:00Z">
            <w:rPr>
              <w:rStyle w:val="CommentReference"/>
            </w:rPr>
          </w:rPrChange>
        </w:rPr>
        <w:commentReference w:id="2195"/>
      </w:r>
      <w:r w:rsidRPr="00302EEA">
        <w:rPr>
          <w:highlight w:val="yellow"/>
          <w:rPrChange w:id="2198" w:author="Jonathan Pritchard" w:date="2025-03-10T07:36:00Z" w16du:dateUtc="2025-03-10T07:36:00Z">
            <w:rPr/>
          </w:rPrChange>
        </w:rPr>
        <w:t>:</w:t>
      </w:r>
    </w:p>
    <w:p w14:paraId="64326080" w14:textId="77777777" w:rsidR="001374ED" w:rsidRPr="00302EEA" w:rsidRDefault="001374ED" w:rsidP="00E767AB">
      <w:pPr>
        <w:pStyle w:val="ListParagraph"/>
        <w:numPr>
          <w:ilvl w:val="0"/>
          <w:numId w:val="86"/>
        </w:numPr>
        <w:spacing w:after="60" w:line="240" w:lineRule="auto"/>
        <w:jc w:val="both"/>
        <w:rPr>
          <w:highlight w:val="yellow"/>
          <w:rPrChange w:id="2199" w:author="Jonathan Pritchard" w:date="2025-03-10T07:36:00Z" w16du:dateUtc="2025-03-10T07:36:00Z">
            <w:rPr/>
          </w:rPrChange>
        </w:rPr>
      </w:pPr>
      <w:r w:rsidRPr="00302EEA">
        <w:rPr>
          <w:highlight w:val="yellow"/>
          <w:rPrChange w:id="2200" w:author="Jonathan Pritchard" w:date="2025-03-10T07:36:00Z" w16du:dateUtc="2025-03-10T07:36:00Z">
            <w:rPr/>
          </w:rPrChange>
        </w:rPr>
        <w:t>Building</w:t>
      </w:r>
      <w:del w:id="2201" w:author="Grant, David M (52400) CIV USN NIWC ATLANTIC VA (USA)" w:date="2025-02-26T16:36:00Z" w16du:dateUtc="2025-02-26T21:36:00Z">
        <w:r w:rsidRPr="00302EEA" w:rsidDel="00667F68">
          <w:rPr>
            <w:highlight w:val="yellow"/>
            <w:rPrChange w:id="2202" w:author="Jonathan Pritchard" w:date="2025-03-10T07:36:00Z" w16du:dateUtc="2025-03-10T07:36:00Z">
              <w:rPr/>
            </w:rPrChange>
          </w:rPr>
          <w:delText>.</w:delText>
        </w:r>
      </w:del>
    </w:p>
    <w:p w14:paraId="7BAD0290" w14:textId="77777777" w:rsidR="001374ED" w:rsidRPr="00302EEA" w:rsidRDefault="001374ED" w:rsidP="00E767AB">
      <w:pPr>
        <w:pStyle w:val="ListParagraph"/>
        <w:numPr>
          <w:ilvl w:val="0"/>
          <w:numId w:val="86"/>
        </w:numPr>
        <w:spacing w:after="60" w:line="240" w:lineRule="auto"/>
        <w:jc w:val="both"/>
        <w:rPr>
          <w:highlight w:val="yellow"/>
          <w:rPrChange w:id="2203" w:author="Jonathan Pritchard" w:date="2025-03-10T07:36:00Z" w16du:dateUtc="2025-03-10T07:36:00Z">
            <w:rPr/>
          </w:rPrChange>
        </w:rPr>
      </w:pPr>
      <w:r w:rsidRPr="00302EEA">
        <w:rPr>
          <w:highlight w:val="yellow"/>
          <w:rPrChange w:id="2204" w:author="Jonathan Pritchard" w:date="2025-03-10T07:36:00Z" w16du:dateUtc="2025-03-10T07:36:00Z">
            <w:rPr/>
          </w:rPrChange>
        </w:rPr>
        <w:t>Span Fixed</w:t>
      </w:r>
    </w:p>
    <w:p w14:paraId="37483604" w14:textId="77777777" w:rsidR="001374ED" w:rsidRPr="00302EEA" w:rsidRDefault="001374ED" w:rsidP="00E767AB">
      <w:pPr>
        <w:pStyle w:val="ListParagraph"/>
        <w:numPr>
          <w:ilvl w:val="0"/>
          <w:numId w:val="86"/>
        </w:numPr>
        <w:spacing w:after="60" w:line="240" w:lineRule="auto"/>
        <w:jc w:val="both"/>
        <w:rPr>
          <w:highlight w:val="yellow"/>
          <w:rPrChange w:id="2205" w:author="Jonathan Pritchard" w:date="2025-03-10T07:36:00Z" w16du:dateUtc="2025-03-10T07:36:00Z">
            <w:rPr/>
          </w:rPrChange>
        </w:rPr>
      </w:pPr>
      <w:r w:rsidRPr="00302EEA">
        <w:rPr>
          <w:highlight w:val="yellow"/>
          <w:rPrChange w:id="2206" w:author="Jonathan Pritchard" w:date="2025-03-10T07:36:00Z" w16du:dateUtc="2025-03-10T07:36:00Z">
            <w:rPr/>
          </w:rPrChange>
        </w:rPr>
        <w:t>Span Opening</w:t>
      </w:r>
    </w:p>
    <w:p w14:paraId="684CF9EA" w14:textId="77777777" w:rsidR="001374ED" w:rsidRPr="00302EEA" w:rsidRDefault="001374ED" w:rsidP="00E767AB">
      <w:pPr>
        <w:pStyle w:val="ListParagraph"/>
        <w:numPr>
          <w:ilvl w:val="0"/>
          <w:numId w:val="86"/>
        </w:numPr>
        <w:spacing w:after="60" w:line="240" w:lineRule="auto"/>
        <w:jc w:val="both"/>
        <w:rPr>
          <w:highlight w:val="yellow"/>
          <w:rPrChange w:id="2207" w:author="Jonathan Pritchard" w:date="2025-03-10T07:36:00Z" w16du:dateUtc="2025-03-10T07:36:00Z">
            <w:rPr/>
          </w:rPrChange>
        </w:rPr>
      </w:pPr>
      <w:r w:rsidRPr="00302EEA">
        <w:rPr>
          <w:highlight w:val="yellow"/>
          <w:rPrChange w:id="2208" w:author="Jonathan Pritchard" w:date="2025-03-10T07:36:00Z" w16du:dateUtc="2025-03-10T07:36:00Z">
            <w:rPr/>
          </w:rPrChange>
        </w:rPr>
        <w:t>Conveyer</w:t>
      </w:r>
    </w:p>
    <w:p w14:paraId="6C1C6444" w14:textId="77777777" w:rsidR="001374ED" w:rsidRPr="00302EEA" w:rsidRDefault="001374ED" w:rsidP="00E767AB">
      <w:pPr>
        <w:pStyle w:val="ListParagraph"/>
        <w:numPr>
          <w:ilvl w:val="0"/>
          <w:numId w:val="86"/>
        </w:numPr>
        <w:spacing w:after="60" w:line="240" w:lineRule="auto"/>
        <w:jc w:val="both"/>
        <w:rPr>
          <w:highlight w:val="yellow"/>
          <w:rPrChange w:id="2209" w:author="Jonathan Pritchard" w:date="2025-03-10T07:36:00Z" w16du:dateUtc="2025-03-10T07:36:00Z">
            <w:rPr/>
          </w:rPrChange>
        </w:rPr>
      </w:pPr>
      <w:r w:rsidRPr="00302EEA">
        <w:rPr>
          <w:highlight w:val="yellow"/>
          <w:rPrChange w:id="2210" w:author="Jonathan Pritchard" w:date="2025-03-10T07:36:00Z" w16du:dateUtc="2025-03-10T07:36:00Z">
            <w:rPr/>
          </w:rPrChange>
        </w:rPr>
        <w:t>Cable Overhead</w:t>
      </w:r>
    </w:p>
    <w:p w14:paraId="183F71E0" w14:textId="77777777" w:rsidR="001374ED" w:rsidRPr="00302EEA" w:rsidRDefault="001374ED" w:rsidP="00E767AB">
      <w:pPr>
        <w:pStyle w:val="ListParagraph"/>
        <w:numPr>
          <w:ilvl w:val="0"/>
          <w:numId w:val="86"/>
        </w:numPr>
        <w:spacing w:after="60" w:line="240" w:lineRule="auto"/>
        <w:jc w:val="both"/>
        <w:rPr>
          <w:highlight w:val="yellow"/>
          <w:rPrChange w:id="2211" w:author="Jonathan Pritchard" w:date="2025-03-10T07:36:00Z" w16du:dateUtc="2025-03-10T07:36:00Z">
            <w:rPr/>
          </w:rPrChange>
        </w:rPr>
      </w:pPr>
      <w:r w:rsidRPr="00302EEA">
        <w:rPr>
          <w:highlight w:val="yellow"/>
          <w:rPrChange w:id="2212" w:author="Jonathan Pritchard" w:date="2025-03-10T07:36:00Z" w16du:dateUtc="2025-03-10T07:36:00Z">
            <w:rPr/>
          </w:rPrChange>
        </w:rPr>
        <w:t>Pipeline, Overhead</w:t>
      </w:r>
    </w:p>
    <w:p w14:paraId="55006AE0" w14:textId="77777777" w:rsidR="001374ED" w:rsidRPr="00302EEA" w:rsidRDefault="001374ED" w:rsidP="00E767AB">
      <w:pPr>
        <w:pStyle w:val="ListParagraph"/>
        <w:numPr>
          <w:ilvl w:val="0"/>
          <w:numId w:val="86"/>
        </w:numPr>
        <w:spacing w:after="60" w:line="240" w:lineRule="auto"/>
        <w:jc w:val="both"/>
        <w:rPr>
          <w:highlight w:val="yellow"/>
          <w:rPrChange w:id="2213" w:author="Jonathan Pritchard" w:date="2025-03-10T07:36:00Z" w16du:dateUtc="2025-03-10T07:36:00Z">
            <w:rPr/>
          </w:rPrChange>
        </w:rPr>
      </w:pPr>
      <w:r w:rsidRPr="00302EEA">
        <w:rPr>
          <w:highlight w:val="yellow"/>
          <w:rPrChange w:id="2214" w:author="Jonathan Pritchard" w:date="2025-03-10T07:36:00Z" w16du:dateUtc="2025-03-10T07:36:00Z">
            <w:rPr/>
          </w:rPrChange>
        </w:rPr>
        <w:t>Tunnel</w:t>
      </w:r>
    </w:p>
    <w:p w14:paraId="0C10FEAD" w14:textId="77777777" w:rsidR="001374ED" w:rsidRPr="00302EEA" w:rsidRDefault="001374ED" w:rsidP="00E767AB">
      <w:pPr>
        <w:pStyle w:val="ListParagraph"/>
        <w:numPr>
          <w:ilvl w:val="0"/>
          <w:numId w:val="86"/>
        </w:numPr>
        <w:spacing w:after="60" w:line="240" w:lineRule="auto"/>
        <w:jc w:val="both"/>
        <w:rPr>
          <w:highlight w:val="yellow"/>
          <w:rPrChange w:id="2215" w:author="Jonathan Pritchard" w:date="2025-03-10T07:36:00Z" w16du:dateUtc="2025-03-10T07:36:00Z">
            <w:rPr/>
          </w:rPrChange>
        </w:rPr>
      </w:pPr>
      <w:r w:rsidRPr="00302EEA">
        <w:rPr>
          <w:highlight w:val="yellow"/>
          <w:rPrChange w:id="2216" w:author="Jonathan Pritchard" w:date="2025-03-10T07:36:00Z" w16du:dateUtc="2025-03-10T07:36:00Z">
            <w:rPr/>
          </w:rPrChange>
        </w:rPr>
        <w:t>Wind Turbine</w:t>
      </w:r>
    </w:p>
    <w:p w14:paraId="0306EA86" w14:textId="77777777" w:rsidR="001374ED" w:rsidRPr="00302EEA" w:rsidRDefault="001374ED" w:rsidP="00E767AB">
      <w:pPr>
        <w:pStyle w:val="ListParagraph"/>
        <w:numPr>
          <w:ilvl w:val="0"/>
          <w:numId w:val="86"/>
        </w:numPr>
        <w:spacing w:after="60" w:line="240" w:lineRule="auto"/>
        <w:jc w:val="both"/>
        <w:rPr>
          <w:highlight w:val="yellow"/>
          <w:rPrChange w:id="2217" w:author="Jonathan Pritchard" w:date="2025-03-10T07:36:00Z" w16du:dateUtc="2025-03-10T07:36:00Z">
            <w:rPr/>
          </w:rPrChange>
        </w:rPr>
      </w:pPr>
      <w:r w:rsidRPr="00302EEA">
        <w:rPr>
          <w:highlight w:val="yellow"/>
          <w:rPrChange w:id="2218" w:author="Jonathan Pritchard" w:date="2025-03-10T07:36:00Z" w16du:dateUtc="2025-03-10T07:36:00Z">
            <w:rPr/>
          </w:rPrChange>
        </w:rPr>
        <w:t>Gate</w:t>
      </w:r>
    </w:p>
    <w:p w14:paraId="3B5FC895" w14:textId="77777777" w:rsidR="001374ED" w:rsidRPr="00302EEA" w:rsidRDefault="001374ED" w:rsidP="00E767AB">
      <w:pPr>
        <w:pStyle w:val="ListParagraph"/>
        <w:numPr>
          <w:ilvl w:val="0"/>
          <w:numId w:val="86"/>
        </w:numPr>
        <w:spacing w:after="60" w:line="240" w:lineRule="auto"/>
        <w:jc w:val="both"/>
        <w:rPr>
          <w:highlight w:val="yellow"/>
          <w:rPrChange w:id="2219" w:author="Jonathan Pritchard" w:date="2025-03-10T07:36:00Z" w16du:dateUtc="2025-03-10T07:36:00Z">
            <w:rPr/>
          </w:rPrChange>
        </w:rPr>
      </w:pPr>
      <w:r w:rsidRPr="00302EEA">
        <w:rPr>
          <w:highlight w:val="yellow"/>
          <w:rPrChange w:id="2220" w:author="Jonathan Pritchard" w:date="2025-03-10T07:36:00Z" w16du:dateUtc="2025-03-10T07:36:00Z">
            <w:rPr/>
          </w:rPrChange>
        </w:rPr>
        <w:t>Crane</w:t>
      </w:r>
    </w:p>
    <w:p w14:paraId="649ED4EB" w14:textId="372975D0" w:rsidR="001374ED" w:rsidRPr="00302EEA" w:rsidRDefault="00E767AB" w:rsidP="00815F72">
      <w:pPr>
        <w:pStyle w:val="ListParagraph"/>
        <w:numPr>
          <w:ilvl w:val="0"/>
          <w:numId w:val="86"/>
        </w:numPr>
        <w:spacing w:after="120" w:line="240" w:lineRule="auto"/>
        <w:jc w:val="both"/>
        <w:rPr>
          <w:highlight w:val="yellow"/>
          <w:rPrChange w:id="2221" w:author="Jonathan Pritchard" w:date="2025-03-10T07:36:00Z" w16du:dateUtc="2025-03-10T07:36:00Z">
            <w:rPr/>
          </w:rPrChange>
        </w:rPr>
      </w:pPr>
      <w:r w:rsidRPr="00302EEA">
        <w:rPr>
          <w:highlight w:val="yellow"/>
          <w:rPrChange w:id="2222" w:author="Jonathan Pritchard" w:date="2025-03-10T07:36:00Z" w16du:dateUtc="2025-03-10T07:36:00Z">
            <w:rPr/>
          </w:rPrChange>
        </w:rPr>
        <w:t>Light All Round; Light Sectored; Light Fog detector;</w:t>
      </w:r>
      <w:r w:rsidR="001374ED" w:rsidRPr="00302EEA">
        <w:rPr>
          <w:highlight w:val="yellow"/>
          <w:rPrChange w:id="2223" w:author="Jonathan Pritchard" w:date="2025-03-10T07:36:00Z" w16du:dateUtc="2025-03-10T07:36:00Z">
            <w:rPr/>
          </w:rPrChange>
        </w:rPr>
        <w:t xml:space="preserve"> Light Air Obstruction</w:t>
      </w:r>
      <w:del w:id="2224" w:author="Grant, David M (52400) CIV USN NIWC ATLANTIC VA (USA)" w:date="2025-02-26T16:36:00Z" w16du:dateUtc="2025-02-26T21:36:00Z">
        <w:r w:rsidRPr="00302EEA" w:rsidDel="00667F68">
          <w:rPr>
            <w:highlight w:val="yellow"/>
            <w:rPrChange w:id="2225" w:author="Jonathan Pritchard" w:date="2025-03-10T07:36:00Z" w16du:dateUtc="2025-03-10T07:36:00Z">
              <w:rPr/>
            </w:rPrChange>
          </w:rPr>
          <w:delText>.</w:delText>
        </w:r>
      </w:del>
    </w:p>
    <w:p w14:paraId="1223526C" w14:textId="37D38C1C"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2226" w:name="_Hlk88745181"/>
      <w:r w:rsidRPr="00A527F0">
        <w:t xml:space="preserve">When adjusting height or clearance values the largest value from the selected S-104 records </w:t>
      </w:r>
      <w:del w:id="2227" w:author="Jonathan Pritchard" w:date="2025-03-11T14:32:00Z" w16du:dateUtc="2025-03-11T14:32:00Z">
        <w:r w:rsidRPr="00A527F0" w:rsidDel="00BE7834">
          <w:delText xml:space="preserve">shall </w:delText>
        </w:r>
      </w:del>
      <w:ins w:id="2228" w:author="Jonathan Pritchard" w:date="2025-03-11T14:32:00Z" w16du:dateUtc="2025-03-11T14:32:00Z">
        <w:r w:rsidR="00BE7834">
          <w:t>must</w:t>
        </w:r>
        <w:r w:rsidR="00BE7834" w:rsidRPr="00A527F0">
          <w:t xml:space="preserve"> </w:t>
        </w:r>
      </w:ins>
      <w:r w:rsidRPr="00A527F0">
        <w:t>be used in order to produce the safest values.</w:t>
      </w:r>
    </w:p>
    <w:bookmarkEnd w:id="2226"/>
    <w:p w14:paraId="701DC309" w14:textId="6FC534F8" w:rsidR="001374ED" w:rsidRPr="00A527F0" w:rsidRDefault="001374ED" w:rsidP="00815F72">
      <w:pPr>
        <w:spacing w:after="120" w:line="240" w:lineRule="auto"/>
        <w:jc w:val="both"/>
      </w:pPr>
      <w:r w:rsidRPr="00A527F0">
        <w:t xml:space="preserve">The user </w:t>
      </w:r>
      <w:r w:rsidR="006026F8">
        <w:t>must</w:t>
      </w:r>
      <w:r w:rsidR="006026F8" w:rsidRPr="00A527F0">
        <w:t xml:space="preserve"> </w:t>
      </w:r>
      <w:r w:rsidRPr="00A527F0">
        <w:t xml:space="preserve">be given a permanent indication that the Water Level (S-104) values have adjusted attributes in the data display. Where values are not adjusted due to an incompatibility of vertical datums in the data, the user </w:t>
      </w:r>
      <w:del w:id="2229" w:author="Jonathan Pritchard" w:date="2025-03-11T14:32:00Z" w16du:dateUtc="2025-03-11T14:32:00Z">
        <w:r w:rsidRPr="00A527F0" w:rsidDel="00BE7834">
          <w:delText xml:space="preserve">shall </w:delText>
        </w:r>
      </w:del>
      <w:ins w:id="2230" w:author="Jonathan Pritchard" w:date="2025-03-11T14:32:00Z" w16du:dateUtc="2025-03-11T14:32:00Z">
        <w:r w:rsidR="00BE7834">
          <w:t>must</w:t>
        </w:r>
        <w:r w:rsidR="00BE7834" w:rsidRPr="00A527F0">
          <w:t xml:space="preserve"> </w:t>
        </w:r>
      </w:ins>
      <w:r w:rsidRPr="00A527F0">
        <w:t>be given a similar permanent notification.</w:t>
      </w:r>
    </w:p>
    <w:p w14:paraId="40D02D40" w14:textId="7711E424"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 xml:space="preserve">eport </w:t>
      </w:r>
      <w:del w:id="2231" w:author="Jonathan Pritchard" w:date="2025-03-11T14:32:00Z" w16du:dateUtc="2025-03-11T14:32:00Z">
        <w:r w:rsidRPr="00A527F0" w:rsidDel="00BE7834">
          <w:delText xml:space="preserve">shall </w:delText>
        </w:r>
      </w:del>
      <w:ins w:id="2232" w:author="Jonathan Pritchard" w:date="2025-03-11T14:32:00Z" w16du:dateUtc="2025-03-11T14:32:00Z">
        <w:r w:rsidR="00BE7834">
          <w:t>must</w:t>
        </w:r>
        <w:r w:rsidR="00BE7834" w:rsidRPr="00A527F0">
          <w:t xml:space="preserve"> </w:t>
        </w:r>
      </w:ins>
      <w:r w:rsidRPr="00A527F0">
        <w:t>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pPr>
        <w:pStyle w:val="Heading2"/>
        <w:numPr>
          <w:ilvl w:val="1"/>
          <w:numId w:val="237"/>
        </w:numPr>
        <w:pPrChange w:id="2233" w:author="Jonathan Pritchard" w:date="2025-03-07T16:32:00Z" w16du:dateUtc="2025-03-07T16:32:00Z">
          <w:pPr>
            <w:pStyle w:val="Heading2"/>
            <w:numPr>
              <w:numId w:val="182"/>
            </w:numPr>
          </w:pPr>
        </w:pPrChange>
      </w:pPr>
      <w:bookmarkStart w:id="2234" w:name="_Toc188968702"/>
      <w:bookmarkStart w:id="2235" w:name="_Toc88852900"/>
      <w:bookmarkStart w:id="2236" w:name="_Toc98340006"/>
      <w:bookmarkStart w:id="2237" w:name="_Toc98340382"/>
      <w:r w:rsidRPr="00A527F0">
        <w:lastRenderedPageBreak/>
        <w:t>Alerts and indication details</w:t>
      </w:r>
      <w:bookmarkEnd w:id="2234"/>
    </w:p>
    <w:bookmarkEnd w:id="2235"/>
    <w:bookmarkEnd w:id="2236"/>
    <w:bookmarkEnd w:id="2237"/>
    <w:p w14:paraId="04313751" w14:textId="48795FFF" w:rsidR="001374ED" w:rsidRPr="00A527F0" w:rsidRDefault="001374ED" w:rsidP="00280A08">
      <w:pPr>
        <w:spacing w:line="240" w:lineRule="auto"/>
        <w:jc w:val="both"/>
      </w:pPr>
      <w:r w:rsidRPr="00A527F0">
        <w:t xml:space="preserve">Substituted or adjusted values in ENCs at the largest scale </w:t>
      </w:r>
      <w:r w:rsidR="006E2D52">
        <w:t>must</w:t>
      </w:r>
      <w:r w:rsidRPr="00A527F0">
        <w:t xml:space="preserve"> be used as input to any </w:t>
      </w:r>
      <w:del w:id="2238" w:author="jon pritchard" w:date="2025-03-25T11:24:00Z" w16du:dateUtc="2025-03-25T10:24:00Z">
        <w:r w:rsidRPr="00A527F0" w:rsidDel="00404950">
          <w:delText>alarm</w:delText>
        </w:r>
      </w:del>
      <w:ins w:id="2239" w:author="jon pritchard" w:date="2025-03-25T11:24:00Z" w16du:dateUtc="2025-03-25T10:24:00Z">
        <w:r w:rsidR="00404950">
          <w:t>alert</w:t>
        </w:r>
      </w:ins>
      <w:r w:rsidRPr="00A527F0">
        <w:t xml:space="preserve">/indication processing. </w:t>
      </w:r>
      <w:del w:id="2240" w:author="Jonathan Pritchard" w:date="2025-03-11T16:23:00Z" w16du:dateUtc="2025-03-11T16:23:00Z">
        <w:r w:rsidRPr="00A527F0" w:rsidDel="009D5976">
          <w:delText>These may or may not be the same as the</w:delText>
        </w:r>
      </w:del>
      <w:ins w:id="2241" w:author="Jonathan Pritchard" w:date="2025-03-11T16:23:00Z" w16du:dateUtc="2025-03-11T16:23:00Z">
        <w:r w:rsidR="009D5976">
          <w:t>The</w:t>
        </w:r>
      </w:ins>
      <w:r w:rsidRPr="00A527F0">
        <w:t xml:space="preserve"> substituted values </w:t>
      </w:r>
      <w:del w:id="2242" w:author="Jonathan Pritchard" w:date="2025-03-11T16:23:00Z" w16du:dateUtc="2025-03-11T16:23:00Z">
        <w:r w:rsidRPr="00A527F0" w:rsidDel="009D5976">
          <w:delText xml:space="preserve">which </w:delText>
        </w:r>
      </w:del>
      <w:r w:rsidRPr="00A527F0">
        <w:t xml:space="preserve">are portrayed as shown in </w:t>
      </w:r>
      <w:r w:rsidR="00280A08" w:rsidRPr="00A527F0">
        <w:t xml:space="preserve">Figure </w:t>
      </w:r>
      <w:ins w:id="2243" w:author="Jonathan Pritchard" w:date="2025-03-10T07:07:00Z" w16du:dateUtc="2025-03-10T07:07:00Z">
        <w:r w:rsidR="00E058BE">
          <w:t>D-3</w:t>
        </w:r>
      </w:ins>
      <w:del w:id="2244" w:author="Jonathan Pritchard" w:date="2025-03-10T07:07:00Z" w16du:dateUtc="2025-03-10T07:07:00Z">
        <w:r w:rsidR="00280A08" w:rsidRPr="00A527F0" w:rsidDel="00E058BE">
          <w:delText>C-4</w:delText>
        </w:r>
      </w:del>
      <w:r w:rsidR="00280A08" w:rsidRPr="00A527F0">
        <w:t xml:space="preserve">-20 </w:t>
      </w:r>
      <w:del w:id="2245" w:author="Jonathan Pritchard" w:date="2025-03-11T16:24:00Z" w16du:dateUtc="2025-03-11T16:24:00Z">
        <w:r w:rsidR="00280A08" w:rsidRPr="00A527F0" w:rsidDel="009D5976">
          <w:delText>below</w:delText>
        </w:r>
        <w:r w:rsidRPr="00A527F0" w:rsidDel="009D5976">
          <w:delText xml:space="preserve"> w</w:delText>
        </w:r>
      </w:del>
      <w:ins w:id="2246" w:author="Jonathan Pritchard" w:date="2025-03-11T16:24:00Z" w16du:dateUtc="2025-03-11T16:24:00Z">
        <w:r w:rsidR="009D5976">
          <w:t>w</w:t>
        </w:r>
      </w:ins>
      <w:r w:rsidRPr="00A527F0">
        <w:t xml:space="preserve">hich shows </w:t>
      </w:r>
      <w:del w:id="2247" w:author="Jonathan Pritchard" w:date="2025-03-11T16:24:00Z" w16du:dateUtc="2025-03-11T16:24:00Z">
        <w:r w:rsidRPr="00A527F0" w:rsidDel="009D5976">
          <w:delText xml:space="preserve">an illustration of </w:delText>
        </w:r>
      </w:del>
      <w:r w:rsidRPr="00A527F0">
        <w:t>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6DFA73DF" w:rsidR="001374ED" w:rsidRPr="00A527F0" w:rsidRDefault="001374ED" w:rsidP="00280A08">
      <w:pPr>
        <w:pStyle w:val="Caption"/>
        <w:spacing w:after="120" w:line="240" w:lineRule="auto"/>
        <w:jc w:val="center"/>
      </w:pPr>
      <w:r w:rsidRPr="00A527F0">
        <w:t xml:space="preserve">Figure </w:t>
      </w:r>
      <w:ins w:id="2248" w:author="Jonathan Pritchard" w:date="2025-03-10T07:07:00Z" w16du:dateUtc="2025-03-10T07:07:00Z">
        <w:r w:rsidR="00E058BE">
          <w:t>D-3</w:t>
        </w:r>
      </w:ins>
      <w:del w:id="2249" w:author="Jonathan Pritchard" w:date="2025-03-10T07:07:00Z" w16du:dateUtc="2025-03-10T07:07:00Z">
        <w:r w:rsidR="0050181D" w:rsidRPr="00A527F0" w:rsidDel="00E058BE">
          <w:delText>C-4</w:delText>
        </w:r>
      </w:del>
      <w:r w:rsidR="0050181D" w:rsidRPr="00A527F0">
        <w:t>-</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pPr>
        <w:pStyle w:val="Heading2"/>
        <w:numPr>
          <w:ilvl w:val="1"/>
          <w:numId w:val="237"/>
        </w:numPr>
        <w:pPrChange w:id="2250" w:author="Jonathan Pritchard" w:date="2025-03-07T16:32:00Z" w16du:dateUtc="2025-03-07T16:32:00Z">
          <w:pPr>
            <w:pStyle w:val="Heading2"/>
            <w:numPr>
              <w:numId w:val="182"/>
            </w:numPr>
          </w:pPr>
        </w:pPrChange>
      </w:pPr>
      <w:bookmarkStart w:id="2251" w:name="_Toc88838699"/>
      <w:bookmarkStart w:id="2252" w:name="_Toc88839536"/>
      <w:bookmarkStart w:id="2253" w:name="_Toc88838700"/>
      <w:bookmarkStart w:id="2254" w:name="_Toc88839537"/>
      <w:bookmarkStart w:id="2255" w:name="_Toc88838701"/>
      <w:bookmarkStart w:id="2256" w:name="_Toc88839538"/>
      <w:bookmarkStart w:id="2257" w:name="_Toc88838702"/>
      <w:bookmarkStart w:id="2258" w:name="_Toc88839539"/>
      <w:bookmarkStart w:id="2259" w:name="_Toc88838703"/>
      <w:bookmarkStart w:id="2260" w:name="_Toc88839540"/>
      <w:bookmarkStart w:id="2261" w:name="_Toc88852905"/>
      <w:bookmarkStart w:id="2262" w:name="_Toc88838704"/>
      <w:bookmarkStart w:id="2263" w:name="_Toc88839541"/>
      <w:bookmarkStart w:id="2264" w:name="_Toc88838705"/>
      <w:bookmarkStart w:id="2265" w:name="_Toc88839542"/>
      <w:bookmarkStart w:id="2266" w:name="_Toc88838706"/>
      <w:bookmarkStart w:id="2267" w:name="_Toc88839543"/>
      <w:bookmarkStart w:id="2268" w:name="_Toc88838707"/>
      <w:bookmarkStart w:id="2269" w:name="_Toc88839544"/>
      <w:bookmarkStart w:id="2270" w:name="_Toc88838708"/>
      <w:bookmarkStart w:id="2271" w:name="_Toc88839545"/>
      <w:bookmarkStart w:id="2272" w:name="_Toc88838709"/>
      <w:bookmarkStart w:id="2273" w:name="_Toc88839546"/>
      <w:bookmarkStart w:id="2274" w:name="_Toc88838710"/>
      <w:bookmarkStart w:id="2275" w:name="_Toc88839547"/>
      <w:bookmarkStart w:id="2276" w:name="_Toc88838711"/>
      <w:bookmarkStart w:id="2277" w:name="_Toc88839548"/>
      <w:bookmarkStart w:id="2278" w:name="_Toc188968703"/>
      <w:bookmarkStart w:id="2279" w:name="_Toc88852914"/>
      <w:bookmarkStart w:id="2280" w:name="_Toc98340007"/>
      <w:bookmarkStart w:id="2281" w:name="_Toc98340383"/>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commentRangeStart w:id="2282"/>
      <w:r w:rsidRPr="00A527F0">
        <w:t>Legend details</w:t>
      </w:r>
      <w:bookmarkEnd w:id="2278"/>
    </w:p>
    <w:bookmarkEnd w:id="2279"/>
    <w:bookmarkEnd w:id="2280"/>
    <w:bookmarkEnd w:id="2281"/>
    <w:p w14:paraId="18222D1C" w14:textId="1B5DF54E" w:rsidR="000A0D43" w:rsidRPr="00A527F0" w:rsidRDefault="001374ED" w:rsidP="004E61EE">
      <w:pPr>
        <w:spacing w:line="240" w:lineRule="auto"/>
      </w:pPr>
      <w:r w:rsidRPr="00A527F0">
        <w:t xml:space="preserve">The legend </w:t>
      </w:r>
      <w:r w:rsidR="006E2D52">
        <w:t>must</w:t>
      </w:r>
      <w:r w:rsidRPr="00A527F0">
        <w:t xml:space="preserve"> additionally indicate the vertical datum of S-102 and S-104</w:t>
      </w:r>
      <w:r w:rsidR="008972A2">
        <w:t xml:space="preserve"> </w:t>
      </w:r>
      <w:r w:rsidRPr="00A527F0">
        <w:t xml:space="preserve">If the vertical datums are </w:t>
      </w:r>
      <w:r w:rsidR="00280A08" w:rsidRPr="00A527F0">
        <w:t xml:space="preserve">the </w:t>
      </w:r>
      <w:r w:rsidRPr="00A527F0">
        <w:t>same then a single indication is enough to cover S-101, S-102 and S-104.</w:t>
      </w:r>
      <w:commentRangeEnd w:id="2282"/>
      <w:r w:rsidR="008F65A5">
        <w:rPr>
          <w:rStyle w:val="CommentReference"/>
        </w:rPr>
        <w:commentReference w:id="2282"/>
      </w:r>
    </w:p>
    <w:p w14:paraId="0F3AEAF0" w14:textId="77777777" w:rsidR="0083266A" w:rsidRPr="00A527F0" w:rsidRDefault="0083266A" w:rsidP="0043278E"/>
    <w:p w14:paraId="67153A5A" w14:textId="1B673AFF" w:rsidR="006E2D52" w:rsidRPr="00A527F0" w:rsidRDefault="00CF374E" w:rsidP="0033096A">
      <w:pPr>
        <w:pStyle w:val="Heading1"/>
        <w:numPr>
          <w:ilvl w:val="0"/>
          <w:numId w:val="0"/>
        </w:numPr>
        <w:spacing w:before="0" w:after="0"/>
        <w:ind w:left="2127" w:right="2160"/>
      </w:pPr>
      <w:r w:rsidRPr="00A527F0">
        <w:br w:type="page"/>
      </w:r>
      <w:r w:rsidR="006E2D52">
        <w:lastRenderedPageBreak/>
        <w:br w:type="page"/>
      </w:r>
      <w:bookmarkStart w:id="2283" w:name="_Toc188968704"/>
      <w:r w:rsidR="006E2D52" w:rsidRPr="00A527F0">
        <w:lastRenderedPageBreak/>
        <w:t xml:space="preserve">Appendix </w:t>
      </w:r>
      <w:r w:rsidR="00A310A1">
        <w:t>E</w:t>
      </w:r>
      <w:r w:rsidR="00F94FB6">
        <w:t xml:space="preserve"> – Dataset Loading and Display (Rendering) Algorithms</w:t>
      </w:r>
      <w:bookmarkEnd w:id="2283"/>
    </w:p>
    <w:p w14:paraId="346C8B3A" w14:textId="77777777" w:rsidR="006E2D52" w:rsidRPr="00A527F0" w:rsidRDefault="006E2D52" w:rsidP="006E2D52">
      <w:pPr>
        <w:spacing w:after="120" w:line="240" w:lineRule="auto"/>
      </w:pPr>
    </w:p>
    <w:p w14:paraId="43260590" w14:textId="37042CA6" w:rsidR="006E2D52" w:rsidRPr="00A527F0" w:rsidRDefault="00F94FB6" w:rsidP="006E2D52">
      <w:pPr>
        <w:pStyle w:val="Heading1"/>
        <w:numPr>
          <w:ilvl w:val="0"/>
          <w:numId w:val="216"/>
        </w:numPr>
      </w:pPr>
      <w:bookmarkStart w:id="2284" w:name="_Toc188968705"/>
      <w:r>
        <w:t>Introduction</w:t>
      </w:r>
      <w:bookmarkEnd w:id="2284"/>
    </w:p>
    <w:p w14:paraId="302EF453" w14:textId="57152556" w:rsidR="00E67DD4" w:rsidRDefault="00E67DD4" w:rsidP="002D7DEE">
      <w:pPr>
        <w:jc w:val="both"/>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07D2F0EE" w:rsidR="00E67DD4" w:rsidRDefault="00E67DD4" w:rsidP="002D7DEE">
      <w:pPr>
        <w:jc w:val="both"/>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w:t>
      </w:r>
      <w:commentRangeStart w:id="2285"/>
      <w:r>
        <w:rPr>
          <w:rFonts w:cs="Arial"/>
        </w:rPr>
        <w:t xml:space="preserve">other products </w:t>
      </w:r>
      <w:commentRangeEnd w:id="2285"/>
      <w:r w:rsidR="0019240A">
        <w:rPr>
          <w:rStyle w:val="CommentReference"/>
        </w:rPr>
        <w:commentReference w:id="2285"/>
      </w:r>
      <w:r>
        <w:rPr>
          <w:rFonts w:cs="Arial"/>
        </w:rPr>
        <w:t xml:space="preserve">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w:t>
      </w:r>
      <w:ins w:id="2286" w:author="Jonathan Pritchard" w:date="2025-03-10T07:37:00Z" w16du:dateUtc="2025-03-10T07:37:00Z">
        <w:r w:rsidR="00302EEA">
          <w:rPr>
            <w:rFonts w:cs="Arial"/>
          </w:rPr>
          <w:t xml:space="preserve"> (MSVS)</w:t>
        </w:r>
      </w:ins>
      <w:r w:rsidRPr="00693533">
        <w:rPr>
          <w:rFonts w:cs="Arial"/>
        </w:rPr>
        <w:t xml:space="preserve">. </w:t>
      </w:r>
    </w:p>
    <w:p w14:paraId="3D2912BE" w14:textId="77777777" w:rsidR="00E67DD4" w:rsidRDefault="00E67DD4" w:rsidP="002D7DEE">
      <w:pPr>
        <w:jc w:val="both"/>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61C1F59F" w:rsidR="00E67DD4" w:rsidRPr="006A66C1" w:rsidRDefault="00E67DD4" w:rsidP="002D7DEE">
      <w:pPr>
        <w:spacing w:after="120" w:line="240" w:lineRule="auto"/>
        <w:jc w:val="both"/>
        <w:rPr>
          <w:rFonts w:cs="Arial"/>
        </w:rPr>
      </w:pPr>
      <w:r w:rsidRPr="006A66C1">
        <w:rPr>
          <w:rFonts w:cs="Arial"/>
        </w:rPr>
        <w:t xml:space="preserve">Note 1: These algorithms only address loading and display related to visualization within the system graphics window. The application may need to load other datasets to satisfy requirements related to alerts processing, such as </w:t>
      </w:r>
      <w:del w:id="2287" w:author="Jonathan Pritchard" w:date="2025-03-10T07:42:00Z" w16du:dateUtc="2025-03-10T07:42:00Z">
        <w:r w:rsidRPr="006A66C1" w:rsidDel="0056040E">
          <w:rPr>
            <w:rFonts w:cs="Arial"/>
          </w:rPr>
          <w:delText>MSC.530(106)</w:delText>
        </w:r>
      </w:del>
      <w:ins w:id="2288" w:author="Jonathan Pritchard" w:date="2025-03-10T07:42:00Z" w16du:dateUtc="2025-03-10T07:42:00Z">
        <w:r w:rsidR="0056040E">
          <w:rPr>
            <w:rFonts w:cs="Arial"/>
          </w:rPr>
          <w:t>MSC.530(106)/</w:t>
        </w:r>
      </w:ins>
      <w:ins w:id="2289" w:author="Jonathan Pritchard" w:date="2025-03-10T07:46:00Z" w16du:dateUtc="2025-03-10T07:46:00Z">
        <w:r w:rsidR="0056040E">
          <w:rPr>
            <w:rFonts w:cs="Arial"/>
          </w:rPr>
          <w:t>Rev</w:t>
        </w:r>
      </w:ins>
      <w:ins w:id="2290" w:author="Jonathan Pritchard" w:date="2025-03-10T07:42:00Z" w16du:dateUtc="2025-03-10T07:42:00Z">
        <w:r w:rsidR="0056040E">
          <w:rPr>
            <w:rFonts w:cs="Arial"/>
          </w:rPr>
          <w:t>.1</w:t>
        </w:r>
      </w:ins>
      <w:r w:rsidRPr="006A66C1">
        <w:rPr>
          <w:rFonts w:cs="Arial"/>
        </w:rPr>
        <w:t xml:space="preserve"> A11.2.</w:t>
      </w:r>
    </w:p>
    <w:p w14:paraId="268C012C" w14:textId="3B0C46F2" w:rsidR="00E67DD4" w:rsidRPr="006E2D52" w:rsidRDefault="00E67DD4" w:rsidP="006E2D52">
      <w:pPr>
        <w:spacing w:after="120" w:line="240" w:lineRule="auto"/>
        <w:jc w:val="both"/>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66D7EC65" w14:textId="58697E92" w:rsidR="00E67DD4" w:rsidRDefault="00802BDD" w:rsidP="00E67DD4">
      <w:pPr>
        <w:spacing w:after="120" w:line="240" w:lineRule="auto"/>
        <w:ind w:right="16"/>
        <w:rPr>
          <w:rFonts w:cs="Arial"/>
        </w:rPr>
      </w:pPr>
      <w:bookmarkStart w:id="2291" w:name="_Toc187673191"/>
      <w:bookmarkStart w:id="2292" w:name="_Toc187673423"/>
      <w:bookmarkStart w:id="2293" w:name="_Toc188368782"/>
      <w:bookmarkStart w:id="2294" w:name="_Toc187673201"/>
      <w:bookmarkStart w:id="2295" w:name="_Toc187673433"/>
      <w:bookmarkStart w:id="2296" w:name="_Toc188368792"/>
      <w:bookmarkStart w:id="2297" w:name="_Toc188621985"/>
      <w:bookmarkEnd w:id="2291"/>
      <w:bookmarkEnd w:id="2292"/>
      <w:bookmarkEnd w:id="2293"/>
      <w:bookmarkEnd w:id="2294"/>
      <w:bookmarkEnd w:id="2295"/>
      <w:bookmarkEnd w:id="2296"/>
      <w:bookmarkEnd w:id="2297"/>
      <w:r w:rsidRPr="00802BDD">
        <w:t>Scales and scale ranges are defined in Clause</w:t>
      </w:r>
      <w:del w:id="2298" w:author="Jonathan Pritchard" w:date="2025-03-07T18:20:00Z" w16du:dateUtc="2025-03-07T18:20:00Z">
        <w:r w:rsidRPr="00802BDD" w:rsidDel="00B70E86">
          <w:delText xml:space="preserve"> </w:delText>
        </w:r>
      </w:del>
      <w:ins w:id="2299" w:author="Jonathan Pritchard" w:date="2025-03-07T18:20:00Z" w16du:dateUtc="2025-03-07T18:20:00Z">
        <w:r w:rsidR="00B70E86">
          <w:t xml:space="preserve"> </w:t>
        </w:r>
      </w:ins>
      <w:ins w:id="2300" w:author="Jonathan Pritchard" w:date="2025-03-07T18:21:00Z" w16du:dateUtc="2025-03-07T18:21:00Z">
        <w:r w:rsidR="00B70E86">
          <w:fldChar w:fldCharType="begin"/>
        </w:r>
        <w:r w:rsidR="00B70E86">
          <w:instrText xml:space="preserve"> REF _Ref192264106 \r \h </w:instrText>
        </w:r>
      </w:ins>
      <w:ins w:id="2301" w:author="Jonathan Pritchard" w:date="2025-03-07T18:21:00Z" w16du:dateUtc="2025-03-07T18:21:00Z">
        <w:r w:rsidR="00B70E86">
          <w:fldChar w:fldCharType="separate"/>
        </w:r>
        <w:r w:rsidR="00B70E86">
          <w:t>12.1.1</w:t>
        </w:r>
        <w:r w:rsidR="00B70E86">
          <w:fldChar w:fldCharType="end"/>
        </w:r>
      </w:ins>
      <w:del w:id="2302" w:author="Jonathan Pritchard" w:date="2025-03-07T18:20:00Z" w16du:dateUtc="2025-03-07T18:20:00Z">
        <w:r w:rsidRPr="00802BDD" w:rsidDel="00B70E86">
          <w:delText>XXX-XXX</w:delText>
        </w:r>
      </w:del>
      <w:r w:rsidRPr="00802BDD">
        <w:t>.</w:t>
      </w:r>
      <w:r>
        <w:t xml:space="preserve"> </w:t>
      </w:r>
      <w:r w:rsidR="00E67DD4">
        <w:rPr>
          <w:rFonts w:cs="Arial"/>
        </w:rPr>
        <w:t>The</w:t>
      </w:r>
      <w:r w:rsidR="00E67DD4" w:rsidRPr="00693533">
        <w:rPr>
          <w:rFonts w:cs="Arial"/>
        </w:rPr>
        <w:t xml:space="preserve"> scale range of a dataset </w:t>
      </w:r>
      <w:r w:rsidR="00E67DD4">
        <w:rPr>
          <w:rFonts w:cs="Arial"/>
        </w:rPr>
        <w:t>is the</w:t>
      </w:r>
      <w:r w:rsidR="00E67DD4" w:rsidRPr="00693533">
        <w:rPr>
          <w:rFonts w:cs="Arial"/>
        </w:rPr>
        <w:t xml:space="preserve"> range of </w:t>
      </w:r>
      <w:r w:rsidR="00E67DD4">
        <w:rPr>
          <w:rFonts w:cs="Arial"/>
        </w:rPr>
        <w:t xml:space="preserve">display </w:t>
      </w:r>
      <w:r w:rsidR="00E67DD4" w:rsidRPr="00693533">
        <w:rPr>
          <w:rFonts w:cs="Arial"/>
        </w:rPr>
        <w:t xml:space="preserve">scales between which a producer </w:t>
      </w:r>
      <w:r w:rsidR="00E67DD4">
        <w:rPr>
          <w:rFonts w:cs="Arial"/>
        </w:rPr>
        <w:t xml:space="preserve">intends </w:t>
      </w:r>
      <w:r w:rsidR="00E67DD4" w:rsidRPr="00693533">
        <w:rPr>
          <w:rFonts w:cs="Arial"/>
        </w:rPr>
        <w:t>the data for use.</w:t>
      </w:r>
      <w:r w:rsidR="00E67DD4">
        <w:rPr>
          <w:rFonts w:cs="Arial"/>
        </w:rPr>
        <w:t xml:space="preserve"> This scale range is determined by the scale ranges of the component </w:t>
      </w:r>
      <w:r w:rsidR="00E67DD4">
        <w:rPr>
          <w:rFonts w:cs="Arial"/>
          <w:b/>
          <w:bCs/>
        </w:rPr>
        <w:t>D</w:t>
      </w:r>
      <w:r w:rsidR="00E67DD4" w:rsidRPr="00CD5710">
        <w:rPr>
          <w:rFonts w:cs="Arial"/>
          <w:b/>
          <w:bCs/>
        </w:rPr>
        <w:t xml:space="preserve">ata </w:t>
      </w:r>
      <w:r w:rsidR="00E67DD4">
        <w:rPr>
          <w:rFonts w:cs="Arial"/>
          <w:b/>
          <w:bCs/>
        </w:rPr>
        <w:t>C</w:t>
      </w:r>
      <w:r w:rsidR="00E67DD4" w:rsidRPr="00CD5710">
        <w:rPr>
          <w:rFonts w:cs="Arial"/>
          <w:b/>
          <w:bCs/>
        </w:rPr>
        <w:t>overage</w:t>
      </w:r>
      <w:r w:rsidR="00E67DD4">
        <w:rPr>
          <w:rFonts w:cs="Arial"/>
        </w:rPr>
        <w:t xml:space="preserve"> features. </w:t>
      </w:r>
      <w:commentRangeStart w:id="2303"/>
      <w:r w:rsidR="00E67DD4">
        <w:rPr>
          <w:rFonts w:cs="Arial"/>
        </w:rPr>
        <w:t xml:space="preserve">Each </w:t>
      </w:r>
      <w:r w:rsidR="00E67DD4" w:rsidRPr="0040375C">
        <w:rPr>
          <w:rFonts w:cs="Arial"/>
          <w:b/>
          <w:bCs/>
        </w:rPr>
        <w:t>D</w:t>
      </w:r>
      <w:r w:rsidR="00E67DD4" w:rsidRPr="004432F9">
        <w:rPr>
          <w:rFonts w:cs="Arial"/>
          <w:b/>
          <w:bCs/>
        </w:rPr>
        <w:t>ata</w:t>
      </w:r>
      <w:r w:rsidR="00E67DD4" w:rsidRPr="00CD5710">
        <w:rPr>
          <w:rFonts w:cs="Arial"/>
          <w:b/>
          <w:bCs/>
        </w:rPr>
        <w:t xml:space="preserve"> </w:t>
      </w:r>
      <w:r w:rsidR="00E67DD4">
        <w:rPr>
          <w:rFonts w:cs="Arial"/>
          <w:b/>
          <w:bCs/>
        </w:rPr>
        <w:t>C</w:t>
      </w:r>
      <w:r w:rsidR="00E67DD4" w:rsidRPr="00CD5710">
        <w:rPr>
          <w:rFonts w:cs="Arial"/>
          <w:b/>
          <w:bCs/>
        </w:rPr>
        <w:t>overage</w:t>
      </w:r>
      <w:r w:rsidR="00E67DD4">
        <w:rPr>
          <w:rFonts w:cs="Arial"/>
        </w:rPr>
        <w:t xml:space="preserve"> feature has a </w:t>
      </w:r>
      <w:r w:rsidR="00E67DD4" w:rsidRPr="00CD5710">
        <w:rPr>
          <w:rFonts w:cs="Arial"/>
          <w:b/>
          <w:bCs/>
        </w:rPr>
        <w:t>minimum display scale</w:t>
      </w:r>
      <w:r w:rsidR="00E67DD4">
        <w:rPr>
          <w:rFonts w:cs="Arial"/>
        </w:rPr>
        <w:t xml:space="preserve"> and an </w:t>
      </w:r>
      <w:r w:rsidR="00E67DD4">
        <w:rPr>
          <w:rFonts w:cs="Arial"/>
          <w:b/>
          <w:bCs/>
        </w:rPr>
        <w:t>opti</w:t>
      </w:r>
      <w:r w:rsidR="00E67DD4" w:rsidRPr="00CD5710">
        <w:rPr>
          <w:rFonts w:cs="Arial"/>
          <w:b/>
          <w:bCs/>
        </w:rPr>
        <w:t>mum display scale</w:t>
      </w:r>
      <w:r w:rsidR="00E67DD4">
        <w:rPr>
          <w:rFonts w:cs="Arial"/>
          <w:b/>
          <w:bCs/>
        </w:rPr>
        <w:t xml:space="preserve"> </w:t>
      </w:r>
      <w:r w:rsidR="00E67DD4">
        <w:rPr>
          <w:rFonts w:cs="Arial"/>
        </w:rPr>
        <w:t>attribute;  the dataset scale range is from the smallest to the largest of these attribute values.</w:t>
      </w:r>
      <w:commentRangeEnd w:id="2303"/>
      <w:r w:rsidR="00DF5529">
        <w:rPr>
          <w:rStyle w:val="CommentReference"/>
        </w:rPr>
        <w:commentReference w:id="2303"/>
      </w:r>
    </w:p>
    <w:p w14:paraId="6892DCF1" w14:textId="16443163" w:rsidR="00F94FB6" w:rsidRPr="00F94FB6" w:rsidRDefault="00F94FB6" w:rsidP="00F94FB6">
      <w:pPr>
        <w:pStyle w:val="ListParagraph"/>
        <w:numPr>
          <w:ilvl w:val="1"/>
          <w:numId w:val="216"/>
        </w:numPr>
        <w:rPr>
          <w:b/>
          <w:bCs/>
          <w:lang w:eastAsia="en-US"/>
        </w:rPr>
      </w:pPr>
      <w:bookmarkStart w:id="2304" w:name="_Toc510785435"/>
      <w:bookmarkStart w:id="2305" w:name="_Toc510784286"/>
      <w:bookmarkStart w:id="2306" w:name="_Toc187673203"/>
      <w:bookmarkStart w:id="2307" w:name="_Toc187673435"/>
      <w:bookmarkStart w:id="2308" w:name="_Toc188368794"/>
      <w:bookmarkStart w:id="2309" w:name="_Toc188621987"/>
      <w:bookmarkStart w:id="2310" w:name="_Toc169203196"/>
      <w:bookmarkEnd w:id="2304"/>
      <w:bookmarkEnd w:id="2305"/>
      <w:bookmarkEnd w:id="2306"/>
      <w:bookmarkEnd w:id="2307"/>
      <w:bookmarkEnd w:id="2308"/>
      <w:bookmarkEnd w:id="2309"/>
      <w:r w:rsidRPr="00F94FB6">
        <w:rPr>
          <w:b/>
          <w:bCs/>
          <w:lang w:eastAsia="en-US"/>
        </w:rPr>
        <w:t>Dataset Loading Algorithm</w:t>
      </w:r>
    </w:p>
    <w:p w14:paraId="1827A221" w14:textId="77777777" w:rsidR="00E67DD4" w:rsidRPr="001504A3" w:rsidRDefault="00E67DD4" w:rsidP="002D7DEE">
      <w:pPr>
        <w:pStyle w:val="Heading3"/>
        <w:numPr>
          <w:ilvl w:val="2"/>
          <w:numId w:val="229"/>
        </w:numPr>
        <w:rPr>
          <w:lang w:eastAsia="en-US"/>
        </w:rPr>
      </w:pPr>
      <w:bookmarkStart w:id="2311" w:name="_Hlk177457598"/>
      <w:bookmarkStart w:id="2312" w:name="_Toc188968706"/>
      <w:r>
        <w:rPr>
          <w:lang w:eastAsia="en-US"/>
        </w:rPr>
        <w:t>Prerequisites</w:t>
      </w:r>
      <w:bookmarkEnd w:id="2311"/>
      <w:bookmarkEnd w:id="2312"/>
    </w:p>
    <w:p w14:paraId="43837918" w14:textId="616632D4" w:rsidR="00E67DD4" w:rsidRPr="00E67DD4" w:rsidRDefault="00E67DD4" w:rsidP="00E67DD4">
      <w:pPr>
        <w:spacing w:before="60" w:after="60" w:line="240" w:lineRule="auto"/>
        <w:rPr>
          <w:rFonts w:cs="Arial"/>
        </w:rPr>
      </w:pPr>
      <w:r w:rsidRPr="00E67DD4">
        <w:rPr>
          <w:rFonts w:cs="Arial"/>
        </w:rPr>
        <w:t>A</w:t>
      </w:r>
      <w:del w:id="2313" w:author="Grant, David M (52400) CIV USN NIWC ATLANTIC VA (USA)" w:date="2025-02-26T16:41:00Z" w16du:dateUtc="2025-02-26T21:41:00Z">
        <w:r w:rsidRPr="00E67DD4" w:rsidDel="00A83A8D">
          <w:rPr>
            <w:rFonts w:cs="Arial"/>
          </w:rPr>
          <w:delText>n</w:delText>
        </w:r>
      </w:del>
      <w:r w:rsidRPr="00E67DD4">
        <w:rPr>
          <w:rFonts w:cs="Arial"/>
        </w:rPr>
        <w:t xml:space="preserve">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Default="00E67DD4" w:rsidP="00E67DD4">
      <w:pPr>
        <w:spacing w:before="60" w:after="60" w:line="240" w:lineRule="auto"/>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4F8DBC64" w14:textId="77777777" w:rsidR="00F94FB6" w:rsidRPr="00E67DD4" w:rsidRDefault="00F94FB6" w:rsidP="00E67DD4">
      <w:pPr>
        <w:spacing w:before="60" w:after="60" w:line="240" w:lineRule="auto"/>
        <w:rPr>
          <w:lang w:val="en-US"/>
        </w:rPr>
      </w:pPr>
    </w:p>
    <w:p w14:paraId="40983CA1" w14:textId="6A952352" w:rsidR="00F94FB6" w:rsidRPr="00F94FB6" w:rsidRDefault="00F94FB6" w:rsidP="00F94FB6">
      <w:pPr>
        <w:pStyle w:val="ListParagraph"/>
        <w:numPr>
          <w:ilvl w:val="1"/>
          <w:numId w:val="216"/>
        </w:numPr>
        <w:rPr>
          <w:b/>
          <w:bCs/>
          <w:lang w:eastAsia="en-US"/>
        </w:rPr>
      </w:pPr>
      <w:bookmarkStart w:id="2314" w:name="_Toc188368797"/>
      <w:bookmarkStart w:id="2315" w:name="_Toc188621990"/>
      <w:bookmarkEnd w:id="2310"/>
      <w:bookmarkEnd w:id="2314"/>
      <w:bookmarkEnd w:id="2315"/>
      <w:r>
        <w:rPr>
          <w:b/>
          <w:bCs/>
          <w:lang w:eastAsia="en-US"/>
        </w:rPr>
        <w:t>Scale Bands</w:t>
      </w:r>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r>
        <w:t xml:space="preserve">The scale range of a dataset is a set of ranges, each range taken from each of the component </w:t>
      </w:r>
      <w:r w:rsidRPr="0040375C">
        <w:rPr>
          <w:b/>
          <w:bCs/>
        </w:rPr>
        <w:t>Data Coverage</w:t>
      </w:r>
      <w:r>
        <w:t>.</w:t>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D343CC">
        <w:trPr>
          <w:jc w:val="center"/>
        </w:trPr>
        <w:tc>
          <w:tcPr>
            <w:tcW w:w="912" w:type="dxa"/>
            <w:shd w:val="clear" w:color="auto" w:fill="D9D9D9" w:themeFill="background1" w:themeFillShade="D9"/>
          </w:tcPr>
          <w:p w14:paraId="7750F346" w14:textId="77777777" w:rsidR="00E67DD4" w:rsidRPr="00142BCB" w:rsidRDefault="00E67DD4" w:rsidP="00D343CC">
            <w:pPr>
              <w:pStyle w:val="Tabletext9"/>
              <w:jc w:val="center"/>
              <w:rPr>
                <w:b/>
                <w:i/>
              </w:rPr>
            </w:pPr>
            <w:r>
              <w:rPr>
                <w:b/>
                <w:i/>
              </w:rPr>
              <w:lastRenderedPageBreak/>
              <w:t>scale band index</w:t>
            </w:r>
          </w:p>
        </w:tc>
        <w:tc>
          <w:tcPr>
            <w:tcW w:w="2320" w:type="dxa"/>
            <w:shd w:val="clear" w:color="auto" w:fill="D9D9D9" w:themeFill="background1" w:themeFillShade="D9"/>
            <w:vAlign w:val="center"/>
          </w:tcPr>
          <w:p w14:paraId="7791C381" w14:textId="77777777" w:rsidR="00E67DD4" w:rsidRPr="00142BCB" w:rsidRDefault="00E67DD4" w:rsidP="00D343CC">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D343CC">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D343CC">
            <w:pPr>
              <w:pStyle w:val="Tabletext9"/>
              <w:rPr>
                <w:b/>
              </w:rPr>
            </w:pPr>
            <w:r>
              <w:rPr>
                <w:b/>
              </w:rPr>
              <w:t>Remarks</w:t>
            </w:r>
          </w:p>
        </w:tc>
      </w:tr>
      <w:tr w:rsidR="00E67DD4" w:rsidRPr="008D0CFF" w14:paraId="2695677F" w14:textId="77777777" w:rsidTr="00D343CC">
        <w:trPr>
          <w:jc w:val="center"/>
        </w:trPr>
        <w:tc>
          <w:tcPr>
            <w:tcW w:w="912" w:type="dxa"/>
          </w:tcPr>
          <w:p w14:paraId="048CD051" w14:textId="77777777" w:rsidR="00E67DD4" w:rsidRDefault="00E67DD4" w:rsidP="00D343CC">
            <w:pPr>
              <w:pStyle w:val="Tabletext9"/>
              <w:jc w:val="center"/>
            </w:pPr>
            <w:r>
              <w:t>1</w:t>
            </w:r>
          </w:p>
        </w:tc>
        <w:tc>
          <w:tcPr>
            <w:tcW w:w="2320" w:type="dxa"/>
          </w:tcPr>
          <w:p w14:paraId="29205B97" w14:textId="77777777" w:rsidR="00E67DD4" w:rsidRPr="008D0CFF" w:rsidRDefault="00E67DD4" w:rsidP="00D343CC">
            <w:pPr>
              <w:pStyle w:val="Tabletext9"/>
              <w:jc w:val="center"/>
            </w:pPr>
            <w:r>
              <w:t>NULL (</w:t>
            </w:r>
            <w:r>
              <w:rPr>
                <w:rFonts w:cs="Arial"/>
              </w:rPr>
              <w:t>∞</w:t>
            </w:r>
            <w:r>
              <w:t>)</w:t>
            </w:r>
          </w:p>
        </w:tc>
        <w:tc>
          <w:tcPr>
            <w:tcW w:w="3426" w:type="dxa"/>
            <w:vAlign w:val="center"/>
          </w:tcPr>
          <w:p w14:paraId="5966711E" w14:textId="77777777" w:rsidR="00E67DD4" w:rsidRPr="008D0CFF" w:rsidRDefault="00E67DD4" w:rsidP="00D343CC">
            <w:pPr>
              <w:pStyle w:val="Tabletext9"/>
              <w:jc w:val="center"/>
            </w:pPr>
            <w:r w:rsidRPr="008D0CFF">
              <w:t>10,000,000</w:t>
            </w:r>
          </w:p>
        </w:tc>
        <w:tc>
          <w:tcPr>
            <w:tcW w:w="2329" w:type="dxa"/>
          </w:tcPr>
          <w:p w14:paraId="4A0E6DC1" w14:textId="77777777" w:rsidR="00E67DD4" w:rsidRPr="008D0CFF" w:rsidRDefault="00E67DD4" w:rsidP="00D343CC">
            <w:pPr>
              <w:pStyle w:val="Tabletext9"/>
            </w:pPr>
            <w:r w:rsidRPr="00AA512C">
              <w:t xml:space="preserve">For all </w:t>
            </w:r>
            <w:r>
              <w:t>values larger</w:t>
            </w:r>
            <w:r w:rsidRPr="00AA512C">
              <w:t xml:space="preserve"> than 10,000,000</w:t>
            </w:r>
          </w:p>
        </w:tc>
      </w:tr>
      <w:tr w:rsidR="00E67DD4" w:rsidRPr="008D0CFF" w14:paraId="02C1D84F" w14:textId="77777777" w:rsidTr="00D343CC">
        <w:trPr>
          <w:jc w:val="center"/>
        </w:trPr>
        <w:tc>
          <w:tcPr>
            <w:tcW w:w="912" w:type="dxa"/>
          </w:tcPr>
          <w:p w14:paraId="4CB03992" w14:textId="77777777" w:rsidR="00E67DD4" w:rsidRPr="008D0CFF" w:rsidRDefault="00E67DD4" w:rsidP="00D343CC">
            <w:pPr>
              <w:pStyle w:val="Tabletext9"/>
              <w:jc w:val="center"/>
            </w:pPr>
            <w:r>
              <w:t>2</w:t>
            </w:r>
          </w:p>
        </w:tc>
        <w:tc>
          <w:tcPr>
            <w:tcW w:w="2320" w:type="dxa"/>
            <w:vAlign w:val="center"/>
          </w:tcPr>
          <w:p w14:paraId="1F9D65FD" w14:textId="77777777" w:rsidR="00E67DD4" w:rsidRPr="008D0CFF" w:rsidRDefault="00E67DD4" w:rsidP="00D343CC">
            <w:pPr>
              <w:pStyle w:val="Tabletext9"/>
              <w:jc w:val="center"/>
            </w:pPr>
            <w:r w:rsidRPr="008D0CFF">
              <w:t>10,000,000</w:t>
            </w:r>
          </w:p>
        </w:tc>
        <w:tc>
          <w:tcPr>
            <w:tcW w:w="3426" w:type="dxa"/>
            <w:vAlign w:val="center"/>
          </w:tcPr>
          <w:p w14:paraId="745E6D7A" w14:textId="77777777" w:rsidR="00E67DD4" w:rsidRPr="008D0CFF" w:rsidRDefault="00E67DD4" w:rsidP="00D343CC">
            <w:pPr>
              <w:pStyle w:val="Tabletext9"/>
              <w:jc w:val="center"/>
            </w:pPr>
            <w:r w:rsidRPr="00C579E7">
              <w:t>3</w:t>
            </w:r>
            <w:r w:rsidRPr="008D0CFF">
              <w:t>,500,000</w:t>
            </w:r>
          </w:p>
        </w:tc>
        <w:tc>
          <w:tcPr>
            <w:tcW w:w="2329" w:type="dxa"/>
            <w:vAlign w:val="center"/>
          </w:tcPr>
          <w:p w14:paraId="659AE7F7" w14:textId="77777777" w:rsidR="00E67DD4" w:rsidRPr="008D0CFF" w:rsidRDefault="00E67DD4" w:rsidP="00D343CC">
            <w:pPr>
              <w:pStyle w:val="Tabletext9"/>
              <w:jc w:val="center"/>
            </w:pPr>
          </w:p>
        </w:tc>
      </w:tr>
      <w:tr w:rsidR="00E67DD4" w:rsidRPr="008D0CFF" w14:paraId="419DBAF4" w14:textId="77777777" w:rsidTr="00D343CC">
        <w:trPr>
          <w:jc w:val="center"/>
        </w:trPr>
        <w:tc>
          <w:tcPr>
            <w:tcW w:w="912" w:type="dxa"/>
          </w:tcPr>
          <w:p w14:paraId="6193FF8D" w14:textId="77777777" w:rsidR="00E67DD4" w:rsidRPr="008D0CFF" w:rsidRDefault="00E67DD4" w:rsidP="00D343CC">
            <w:pPr>
              <w:pStyle w:val="Tabletext9"/>
              <w:jc w:val="center"/>
            </w:pPr>
            <w:r>
              <w:t>3</w:t>
            </w:r>
          </w:p>
        </w:tc>
        <w:tc>
          <w:tcPr>
            <w:tcW w:w="2320" w:type="dxa"/>
            <w:vAlign w:val="center"/>
          </w:tcPr>
          <w:p w14:paraId="05BFAE8D" w14:textId="77777777" w:rsidR="00E67DD4" w:rsidRPr="008D0CFF" w:rsidRDefault="00E67DD4" w:rsidP="00D343CC">
            <w:pPr>
              <w:pStyle w:val="Tabletext9"/>
              <w:jc w:val="center"/>
            </w:pPr>
            <w:r w:rsidRPr="008D0CFF">
              <w:t>3,500,000</w:t>
            </w:r>
          </w:p>
        </w:tc>
        <w:tc>
          <w:tcPr>
            <w:tcW w:w="3426" w:type="dxa"/>
            <w:vAlign w:val="center"/>
          </w:tcPr>
          <w:p w14:paraId="2598180A" w14:textId="77777777" w:rsidR="00E67DD4" w:rsidRPr="008D0CFF" w:rsidRDefault="00E67DD4" w:rsidP="00D343CC">
            <w:pPr>
              <w:pStyle w:val="Tabletext9"/>
              <w:jc w:val="center"/>
            </w:pPr>
            <w:r w:rsidRPr="008D0CFF">
              <w:t>1,500,000</w:t>
            </w:r>
          </w:p>
        </w:tc>
        <w:tc>
          <w:tcPr>
            <w:tcW w:w="2329" w:type="dxa"/>
            <w:vAlign w:val="center"/>
          </w:tcPr>
          <w:p w14:paraId="56DEEFAE" w14:textId="77777777" w:rsidR="00E67DD4" w:rsidRPr="008D0CFF" w:rsidRDefault="00E67DD4" w:rsidP="00D343CC">
            <w:pPr>
              <w:pStyle w:val="Tabletext9"/>
              <w:jc w:val="center"/>
            </w:pPr>
          </w:p>
        </w:tc>
      </w:tr>
      <w:tr w:rsidR="00E67DD4" w:rsidRPr="008D0CFF" w14:paraId="101C8768" w14:textId="77777777" w:rsidTr="00D343CC">
        <w:trPr>
          <w:jc w:val="center"/>
        </w:trPr>
        <w:tc>
          <w:tcPr>
            <w:tcW w:w="912" w:type="dxa"/>
          </w:tcPr>
          <w:p w14:paraId="5B1A0D30" w14:textId="77777777" w:rsidR="00E67DD4" w:rsidRPr="008D0CFF" w:rsidRDefault="00E67DD4" w:rsidP="00D343CC">
            <w:pPr>
              <w:pStyle w:val="Tabletext9"/>
              <w:jc w:val="center"/>
            </w:pPr>
            <w:r>
              <w:t>4</w:t>
            </w:r>
          </w:p>
        </w:tc>
        <w:tc>
          <w:tcPr>
            <w:tcW w:w="2320" w:type="dxa"/>
            <w:vAlign w:val="center"/>
          </w:tcPr>
          <w:p w14:paraId="1178CF85" w14:textId="77777777" w:rsidR="00E67DD4" w:rsidRPr="008D0CFF" w:rsidRDefault="00E67DD4" w:rsidP="00D343CC">
            <w:pPr>
              <w:pStyle w:val="Tabletext9"/>
              <w:jc w:val="center"/>
            </w:pPr>
            <w:r w:rsidRPr="008D0CFF">
              <w:t>1,500,000</w:t>
            </w:r>
          </w:p>
        </w:tc>
        <w:tc>
          <w:tcPr>
            <w:tcW w:w="3426" w:type="dxa"/>
            <w:vAlign w:val="center"/>
          </w:tcPr>
          <w:p w14:paraId="62BDD610" w14:textId="77777777" w:rsidR="00E67DD4" w:rsidRPr="008D0CFF" w:rsidRDefault="00E67DD4" w:rsidP="00D343CC">
            <w:pPr>
              <w:pStyle w:val="Tabletext9"/>
              <w:jc w:val="center"/>
            </w:pPr>
            <w:r w:rsidRPr="008D0CFF">
              <w:t>700,000</w:t>
            </w:r>
          </w:p>
        </w:tc>
        <w:tc>
          <w:tcPr>
            <w:tcW w:w="2329" w:type="dxa"/>
            <w:vAlign w:val="center"/>
          </w:tcPr>
          <w:p w14:paraId="27CA1F39" w14:textId="77777777" w:rsidR="00E67DD4" w:rsidRPr="008D0CFF" w:rsidRDefault="00E67DD4" w:rsidP="00D343CC">
            <w:pPr>
              <w:pStyle w:val="Tabletext9"/>
              <w:jc w:val="center"/>
            </w:pPr>
          </w:p>
        </w:tc>
      </w:tr>
      <w:tr w:rsidR="00E67DD4" w:rsidRPr="008D0CFF" w14:paraId="6CB7C2C0" w14:textId="77777777" w:rsidTr="00D343CC">
        <w:trPr>
          <w:jc w:val="center"/>
        </w:trPr>
        <w:tc>
          <w:tcPr>
            <w:tcW w:w="912" w:type="dxa"/>
          </w:tcPr>
          <w:p w14:paraId="31834F03" w14:textId="77777777" w:rsidR="00E67DD4" w:rsidRPr="008D0CFF" w:rsidRDefault="00E67DD4" w:rsidP="00D343CC">
            <w:pPr>
              <w:pStyle w:val="Tabletext9"/>
              <w:jc w:val="center"/>
            </w:pPr>
            <w:r>
              <w:t>5</w:t>
            </w:r>
          </w:p>
        </w:tc>
        <w:tc>
          <w:tcPr>
            <w:tcW w:w="2320" w:type="dxa"/>
            <w:vAlign w:val="center"/>
          </w:tcPr>
          <w:p w14:paraId="157B02B4" w14:textId="77777777" w:rsidR="00E67DD4" w:rsidRPr="008D0CFF" w:rsidRDefault="00E67DD4" w:rsidP="00D343CC">
            <w:pPr>
              <w:pStyle w:val="Tabletext9"/>
              <w:jc w:val="center"/>
            </w:pPr>
            <w:r w:rsidRPr="008D0CFF">
              <w:t>700,000</w:t>
            </w:r>
          </w:p>
        </w:tc>
        <w:tc>
          <w:tcPr>
            <w:tcW w:w="3426" w:type="dxa"/>
            <w:vAlign w:val="center"/>
          </w:tcPr>
          <w:p w14:paraId="2B237A59" w14:textId="77777777" w:rsidR="00E67DD4" w:rsidRPr="008D0CFF" w:rsidRDefault="00E67DD4" w:rsidP="00D343CC">
            <w:pPr>
              <w:pStyle w:val="Tabletext9"/>
              <w:jc w:val="center"/>
            </w:pPr>
            <w:r w:rsidRPr="008D0CFF">
              <w:t>350,000</w:t>
            </w:r>
          </w:p>
        </w:tc>
        <w:tc>
          <w:tcPr>
            <w:tcW w:w="2329" w:type="dxa"/>
            <w:vAlign w:val="center"/>
          </w:tcPr>
          <w:p w14:paraId="0B1982B3" w14:textId="77777777" w:rsidR="00E67DD4" w:rsidRPr="008D0CFF" w:rsidRDefault="00E67DD4" w:rsidP="00D343CC">
            <w:pPr>
              <w:pStyle w:val="Tabletext9"/>
              <w:jc w:val="center"/>
            </w:pPr>
          </w:p>
        </w:tc>
      </w:tr>
      <w:tr w:rsidR="00E67DD4" w:rsidRPr="008D0CFF" w14:paraId="09877F5E" w14:textId="77777777" w:rsidTr="00D343CC">
        <w:trPr>
          <w:jc w:val="center"/>
        </w:trPr>
        <w:tc>
          <w:tcPr>
            <w:tcW w:w="912" w:type="dxa"/>
          </w:tcPr>
          <w:p w14:paraId="60B722A7" w14:textId="77777777" w:rsidR="00E67DD4" w:rsidRPr="008D0CFF" w:rsidRDefault="00E67DD4" w:rsidP="00D343CC">
            <w:pPr>
              <w:pStyle w:val="Tabletext9"/>
              <w:jc w:val="center"/>
            </w:pPr>
            <w:r>
              <w:t>6</w:t>
            </w:r>
          </w:p>
        </w:tc>
        <w:tc>
          <w:tcPr>
            <w:tcW w:w="2320" w:type="dxa"/>
            <w:vAlign w:val="center"/>
          </w:tcPr>
          <w:p w14:paraId="6CB957E0" w14:textId="77777777" w:rsidR="00E67DD4" w:rsidRPr="008D0CFF" w:rsidRDefault="00E67DD4" w:rsidP="00D343CC">
            <w:pPr>
              <w:pStyle w:val="Tabletext9"/>
              <w:jc w:val="center"/>
            </w:pPr>
            <w:r w:rsidRPr="008D0CFF">
              <w:t>350,000</w:t>
            </w:r>
          </w:p>
        </w:tc>
        <w:tc>
          <w:tcPr>
            <w:tcW w:w="3426" w:type="dxa"/>
            <w:vAlign w:val="center"/>
          </w:tcPr>
          <w:p w14:paraId="1D6D2C35" w14:textId="77777777" w:rsidR="00E67DD4" w:rsidRPr="008D0CFF" w:rsidRDefault="00E67DD4" w:rsidP="00D343CC">
            <w:pPr>
              <w:pStyle w:val="Tabletext9"/>
              <w:jc w:val="center"/>
            </w:pPr>
            <w:r w:rsidRPr="008D0CFF">
              <w:t>180,000</w:t>
            </w:r>
          </w:p>
        </w:tc>
        <w:tc>
          <w:tcPr>
            <w:tcW w:w="2329" w:type="dxa"/>
            <w:vAlign w:val="center"/>
          </w:tcPr>
          <w:p w14:paraId="00459C3D" w14:textId="77777777" w:rsidR="00E67DD4" w:rsidRPr="008D0CFF" w:rsidRDefault="00E67DD4" w:rsidP="00D343CC">
            <w:pPr>
              <w:pStyle w:val="Tabletext9"/>
              <w:jc w:val="center"/>
            </w:pPr>
          </w:p>
        </w:tc>
      </w:tr>
      <w:tr w:rsidR="00E67DD4" w:rsidRPr="008D0CFF" w14:paraId="281D0B6C" w14:textId="77777777" w:rsidTr="00D343CC">
        <w:trPr>
          <w:jc w:val="center"/>
        </w:trPr>
        <w:tc>
          <w:tcPr>
            <w:tcW w:w="912" w:type="dxa"/>
          </w:tcPr>
          <w:p w14:paraId="2E2DFD43" w14:textId="77777777" w:rsidR="00E67DD4" w:rsidRPr="008D0CFF" w:rsidRDefault="00E67DD4" w:rsidP="00D343CC">
            <w:pPr>
              <w:pStyle w:val="Tabletext9"/>
              <w:jc w:val="center"/>
            </w:pPr>
            <w:r>
              <w:t>7</w:t>
            </w:r>
          </w:p>
        </w:tc>
        <w:tc>
          <w:tcPr>
            <w:tcW w:w="2320" w:type="dxa"/>
            <w:vAlign w:val="center"/>
          </w:tcPr>
          <w:p w14:paraId="3559B977" w14:textId="77777777" w:rsidR="00E67DD4" w:rsidRPr="008D0CFF" w:rsidRDefault="00E67DD4" w:rsidP="00D343CC">
            <w:pPr>
              <w:pStyle w:val="Tabletext9"/>
              <w:jc w:val="center"/>
            </w:pPr>
            <w:r w:rsidRPr="008D0CFF">
              <w:t>180,000</w:t>
            </w:r>
          </w:p>
        </w:tc>
        <w:tc>
          <w:tcPr>
            <w:tcW w:w="3426" w:type="dxa"/>
            <w:vAlign w:val="center"/>
          </w:tcPr>
          <w:p w14:paraId="4E2CD56C" w14:textId="77777777" w:rsidR="00E67DD4" w:rsidRPr="008D0CFF" w:rsidRDefault="00E67DD4" w:rsidP="00D343CC">
            <w:pPr>
              <w:pStyle w:val="Tabletext9"/>
              <w:jc w:val="center"/>
            </w:pPr>
            <w:r w:rsidRPr="008D0CFF">
              <w:t>90,000</w:t>
            </w:r>
          </w:p>
        </w:tc>
        <w:tc>
          <w:tcPr>
            <w:tcW w:w="2329" w:type="dxa"/>
            <w:vAlign w:val="center"/>
          </w:tcPr>
          <w:p w14:paraId="2904617F" w14:textId="77777777" w:rsidR="00E67DD4" w:rsidRPr="008D0CFF" w:rsidRDefault="00E67DD4" w:rsidP="00D343CC">
            <w:pPr>
              <w:pStyle w:val="Tabletext9"/>
              <w:jc w:val="center"/>
            </w:pPr>
          </w:p>
        </w:tc>
      </w:tr>
      <w:tr w:rsidR="00E67DD4" w:rsidRPr="008D0CFF" w14:paraId="1ABB03DF" w14:textId="77777777" w:rsidTr="00D343CC">
        <w:trPr>
          <w:jc w:val="center"/>
        </w:trPr>
        <w:tc>
          <w:tcPr>
            <w:tcW w:w="912" w:type="dxa"/>
          </w:tcPr>
          <w:p w14:paraId="7D4BF03E" w14:textId="77777777" w:rsidR="00E67DD4" w:rsidRPr="008D0CFF" w:rsidRDefault="00E67DD4" w:rsidP="00D343CC">
            <w:pPr>
              <w:pStyle w:val="Tabletext9"/>
              <w:jc w:val="center"/>
            </w:pPr>
            <w:r>
              <w:t>8</w:t>
            </w:r>
          </w:p>
        </w:tc>
        <w:tc>
          <w:tcPr>
            <w:tcW w:w="2320" w:type="dxa"/>
            <w:vAlign w:val="center"/>
          </w:tcPr>
          <w:p w14:paraId="654C7BB3" w14:textId="77777777" w:rsidR="00E67DD4" w:rsidRPr="008D0CFF" w:rsidRDefault="00E67DD4" w:rsidP="00D343CC">
            <w:pPr>
              <w:pStyle w:val="Tabletext9"/>
              <w:jc w:val="center"/>
            </w:pPr>
            <w:r w:rsidRPr="008D0CFF">
              <w:t>90,000</w:t>
            </w:r>
          </w:p>
        </w:tc>
        <w:tc>
          <w:tcPr>
            <w:tcW w:w="3426" w:type="dxa"/>
            <w:vAlign w:val="center"/>
          </w:tcPr>
          <w:p w14:paraId="42326190" w14:textId="77777777" w:rsidR="00E67DD4" w:rsidRPr="008D0CFF" w:rsidRDefault="00E67DD4" w:rsidP="00D343CC">
            <w:pPr>
              <w:pStyle w:val="Tabletext9"/>
              <w:jc w:val="center"/>
            </w:pPr>
            <w:r w:rsidRPr="008D0CFF">
              <w:t>45,000</w:t>
            </w:r>
          </w:p>
        </w:tc>
        <w:tc>
          <w:tcPr>
            <w:tcW w:w="2329" w:type="dxa"/>
            <w:vAlign w:val="center"/>
          </w:tcPr>
          <w:p w14:paraId="21D59B7E" w14:textId="77777777" w:rsidR="00E67DD4" w:rsidRPr="008D0CFF" w:rsidRDefault="00E67DD4" w:rsidP="00D343CC">
            <w:pPr>
              <w:pStyle w:val="Tabletext9"/>
              <w:jc w:val="center"/>
            </w:pPr>
          </w:p>
        </w:tc>
      </w:tr>
      <w:tr w:rsidR="00E67DD4" w:rsidRPr="008D0CFF" w14:paraId="18128EDA" w14:textId="77777777" w:rsidTr="00D343CC">
        <w:trPr>
          <w:jc w:val="center"/>
        </w:trPr>
        <w:tc>
          <w:tcPr>
            <w:tcW w:w="912" w:type="dxa"/>
          </w:tcPr>
          <w:p w14:paraId="13904659" w14:textId="77777777" w:rsidR="00E67DD4" w:rsidRPr="008D0CFF" w:rsidRDefault="00E67DD4" w:rsidP="00D343CC">
            <w:pPr>
              <w:pStyle w:val="Tabletext9"/>
              <w:jc w:val="center"/>
            </w:pPr>
            <w:r>
              <w:t>9</w:t>
            </w:r>
          </w:p>
        </w:tc>
        <w:tc>
          <w:tcPr>
            <w:tcW w:w="2320" w:type="dxa"/>
            <w:vAlign w:val="center"/>
          </w:tcPr>
          <w:p w14:paraId="20E790FC" w14:textId="77777777" w:rsidR="00E67DD4" w:rsidRPr="008D0CFF" w:rsidRDefault="00E67DD4" w:rsidP="00D343CC">
            <w:pPr>
              <w:pStyle w:val="Tabletext9"/>
              <w:jc w:val="center"/>
            </w:pPr>
            <w:r w:rsidRPr="008D0CFF">
              <w:t>45,000</w:t>
            </w:r>
          </w:p>
        </w:tc>
        <w:tc>
          <w:tcPr>
            <w:tcW w:w="3426" w:type="dxa"/>
            <w:vAlign w:val="center"/>
          </w:tcPr>
          <w:p w14:paraId="6EB1E66A" w14:textId="77777777" w:rsidR="00E67DD4" w:rsidRPr="008D0CFF" w:rsidRDefault="00E67DD4" w:rsidP="00D343CC">
            <w:pPr>
              <w:pStyle w:val="Tabletext9"/>
              <w:jc w:val="center"/>
            </w:pPr>
            <w:r w:rsidRPr="008D0CFF">
              <w:t>22,000</w:t>
            </w:r>
          </w:p>
        </w:tc>
        <w:tc>
          <w:tcPr>
            <w:tcW w:w="2329" w:type="dxa"/>
            <w:vAlign w:val="center"/>
          </w:tcPr>
          <w:p w14:paraId="39E16CAA" w14:textId="77777777" w:rsidR="00E67DD4" w:rsidRPr="008D0CFF" w:rsidRDefault="00E67DD4" w:rsidP="00D343CC">
            <w:pPr>
              <w:pStyle w:val="Tabletext9"/>
              <w:jc w:val="center"/>
            </w:pPr>
          </w:p>
        </w:tc>
      </w:tr>
      <w:tr w:rsidR="00E67DD4" w:rsidRPr="008D0CFF" w14:paraId="66FEA495" w14:textId="77777777" w:rsidTr="00D343CC">
        <w:trPr>
          <w:jc w:val="center"/>
        </w:trPr>
        <w:tc>
          <w:tcPr>
            <w:tcW w:w="912" w:type="dxa"/>
          </w:tcPr>
          <w:p w14:paraId="1AFEF38D" w14:textId="77777777" w:rsidR="00E67DD4" w:rsidRPr="008D0CFF" w:rsidRDefault="00E67DD4" w:rsidP="00D343CC">
            <w:pPr>
              <w:pStyle w:val="Tabletext9"/>
              <w:jc w:val="center"/>
            </w:pPr>
            <w:r>
              <w:t>10</w:t>
            </w:r>
          </w:p>
        </w:tc>
        <w:tc>
          <w:tcPr>
            <w:tcW w:w="2320" w:type="dxa"/>
            <w:vAlign w:val="center"/>
          </w:tcPr>
          <w:p w14:paraId="41D21E19" w14:textId="77777777" w:rsidR="00E67DD4" w:rsidRPr="008D0CFF" w:rsidRDefault="00E67DD4" w:rsidP="00D343CC">
            <w:pPr>
              <w:pStyle w:val="Tabletext9"/>
              <w:jc w:val="center"/>
            </w:pPr>
            <w:r w:rsidRPr="008D0CFF">
              <w:t>22,000</w:t>
            </w:r>
          </w:p>
        </w:tc>
        <w:tc>
          <w:tcPr>
            <w:tcW w:w="3426" w:type="dxa"/>
            <w:vAlign w:val="center"/>
          </w:tcPr>
          <w:p w14:paraId="34D96F90" w14:textId="77777777" w:rsidR="00E67DD4" w:rsidRPr="008D0CFF" w:rsidRDefault="00E67DD4" w:rsidP="00D343CC">
            <w:pPr>
              <w:pStyle w:val="Tabletext9"/>
              <w:jc w:val="center"/>
            </w:pPr>
            <w:r w:rsidRPr="008D0CFF">
              <w:t>12,000</w:t>
            </w:r>
          </w:p>
        </w:tc>
        <w:tc>
          <w:tcPr>
            <w:tcW w:w="2329" w:type="dxa"/>
            <w:vAlign w:val="center"/>
          </w:tcPr>
          <w:p w14:paraId="1499AFEC" w14:textId="77777777" w:rsidR="00E67DD4" w:rsidRPr="008D0CFF" w:rsidRDefault="00E67DD4" w:rsidP="00D343CC">
            <w:pPr>
              <w:pStyle w:val="Tabletext9"/>
              <w:jc w:val="center"/>
            </w:pPr>
          </w:p>
        </w:tc>
      </w:tr>
      <w:tr w:rsidR="00E67DD4" w:rsidRPr="008D0CFF" w14:paraId="7467D166" w14:textId="77777777" w:rsidTr="00D343CC">
        <w:trPr>
          <w:jc w:val="center"/>
        </w:trPr>
        <w:tc>
          <w:tcPr>
            <w:tcW w:w="912" w:type="dxa"/>
          </w:tcPr>
          <w:p w14:paraId="51FCDCA4" w14:textId="77777777" w:rsidR="00E67DD4" w:rsidRPr="008D0CFF" w:rsidRDefault="00E67DD4" w:rsidP="00D343CC">
            <w:pPr>
              <w:pStyle w:val="Tabletext9"/>
              <w:jc w:val="center"/>
            </w:pPr>
            <w:r>
              <w:t>11</w:t>
            </w:r>
          </w:p>
        </w:tc>
        <w:tc>
          <w:tcPr>
            <w:tcW w:w="2320" w:type="dxa"/>
            <w:vAlign w:val="center"/>
          </w:tcPr>
          <w:p w14:paraId="6CA96AB9" w14:textId="77777777" w:rsidR="00E67DD4" w:rsidRPr="008D0CFF" w:rsidRDefault="00E67DD4" w:rsidP="00D343CC">
            <w:pPr>
              <w:pStyle w:val="Tabletext9"/>
              <w:jc w:val="center"/>
            </w:pPr>
            <w:r w:rsidRPr="008D0CFF">
              <w:t>12,000</w:t>
            </w:r>
          </w:p>
        </w:tc>
        <w:tc>
          <w:tcPr>
            <w:tcW w:w="3426" w:type="dxa"/>
            <w:vAlign w:val="center"/>
          </w:tcPr>
          <w:p w14:paraId="3A7031AB" w14:textId="77777777" w:rsidR="00E67DD4" w:rsidRPr="008D0CFF" w:rsidRDefault="00E67DD4" w:rsidP="00D343CC">
            <w:pPr>
              <w:pStyle w:val="Tabletext9"/>
              <w:jc w:val="center"/>
            </w:pPr>
            <w:r w:rsidRPr="008D0CFF">
              <w:t>8,000</w:t>
            </w:r>
          </w:p>
        </w:tc>
        <w:tc>
          <w:tcPr>
            <w:tcW w:w="2329" w:type="dxa"/>
            <w:vAlign w:val="center"/>
          </w:tcPr>
          <w:p w14:paraId="7D2E4DB3" w14:textId="77777777" w:rsidR="00E67DD4" w:rsidRPr="008D0CFF" w:rsidRDefault="00E67DD4" w:rsidP="00D343CC">
            <w:pPr>
              <w:pStyle w:val="Tabletext9"/>
              <w:jc w:val="center"/>
            </w:pPr>
          </w:p>
        </w:tc>
      </w:tr>
      <w:tr w:rsidR="00E67DD4" w:rsidRPr="008D0CFF" w14:paraId="2D65B460" w14:textId="77777777" w:rsidTr="00D343CC">
        <w:trPr>
          <w:jc w:val="center"/>
        </w:trPr>
        <w:tc>
          <w:tcPr>
            <w:tcW w:w="912" w:type="dxa"/>
          </w:tcPr>
          <w:p w14:paraId="4DD91C2E" w14:textId="77777777" w:rsidR="00E67DD4" w:rsidRPr="008D0CFF" w:rsidRDefault="00E67DD4" w:rsidP="00D343CC">
            <w:pPr>
              <w:pStyle w:val="Tabletext9"/>
              <w:jc w:val="center"/>
            </w:pPr>
            <w:r>
              <w:t>12</w:t>
            </w:r>
          </w:p>
        </w:tc>
        <w:tc>
          <w:tcPr>
            <w:tcW w:w="2320" w:type="dxa"/>
            <w:vAlign w:val="center"/>
          </w:tcPr>
          <w:p w14:paraId="1D1B00BB" w14:textId="77777777" w:rsidR="00E67DD4" w:rsidRPr="008D0CFF" w:rsidRDefault="00E67DD4" w:rsidP="00D343CC">
            <w:pPr>
              <w:pStyle w:val="Tabletext9"/>
              <w:jc w:val="center"/>
            </w:pPr>
            <w:r w:rsidRPr="008D0CFF">
              <w:t>8,000</w:t>
            </w:r>
          </w:p>
        </w:tc>
        <w:tc>
          <w:tcPr>
            <w:tcW w:w="3426" w:type="dxa"/>
            <w:vAlign w:val="center"/>
          </w:tcPr>
          <w:p w14:paraId="2FF7CE9E" w14:textId="77777777" w:rsidR="00E67DD4" w:rsidRPr="008D0CFF" w:rsidRDefault="00E67DD4" w:rsidP="00D343CC">
            <w:pPr>
              <w:pStyle w:val="Tabletext9"/>
              <w:jc w:val="center"/>
            </w:pPr>
            <w:r w:rsidRPr="008D0CFF">
              <w:t>4,000</w:t>
            </w:r>
          </w:p>
        </w:tc>
        <w:tc>
          <w:tcPr>
            <w:tcW w:w="2329" w:type="dxa"/>
            <w:vAlign w:val="center"/>
          </w:tcPr>
          <w:p w14:paraId="50BE3E37" w14:textId="77777777" w:rsidR="00E67DD4" w:rsidRPr="008D0CFF" w:rsidRDefault="00E67DD4" w:rsidP="00D343CC">
            <w:pPr>
              <w:pStyle w:val="Tabletext9"/>
              <w:jc w:val="center"/>
            </w:pPr>
          </w:p>
        </w:tc>
      </w:tr>
      <w:tr w:rsidR="00E67DD4" w:rsidRPr="008D0CFF" w14:paraId="3B4E0A43" w14:textId="77777777" w:rsidTr="00D343CC">
        <w:trPr>
          <w:jc w:val="center"/>
        </w:trPr>
        <w:tc>
          <w:tcPr>
            <w:tcW w:w="912" w:type="dxa"/>
          </w:tcPr>
          <w:p w14:paraId="31C58C09" w14:textId="77777777" w:rsidR="00E67DD4" w:rsidRPr="008D0CFF" w:rsidRDefault="00E67DD4" w:rsidP="00D343CC">
            <w:pPr>
              <w:pStyle w:val="Tabletext9"/>
              <w:jc w:val="center"/>
            </w:pPr>
            <w:r>
              <w:t>13</w:t>
            </w:r>
          </w:p>
        </w:tc>
        <w:tc>
          <w:tcPr>
            <w:tcW w:w="2320" w:type="dxa"/>
            <w:vAlign w:val="center"/>
          </w:tcPr>
          <w:p w14:paraId="029A01DA" w14:textId="77777777" w:rsidR="00E67DD4" w:rsidRPr="008D0CFF" w:rsidRDefault="00E67DD4" w:rsidP="00D343CC">
            <w:pPr>
              <w:pStyle w:val="Tabletext9"/>
              <w:jc w:val="center"/>
            </w:pPr>
            <w:r w:rsidRPr="008D0CFF">
              <w:t>4,000</w:t>
            </w:r>
          </w:p>
        </w:tc>
        <w:tc>
          <w:tcPr>
            <w:tcW w:w="3426" w:type="dxa"/>
            <w:vAlign w:val="center"/>
          </w:tcPr>
          <w:p w14:paraId="6945ADBB" w14:textId="77777777" w:rsidR="00E67DD4" w:rsidRPr="008D0CFF" w:rsidRDefault="00E67DD4" w:rsidP="00D343CC">
            <w:pPr>
              <w:pStyle w:val="Tabletext9"/>
              <w:jc w:val="center"/>
            </w:pPr>
            <w:r w:rsidRPr="008D0CFF">
              <w:t>3,000</w:t>
            </w:r>
          </w:p>
        </w:tc>
        <w:tc>
          <w:tcPr>
            <w:tcW w:w="2329" w:type="dxa"/>
            <w:vAlign w:val="center"/>
          </w:tcPr>
          <w:p w14:paraId="3126DF37" w14:textId="77777777" w:rsidR="00E67DD4" w:rsidRPr="008D0CFF" w:rsidRDefault="00E67DD4" w:rsidP="00D343CC">
            <w:pPr>
              <w:pStyle w:val="Tabletext9"/>
              <w:jc w:val="center"/>
            </w:pPr>
          </w:p>
        </w:tc>
      </w:tr>
      <w:tr w:rsidR="00E67DD4" w:rsidRPr="008D0CFF" w14:paraId="2CD41EF8" w14:textId="77777777" w:rsidTr="00D343CC">
        <w:trPr>
          <w:jc w:val="center"/>
        </w:trPr>
        <w:tc>
          <w:tcPr>
            <w:tcW w:w="912" w:type="dxa"/>
          </w:tcPr>
          <w:p w14:paraId="3BEC788B" w14:textId="77777777" w:rsidR="00E67DD4" w:rsidRPr="008D0CFF" w:rsidRDefault="00E67DD4" w:rsidP="00D343CC">
            <w:pPr>
              <w:pStyle w:val="Tabletext9"/>
              <w:jc w:val="center"/>
            </w:pPr>
            <w:r>
              <w:t>14</w:t>
            </w:r>
          </w:p>
        </w:tc>
        <w:tc>
          <w:tcPr>
            <w:tcW w:w="2320" w:type="dxa"/>
            <w:vAlign w:val="center"/>
          </w:tcPr>
          <w:p w14:paraId="79D93BEB" w14:textId="77777777" w:rsidR="00E67DD4" w:rsidRPr="008D0CFF" w:rsidRDefault="00E67DD4" w:rsidP="00D343CC">
            <w:pPr>
              <w:pStyle w:val="Tabletext9"/>
              <w:jc w:val="center"/>
            </w:pPr>
            <w:r w:rsidRPr="008D0CFF">
              <w:t>3,000</w:t>
            </w:r>
          </w:p>
        </w:tc>
        <w:tc>
          <w:tcPr>
            <w:tcW w:w="3426" w:type="dxa"/>
            <w:vAlign w:val="center"/>
          </w:tcPr>
          <w:p w14:paraId="1DDC94E5" w14:textId="77777777" w:rsidR="00E67DD4" w:rsidRPr="008D0CFF" w:rsidRDefault="00E67DD4" w:rsidP="00D343CC">
            <w:pPr>
              <w:pStyle w:val="Tabletext9"/>
              <w:jc w:val="center"/>
            </w:pPr>
            <w:r w:rsidRPr="008D0CFF">
              <w:t>2,000</w:t>
            </w:r>
          </w:p>
        </w:tc>
        <w:tc>
          <w:tcPr>
            <w:tcW w:w="2329" w:type="dxa"/>
            <w:vAlign w:val="center"/>
          </w:tcPr>
          <w:p w14:paraId="3248C5AC" w14:textId="77777777" w:rsidR="00E67DD4" w:rsidRPr="008D0CFF" w:rsidRDefault="00E67DD4" w:rsidP="00D343CC">
            <w:pPr>
              <w:pStyle w:val="Tabletext9"/>
              <w:jc w:val="center"/>
            </w:pPr>
          </w:p>
        </w:tc>
      </w:tr>
      <w:tr w:rsidR="00E67DD4" w:rsidRPr="008D0CFF" w14:paraId="01928AC5" w14:textId="77777777" w:rsidTr="00D343CC">
        <w:trPr>
          <w:jc w:val="center"/>
        </w:trPr>
        <w:tc>
          <w:tcPr>
            <w:tcW w:w="912" w:type="dxa"/>
          </w:tcPr>
          <w:p w14:paraId="60B4CE82" w14:textId="77777777" w:rsidR="00E67DD4" w:rsidRPr="008D0CFF" w:rsidRDefault="00E67DD4" w:rsidP="00D343CC">
            <w:pPr>
              <w:pStyle w:val="Tabletext9"/>
              <w:keepNext/>
              <w:jc w:val="center"/>
            </w:pPr>
            <w:r>
              <w:t>15</w:t>
            </w:r>
          </w:p>
        </w:tc>
        <w:tc>
          <w:tcPr>
            <w:tcW w:w="2320" w:type="dxa"/>
            <w:vAlign w:val="center"/>
          </w:tcPr>
          <w:p w14:paraId="136336D5" w14:textId="77777777" w:rsidR="00E67DD4" w:rsidRPr="008D0CFF" w:rsidRDefault="00E67DD4" w:rsidP="00D343CC">
            <w:pPr>
              <w:pStyle w:val="Tabletext9"/>
              <w:keepNext/>
              <w:jc w:val="center"/>
            </w:pPr>
            <w:r w:rsidRPr="008D0CFF">
              <w:t>2,000</w:t>
            </w:r>
          </w:p>
        </w:tc>
        <w:tc>
          <w:tcPr>
            <w:tcW w:w="3426" w:type="dxa"/>
            <w:vAlign w:val="center"/>
          </w:tcPr>
          <w:p w14:paraId="603B488B" w14:textId="77777777" w:rsidR="00E67DD4" w:rsidRPr="008D0CFF" w:rsidRDefault="00E67DD4" w:rsidP="00D343CC">
            <w:pPr>
              <w:pStyle w:val="Tabletext9"/>
              <w:keepNext/>
              <w:jc w:val="center"/>
            </w:pPr>
            <w:r w:rsidRPr="008D0CFF">
              <w:t>1,000</w:t>
            </w:r>
          </w:p>
        </w:tc>
        <w:tc>
          <w:tcPr>
            <w:tcW w:w="2329" w:type="dxa"/>
            <w:vAlign w:val="center"/>
          </w:tcPr>
          <w:p w14:paraId="5D5ADB0E" w14:textId="77777777" w:rsidR="00E67DD4" w:rsidRPr="008D0CFF" w:rsidRDefault="00E67DD4" w:rsidP="00D343CC">
            <w:pPr>
              <w:pStyle w:val="Tabletext9"/>
              <w:keepNext/>
              <w:jc w:val="center"/>
            </w:pPr>
          </w:p>
        </w:tc>
      </w:tr>
    </w:tbl>
    <w:p w14:paraId="6DE26382" w14:textId="76FFE49E" w:rsidR="00E67DD4" w:rsidRDefault="00E67DD4" w:rsidP="00E67DD4">
      <w:pPr>
        <w:pStyle w:val="Caption"/>
        <w:jc w:val="center"/>
        <w:rPr>
          <w:lang w:val="en-US"/>
        </w:rPr>
      </w:pPr>
      <w:r>
        <w:t xml:space="preserve">Table </w:t>
      </w:r>
      <w:ins w:id="2316" w:author="Jonathan Pritchard" w:date="2025-03-07T16:40:00Z" w16du:dateUtc="2025-03-07T16:40:00Z">
        <w:r w:rsidR="00C56536">
          <w:fldChar w:fldCharType="begin"/>
        </w:r>
        <w:r w:rsidR="00C56536">
          <w:instrText xml:space="preserve"> SEQ Table \* ARABIC </w:instrText>
        </w:r>
      </w:ins>
      <w:r w:rsidR="00C56536">
        <w:fldChar w:fldCharType="separate"/>
      </w:r>
      <w:ins w:id="2317" w:author="Jonathan Pritchard" w:date="2025-03-07T16:40:00Z" w16du:dateUtc="2025-03-07T16:40:00Z">
        <w:r w:rsidR="00C56536">
          <w:rPr>
            <w:noProof/>
          </w:rPr>
          <w:t>11</w:t>
        </w:r>
        <w:r w:rsidR="00C56536">
          <w:fldChar w:fldCharType="end"/>
        </w:r>
      </w:ins>
      <w:del w:id="2318" w:author="Jonathan Pritchard" w:date="2025-03-07T16:40:00Z" w16du:dateUtc="2025-03-07T16:40:00Z">
        <w:r w:rsidDel="00C56536">
          <w:fldChar w:fldCharType="begin"/>
        </w:r>
        <w:r w:rsidDel="00C56536">
          <w:delInstrText xml:space="preserve"> SEQ Table \* ARABIC </w:delInstrText>
        </w:r>
        <w:r w:rsidDel="00C56536">
          <w:fldChar w:fldCharType="separate"/>
        </w:r>
        <w:r w:rsidDel="00C56536">
          <w:rPr>
            <w:noProof/>
          </w:rPr>
          <w:delText>1</w:delText>
        </w:r>
        <w:r w:rsidDel="00C56536">
          <w:fldChar w:fldCharType="end"/>
        </w:r>
      </w:del>
      <w:r>
        <w:t>: Scale Band definition</w:t>
      </w:r>
      <w:r>
        <w:rPr>
          <w:noProof/>
        </w:rPr>
        <w:t>s</w:t>
      </w:r>
    </w:p>
    <w:p w14:paraId="2110580F" w14:textId="77777777" w:rsidR="00E67DD4" w:rsidRDefault="00E67DD4" w:rsidP="00E67DD4">
      <w:pPr>
        <w:spacing w:after="120" w:line="240" w:lineRule="auto"/>
      </w:pPr>
      <w:r w:rsidRPr="009932F8">
        <w:rPr>
          <w:noProof/>
          <w:sz w:val="24"/>
          <w:szCs w:val="24"/>
          <w:lang w:val="fr-FR" w:eastAsia="fr-FR"/>
        </w:rPr>
        <mc:AlternateContent>
          <mc:Choice Requires="wps">
            <w:drawing>
              <wp:anchor distT="45720" distB="45720" distL="114300" distR="114300" simplePos="0" relativeHeight="251658242"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34" type="#_x0000_t202" style="position:absolute;margin-left:0;margin-top:19.55pt;width:468.75pt;height:126.8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scale</w:t>
      </w:r>
      <w:r w:rsidRPr="00C942A1">
        <w:t>:</w:t>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w:lastRenderedPageBreak/>
        <mc:AlternateContent>
          <mc:Choice Requires="wps">
            <w:drawing>
              <wp:anchor distT="45720" distB="45720" distL="114300" distR="114300" simplePos="0" relativeHeight="251658244"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35" type="#_x0000_t202" style="position:absolute;margin-left:-.1pt;margin-top:19.65pt;width:453.5pt;height:189.7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czSr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oISn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N9zNKs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 0)</w:t>
                      </w:r>
                      <w:r>
                        <w:br/>
                      </w:r>
                      <w:r>
                        <w:rPr>
                          <w:i/>
                          <w:iCs/>
                        </w:rPr>
                        <w:t>optimum</w:t>
                      </w:r>
                      <w:r w:rsidRPr="000705CE">
                        <w:rPr>
                          <w:i/>
                          <w:iCs/>
                        </w:rPr>
                        <w:t>D</w:t>
                      </w:r>
                      <w:r>
                        <w:rPr>
                          <w:i/>
                          <w:iCs/>
                        </w:rPr>
                        <w:t>isplay</w:t>
                      </w:r>
                      <w:r w:rsidRPr="000705CE">
                        <w:rPr>
                          <w:i/>
                          <w:iCs/>
                        </w:rPr>
                        <w:t>S</w:t>
                      </w:r>
                      <w:r>
                        <w:rPr>
                          <w:i/>
                          <w:iCs/>
                        </w:rPr>
                        <w:t>cale</w:t>
                      </w:r>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Pr="00624B58" w:rsidRDefault="00E67DD4" w:rsidP="00E67DD4">
                      <w:pPr>
                        <w:pStyle w:val="ListParagraph"/>
                        <w:numPr>
                          <w:ilvl w:val="1"/>
                          <w:numId w:val="140"/>
                        </w:numPr>
                        <w:spacing w:after="0"/>
                        <w:contextualSpacing/>
                      </w:pPr>
                      <w:r w:rsidRPr="00624B58">
                        <w:t xml:space="preserve">If </w:t>
                      </w:r>
                      <m:oMath>
                        <m:r>
                          <w:rPr>
                            <w:rFonts w:ascii="Cambria Math" w:hAnsi="Cambria Math"/>
                          </w:rPr>
                          <m:t>max(minimumDisplayScale,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44B8F076" w14:textId="77777777" w:rsidR="00AD5EEC" w:rsidRPr="00F94FB6" w:rsidRDefault="00AD5EEC" w:rsidP="00AD5EEC">
      <w:pPr>
        <w:pStyle w:val="ListParagraph"/>
        <w:numPr>
          <w:ilvl w:val="1"/>
          <w:numId w:val="216"/>
        </w:numPr>
        <w:rPr>
          <w:b/>
          <w:bCs/>
          <w:lang w:eastAsia="en-US"/>
        </w:rPr>
      </w:pPr>
      <w:r>
        <w:rPr>
          <w:b/>
          <w:bCs/>
          <w:lang w:eastAsia="en-US"/>
        </w:rPr>
        <w:t>Dataset Selection Process</w:t>
      </w:r>
    </w:p>
    <w:p w14:paraId="2A36CEB0" w14:textId="77777777" w:rsidR="00F94FB6" w:rsidRPr="00F94FB6" w:rsidRDefault="00F94FB6" w:rsidP="00F94FB6">
      <w:pPr>
        <w:rPr>
          <w:lang w:eastAsia="en-US"/>
        </w:rPr>
      </w:pPr>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624B58">
        <w:t xml:space="preserve">evaluates </w:t>
      </w:r>
      <w:r w:rsidRPr="002D7DEE">
        <w:t xml:space="preserve">a </w:t>
      </w:r>
      <w:r w:rsidRPr="00624B58">
        <w:t>collection</w:t>
      </w:r>
      <w:r>
        <w:t xml:space="preserve"> 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E67DD4" w14:paraId="4F81F645" w14:textId="77777777" w:rsidTr="00D343CC">
        <w:tc>
          <w:tcPr>
            <w:tcW w:w="9209" w:type="dxa"/>
          </w:tcPr>
          <w:p w14:paraId="489EF54F" w14:textId="77777777" w:rsidR="00E67DD4" w:rsidRDefault="00E67DD4" w:rsidP="00D343CC">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D343CC">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D343CC">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D343CC">
            <w:pPr>
              <w:spacing w:before="60" w:after="60"/>
              <w:ind w:left="595"/>
            </w:pPr>
            <w:bookmarkStart w:id="2319" w:name="_Hlk177394136"/>
            <w:r>
              <w:t xml:space="preserve">A device-polygon </w:t>
            </w:r>
            <w:r w:rsidRPr="00712598">
              <w:rPr>
                <w:i/>
                <w:iCs/>
              </w:rPr>
              <w:t>viewport</w:t>
            </w:r>
            <w:r>
              <w:t xml:space="preserve"> describing the device area that should be covered with data</w:t>
            </w:r>
          </w:p>
          <w:bookmarkEnd w:id="2319"/>
          <w:p w14:paraId="3083FE6E" w14:textId="77777777" w:rsidR="00E67DD4" w:rsidRDefault="00E67DD4" w:rsidP="00D343CC">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D343CC">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D343CC">
        <w:tc>
          <w:tcPr>
            <w:tcW w:w="846" w:type="dxa"/>
            <w:shd w:val="clear" w:color="auto" w:fill="D9D9D9" w:themeFill="background1" w:themeFillShade="D9"/>
          </w:tcPr>
          <w:p w14:paraId="30A986B8" w14:textId="77777777" w:rsidR="00E67DD4" w:rsidRPr="00F33B8C" w:rsidRDefault="00E67DD4" w:rsidP="00D343CC">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D343CC">
            <w:pPr>
              <w:spacing w:before="60" w:after="60"/>
              <w:rPr>
                <w:b/>
                <w:bCs/>
                <w:lang w:val="en-US"/>
              </w:rPr>
            </w:pPr>
            <w:r>
              <w:rPr>
                <w:b/>
                <w:bCs/>
                <w:lang w:val="en-US"/>
              </w:rPr>
              <w:t>Description</w:t>
            </w:r>
          </w:p>
        </w:tc>
      </w:tr>
      <w:tr w:rsidR="00E67DD4" w14:paraId="3451C854" w14:textId="77777777" w:rsidTr="00D343CC">
        <w:tc>
          <w:tcPr>
            <w:tcW w:w="846" w:type="dxa"/>
          </w:tcPr>
          <w:p w14:paraId="143A0ABB" w14:textId="77777777" w:rsidR="00E67DD4" w:rsidRPr="00F33B8C" w:rsidRDefault="00E67DD4" w:rsidP="00D343CC">
            <w:pPr>
              <w:spacing w:before="60" w:after="60"/>
              <w:rPr>
                <w:b/>
                <w:bCs/>
                <w:lang w:val="en-US"/>
              </w:rPr>
            </w:pPr>
            <w:r>
              <w:rPr>
                <w:b/>
                <w:bCs/>
                <w:lang w:val="en-US"/>
              </w:rPr>
              <w:lastRenderedPageBreak/>
              <w:t>1.</w:t>
            </w:r>
          </w:p>
        </w:tc>
        <w:tc>
          <w:tcPr>
            <w:tcW w:w="8232" w:type="dxa"/>
          </w:tcPr>
          <w:p w14:paraId="11BA54BE" w14:textId="77777777" w:rsidR="00E67DD4" w:rsidRDefault="00E67DD4" w:rsidP="00D343CC">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D343CC">
        <w:tc>
          <w:tcPr>
            <w:tcW w:w="846" w:type="dxa"/>
          </w:tcPr>
          <w:p w14:paraId="407F070C" w14:textId="77777777" w:rsidR="00E67DD4" w:rsidRPr="00F33B8C" w:rsidRDefault="00E67DD4" w:rsidP="00D343CC">
            <w:pPr>
              <w:spacing w:before="60" w:after="60"/>
              <w:rPr>
                <w:b/>
                <w:bCs/>
                <w:lang w:val="en-US"/>
              </w:rPr>
            </w:pPr>
            <w:r>
              <w:rPr>
                <w:b/>
                <w:bCs/>
                <w:lang w:val="en-US"/>
              </w:rPr>
              <w:t>2.</w:t>
            </w:r>
          </w:p>
        </w:tc>
        <w:tc>
          <w:tcPr>
            <w:tcW w:w="8232" w:type="dxa"/>
          </w:tcPr>
          <w:p w14:paraId="643E2A9A" w14:textId="77777777" w:rsidR="00E67DD4" w:rsidRDefault="00E67DD4" w:rsidP="00D343CC">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D343CC">
        <w:tc>
          <w:tcPr>
            <w:tcW w:w="846" w:type="dxa"/>
          </w:tcPr>
          <w:p w14:paraId="40D46E8A" w14:textId="77777777" w:rsidR="00E67DD4" w:rsidRPr="00F33B8C" w:rsidRDefault="00E67DD4" w:rsidP="00D343CC">
            <w:pPr>
              <w:spacing w:before="60" w:after="60"/>
              <w:rPr>
                <w:b/>
                <w:bCs/>
                <w:lang w:val="en-US"/>
              </w:rPr>
            </w:pPr>
            <w:r>
              <w:rPr>
                <w:b/>
                <w:bCs/>
                <w:lang w:val="en-US"/>
              </w:rPr>
              <w:t>3.</w:t>
            </w:r>
          </w:p>
        </w:tc>
        <w:tc>
          <w:tcPr>
            <w:tcW w:w="8232" w:type="dxa"/>
          </w:tcPr>
          <w:p w14:paraId="30A177C1" w14:textId="77777777" w:rsidR="00E67DD4" w:rsidRDefault="00E67DD4" w:rsidP="00D343CC">
            <w:pPr>
              <w:spacing w:before="60" w:after="60"/>
              <w:rPr>
                <w:lang w:val="en-US"/>
              </w:rPr>
            </w:pPr>
            <w:r>
              <w:t xml:space="preserve">While the </w:t>
            </w:r>
            <w:r w:rsidRPr="002D4E29">
              <w:rPr>
                <w:i/>
                <w:iCs/>
              </w:rPr>
              <w:t>viewport</w:t>
            </w:r>
            <w:r>
              <w:t xml:space="preserve"> area is not empty</w:t>
            </w:r>
          </w:p>
        </w:tc>
      </w:tr>
      <w:tr w:rsidR="00E67DD4" w14:paraId="3B55825B" w14:textId="77777777" w:rsidTr="00D343CC">
        <w:tc>
          <w:tcPr>
            <w:tcW w:w="846" w:type="dxa"/>
          </w:tcPr>
          <w:p w14:paraId="5793F574" w14:textId="77777777" w:rsidR="00E67DD4" w:rsidRPr="00F33B8C" w:rsidRDefault="00E67DD4" w:rsidP="00D343CC">
            <w:pPr>
              <w:spacing w:before="60" w:after="60"/>
              <w:rPr>
                <w:b/>
                <w:bCs/>
                <w:lang w:val="en-US"/>
              </w:rPr>
            </w:pPr>
            <w:r>
              <w:rPr>
                <w:b/>
                <w:bCs/>
                <w:lang w:val="en-US"/>
              </w:rPr>
              <w:t>3.a</w:t>
            </w:r>
          </w:p>
        </w:tc>
        <w:tc>
          <w:tcPr>
            <w:tcW w:w="8232" w:type="dxa"/>
          </w:tcPr>
          <w:p w14:paraId="623C38A2" w14:textId="77777777" w:rsidR="00E67DD4" w:rsidRDefault="00E67DD4" w:rsidP="00D343CC">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D343CC">
        <w:tc>
          <w:tcPr>
            <w:tcW w:w="846" w:type="dxa"/>
          </w:tcPr>
          <w:p w14:paraId="5A76BF4A" w14:textId="77777777" w:rsidR="00E67DD4" w:rsidRDefault="00E67DD4" w:rsidP="00D343CC">
            <w:pPr>
              <w:spacing w:before="60" w:after="60"/>
              <w:rPr>
                <w:b/>
                <w:bCs/>
                <w:lang w:val="en-US"/>
              </w:rPr>
            </w:pPr>
            <w:r>
              <w:rPr>
                <w:b/>
                <w:bCs/>
                <w:lang w:val="en-US"/>
              </w:rPr>
              <w:t>3.a.i</w:t>
            </w:r>
          </w:p>
        </w:tc>
        <w:tc>
          <w:tcPr>
            <w:tcW w:w="8232" w:type="dxa"/>
          </w:tcPr>
          <w:p w14:paraId="189558BF"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D343CC">
        <w:tc>
          <w:tcPr>
            <w:tcW w:w="846" w:type="dxa"/>
          </w:tcPr>
          <w:p w14:paraId="525794CD" w14:textId="77777777" w:rsidR="00E67DD4" w:rsidRPr="00F33B8C" w:rsidRDefault="00E67DD4" w:rsidP="00D343CC">
            <w:pPr>
              <w:spacing w:before="60" w:after="60"/>
              <w:rPr>
                <w:b/>
                <w:bCs/>
                <w:lang w:val="en-US"/>
              </w:rPr>
            </w:pPr>
            <w:r>
              <w:rPr>
                <w:b/>
                <w:bCs/>
                <w:lang w:val="en-US"/>
              </w:rPr>
              <w:t>3.a.i.1.</w:t>
            </w:r>
          </w:p>
        </w:tc>
        <w:tc>
          <w:tcPr>
            <w:tcW w:w="8232" w:type="dxa"/>
          </w:tcPr>
          <w:p w14:paraId="04F463CD" w14:textId="77777777" w:rsidR="00E67DD4" w:rsidRDefault="00E67DD4" w:rsidP="00D343CC">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D343CC">
        <w:tc>
          <w:tcPr>
            <w:tcW w:w="846" w:type="dxa"/>
          </w:tcPr>
          <w:p w14:paraId="1C97D602" w14:textId="77777777" w:rsidR="00E67DD4" w:rsidRPr="00F33B8C" w:rsidRDefault="00E67DD4" w:rsidP="00D343CC">
            <w:pPr>
              <w:spacing w:before="60" w:after="60"/>
              <w:rPr>
                <w:b/>
                <w:bCs/>
                <w:lang w:val="en-US"/>
              </w:rPr>
            </w:pPr>
            <w:r>
              <w:rPr>
                <w:b/>
                <w:bCs/>
                <w:lang w:val="en-US"/>
              </w:rPr>
              <w:t>3.a.i.2.</w:t>
            </w:r>
          </w:p>
        </w:tc>
        <w:tc>
          <w:tcPr>
            <w:tcW w:w="8232" w:type="dxa"/>
          </w:tcPr>
          <w:p w14:paraId="07F9CFAA" w14:textId="77777777" w:rsidR="00E67DD4" w:rsidRDefault="00E67DD4" w:rsidP="00D343CC">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D343CC">
        <w:tc>
          <w:tcPr>
            <w:tcW w:w="846" w:type="dxa"/>
          </w:tcPr>
          <w:p w14:paraId="4539A83A" w14:textId="77777777" w:rsidR="00E67DD4" w:rsidRPr="00F33B8C" w:rsidRDefault="00E67DD4" w:rsidP="00D343CC">
            <w:pPr>
              <w:spacing w:before="60" w:after="60"/>
              <w:rPr>
                <w:b/>
                <w:bCs/>
                <w:lang w:val="en-US"/>
              </w:rPr>
            </w:pPr>
            <w:r>
              <w:rPr>
                <w:b/>
                <w:bCs/>
                <w:lang w:val="en-US"/>
              </w:rPr>
              <w:t>3.b.</w:t>
            </w:r>
          </w:p>
        </w:tc>
        <w:tc>
          <w:tcPr>
            <w:tcW w:w="8232" w:type="dxa"/>
          </w:tcPr>
          <w:p w14:paraId="4FF791DC" w14:textId="77FBB545" w:rsidR="00E67DD4" w:rsidRDefault="00E67DD4" w:rsidP="00D343CC">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proofErr w:type="spellEnd"/>
            <w:r w:rsidR="00CC4988">
              <w:rPr>
                <w:rStyle w:val="FootnoteReference"/>
                <w:i/>
                <w:iCs/>
              </w:rPr>
              <w:footnoteReference w:id="8"/>
            </w:r>
          </w:p>
        </w:tc>
      </w:tr>
      <w:tr w:rsidR="00E67DD4" w14:paraId="526336C1" w14:textId="77777777" w:rsidTr="00D343CC">
        <w:tc>
          <w:tcPr>
            <w:tcW w:w="846" w:type="dxa"/>
          </w:tcPr>
          <w:p w14:paraId="07AA205A" w14:textId="77777777" w:rsidR="00E67DD4" w:rsidRPr="00F33B8C" w:rsidRDefault="00E67DD4" w:rsidP="00D343CC">
            <w:pPr>
              <w:spacing w:before="60" w:after="60"/>
              <w:rPr>
                <w:b/>
                <w:bCs/>
                <w:lang w:val="en-US"/>
              </w:rPr>
            </w:pPr>
            <w:r>
              <w:rPr>
                <w:b/>
                <w:bCs/>
                <w:lang w:val="en-US"/>
              </w:rPr>
              <w:t>3.c.</w:t>
            </w:r>
          </w:p>
        </w:tc>
        <w:tc>
          <w:tcPr>
            <w:tcW w:w="8232" w:type="dxa"/>
          </w:tcPr>
          <w:p w14:paraId="24A7BF50" w14:textId="77777777" w:rsidR="00E67DD4" w:rsidRDefault="00E67DD4" w:rsidP="00D343CC">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D343CC">
        <w:tc>
          <w:tcPr>
            <w:tcW w:w="846" w:type="dxa"/>
          </w:tcPr>
          <w:p w14:paraId="43386A06" w14:textId="77777777" w:rsidR="00E67DD4" w:rsidRPr="00F33B8C" w:rsidRDefault="00E67DD4" w:rsidP="00D343CC">
            <w:pPr>
              <w:spacing w:before="60" w:after="60"/>
              <w:rPr>
                <w:b/>
                <w:bCs/>
                <w:lang w:val="en-US"/>
              </w:rPr>
            </w:pPr>
            <w:r>
              <w:rPr>
                <w:b/>
                <w:bCs/>
                <w:lang w:val="en-US"/>
              </w:rPr>
              <w:t>3.c.i.</w:t>
            </w:r>
          </w:p>
        </w:tc>
        <w:tc>
          <w:tcPr>
            <w:tcW w:w="8232" w:type="dxa"/>
          </w:tcPr>
          <w:p w14:paraId="66482ED6" w14:textId="77777777" w:rsidR="00E67DD4" w:rsidRDefault="00E67DD4" w:rsidP="00D343CC">
            <w:pPr>
              <w:spacing w:before="60" w:after="60"/>
              <w:rPr>
                <w:lang w:val="en-US"/>
              </w:rPr>
            </w:pPr>
            <w:r>
              <w:t>Return the collected result</w:t>
            </w:r>
          </w:p>
        </w:tc>
      </w:tr>
      <w:tr w:rsidR="00E67DD4" w14:paraId="4E2DB930" w14:textId="77777777" w:rsidTr="00D343CC">
        <w:tc>
          <w:tcPr>
            <w:tcW w:w="846" w:type="dxa"/>
          </w:tcPr>
          <w:p w14:paraId="119F2FCB" w14:textId="77777777" w:rsidR="00E67DD4" w:rsidRPr="00F33B8C" w:rsidRDefault="00E67DD4" w:rsidP="00D343CC">
            <w:pPr>
              <w:spacing w:before="60" w:after="60"/>
              <w:rPr>
                <w:b/>
                <w:bCs/>
                <w:lang w:val="en-US"/>
              </w:rPr>
            </w:pPr>
            <w:r>
              <w:rPr>
                <w:b/>
                <w:bCs/>
                <w:lang w:val="en-US"/>
              </w:rPr>
              <w:t>4.</w:t>
            </w:r>
          </w:p>
        </w:tc>
        <w:tc>
          <w:tcPr>
            <w:tcW w:w="8232" w:type="dxa"/>
          </w:tcPr>
          <w:p w14:paraId="22F939DE" w14:textId="77777777" w:rsidR="00E67DD4" w:rsidRDefault="00E67DD4" w:rsidP="00D343CC">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CD8CF92" w14:textId="7F888778" w:rsidR="00E67DD4" w:rsidRPr="00AD5EEC" w:rsidRDefault="00AD5EEC" w:rsidP="00AD5EEC">
      <w:pPr>
        <w:pStyle w:val="ListParagraph"/>
        <w:numPr>
          <w:ilvl w:val="1"/>
          <w:numId w:val="216"/>
        </w:numPr>
        <w:rPr>
          <w:b/>
          <w:bCs/>
          <w:lang w:eastAsia="en-US"/>
        </w:rPr>
      </w:pPr>
      <w:r>
        <w:rPr>
          <w:b/>
          <w:bCs/>
          <w:lang w:eastAsia="en-US"/>
        </w:rPr>
        <w:t>Data display Algorithm</w:t>
      </w:r>
    </w:p>
    <w:p w14:paraId="0CF987B3" w14:textId="6A0C5706" w:rsidR="00AD5EEC" w:rsidRPr="00F94FB6" w:rsidRDefault="00AD5EEC" w:rsidP="00AD5EEC">
      <w:pPr>
        <w:pStyle w:val="ListParagraph"/>
        <w:numPr>
          <w:ilvl w:val="2"/>
          <w:numId w:val="216"/>
        </w:numPr>
        <w:rPr>
          <w:b/>
          <w:bCs/>
          <w:lang w:eastAsia="en-US"/>
        </w:rPr>
      </w:pPr>
      <w:r>
        <w:rPr>
          <w:b/>
          <w:bCs/>
          <w:lang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lang w:val="en-US"/>
        </w:rPr>
      </w:pPr>
      <w:r>
        <w:rPr>
          <w:noProof/>
          <w:lang w:val="en-US" w:eastAsia="en-US"/>
        </w:rPr>
        <w:lastRenderedPageBreak/>
        <mc:AlternateContent>
          <mc:Choice Requires="wps">
            <w:drawing>
              <wp:anchor distT="0" distB="0" distL="114300" distR="114300" simplePos="0" relativeHeight="251658241"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36" type="#_x0000_t202" style="position:absolute;margin-left:0;margin-top:29.85pt;width:2in;height:2in;z-index:251658241;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hvDKg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r w:rsidRPr="0040375C">
                        <w:rPr>
                          <w:i/>
                          <w:iCs/>
                        </w:rPr>
                        <w:t>projection</w:t>
                      </w:r>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r w:rsidRPr="0040375C">
                        <w:rPr>
                          <w:i/>
                          <w:iCs/>
                        </w:rPr>
                        <w:t>dataSets</w:t>
                      </w:r>
                      <w:r>
                        <w:t xml:space="preserve"> into </w:t>
                      </w:r>
                      <w:r w:rsidRPr="0040375C">
                        <w:rPr>
                          <w:i/>
                          <w:iCs/>
                        </w:rPr>
                        <w:t>dataCoverages</w:t>
                      </w:r>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r w:rsidRPr="005F1C39">
                        <w:rPr>
                          <w:i/>
                          <w:iCs/>
                        </w:rPr>
                        <w:t>dataCoverages</w:t>
                      </w:r>
                      <w:r>
                        <w:t xml:space="preserve"> by </w:t>
                      </w:r>
                      <w:r w:rsidRPr="0040375C">
                        <w:rPr>
                          <w:b/>
                          <w:bCs/>
                        </w:rPr>
                        <w:t>minimum display scale</w:t>
                      </w:r>
                      <w:r>
                        <w:rPr>
                          <w:b/>
                          <w:bCs/>
                        </w:rPr>
                        <w:t xml:space="preserve"> </w:t>
                      </w:r>
                      <w:r w:rsidRPr="0040375C">
                        <w:t xml:space="preserve">into </w:t>
                      </w:r>
                      <w:r w:rsidRPr="0040375C">
                        <w:rPr>
                          <w:i/>
                          <w:iCs/>
                        </w:rPr>
                        <w:t>sortedCoverages</w:t>
                      </w:r>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r w:rsidRPr="0040375C">
                        <w:rPr>
                          <w:i/>
                          <w:iCs/>
                        </w:rPr>
                        <w:t>dataCoverage</w:t>
                      </w:r>
                      <w:r>
                        <w:t xml:space="preserve"> in </w:t>
                      </w:r>
                      <w:r w:rsidRPr="0040375C">
                        <w:rPr>
                          <w:i/>
                          <w:iCs/>
                        </w:rPr>
                        <w:t>sortedCoverages</w:t>
                      </w:r>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dataCoverage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r w:rsidRPr="0040375C">
                        <w:rPr>
                          <w:i/>
                          <w:iCs/>
                        </w:rPr>
                        <w:t>obscuringCove</w:t>
                      </w:r>
                      <w:r>
                        <w:rPr>
                          <w:i/>
                          <w:iCs/>
                        </w:rPr>
                        <w:t>r</w:t>
                      </w:r>
                      <w:r w:rsidRPr="0040375C">
                        <w:rPr>
                          <w:i/>
                          <w:iCs/>
                        </w:rPr>
                        <w:t>age</w:t>
                      </w:r>
                      <w:r>
                        <w:t xml:space="preserve"> in </w:t>
                      </w:r>
                      <w:r w:rsidRPr="00487F8D">
                        <w:rPr>
                          <w:i/>
                          <w:iCs/>
                        </w:rPr>
                        <w:t>sortedCoverages</w:t>
                      </w:r>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obscuringCoverage &lt;&gt; dataCoverage </w:t>
                      </w:r>
                      <w:r w:rsidRPr="0040375C">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40375C">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r w:rsidRPr="0040375C">
                        <w:rPr>
                          <w:i/>
                          <w:iCs/>
                          <w:lang w:val="en-US"/>
                        </w:rPr>
                        <w:t>dataSets</w:t>
                      </w:r>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r w:rsidRPr="0040375C">
                        <w:rPr>
                          <w:rFonts w:ascii="Tahoma" w:hAnsi="Tahoma" w:cs="Tahoma"/>
                          <w:i/>
                          <w:iCs/>
                        </w:rPr>
                        <w:t>dataCoverage</w:t>
                      </w:r>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r w:rsidRPr="0040375C">
                        <w:rPr>
                          <w:rFonts w:ascii="Tahoma" w:hAnsi="Tahoma" w:cs="Tahoma"/>
                          <w:i/>
                          <w:iCs/>
                        </w:rPr>
                        <w:t>dataset.mask</w:t>
                      </w:r>
                      <w:r>
                        <w:rPr>
                          <w:rFonts w:ascii="Tahoma" w:hAnsi="Tahoma" w:cs="Tahoma"/>
                        </w:rPr>
                        <w:t xml:space="preserve"> = </w:t>
                      </w:r>
                      <w:r w:rsidRPr="0040375C">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40375C">
                        <w:rPr>
                          <w:rFonts w:ascii="Tahoma" w:hAnsi="Tahoma" w:cs="Tahoma"/>
                          <w:i/>
                          <w:iCs/>
                        </w:rPr>
                        <w:t>dataCoverage</w:t>
                      </w:r>
                      <w:r>
                        <w:rPr>
                          <w:rFonts w:ascii="Tahoma" w:hAnsi="Tahoma" w:cs="Tahoma"/>
                        </w:rPr>
                        <w:t>.</w:t>
                      </w:r>
                      <w:r w:rsidRPr="0040375C">
                        <w:rPr>
                          <w:rFonts w:ascii="Tahoma" w:hAnsi="Tahoma" w:cs="Tahoma"/>
                          <w:i/>
                          <w:iCs/>
                        </w:rPr>
                        <w:t>mask</w:t>
                      </w:r>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58243"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320" w:author="Jonathan Pritchard" w:date="2025-03-11T16:26:00Z" w16du:dateUtc="2025-03-11T16:26:00Z">
                              <w:r w:rsidR="004B1F0F">
                                <w:t xml:space="preserve">as </w:t>
                              </w:r>
                            </w:ins>
                            <w:r>
                              <w:rPr>
                                <w:lang w:val="en-US"/>
                              </w:rPr>
                              <w:t xml:space="preserve">per </w:t>
                            </w:r>
                            <w:ins w:id="2321" w:author="Jonathan Pritchard" w:date="2025-03-11T16:26:00Z" w16du:dateUtc="2025-03-11T16:26:00Z">
                              <w:r w:rsidR="004B1F0F">
                                <w:rPr>
                                  <w:lang w:val="en-US"/>
                                </w:rPr>
                                <w:t xml:space="preserve">Section </w:t>
                              </w:r>
                            </w:ins>
                            <w:del w:id="2322" w:author="Jonathan Pritchard" w:date="2025-03-10T07:55:00Z" w16du:dateUtc="2025-03-10T07:55:00Z">
                              <w:r w:rsidRPr="00A74A4F" w:rsidDel="00A74A4F">
                                <w:rPr>
                                  <w:i/>
                                  <w:iCs/>
                                  <w:highlight w:val="yellow"/>
                                  <w:lang w:val="en-US"/>
                                  <w:rPrChange w:id="2323" w:author="Jonathan Pritchard" w:date="2025-03-10T07:56:00Z" w16du:dateUtc="2025-03-10T07:56:00Z">
                                    <w:rPr>
                                      <w:i/>
                                      <w:iCs/>
                                      <w:lang w:val="en-US"/>
                                    </w:rPr>
                                  </w:rPrChange>
                                </w:rPr>
                                <w:delText>C-</w:delText>
                              </w:r>
                            </w:del>
                            <w:del w:id="2324" w:author="Jonathan Pritchard" w:date="2025-03-11T16:26:00Z" w16du:dateUtc="2025-03-11T16:26:00Z">
                              <w:r w:rsidRPr="00A74A4F" w:rsidDel="004B1F0F">
                                <w:rPr>
                                  <w:i/>
                                  <w:iCs/>
                                  <w:highlight w:val="yellow"/>
                                  <w:lang w:val="en-US"/>
                                  <w:rPrChange w:id="2325" w:author="Jonathan Pritchard" w:date="2025-03-10T07:56:00Z" w16du:dateUtc="2025-03-10T07:56:00Z">
                                    <w:rPr>
                                      <w:i/>
                                      <w:iCs/>
                                      <w:lang w:val="en-US"/>
                                    </w:rPr>
                                  </w:rPrChange>
                                </w:rPr>
                                <w:delText>15.3.1</w:delText>
                              </w:r>
                            </w:del>
                            <w:ins w:id="2326"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7" type="#_x0000_t202" style="position:absolute;margin-left:0;margin-top:46.15pt;width:2in;height:2in;z-index:251658243;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xfKwIAAFoEAAAOAAAAZHJzL2Uyb0RvYy54bWysVN9v2jAQfp+0/8Hy+0hgtGU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u6HhLVRHxMFBPyLe8rXC9I/MhxfmcCawP5zz8IyH1IA1wUmipAb362/30R+pQislLc5YSQ0uASX6&#13;&#10;u0EKv4yn0ziSSZne3E1QcdeW7bXF7JsVYJtj3CfLkxj9gx5E6aB5w2VYxjfRxAzHl0saBnEV+rnH&#13;&#10;ZeJiuUxOOISWhUezsTymHkB97d6YsyeyAvL8BMMssuIdZ71vjPR2uQ/IXCI0otxjegIfBzhxc1q2&#13;&#10;uCHXevK6/BIWvwE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nV/xf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27454A1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ins w:id="2327" w:author="Jonathan Pritchard" w:date="2025-03-11T16:26:00Z" w16du:dateUtc="2025-03-11T16:26:00Z">
                        <w:r w:rsidR="004B1F0F">
                          <w:t xml:space="preserve">as </w:t>
                        </w:r>
                      </w:ins>
                      <w:r>
                        <w:rPr>
                          <w:lang w:val="en-US"/>
                        </w:rPr>
                        <w:t xml:space="preserve">per </w:t>
                      </w:r>
                      <w:ins w:id="2328" w:author="Jonathan Pritchard" w:date="2025-03-11T16:26:00Z" w16du:dateUtc="2025-03-11T16:26:00Z">
                        <w:r w:rsidR="004B1F0F">
                          <w:rPr>
                            <w:lang w:val="en-US"/>
                          </w:rPr>
                          <w:t xml:space="preserve">Section </w:t>
                        </w:r>
                      </w:ins>
                      <w:del w:id="2329" w:author="Jonathan Pritchard" w:date="2025-03-10T07:55:00Z" w16du:dateUtc="2025-03-10T07:55:00Z">
                        <w:r w:rsidRPr="00A74A4F" w:rsidDel="00A74A4F">
                          <w:rPr>
                            <w:i/>
                            <w:iCs/>
                            <w:highlight w:val="yellow"/>
                            <w:lang w:val="en-US"/>
                            <w:rPrChange w:id="2330" w:author="Jonathan Pritchard" w:date="2025-03-10T07:56:00Z" w16du:dateUtc="2025-03-10T07:56:00Z">
                              <w:rPr>
                                <w:i/>
                                <w:iCs/>
                                <w:lang w:val="en-US"/>
                              </w:rPr>
                            </w:rPrChange>
                          </w:rPr>
                          <w:delText>C-</w:delText>
                        </w:r>
                      </w:del>
                      <w:del w:id="2331" w:author="Jonathan Pritchard" w:date="2025-03-11T16:26:00Z" w16du:dateUtc="2025-03-11T16:26:00Z">
                        <w:r w:rsidRPr="00A74A4F" w:rsidDel="004B1F0F">
                          <w:rPr>
                            <w:i/>
                            <w:iCs/>
                            <w:highlight w:val="yellow"/>
                            <w:lang w:val="en-US"/>
                            <w:rPrChange w:id="2332" w:author="Jonathan Pritchard" w:date="2025-03-10T07:56:00Z" w16du:dateUtc="2025-03-10T07:56:00Z">
                              <w:rPr>
                                <w:i/>
                                <w:iCs/>
                                <w:lang w:val="en-US"/>
                              </w:rPr>
                            </w:rPrChange>
                          </w:rPr>
                          <w:delText>15.3.1</w:delText>
                        </w:r>
                      </w:del>
                      <w:ins w:id="2333" w:author="Jonathan Pritchard" w:date="2025-03-11T16:26:00Z" w16du:dateUtc="2025-03-11T16:26:00Z">
                        <w:r w:rsidR="004B1F0F">
                          <w:rPr>
                            <w:i/>
                            <w:iCs/>
                            <w:lang w:val="en-US"/>
                          </w:rPr>
                          <w:t>12.5.1</w:t>
                        </w:r>
                      </w:ins>
                      <w:r w:rsidRPr="00CD5710">
                        <w:rPr>
                          <w:i/>
                          <w:iCs/>
                          <w:lang w:val="en-US"/>
                        </w:rPr>
                        <w:t xml:space="preserve">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r w:rsidRPr="0040375C">
                        <w:rPr>
                          <w:i/>
                          <w:iCs/>
                        </w:rPr>
                        <w:t>dataSets</w:t>
                      </w:r>
                      <w:r>
                        <w:t xml:space="preserve"> into </w:t>
                      </w:r>
                      <w:r>
                        <w:rPr>
                          <w:i/>
                          <w:iCs/>
                        </w:rPr>
                        <w:t>drawingInstructions.</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r>
                        <w:rPr>
                          <w:i/>
                          <w:iCs/>
                        </w:rPr>
                        <w:t>drawingInstructions</w:t>
                      </w:r>
                      <w:r>
                        <w:t xml:space="preserve"> by </w:t>
                      </w:r>
                      <w:r w:rsidRPr="0040375C">
                        <w:rPr>
                          <w:b/>
                          <w:bCs/>
                        </w:rPr>
                        <w:t>drawing priority</w:t>
                      </w:r>
                      <w:r>
                        <w:rPr>
                          <w:b/>
                          <w:bCs/>
                        </w:rPr>
                        <w:t xml:space="preserve"> </w:t>
                      </w:r>
                      <w:r w:rsidRPr="0040375C">
                        <w:t xml:space="preserve">into </w:t>
                      </w:r>
                      <w:r>
                        <w:rPr>
                          <w:i/>
                          <w:iCs/>
                        </w:rPr>
                        <w:t>sortedInstructions</w:t>
                      </w:r>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r w:rsidRPr="0040375C">
                        <w:rPr>
                          <w:i/>
                          <w:iCs/>
                        </w:rPr>
                        <w:t>drawing</w:t>
                      </w:r>
                      <w:r>
                        <w:rPr>
                          <w:i/>
                          <w:iCs/>
                        </w:rPr>
                        <w:t>Instruction</w:t>
                      </w:r>
                      <w:r>
                        <w:t xml:space="preserve"> in </w:t>
                      </w:r>
                      <w:r>
                        <w:rPr>
                          <w:i/>
                          <w:iCs/>
                        </w:rPr>
                        <w:t>sortedInstructions</w:t>
                      </w:r>
                    </w:p>
                    <w:p w14:paraId="42B1F3B3" w14:textId="77777777" w:rsidR="00E67DD4" w:rsidRDefault="00E67DD4" w:rsidP="00E67DD4">
                      <w:pPr>
                        <w:pStyle w:val="ListParagraph"/>
                        <w:numPr>
                          <w:ilvl w:val="1"/>
                          <w:numId w:val="149"/>
                        </w:numPr>
                        <w:spacing w:after="120" w:line="240" w:lineRule="auto"/>
                        <w:contextualSpacing/>
                        <w:jc w:val="both"/>
                        <w:rPr>
                          <w:lang w:val="en-US"/>
                        </w:rPr>
                      </w:pPr>
                      <w:r w:rsidRPr="0040375C">
                        <w:rPr>
                          <w:i/>
                          <w:iCs/>
                          <w:lang w:val="en-US"/>
                        </w:rPr>
                        <w:t>RenderInstruction</w:t>
                      </w:r>
                      <w:r>
                        <w:rPr>
                          <w:lang w:val="en-US"/>
                        </w:rPr>
                        <w:t>(</w:t>
                      </w:r>
                      <w:r w:rsidRPr="00487F8D">
                        <w:rPr>
                          <w:i/>
                          <w:iCs/>
                        </w:rPr>
                        <w:t>drawing</w:t>
                      </w:r>
                      <w:r>
                        <w:rPr>
                          <w:i/>
                          <w:iCs/>
                        </w:rPr>
                        <w:t>Instruction</w:t>
                      </w:r>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r w:rsidRPr="0040375C">
                        <w:rPr>
                          <w:i/>
                          <w:iCs/>
                          <w:sz w:val="18"/>
                          <w:szCs w:val="18"/>
                          <w:lang w:val="en-US"/>
                        </w:rPr>
                        <w:t>viewingGroup(s)</w:t>
                      </w:r>
                      <w:r w:rsidRPr="0040375C">
                        <w:rPr>
                          <w:sz w:val="18"/>
                          <w:szCs w:val="18"/>
                          <w:lang w:val="en-US"/>
                        </w:rPr>
                        <w:t xml:space="preserve">, </w:t>
                      </w:r>
                      <w:r w:rsidRPr="0040375C">
                        <w:rPr>
                          <w:i/>
                          <w:iCs/>
                          <w:sz w:val="18"/>
                          <w:szCs w:val="18"/>
                          <w:lang w:val="en-US"/>
                        </w:rPr>
                        <w:t>scaleMinimum</w:t>
                      </w:r>
                      <w:r w:rsidRPr="0040375C">
                        <w:rPr>
                          <w:sz w:val="18"/>
                          <w:szCs w:val="18"/>
                          <w:lang w:val="en-US"/>
                        </w:rPr>
                        <w:t xml:space="preserve">, </w:t>
                      </w:r>
                      <w:r w:rsidRPr="0040375C">
                        <w:rPr>
                          <w:i/>
                          <w:iCs/>
                          <w:sz w:val="18"/>
                          <w:szCs w:val="18"/>
                          <w:lang w:val="en-US"/>
                        </w:rPr>
                        <w:t>scaleMaximum,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00615C3F" w14:textId="77777777" w:rsidR="0033096A" w:rsidRDefault="0033096A" w:rsidP="0033096A">
      <w:pPr>
        <w:rPr>
          <w:lang w:eastAsia="en-US"/>
        </w:rPr>
      </w:pPr>
    </w:p>
    <w:p w14:paraId="6928E23D" w14:textId="77777777" w:rsidR="0033096A" w:rsidRDefault="0033096A" w:rsidP="0033096A">
      <w:pPr>
        <w:rPr>
          <w:lang w:eastAsia="en-US"/>
        </w:rPr>
      </w:pPr>
    </w:p>
    <w:p w14:paraId="190D3B3B" w14:textId="3E87F225" w:rsidR="0033096A" w:rsidRPr="00F94FB6" w:rsidRDefault="0033096A" w:rsidP="0033096A">
      <w:pPr>
        <w:pStyle w:val="ListParagraph"/>
        <w:numPr>
          <w:ilvl w:val="1"/>
          <w:numId w:val="216"/>
        </w:numPr>
        <w:rPr>
          <w:b/>
          <w:bCs/>
          <w:lang w:eastAsia="en-US"/>
        </w:rPr>
      </w:pPr>
      <w:r>
        <w:rPr>
          <w:b/>
          <w:bCs/>
          <w:lang w:eastAsia="en-US"/>
        </w:rPr>
        <w:lastRenderedPageBreak/>
        <w:t xml:space="preserve">The </w:t>
      </w:r>
      <w:proofErr w:type="spellStart"/>
      <w:r>
        <w:rPr>
          <w:b/>
          <w:bCs/>
          <w:lang w:eastAsia="en-US"/>
        </w:rPr>
        <w:t>RenderInstruction</w:t>
      </w:r>
      <w:proofErr w:type="spellEnd"/>
      <w:r>
        <w:rPr>
          <w:b/>
          <w:bCs/>
          <w:lang w:eastAsia="en-US"/>
        </w:rPr>
        <w:t xml:space="preserve"> 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mc:AlternateContent>
          <mc:Choice Requires="wps">
            <w:drawing>
              <wp:anchor distT="0" distB="0" distL="114300" distR="114300" simplePos="0" relativeHeight="251658245"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8" type="#_x0000_t202" style="position:absolute;margin-left:92.8pt;margin-top:11.7pt;width:2in;height:2in;z-index:251658245;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HLM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2dDwFqoj4uCgHxFv+Vph+kfmwwtzOBPYH855eMZDasCa4CRRUoP79bf76I9UoZWSFmespAaXgBL9&#13;&#10;3SCFd+PpNI5kUqY3XyaouGvL9tpi9s0KsM0x7pPlSYz+QQ+idNC84TIs45toYobjyyUNg7gK/dzj&#13;&#10;MnGxXCYnHELLwqPZWB5TD6C+dm/M2RNZAXl+gmEWWfGOs943Rnq73AdkLhEaUe4xPYGPA5y4OS1b&#13;&#10;3JBrPXldfgm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B3HLMD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r w:rsidRPr="0040375C">
                        <w:rPr>
                          <w:i/>
                          <w:iCs/>
                          <w:lang w:val="en-US"/>
                        </w:rPr>
                        <w:t>isPoint</w:t>
                      </w:r>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r w:rsidRPr="0040375C">
                        <w:rPr>
                          <w:i/>
                          <w:iCs/>
                          <w:lang w:val="en-US"/>
                        </w:rPr>
                        <w:t>drawingInstruction</w:t>
                      </w:r>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r w:rsidRPr="0040375C">
                        <w:rPr>
                          <w:i/>
                          <w:iCs/>
                          <w:lang w:val="en-US"/>
                        </w:rPr>
                        <w:t>isPoint</w:t>
                      </w:r>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r w:rsidRPr="0040375C">
                        <w:rPr>
                          <w:i/>
                          <w:iCs/>
                          <w:lang w:val="en-US"/>
                        </w:rPr>
                        <w:t>drawingInstruction</w:t>
                      </w:r>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r w:rsidRPr="0040375C">
                        <w:rPr>
                          <w:i/>
                          <w:iCs/>
                          <w:lang w:val="en-US"/>
                        </w:rPr>
                        <w:t>isPoint</w:t>
                      </w:r>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r w:rsidRPr="0040375C">
                        <w:rPr>
                          <w:i/>
                          <w:iCs/>
                          <w:lang w:val="en-US"/>
                        </w:rPr>
                        <w:t>isPoint</w:t>
                      </w:r>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pPr>
        <w:rPr>
          <w:lang w:val="en-US"/>
        </w:rPr>
        <w:pPrChange w:id="2334" w:author="Jonathan Pritchard" w:date="2025-03-20T10:45:00Z" w16du:dateUtc="2025-03-20T10:45:00Z">
          <w:pPr>
            <w:pStyle w:val="Heading2"/>
            <w:numPr>
              <w:ilvl w:val="0"/>
              <w:numId w:val="0"/>
            </w:numPr>
            <w:ind w:left="0" w:firstLine="0"/>
          </w:pPr>
        </w:pPrChange>
      </w:pPr>
    </w:p>
    <w:p w14:paraId="42A5AC86" w14:textId="426EBCC9" w:rsidR="0065597A" w:rsidRPr="00A527F0" w:rsidRDefault="0065597A">
      <w:r w:rsidRPr="00A527F0">
        <w:br w:type="page"/>
      </w:r>
    </w:p>
    <w:p w14:paraId="37491CD4" w14:textId="33C1F0FE" w:rsidR="0065597A" w:rsidRPr="00A527F0" w:rsidRDefault="0065597A" w:rsidP="0065597A">
      <w:pPr>
        <w:pStyle w:val="Heading1"/>
        <w:numPr>
          <w:ilvl w:val="0"/>
          <w:numId w:val="0"/>
        </w:numPr>
        <w:spacing w:before="0" w:after="0"/>
        <w:ind w:left="2127" w:right="2160"/>
        <w:jc w:val="center"/>
      </w:pPr>
      <w:bookmarkStart w:id="2335" w:name="_Toc188968707"/>
      <w:commentRangeStart w:id="2336"/>
      <w:r w:rsidRPr="00A527F0">
        <w:lastRenderedPageBreak/>
        <w:t xml:space="preserve">Appendix </w:t>
      </w:r>
      <w:r w:rsidR="00E93146">
        <w:t>F</w:t>
      </w:r>
      <w:r w:rsidRPr="00A527F0">
        <w:t xml:space="preserve"> – GML Coverage Polygons</w:t>
      </w:r>
      <w:bookmarkEnd w:id="2335"/>
      <w:commentRangeEnd w:id="2336"/>
      <w:r w:rsidR="003C1FB1">
        <w:rPr>
          <w:rStyle w:val="CommentReference"/>
          <w:rFonts w:eastAsia="MS Mincho"/>
          <w:b w:val="0"/>
          <w:bCs w:val="0"/>
        </w:rPr>
        <w:commentReference w:id="2336"/>
      </w:r>
    </w:p>
    <w:p w14:paraId="0AE3D2F3" w14:textId="77777777" w:rsidR="0065597A" w:rsidRPr="00A527F0" w:rsidRDefault="0065597A" w:rsidP="0065597A">
      <w:pPr>
        <w:spacing w:after="120" w:line="240" w:lineRule="auto"/>
      </w:pPr>
    </w:p>
    <w:p w14:paraId="61207743" w14:textId="51EFA3BC" w:rsidR="0065597A" w:rsidRPr="00A527F0" w:rsidRDefault="0065597A" w:rsidP="00FD4BD6">
      <w:pPr>
        <w:pStyle w:val="Heading1"/>
        <w:numPr>
          <w:ilvl w:val="0"/>
          <w:numId w:val="235"/>
        </w:numPr>
      </w:pPr>
      <w:bookmarkStart w:id="2337" w:name="_Toc188968708"/>
      <w:r w:rsidRPr="00A527F0">
        <w:t>GML Coverage Polygons</w:t>
      </w:r>
      <w:bookmarkEnd w:id="2337"/>
    </w:p>
    <w:p w14:paraId="10AD9221" w14:textId="2C7C83B0" w:rsidR="0065597A" w:rsidRPr="00A527F0" w:rsidRDefault="0065597A" w:rsidP="00FD4BD6">
      <w:pPr>
        <w:pStyle w:val="Heading2"/>
        <w:numPr>
          <w:ilvl w:val="1"/>
          <w:numId w:val="235"/>
        </w:numPr>
      </w:pPr>
      <w:bookmarkStart w:id="2338" w:name="_Toc188968709"/>
      <w:r w:rsidRPr="00A527F0">
        <w:t>Introduction</w:t>
      </w:r>
      <w:bookmarkEnd w:id="2338"/>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4C4F6BF7" w:rsidR="00DB785B" w:rsidRPr="00A527F0" w:rsidDel="00B70E86" w:rsidRDefault="00DB785B" w:rsidP="00700B73">
      <w:pPr>
        <w:jc w:val="both"/>
        <w:rPr>
          <w:del w:id="2339" w:author="Jonathan Pritchard" w:date="2025-03-07T18:22:00Z" w16du:dateUtc="2025-03-07T18:22:00Z"/>
        </w:rPr>
      </w:pPr>
      <w:del w:id="2340" w:author="Jonathan Pritchard" w:date="2025-03-07T18:22:00Z" w16du:dateUtc="2025-03-07T18:22:00Z">
        <w:r w:rsidRPr="00A527F0" w:rsidDel="00B70E86">
          <w:delText>In order to simplify the job of S-100 implementers for CATALOG.XML the only requirement is for a representation which encodes a simple, connected polygon with a single exterior and 0 or more holes.</w:delText>
        </w:r>
      </w:del>
    </w:p>
    <w:p w14:paraId="358C2E04" w14:textId="6E850449" w:rsidR="0065597A" w:rsidRPr="00A527F0" w:rsidRDefault="0065597A" w:rsidP="00FD4BD6">
      <w:pPr>
        <w:pStyle w:val="Heading2"/>
        <w:numPr>
          <w:ilvl w:val="1"/>
          <w:numId w:val="235"/>
        </w:numPr>
      </w:pPr>
      <w:bookmarkStart w:id="2341" w:name="_Toc188968710"/>
      <w:r w:rsidRPr="00A527F0">
        <w:t>Specification</w:t>
      </w:r>
      <w:bookmarkEnd w:id="2341"/>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5B0C9D7C"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commentRangeStart w:id="2342"/>
      <w:proofErr w:type="spellStart"/>
      <w:r w:rsidR="00453F8F" w:rsidRPr="00286F41">
        <w:rPr>
          <w:rFonts w:ascii="Consolas" w:hAnsi="Consolas" w:cs="Calibri"/>
          <w:b/>
          <w:bCs/>
          <w:color w:val="174E86"/>
          <w:sz w:val="18"/>
          <w:szCs w:val="18"/>
          <w:highlight w:val="yellow"/>
          <w:bdr w:val="none" w:sz="0" w:space="0" w:color="auto" w:frame="1"/>
          <w:rPrChange w:id="2343" w:author="jon pritchard" w:date="2025-03-25T11:52:00Z" w16du:dateUtc="2025-03-25T10:52:00Z">
            <w:rPr>
              <w:rFonts w:ascii="Consolas" w:hAnsi="Consolas" w:cs="Calibri"/>
              <w:b/>
              <w:bCs/>
              <w:color w:val="174E86"/>
              <w:sz w:val="18"/>
              <w:szCs w:val="18"/>
              <w:bdr w:val="none" w:sz="0" w:space="0" w:color="auto" w:frame="1"/>
            </w:rPr>
          </w:rPrChange>
        </w:rPr>
        <w:t>urn:ogc:def:crs:EPSG</w:t>
      </w:r>
      <w:proofErr w:type="spellEnd"/>
      <w:r w:rsidR="00453F8F" w:rsidRPr="00286F41">
        <w:rPr>
          <w:rFonts w:ascii="Consolas" w:hAnsi="Consolas" w:cs="Calibri"/>
          <w:b/>
          <w:bCs/>
          <w:color w:val="174E86"/>
          <w:sz w:val="18"/>
          <w:szCs w:val="18"/>
          <w:highlight w:val="yellow"/>
          <w:bdr w:val="none" w:sz="0" w:space="0" w:color="auto" w:frame="1"/>
          <w:rPrChange w:id="2344" w:author="jon pritchard" w:date="2025-03-25T11:52:00Z" w16du:dateUtc="2025-03-25T10:52:00Z">
            <w:rPr>
              <w:rFonts w:ascii="Consolas" w:hAnsi="Consolas" w:cs="Calibri"/>
              <w:b/>
              <w:bCs/>
              <w:color w:val="174E86"/>
              <w:sz w:val="18"/>
              <w:szCs w:val="18"/>
              <w:bdr w:val="none" w:sz="0" w:space="0" w:color="auto" w:frame="1"/>
            </w:rPr>
          </w:rPrChange>
        </w:rPr>
        <w:t>:</w:t>
      </w:r>
      <w:ins w:id="2345" w:author="jon pritchard" w:date="2025-03-25T11:51:00Z" w16du:dateUtc="2025-03-25T10:51:00Z">
        <w:r w:rsidR="00EE0CB3" w:rsidRPr="00286F41">
          <w:rPr>
            <w:rFonts w:ascii="Consolas" w:hAnsi="Consolas" w:cs="Calibri"/>
            <w:b/>
            <w:bCs/>
            <w:color w:val="174E86"/>
            <w:sz w:val="18"/>
            <w:szCs w:val="18"/>
            <w:highlight w:val="yellow"/>
            <w:bdr w:val="none" w:sz="0" w:space="0" w:color="auto" w:frame="1"/>
            <w:rPrChange w:id="2346" w:author="jon pritchard" w:date="2025-03-25T11:52:00Z" w16du:dateUtc="2025-03-25T10:52:00Z">
              <w:rPr>
                <w:rFonts w:ascii="Consolas" w:hAnsi="Consolas" w:cs="Calibri"/>
                <w:b/>
                <w:bCs/>
                <w:color w:val="174E86"/>
                <w:sz w:val="18"/>
                <w:szCs w:val="18"/>
                <w:bdr w:val="none" w:sz="0" w:space="0" w:color="auto" w:frame="1"/>
              </w:rPr>
            </w:rPrChange>
          </w:rPr>
          <w:t>:</w:t>
        </w:r>
      </w:ins>
      <w:r w:rsidR="00453F8F" w:rsidRPr="00286F41">
        <w:rPr>
          <w:rFonts w:ascii="Consolas" w:hAnsi="Consolas" w:cs="Calibri"/>
          <w:b/>
          <w:bCs/>
          <w:color w:val="174E86"/>
          <w:sz w:val="18"/>
          <w:szCs w:val="18"/>
          <w:highlight w:val="yellow"/>
          <w:bdr w:val="none" w:sz="0" w:space="0" w:color="auto" w:frame="1"/>
          <w:rPrChange w:id="2347" w:author="jon pritchard" w:date="2025-03-25T11:52:00Z" w16du:dateUtc="2025-03-25T10:52:00Z">
            <w:rPr>
              <w:rFonts w:ascii="Consolas" w:hAnsi="Consolas" w:cs="Calibri"/>
              <w:b/>
              <w:bCs/>
              <w:color w:val="174E86"/>
              <w:sz w:val="18"/>
              <w:szCs w:val="18"/>
              <w:bdr w:val="none" w:sz="0" w:space="0" w:color="auto" w:frame="1"/>
            </w:rPr>
          </w:rPrChange>
        </w:rPr>
        <w:t>4326</w:t>
      </w:r>
      <w:r w:rsidR="00453F8F" w:rsidRPr="00453F8F" w:rsidDel="00453F8F">
        <w:rPr>
          <w:rFonts w:ascii="Consolas" w:hAnsi="Consolas" w:cs="Calibri"/>
          <w:b/>
          <w:bCs/>
          <w:color w:val="174E86"/>
          <w:sz w:val="18"/>
          <w:szCs w:val="18"/>
          <w:bdr w:val="none" w:sz="0" w:space="0" w:color="auto" w:frame="1"/>
        </w:rPr>
        <w:t xml:space="preserve"> </w:t>
      </w:r>
      <w:commentRangeEnd w:id="2342"/>
      <w:r w:rsidR="00286F41">
        <w:rPr>
          <w:rStyle w:val="CommentReference"/>
          <w:rFonts w:ascii="Arial" w:eastAsia="MS Mincho" w:hAnsi="Arial"/>
          <w:szCs w:val="20"/>
          <w:lang w:eastAsia="ja-JP"/>
        </w:rPr>
        <w:commentReference w:id="2342"/>
      </w:r>
      <w:r w:rsidRPr="00A527F0">
        <w:rPr>
          <w:rFonts w:ascii="Consolas" w:hAnsi="Consolas" w:cs="Calibri"/>
          <w:b/>
          <w:bCs/>
          <w:color w:val="174E86"/>
          <w:sz w:val="18"/>
          <w:szCs w:val="18"/>
          <w:bdr w:val="none" w:sz="0" w:space="0" w:color="auto" w:frame="1"/>
        </w:rPr>
        <w:t>"&gt;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2EABE3EB"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w:t>
      </w:r>
      <w:proofErr w:type="spellStart"/>
      <w:r w:rsidR="00453F8F" w:rsidRPr="00286F41">
        <w:rPr>
          <w:rFonts w:ascii="Consolas" w:hAnsi="Consolas" w:cs="Calibri"/>
          <w:b/>
          <w:bCs/>
          <w:color w:val="174E86"/>
          <w:sz w:val="18"/>
          <w:szCs w:val="18"/>
          <w:highlight w:val="yellow"/>
          <w:bdr w:val="none" w:sz="0" w:space="0" w:color="auto" w:frame="1"/>
          <w:rPrChange w:id="2348" w:author="jon pritchard" w:date="2025-03-25T11:52:00Z" w16du:dateUtc="2025-03-25T10:52:00Z">
            <w:rPr>
              <w:rFonts w:ascii="Consolas" w:hAnsi="Consolas" w:cs="Calibri"/>
              <w:b/>
              <w:bCs/>
              <w:color w:val="174E86"/>
              <w:sz w:val="18"/>
              <w:szCs w:val="18"/>
              <w:bdr w:val="none" w:sz="0" w:space="0" w:color="auto" w:frame="1"/>
            </w:rPr>
          </w:rPrChange>
        </w:rPr>
        <w:t>urn:ogc:def:crs:EPSG</w:t>
      </w:r>
      <w:proofErr w:type="spellEnd"/>
      <w:r w:rsidR="00453F8F" w:rsidRPr="00286F41">
        <w:rPr>
          <w:rFonts w:ascii="Consolas" w:hAnsi="Consolas" w:cs="Calibri"/>
          <w:b/>
          <w:bCs/>
          <w:color w:val="174E86"/>
          <w:sz w:val="18"/>
          <w:szCs w:val="18"/>
          <w:highlight w:val="yellow"/>
          <w:bdr w:val="none" w:sz="0" w:space="0" w:color="auto" w:frame="1"/>
          <w:rPrChange w:id="2349" w:author="jon pritchard" w:date="2025-03-25T11:52:00Z" w16du:dateUtc="2025-03-25T10:52:00Z">
            <w:rPr>
              <w:rFonts w:ascii="Consolas" w:hAnsi="Consolas" w:cs="Calibri"/>
              <w:b/>
              <w:bCs/>
              <w:color w:val="174E86"/>
              <w:sz w:val="18"/>
              <w:szCs w:val="18"/>
              <w:bdr w:val="none" w:sz="0" w:space="0" w:color="auto" w:frame="1"/>
            </w:rPr>
          </w:rPrChange>
        </w:rPr>
        <w:t>:</w:t>
      </w:r>
      <w:ins w:id="2350" w:author="jon pritchard" w:date="2025-03-25T11:51:00Z" w16du:dateUtc="2025-03-25T10:51:00Z">
        <w:r w:rsidR="00EE0CB3" w:rsidRPr="00286F41">
          <w:rPr>
            <w:rFonts w:ascii="Consolas" w:hAnsi="Consolas" w:cs="Calibri"/>
            <w:b/>
            <w:bCs/>
            <w:color w:val="174E86"/>
            <w:sz w:val="18"/>
            <w:szCs w:val="18"/>
            <w:highlight w:val="yellow"/>
            <w:bdr w:val="none" w:sz="0" w:space="0" w:color="auto" w:frame="1"/>
            <w:rPrChange w:id="2351" w:author="jon pritchard" w:date="2025-03-25T11:52:00Z" w16du:dateUtc="2025-03-25T10:52:00Z">
              <w:rPr>
                <w:rFonts w:ascii="Consolas" w:hAnsi="Consolas" w:cs="Calibri"/>
                <w:b/>
                <w:bCs/>
                <w:color w:val="174E86"/>
                <w:sz w:val="18"/>
                <w:szCs w:val="18"/>
                <w:bdr w:val="none" w:sz="0" w:space="0" w:color="auto" w:frame="1"/>
              </w:rPr>
            </w:rPrChange>
          </w:rPr>
          <w:t>:</w:t>
        </w:r>
      </w:ins>
      <w:r w:rsidR="00453F8F" w:rsidRPr="00286F41">
        <w:rPr>
          <w:rFonts w:ascii="Consolas" w:hAnsi="Consolas" w:cs="Calibri"/>
          <w:b/>
          <w:bCs/>
          <w:color w:val="174E86"/>
          <w:sz w:val="18"/>
          <w:szCs w:val="18"/>
          <w:highlight w:val="yellow"/>
          <w:bdr w:val="none" w:sz="0" w:space="0" w:color="auto" w:frame="1"/>
          <w:rPrChange w:id="2352" w:author="jon pritchard" w:date="2025-03-25T11:52:00Z" w16du:dateUtc="2025-03-25T10:52:00Z">
            <w:rPr>
              <w:rFonts w:ascii="Consolas" w:hAnsi="Consolas" w:cs="Calibri"/>
              <w:b/>
              <w:bCs/>
              <w:color w:val="174E86"/>
              <w:sz w:val="18"/>
              <w:szCs w:val="18"/>
              <w:bdr w:val="none" w:sz="0" w:space="0" w:color="auto" w:frame="1"/>
            </w:rPr>
          </w:rPrChange>
        </w:rPr>
        <w:t>4326</w:t>
      </w:r>
      <w:r w:rsidR="00453F8F" w:rsidRPr="00453F8F" w:rsidDel="00453F8F">
        <w:rPr>
          <w:rFonts w:ascii="Consolas" w:hAnsi="Consolas" w:cs="Calibri"/>
          <w:b/>
          <w:bCs/>
          <w:color w:val="174E86"/>
          <w:sz w:val="18"/>
          <w:szCs w:val="18"/>
          <w:bdr w:val="none" w:sz="0" w:space="0" w:color="auto" w:frame="1"/>
        </w:rPr>
        <w:t xml:space="preserve"> </w:t>
      </w:r>
      <w:r w:rsidRPr="00A527F0">
        <w:rPr>
          <w:rFonts w:ascii="Consolas" w:hAnsi="Consolas" w:cs="Calibri"/>
          <w:b/>
          <w:bCs/>
          <w:color w:val="174E86"/>
          <w:sz w:val="18"/>
          <w:szCs w:val="18"/>
          <w:bdr w:val="none" w:sz="0" w:space="0" w:color="auto" w:frame="1"/>
        </w:rPr>
        <w:t>"&gt;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0D515EAB"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w:t>
      </w:r>
      <w:r w:rsidR="00453F8F" w:rsidRPr="00453F8F">
        <w:t>urn:ogc:def:crs:EPSG:4326</w:t>
      </w:r>
      <w:r w:rsidR="00453F8F" w:rsidRPr="00453F8F" w:rsidDel="00453F8F">
        <w:t xml:space="preserve"> </w:t>
      </w:r>
      <w:r w:rsidRPr="00A527F0">
        <w:t>) with a single exterior element and optional (i.e. 0 or more ) interior elements. Each exterior or optional interior is a Linear Ring with &gt;=4 coordinate pairs</w:t>
      </w:r>
      <w:r w:rsidR="00494CD1">
        <w:t xml:space="preserve"> </w:t>
      </w:r>
      <w:commentRangeStart w:id="2353"/>
      <w:r w:rsidR="00494CD1">
        <w:t xml:space="preserve">expressed as a single space separated </w:t>
      </w:r>
      <w:proofErr w:type="spellStart"/>
      <w:r w:rsidR="00494CD1">
        <w:t>posList</w:t>
      </w:r>
      <w:commentRangeEnd w:id="2353"/>
      <w:proofErr w:type="spellEnd"/>
      <w:r w:rsidR="00BB00A4">
        <w:rPr>
          <w:rStyle w:val="CommentReference"/>
        </w:rPr>
        <w:commentReference w:id="2353"/>
      </w:r>
      <w:r w:rsidRPr="00A527F0">
        <w:t xml:space="preserve">, with the first and last coordinate pair being identical, i.e. the Linear Ring is closed. Coordinate order is as per </w:t>
      </w:r>
      <w:proofErr w:type="spellStart"/>
      <w:r w:rsidR="00453F8F" w:rsidRPr="00286F41">
        <w:rPr>
          <w:highlight w:val="yellow"/>
          <w:rPrChange w:id="2354" w:author="jon pritchard" w:date="2025-03-25T11:52:00Z" w16du:dateUtc="2025-03-25T10:52:00Z">
            <w:rPr/>
          </w:rPrChange>
        </w:rPr>
        <w:t>urn:ogc:def:crs:EPSG</w:t>
      </w:r>
      <w:proofErr w:type="spellEnd"/>
      <w:r w:rsidR="00453F8F" w:rsidRPr="00286F41">
        <w:rPr>
          <w:highlight w:val="yellow"/>
          <w:rPrChange w:id="2355" w:author="jon pritchard" w:date="2025-03-25T11:52:00Z" w16du:dateUtc="2025-03-25T10:52:00Z">
            <w:rPr/>
          </w:rPrChange>
        </w:rPr>
        <w:t>:</w:t>
      </w:r>
      <w:ins w:id="2356" w:author="jon pritchard" w:date="2025-03-25T11:51:00Z" w16du:dateUtc="2025-03-25T10:51:00Z">
        <w:r w:rsidR="00BD0680" w:rsidRPr="00286F41">
          <w:rPr>
            <w:highlight w:val="yellow"/>
            <w:rPrChange w:id="2357" w:author="jon pritchard" w:date="2025-03-25T11:52:00Z" w16du:dateUtc="2025-03-25T10:52:00Z">
              <w:rPr/>
            </w:rPrChange>
          </w:rPr>
          <w:t>:</w:t>
        </w:r>
      </w:ins>
      <w:r w:rsidR="00453F8F" w:rsidRPr="00286F41">
        <w:rPr>
          <w:highlight w:val="yellow"/>
          <w:rPrChange w:id="2358" w:author="jon pritchard" w:date="2025-03-25T11:52:00Z" w16du:dateUtc="2025-03-25T10:52:00Z">
            <w:rPr/>
          </w:rPrChange>
        </w:rPr>
        <w:t>4326</w:t>
      </w:r>
      <w:r w:rsidRPr="00A527F0">
        <w:t>, latitude/longitude.</w:t>
      </w:r>
    </w:p>
    <w:p w14:paraId="34955B0D" w14:textId="1651F64C" w:rsidR="00E50048" w:rsidRDefault="00E50048" w:rsidP="00700B73">
      <w:r w:rsidRPr="00A527F0">
        <w:t>No further stipulations are required as geometry must also conform to the S-100 geometry model and be conformant with the XML Schema for exchange catalogues</w:t>
      </w:r>
      <w:del w:id="2359" w:author="Grant, David M (52400) CIV USN NIWC ATLANTIC VA (USA)" w:date="2025-02-26T17:06:00Z" w16du:dateUtc="2025-02-26T22:06:00Z">
        <w:r w:rsidRPr="00A527F0" w:rsidDel="002B0C4B">
          <w:delText>.</w:delText>
        </w:r>
      </w:del>
      <w:r w:rsidRPr="00A527F0">
        <w:t>.</w:t>
      </w:r>
    </w:p>
    <w:p w14:paraId="407F94FE" w14:textId="0C8A6CC2" w:rsidR="00E85AE1" w:rsidRDefault="00E85AE1">
      <w:r>
        <w:br w:type="page"/>
      </w:r>
    </w:p>
    <w:p w14:paraId="357B06D3" w14:textId="18CE3C3B" w:rsidR="00E85AE1" w:rsidRPr="00A527F0" w:rsidRDefault="00E93146" w:rsidP="002D7DEE">
      <w:pPr>
        <w:pStyle w:val="Heading1"/>
        <w:numPr>
          <w:ilvl w:val="0"/>
          <w:numId w:val="0"/>
        </w:numPr>
        <w:jc w:val="center"/>
      </w:pPr>
      <w:bookmarkStart w:id="2360" w:name="_Toc188968711"/>
      <w:r>
        <w:lastRenderedPageBreak/>
        <w:t xml:space="preserve">Appendix G - </w:t>
      </w:r>
      <w:r w:rsidR="00E85AE1">
        <w:t>Thinning Algorithms</w:t>
      </w:r>
      <w:bookmarkEnd w:id="2360"/>
    </w:p>
    <w:p w14:paraId="1CA58779" w14:textId="3B8E920C" w:rsidR="00E85AE1" w:rsidRDefault="00E85AE1" w:rsidP="006E2D52">
      <w:pPr>
        <w:pStyle w:val="Heading1"/>
        <w:numPr>
          <w:ilvl w:val="0"/>
          <w:numId w:val="219"/>
        </w:numPr>
      </w:pPr>
      <w:bookmarkStart w:id="2361" w:name="_Toc188968712"/>
      <w:r>
        <w:t>Introduction</w:t>
      </w:r>
      <w:bookmarkEnd w:id="2361"/>
    </w:p>
    <w:p w14:paraId="6ACBFA69" w14:textId="2321E972" w:rsidR="001A0951" w:rsidRPr="00624B58" w:rsidRDefault="00624B58" w:rsidP="00624B58">
      <w:r>
        <w:t>T</w:t>
      </w:r>
      <w:r w:rsidR="006309CB" w:rsidRPr="00624B58">
        <w:t>hinning algorithms resize symbols and ensure they do not conflict on screen</w:t>
      </w:r>
      <w:r w:rsidRPr="002D7DEE">
        <w:t xml:space="preserve">. </w:t>
      </w:r>
      <w:ins w:id="2362" w:author="Jonathan Pritchard" w:date="2025-03-12T08:58:00Z" w16du:dateUtc="2025-03-12T08:58:00Z">
        <w:r w:rsidR="009802FD" w:rsidRPr="009802FD">
          <w:rPr>
            <w:highlight w:val="yellow"/>
            <w:rPrChange w:id="2363" w:author="Jonathan Pritchard" w:date="2025-03-12T08:59:00Z" w16du:dateUtc="2025-03-12T08:59:00Z">
              <w:rPr/>
            </w:rPrChange>
          </w:rPr>
          <w:t xml:space="preserve">Thinning is only required when zooming </w:t>
        </w:r>
      </w:ins>
      <w:ins w:id="2364" w:author="Jonathan Pritchard" w:date="2025-03-12T08:59:00Z" w16du:dateUtc="2025-03-12T08:59:00Z">
        <w:r w:rsidR="009802FD" w:rsidRPr="009802FD">
          <w:rPr>
            <w:highlight w:val="yellow"/>
            <w:rPrChange w:id="2365" w:author="Jonathan Pritchard" w:date="2025-03-12T08:59:00Z" w16du:dateUtc="2025-03-12T08:59:00Z">
              <w:rPr/>
            </w:rPrChange>
          </w:rPr>
          <w:t>within</w:t>
        </w:r>
      </w:ins>
      <w:ins w:id="2366" w:author="Jonathan Pritchard" w:date="2025-03-12T08:58:00Z" w16du:dateUtc="2025-03-12T08:58:00Z">
        <w:r w:rsidR="009802FD" w:rsidRPr="009802FD">
          <w:rPr>
            <w:highlight w:val="yellow"/>
            <w:rPrChange w:id="2367" w:author="Jonathan Pritchard" w:date="2025-03-12T08:59:00Z" w16du:dateUtc="2025-03-12T08:59:00Z">
              <w:rPr/>
            </w:rPrChange>
          </w:rPr>
          <w:t xml:space="preserve"> the visible scale range (</w:t>
        </w:r>
      </w:ins>
      <w:ins w:id="2368" w:author="Jonathan Pritchard" w:date="2025-03-12T08:59:00Z" w16du:dateUtc="2025-03-12T08:59:00Z">
        <w:r w:rsidR="009802FD" w:rsidRPr="009802FD">
          <w:rPr>
            <w:highlight w:val="yellow"/>
            <w:rPrChange w:id="2369" w:author="Jonathan Pritchard" w:date="2025-03-12T08:59:00Z" w16du:dateUtc="2025-03-12T08:59:00Z">
              <w:rPr/>
            </w:rPrChange>
          </w:rPr>
          <w:t>maximum</w:t>
        </w:r>
      </w:ins>
      <w:ins w:id="2370" w:author="Jonathan Pritchard" w:date="2025-03-12T08:58:00Z" w16du:dateUtc="2025-03-12T08:58:00Z">
        <w:r w:rsidR="009802FD" w:rsidRPr="009802FD">
          <w:rPr>
            <w:highlight w:val="yellow"/>
            <w:rPrChange w:id="2371" w:author="Jonathan Pritchard" w:date="2025-03-12T08:59:00Z" w16du:dateUtc="2025-03-12T08:59:00Z">
              <w:rPr/>
            </w:rPrChange>
          </w:rPr>
          <w:t xml:space="preserve"> – min</w:t>
        </w:r>
      </w:ins>
      <w:ins w:id="2372" w:author="Jonathan Pritchard" w:date="2025-03-12T08:59:00Z" w16du:dateUtc="2025-03-12T08:59:00Z">
        <w:r w:rsidR="009802FD" w:rsidRPr="009802FD">
          <w:rPr>
            <w:highlight w:val="yellow"/>
            <w:rPrChange w:id="2373" w:author="Jonathan Pritchard" w:date="2025-03-12T08:59:00Z" w16du:dateUtc="2025-03-12T08:59:00Z">
              <w:rPr/>
            </w:rPrChange>
          </w:rPr>
          <w:t>imum display scale</w:t>
        </w:r>
      </w:ins>
      <w:ins w:id="2374" w:author="Jonathan Pritchard" w:date="2025-03-12T08:58:00Z" w16du:dateUtc="2025-03-12T08:58:00Z">
        <w:r w:rsidR="009802FD" w:rsidRPr="009802FD">
          <w:rPr>
            <w:highlight w:val="yellow"/>
            <w:rPrChange w:id="2375" w:author="Jonathan Pritchard" w:date="2025-03-12T08:59:00Z" w16du:dateUtc="2025-03-12T08:59:00Z">
              <w:rPr/>
            </w:rPrChange>
          </w:rPr>
          <w:t xml:space="preserve">) of a </w:t>
        </w:r>
        <w:commentRangeStart w:id="2376"/>
        <w:r w:rsidR="009802FD" w:rsidRPr="009802FD">
          <w:rPr>
            <w:highlight w:val="yellow"/>
            <w:rPrChange w:id="2377" w:author="Jonathan Pritchard" w:date="2025-03-12T08:59:00Z" w16du:dateUtc="2025-03-12T08:59:00Z">
              <w:rPr/>
            </w:rPrChange>
          </w:rPr>
          <w:t>dataset</w:t>
        </w:r>
      </w:ins>
      <w:commentRangeEnd w:id="2376"/>
      <w:ins w:id="2378" w:author="Jonathan Pritchard" w:date="2025-03-12T08:59:00Z" w16du:dateUtc="2025-03-12T08:59:00Z">
        <w:r w:rsidR="009802FD">
          <w:rPr>
            <w:rStyle w:val="CommentReference"/>
          </w:rPr>
          <w:commentReference w:id="2376"/>
        </w:r>
      </w:ins>
      <w:ins w:id="2379" w:author="Jonathan Pritchard" w:date="2025-03-12T08:58:00Z" w16du:dateUtc="2025-03-12T08:58:00Z">
        <w:r w:rsidR="009802FD" w:rsidRPr="009802FD">
          <w:rPr>
            <w:highlight w:val="yellow"/>
            <w:rPrChange w:id="2380" w:author="Jonathan Pritchard" w:date="2025-03-12T08:59:00Z" w16du:dateUtc="2025-03-12T08:59:00Z">
              <w:rPr/>
            </w:rPrChange>
          </w:rPr>
          <w:t>.</w:t>
        </w:r>
      </w:ins>
      <w:ins w:id="2381" w:author="Jonathan Pritchard" w:date="2025-03-12T08:59:00Z" w16du:dateUtc="2025-03-12T08:59:00Z">
        <w:r w:rsidR="009802FD">
          <w:t xml:space="preserve"> </w:t>
        </w:r>
      </w:ins>
      <w:commentRangeStart w:id="2382"/>
      <w:r w:rsidR="006309CB" w:rsidRPr="002D7DEE">
        <w:t xml:space="preserve">The </w:t>
      </w:r>
      <w:r w:rsidRPr="002D7DEE">
        <w:t xml:space="preserve">ECDIS </w:t>
      </w:r>
      <w:r w:rsidR="006309CB" w:rsidRPr="002D7DEE">
        <w:t>implementer must use a thinning algorithm</w:t>
      </w:r>
      <w:r w:rsidRPr="002D7DEE">
        <w:t xml:space="preserve"> to reduce the possibility of screen clutter</w:t>
      </w:r>
      <w:commentRangeEnd w:id="2382"/>
      <w:r w:rsidR="00A341B6">
        <w:rPr>
          <w:rStyle w:val="CommentReference"/>
        </w:rPr>
        <w:commentReference w:id="2382"/>
      </w:r>
      <w:r w:rsidRPr="002D7DEE">
        <w:t xml:space="preserve">. </w:t>
      </w:r>
      <w:r w:rsidR="001A0951" w:rsidRPr="00624B58">
        <w:t xml:space="preserve">The algorithm described meets these requirements but </w:t>
      </w:r>
      <w:commentRangeStart w:id="2383"/>
      <w:r w:rsidR="001A0951" w:rsidRPr="00624B58">
        <w:t xml:space="preserve">implementers may </w:t>
      </w:r>
      <w:r w:rsidRPr="002D7DEE">
        <w:t xml:space="preserve">also </w:t>
      </w:r>
      <w:r w:rsidR="001A0951" w:rsidRPr="00624B58">
        <w:t>use their own</w:t>
      </w:r>
      <w:commentRangeEnd w:id="2383"/>
      <w:r w:rsidR="00F54988">
        <w:rPr>
          <w:rStyle w:val="CommentReference"/>
        </w:rPr>
        <w:commentReference w:id="2383"/>
      </w:r>
      <w:r w:rsidR="001A0951" w:rsidRPr="00624B58">
        <w:t>.</w:t>
      </w:r>
    </w:p>
    <w:p w14:paraId="154AF557" w14:textId="77777777" w:rsidR="00E85AE1" w:rsidRPr="00B812CA" w:rsidRDefault="00E85AE1" w:rsidP="006E2D52">
      <w:pPr>
        <w:pStyle w:val="Heading2"/>
        <w:numPr>
          <w:ilvl w:val="1"/>
          <w:numId w:val="219"/>
        </w:numPr>
      </w:pPr>
      <w:bookmarkStart w:id="2384" w:name="_Toc188968713"/>
      <w:r w:rsidRPr="00B812CA">
        <w:t>Regularly gridded data</w:t>
      </w:r>
      <w:bookmarkEnd w:id="2384"/>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386C5FB4" w:rsidR="00E85AE1" w:rsidRPr="00B812CA" w:rsidRDefault="00E85AE1" w:rsidP="00E85AE1">
      <w:pPr>
        <w:spacing w:after="120" w:line="240" w:lineRule="auto"/>
        <w:jc w:val="both"/>
      </w:pPr>
      <w:r w:rsidRPr="00B812CA">
        <w:t xml:space="preserve">The Figures below illustrate the use of this </w:t>
      </w:r>
      <w:r w:rsidRPr="00BE7834">
        <w:t xml:space="preserve">algorithm. </w:t>
      </w:r>
      <w:commentRangeStart w:id="2385"/>
      <w:r w:rsidRPr="00BE7834">
        <w:fldChar w:fldCharType="begin"/>
      </w:r>
      <w:r w:rsidRPr="00BE7834">
        <w:instrText xml:space="preserve"> REF _Ref48690523 \h  \* MERGEFORMAT </w:instrText>
      </w:r>
      <w:r w:rsidRPr="00BE7834">
        <w:fldChar w:fldCharType="separate"/>
      </w:r>
      <w:del w:id="2386" w:author="Jonathan Pritchard" w:date="2025-03-11T14:34:00Z" w16du:dateUtc="2025-03-11T14:34:00Z">
        <w:r w:rsidR="000553AC" w:rsidRPr="00BE7834" w:rsidDel="00BE7834">
          <w:rPr>
            <w:lang w:val="en-US"/>
            <w:rPrChange w:id="2387" w:author="Jonathan Pritchard" w:date="2025-03-11T14:34:00Z" w16du:dateUtc="2025-03-11T14:34:00Z">
              <w:rPr>
                <w:b/>
                <w:bCs/>
                <w:lang w:val="en-US"/>
              </w:rPr>
            </w:rPrChange>
          </w:rPr>
          <w:delText>Error! Reference source not found</w:delText>
        </w:r>
      </w:del>
      <w:ins w:id="2388" w:author="Jonathan Pritchard" w:date="2025-03-11T14:34:00Z" w16du:dateUtc="2025-03-11T14:34:00Z">
        <w:r w:rsidR="00BE7834" w:rsidRPr="00BE7834">
          <w:rPr>
            <w:lang w:val="en-US"/>
            <w:rPrChange w:id="2389" w:author="Jonathan Pritchard" w:date="2025-03-11T14:34:00Z" w16du:dateUtc="2025-03-11T14:34:00Z">
              <w:rPr>
                <w:b/>
                <w:bCs/>
                <w:lang w:val="en-US"/>
              </w:rPr>
            </w:rPrChange>
          </w:rPr>
          <w:t>Figure G-1-1</w:t>
        </w:r>
      </w:ins>
      <w:del w:id="2390" w:author="Jonathan Pritchard" w:date="2025-03-11T14:34:00Z" w16du:dateUtc="2025-03-11T14:34:00Z">
        <w:r w:rsidR="000553AC" w:rsidRPr="00BE7834" w:rsidDel="00BE7834">
          <w:rPr>
            <w:lang w:val="en-US"/>
            <w:rPrChange w:id="2391" w:author="Jonathan Pritchard" w:date="2025-03-11T14:34:00Z" w16du:dateUtc="2025-03-11T14:34:00Z">
              <w:rPr>
                <w:b/>
                <w:bCs/>
                <w:lang w:val="en-US"/>
              </w:rPr>
            </w:rPrChange>
          </w:rPr>
          <w:delText>.</w:delText>
        </w:r>
      </w:del>
      <w:r w:rsidRPr="00BE7834">
        <w:fldChar w:fldCharType="end"/>
      </w:r>
      <w:commentRangeEnd w:id="2385"/>
      <w:r w:rsidR="00F54988" w:rsidRPr="00BE7834">
        <w:rPr>
          <w:rStyle w:val="CommentReference"/>
        </w:rPr>
        <w:commentReference w:id="2385"/>
      </w:r>
      <w:r w:rsidRPr="00BE7834">
        <w:t xml:space="preserve"> depicts</w:t>
      </w:r>
      <w:r w:rsidRPr="00B812CA">
        <w:t xml:space="preserve"> a grid coverage feature symbolised by arrows of dimensions varying according to the value of an attribute at the grid point. </w:t>
      </w:r>
      <w:del w:id="2392" w:author="Jonathan Pritchard" w:date="2025-03-11T14:34:00Z" w16du:dateUtc="2025-03-11T14:34:00Z">
        <w:r w:rsidRPr="00B812CA" w:rsidDel="00BE7834">
          <w:fldChar w:fldCharType="begin"/>
        </w:r>
        <w:r w:rsidRPr="00B812CA" w:rsidDel="00BE7834">
          <w:delInstrText xml:space="preserve"> REF _Ref48690668 \h  \* MERGEFORMAT </w:delInstrText>
        </w:r>
        <w:r w:rsidRPr="00B812CA" w:rsidDel="00BE7834">
          <w:fldChar w:fldCharType="separate"/>
        </w:r>
        <w:r w:rsidR="000553AC" w:rsidDel="00BE7834">
          <w:rPr>
            <w:b/>
            <w:bCs/>
            <w:lang w:val="en-US"/>
          </w:rPr>
          <w:delText>Error! Reference source not found.</w:delText>
        </w:r>
        <w:r w:rsidRPr="00B812CA" w:rsidDel="00BE7834">
          <w:fldChar w:fldCharType="end"/>
        </w:r>
      </w:del>
      <w:ins w:id="2393" w:author="Jonathan Pritchard" w:date="2025-03-11T14:34:00Z" w16du:dateUtc="2025-03-11T14:34:00Z">
        <w:r w:rsidR="00BE7834" w:rsidRPr="00B812CA">
          <w:fldChar w:fldCharType="begin"/>
        </w:r>
        <w:r w:rsidR="00BE7834" w:rsidRPr="00B812CA">
          <w:instrText xml:space="preserve"> REF _Ref48690668 \h  \* MERGEFORMAT </w:instrText>
        </w:r>
      </w:ins>
      <w:ins w:id="2394" w:author="Jonathan Pritchard" w:date="2025-03-11T14:34:00Z" w16du:dateUtc="2025-03-11T14:34:00Z">
        <w:r w:rsidR="00BE7834" w:rsidRPr="00B812CA">
          <w:fldChar w:fldCharType="separate"/>
        </w:r>
        <w:r w:rsidR="00BE7834">
          <w:rPr>
            <w:lang w:val="en-US"/>
          </w:rPr>
          <w:t>Figure G-1-2</w:t>
        </w:r>
        <w:r w:rsidR="00BE7834">
          <w:rPr>
            <w:b/>
            <w:bCs/>
            <w:lang w:val="en-US"/>
          </w:rPr>
          <w:t>.</w:t>
        </w:r>
        <w:r w:rsidR="00BE7834" w:rsidRPr="00B812CA">
          <w:fldChar w:fldCharType="end"/>
        </w:r>
      </w:ins>
      <w:r w:rsidRPr="00B812CA">
        <w:t xml:space="preserve"> depicts the same data thinned with </w:t>
      </w:r>
      <w:proofErr w:type="spellStart"/>
      <w:r w:rsidRPr="00B812CA">
        <w:rPr>
          <w:i/>
          <w:iCs/>
        </w:rPr>
        <w:t>Rmax</w:t>
      </w:r>
      <w:proofErr w:type="spellEnd"/>
      <w:r w:rsidRPr="00B812CA">
        <w:t xml:space="preserve"> = 0.5 (outline-only arrows are suppressed). </w:t>
      </w:r>
      <w:del w:id="2395" w:author="Jonathan Pritchard" w:date="2025-03-11T14:35:00Z" w16du:dateUtc="2025-03-11T14:35:00Z">
        <w:r w:rsidRPr="00B812CA" w:rsidDel="00BE7834">
          <w:fldChar w:fldCharType="begin"/>
        </w:r>
        <w:r w:rsidRPr="00B812CA" w:rsidDel="00BE7834">
          <w:delInstrText xml:space="preserve"> REF _Ref48690672 \h  \* MERGEFORMAT </w:delInstrText>
        </w:r>
        <w:r w:rsidRPr="00B812CA" w:rsidDel="00BE7834">
          <w:fldChar w:fldCharType="separate"/>
        </w:r>
        <w:r w:rsidR="000553AC" w:rsidRPr="00BE7834" w:rsidDel="00BE7834">
          <w:rPr>
            <w:lang w:val="en-US"/>
            <w:rPrChange w:id="2396" w:author="Jonathan Pritchard" w:date="2025-03-11T14:35:00Z" w16du:dateUtc="2025-03-11T14:35:00Z">
              <w:rPr>
                <w:b/>
                <w:bCs/>
                <w:lang w:val="en-US"/>
              </w:rPr>
            </w:rPrChange>
          </w:rPr>
          <w:delText>Error! Reference source not found</w:delText>
        </w:r>
        <w:r w:rsidR="000553AC" w:rsidDel="00BE7834">
          <w:rPr>
            <w:b/>
            <w:bCs/>
            <w:lang w:val="en-US"/>
          </w:rPr>
          <w:delText>.</w:delText>
        </w:r>
        <w:r w:rsidRPr="00B812CA" w:rsidDel="00BE7834">
          <w:fldChar w:fldCharType="end"/>
        </w:r>
      </w:del>
      <w:ins w:id="2397" w:author="Jonathan Pritchard" w:date="2025-03-11T14:35:00Z" w16du:dateUtc="2025-03-11T14:35:00Z">
        <w:r w:rsidR="00BE7834" w:rsidRPr="00B812CA">
          <w:fldChar w:fldCharType="begin"/>
        </w:r>
        <w:r w:rsidR="00BE7834" w:rsidRPr="00B812CA">
          <w:instrText xml:space="preserve"> REF _Ref48690672 \h  \* MERGEFORMAT </w:instrText>
        </w:r>
      </w:ins>
      <w:ins w:id="2398" w:author="Jonathan Pritchard" w:date="2025-03-11T14:35:00Z" w16du:dateUtc="2025-03-11T14:35:00Z">
        <w:r w:rsidR="00BE7834" w:rsidRPr="00B812CA">
          <w:fldChar w:fldCharType="separate"/>
        </w:r>
        <w:r w:rsidR="00BE7834">
          <w:rPr>
            <w:lang w:val="en-US"/>
          </w:rPr>
          <w:t>Figure G-1-3</w:t>
        </w:r>
        <w:r w:rsidR="00BE7834" w:rsidRPr="00B812CA">
          <w:fldChar w:fldCharType="end"/>
        </w:r>
      </w:ins>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9"/>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lastRenderedPageBreak/>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83">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3CE8CE2C" w:rsidR="00E85AE1" w:rsidRPr="00B812CA" w:rsidRDefault="00E85AE1" w:rsidP="00E85AE1">
      <w:pPr>
        <w:pStyle w:val="Caption"/>
        <w:spacing w:line="240" w:lineRule="auto"/>
        <w:jc w:val="center"/>
      </w:pPr>
      <w:r w:rsidRPr="00B812CA">
        <w:t xml:space="preserve">Figure </w:t>
      </w:r>
      <w:ins w:id="2399" w:author="Jonathan Pritchard" w:date="2025-03-11T14:33:00Z" w16du:dateUtc="2025-03-11T14:33:00Z">
        <w:r w:rsidR="00BE7834">
          <w:t>G-</w:t>
        </w:r>
      </w:ins>
      <w:ins w:id="2400" w:author="Jonathan Pritchard" w:date="2025-03-11T14:34:00Z" w16du:dateUtc="2025-03-11T14:34:00Z">
        <w:r w:rsidR="00BE7834">
          <w:t>1-1</w:t>
        </w:r>
      </w:ins>
      <w:del w:id="2401" w:author="Jonathan Pritchard" w:date="2025-03-11T14:34:00Z" w16du:dateUtc="2025-03-11T14:34:00Z">
        <w:r w:rsidRPr="00B812CA" w:rsidDel="00BE7834">
          <w:fldChar w:fldCharType="begin"/>
        </w:r>
        <w:r w:rsidRPr="00B812CA" w:rsidDel="00BE7834">
          <w:delInstrText xml:space="preserve"> SEQ Figure \* ARABIC </w:delInstrText>
        </w:r>
        <w:r w:rsidRPr="00B812CA" w:rsidDel="00BE7834">
          <w:fldChar w:fldCharType="separate"/>
        </w:r>
        <w:r w:rsidR="00BE7834" w:rsidDel="00BE7834">
          <w:rPr>
            <w:noProof/>
          </w:rPr>
          <w:delText>8</w:delText>
        </w:r>
        <w:r w:rsidRPr="00B812CA" w:rsidDel="00BE7834">
          <w:fldChar w:fldCharType="end"/>
        </w:r>
      </w:del>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0E84EFA" w:rsidR="00E85AE1" w:rsidRPr="00B812CA" w:rsidRDefault="00E85AE1" w:rsidP="00E85AE1">
      <w:pPr>
        <w:spacing w:after="120" w:line="240" w:lineRule="auto"/>
        <w:jc w:val="both"/>
      </w:pPr>
      <w:r w:rsidRPr="00B812CA">
        <w:t xml:space="preserve">The results are depicted in </w:t>
      </w:r>
      <w:r w:rsidR="00624B58">
        <w:t>the following figure.</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59F6D9BE">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B75C501" w:rsidR="00E85AE1" w:rsidRPr="00B812CA" w:rsidRDefault="00E85AE1" w:rsidP="00E85AE1">
      <w:pPr>
        <w:pStyle w:val="Caption"/>
        <w:spacing w:after="120" w:line="240" w:lineRule="auto"/>
        <w:jc w:val="center"/>
      </w:pPr>
      <w:r w:rsidRPr="00B812CA">
        <w:t>Figure</w:t>
      </w:r>
      <w:ins w:id="2402" w:author="Jonathan Pritchard" w:date="2025-03-11T14:34:00Z" w16du:dateUtc="2025-03-11T14:34:00Z">
        <w:r w:rsidR="00BE7834">
          <w:t xml:space="preserve"> </w:t>
        </w:r>
      </w:ins>
      <w:del w:id="2403" w:author="Jonathan Pritchard" w:date="2025-03-11T14:34:00Z" w16du:dateUtc="2025-03-11T14:34:00Z">
        <w:r w:rsidRPr="00B812CA" w:rsidDel="00BE7834">
          <w:delText xml:space="preserve"> </w:delText>
        </w:r>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9</w:delText>
        </w:r>
        <w:r w:rsidRPr="00B812CA" w:rsidDel="00BE7834">
          <w:fldChar w:fldCharType="end"/>
        </w:r>
      </w:del>
      <w:ins w:id="2404" w:author="Jonathan Pritchard" w:date="2025-03-11T14:34:00Z" w16du:dateUtc="2025-03-11T14:34:00Z">
        <w:r w:rsidR="00BE7834">
          <w:t>G-1-2</w:t>
        </w:r>
      </w:ins>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5B7B2388" w:rsidR="00E85AE1" w:rsidRPr="00B812CA" w:rsidRDefault="00E85AE1" w:rsidP="00E85AE1">
      <w:pPr>
        <w:spacing w:after="120" w:line="240" w:lineRule="auto"/>
        <w:jc w:val="both"/>
      </w:pPr>
      <w:r w:rsidRPr="00B812CA">
        <w:t xml:space="preserve"> The results are shown in </w:t>
      </w:r>
      <w:r w:rsidR="00624B58">
        <w:t>Figure 10.</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4B583DDC" wp14:editId="22A2C89C">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2387E398" w:rsidR="00E85AE1" w:rsidRPr="00B812CA" w:rsidRDefault="00E85AE1" w:rsidP="00E85AE1">
      <w:pPr>
        <w:pStyle w:val="Caption"/>
        <w:spacing w:after="120" w:line="240" w:lineRule="auto"/>
        <w:jc w:val="center"/>
      </w:pPr>
      <w:r w:rsidRPr="00B812CA">
        <w:t xml:space="preserve">Figure </w:t>
      </w:r>
      <w:del w:id="2405" w:author="Jonathan Pritchard" w:date="2025-03-11T14:35:00Z" w16du:dateUtc="2025-03-11T14:35:00Z">
        <w:r w:rsidRPr="00B812CA" w:rsidDel="00BE7834">
          <w:fldChar w:fldCharType="begin"/>
        </w:r>
        <w:r w:rsidRPr="00B812CA" w:rsidDel="00BE7834">
          <w:delInstrText xml:space="preserve"> SEQ Figure \* ARABIC </w:delInstrText>
        </w:r>
        <w:r w:rsidRPr="00B812CA" w:rsidDel="00BE7834">
          <w:fldChar w:fldCharType="separate"/>
        </w:r>
        <w:r w:rsidR="00B7137E" w:rsidDel="00BE7834">
          <w:rPr>
            <w:noProof/>
          </w:rPr>
          <w:delText>10</w:delText>
        </w:r>
        <w:r w:rsidRPr="00B812CA" w:rsidDel="00BE7834">
          <w:fldChar w:fldCharType="end"/>
        </w:r>
        <w:r w:rsidRPr="00B812CA" w:rsidDel="00BE7834">
          <w:delText xml:space="preserve"> </w:delText>
        </w:r>
      </w:del>
      <w:ins w:id="2406" w:author="Jonathan Pritchard" w:date="2025-03-11T14:35:00Z" w16du:dateUtc="2025-03-11T14:35:00Z">
        <w:r w:rsidR="00BE7834">
          <w:t>G-1-3</w:t>
        </w:r>
        <w:r w:rsidR="00BE7834" w:rsidRPr="00B812CA">
          <w:t xml:space="preserve"> </w:t>
        </w:r>
      </w:ins>
      <w:r w:rsidRPr="00B812CA">
        <w:t xml:space="preserve">- Grid thinned with </w:t>
      </w:r>
      <w:proofErr w:type="spellStart"/>
      <w:r w:rsidRPr="00B812CA">
        <w:rPr>
          <w:i/>
          <w:iCs/>
        </w:rPr>
        <w:t>Rmax</w:t>
      </w:r>
      <w:proofErr w:type="spellEnd"/>
      <w:r w:rsidRPr="00B812CA">
        <w:t xml:space="preserve"> = 0.33</w:t>
      </w:r>
    </w:p>
    <w:p w14:paraId="166C94CD" w14:textId="69E0909A"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w:t>
      </w:r>
      <w:r w:rsidRPr="005B58AA">
        <w:rPr>
          <w:highlight w:val="yellow"/>
          <w:rPrChange w:id="2407" w:author="Jonathan Pritchard" w:date="2025-03-11T14:36:00Z" w16du:dateUtc="2025-03-11T14:36:00Z">
            <w:rPr/>
          </w:rPrChange>
        </w:rPr>
        <w:t xml:space="preserve">In </w:t>
      </w:r>
      <w:r w:rsidRPr="005B58AA">
        <w:rPr>
          <w:highlight w:val="yellow"/>
          <w:rPrChange w:id="2408" w:author="Jonathan Pritchard" w:date="2025-03-11T14:36:00Z" w16du:dateUtc="2025-03-11T14:36:00Z">
            <w:rPr/>
          </w:rPrChange>
        </w:rPr>
        <w:fldChar w:fldCharType="begin"/>
      </w:r>
      <w:r w:rsidRPr="005B58AA">
        <w:rPr>
          <w:highlight w:val="yellow"/>
          <w:rPrChange w:id="2409" w:author="Jonathan Pritchard" w:date="2025-03-11T14:36:00Z" w16du:dateUtc="2025-03-11T14:36:00Z">
            <w:rPr/>
          </w:rPrChange>
        </w:rPr>
        <w:instrText xml:space="preserve"> REF _Ref48690668 \h  \* MERGEFORMAT </w:instrText>
      </w:r>
      <w:r w:rsidRPr="003C14B2">
        <w:rPr>
          <w:highlight w:val="yellow"/>
        </w:rPr>
      </w:r>
      <w:r w:rsidRPr="005B58AA">
        <w:rPr>
          <w:highlight w:val="yellow"/>
          <w:rPrChange w:id="2410" w:author="Jonathan Pritchard" w:date="2025-03-11T14:36:00Z" w16du:dateUtc="2025-03-11T14:36:00Z">
            <w:rPr/>
          </w:rPrChange>
        </w:rPr>
        <w:fldChar w:fldCharType="separate"/>
      </w:r>
      <w:del w:id="2411" w:author="Jonathan Pritchard" w:date="2025-03-11T14:36:00Z" w16du:dateUtc="2025-03-11T14:36:00Z">
        <w:r w:rsidR="005B58AA" w:rsidRPr="005B58AA" w:rsidDel="005B58AA">
          <w:rPr>
            <w:b/>
            <w:bCs/>
            <w:highlight w:val="yellow"/>
            <w:lang w:val="en-US"/>
            <w:rPrChange w:id="2412" w:author="Jonathan Pritchard" w:date="2025-03-11T14:36:00Z" w16du:dateUtc="2025-03-11T14:36:00Z">
              <w:rPr>
                <w:b/>
                <w:bCs/>
                <w:lang w:val="en-US"/>
              </w:rPr>
            </w:rPrChange>
          </w:rPr>
          <w:delText xml:space="preserve">Error! Reference </w:delText>
        </w:r>
      </w:del>
      <w:del w:id="2413" w:author="Jonathan Pritchard" w:date="2025-03-11T14:35:00Z" w16du:dateUtc="2025-03-11T14:35:00Z">
        <w:r w:rsidR="005B58AA" w:rsidRPr="005B58AA" w:rsidDel="005B58AA">
          <w:rPr>
            <w:b/>
            <w:bCs/>
            <w:highlight w:val="yellow"/>
            <w:lang w:val="en-US"/>
            <w:rPrChange w:id="2414" w:author="Jonathan Pritchard" w:date="2025-03-11T14:36:00Z" w16du:dateUtc="2025-03-11T14:36:00Z">
              <w:rPr>
                <w:b/>
                <w:bCs/>
                <w:lang w:val="en-US"/>
              </w:rPr>
            </w:rPrChange>
          </w:rPr>
          <w:delText xml:space="preserve">source </w:delText>
        </w:r>
      </w:del>
      <w:del w:id="2415" w:author="Jonathan Pritchard" w:date="2025-03-11T14:36:00Z" w16du:dateUtc="2025-03-11T14:36:00Z">
        <w:r w:rsidR="005B58AA" w:rsidRPr="005B58AA" w:rsidDel="005B58AA">
          <w:rPr>
            <w:b/>
            <w:bCs/>
            <w:highlight w:val="yellow"/>
            <w:lang w:val="en-US"/>
            <w:rPrChange w:id="2416" w:author="Jonathan Pritchard" w:date="2025-03-11T14:36:00Z" w16du:dateUtc="2025-03-11T14:36:00Z">
              <w:rPr>
                <w:b/>
                <w:bCs/>
                <w:lang w:val="en-US"/>
              </w:rPr>
            </w:rPrChange>
          </w:rPr>
          <w:delText>not found</w:delText>
        </w:r>
      </w:del>
      <w:ins w:id="2417" w:author="Jonathan Pritchard" w:date="2025-03-11T14:36:00Z" w16du:dateUtc="2025-03-11T14:36:00Z">
        <w:r w:rsidR="005B58AA" w:rsidRPr="005B58AA">
          <w:rPr>
            <w:b/>
            <w:bCs/>
            <w:highlight w:val="yellow"/>
            <w:lang w:val="en-US"/>
            <w:rPrChange w:id="2418" w:author="Jonathan Pritchard" w:date="2025-03-11T14:36:00Z" w16du:dateUtc="2025-03-11T14:36:00Z">
              <w:rPr>
                <w:b/>
                <w:bCs/>
                <w:lang w:val="en-US"/>
              </w:rPr>
            </w:rPrChange>
          </w:rPr>
          <w:t>Figure 2</w:t>
        </w:r>
      </w:ins>
      <w:r w:rsidR="005B58AA" w:rsidRPr="005B58AA">
        <w:rPr>
          <w:b/>
          <w:bCs/>
          <w:highlight w:val="yellow"/>
          <w:lang w:val="en-US"/>
          <w:rPrChange w:id="2419" w:author="Jonathan Pritchard" w:date="2025-03-11T14:36:00Z" w16du:dateUtc="2025-03-11T14:36:00Z">
            <w:rPr>
              <w:b/>
              <w:bCs/>
              <w:lang w:val="en-US"/>
            </w:rPr>
          </w:rPrChange>
        </w:rPr>
        <w:t>.</w:t>
      </w:r>
      <w:r w:rsidRPr="005B58AA">
        <w:rPr>
          <w:highlight w:val="yellow"/>
          <w:rPrChange w:id="2420" w:author="Jonathan Pritchard" w:date="2025-03-11T14:36:00Z" w16du:dateUtc="2025-03-11T14:36:00Z">
            <w:rPr/>
          </w:rPrChange>
        </w:rPr>
        <w:fldChar w:fldCharType="end"/>
      </w:r>
      <w:r w:rsidRPr="005B58AA">
        <w:rPr>
          <w:highlight w:val="yellow"/>
          <w:rPrChange w:id="2421" w:author="Jonathan Pritchard" w:date="2025-03-11T14:36:00Z" w16du:dateUtc="2025-03-11T14:36:00Z">
            <w:rPr/>
          </w:rPrChange>
        </w:rPr>
        <w:t>,</w:t>
      </w:r>
      <w:r w:rsidRPr="00B812CA">
        <w:t xml:space="preserve">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0DBADFDB" w14:textId="72D7C2D0" w:rsidR="00D343CC" w:rsidRDefault="00D343CC">
      <w:r>
        <w:br w:type="page"/>
      </w:r>
    </w:p>
    <w:p w14:paraId="5A59A6D0" w14:textId="4085B803" w:rsidR="00D343CC" w:rsidRDefault="00D343CC" w:rsidP="002D7DEE">
      <w:pPr>
        <w:pStyle w:val="Heading1"/>
        <w:numPr>
          <w:ilvl w:val="0"/>
          <w:numId w:val="0"/>
        </w:numPr>
        <w:ind w:left="432" w:hanging="432"/>
        <w:jc w:val="center"/>
      </w:pPr>
      <w:bookmarkStart w:id="2422" w:name="_Toc188968714"/>
      <w:r>
        <w:lastRenderedPageBreak/>
        <w:t xml:space="preserve">Appendix </w:t>
      </w:r>
      <w:r w:rsidR="00E93146">
        <w:t xml:space="preserve">H- </w:t>
      </w:r>
      <w:r>
        <w:t xml:space="preserve"> Import and Use of projected data on S-100 ECDIS</w:t>
      </w:r>
      <w:bookmarkEnd w:id="2422"/>
    </w:p>
    <w:p w14:paraId="480DE3E4" w14:textId="6C131DB8" w:rsidR="00D343CC" w:rsidRDefault="00D343CC" w:rsidP="002D7DEE">
      <w:pPr>
        <w:pStyle w:val="Heading1"/>
        <w:numPr>
          <w:ilvl w:val="0"/>
          <w:numId w:val="221"/>
        </w:numPr>
      </w:pPr>
      <w:bookmarkStart w:id="2423" w:name="_Toc188968715"/>
      <w:r>
        <w:t>Introduction</w:t>
      </w:r>
      <w:bookmarkEnd w:id="2423"/>
    </w:p>
    <w:p w14:paraId="553167DE" w14:textId="77777777" w:rsidR="005B58AA" w:rsidRDefault="00D343CC" w:rsidP="00E85AE1">
      <w:pPr>
        <w:spacing w:after="120" w:line="240" w:lineRule="auto"/>
        <w:jc w:val="both"/>
        <w:rPr>
          <w:ins w:id="2424" w:author="Jonathan Pritchard" w:date="2025-03-11T14:37:00Z" w16du:dateUtc="2025-03-11T14:37:00Z"/>
        </w:rPr>
      </w:pPr>
      <w:r>
        <w:t>This appendix provides</w:t>
      </w:r>
      <w:commentRangeStart w:id="2425"/>
      <w:r>
        <w:t xml:space="preserve"> </w:t>
      </w:r>
      <w:commentRangeStart w:id="2426"/>
      <w:r>
        <w:t xml:space="preserve">normative </w:t>
      </w:r>
      <w:commentRangeEnd w:id="2426"/>
      <w:r w:rsidR="00E94E89">
        <w:rPr>
          <w:rStyle w:val="CommentReference"/>
        </w:rPr>
        <w:commentReference w:id="2426"/>
      </w:r>
      <w:r w:rsidR="00FF1663">
        <w:t>transformations</w:t>
      </w:r>
      <w:r>
        <w:t xml:space="preserve"> </w:t>
      </w:r>
      <w:commentRangeEnd w:id="2425"/>
      <w:r w:rsidR="007861A0">
        <w:rPr>
          <w:rStyle w:val="CommentReference"/>
        </w:rPr>
        <w:commentReference w:id="2425"/>
      </w:r>
      <w:r>
        <w:t xml:space="preserve">for the conversion of UTM coordinates to </w:t>
      </w:r>
      <w:r w:rsidR="00F13E78">
        <w:t>geographic</w:t>
      </w:r>
      <w:r>
        <w:t xml:space="preserve"> </w:t>
      </w:r>
      <w:r w:rsidR="00F13E78">
        <w:t>l</w:t>
      </w:r>
      <w:r>
        <w:t>atitude/longitude</w:t>
      </w:r>
      <w:ins w:id="2427" w:author="Jonathan Pritchard" w:date="2025-03-11T14:37:00Z" w16du:dateUtc="2025-03-11T14:37:00Z">
        <w:r w:rsidR="005B58AA">
          <w:t>.</w:t>
        </w:r>
      </w:ins>
    </w:p>
    <w:p w14:paraId="37E26F1C" w14:textId="3F67A5FF" w:rsidR="00D343CC" w:rsidRDefault="00D343CC" w:rsidP="00E85AE1">
      <w:pPr>
        <w:spacing w:after="120" w:line="240" w:lineRule="auto"/>
        <w:jc w:val="both"/>
      </w:pPr>
      <w:del w:id="2428" w:author="Jonathan Pritchard" w:date="2025-03-11T14:37:00Z" w16du:dateUtc="2025-03-11T14:37:00Z">
        <w:r w:rsidDel="005B58AA">
          <w:delText>.</w:delText>
        </w:r>
      </w:del>
      <w:ins w:id="2429" w:author="Jonathan Pritchard" w:date="2025-03-11T14:37:00Z" w16du:dateUtc="2025-03-11T14:37:00Z">
        <w:r w:rsidR="005B58AA">
          <w:t>Clause H-1.1 and H-</w:t>
        </w:r>
      </w:ins>
      <w:ins w:id="2430" w:author="Jonathan Pritchard" w:date="2025-03-11T14:38:00Z" w16du:dateUtc="2025-03-11T14:38:00Z">
        <w:r w:rsidR="005B58AA">
          <w:t>1.2</w:t>
        </w:r>
      </w:ins>
      <w:ins w:id="2431" w:author="Jonathan Pritchard" w:date="2025-03-11T14:37:00Z" w16du:dateUtc="2025-03-11T14:37:00Z">
        <w:r w:rsidR="005B58AA">
          <w:t xml:space="preserve"> provide a set of numbered, normative steps for the conversion calculations.</w:t>
        </w:r>
      </w:ins>
    </w:p>
    <w:p w14:paraId="1840A243" w14:textId="77777777" w:rsidR="00F13E78" w:rsidRDefault="00F13E78" w:rsidP="00E85AE1">
      <w:pPr>
        <w:spacing w:after="120" w:line="240" w:lineRule="auto"/>
        <w:jc w:val="both"/>
      </w:pPr>
    </w:p>
    <w:p w14:paraId="600F8A9B" w14:textId="77777777" w:rsidR="00F13E78" w:rsidRPr="009D35BB" w:rsidRDefault="00F13E78" w:rsidP="002D7DEE">
      <w:pPr>
        <w:pStyle w:val="Heading2"/>
        <w:numPr>
          <w:ilvl w:val="1"/>
          <w:numId w:val="221"/>
        </w:numPr>
      </w:pPr>
      <w:bookmarkStart w:id="2432" w:name="_Toc188968716"/>
      <w:r>
        <w:t>Conversion from UTM to WGS 84</w:t>
      </w:r>
      <w:bookmarkEnd w:id="2432"/>
    </w:p>
    <w:p w14:paraId="4F454894" w14:textId="4BE73D6A" w:rsidR="00F13E78" w:rsidRPr="003642D0" w:rsidRDefault="00F13E78" w:rsidP="00F13E78">
      <w:pPr>
        <w:pStyle w:val="ListParagraph"/>
        <w:numPr>
          <w:ilvl w:val="0"/>
          <w:numId w:val="163"/>
        </w:numPr>
        <w:contextualSpacing/>
        <w:rPr>
          <w:rFonts w:ascii="Cambria Math" w:eastAsiaTheme="minorEastAsia" w:hAnsi="Cambria Math"/>
        </w:rPr>
      </w:pPr>
      <w:r>
        <w:rPr>
          <w:rFonts w:eastAsiaTheme="minorEastAsia"/>
          <w:noProof/>
        </w:rPr>
        <mc:AlternateContent>
          <mc:Choice Requires="wps">
            <w:drawing>
              <wp:anchor distT="0" distB="0" distL="114300" distR="114300" simplePos="0" relativeHeight="251658248" behindDoc="0" locked="0" layoutInCell="1" allowOverlap="1" wp14:anchorId="48F1D3BA" wp14:editId="569AAA5F">
                <wp:simplePos x="0" y="0"/>
                <wp:positionH relativeFrom="margin">
                  <wp:posOffset>198120</wp:posOffset>
                </wp:positionH>
                <wp:positionV relativeFrom="paragraph">
                  <wp:posOffset>520700</wp:posOffset>
                </wp:positionV>
                <wp:extent cx="2618105" cy="1104900"/>
                <wp:effectExtent l="0" t="0" r="10795" b="19050"/>
                <wp:wrapNone/>
                <wp:docPr id="1794923582" name="Rectangle 1794923582"/>
                <wp:cNvGraphicFramePr/>
                <a:graphic xmlns:a="http://schemas.openxmlformats.org/drawingml/2006/main">
                  <a:graphicData uri="http://schemas.microsoft.com/office/word/2010/wordprocessingShape">
                    <wps:wsp>
                      <wps:cNvSpPr/>
                      <wps:spPr>
                        <a:xfrm>
                          <a:off x="0" y="0"/>
                          <a:ext cx="2618105" cy="110490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2CE594ED"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1D3BA" id="Rectangle 1794923582" o:spid="_x0000_s1039" style="position:absolute;left:0;text-align:left;margin-left:15.6pt;margin-top:41pt;width:206.15pt;height:8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" filled="f" strokecolor="#1f3763 [1604]" strokeweight=".5pt">
                <v:textbox>
                  <w:txbxContent>
                    <w:p w14:paraId="2CE594ED"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49" behindDoc="0" locked="0" layoutInCell="1" allowOverlap="1" wp14:anchorId="6F84757C" wp14:editId="479C0ED5">
                <wp:simplePos x="0" y="0"/>
                <wp:positionH relativeFrom="column">
                  <wp:posOffset>2737262</wp:posOffset>
                </wp:positionH>
                <wp:positionV relativeFrom="paragraph">
                  <wp:posOffset>541193</wp:posOffset>
                </wp:positionV>
                <wp:extent cx="172193" cy="190005"/>
                <wp:effectExtent l="0" t="0" r="0" b="635"/>
                <wp:wrapNone/>
                <wp:docPr id="904073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93" cy="190005"/>
                        </a:xfrm>
                        <a:prstGeom prst="rect">
                          <a:avLst/>
                        </a:prstGeom>
                        <a:noFill/>
                        <a:ln w="9525">
                          <a:noFill/>
                          <a:miter lim="800000"/>
                          <a:headEnd/>
                          <a:tailEnd/>
                        </a:ln>
                      </wps:spPr>
                      <wps:txb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4757C" id="_x0000_s1040" type="#_x0000_t202" style="position:absolute;left:0;text-align:left;margin-left:215.55pt;margin-top:42.6pt;width:13.55pt;height:14.9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" filled="f" stroked="f">
                <v:textbox>
                  <w:txbxContent>
                    <w:p w14:paraId="050BB32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t xml:space="preserve">For the calculation of latitude </w:t>
      </w:r>
      <m:oMath>
        <m:r>
          <w:rPr>
            <w:rFonts w:ascii="Cambria Math" w:eastAsiaTheme="minorEastAsia" w:hAnsi="Cambria Math"/>
          </w:rPr>
          <m:t>φ</m:t>
        </m:r>
      </m:oMath>
      <w:r w:rsidRPr="003642D0">
        <w:rPr>
          <w:rFonts w:eastAsiaTheme="minorEastAsia"/>
        </w:rPr>
        <w:t xml:space="preserve"> and longitude </w:t>
      </w:r>
      <m:oMath>
        <m:r>
          <w:rPr>
            <w:rFonts w:ascii="Cambria Math" w:eastAsiaTheme="minorEastAsia" w:hAnsi="Cambria Math"/>
          </w:rPr>
          <m:t>λ</m:t>
        </m:r>
      </m:oMath>
      <w:r w:rsidRPr="003642D0">
        <w:rPr>
          <w:rFonts w:eastAsiaTheme="minorEastAsia"/>
        </w:rPr>
        <w:t xml:space="preserve"> (both in degrees of arc) from easting </w:t>
      </w:r>
      <w:r w:rsidRPr="009B4A44">
        <w:rPr>
          <w:rFonts w:ascii="Cambria Math" w:eastAsiaTheme="minorEastAsia" w:hAnsi="Cambria Math"/>
          <w:i/>
        </w:rPr>
        <w:t>E</w:t>
      </w:r>
      <w:r w:rsidRPr="003642D0">
        <w:rPr>
          <w:rFonts w:eastAsiaTheme="minorEastAsia"/>
        </w:rPr>
        <w:t xml:space="preserve"> and northing </w:t>
      </w:r>
      <w:r w:rsidRPr="009B4A44">
        <w:rPr>
          <w:rFonts w:ascii="Cambria Math" w:eastAsiaTheme="minorEastAsia" w:hAnsi="Cambria Math"/>
          <w:i/>
        </w:rPr>
        <w:t>N</w:t>
      </w:r>
      <w:r w:rsidRPr="003642D0">
        <w:rPr>
          <w:rFonts w:ascii="Cambria Math" w:eastAsiaTheme="minorEastAsia" w:hAnsi="Cambria Math"/>
        </w:rPr>
        <w:t xml:space="preserve"> </w:t>
      </w:r>
      <w:r>
        <w:rPr>
          <w:rFonts w:eastAsiaTheme="minorEastAsia" w:cstheme="minorHAnsi"/>
        </w:rPr>
        <w:t>(both in mete</w:t>
      </w:r>
      <w:r w:rsidRPr="003642D0">
        <w:rPr>
          <w:rFonts w:eastAsiaTheme="minorEastAsia" w:cstheme="minorHAnsi"/>
        </w:rPr>
        <w:t>rs)</w:t>
      </w:r>
      <w:r w:rsidRPr="003642D0">
        <w:rPr>
          <w:rFonts w:ascii="Cambria Math" w:eastAsiaTheme="minorEastAsia" w:hAnsi="Cambria Math"/>
        </w:rPr>
        <w:t xml:space="preserve"> </w:t>
      </w:r>
      <w:r w:rsidRPr="003642D0">
        <w:rPr>
          <w:rFonts w:eastAsiaTheme="minorEastAsia" w:cstheme="minorHAnsi"/>
        </w:rPr>
        <w:t xml:space="preserve">from a Universal Transverse Mercator (UTM) </w:t>
      </w:r>
      <w:r>
        <w:rPr>
          <w:rFonts w:eastAsiaTheme="minorEastAsia" w:cstheme="minorHAnsi"/>
        </w:rPr>
        <w:t>coordinate reference system (CRS)</w:t>
      </w:r>
      <w:r w:rsidRPr="003642D0">
        <w:rPr>
          <w:rFonts w:eastAsiaTheme="minorEastAsia" w:cstheme="minorHAnsi"/>
        </w:rPr>
        <w:t xml:space="preserve"> where the UTM CRS has a geodetic CRS of WGS 84, it is given </w:t>
      </w:r>
      <w:r>
        <w:rPr>
          <w:rFonts w:eastAsiaTheme="minorEastAsia" w:cstheme="minorHAnsi"/>
        </w:rPr>
        <w:t>for all UTM zones</w:t>
      </w:r>
      <w:r w:rsidRPr="003642D0">
        <w:rPr>
          <w:rFonts w:eastAsiaTheme="minorEastAsia" w:cstheme="minorHAnsi"/>
        </w:rPr>
        <w:t>:</w:t>
      </w:r>
      <w:r w:rsidRPr="003642D0">
        <w:rPr>
          <w:rFonts w:ascii="Cambria Math" w:eastAsiaTheme="minorEastAsia" w:hAnsi="Cambria Math"/>
        </w:rPr>
        <w:t xml:space="preserve"> </w:t>
      </w:r>
    </w:p>
    <w:p w14:paraId="2FFE41AA" w14:textId="1AAF233B"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500000 m</w:t>
      </w:r>
    </w:p>
    <w:p w14:paraId="4829DFD0"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=0.9996</m:t>
        </m:r>
      </m:oMath>
      <w:r>
        <w:rPr>
          <w:rFonts w:eastAsiaTheme="minorEastAsia"/>
        </w:rPr>
        <w:t xml:space="preserve"> </w:t>
      </w:r>
    </w:p>
    <w:p w14:paraId="097C0C3A"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76EDC27E" w14:textId="7C3076AF" w:rsidR="00F13E78" w:rsidRDefault="00F13E78" w:rsidP="00F13E78">
      <w:pPr>
        <w:spacing w:line="240" w:lineRule="auto"/>
        <w:ind w:left="360"/>
        <w:rPr>
          <w:rFonts w:ascii="Cambria Math" w:eastAsiaTheme="minorEastAsia" w:hAnsi="Cambria Math"/>
          <w:vertAlign w:val="subscript"/>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0" behindDoc="0" locked="0" layoutInCell="1" allowOverlap="1" wp14:anchorId="3DD8A6C7" wp14:editId="5DCB7D7E">
                <wp:simplePos x="0" y="0"/>
                <wp:positionH relativeFrom="column">
                  <wp:posOffset>2977136</wp:posOffset>
                </wp:positionH>
                <wp:positionV relativeFrom="paragraph">
                  <wp:posOffset>250569</wp:posOffset>
                </wp:positionV>
                <wp:extent cx="201295" cy="207645"/>
                <wp:effectExtent l="0" t="0" r="0" b="1905"/>
                <wp:wrapNone/>
                <wp:docPr id="380325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8A6C7" id="_x0000_s1041" type="#_x0000_t202" style="position:absolute;left:0;text-align:left;margin-left:234.4pt;margin-top:19.75pt;width:15.85pt;height:16.3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Tj+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" filled="f" stroked="f">
                <v:textbox>
                  <w:txbxContent>
                    <w:p w14:paraId="7E8F0352"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1A4B492C" w14:textId="22BD8F2B" w:rsidR="00F13E78" w:rsidRDefault="00F13E78" w:rsidP="00F13E78">
      <w:pPr>
        <w:spacing w:line="240" w:lineRule="auto"/>
        <w:ind w:left="360"/>
        <w:rPr>
          <w:rFonts w:eastAsiaTheme="minorEastAsia"/>
        </w:rPr>
      </w:pPr>
      <w:r>
        <w:rPr>
          <w:rFonts w:eastAsiaTheme="minorEastAsia"/>
        </w:rPr>
        <w:t xml:space="preserve">Where </w:t>
      </w:r>
      <w:r w:rsidRPr="00F54BEE">
        <w:rPr>
          <w:rFonts w:ascii="Cambria Math" w:eastAsiaTheme="minorEastAsia" w:hAnsi="Cambria Math"/>
          <w:i/>
        </w:rPr>
        <w:t>b</w:t>
      </w:r>
      <w:r>
        <w:rPr>
          <w:rFonts w:eastAsiaTheme="minorEastAsia"/>
        </w:rPr>
        <w:t xml:space="preserve"> is the semi-minor axis, because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Pr>
          <w:rFonts w:eastAsiaTheme="minorEastAsia"/>
        </w:rPr>
        <w:t xml:space="preserve">   </w:t>
      </w:r>
      <w:r>
        <w:rPr>
          <w:rFonts w:eastAsiaTheme="minorEastAsia"/>
          <w:vertAlign w:val="subscript"/>
        </w:rPr>
        <w:t xml:space="preserve"> </w:t>
      </w:r>
    </w:p>
    <w:p w14:paraId="5542D7F4" w14:textId="61AC99B1" w:rsidR="00F13E78" w:rsidRDefault="00F13E78" w:rsidP="00F13E78">
      <w:pPr>
        <w:spacing w:line="240" w:lineRule="auto"/>
        <w:ind w:left="360"/>
        <w:rPr>
          <w:rFonts w:ascii="Cambria Math" w:eastAsiaTheme="minorEastAsia" w:hAnsi="Cambria Math"/>
        </w:rPr>
      </w:pP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0063839C" w14:textId="77777777" w:rsidR="00F13E78" w:rsidRPr="0072225C" w:rsidRDefault="00F13E78" w:rsidP="00F13E78">
      <w:pPr>
        <w:spacing w:line="240" w:lineRule="auto"/>
        <w:ind w:left="360"/>
        <w:rPr>
          <w:rFonts w:eastAsiaTheme="minorEastAsia"/>
        </w:rPr>
      </w:pPr>
      <w:r>
        <w:rPr>
          <w:rFonts w:eastAsiaTheme="minorEastAsia"/>
        </w:rPr>
        <w:t xml:space="preserve">that </w:t>
      </w:r>
      <m:oMath>
        <m:r>
          <w:rPr>
            <w:rFonts w:ascii="Cambria Math" w:eastAsiaTheme="minorEastAsia" w:hAnsi="Cambria Math"/>
          </w:rPr>
          <m:t xml:space="preserve">b=a </m:t>
        </m:r>
        <m:d>
          <m:dPr>
            <m:ctrlPr>
              <w:rPr>
                <w:rFonts w:ascii="Cambria Math" w:eastAsiaTheme="minorEastAsia" w:hAnsi="Cambria Math"/>
                <w:i/>
              </w:rPr>
            </m:ctrlPr>
          </m:dPr>
          <m:e>
            <m:r>
              <w:rPr>
                <w:rFonts w:ascii="Cambria Math" w:eastAsiaTheme="minorEastAsia" w:hAnsi="Cambria Math"/>
              </w:rPr>
              <m:t>1-f</m:t>
            </m:r>
          </m:e>
        </m:d>
      </m:oMath>
    </w:p>
    <w:p w14:paraId="04BCB498" w14:textId="77777777" w:rsidR="00F13E78" w:rsidRDefault="00F13E78" w:rsidP="00F13E78">
      <w:pPr>
        <w:spacing w:line="240" w:lineRule="auto"/>
        <w:ind w:left="360"/>
        <w:rPr>
          <w:rFonts w:eastAsiaTheme="minorEastAsia"/>
        </w:rPr>
      </w:pPr>
      <w:r>
        <w:rPr>
          <w:rFonts w:eastAsiaTheme="minorEastAsia"/>
        </w:rPr>
        <w:t xml:space="preserve">and that  </w:t>
      </w:r>
      <m:oMath>
        <m:r>
          <w:rPr>
            <w:rFonts w:ascii="Cambria Math" w:eastAsiaTheme="minorEastAsia" w:hAnsi="Cambria Math"/>
          </w:rPr>
          <m:t>b=6356752.31425</m:t>
        </m:r>
      </m:oMath>
      <w:r>
        <w:rPr>
          <w:rFonts w:eastAsiaTheme="minorEastAsia"/>
        </w:rPr>
        <w:t xml:space="preserve">  </w:t>
      </w:r>
    </w:p>
    <w:p w14:paraId="5668D22F" w14:textId="77777777" w:rsidR="00F13E78" w:rsidRDefault="00F13E78" w:rsidP="00F13E78">
      <w:pPr>
        <w:spacing w:after="0" w:line="240" w:lineRule="auto"/>
        <w:ind w:left="360"/>
        <w:rPr>
          <w:rFonts w:eastAsiaTheme="minorEastAsia"/>
        </w:rPr>
      </w:pPr>
      <w:r>
        <w:rPr>
          <w:rFonts w:eastAsiaTheme="minorEastAsia"/>
          <w:noProof/>
        </w:rPr>
        <mc:AlternateContent>
          <mc:Choice Requires="wps">
            <w:drawing>
              <wp:anchor distT="0" distB="0" distL="114300" distR="114300" simplePos="0" relativeHeight="251658257" behindDoc="0" locked="0" layoutInCell="1" allowOverlap="1" wp14:anchorId="725B4C46" wp14:editId="338A0BB2">
                <wp:simplePos x="0" y="0"/>
                <wp:positionH relativeFrom="margin">
                  <wp:posOffset>2707574</wp:posOffset>
                </wp:positionH>
                <wp:positionV relativeFrom="paragraph">
                  <wp:posOffset>148945</wp:posOffset>
                </wp:positionV>
                <wp:extent cx="1417130" cy="510639"/>
                <wp:effectExtent l="0" t="0" r="12065" b="22860"/>
                <wp:wrapNone/>
                <wp:docPr id="1623906306" name="Rectangle 1623906306"/>
                <wp:cNvGraphicFramePr/>
                <a:graphic xmlns:a="http://schemas.openxmlformats.org/drawingml/2006/main">
                  <a:graphicData uri="http://schemas.microsoft.com/office/word/2010/wordprocessingShape">
                    <wps:wsp>
                      <wps:cNvSpPr/>
                      <wps:spPr>
                        <a:xfrm>
                          <a:off x="0" y="0"/>
                          <a:ext cx="1417130" cy="510639"/>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413796B"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B4C46" id="Rectangle 1623906306" o:spid="_x0000_s1042" style="position:absolute;left:0;text-align:left;margin-left:213.2pt;margin-top:11.75pt;width:111.6pt;height:40.2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" filled="f" strokecolor="#1f3763 [1604]" strokeweight=".5pt">
                <v:textbox>
                  <w:txbxContent>
                    <w:p w14:paraId="6413796B" w14:textId="77777777" w:rsidR="00F13E78" w:rsidRPr="009D35BB" w:rsidRDefault="00F13E78" w:rsidP="00F13E78">
                      <w:pPr>
                        <w:jc w:val="right"/>
                      </w:pPr>
                    </w:p>
                  </w:txbxContent>
                </v:textbox>
                <w10:wrap anchorx="margin"/>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8" behindDoc="0" locked="0" layoutInCell="1" allowOverlap="1" wp14:anchorId="51EF85A7" wp14:editId="6CE73746">
                <wp:simplePos x="0" y="0"/>
                <wp:positionH relativeFrom="column">
                  <wp:posOffset>4064445</wp:posOffset>
                </wp:positionH>
                <wp:positionV relativeFrom="paragraph">
                  <wp:posOffset>93510</wp:posOffset>
                </wp:positionV>
                <wp:extent cx="201295" cy="207645"/>
                <wp:effectExtent l="0" t="0" r="0" b="1905"/>
                <wp:wrapNone/>
                <wp:docPr id="184761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F85A7" id="_x0000_s1043" type="#_x0000_t202" style="position:absolute;left:0;text-align:left;margin-left:320.05pt;margin-top:7.35pt;width:15.85pt;height:16.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" filled="f" stroked="f">
                <v:textbox>
                  <w:txbxContent>
                    <w:p w14:paraId="5A25E186"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p>
    <w:p w14:paraId="0E54284F" w14:textId="77777777" w:rsidR="00F13E78" w:rsidRPr="009D35BB" w:rsidRDefault="00F13E78" w:rsidP="00F13E78">
      <w:pPr>
        <w:pStyle w:val="ListParagraph"/>
        <w:numPr>
          <w:ilvl w:val="0"/>
          <w:numId w:val="163"/>
        </w:numPr>
        <w:contextualSpacing/>
        <w:rPr>
          <w:rFonts w:ascii="Cambria Math" w:eastAsiaTheme="minorEastAsia" w:hAnsi="Cambria Math"/>
          <w:vertAlign w:val="subscript"/>
        </w:rPr>
      </w:pPr>
      <w:r w:rsidRPr="009D35BB">
        <w:rPr>
          <w:rFonts w:eastAsiaTheme="minorEastAsia"/>
        </w:rPr>
        <w:t>For all UTM North zones</w:t>
      </w:r>
      <w:r>
        <w:rPr>
          <w:rFonts w:eastAsiaTheme="minorEastAsia"/>
        </w:rPr>
        <w:t>,</w:t>
      </w:r>
      <w:r w:rsidRPr="009D35BB">
        <w:rPr>
          <w:rFonts w:eastAsiaTheme="minorEastAsia"/>
        </w:rPr>
        <w:t xml:space="preserve"> false northing </w:t>
      </w:r>
      <w:r w:rsidRPr="009D35BB">
        <w:rPr>
          <w:rFonts w:ascii="Cambria Math" w:eastAsiaTheme="minorEastAsia" w:hAnsi="Cambria Math"/>
          <w:i/>
        </w:rPr>
        <w:t>FN</w:t>
      </w:r>
      <w:r w:rsidRPr="009D35BB">
        <w:rPr>
          <w:rFonts w:ascii="Cambria Math" w:eastAsiaTheme="minorEastAsia" w:hAnsi="Cambria Math"/>
        </w:rPr>
        <w:t xml:space="preserve">           = 0 m  </w:t>
      </w:r>
    </w:p>
    <w:p w14:paraId="4D9B1A1E" w14:textId="77777777" w:rsidR="00F13E78" w:rsidRDefault="00F13E78" w:rsidP="00F13E78">
      <w:pPr>
        <w:ind w:left="360" w:firstLine="360"/>
        <w:rPr>
          <w:rFonts w:ascii="Cambria Math" w:eastAsiaTheme="minorEastAsia" w:hAnsi="Cambria Math"/>
          <w:vertAlign w:val="subscript"/>
        </w:rPr>
      </w:pPr>
      <w:r>
        <w:rPr>
          <w:rFonts w:eastAsiaTheme="minorEastAsia"/>
        </w:rPr>
        <w:t xml:space="preserve">For all UTM South zones, 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w:t>
      </w:r>
      <w:r>
        <w:rPr>
          <w:rFonts w:ascii="Cambria Math" w:eastAsiaTheme="minorEastAsia" w:hAnsi="Cambria Math"/>
        </w:rPr>
        <w:tab/>
        <w:t xml:space="preserve">= 10000000 m  </w:t>
      </w:r>
    </w:p>
    <w:p w14:paraId="5245CC4F" w14:textId="77777777" w:rsidR="00F13E78" w:rsidRDefault="00F13E78" w:rsidP="00F13E78">
      <w:pPr>
        <w:pStyle w:val="ListParagraph"/>
        <w:spacing w:after="0"/>
        <w:rPr>
          <w:rFonts w:eastAsiaTheme="minorEastAsia"/>
        </w:rPr>
      </w:pPr>
    </w:p>
    <w:p w14:paraId="5ABBE39D" w14:textId="77777777" w:rsidR="00F13E78" w:rsidRDefault="00F13E78" w:rsidP="00F13E78">
      <w:pPr>
        <w:pStyle w:val="ListParagraph"/>
        <w:numPr>
          <w:ilvl w:val="0"/>
          <w:numId w:val="163"/>
        </w:numPr>
        <w:contextualSpacing/>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9" behindDoc="0" locked="0" layoutInCell="1" allowOverlap="1" wp14:anchorId="7D406FF0" wp14:editId="2C133F9A">
                <wp:simplePos x="0" y="0"/>
                <wp:positionH relativeFrom="column">
                  <wp:posOffset>817335</wp:posOffset>
                </wp:positionH>
                <wp:positionV relativeFrom="paragraph">
                  <wp:posOffset>221532</wp:posOffset>
                </wp:positionV>
                <wp:extent cx="201295" cy="207645"/>
                <wp:effectExtent l="0" t="0" r="0" b="190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6FF0" id="_x0000_s1044" type="#_x0000_t202" style="position:absolute;left:0;text-align:left;margin-left:64.35pt;margin-top:17.45pt;width:15.85pt;height:16.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YJ6+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" filled="f" stroked="f">
                <v:textbox>
                  <w:txbxContent>
                    <w:p w14:paraId="7A49C1D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w:pict>
          </mc:Fallback>
        </mc:AlternateContent>
      </w:r>
      <w:r>
        <w:rPr>
          <w:rFonts w:eastAsiaTheme="minorEastAsia"/>
        </w:rPr>
        <w:t>Each UTM zone has a corresponding central meridian</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which can be found in the EPSG dataset.  North and south zones of the same number (e.g., UTM Zone 18N and UTM Zone 18S) share a central meridian. </w:t>
      </w:r>
    </w:p>
    <w:p w14:paraId="7517F3F8" w14:textId="77777777" w:rsidR="00F13E78" w:rsidRPr="00332765" w:rsidRDefault="00F13E78" w:rsidP="00F13E78">
      <w:pPr>
        <w:ind w:left="360"/>
        <w:rPr>
          <w:rFonts w:eastAsiaTheme="minorEastAsia"/>
        </w:rPr>
      </w:pPr>
      <w:r w:rsidRPr="00332765">
        <w:rPr>
          <w:rFonts w:eastAsiaTheme="minorEastAsia"/>
        </w:rPr>
        <w:t>Algorithmically, the value can be found as follows:</w:t>
      </w:r>
    </w:p>
    <w:p w14:paraId="32F76D8D" w14:textId="77777777" w:rsidR="00F13E78" w:rsidRDefault="00F13E78" w:rsidP="00F13E78">
      <w:pPr>
        <w:pStyle w:val="ListParagraph"/>
        <w:rPr>
          <w:rFonts w:ascii="Cambria Math" w:eastAsiaTheme="minorEastAsia" w:hAnsi="Cambria Math"/>
          <w:vertAlign w:val="subscript"/>
        </w:rPr>
      </w:pPr>
      <w:r>
        <w:rPr>
          <w:rFonts w:eastAsiaTheme="minorEastAsia"/>
        </w:rPr>
        <w:t xml:space="preserve">For zone numbers </w:t>
      </w:r>
      <w:proofErr w:type="spellStart"/>
      <w:r>
        <w:rPr>
          <w:rFonts w:ascii="Cambria Math" w:eastAsiaTheme="minorEastAsia" w:hAnsi="Cambria Math"/>
          <w:i/>
        </w:rPr>
        <w:t>N</w:t>
      </w:r>
      <w:r w:rsidRPr="0058148F">
        <w:rPr>
          <w:rFonts w:ascii="Cambria Math" w:eastAsiaTheme="minorEastAsia" w:hAnsi="Cambria Math"/>
          <w:i/>
          <w:vertAlign w:val="subscript"/>
        </w:rPr>
        <w:t>z</w:t>
      </w:r>
      <w:proofErr w:type="spellEnd"/>
      <w:r>
        <w:rPr>
          <w:rFonts w:ascii="Cambria Math" w:eastAsiaTheme="minorEastAsia" w:hAnsi="Cambria Math"/>
        </w:rPr>
        <w:t xml:space="preserve"> </w:t>
      </w:r>
      <w:r>
        <w:rPr>
          <w:rFonts w:eastAsiaTheme="minorEastAsia"/>
        </w:rPr>
        <w:t xml:space="preserve">between 1 and 30 (inclusive):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183-(6×</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e>
        </m:d>
        <m:r>
          <w:rPr>
            <w:rFonts w:ascii="Cambria Math" w:eastAsiaTheme="minorEastAsia" w:hAnsi="Cambria Math"/>
          </w:rPr>
          <m:t>° W</m:t>
        </m:r>
      </m:oMath>
      <w:r>
        <w:rPr>
          <w:rFonts w:eastAsiaTheme="minorEastAsia"/>
        </w:rPr>
        <w:t xml:space="preserve">  </w:t>
      </w:r>
    </w:p>
    <w:p w14:paraId="593288D2" w14:textId="77777777" w:rsidR="00F13E78" w:rsidRDefault="00F13E78" w:rsidP="00F13E78">
      <w:pPr>
        <w:ind w:left="360" w:firstLine="360"/>
        <w:rPr>
          <w:rFonts w:eastAsiaTheme="minorEastAsia"/>
        </w:rPr>
      </w:pPr>
      <w:r>
        <w:rPr>
          <w:rFonts w:eastAsiaTheme="minorEastAsia"/>
        </w:rPr>
        <w:t xml:space="preserve">For </w:t>
      </w:r>
      <w:r w:rsidRPr="009D35BB">
        <w:rPr>
          <w:rFonts w:eastAsiaTheme="minorEastAsia"/>
        </w:rPr>
        <w:t>zone number</w:t>
      </w:r>
      <w:r>
        <w:rPr>
          <w:rFonts w:eastAsiaTheme="minorEastAsia"/>
        </w:rPr>
        <w:t>s</w:t>
      </w:r>
      <w:r w:rsidRPr="009D35BB">
        <w:rPr>
          <w:rFonts w:eastAsiaTheme="minorEastAsia"/>
        </w:rPr>
        <w:t xml:space="preserve"> </w:t>
      </w:r>
      <w:proofErr w:type="spellStart"/>
      <w:r w:rsidRPr="009D35BB">
        <w:rPr>
          <w:rFonts w:ascii="Cambria Math" w:eastAsiaTheme="minorEastAsia" w:hAnsi="Cambria Math"/>
          <w:i/>
        </w:rPr>
        <w:t>N</w:t>
      </w:r>
      <w:r w:rsidRPr="009D35BB">
        <w:rPr>
          <w:rFonts w:ascii="Cambria Math" w:eastAsiaTheme="minorEastAsia" w:hAnsi="Cambria Math"/>
          <w:i/>
          <w:vertAlign w:val="subscript"/>
        </w:rPr>
        <w:t>z</w:t>
      </w:r>
      <w:proofErr w:type="spellEnd"/>
      <w:r w:rsidRPr="009D35BB">
        <w:rPr>
          <w:rFonts w:ascii="Cambria Math" w:eastAsiaTheme="minorEastAsia" w:hAnsi="Cambria Math"/>
        </w:rPr>
        <w:t xml:space="preserve"> </w:t>
      </w:r>
      <w:r>
        <w:rPr>
          <w:rFonts w:eastAsiaTheme="minorEastAsia"/>
        </w:rPr>
        <w:t>between</w:t>
      </w:r>
      <w:r w:rsidRPr="009D35BB">
        <w:rPr>
          <w:rFonts w:eastAsiaTheme="minorEastAsia"/>
        </w:rPr>
        <w:t xml:space="preserve"> 31 </w:t>
      </w:r>
      <w:r>
        <w:rPr>
          <w:rFonts w:eastAsiaTheme="minorEastAsia"/>
        </w:rPr>
        <w:t>and</w:t>
      </w:r>
      <w:r w:rsidRPr="009D35BB">
        <w:rPr>
          <w:rFonts w:eastAsiaTheme="minorEastAsia"/>
        </w:rPr>
        <w:t xml:space="preserve"> 60 (inclusive)</w:t>
      </w:r>
      <w:r>
        <w:rPr>
          <w:rFonts w:eastAsiaTheme="minorEastAsia"/>
        </w:rPr>
        <w:t xml:space="preserve">: </w:t>
      </w:r>
      <w:r w:rsidRPr="009D35BB">
        <w:rPr>
          <w:rFonts w:eastAsiaTheme="minorEastAsia"/>
        </w:rPr>
        <w:t xml:space="preserve"> </w:t>
      </w:r>
      <w:r>
        <w:rPr>
          <w:rFonts w:eastAsiaTheme="minorEastAsia"/>
        </w:rPr>
        <w:t xml:space="preserve">  </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6×</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-30</m:t>
                </m:r>
              </m:e>
            </m:d>
          </m:e>
        </m:d>
        <m:r>
          <w:rPr>
            <w:rFonts w:ascii="Cambria Math" w:eastAsiaTheme="minorEastAsia" w:hAnsi="Cambria Math"/>
          </w:rPr>
          <m:t>-3}° E</m:t>
        </m:r>
      </m:oMath>
    </w:p>
    <w:p w14:paraId="02B7CEE3" w14:textId="77777777" w:rsidR="00F13E78" w:rsidRDefault="00F13E78" w:rsidP="00F13E78">
      <w:pPr>
        <w:ind w:left="360" w:firstLine="360"/>
        <w:rPr>
          <w:rFonts w:eastAsiaTheme="minorEastAsia"/>
        </w:rPr>
      </w:pPr>
      <w:r>
        <w:rPr>
          <w:rFonts w:eastAsiaTheme="minorEastAsia"/>
        </w:rPr>
        <w:t xml:space="preserve">Example: For UTM Zone 45S, </w:t>
      </w:r>
      <m:oMath>
        <m:r>
          <w:rPr>
            <w:rFonts w:ascii="Cambria Math" w:eastAsiaTheme="minorEastAsia" w:hAnsi="Cambria Math"/>
          </w:rPr>
          <m:t>N</m:t>
        </m:r>
        <m:r>
          <w:rPr>
            <w:rFonts w:ascii="Cambria Math" w:eastAsiaTheme="minorEastAsia" w:hAnsi="Cambria Math"/>
            <w:vertAlign w:val="subscript"/>
          </w:rPr>
          <m:t>z</m:t>
        </m:r>
        <m:r>
          <w:rPr>
            <w:rFonts w:ascii="Cambria Math" w:eastAsiaTheme="minorEastAsia" w:hAnsi="Cambria Math"/>
          </w:rPr>
          <m:t>=45</m:t>
        </m:r>
      </m:oMath>
      <w:r>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=87° E</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Pr>
          <w:rFonts w:eastAsiaTheme="minorEastAsia"/>
        </w:rPr>
        <w:t xml:space="preserve"> is also </w:t>
      </w:r>
      <m:oMath>
        <m:r>
          <w:rPr>
            <w:rFonts w:ascii="Cambria Math" w:eastAsiaTheme="minorEastAsia" w:hAnsi="Cambria Math"/>
          </w:rPr>
          <m:t>87° E</m:t>
        </m:r>
      </m:oMath>
      <w:r>
        <w:rPr>
          <w:rFonts w:eastAsiaTheme="minorEastAsia"/>
        </w:rPr>
        <w:t xml:space="preserve"> for UTM Zone 45N.</w:t>
      </w:r>
    </w:p>
    <w:p w14:paraId="608891D6" w14:textId="77777777" w:rsidR="00F13E78" w:rsidRPr="008B51D9" w:rsidRDefault="00F13E78" w:rsidP="00F13E78">
      <w:pPr>
        <w:spacing w:after="0"/>
        <w:ind w:left="360" w:firstLine="360"/>
        <w:rPr>
          <w:rFonts w:eastAsiaTheme="minorEastAsia"/>
        </w:rPr>
      </w:pPr>
    </w:p>
    <w:p w14:paraId="724FA17F" w14:textId="77777777" w:rsidR="00F13E78" w:rsidRPr="00C52FBD" w:rsidRDefault="00F13E78" w:rsidP="00F13E78">
      <w:pPr>
        <w:pStyle w:val="ListParagraph"/>
        <w:numPr>
          <w:ilvl w:val="0"/>
          <w:numId w:val="163"/>
        </w:numPr>
        <w:contextualSpacing/>
        <w:rPr>
          <w:rFonts w:eastAsiaTheme="minorEastAsia"/>
        </w:rPr>
      </w:pPr>
      <w:r w:rsidRPr="00E52F77">
        <w:rPr>
          <w:rFonts w:eastAsiaTheme="minorEastAsia"/>
          <w:noProof/>
        </w:rPr>
        <mc:AlternateContent>
          <mc:Choice Requires="wps">
            <w:drawing>
              <wp:anchor distT="0" distB="0" distL="114300" distR="114300" simplePos="0" relativeHeight="251658260" behindDoc="0" locked="0" layoutInCell="1" allowOverlap="1" wp14:anchorId="797BC2B2" wp14:editId="1BE91902">
                <wp:simplePos x="0" y="0"/>
                <wp:positionH relativeFrom="column">
                  <wp:posOffset>177800</wp:posOffset>
                </wp:positionH>
                <wp:positionV relativeFrom="paragraph">
                  <wp:posOffset>276225</wp:posOffset>
                </wp:positionV>
                <wp:extent cx="2383790" cy="231140"/>
                <wp:effectExtent l="0" t="0" r="16510" b="16510"/>
                <wp:wrapNone/>
                <wp:docPr id="18" name="Rectangle 18"/>
                <wp:cNvGraphicFramePr/>
                <a:graphic xmlns:a="http://schemas.openxmlformats.org/drawingml/2006/main">
                  <a:graphicData uri="http://schemas.microsoft.com/office/word/2010/wordprocessingShape">
                    <wps:wsp>
                      <wps:cNvSpPr/>
                      <wps:spPr>
                        <a:xfrm>
                          <a:off x="0" y="0"/>
                          <a:ext cx="2383790" cy="2311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A9E7872"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BC2B2" id="Rectangle 18" o:spid="_x0000_s1045" style="position:absolute;left:0;text-align:left;margin-left:14pt;margin-top:21.75pt;width:187.7pt;height:18.2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" filled="f" strokecolor="#1f3763 [1604]" strokeweight=".5pt">
                <v:textbox>
                  <w:txbxContent>
                    <w:p w14:paraId="7A9E7872"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52" behindDoc="0" locked="0" layoutInCell="1" allowOverlap="1" wp14:anchorId="58711C65" wp14:editId="065B3127">
                <wp:simplePos x="0" y="0"/>
                <wp:positionH relativeFrom="column">
                  <wp:posOffset>3098800</wp:posOffset>
                </wp:positionH>
                <wp:positionV relativeFrom="paragraph">
                  <wp:posOffset>463962</wp:posOffset>
                </wp:positionV>
                <wp:extent cx="201295" cy="207645"/>
                <wp:effectExtent l="0" t="0" r="0" b="1905"/>
                <wp:wrapNone/>
                <wp:docPr id="1639022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11C65" id="_x0000_s1046" type="#_x0000_t202" style="position:absolute;left:0;text-align:left;margin-left:244pt;margin-top:36.55pt;width:15.85pt;height:16.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" filled="f" stroked="f">
                <v:textbox>
                  <w:txbxContent>
                    <w:p w14:paraId="2C7FACB8"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_Ref184814718 \n \h </w:instrText>
                      </w:r>
                      <w:r>
                        <w:rPr>
                          <w:color w:val="44546A" w:themeColor="text2"/>
                          <w:sz w:val="12"/>
                          <w:szCs w:val="12"/>
                        </w:rPr>
                      </w:r>
                      <w:r>
                        <w:rPr>
                          <w:color w:val="44546A" w:themeColor="text2"/>
                          <w:sz w:val="12"/>
                          <w:szCs w:val="12"/>
                        </w:rPr>
                        <w:fldChar w:fldCharType="separate"/>
                      </w:r>
                      <w:r>
                        <w:rPr>
                          <w:color w:val="44546A" w:themeColor="text2"/>
                          <w:sz w:val="12"/>
                          <w:szCs w:val="12"/>
                        </w:rPr>
                        <w:t>3</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51" behindDoc="0" locked="0" layoutInCell="1" allowOverlap="1" wp14:anchorId="73794C34" wp14:editId="0F6D5916">
                <wp:simplePos x="0" y="0"/>
                <wp:positionH relativeFrom="column">
                  <wp:posOffset>178130</wp:posOffset>
                </wp:positionH>
                <wp:positionV relativeFrom="paragraph">
                  <wp:posOffset>526159</wp:posOffset>
                </wp:positionV>
                <wp:extent cx="2997835" cy="682502"/>
                <wp:effectExtent l="0" t="0" r="12065" b="22860"/>
                <wp:wrapNone/>
                <wp:docPr id="933566042" name="Rectangle 933566042"/>
                <wp:cNvGraphicFramePr/>
                <a:graphic xmlns:a="http://schemas.openxmlformats.org/drawingml/2006/main">
                  <a:graphicData uri="http://schemas.microsoft.com/office/word/2010/wordprocessingShape">
                    <wps:wsp>
                      <wps:cNvSpPr/>
                      <wps:spPr>
                        <a:xfrm>
                          <a:off x="0" y="0"/>
                          <a:ext cx="2997835" cy="68250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11D9B3"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94C34" id="Rectangle 933566042" o:spid="_x0000_s1047" style="position:absolute;left:0;text-align:left;margin-left:14.05pt;margin-top:41.45pt;width:236.05pt;height:53.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" filled="f" strokecolor="#1f3763 [1604]" strokeweight=".5pt">
                <v:textbox>
                  <w:txbxContent>
                    <w:p w14:paraId="3911D9B3" w14:textId="77777777" w:rsidR="00F13E78" w:rsidRPr="009D35BB" w:rsidRDefault="00F13E78" w:rsidP="00F13E78">
                      <w:pPr>
                        <w:jc w:val="right"/>
                      </w:pPr>
                    </w:p>
                  </w:txbxContent>
                </v:textbox>
              </v:rect>
            </w:pict>
          </mc:Fallback>
        </mc:AlternateContent>
      </w:r>
      <w:r w:rsidRPr="001D286B">
        <w:rPr>
          <w:rFonts w:ascii="Cambria Math" w:eastAsiaTheme="minorEastAsia" w:hAnsi="Cambria Math"/>
          <w:noProof/>
          <w:vertAlign w:val="subscript"/>
        </w:rPr>
        <mc:AlternateContent>
          <mc:Choice Requires="wps">
            <w:drawing>
              <wp:anchor distT="45720" distB="45720" distL="114300" distR="114300" simplePos="0" relativeHeight="251658261" behindDoc="0" locked="0" layoutInCell="1" allowOverlap="1" wp14:anchorId="70FF4D92" wp14:editId="0D4FDD2B">
                <wp:simplePos x="0" y="0"/>
                <wp:positionH relativeFrom="column">
                  <wp:posOffset>2488265</wp:posOffset>
                </wp:positionH>
                <wp:positionV relativeFrom="paragraph">
                  <wp:posOffset>206745</wp:posOffset>
                </wp:positionV>
                <wp:extent cx="201295" cy="207645"/>
                <wp:effectExtent l="0" t="0" r="0" b="19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F4D92" id="_x0000_s1048" type="#_x0000_t202" style="position:absolute;left:0;text-align:left;margin-left:195.95pt;margin-top:16.3pt;width:15.85pt;height:16.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" filled="f" stroked="f">
                <v:textbox>
                  <w:txbxContent>
                    <w:p w14:paraId="7CD96D1C"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constants for the projection:</w:t>
      </w:r>
    </w:p>
    <w:p w14:paraId="73F38569" w14:textId="77777777" w:rsidR="00F13E78" w:rsidRPr="00102D25" w:rsidRDefault="00F13E78" w:rsidP="00F13E78">
      <w:pPr>
        <w:spacing w:after="0" w:line="360" w:lineRule="auto"/>
        <w:ind w:left="360"/>
        <w:rPr>
          <w:rFonts w:eastAsiaTheme="minorEastAsia"/>
        </w:rPr>
      </w:pP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60520C25" w14:textId="77777777" w:rsidR="00F13E78" w:rsidRPr="007363AE" w:rsidRDefault="00F13E78" w:rsidP="00F13E78">
      <w:pPr>
        <w:spacing w:after="0" w:line="360" w:lineRule="auto"/>
        <w:ind w:left="360"/>
        <w:rPr>
          <w:rFonts w:eastAsiaTheme="minorEastAsia"/>
        </w:rPr>
      </w:pPr>
      <m:oMath>
        <m:r>
          <w:rPr>
            <w:rFonts w:ascii="Cambria Math" w:hAnsi="Cambria Math"/>
          </w:rPr>
          <m:t xml:space="preserve">n= </m:t>
        </m:r>
        <m:f>
          <m:fPr>
            <m:ctrlPr>
              <w:rPr>
                <w:rFonts w:ascii="Cambria Math" w:hAnsi="Cambria Math"/>
                <w:i/>
              </w:rPr>
            </m:ctrlPr>
          </m:fPr>
          <m:num>
            <m:r>
              <w:rPr>
                <w:rFonts w:ascii="Cambria Math" w:hAnsi="Cambria Math"/>
              </w:rPr>
              <m:t>f</m:t>
            </m:r>
          </m:num>
          <m:den>
            <m:r>
              <w:rPr>
                <w:rFonts w:ascii="Cambria Math" w:hAnsi="Cambria Math"/>
              </w:rPr>
              <m:t>(2-f)</m:t>
            </m:r>
          </m:den>
        </m:f>
        <m:r>
          <w:rPr>
            <w:rFonts w:ascii="Cambria Math" w:eastAsiaTheme="minorEastAsia" w:hAnsi="Cambria Math"/>
          </w:rPr>
          <m:t xml:space="preserve">=1.67922039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ascii="Cambria Math" w:eastAsiaTheme="minorEastAsia" w:hAnsi="Cambria Math"/>
        </w:rPr>
        <w:t xml:space="preserve">  </w:t>
      </w:r>
    </w:p>
    <w:p w14:paraId="46A8E326" w14:textId="77777777" w:rsidR="00F13E78" w:rsidRDefault="00F13E78" w:rsidP="00F13E78">
      <w:pPr>
        <w:spacing w:after="0" w:line="360" w:lineRule="auto"/>
        <w:ind w:left="360"/>
        <w:rPr>
          <w:rFonts w:ascii="Cambria Math" w:eastAsiaTheme="minorEastAsia" w:hAnsi="Cambria Math"/>
        </w:rPr>
        <w:sectPr w:rsidR="00F13E78" w:rsidSect="00F13E78">
          <w:pgSz w:w="12240" w:h="15840"/>
          <w:pgMar w:top="1440" w:right="1440" w:bottom="1440" w:left="1440" w:header="720" w:footer="720" w:gutter="0"/>
          <w:cols w:space="720"/>
          <w:docGrid w:linePitch="360"/>
        </w:sectPr>
      </w:pPr>
      <m:oMath>
        <m:r>
          <w:rPr>
            <w:rFonts w:ascii="Cambria Math" w:hAnsi="Cambria Math"/>
          </w:rPr>
          <m:t>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(1+n)</m:t>
                </m:r>
              </m:den>
            </m:f>
          </m:e>
        </m: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4</m:t>
                    </m:r>
                  </m:sup>
                </m:sSup>
              </m:num>
              <m:den>
                <m:r>
                  <w:rPr>
                    <w:rFonts w:ascii="Cambria Math" w:hAnsi="Cambria Math"/>
                  </w:rPr>
                  <m:t>64</m:t>
                </m:r>
              </m:den>
            </m:f>
          </m:e>
        </m:d>
        <m:r>
          <w:rPr>
            <w:rFonts w:ascii="Cambria Math" w:hAnsi="Cambria Math"/>
          </w:rPr>
          <m:t>=6367449.145823415</m:t>
        </m:r>
      </m:oMath>
      <w:r>
        <w:rPr>
          <w:rFonts w:ascii="Cambria Math" w:eastAsiaTheme="minorEastAsia" w:hAnsi="Cambria Math"/>
        </w:rPr>
        <w:t xml:space="preserve">  </w:t>
      </w:r>
    </w:p>
    <w:p w14:paraId="581EFE5F"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96</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=8.37732164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13E78">
        <w:rPr>
          <w:rFonts w:eastAsiaTheme="minorEastAsia"/>
        </w:rPr>
        <w:t xml:space="preserve">  </w:t>
      </w:r>
    </w:p>
    <w:p w14:paraId="38116CFC"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48</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15</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437</m:t>
                </m:r>
              </m:num>
              <m:den>
                <m:r>
                  <w:rPr>
                    <w:rFonts w:ascii="Cambria Math" w:eastAsiaTheme="minorEastAsia" w:hAnsi="Cambria Math"/>
                  </w:rPr>
                  <m:t>1440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=5.84321837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13E78">
        <w:rPr>
          <w:rFonts w:eastAsiaTheme="minorEastAsia"/>
        </w:rPr>
        <w:t xml:space="preserve">  </w:t>
      </w:r>
    </w:p>
    <w:p w14:paraId="0F8EDDA9" w14:textId="77777777" w:rsidR="00F13E78" w:rsidRPr="007363AE"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480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37</m:t>
                </m:r>
              </m:num>
              <m:den>
                <m:r>
                  <w:rPr>
                    <w:rFonts w:ascii="Cambria Math" w:eastAsiaTheme="minorEastAsia" w:hAnsi="Cambria Math"/>
                  </w:rPr>
                  <m:t>840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=1.67348888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F13E78">
        <w:rPr>
          <w:rFonts w:eastAsiaTheme="minorEastAsia"/>
        </w:rPr>
        <w:t xml:space="preserve">  </w:t>
      </w:r>
    </w:p>
    <w:p w14:paraId="76DA554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4397</m:t>
                </m:r>
              </m:num>
              <m:den>
                <m:r>
                  <w:rPr>
                    <w:rFonts w:ascii="Cambria Math" w:eastAsiaTheme="minorEastAsia" w:hAnsi="Cambria Math"/>
                  </w:rPr>
                  <m:t>161280</m:t>
                </m:r>
              </m:den>
            </m:f>
          </m:e>
        </m:d>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4</m:t>
            </m:r>
          </m:sup>
        </m:sSup>
        <m:r>
          <w:rPr>
            <w:rFonts w:ascii="Cambria Math" w:eastAsiaTheme="minorEastAsia" w:hAnsi="Cambria Math"/>
          </w:rPr>
          <m:t xml:space="preserve">=2.16773776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oMath>
      <w:r w:rsidR="00F13E78">
        <w:rPr>
          <w:rFonts w:eastAsiaTheme="minorEastAsia"/>
        </w:rPr>
        <w:t xml:space="preserve">  </w:t>
      </w:r>
    </w:p>
    <w:p w14:paraId="3105E660" w14:textId="77777777" w:rsidR="00F13E78" w:rsidRPr="004A3BA3" w:rsidRDefault="00F13E78" w:rsidP="00F13E78">
      <w:pPr>
        <w:spacing w:after="0"/>
        <w:ind w:left="360"/>
        <w:rPr>
          <w:rFonts w:eastAsiaTheme="minorEastAsia"/>
        </w:rPr>
      </w:pPr>
      <w:r w:rsidRPr="001D286B">
        <w:rPr>
          <w:rFonts w:ascii="Cambria Math" w:eastAsiaTheme="minorEastAsia" w:hAnsi="Cambria Math"/>
          <w:noProof/>
          <w:vertAlign w:val="subscript"/>
        </w:rPr>
        <mc:AlternateContent>
          <mc:Choice Requires="wps">
            <w:drawing>
              <wp:anchor distT="45720" distB="45720" distL="114300" distR="114300" simplePos="0" relativeHeight="251658253" behindDoc="0" locked="0" layoutInCell="1" allowOverlap="1" wp14:anchorId="4BE4694D" wp14:editId="14A88F09">
                <wp:simplePos x="0" y="0"/>
                <wp:positionH relativeFrom="column">
                  <wp:posOffset>3909695</wp:posOffset>
                </wp:positionH>
                <wp:positionV relativeFrom="paragraph">
                  <wp:posOffset>-1121633</wp:posOffset>
                </wp:positionV>
                <wp:extent cx="201295" cy="207645"/>
                <wp:effectExtent l="0" t="0" r="0" b="1905"/>
                <wp:wrapNone/>
                <wp:docPr id="2087045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4694D" id="_x0000_s1049" type="#_x0000_t202" style="position:absolute;left:0;text-align:left;margin-left:307.85pt;margin-top:-88.3pt;width:15.85pt;height:16.3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" filled="f" stroked="f">
                <v:textbox>
                  <w:txbxContent>
                    <w:p w14:paraId="3C3BB72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Pr>
          <w:rFonts w:eastAsiaTheme="minorEastAsia"/>
          <w:noProof/>
        </w:rPr>
        <mc:AlternateContent>
          <mc:Choice Requires="wps">
            <w:drawing>
              <wp:anchor distT="0" distB="0" distL="114300" distR="114300" simplePos="0" relativeHeight="251658247" behindDoc="0" locked="0" layoutInCell="1" allowOverlap="1" wp14:anchorId="2183FA81" wp14:editId="5F2DDD1C">
                <wp:simplePos x="0" y="0"/>
                <wp:positionH relativeFrom="column">
                  <wp:posOffset>178130</wp:posOffset>
                </wp:positionH>
                <wp:positionV relativeFrom="paragraph">
                  <wp:posOffset>-1055369</wp:posOffset>
                </wp:positionV>
                <wp:extent cx="3805555" cy="1080432"/>
                <wp:effectExtent l="0" t="0" r="23495" b="24765"/>
                <wp:wrapNone/>
                <wp:docPr id="1" name="Rectangle 1"/>
                <wp:cNvGraphicFramePr/>
                <a:graphic xmlns:a="http://schemas.openxmlformats.org/drawingml/2006/main">
                  <a:graphicData uri="http://schemas.microsoft.com/office/word/2010/wordprocessingShape">
                    <wps:wsp>
                      <wps:cNvSpPr/>
                      <wps:spPr>
                        <a:xfrm>
                          <a:off x="0" y="0"/>
                          <a:ext cx="3805555" cy="108043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9EDD68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A81" id="Rectangle 1" o:spid="_x0000_s1050" style="position:absolute;left:0;text-align:left;margin-left:14.05pt;margin-top:-83.1pt;width:299.65pt;height:85.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" filled="f" strokecolor="#1f3763 [1604]" strokeweight=".5pt">
                <v:textbox>
                  <w:txbxContent>
                    <w:p w14:paraId="59EDD68A" w14:textId="77777777" w:rsidR="00F13E78" w:rsidRPr="009D35BB" w:rsidRDefault="00F13E78" w:rsidP="00F13E78">
                      <w:pPr>
                        <w:jc w:val="right"/>
                      </w:pPr>
                    </w:p>
                  </w:txbxContent>
                </v:textbox>
              </v:rect>
            </w:pict>
          </mc:Fallback>
        </mc:AlternateContent>
      </w:r>
    </w:p>
    <w:p w14:paraId="4A63AE3E" w14:textId="77777777" w:rsidR="00F13E78" w:rsidRPr="00A76254" w:rsidRDefault="00F13E78" w:rsidP="00F13E78">
      <w:pPr>
        <w:pStyle w:val="ListParagraph"/>
        <w:numPr>
          <w:ilvl w:val="0"/>
          <w:numId w:val="163"/>
        </w:numPr>
        <w:spacing w:after="0"/>
        <w:contextualSpacing/>
        <w:rPr>
          <w:rFonts w:eastAsiaTheme="minorEastAsia"/>
        </w:rPr>
      </w:pPr>
      <w:r>
        <w:rPr>
          <w:rFonts w:eastAsiaTheme="minorEastAsia"/>
          <w:noProof/>
        </w:rPr>
        <mc:AlternateContent>
          <mc:Choice Requires="wps">
            <w:drawing>
              <wp:anchor distT="0" distB="0" distL="114300" distR="114300" simplePos="0" relativeHeight="251658262" behindDoc="0" locked="0" layoutInCell="1" allowOverlap="1" wp14:anchorId="7D88687D" wp14:editId="0DCC7F98">
                <wp:simplePos x="0" y="0"/>
                <wp:positionH relativeFrom="column">
                  <wp:posOffset>194310</wp:posOffset>
                </wp:positionH>
                <wp:positionV relativeFrom="paragraph">
                  <wp:posOffset>170815</wp:posOffset>
                </wp:positionV>
                <wp:extent cx="5504213" cy="3060700"/>
                <wp:effectExtent l="0" t="0" r="20320" b="44450"/>
                <wp:wrapNone/>
                <wp:docPr id="336133585" name="Freeform 22"/>
                <wp:cNvGraphicFramePr/>
                <a:graphic xmlns:a="http://schemas.openxmlformats.org/drawingml/2006/main">
                  <a:graphicData uri="http://schemas.microsoft.com/office/word/2010/wordprocessingShape">
                    <wps:wsp>
                      <wps:cNvSpPr/>
                      <wps:spPr>
                        <a:xfrm>
                          <a:off x="0" y="0"/>
                          <a:ext cx="5504213" cy="3060700"/>
                        </a:xfrm>
                        <a:custGeom>
                          <a:avLst/>
                          <a:gdLst>
                            <a:gd name="connsiteX0" fmla="*/ 0 w 5504213"/>
                            <a:gd name="connsiteY0" fmla="*/ 0 h 3046021"/>
                            <a:gd name="connsiteX1" fmla="*/ 724395 w 5504213"/>
                            <a:gd name="connsiteY1" fmla="*/ 0 h 3046021"/>
                            <a:gd name="connsiteX2" fmla="*/ 724395 w 5504213"/>
                            <a:gd name="connsiteY2" fmla="*/ 878774 h 3046021"/>
                            <a:gd name="connsiteX3" fmla="*/ 5504213 w 5504213"/>
                            <a:gd name="connsiteY3" fmla="*/ 878774 h 3046021"/>
                            <a:gd name="connsiteX4" fmla="*/ 5504213 w 5504213"/>
                            <a:gd name="connsiteY4" fmla="*/ 2796639 h 3046021"/>
                            <a:gd name="connsiteX5" fmla="*/ 2048493 w 5504213"/>
                            <a:gd name="connsiteY5" fmla="*/ 2796639 h 3046021"/>
                            <a:gd name="connsiteX6" fmla="*/ 2048493 w 5504213"/>
                            <a:gd name="connsiteY6" fmla="*/ 3046021 h 3046021"/>
                            <a:gd name="connsiteX7" fmla="*/ 5938 w 5504213"/>
                            <a:gd name="connsiteY7" fmla="*/ 3040083 h 3046021"/>
                            <a:gd name="connsiteX8" fmla="*/ 0 w 5504213"/>
                            <a:gd name="connsiteY8" fmla="*/ 0 h 3046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04213" h="3046021">
                              <a:moveTo>
                                <a:pt x="0" y="0"/>
                              </a:moveTo>
                              <a:lnTo>
                                <a:pt x="724395" y="0"/>
                              </a:lnTo>
                              <a:lnTo>
                                <a:pt x="724395" y="878774"/>
                              </a:lnTo>
                              <a:lnTo>
                                <a:pt x="5504213" y="878774"/>
                              </a:lnTo>
                              <a:lnTo>
                                <a:pt x="5504213" y="2796639"/>
                              </a:lnTo>
                              <a:lnTo>
                                <a:pt x="2048493" y="2796639"/>
                              </a:lnTo>
                              <a:lnTo>
                                <a:pt x="2048493" y="3046021"/>
                              </a:lnTo>
                              <a:lnTo>
                                <a:pt x="5938" y="3040083"/>
                              </a:lnTo>
                              <a:cubicBezTo>
                                <a:pt x="3959" y="2026722"/>
                                <a:pt x="1979" y="1013361"/>
                                <a:pt x="0" y="0"/>
                              </a:cubicBezTo>
                              <a:close/>
                            </a:path>
                          </a:pathLst>
                        </a:cu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arto="http://schemas.microsoft.com/office/word/2006/arto">
            <w:pict>
              <v:shape w14:anchorId="73E97FDE" id="Freeform 22" o:spid="_x0000_s1026" style="position:absolute;margin-left:15.3pt;margin-top:13.45pt;width:433.4pt;height:24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504213,3046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" path="m,l724395,r,878774l5504213,878774r,1917865l2048493,2796639r,249382l5938,3040083c3959,2026722,1979,1013361,,xe" filled="f" strokecolor="#1f3763 [1604]" strokeweight=".5pt">
                <v:stroke joinstyle="miter"/>
                <v:path arrowok="t" o:connecttype="custom" o:connectlocs="0,0;724395,0;724395,883009;5504213,883009;5504213,2810116;2048493,2810116;2048493,3060700;5938,3054733;0,0" o:connectangles="0,0,0,0,0,0,0,0,0"/>
              </v:shape>
            </w:pict>
          </mc:Fallback>
        </mc:AlternateContent>
      </w:r>
      <w:r w:rsidRPr="00A76254">
        <w:rPr>
          <w:rFonts w:eastAsiaTheme="minorEastAsia"/>
        </w:rPr>
        <w:t>Then</w:t>
      </w:r>
    </w:p>
    <w:p w14:paraId="6D20514B"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E-FE</m:t>
                </m:r>
              </m:e>
            </m:d>
          </m:num>
          <m:den>
            <m:d>
              <m:dPr>
                <m:ctrlPr>
                  <w:rPr>
                    <w:rFonts w:ascii="Cambria Math" w:hAnsi="Cambria Math"/>
                    <w:i/>
                  </w:rPr>
                </m:ctrlPr>
              </m:dPr>
              <m:e>
                <m:r>
                  <w:rPr>
                    <w:rFonts w:ascii="Cambria Math" w:hAnsi="Cambria Math"/>
                  </w:rPr>
                  <m:t xml:space="preserve">B </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(E-500000)</m:t>
            </m:r>
          </m:num>
          <m:den>
            <m:r>
              <w:rPr>
                <w:rFonts w:ascii="Cambria Math" w:eastAsiaTheme="minorEastAsia" w:hAnsi="Cambria Math"/>
              </w:rPr>
              <m:t>6364902.166165086</m:t>
            </m:r>
          </m:den>
        </m:f>
      </m:oMath>
      <w:r w:rsidR="00F13E78">
        <w:rPr>
          <w:rFonts w:eastAsiaTheme="minorEastAsia"/>
        </w:rPr>
        <w:t xml:space="preserve">    </w:t>
      </w:r>
      <w:r w:rsidR="00F13E78">
        <w:tab/>
      </w:r>
    </w:p>
    <w:p w14:paraId="0BDBA31C" w14:textId="77777777" w:rsidR="00F13E78" w:rsidRDefault="00F13E78" w:rsidP="00F13E78">
      <w:pPr>
        <w:spacing w:after="0"/>
        <w:ind w:left="360"/>
        <w:rPr>
          <w:rFonts w:eastAsiaTheme="minorEastAsia"/>
        </w:rPr>
      </w:pPr>
    </w:p>
    <w:p w14:paraId="040D1C34" w14:textId="77777777" w:rsidR="00F13E78" w:rsidRDefault="00000000" w:rsidP="00F13E78">
      <w:pPr>
        <w:spacing w:after="0"/>
        <w:ind w:left="360"/>
      </w:pPr>
      <m:oMath>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(N-FN)</m:t>
            </m:r>
          </m:num>
          <m:den>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k</m:t>
                    </m:r>
                  </m:e>
                  <m:sub>
                    <m:r>
                      <w:rPr>
                        <w:rFonts w:ascii="Cambria Math"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(N-FN)</m:t>
            </m:r>
          </m:num>
          <m:den>
            <m:r>
              <w:rPr>
                <w:rFonts w:ascii="Cambria Math" w:eastAsiaTheme="minorEastAsia" w:hAnsi="Cambria Math"/>
              </w:rPr>
              <m:t>6364902.166165086</m:t>
            </m:r>
          </m:den>
        </m:f>
      </m:oMath>
      <w:r w:rsidR="00F13E78">
        <w:rPr>
          <w:rFonts w:eastAsiaTheme="minorEastAsia"/>
        </w:rPr>
        <w:t xml:space="preserve">     </w:t>
      </w:r>
      <w:r w:rsidR="00F13E78">
        <w:tab/>
      </w:r>
      <w:r w:rsidR="00F13E78">
        <w:tab/>
      </w:r>
    </w:p>
    <w:p w14:paraId="05FF9EC2" w14:textId="77777777" w:rsidR="00F13E78" w:rsidRDefault="00F13E78" w:rsidP="00F13E78">
      <w:pPr>
        <w:spacing w:after="0"/>
        <w:ind w:left="360"/>
        <w:rPr>
          <w:rFonts w:eastAsiaTheme="minorEastAsia"/>
        </w:rPr>
      </w:pPr>
      <w:r w:rsidRPr="001D286B">
        <w:rPr>
          <w:rFonts w:eastAsiaTheme="minorEastAsia"/>
          <w:noProof/>
        </w:rPr>
        <mc:AlternateContent>
          <mc:Choice Requires="wps">
            <w:drawing>
              <wp:anchor distT="45720" distB="45720" distL="114300" distR="114300" simplePos="0" relativeHeight="251658254" behindDoc="0" locked="0" layoutInCell="1" allowOverlap="1" wp14:anchorId="08630EF5" wp14:editId="5B417131">
                <wp:simplePos x="0" y="0"/>
                <wp:positionH relativeFrom="column">
                  <wp:posOffset>5640103</wp:posOffset>
                </wp:positionH>
                <wp:positionV relativeFrom="paragraph">
                  <wp:posOffset>85469</wp:posOffset>
                </wp:positionV>
                <wp:extent cx="201295" cy="207645"/>
                <wp:effectExtent l="0" t="0" r="0" b="1905"/>
                <wp:wrapNone/>
                <wp:docPr id="1778924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07645"/>
                        </a:xfrm>
                        <a:prstGeom prst="rect">
                          <a:avLst/>
                        </a:prstGeom>
                        <a:noFill/>
                        <a:ln w="9525">
                          <a:noFill/>
                          <a:miter lim="800000"/>
                          <a:headEnd/>
                          <a:tailEnd/>
                        </a:ln>
                      </wps:spPr>
                      <wps:txb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30EF5" id="_x0000_s1051" type="#_x0000_t202" style="position:absolute;left:0;text-align:left;margin-left:444.1pt;margin-top:6.75pt;width:15.85pt;height:16.35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" filled="f" stroked="f">
                <v:textbox>
                  <w:txbxContent>
                    <w:p w14:paraId="144C4CA5"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p>
    <w:p w14:paraId="3A7A1DDE"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79D8999F"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58A7003"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2AF7D15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hAnsi="Cambria Math"/>
                        <w:i/>
                      </w:rPr>
                    </m:ctrlPr>
                  </m:sSupPr>
                  <m:e>
                    <m:r>
                      <w:rPr>
                        <w:rFonts w:ascii="Cambria Math" w:hAnsi="Cambria Math"/>
                      </w:rPr>
                      <m:t>ξ</m:t>
                    </m:r>
                  </m:e>
                  <m:sup>
                    <m:r>
                      <w:rPr>
                        <w:rFonts w:ascii="Cambria Math" w:hAnsi="Cambria Math"/>
                      </w:rPr>
                      <m:t>'</m:t>
                    </m:r>
                  </m:sup>
                </m:sSup>
              </m:e>
            </m:d>
          </m:e>
        </m:func>
        <m:func>
          <m:funcPr>
            <m:ctrlPr>
              <w:rPr>
                <w:rFonts w:ascii="Cambria Math" w:eastAsiaTheme="minorEastAsia" w:hAnsi="Cambria Math"/>
                <w:i/>
              </w:rPr>
            </m:ctrlPr>
          </m:funcPr>
          <m:fName>
            <m:r>
              <m:rPr>
                <m:sty m:val="p"/>
              </m:rPr>
              <w:rPr>
                <w:rFonts w:ascii="Cambria Math" w:hAnsi="Cambria Math"/>
              </w:rPr>
              <m:t>cosh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r w:rsidR="00F13E78">
        <w:rPr>
          <w:rFonts w:eastAsiaTheme="minorEastAsia"/>
        </w:rPr>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4</m:t>
                </m:r>
              </m:sub>
            </m:sSub>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func>
        <m:func>
          <m:funcPr>
            <m:ctrlPr>
              <w:rPr>
                <w:rFonts w:ascii="Cambria Math" w:eastAsiaTheme="minorEastAsia" w:hAnsi="Cambria Math"/>
                <w:i/>
              </w:rPr>
            </m:ctrlPr>
          </m:funcPr>
          <m:fName>
            <m:r>
              <m:rPr>
                <m:sty m:val="p"/>
              </m:rPr>
              <w:rPr>
                <w:rFonts w:ascii="Cambria Math" w:hAnsi="Cambria Math"/>
              </w:rPr>
              <m:t>sinh</m:t>
            </m:r>
          </m:fName>
          <m:e>
            <m:d>
              <m:dPr>
                <m:ctrlPr>
                  <w:rPr>
                    <w:rFonts w:ascii="Cambria Math" w:eastAsiaTheme="minorEastAsia" w:hAnsi="Cambria Math"/>
                    <w:i/>
                  </w:rPr>
                </m:ctrlPr>
              </m:dPr>
              <m:e>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η</m:t>
                    </m:r>
                  </m:e>
                  <m:sup>
                    <m:r>
                      <w:rPr>
                        <w:rFonts w:ascii="Cambria Math" w:eastAsiaTheme="minorEastAsia" w:hAnsi="Cambria Math"/>
                      </w:rPr>
                      <m:t>'</m:t>
                    </m:r>
                  </m:sup>
                </m:sSup>
              </m:e>
            </m:d>
          </m:e>
        </m:func>
      </m:oMath>
      <w:r w:rsidR="00F13E78">
        <w:rPr>
          <w:rFonts w:eastAsiaTheme="minorEastAsia"/>
        </w:rPr>
        <w:t xml:space="preserve">   </w:t>
      </w:r>
      <w:r w:rsidR="00F13E78">
        <w:tab/>
      </w:r>
    </w:p>
    <w:p w14:paraId="00261368" w14:textId="77777777" w:rsidR="00F13E78" w:rsidRDefault="00000000" w:rsidP="00F13E78">
      <w:pPr>
        <w:spacing w:after="0"/>
        <w:ind w:left="360"/>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 xml:space="preserve">- </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r w:rsidR="00F13E78">
        <w:rPr>
          <w:rFonts w:eastAsiaTheme="minorEastAsia"/>
        </w:rPr>
        <w:tab/>
      </w:r>
      <w:r w:rsidR="00F13E78">
        <w:rPr>
          <w:rFonts w:eastAsiaTheme="minorEastAsia"/>
        </w:rPr>
        <w:tab/>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r>
          <w:rPr>
            <w:rFonts w:ascii="Cambria Math" w:eastAsiaTheme="minorEastAsia" w:hAnsi="Cambria Math"/>
          </w:rPr>
          <m:t xml:space="preserve">= </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3</m:t>
                    </m:r>
                  </m:sub>
                </m:sSub>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4</m:t>
                    </m:r>
                  </m:sub>
                </m:sSub>
              </m:e>
              <m:sup>
                <m:r>
                  <w:rPr>
                    <w:rFonts w:ascii="Cambria Math" w:eastAsiaTheme="minorEastAsia" w:hAnsi="Cambria Math"/>
                  </w:rPr>
                  <m:t>'</m:t>
                </m:r>
              </m:sup>
            </m:sSup>
          </m:e>
        </m:d>
      </m:oMath>
      <w:r w:rsidR="00F13E78">
        <w:rPr>
          <w:rFonts w:eastAsiaTheme="minorEastAsia"/>
        </w:rPr>
        <w:t xml:space="preserve">   </w:t>
      </w:r>
      <w:r w:rsidR="00F13E78">
        <w:tab/>
      </w:r>
    </w:p>
    <w:p w14:paraId="4FC31D60" w14:textId="77777777" w:rsidR="00F13E78" w:rsidRDefault="00F13E78" w:rsidP="00F13E78">
      <w:pPr>
        <w:spacing w:after="0"/>
        <w:ind w:left="360"/>
        <w:rPr>
          <w:rFonts w:eastAsiaTheme="minorEastAsia"/>
        </w:rPr>
      </w:pPr>
    </w:p>
    <w:p w14:paraId="0B4AC63E" w14:textId="77777777" w:rsidR="00F13E78" w:rsidRDefault="00000000" w:rsidP="00F13E78">
      <w:pPr>
        <w:ind w:firstLine="360"/>
        <w:rPr>
          <w:rFonts w:eastAsiaTheme="minorEastAsia"/>
        </w:rPr>
      </w:pP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e>
                          <m:sup>
                            <m:r>
                              <w:rPr>
                                <w:rFonts w:ascii="Cambria Math" w:eastAsiaTheme="minorEastAsia" w:hAnsi="Cambria Math"/>
                              </w:rPr>
                              <m:t>'</m:t>
                            </m:r>
                          </m:sup>
                        </m:sSup>
                      </m:e>
                    </m:func>
                  </m:num>
                  <m:den>
                    <m:func>
                      <m:funcPr>
                        <m:ctrlPr>
                          <w:rPr>
                            <w:rFonts w:ascii="Cambria Math" w:hAnsi="Cambria Math"/>
                            <w:i/>
                          </w:rPr>
                        </m:ctrlPr>
                      </m:funcPr>
                      <m:fName>
                        <m:r>
                          <m:rPr>
                            <m:sty m:val="p"/>
                          </m:rPr>
                          <w:rPr>
                            <w:rFonts w:ascii="Cambria Math" w:hAnsi="Cambria Math"/>
                          </w:rPr>
                          <m:t>cosh</m:t>
                        </m:r>
                      </m:fName>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func>
                  </m:den>
                </m:f>
              </m:e>
            </m:d>
          </m:e>
        </m:func>
      </m:oMath>
      <w:r w:rsidR="00F13E78">
        <w:rPr>
          <w:rFonts w:eastAsiaTheme="minorEastAsia"/>
        </w:rPr>
        <w:t xml:space="preserve">   </w:t>
      </w:r>
      <w:r w:rsidR="00F13E78">
        <w:tab/>
      </w:r>
      <w:r w:rsidR="00F13E78">
        <w:tab/>
      </w:r>
    </w:p>
    <w:p w14:paraId="4EA3FCA2"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sinh</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tan</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e>
            </m:d>
          </m:e>
        </m:func>
      </m:oMath>
      <w:r w:rsidR="00F13E78">
        <w:rPr>
          <w:rFonts w:eastAsiaTheme="minorEastAsia"/>
        </w:rPr>
        <w:t xml:space="preserve">   </w:t>
      </w:r>
      <w:r w:rsidR="00F13E78">
        <w:tab/>
      </w:r>
      <w:r w:rsidR="00F13E78">
        <w:rPr>
          <w:rFonts w:eastAsiaTheme="minorEastAsia"/>
        </w:rPr>
        <w:tab/>
      </w:r>
    </w:p>
    <w:p w14:paraId="041FB0F7" w14:textId="77777777" w:rsidR="00F13E78" w:rsidRDefault="00000000" w:rsidP="00F13E78">
      <w:pPr>
        <w:spacing w:after="0"/>
        <w:ind w:firstLine="360"/>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sidR="00F13E78">
        <w:rPr>
          <w:rFonts w:eastAsiaTheme="minorEastAsia"/>
        </w:rPr>
        <w:t xml:space="preserve">   </w:t>
      </w:r>
      <w:r w:rsidR="00F13E78">
        <w:tab/>
      </w:r>
      <w:r w:rsidR="00F13E78">
        <w:rPr>
          <w:rFonts w:eastAsiaTheme="minorEastAsia"/>
        </w:rPr>
        <w:tab/>
      </w:r>
    </w:p>
    <w:p w14:paraId="4ED4AC9A" w14:textId="77777777" w:rsidR="00F13E78" w:rsidRDefault="00F13E78" w:rsidP="00F13E78">
      <w:pPr>
        <w:spacing w:after="0"/>
        <w:ind w:firstLine="360"/>
        <w:rPr>
          <w:rFonts w:eastAsiaTheme="minorEastAsia"/>
        </w:rPr>
      </w:p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tanh</m:t>
                    </m:r>
                  </m:e>
                  <m:sup>
                    <m:r>
                      <w:rPr>
                        <w:rFonts w:ascii="Cambria Math" w:hAnsi="Cambria Math"/>
                      </w:rPr>
                      <m:t>-1</m:t>
                    </m:r>
                  </m:sup>
                </m:sSup>
              </m:fName>
              <m:e>
                <m:d>
                  <m:dPr>
                    <m:ctrlPr>
                      <w:rPr>
                        <w:rFonts w:ascii="Cambria Math" w:eastAsiaTheme="minorEastAsia" w:hAnsi="Cambria Math"/>
                        <w:i/>
                      </w:rPr>
                    </m:ctrlPr>
                  </m:dPr>
                  <m:e>
                    <m:r>
                      <w:rPr>
                        <w:rFonts w:ascii="Cambria Math" w:eastAsiaTheme="minorEastAsia" w:hAnsi="Cambria Math"/>
                      </w:rPr>
                      <m:t xml:space="preserve">e </m:t>
                    </m:r>
                    <m:func>
                      <m:funcPr>
                        <m:ctrlPr>
                          <w:rPr>
                            <w:rFonts w:ascii="Cambria Math" w:eastAsiaTheme="minorEastAsia" w:hAnsi="Cambria Math"/>
                            <w:i/>
                          </w:rPr>
                        </m:ctrlPr>
                      </m:funcPr>
                      <m:fName>
                        <m:r>
                          <m:rPr>
                            <m:sty m:val="p"/>
                          </m:rPr>
                          <w:rPr>
                            <w:rFonts w:ascii="Cambria Math" w:hAnsi="Cambria Math"/>
                          </w:rPr>
                          <m:t>tanh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e>
        </m:d>
      </m:oMath>
      <w:r>
        <w:rPr>
          <w:rFonts w:eastAsiaTheme="minorEastAsia"/>
        </w:rPr>
        <w:t xml:space="preserve">   </w:t>
      </w:r>
      <w:r>
        <w:t xml:space="preserve"> </w:t>
      </w:r>
      <w:r>
        <w:rPr>
          <w:rFonts w:eastAsiaTheme="minorEastAsia"/>
        </w:rPr>
        <w:t xml:space="preserve">which should be iterated until the change in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oMath>
      <w:r>
        <w:rPr>
          <w:rFonts w:eastAsiaTheme="minorEastAsia"/>
        </w:rPr>
        <w:t xml:space="preserve">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w:hyperlink w:anchor="note" w:history="1">
        <w:r w:rsidRPr="00316F44">
          <w:rPr>
            <w:rStyle w:val="Hyperlink"/>
            <w:rFonts w:eastAsiaTheme="minorEastAsia"/>
            <w:vertAlign w:val="superscript"/>
          </w:rPr>
          <w:t>‡</w:t>
        </w:r>
      </w:hyperlink>
    </w:p>
    <w:p w14:paraId="4FEE649D" w14:textId="77777777" w:rsidR="00F13E78" w:rsidRDefault="00F13E78" w:rsidP="00F13E78">
      <w:pPr>
        <w:spacing w:after="0"/>
        <w:ind w:firstLine="360"/>
        <w:rPr>
          <w:rFonts w:eastAsiaTheme="minorEastAsia"/>
        </w:rPr>
      </w:pPr>
    </w:p>
    <w:p w14:paraId="0796BE9E" w14:textId="77777777" w:rsidR="00F13E78" w:rsidRPr="00CC0B0D" w:rsidRDefault="00F13E78" w:rsidP="00F13E78">
      <w:pPr>
        <w:pStyle w:val="ListParagraph"/>
        <w:numPr>
          <w:ilvl w:val="0"/>
          <w:numId w:val="163"/>
        </w:numPr>
        <w:contextualSpacing/>
        <w:rPr>
          <w:rFonts w:eastAsiaTheme="minorEastAsia"/>
        </w:rPr>
      </w:pPr>
      <w:r w:rsidRPr="001D286B">
        <w:rPr>
          <w:noProof/>
        </w:rPr>
        <mc:AlternateContent>
          <mc:Choice Requires="wps">
            <w:drawing>
              <wp:anchor distT="45720" distB="45720" distL="114300" distR="114300" simplePos="0" relativeHeight="251658256" behindDoc="0" locked="0" layoutInCell="1" allowOverlap="1" wp14:anchorId="78A05ABC" wp14:editId="3AC5DAC1">
                <wp:simplePos x="0" y="0"/>
                <wp:positionH relativeFrom="column">
                  <wp:posOffset>2068195</wp:posOffset>
                </wp:positionH>
                <wp:positionV relativeFrom="paragraph">
                  <wp:posOffset>229235</wp:posOffset>
                </wp:positionV>
                <wp:extent cx="120650" cy="207645"/>
                <wp:effectExtent l="0" t="0" r="0" b="1905"/>
                <wp:wrapNone/>
                <wp:docPr id="20984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207645"/>
                        </a:xfrm>
                        <a:prstGeom prst="rect">
                          <a:avLst/>
                        </a:prstGeom>
                        <a:noFill/>
                        <a:ln w="9525">
                          <a:noFill/>
                          <a:miter lim="800000"/>
                          <a:headEnd/>
                          <a:tailEnd/>
                        </a:ln>
                      </wps:spPr>
                      <wps:txb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05ABC" id="_x0000_s1052" type="#_x0000_t202" style="position:absolute;left:0;text-align:left;margin-left:162.85pt;margin-top:18.05pt;width:9.5pt;height:16.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" filled="f" stroked="f">
                <v:textbox>
                  <w:txbxContent>
                    <w:p w14:paraId="4E25079E"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_Ref184814728 \n \h </w:instrText>
                      </w:r>
                      <w:r>
                        <w:rPr>
                          <w:color w:val="44546A" w:themeColor="text2"/>
                          <w:sz w:val="12"/>
                          <w:szCs w:val="12"/>
                        </w:rPr>
                      </w:r>
                      <w:r>
                        <w:rPr>
                          <w:color w:val="44546A" w:themeColor="text2"/>
                          <w:sz w:val="12"/>
                          <w:szCs w:val="12"/>
                        </w:rPr>
                        <w:fldChar w:fldCharType="separate"/>
                      </w:r>
                      <w:r>
                        <w:rPr>
                          <w:color w:val="44546A" w:themeColor="text2"/>
                          <w:sz w:val="12"/>
                          <w:szCs w:val="12"/>
                        </w:rPr>
                        <w:t>4</w:t>
                      </w:r>
                      <w:r>
                        <w:rPr>
                          <w:color w:val="44546A" w:themeColor="text2"/>
                          <w:sz w:val="12"/>
                          <w:szCs w:val="12"/>
                        </w:rPr>
                        <w:fldChar w:fldCharType="end"/>
                      </w:r>
                    </w:p>
                  </w:txbxContent>
                </v:textbox>
              </v:shape>
            </w:pict>
          </mc:Fallback>
        </mc:AlternateContent>
      </w:r>
      <w:r w:rsidRPr="001D286B">
        <w:rPr>
          <w:noProof/>
        </w:rPr>
        <mc:AlternateContent>
          <mc:Choice Requires="wps">
            <w:drawing>
              <wp:anchor distT="0" distB="0" distL="114300" distR="114300" simplePos="0" relativeHeight="251658255" behindDoc="0" locked="0" layoutInCell="1" allowOverlap="1" wp14:anchorId="5365ECB6" wp14:editId="0836F0B7">
                <wp:simplePos x="0" y="0"/>
                <wp:positionH relativeFrom="column">
                  <wp:posOffset>212725</wp:posOffset>
                </wp:positionH>
                <wp:positionV relativeFrom="paragraph">
                  <wp:posOffset>285750</wp:posOffset>
                </wp:positionV>
                <wp:extent cx="1905635" cy="581660"/>
                <wp:effectExtent l="0" t="0" r="18415" b="27940"/>
                <wp:wrapNone/>
                <wp:docPr id="1977770177" name="Rectangle 1977770177"/>
                <wp:cNvGraphicFramePr/>
                <a:graphic xmlns:a="http://schemas.openxmlformats.org/drawingml/2006/main">
                  <a:graphicData uri="http://schemas.microsoft.com/office/word/2010/wordprocessingShape">
                    <wps:wsp>
                      <wps:cNvSpPr/>
                      <wps:spPr>
                        <a:xfrm>
                          <a:off x="0" y="0"/>
                          <a:ext cx="1905635" cy="58166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A222A5"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ECB6" id="Rectangle 1977770177" o:spid="_x0000_s1053" style="position:absolute;left:0;text-align:left;margin-left:16.75pt;margin-top:22.5pt;width:150.05pt;height:45.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" filled="f" strokecolor="#1f3763 [1604]" strokeweight=".5pt">
                <v:textbox>
                  <w:txbxContent>
                    <w:p w14:paraId="7DA222A5" w14:textId="77777777" w:rsidR="00F13E78" w:rsidRPr="009D35BB" w:rsidRDefault="00F13E78" w:rsidP="00F13E78">
                      <w:pPr>
                        <w:jc w:val="right"/>
                      </w:pPr>
                    </w:p>
                  </w:txbxContent>
                </v:textbox>
              </v:rect>
            </w:pict>
          </mc:Fallback>
        </mc:AlternateContent>
      </w:r>
      <w:r>
        <w:rPr>
          <w:rFonts w:eastAsiaTheme="minorEastAsia"/>
        </w:rPr>
        <w:t>Finally</w:t>
      </w:r>
    </w:p>
    <w:p w14:paraId="3D1B763C" w14:textId="77777777" w:rsidR="00F13E78" w:rsidRDefault="00F13E78" w:rsidP="00F13E78">
      <w:pPr>
        <w:spacing w:after="0"/>
        <w:ind w:firstLine="360"/>
        <w:rPr>
          <w:rFonts w:eastAsiaTheme="minorEastAsia"/>
        </w:rPr>
      </w:pPr>
      <m:oMath>
        <m:r>
          <w:rPr>
            <w:rFonts w:ascii="Cambria Math" w:eastAsiaTheme="minorEastAsia" w:hAnsi="Cambria Math"/>
          </w:rPr>
          <m:t>φ=</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sinh</m:t>
                    </m:r>
                  </m:fName>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func>
              </m:e>
            </m:d>
          </m:e>
        </m:func>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oMath>
      <w:r>
        <w:rPr>
          <w:rFonts w:eastAsiaTheme="minorEastAsia"/>
        </w:rPr>
        <w:t xml:space="preserve">   </w:t>
      </w:r>
    </w:p>
    <w:p w14:paraId="6193B689" w14:textId="77777777" w:rsidR="00F13E78" w:rsidRDefault="00F13E78" w:rsidP="00F13E78">
      <w:pPr>
        <w:spacing w:after="0"/>
        <w:ind w:firstLine="360"/>
        <w:rPr>
          <w:rFonts w:ascii="Cambria Math" w:hAnsi="Cambria Math" w:cs="Cambria Math"/>
          <w:color w:val="202122"/>
          <w:shd w:val="clear" w:color="auto" w:fill="FFFFFF"/>
        </w:rPr>
      </w:pPr>
      <m:oMath>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O</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sin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tanh</m:t>
                        </m:r>
                      </m:fName>
                      <m:e>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e>
                              <m:sup>
                                <m:r>
                                  <w:rPr>
                                    <w:rFonts w:ascii="Cambria Math" w:eastAsiaTheme="minorEastAsia" w:hAnsi="Cambria Math"/>
                                  </w:rPr>
                                  <m:t>'</m:t>
                                </m:r>
                              </m:sup>
                            </m:sSup>
                          </m:e>
                        </m:d>
                      </m:e>
                    </m:func>
                  </m:num>
                  <m:den>
                    <m:func>
                      <m:funcPr>
                        <m:ctrlPr>
                          <w:rPr>
                            <w:rFonts w:ascii="Cambria Math" w:eastAsiaTheme="minorEastAsia" w:hAnsi="Cambria Math"/>
                            <w:i/>
                          </w:rPr>
                        </m:ctrlPr>
                      </m:funcPr>
                      <m:fName>
                        <m:r>
                          <m:rPr>
                            <m:sty m:val="p"/>
                          </m:rPr>
                          <w:rPr>
                            <w:rFonts w:ascii="Cambria Math" w:hAnsi="Cambria Math"/>
                          </w:rPr>
                          <m:t>cos</m:t>
                        </m:r>
                      </m:fName>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e>
                    </m:func>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e>
            </m:d>
          </m:e>
        </m:func>
      </m:oMath>
      <w:r>
        <w:rPr>
          <w:rFonts w:eastAsiaTheme="minorEastAsia"/>
        </w:rPr>
        <w:t xml:space="preserve">    </w:t>
      </w:r>
      <w:r>
        <w:rPr>
          <w:rFonts w:ascii="Cambria Math" w:hAnsi="Cambria Math" w:cs="Cambria Math"/>
          <w:color w:val="202122"/>
          <w:shd w:val="clear" w:color="auto" w:fill="FFFFFF"/>
        </w:rPr>
        <w:t>∎</w:t>
      </w:r>
    </w:p>
    <w:p w14:paraId="7ACE7E55" w14:textId="77777777" w:rsidR="00F13E78" w:rsidRDefault="00F13E78" w:rsidP="00F13E78">
      <w:pPr>
        <w:spacing w:after="0"/>
        <w:rPr>
          <w:rFonts w:ascii="Cambria Math" w:hAnsi="Cambria Math" w:cs="Cambria Math"/>
          <w:color w:val="202122"/>
          <w:shd w:val="clear" w:color="auto" w:fill="FFFFFF"/>
        </w:rPr>
      </w:pPr>
    </w:p>
    <w:p w14:paraId="5ED1778A" w14:textId="22D33FFE" w:rsidR="00F13E78" w:rsidRDefault="00F13E78" w:rsidP="002D7DEE">
      <w:pPr>
        <w:pStyle w:val="Heading2"/>
        <w:numPr>
          <w:ilvl w:val="1"/>
          <w:numId w:val="221"/>
        </w:numPr>
      </w:pPr>
      <w:bookmarkStart w:id="2433" w:name="_Toc188968717"/>
      <w:r>
        <w:t>Conversion from UPS North to WGS 84</w:t>
      </w:r>
      <w:bookmarkEnd w:id="2433"/>
    </w:p>
    <w:p w14:paraId="24E3E24B" w14:textId="77777777" w:rsidR="00F13E78" w:rsidRDefault="00F13E78" w:rsidP="00F13E78">
      <w:pPr>
        <w:pStyle w:val="ListParagraph"/>
        <w:numPr>
          <w:ilvl w:val="0"/>
          <w:numId w:val="166"/>
        </w:numPr>
        <w:spacing w:line="256" w:lineRule="auto"/>
        <w:contextualSpacing/>
        <w:rPr>
          <w:rFonts w:ascii="Cambria Math" w:eastAsiaTheme="minorEastAsia" w:hAnsi="Cambria Math"/>
        </w:rPr>
      </w:pPr>
      <w:r>
        <w:rPr>
          <w:noProof/>
        </w:rPr>
        <mc:AlternateContent>
          <mc:Choice Requires="wpg">
            <w:drawing>
              <wp:anchor distT="0" distB="0" distL="114300" distR="114300" simplePos="0" relativeHeight="251658263" behindDoc="0" locked="0" layoutInCell="1" allowOverlap="1" wp14:anchorId="3EBD53DA" wp14:editId="396D05E8">
                <wp:simplePos x="0" y="0"/>
                <wp:positionH relativeFrom="column">
                  <wp:posOffset>175260</wp:posOffset>
                </wp:positionH>
                <wp:positionV relativeFrom="paragraph">
                  <wp:posOffset>422910</wp:posOffset>
                </wp:positionV>
                <wp:extent cx="2784475" cy="1606550"/>
                <wp:effectExtent l="0" t="0" r="0" b="12700"/>
                <wp:wrapNone/>
                <wp:docPr id="198" name="Group 198"/>
                <wp:cNvGraphicFramePr/>
                <a:graphic xmlns:a="http://schemas.openxmlformats.org/drawingml/2006/main">
                  <a:graphicData uri="http://schemas.microsoft.com/office/word/2010/wordprocessingGroup">
                    <wpg:wgp>
                      <wpg:cNvGrpSpPr/>
                      <wpg:grpSpPr>
                        <a:xfrm>
                          <a:off x="0" y="0"/>
                          <a:ext cx="2784475" cy="1606550"/>
                          <a:chOff x="0" y="0"/>
                          <a:chExt cx="2743200" cy="1215105"/>
                        </a:xfrm>
                      </wpg:grpSpPr>
                      <wps:wsp>
                        <wps:cNvPr id="45" name="Rectangle 45"/>
                        <wps:cNvSpPr/>
                        <wps:spPr>
                          <a:xfrm>
                            <a:off x="0" y="51323"/>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5018038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6"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EBD53DA" id="Group 198" o:spid="_x0000_s1054" style="position:absolute;left:0;text-align:left;margin-left:13.8pt;margin-top:33.3pt;width:219.25pt;height:126.5pt;z-index:251658263;mso-width-relative:margin;mso-height-relative:margin" coordsize="27432,121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">
                <v:rect id="Rectangle 45" o:spid="_x0000_s1055" style="position:absolute;top:513;width:26185;height:1163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" filled="f" strokecolor="#1f3763 [1604]" strokeweight=".5pt">
                  <v:textbox>
                    <w:txbxContent>
                      <w:p w14:paraId="50180382" w14:textId="77777777" w:rsidR="00F13E78" w:rsidRDefault="00F13E78" w:rsidP="00F13E78">
                        <w:pPr>
                          <w:jc w:val="right"/>
                        </w:pPr>
                      </w:p>
                    </w:txbxContent>
                  </v:textbox>
                </v:rect>
                <v:shape id="_x0000_s1056"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14:paraId="444B7DE6"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t xml:space="preserve">For the calculation of latitude </w:t>
      </w:r>
      <m:oMath>
        <m:r>
          <w:rPr>
            <w:rFonts w:ascii="Cambria Math" w:eastAsiaTheme="minorEastAsia" w:hAnsi="Cambria Math"/>
          </w:rPr>
          <m:t>φ</m:t>
        </m:r>
      </m:oMath>
      <w:r>
        <w:rPr>
          <w:rFonts w:eastAsiaTheme="minorEastAsia"/>
        </w:rPr>
        <w:t xml:space="preserve"> and longitude </w:t>
      </w:r>
      <m:oMath>
        <m:r>
          <w:rPr>
            <w:rFonts w:ascii="Cambria Math" w:eastAsiaTheme="minorEastAsia" w:hAnsi="Cambria Math"/>
          </w:rPr>
          <m:t>λ</m:t>
        </m:r>
      </m:oMath>
      <w:r>
        <w:rPr>
          <w:rFonts w:eastAsiaTheme="minorEastAsia"/>
        </w:rPr>
        <w:t xml:space="preserve"> (both in degrees of arc) from easting </w:t>
      </w:r>
      <w:r>
        <w:rPr>
          <w:rFonts w:ascii="Cambria Math" w:eastAsiaTheme="minorEastAsia" w:hAnsi="Cambria Math"/>
          <w:i/>
        </w:rPr>
        <w:t>E</w:t>
      </w:r>
      <w:r>
        <w:rPr>
          <w:rFonts w:eastAsiaTheme="minorEastAsia"/>
        </w:rPr>
        <w:t xml:space="preserve"> and northing </w:t>
      </w:r>
      <w:r>
        <w:rPr>
          <w:rFonts w:ascii="Cambria Math" w:eastAsiaTheme="minorEastAsia" w:hAnsi="Cambria Math"/>
          <w:i/>
        </w:rPr>
        <w:t>N</w:t>
      </w:r>
      <w:r>
        <w:rPr>
          <w:rFonts w:ascii="Cambria Math" w:eastAsiaTheme="minorEastAsia" w:hAnsi="Cambria Math"/>
        </w:rPr>
        <w:t xml:space="preserve"> </w:t>
      </w:r>
      <w:r>
        <w:rPr>
          <w:rFonts w:eastAsiaTheme="minorEastAsia" w:cstheme="minorHAnsi"/>
        </w:rPr>
        <w:t>(both in meters)</w:t>
      </w:r>
      <w:r>
        <w:rPr>
          <w:rFonts w:ascii="Cambria Math" w:eastAsiaTheme="minorEastAsia" w:hAnsi="Cambria Math"/>
        </w:rPr>
        <w:t xml:space="preserve"> </w:t>
      </w:r>
      <w:r>
        <w:rPr>
          <w:rFonts w:eastAsiaTheme="minorEastAsia" w:cstheme="minorHAnsi"/>
        </w:rPr>
        <w:t>from the Universal Polar Stereographic (UPS) North CRS with a geodetic CRS of WGS 84, it is given that:</w:t>
      </w:r>
      <w:r>
        <w:rPr>
          <w:rFonts w:ascii="Cambria Math" w:eastAsiaTheme="minorEastAsia" w:hAnsi="Cambria Math"/>
        </w:rPr>
        <w:t xml:space="preserve"> </w:t>
      </w:r>
    </w:p>
    <w:p w14:paraId="556D2612" w14:textId="77777777"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Pr>
          <w:rFonts w:ascii="Cambria Math" w:eastAsiaTheme="minorEastAsia" w:hAnsi="Cambria Math"/>
          <w:i/>
        </w:rPr>
        <w:t>FE</w:t>
      </w:r>
      <w:r>
        <w:rPr>
          <w:rFonts w:ascii="Cambria Math" w:eastAsiaTheme="minorEastAsia" w:hAnsi="Cambria Math"/>
        </w:rPr>
        <w:t xml:space="preserve">                  = 2000000 m</w:t>
      </w:r>
    </w:p>
    <w:p w14:paraId="575A5DAD"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Pr>
          <w:rFonts w:ascii="Cambria Math" w:eastAsiaTheme="minorEastAsia" w:hAnsi="Cambria Math"/>
          <w:i/>
        </w:rPr>
        <w:t>FN</w:t>
      </w:r>
      <w:r>
        <w:rPr>
          <w:rFonts w:ascii="Cambria Math" w:eastAsiaTheme="minorEastAsia" w:hAnsi="Cambria Math"/>
        </w:rPr>
        <w:t xml:space="preserve">               = 2000000 m   </w:t>
      </w:r>
    </w:p>
    <w:p w14:paraId="40C88738"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67F8533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Pr>
          <w:rFonts w:ascii="Cambria Math" w:eastAsiaTheme="minorEastAsia" w:hAnsi="Cambria Math"/>
          <w:i/>
        </w:rPr>
        <w:t>a</w:t>
      </w:r>
      <w:r>
        <w:rPr>
          <w:rFonts w:ascii="Cambria Math" w:eastAsiaTheme="minorEastAsia" w:hAnsi="Cambria Math"/>
        </w:rPr>
        <w:t xml:space="preserve">               = 6378137.000 m </w:t>
      </w:r>
    </w:p>
    <w:p w14:paraId="3C9D906B" w14:textId="77777777" w:rsidR="00F13E78" w:rsidRDefault="00F13E78" w:rsidP="00F13E78">
      <w:pPr>
        <w:spacing w:line="240" w:lineRule="auto"/>
        <w:ind w:left="360"/>
        <w:rPr>
          <w:rFonts w:ascii="Cambria Math" w:eastAsiaTheme="minorEastAsia" w:hAnsi="Cambria Math"/>
        </w:rPr>
        <w:sectPr w:rsidR="00F13E78" w:rsidSect="00F13E78">
          <w:footerReference w:type="default" r:id="rId86"/>
          <w:pgSz w:w="12240" w:h="15840"/>
          <w:pgMar w:top="1440" w:right="1440" w:bottom="1440" w:left="1440" w:header="720" w:footer="720" w:gutter="0"/>
          <w:cols w:space="720"/>
          <w:docGrid w:linePitch="360"/>
        </w:sect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w:t>
      </w:r>
    </w:p>
    <w:p w14:paraId="03BA2321" w14:textId="77777777" w:rsidR="00F13E78" w:rsidRPr="00453B8F" w:rsidRDefault="00F13E78" w:rsidP="00F13E78">
      <w:pPr>
        <w:spacing w:line="240" w:lineRule="auto"/>
        <w:ind w:left="360"/>
        <w:rPr>
          <w:rFonts w:ascii="Cambria Math" w:eastAsiaTheme="minorEastAsia" w:hAnsi="Cambria Math"/>
          <w:vertAlign w:val="subscript"/>
        </w:rPr>
      </w:pPr>
      <w:r>
        <w:rPr>
          <w:rFonts w:ascii="Cambria Math" w:eastAsiaTheme="minorEastAsia" w:hAnsi="Cambria Math"/>
          <w:noProof/>
        </w:rPr>
        <w:lastRenderedPageBreak/>
        <mc:AlternateContent>
          <mc:Choice Requires="wps">
            <w:drawing>
              <wp:anchor distT="0" distB="0" distL="114300" distR="114300" simplePos="0" relativeHeight="251658272" behindDoc="0" locked="0" layoutInCell="1" allowOverlap="1" wp14:anchorId="3398B78D" wp14:editId="04C67DEF">
                <wp:simplePos x="0" y="0"/>
                <wp:positionH relativeFrom="column">
                  <wp:posOffset>730332</wp:posOffset>
                </wp:positionH>
                <wp:positionV relativeFrom="paragraph">
                  <wp:posOffset>261257</wp:posOffset>
                </wp:positionV>
                <wp:extent cx="904899" cy="233287"/>
                <wp:effectExtent l="0" t="0" r="28575" b="14605"/>
                <wp:wrapNone/>
                <wp:docPr id="41" name="Rectangle 41"/>
                <wp:cNvGraphicFramePr/>
                <a:graphic xmlns:a="http://schemas.openxmlformats.org/drawingml/2006/main">
                  <a:graphicData uri="http://schemas.microsoft.com/office/word/2010/wordprocessingShape">
                    <wps:wsp>
                      <wps:cNvSpPr/>
                      <wps:spPr>
                        <a:xfrm>
                          <a:off x="0" y="0"/>
                          <a:ext cx="904899" cy="23328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F29BB12"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398B78D" id="Rectangle 41" o:spid="_x0000_s1057" style="position:absolute;left:0;text-align:left;margin-left:57.5pt;margin-top:20.55pt;width:71.25pt;height:18.35pt;z-index:25165827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" filled="f" strokecolor="#1f3763 [1604]" strokeweight=".5pt">
                <v:textbox>
                  <w:txbxContent>
                    <w:p w14:paraId="1F29BB12" w14:textId="77777777" w:rsidR="00F13E78" w:rsidRDefault="00F13E78" w:rsidP="00F13E78">
                      <w:pPr>
                        <w:jc w:val="right"/>
                      </w:pPr>
                    </w:p>
                  </w:txbxContent>
                </v:textbox>
              </v:rect>
            </w:pict>
          </mc:Fallback>
        </mc:AlternateContent>
      </w:r>
      <w:r>
        <w:rPr>
          <w:rFonts w:ascii="Cambria Math" w:eastAsiaTheme="minorEastAsia" w:hAnsi="Cambria Math"/>
        </w:rPr>
        <w:t xml:space="preserve"> </w:t>
      </w:r>
      <w:r>
        <w:rPr>
          <w:noProof/>
        </w:rPr>
        <mc:AlternateContent>
          <mc:Choice Requires="wps">
            <w:drawing>
              <wp:anchor distT="0" distB="0" distL="114300" distR="114300" simplePos="0" relativeHeight="251658266" behindDoc="0" locked="0" layoutInCell="1" allowOverlap="1" wp14:anchorId="4DD9F64A" wp14:editId="3DCA6520">
                <wp:simplePos x="0" y="0"/>
                <wp:positionH relativeFrom="column">
                  <wp:posOffset>1567815</wp:posOffset>
                </wp:positionH>
                <wp:positionV relativeFrom="paragraph">
                  <wp:posOffset>180340</wp:posOffset>
                </wp:positionV>
                <wp:extent cx="205105" cy="249555"/>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D9F64A" id="Text Box 197" o:spid="_x0000_s1058" type="#_x0000_t202" style="position:absolute;left:0;text-align:left;margin-left:123.45pt;margin-top:14.2pt;width:16.15pt;height:19.6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" filled="f" stroked="f">
                <v:textbox>
                  <w:txbxContent>
                    <w:p w14:paraId="1EFA6534"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_Ref184814645 \n \h </w:instrText>
                      </w:r>
                      <w:r>
                        <w:rPr>
                          <w:color w:val="44546A" w:themeColor="text2"/>
                          <w:sz w:val="12"/>
                          <w:szCs w:val="12"/>
                        </w:rPr>
                      </w:r>
                      <w:r>
                        <w:rPr>
                          <w:color w:val="44546A" w:themeColor="text2"/>
                          <w:sz w:val="12"/>
                          <w:szCs w:val="12"/>
                        </w:rPr>
                        <w:fldChar w:fldCharType="separate"/>
                      </w:r>
                      <w:r>
                        <w:rPr>
                          <w:color w:val="44546A" w:themeColor="text2"/>
                          <w:sz w:val="12"/>
                          <w:szCs w:val="12"/>
                        </w:rPr>
                        <w:t>2</w:t>
                      </w:r>
                      <w:r>
                        <w:rPr>
                          <w:color w:val="44546A" w:themeColor="text2"/>
                          <w:sz w:val="12"/>
                          <w:szCs w:val="12"/>
                        </w:rPr>
                        <w:fldChar w:fldCharType="end"/>
                      </w:r>
                    </w:p>
                  </w:txbxContent>
                </v:textbox>
              </v:shape>
            </w:pict>
          </mc:Fallback>
        </mc:AlternateContent>
      </w:r>
      <w:r>
        <w:rPr>
          <w:rFonts w:eastAsiaTheme="minorEastAsia"/>
        </w:rPr>
        <w:t xml:space="preserve">It follows that </w:t>
      </w:r>
      <w:r>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6E25CB1"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050AB285" w14:textId="77777777" w:rsidR="00F13E78" w:rsidRDefault="00F13E78" w:rsidP="00F13E78">
      <w:pPr>
        <w:spacing w:after="0" w:line="360" w:lineRule="auto"/>
        <w:ind w:left="360"/>
        <w:rPr>
          <w:rFonts w:eastAsiaTheme="minorEastAsia"/>
        </w:rPr>
      </w:pPr>
    </w:p>
    <w:p w14:paraId="066F3EFC"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5" behindDoc="0" locked="0" layoutInCell="1" allowOverlap="1" wp14:anchorId="18965A37" wp14:editId="5B0F9E6F">
                <wp:simplePos x="0" y="0"/>
                <wp:positionH relativeFrom="column">
                  <wp:posOffset>3545205</wp:posOffset>
                </wp:positionH>
                <wp:positionV relativeFrom="paragraph">
                  <wp:posOffset>183515</wp:posOffset>
                </wp:positionV>
                <wp:extent cx="205105" cy="249555"/>
                <wp:effectExtent l="0" t="0" r="0" b="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8965A37" id="Text Box 193" o:spid="_x0000_s1059" type="#_x0000_t202" style="position:absolute;left:0;text-align:left;margin-left:279.15pt;margin-top:14.45pt;width:16.15pt;height:19.6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" filled="f" stroked="f">
                <v:textbox>
                  <w:txbxContent>
                    <w:p w14:paraId="07093032"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4" behindDoc="0" locked="0" layoutInCell="1" allowOverlap="1" wp14:anchorId="013DF9D8" wp14:editId="41A68E10">
                <wp:simplePos x="0" y="0"/>
                <wp:positionH relativeFrom="column">
                  <wp:posOffset>176530</wp:posOffset>
                </wp:positionH>
                <wp:positionV relativeFrom="paragraph">
                  <wp:posOffset>239395</wp:posOffset>
                </wp:positionV>
                <wp:extent cx="3601720" cy="513080"/>
                <wp:effectExtent l="0" t="0" r="0" b="20320"/>
                <wp:wrapNone/>
                <wp:docPr id="192" name="Group 192"/>
                <wp:cNvGraphicFramePr/>
                <a:graphic xmlns:a="http://schemas.openxmlformats.org/drawingml/2006/main">
                  <a:graphicData uri="http://schemas.microsoft.com/office/word/2010/wordprocessingGroup">
                    <wpg:wgp>
                      <wpg:cNvGrpSpPr/>
                      <wpg:grpSpPr>
                        <a:xfrm>
                          <a:off x="0" y="0"/>
                          <a:ext cx="3601085" cy="512445"/>
                          <a:chOff x="0" y="0"/>
                          <a:chExt cx="2743200" cy="1229096"/>
                        </a:xfrm>
                      </wpg:grpSpPr>
                      <wps:wsp>
                        <wps:cNvPr id="34" name="Rectangle 34"/>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68A9967"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35"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3DF9D8" id="Group 192" o:spid="_x0000_s1060" style="position:absolute;left:0;text-align:left;margin-left:13.9pt;margin-top:18.85pt;width:283.6pt;height:40.4pt;z-index:251658264;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">
                <v:rect id="Rectangle 34" o:spid="_x0000_s1061"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" filled="f" strokecolor="#1f3763 [1604]" strokeweight=".5pt">
                  <v:textbox>
                    <w:txbxContent>
                      <w:p w14:paraId="068A9967" w14:textId="77777777" w:rsidR="00F13E78" w:rsidRDefault="00F13E78" w:rsidP="00F13E78">
                        <w:pPr>
                          <w:jc w:val="right"/>
                        </w:pPr>
                      </w:p>
                    </w:txbxContent>
                  </v:textbox>
                </v:rect>
                <v:shape id="_x0000_s106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0E2BB07B"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next calculate 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Pr>
          <w:rFonts w:eastAsiaTheme="minorEastAsia"/>
        </w:rPr>
        <w:t>:</w:t>
      </w:r>
    </w:p>
    <w:p w14:paraId="74CFF288" w14:textId="77777777" w:rsidR="00F13E78"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689832F4"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Pr>
          <w:rFonts w:eastAsiaTheme="minorEastAsia"/>
        </w:rPr>
        <w:t xml:space="preserve"> </w:t>
      </w:r>
    </w:p>
    <w:p w14:paraId="31E7BC0B" w14:textId="77777777" w:rsidR="00F13E78" w:rsidRDefault="00F13E78" w:rsidP="00F13E78">
      <w:pPr>
        <w:ind w:left="360"/>
        <w:rPr>
          <w:rFonts w:eastAsiaTheme="minorEastAsia"/>
        </w:rPr>
      </w:pPr>
    </w:p>
    <w:p w14:paraId="2225C013" w14:textId="77777777" w:rsidR="00F13E78" w:rsidRPr="004A3BA3" w:rsidRDefault="00F13E78" w:rsidP="00F13E78">
      <w:pPr>
        <w:pStyle w:val="ListParagraph"/>
        <w:numPr>
          <w:ilvl w:val="0"/>
          <w:numId w:val="166"/>
        </w:numPr>
        <w:contextualSpacing/>
        <w:rPr>
          <w:rFonts w:eastAsiaTheme="minorEastAsia"/>
        </w:rPr>
      </w:pPr>
      <w:r>
        <w:rPr>
          <w:noProof/>
        </w:rPr>
        <mc:AlternateContent>
          <mc:Choice Requires="wps">
            <w:drawing>
              <wp:anchor distT="0" distB="0" distL="114300" distR="114300" simplePos="0" relativeHeight="251658274" behindDoc="0" locked="0" layoutInCell="1" allowOverlap="1" wp14:anchorId="2DA4D74D" wp14:editId="27E481F6">
                <wp:simplePos x="0" y="0"/>
                <wp:positionH relativeFrom="column">
                  <wp:posOffset>195943</wp:posOffset>
                </wp:positionH>
                <wp:positionV relativeFrom="paragraph">
                  <wp:posOffset>257384</wp:posOffset>
                </wp:positionV>
                <wp:extent cx="1167560" cy="354195"/>
                <wp:effectExtent l="0" t="0" r="13970" b="27305"/>
                <wp:wrapNone/>
                <wp:docPr id="200" name="Rectangle 200"/>
                <wp:cNvGraphicFramePr/>
                <a:graphic xmlns:a="http://schemas.openxmlformats.org/drawingml/2006/main">
                  <a:graphicData uri="http://schemas.microsoft.com/office/word/2010/wordprocessingShape">
                    <wps:wsp>
                      <wps:cNvSpPr/>
                      <wps:spPr>
                        <a:xfrm>
                          <a:off x="0" y="0"/>
                          <a:ext cx="1167560" cy="35419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D1E0AAB"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DA4D74D" id="Rectangle 200" o:spid="_x0000_s1063" style="position:absolute;left:0;text-align:left;margin-left:15.45pt;margin-top:20.25pt;width:91.95pt;height:27.9pt;z-index:25165827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" filled="f" strokecolor="#1f3763 [1604]" strokeweight=".5pt">
                <v:textbox>
                  <w:txbxContent>
                    <w:p w14:paraId="3D1E0AAB" w14:textId="77777777" w:rsidR="00F13E78" w:rsidRDefault="00F13E78" w:rsidP="00F13E78">
                      <w:pPr>
                        <w:jc w:val="right"/>
                      </w:pPr>
                    </w:p>
                  </w:txbxContent>
                </v:textbox>
              </v:rect>
            </w:pict>
          </mc:Fallback>
        </mc:AlternateContent>
      </w:r>
      <w:r>
        <w:rPr>
          <w:noProof/>
        </w:rPr>
        <mc:AlternateContent>
          <mc:Choice Requires="wps">
            <w:drawing>
              <wp:anchor distT="0" distB="0" distL="114300" distR="114300" simplePos="0" relativeHeight="251658273" behindDoc="0" locked="0" layoutInCell="1" allowOverlap="1" wp14:anchorId="045A7DCE" wp14:editId="1E990D99">
                <wp:simplePos x="0" y="0"/>
                <wp:positionH relativeFrom="column">
                  <wp:posOffset>1293495</wp:posOffset>
                </wp:positionH>
                <wp:positionV relativeFrom="paragraph">
                  <wp:posOffset>208915</wp:posOffset>
                </wp:positionV>
                <wp:extent cx="205105" cy="249555"/>
                <wp:effectExtent l="0" t="0" r="0" b="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5A7DCE" id="Text Box 194" o:spid="_x0000_s1064" type="#_x0000_t202" style="position:absolute;left:0;text-align:left;margin-left:101.85pt;margin-top:16.45pt;width:16.15pt;height:19.6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J+4/AEAANQDAAAOAAAAZHJzL2Uyb0RvYy54bWysU11v2yAUfZ+0/4B4X+x49tpY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" filled="f" stroked="f">
                <v:textbox>
                  <w:txbxContent>
                    <w:p w14:paraId="448C0D8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67" behindDoc="0" locked="0" layoutInCell="1" allowOverlap="1" wp14:anchorId="70AB5E2D" wp14:editId="7948DC01">
                <wp:simplePos x="0" y="0"/>
                <wp:positionH relativeFrom="column">
                  <wp:posOffset>1377315</wp:posOffset>
                </wp:positionH>
                <wp:positionV relativeFrom="paragraph">
                  <wp:posOffset>411480</wp:posOffset>
                </wp:positionV>
                <wp:extent cx="205105" cy="249555"/>
                <wp:effectExtent l="0" t="0" r="0" b="0"/>
                <wp:wrapNone/>
                <wp:docPr id="528503691" name="Text Box 528503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4BEEB700" w14:textId="77777777" w:rsidR="00F13E78"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AB5E2D" id="Text Box 528503691" o:spid="_x0000_s1065" type="#_x0000_t202" style="position:absolute;left:0;text-align:left;margin-left:108.45pt;margin-top:32.4pt;width:16.15pt;height:19.6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" filled="f" stroked="f">
                <v:textbox>
                  <w:txbxContent>
                    <w:p w14:paraId="4BEEB700" w14:textId="77777777" w:rsidR="00F13E78" w:rsidRDefault="00F13E78" w:rsidP="00F13E78">
                      <w:pPr>
                        <w:rPr>
                          <w:color w:val="44546A" w:themeColor="text2"/>
                          <w:sz w:val="12"/>
                          <w:szCs w:val="12"/>
                        </w:rPr>
                      </w:pPr>
                    </w:p>
                  </w:txbxContent>
                </v:textbox>
              </v:shape>
            </w:pict>
          </mc:Fallback>
        </mc:AlternateContent>
      </w:r>
      <w:r w:rsidRPr="004A3BA3">
        <w:rPr>
          <w:rFonts w:eastAsiaTheme="minorEastAsia"/>
        </w:rPr>
        <w:t xml:space="preserve">We then calculate the value </w:t>
      </w:r>
      <m:oMath>
        <m:r>
          <w:rPr>
            <w:rFonts w:ascii="Cambria Math" w:eastAsiaTheme="minorEastAsia" w:hAnsi="Cambria Math"/>
          </w:rPr>
          <m:t>χ</m:t>
        </m:r>
      </m:oMath>
      <w:r w:rsidRPr="004A3BA3">
        <w:rPr>
          <w:rFonts w:eastAsiaTheme="minorEastAsia"/>
        </w:rPr>
        <w:t>. For UPS North:</w:t>
      </w:r>
    </w:p>
    <w:p w14:paraId="1D4656B8" w14:textId="77777777" w:rsidR="00F13E78" w:rsidRDefault="00F13E78" w:rsidP="00F13E78">
      <w:pPr>
        <w:ind w:left="360"/>
        <w:rPr>
          <w:rFonts w:eastAsiaTheme="minorEastAsia"/>
        </w:rPr>
      </w:pPr>
      <m:oMathPara>
        <m:oMathParaPr>
          <m:jc m:val="left"/>
        </m:oMathParaPr>
        <m:oMath>
          <m:r>
            <w:rPr>
              <w:rFonts w:ascii="Cambria Math" w:eastAsiaTheme="minorEastAsia" w:hAnsi="Cambria Math"/>
            </w:rPr>
            <m:t xml:space="preserve">χ=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oMath>
      </m:oMathPara>
    </w:p>
    <w:p w14:paraId="2E79A511" w14:textId="77777777" w:rsidR="00F13E78" w:rsidRDefault="00F13E78" w:rsidP="00F13E78">
      <w:pPr>
        <w:ind w:left="360"/>
        <w:rPr>
          <w:rFonts w:eastAsiaTheme="minorEastAsia"/>
        </w:rPr>
      </w:pPr>
    </w:p>
    <w:p w14:paraId="0BBE36F3" w14:textId="77777777" w:rsidR="00F13E78" w:rsidRDefault="00F13E78" w:rsidP="00F13E78">
      <w:pPr>
        <w:pStyle w:val="ListParagraph"/>
        <w:numPr>
          <w:ilvl w:val="0"/>
          <w:numId w:val="166"/>
        </w:numPr>
        <w:spacing w:line="256" w:lineRule="auto"/>
        <w:contextualSpacing/>
        <w:rPr>
          <w:rFonts w:eastAsiaTheme="minorEastAsia"/>
        </w:rPr>
      </w:pPr>
      <w:r>
        <w:rPr>
          <w:noProof/>
        </w:rPr>
        <mc:AlternateContent>
          <mc:Choice Requires="wps">
            <w:drawing>
              <wp:anchor distT="0" distB="0" distL="114300" distR="114300" simplePos="0" relativeHeight="251658269" behindDoc="0" locked="0" layoutInCell="1" allowOverlap="1" wp14:anchorId="7B2D15B6" wp14:editId="0BA6D0FF">
                <wp:simplePos x="0" y="0"/>
                <wp:positionH relativeFrom="column">
                  <wp:posOffset>5842363</wp:posOffset>
                </wp:positionH>
                <wp:positionV relativeFrom="paragraph">
                  <wp:posOffset>153480</wp:posOffset>
                </wp:positionV>
                <wp:extent cx="205105" cy="249555"/>
                <wp:effectExtent l="0" t="0" r="0" b="0"/>
                <wp:wrapNone/>
                <wp:docPr id="1525801650" name="Text Box 1525801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B2D15B6" id="Text Box 1525801650" o:spid="_x0000_s1066" type="#_x0000_t202" style="position:absolute;left:0;text-align:left;margin-left:460.05pt;margin-top:12.1pt;width:16.15pt;height:19.6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L+pI/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" filled="f" stroked="f">
                <v:textbox>
                  <w:txbxContent>
                    <w:p w14:paraId="1FEF4A20"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Pr>
          <w:noProof/>
        </w:rPr>
        <mc:AlternateContent>
          <mc:Choice Requires="wpg">
            <w:drawing>
              <wp:anchor distT="0" distB="0" distL="114300" distR="114300" simplePos="0" relativeHeight="251658268" behindDoc="0" locked="0" layoutInCell="1" allowOverlap="1" wp14:anchorId="19AC6D14" wp14:editId="06E152B7">
                <wp:simplePos x="0" y="0"/>
                <wp:positionH relativeFrom="column">
                  <wp:posOffset>195943</wp:posOffset>
                </wp:positionH>
                <wp:positionV relativeFrom="paragraph">
                  <wp:posOffset>186904</wp:posOffset>
                </wp:positionV>
                <wp:extent cx="6748145" cy="445135"/>
                <wp:effectExtent l="0" t="0" r="0" b="12065"/>
                <wp:wrapNone/>
                <wp:docPr id="905387045" name="Group 905387045"/>
                <wp:cNvGraphicFramePr/>
                <a:graphic xmlns:a="http://schemas.openxmlformats.org/drawingml/2006/main">
                  <a:graphicData uri="http://schemas.microsoft.com/office/word/2010/wordprocessingGroup">
                    <wpg:wgp>
                      <wpg:cNvGrpSpPr/>
                      <wpg:grpSpPr>
                        <a:xfrm>
                          <a:off x="0" y="0"/>
                          <a:ext cx="6748145" cy="445135"/>
                          <a:chOff x="0" y="0"/>
                          <a:chExt cx="2743200" cy="1068109"/>
                        </a:xfrm>
                      </wpg:grpSpPr>
                      <wps:wsp>
                        <wps:cNvPr id="611283775" name="Rectangle 611283775"/>
                        <wps:cNvSpPr/>
                        <wps:spPr>
                          <a:xfrm>
                            <a:off x="0" y="65312"/>
                            <a:ext cx="2326835" cy="100279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9FB8046"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85705734"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AC6D14" id="Group 905387045" o:spid="_x0000_s1067" style="position:absolute;left:0;text-align:left;margin-left:15.45pt;margin-top:14.7pt;width:531.35pt;height:35.05pt;z-index:251658268;mso-width-relative:margin;mso-height-relative:margin" coordsize="27432,106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">
                <v:rect id="Rectangle 611283775" o:spid="_x0000_s1068" style="position:absolute;top:653;width:23268;height:1002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" filled="f" strokecolor="#1f3763 [1604]" strokeweight=".5pt">
                  <v:textbox>
                    <w:txbxContent>
                      <w:p w14:paraId="39FB8046" w14:textId="77777777" w:rsidR="00F13E78" w:rsidRDefault="00F13E78" w:rsidP="00F13E78">
                        <w:pPr>
                          <w:jc w:val="right"/>
                        </w:pPr>
                      </w:p>
                    </w:txbxContent>
                  </v:textbox>
                </v:rect>
                <v:shape id="_x0000_s1069"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" filled="f" stroked="f">
                  <v:textbox>
                    <w:txbxContent>
                      <w:p w14:paraId="0074BE52"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rFonts w:eastAsiaTheme="minorEastAsia"/>
        </w:rPr>
        <w:t xml:space="preserve">We then find </w:t>
      </w:r>
      <m:oMath>
        <m:r>
          <w:rPr>
            <w:rFonts w:ascii="Cambria Math" w:eastAsiaTheme="minorEastAsia" w:hAnsi="Cambria Math"/>
          </w:rPr>
          <m:t>φ</m:t>
        </m:r>
      </m:oMath>
      <w:r>
        <w:rPr>
          <w:rFonts w:eastAsiaTheme="minorEastAsia"/>
        </w:rPr>
        <w:t>:</w:t>
      </w:r>
    </w:p>
    <w:p w14:paraId="1B4EBD7B" w14:textId="77777777" w:rsidR="00F13E78" w:rsidRPr="00453B8F" w:rsidRDefault="00F13E78" w:rsidP="00F13E78">
      <w:pPr>
        <w:ind w:left="360"/>
        <w:rPr>
          <w:rFonts w:eastAsiaTheme="minorEastAsia"/>
          <w:sz w:val="16"/>
          <w:szCs w:val="16"/>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36C7C9D0" w14:textId="77777777" w:rsidR="00F13E78" w:rsidRDefault="00F13E78" w:rsidP="00F13E78">
      <w:pPr>
        <w:ind w:left="360"/>
        <w:rPr>
          <w:rFonts w:eastAsiaTheme="minorEastAsia"/>
        </w:rPr>
      </w:pPr>
      <m:oMath>
        <m:r>
          <w:rPr>
            <w:rFonts w:ascii="Cambria Math" w:eastAsiaTheme="minorEastAsia" w:hAnsi="Cambria Math"/>
          </w:rPr>
          <m:t xml:space="preserve">    =</m:t>
        </m:r>
      </m:oMath>
      <w:r>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2995F7E5" w14:textId="77777777" w:rsidR="00F13E78" w:rsidRDefault="00F13E78" w:rsidP="00F13E78">
      <w:pPr>
        <w:ind w:left="360"/>
        <w:rPr>
          <w:rFonts w:eastAsiaTheme="minorEastAsia"/>
        </w:rPr>
      </w:pPr>
    </w:p>
    <w:p w14:paraId="7953E308" w14:textId="77777777" w:rsidR="00F13E78" w:rsidRPr="00453B8F" w:rsidRDefault="00F13E78" w:rsidP="00F13E78">
      <w:pPr>
        <w:pStyle w:val="ListParagraph"/>
        <w:numPr>
          <w:ilvl w:val="0"/>
          <w:numId w:val="166"/>
        </w:numPr>
        <w:spacing w:line="256" w:lineRule="auto"/>
        <w:contextualSpacing/>
        <w:rPr>
          <w:rFonts w:eastAsiaTheme="minorEastAsia"/>
        </w:rPr>
      </w:pPr>
      <w:r>
        <w:rPr>
          <w:noProof/>
        </w:rPr>
        <mc:AlternateContent>
          <mc:Choice Requires="wpg">
            <w:drawing>
              <wp:anchor distT="0" distB="0" distL="114300" distR="114300" simplePos="0" relativeHeight="251658270" behindDoc="0" locked="0" layoutInCell="1" allowOverlap="1" wp14:anchorId="0D2EDDAC" wp14:editId="59FAC2E2">
                <wp:simplePos x="0" y="0"/>
                <wp:positionH relativeFrom="column">
                  <wp:posOffset>854710</wp:posOffset>
                </wp:positionH>
                <wp:positionV relativeFrom="paragraph">
                  <wp:posOffset>137160</wp:posOffset>
                </wp:positionV>
                <wp:extent cx="3449955" cy="617220"/>
                <wp:effectExtent l="0" t="0" r="0" b="11430"/>
                <wp:wrapNone/>
                <wp:docPr id="530151073" name="Group 530151073"/>
                <wp:cNvGraphicFramePr/>
                <a:graphic xmlns:a="http://schemas.openxmlformats.org/drawingml/2006/main">
                  <a:graphicData uri="http://schemas.microsoft.com/office/word/2010/wordprocessingGroup">
                    <wpg:wgp>
                      <wpg:cNvGrpSpPr/>
                      <wpg:grpSpPr>
                        <a:xfrm>
                          <a:off x="0" y="0"/>
                          <a:ext cx="3449955" cy="617220"/>
                          <a:chOff x="0" y="0"/>
                          <a:chExt cx="2743200" cy="1302022"/>
                        </a:xfrm>
                      </wpg:grpSpPr>
                      <wps:wsp>
                        <wps:cNvPr id="1651185240" name="Rectangle 1651185240"/>
                        <wps:cNvSpPr/>
                        <wps:spPr>
                          <a:xfrm>
                            <a:off x="0" y="65314"/>
                            <a:ext cx="2618509" cy="1236708"/>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9B60ECE" w14:textId="77777777" w:rsidR="00F13E78" w:rsidRDefault="00F13E78" w:rsidP="00F13E78">
                              <w:pPr>
                                <w:jc w:val="right"/>
                              </w:pP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1973165009"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2EDDAC" id="Group 530151073" o:spid="_x0000_s1070" style="position:absolute;left:0;text-align:left;margin-left:67.3pt;margin-top:10.8pt;width:271.65pt;height:48.6pt;z-index:251658270;mso-width-relative:margin;mso-height-relative:margin" coordsize="27432,130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">
                <v:rect id="Rectangle 1651185240" o:spid="_x0000_s1071" style="position:absolute;top:653;width:26185;height:1236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" filled="f" strokecolor="#1f3763 [1604]" strokeweight=".5pt">
                  <v:textbox>
                    <w:txbxContent>
                      <w:p w14:paraId="19B60ECE" w14:textId="77777777" w:rsidR="00F13E78" w:rsidRDefault="00F13E78" w:rsidP="00F13E78">
                        <w:pPr>
                          <w:jc w:val="right"/>
                        </w:pPr>
                      </w:p>
                    </w:txbxContent>
                  </v:textbox>
                </v:rect>
                <v:shape id="_x0000_s1072"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" filled="f" stroked="f">
                  <v:textbox>
                    <w:txbxContent>
                      <w:p w14:paraId="7862C575" w14:textId="77777777" w:rsidR="00F13E78" w:rsidRDefault="00F13E78" w:rsidP="00F13E78">
                        <w:pPr>
                          <w:rPr>
                            <w:color w:val="44546A" w:themeColor="text2"/>
                            <w:sz w:val="12"/>
                            <w:szCs w:val="12"/>
                          </w:rPr>
                        </w:pPr>
                        <w:r>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1" behindDoc="0" locked="0" layoutInCell="1" allowOverlap="1" wp14:anchorId="0413492C" wp14:editId="72EAD421">
                <wp:simplePos x="0" y="0"/>
                <wp:positionH relativeFrom="column">
                  <wp:posOffset>4081145</wp:posOffset>
                </wp:positionH>
                <wp:positionV relativeFrom="paragraph">
                  <wp:posOffset>104396</wp:posOffset>
                </wp:positionV>
                <wp:extent cx="205105" cy="249555"/>
                <wp:effectExtent l="0" t="0" r="0" b="0"/>
                <wp:wrapNone/>
                <wp:docPr id="1900367579" name="Text Box 1900367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249555"/>
                        </a:xfrm>
                        <a:prstGeom prst="rect">
                          <a:avLst/>
                        </a:prstGeom>
                        <a:noFill/>
                        <a:ln w="9525">
                          <a:noFill/>
                          <a:miter lim="800000"/>
                          <a:headEnd/>
                          <a:tailEnd/>
                        </a:ln>
                      </wps:spPr>
                      <wps:txb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413492C" id="Text Box 1900367579" o:spid="_x0000_s1073" type="#_x0000_t202" style="position:absolute;left:0;text-align:left;margin-left:321.35pt;margin-top:8.2pt;width:16.15pt;height:19.6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" filled="f" stroked="f">
                <v:textbox>
                  <w:txbxContent>
                    <w:p w14:paraId="003E0FEF" w14:textId="77777777" w:rsidR="00F13E78"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 xml:space="preserve">Finally </w:t>
      </w:r>
    </w:p>
    <w:p w14:paraId="223997C1" w14:textId="77777777" w:rsidR="00F13E78" w:rsidRDefault="00F13E78" w:rsidP="00F13E78">
      <w:pPr>
        <w:pStyle w:val="ListParagraph"/>
        <w:spacing w:line="256" w:lineRule="auto"/>
        <w:ind w:firstLine="720"/>
        <w:rPr>
          <w:rFonts w:eastAsiaTheme="minorEastAsia"/>
        </w:rPr>
      </w:pPr>
      <w:r>
        <w:t xml:space="preserve">if </w:t>
      </w:r>
      <m:oMath>
        <m:r>
          <w:rPr>
            <w:rFonts w:ascii="Cambria Math" w:eastAsiaTheme="minorEastAsia" w:hAnsi="Cambria Math"/>
          </w:rPr>
          <m:t>E</m:t>
        </m:r>
      </m:oMath>
      <w:r>
        <w:rPr>
          <w:rFonts w:eastAsiaTheme="minorEastAsia"/>
        </w:rPr>
        <w:t xml:space="preserve"> </w:t>
      </w:r>
      <w:r w:rsidRPr="008649BA">
        <w:rPr>
          <w:rFonts w:ascii="Cambria Math" w:hAnsi="Cambria Math"/>
        </w:rPr>
        <w:t>=</w:t>
      </w:r>
      <w:r>
        <w:rPr>
          <w:rFonts w:ascii="Cambria Math" w:hAnsi="Cambria Math"/>
        </w:rPr>
        <w:t xml:space="preserve"> </w:t>
      </w:r>
      <w:r w:rsidRPr="008649BA">
        <w:rPr>
          <w:rFonts w:ascii="Cambria Math" w:hAnsi="Cambria Math"/>
        </w:rPr>
        <w:t>2000000</w:t>
      </w:r>
      <w:r>
        <w:t xml:space="preserve">, </w:t>
      </w:r>
      <m:oMath>
        <m:r>
          <w:rPr>
            <w:rFonts w:ascii="Cambria Math" w:hAnsi="Cambria Math"/>
          </w:rPr>
          <m:t>λ=0°</m:t>
        </m:r>
      </m:oMath>
    </w:p>
    <w:p w14:paraId="167F85AE" w14:textId="77777777" w:rsidR="00F13E78" w:rsidRDefault="00F13E78" w:rsidP="00F13E78">
      <w:pPr>
        <w:ind w:left="1440"/>
        <w:rPr>
          <w:rFonts w:eastAsiaTheme="minorEastAsia"/>
        </w:rPr>
      </w:pPr>
      <w:r>
        <w:rPr>
          <w:rFonts w:eastAsiaTheme="minorEastAsia"/>
        </w:rPr>
        <w:t xml:space="preserve">else,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2000000-N</m:t>
                    </m:r>
                  </m:e>
                </m:d>
              </m:e>
            </m:d>
          </m:e>
        </m:func>
      </m:oMath>
      <w:r>
        <w:rPr>
          <w:rFonts w:ascii="Cambria Math" w:eastAsiaTheme="minorEastAsia" w:hAnsi="Cambria Math" w:cs="Cambria Math"/>
        </w:rPr>
        <w:t xml:space="preserve">  </w:t>
      </w:r>
      <w:r>
        <w:rPr>
          <w:rFonts w:ascii="Cambria Math" w:hAnsi="Cambria Math" w:cs="Cambria Math"/>
          <w:color w:val="202122"/>
          <w:shd w:val="clear" w:color="auto" w:fill="FFFFFF"/>
        </w:rPr>
        <w:t>∎</w:t>
      </w:r>
    </w:p>
    <w:p w14:paraId="35383163" w14:textId="7F4BEAA7" w:rsidR="00F13E78" w:rsidRDefault="00F13E78" w:rsidP="002D7DEE">
      <w:pPr>
        <w:pStyle w:val="Heading2"/>
        <w:numPr>
          <w:ilvl w:val="1"/>
          <w:numId w:val="221"/>
        </w:numPr>
      </w:pPr>
      <w:bookmarkStart w:id="2435" w:name="_Toc188968718"/>
      <w:r>
        <w:t>Conversion from UPS South to WGS 84</w:t>
      </w:r>
      <w:bookmarkEnd w:id="2435"/>
    </w:p>
    <w:p w14:paraId="47CB8040" w14:textId="560AA467" w:rsidR="00F13E78" w:rsidRPr="003642D0" w:rsidRDefault="00796BD0" w:rsidP="00F13E78">
      <w:pPr>
        <w:pStyle w:val="ListParagraph"/>
        <w:numPr>
          <w:ilvl w:val="0"/>
          <w:numId w:val="167"/>
        </w:numPr>
        <w:contextualSpacing/>
        <w:rPr>
          <w:rFonts w:ascii="Cambria Math" w:eastAsiaTheme="minorEastAsia" w:hAnsi="Cambria Math"/>
        </w:rPr>
      </w:pPr>
      <w:r>
        <w:rPr>
          <w:noProof/>
        </w:rPr>
        <mc:AlternateContent>
          <mc:Choice Requires="wpg">
            <w:drawing>
              <wp:anchor distT="0" distB="0" distL="114300" distR="114300" simplePos="0" relativeHeight="251658275" behindDoc="0" locked="0" layoutInCell="1" allowOverlap="1" wp14:anchorId="35D8EA34" wp14:editId="37987948">
                <wp:simplePos x="0" y="0"/>
                <wp:positionH relativeFrom="column">
                  <wp:posOffset>177800</wp:posOffset>
                </wp:positionH>
                <wp:positionV relativeFrom="paragraph">
                  <wp:posOffset>496570</wp:posOffset>
                </wp:positionV>
                <wp:extent cx="2784475" cy="1607820"/>
                <wp:effectExtent l="0" t="0" r="0" b="11430"/>
                <wp:wrapNone/>
                <wp:docPr id="202" name="Group 202"/>
                <wp:cNvGraphicFramePr/>
                <a:graphic xmlns:a="http://schemas.openxmlformats.org/drawingml/2006/main">
                  <a:graphicData uri="http://schemas.microsoft.com/office/word/2010/wordprocessingGroup">
                    <wpg:wgp>
                      <wpg:cNvGrpSpPr/>
                      <wpg:grpSpPr>
                        <a:xfrm>
                          <a:off x="0" y="0"/>
                          <a:ext cx="2784475" cy="1607820"/>
                          <a:chOff x="0" y="-80703"/>
                          <a:chExt cx="2743200" cy="1536955"/>
                        </a:xfrm>
                      </wpg:grpSpPr>
                      <wps:wsp>
                        <wps:cNvPr id="203" name="Rectangle 203"/>
                        <wps:cNvSpPr/>
                        <wps:spPr>
                          <a:xfrm>
                            <a:off x="0" y="-80703"/>
                            <a:ext cx="2618509" cy="153695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7F5E76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4" name="Text Box 2"/>
                        <wps:cNvSpPr txBox="1">
                          <a:spLocks noChangeArrowheads="1"/>
                        </wps:cNvSpPr>
                        <wps:spPr bwMode="auto">
                          <a:xfrm>
                            <a:off x="2541319" y="13991"/>
                            <a:ext cx="201881" cy="207645"/>
                          </a:xfrm>
                          <a:prstGeom prst="rect">
                            <a:avLst/>
                          </a:prstGeom>
                          <a:noFill/>
                          <a:ln w="9525">
                            <a:noFill/>
                            <a:miter lim="800000"/>
                            <a:headEnd/>
                            <a:tailEnd/>
                          </a:ln>
                        </wps:spPr>
                        <wps:txb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D8EA34" id="Group 202" o:spid="_x0000_s1074" style="position:absolute;left:0;text-align:left;margin-left:14pt;margin-top:39.1pt;width:219.25pt;height:126.6pt;z-index:251658275;mso-width-relative:margin;mso-height-relative:margin" coordorigin=",-807" coordsize="27432,15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">
                <v:rect id="Rectangle 203" o:spid="_x0000_s1075" style="position:absolute;top:-807;width:26185;height:1536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" filled="f" strokecolor="#1f3763 [1604]" strokeweight=".5pt">
                  <v:textbox>
                    <w:txbxContent>
                      <w:p w14:paraId="67F5E76A" w14:textId="77777777" w:rsidR="00F13E78" w:rsidRPr="009D35BB" w:rsidRDefault="00F13E78" w:rsidP="00F13E78">
                        <w:pPr>
                          <w:jc w:val="right"/>
                        </w:pPr>
                      </w:p>
                    </w:txbxContent>
                  </v:textbox>
                </v:rect>
                <v:shape id="_x0000_s1076" type="#_x0000_t202" style="position:absolute;left:25413;top:139;width:201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wvhxgAAAOE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GghvB8FN+AXDwAAAD//wMAUEsBAi0AFAAGAAgAAAAhANvh9svuAAAAhQEAABMAAAAAAAAA&#13;&#10;AAAAAAAAAAAAAFtDb250ZW50X1R5cGVzXS54bWxQSwECLQAUAAYACAAAACEAWvQsW78AAAAVAQAA&#13;&#10;CwAAAAAAAAAAAAAAAAAfAQAAX3JlbHMvLnJlbHNQSwECLQAUAAYACAAAACEACYsL4cYAAADhAAAA&#13;&#10;DwAAAAAAAAAAAAAAAAAHAgAAZHJzL2Rvd25yZXYueG1sUEsFBgAAAAADAAMAtwAAAPoCAAAAAA==&#13;&#10;" filled="f" stroked="f">
                  <v:textbox>
                    <w:txbxContent>
                      <w:p w14:paraId="5FBBB210"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_Ref184814621 \n \h </w:instrText>
                        </w:r>
                        <w:r>
                          <w:rPr>
                            <w:color w:val="44546A" w:themeColor="text2"/>
                            <w:sz w:val="12"/>
                            <w:szCs w:val="12"/>
                          </w:rPr>
                        </w:r>
                        <w:r>
                          <w:rPr>
                            <w:color w:val="44546A" w:themeColor="text2"/>
                            <w:sz w:val="12"/>
                            <w:szCs w:val="12"/>
                          </w:rPr>
                          <w:fldChar w:fldCharType="separate"/>
                        </w:r>
                        <w:r>
                          <w:rPr>
                            <w:color w:val="44546A" w:themeColor="text2"/>
                            <w:sz w:val="12"/>
                            <w:szCs w:val="12"/>
                          </w:rPr>
                          <w:t>1</w:t>
                        </w:r>
                        <w:r>
                          <w:rPr>
                            <w:color w:val="44546A" w:themeColor="text2"/>
                            <w:sz w:val="12"/>
                            <w:szCs w:val="12"/>
                          </w:rPr>
                          <w:fldChar w:fldCharType="end"/>
                        </w:r>
                      </w:p>
                    </w:txbxContent>
                  </v:textbox>
                </v:shape>
              </v:group>
            </w:pict>
          </mc:Fallback>
        </mc:AlternateContent>
      </w:r>
      <w:r w:rsidR="00F13E78">
        <w:t xml:space="preserve">For the calculation of latitude </w:t>
      </w:r>
      <m:oMath>
        <m:r>
          <w:rPr>
            <w:rFonts w:ascii="Cambria Math" w:eastAsiaTheme="minorEastAsia" w:hAnsi="Cambria Math"/>
          </w:rPr>
          <m:t>φ</m:t>
        </m:r>
      </m:oMath>
      <w:r w:rsidR="00F13E78" w:rsidRPr="003642D0">
        <w:rPr>
          <w:rFonts w:eastAsiaTheme="minorEastAsia"/>
        </w:rPr>
        <w:t xml:space="preserve"> and longitude </w:t>
      </w:r>
      <m:oMath>
        <m:r>
          <w:rPr>
            <w:rFonts w:ascii="Cambria Math" w:eastAsiaTheme="minorEastAsia" w:hAnsi="Cambria Math"/>
          </w:rPr>
          <m:t>λ</m:t>
        </m:r>
      </m:oMath>
      <w:r w:rsidR="00F13E78" w:rsidRPr="003642D0">
        <w:rPr>
          <w:rFonts w:eastAsiaTheme="minorEastAsia"/>
        </w:rPr>
        <w:t xml:space="preserve"> (both in degrees of arc) from easting </w:t>
      </w:r>
      <w:r w:rsidR="00F13E78" w:rsidRPr="009B4A44">
        <w:rPr>
          <w:rFonts w:ascii="Cambria Math" w:eastAsiaTheme="minorEastAsia" w:hAnsi="Cambria Math"/>
          <w:i/>
        </w:rPr>
        <w:t>E</w:t>
      </w:r>
      <w:r w:rsidR="00F13E78" w:rsidRPr="003642D0">
        <w:rPr>
          <w:rFonts w:eastAsiaTheme="minorEastAsia"/>
        </w:rPr>
        <w:t xml:space="preserve"> and northing </w:t>
      </w:r>
      <w:r w:rsidR="00F13E78" w:rsidRPr="009B4A44">
        <w:rPr>
          <w:rFonts w:ascii="Cambria Math" w:eastAsiaTheme="minorEastAsia" w:hAnsi="Cambria Math"/>
          <w:i/>
        </w:rPr>
        <w:t>N</w:t>
      </w:r>
      <w:r w:rsidR="00F13E78" w:rsidRPr="003642D0">
        <w:rPr>
          <w:rFonts w:ascii="Cambria Math" w:eastAsiaTheme="minorEastAsia" w:hAnsi="Cambria Math"/>
        </w:rPr>
        <w:t xml:space="preserve"> </w:t>
      </w:r>
      <w:r w:rsidR="00F13E78">
        <w:rPr>
          <w:rFonts w:eastAsiaTheme="minorEastAsia" w:cstheme="minorHAnsi"/>
        </w:rPr>
        <w:t>(both in mete</w:t>
      </w:r>
      <w:r w:rsidR="00F13E78" w:rsidRPr="003642D0">
        <w:rPr>
          <w:rFonts w:eastAsiaTheme="minorEastAsia" w:cstheme="minorHAnsi"/>
        </w:rPr>
        <w:t>rs)</w:t>
      </w:r>
      <w:r w:rsidR="00F13E78" w:rsidRPr="003642D0">
        <w:rPr>
          <w:rFonts w:ascii="Cambria Math" w:eastAsiaTheme="minorEastAsia" w:hAnsi="Cambria Math"/>
        </w:rPr>
        <w:t xml:space="preserve"> </w:t>
      </w:r>
      <w:r w:rsidR="00F13E78" w:rsidRPr="003642D0">
        <w:rPr>
          <w:rFonts w:eastAsiaTheme="minorEastAsia" w:cstheme="minorHAnsi"/>
        </w:rPr>
        <w:t xml:space="preserve">from </w:t>
      </w:r>
      <w:r w:rsidR="00F13E78">
        <w:rPr>
          <w:rFonts w:eastAsiaTheme="minorEastAsia" w:cstheme="minorHAnsi"/>
        </w:rPr>
        <w:t>the UPS South</w:t>
      </w:r>
      <w:r w:rsidR="00F13E78" w:rsidRPr="003642D0">
        <w:rPr>
          <w:rFonts w:eastAsiaTheme="minorEastAsia" w:cstheme="minorHAnsi"/>
        </w:rPr>
        <w:t xml:space="preserve"> </w:t>
      </w:r>
      <w:r w:rsidR="00F13E78">
        <w:rPr>
          <w:rFonts w:eastAsiaTheme="minorEastAsia" w:cstheme="minorHAnsi"/>
        </w:rPr>
        <w:t>CRS</w:t>
      </w:r>
      <w:r w:rsidR="00F13E78" w:rsidRPr="003642D0">
        <w:rPr>
          <w:rFonts w:eastAsiaTheme="minorEastAsia" w:cstheme="minorHAnsi"/>
        </w:rPr>
        <w:t xml:space="preserve"> w</w:t>
      </w:r>
      <w:r w:rsidR="00F13E78">
        <w:rPr>
          <w:rFonts w:eastAsiaTheme="minorEastAsia" w:cstheme="minorHAnsi"/>
        </w:rPr>
        <w:t xml:space="preserve">ith </w:t>
      </w:r>
      <w:r w:rsidR="00F13E78" w:rsidRPr="003642D0">
        <w:rPr>
          <w:rFonts w:eastAsiaTheme="minorEastAsia" w:cstheme="minorHAnsi"/>
        </w:rPr>
        <w:t xml:space="preserve">a geodetic CRS of WGS 84, it is given </w:t>
      </w:r>
      <w:r w:rsidR="00F13E78">
        <w:rPr>
          <w:rFonts w:eastAsiaTheme="minorEastAsia" w:cstheme="minorHAnsi"/>
        </w:rPr>
        <w:t>that</w:t>
      </w:r>
      <w:r w:rsidR="00F13E78" w:rsidRPr="003642D0">
        <w:rPr>
          <w:rFonts w:eastAsiaTheme="minorEastAsia" w:cstheme="minorHAnsi"/>
        </w:rPr>
        <w:t>:</w:t>
      </w:r>
      <w:r w:rsidR="00F13E78" w:rsidRPr="003642D0">
        <w:rPr>
          <w:rFonts w:ascii="Cambria Math" w:eastAsiaTheme="minorEastAsia" w:hAnsi="Cambria Math"/>
        </w:rPr>
        <w:t xml:space="preserve"> </w:t>
      </w:r>
    </w:p>
    <w:p w14:paraId="6503F68F" w14:textId="6C74C085" w:rsidR="00F13E78" w:rsidRDefault="00F13E78" w:rsidP="00F13E78">
      <w:pPr>
        <w:spacing w:line="240" w:lineRule="auto"/>
        <w:ind w:left="360"/>
        <w:rPr>
          <w:rFonts w:ascii="Cambria Math" w:eastAsiaTheme="minorEastAsia" w:hAnsi="Cambria Math"/>
        </w:rPr>
      </w:pPr>
      <w:r>
        <w:rPr>
          <w:rFonts w:eastAsiaTheme="minorEastAsia"/>
        </w:rPr>
        <w:t xml:space="preserve">False easting </w:t>
      </w:r>
      <w:r w:rsidRPr="00F54BEE">
        <w:rPr>
          <w:rFonts w:ascii="Cambria Math" w:eastAsiaTheme="minorEastAsia" w:hAnsi="Cambria Math"/>
          <w:i/>
        </w:rPr>
        <w:t>FE</w:t>
      </w:r>
      <w:r>
        <w:rPr>
          <w:rFonts w:ascii="Cambria Math" w:eastAsiaTheme="minorEastAsia" w:hAnsi="Cambria Math"/>
        </w:rPr>
        <w:t xml:space="preserve">                  = 2000000 m</w:t>
      </w:r>
    </w:p>
    <w:p w14:paraId="6416A796"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False northing </w:t>
      </w:r>
      <w:r w:rsidRPr="00F54BEE">
        <w:rPr>
          <w:rFonts w:ascii="Cambria Math" w:eastAsiaTheme="minorEastAsia" w:hAnsi="Cambria Math"/>
          <w:i/>
        </w:rPr>
        <w:t>F</w:t>
      </w:r>
      <w:r>
        <w:rPr>
          <w:rFonts w:ascii="Cambria Math" w:eastAsiaTheme="minorEastAsia" w:hAnsi="Cambria Math"/>
          <w:i/>
        </w:rPr>
        <w:t>N</w:t>
      </w:r>
      <w:r>
        <w:rPr>
          <w:rFonts w:ascii="Cambria Math" w:eastAsiaTheme="minorEastAsia" w:hAnsi="Cambria Math"/>
        </w:rPr>
        <w:t xml:space="preserve">               = 2000000 m   </w:t>
      </w:r>
    </w:p>
    <w:p w14:paraId="542804F3" w14:textId="77777777" w:rsidR="00F13E78" w:rsidRDefault="00F13E78" w:rsidP="00F13E78">
      <w:pPr>
        <w:spacing w:line="240" w:lineRule="auto"/>
        <w:ind w:left="360"/>
        <w:rPr>
          <w:rFonts w:ascii="Cambria Math" w:eastAsiaTheme="minorEastAsia" w:hAnsi="Cambria Math"/>
        </w:rPr>
      </w:pPr>
      <w:r>
        <w:rPr>
          <w:rFonts w:eastAsiaTheme="minorEastAsia"/>
        </w:rPr>
        <w:t xml:space="preserve">Scale at natural origin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=0.994</m:t>
        </m:r>
      </m:oMath>
      <w:r>
        <w:rPr>
          <w:rFonts w:eastAsiaTheme="minorEastAsia"/>
        </w:rPr>
        <w:t xml:space="preserve"> </w:t>
      </w:r>
    </w:p>
    <w:p w14:paraId="1E52C7DB"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Semi-major axis </w:t>
      </w:r>
      <w:r w:rsidRPr="00F54BEE">
        <w:rPr>
          <w:rFonts w:ascii="Cambria Math" w:eastAsiaTheme="minorEastAsia" w:hAnsi="Cambria Math"/>
          <w:i/>
        </w:rPr>
        <w:t>a</w:t>
      </w:r>
      <w:r>
        <w:rPr>
          <w:rFonts w:ascii="Cambria Math" w:eastAsiaTheme="minorEastAsia" w:hAnsi="Cambria Math"/>
        </w:rPr>
        <w:t xml:space="preserve">               = 6378137.000 m </w:t>
      </w:r>
    </w:p>
    <w:p w14:paraId="68C9CD69" w14:textId="77777777" w:rsidR="00F13E78" w:rsidRDefault="00F13E78" w:rsidP="00F13E78">
      <w:pPr>
        <w:spacing w:line="240" w:lineRule="auto"/>
        <w:ind w:left="360"/>
        <w:rPr>
          <w:rFonts w:ascii="Cambria Math" w:eastAsiaTheme="minorEastAsia" w:hAnsi="Cambria Math"/>
          <w:vertAlign w:val="subscript"/>
        </w:rPr>
      </w:pPr>
      <w:r>
        <w:rPr>
          <w:rFonts w:eastAsiaTheme="minorEastAsia"/>
        </w:rPr>
        <w:t xml:space="preserve">Inverse flattening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m:t>
            </m:r>
          </m:den>
        </m:f>
      </m:oMath>
      <w:r>
        <w:rPr>
          <w:rFonts w:ascii="Cambria Math" w:eastAsiaTheme="minorEastAsia" w:hAnsi="Cambria Math"/>
        </w:rPr>
        <w:t xml:space="preserve">           = 298.257223563 </w:t>
      </w:r>
    </w:p>
    <w:p w14:paraId="20DA1F78" w14:textId="77777777" w:rsidR="00F13E78" w:rsidRDefault="00F13E78" w:rsidP="00F13E78">
      <w:pPr>
        <w:spacing w:line="240" w:lineRule="auto"/>
        <w:ind w:left="360"/>
        <w:rPr>
          <w:rFonts w:ascii="Cambria Math" w:eastAsiaTheme="minorEastAsia" w:hAnsi="Cambria Math"/>
        </w:rPr>
      </w:pPr>
      <w:r>
        <w:rPr>
          <w:noProof/>
        </w:rPr>
        <mc:AlternateContent>
          <mc:Choice Requires="wps">
            <w:drawing>
              <wp:anchor distT="0" distB="0" distL="114300" distR="114300" simplePos="0" relativeHeight="251658277" behindDoc="0" locked="0" layoutInCell="1" allowOverlap="1" wp14:anchorId="027FB7B7" wp14:editId="78B79C01">
                <wp:simplePos x="0" y="0"/>
                <wp:positionH relativeFrom="column">
                  <wp:posOffset>1567858</wp:posOffset>
                </wp:positionH>
                <wp:positionV relativeFrom="paragraph">
                  <wp:posOffset>180320</wp:posOffset>
                </wp:positionV>
                <wp:extent cx="204919" cy="249743"/>
                <wp:effectExtent l="0" t="0" r="0" b="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a:graphicData>
                </a:graphic>
              </wp:anchor>
            </w:drawing>
          </mc:Choice>
          <mc:Fallback>
            <w:pict>
              <v:shape w14:anchorId="027FB7B7" id="_x0000_s1077" type="#_x0000_t202" style="position:absolute;left:0;text-align:left;margin-left:123.45pt;margin-top:14.2pt;width:16.15pt;height:19.6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HkQ/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" filled="f" stroked="f">
                <v:textbox>
                  <w:txbxContent>
                    <w:p w14:paraId="3EAAEEE6"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w:pict>
          </mc:Fallback>
        </mc:AlternateContent>
      </w:r>
      <w:r>
        <w:rPr>
          <w:noProof/>
        </w:rPr>
        <mc:AlternateContent>
          <mc:Choice Requires="wpg">
            <w:drawing>
              <wp:anchor distT="0" distB="0" distL="114300" distR="114300" simplePos="0" relativeHeight="251658283" behindDoc="0" locked="0" layoutInCell="1" allowOverlap="1" wp14:anchorId="36E8B8DE" wp14:editId="1908F9C9">
                <wp:simplePos x="0" y="0"/>
                <wp:positionH relativeFrom="column">
                  <wp:posOffset>732081</wp:posOffset>
                </wp:positionH>
                <wp:positionV relativeFrom="paragraph">
                  <wp:posOffset>252964</wp:posOffset>
                </wp:positionV>
                <wp:extent cx="948059" cy="246832"/>
                <wp:effectExtent l="0" t="19050" r="42545" b="20320"/>
                <wp:wrapNone/>
                <wp:docPr id="206" name="Group 206"/>
                <wp:cNvGraphicFramePr/>
                <a:graphic xmlns:a="http://schemas.openxmlformats.org/drawingml/2006/main">
                  <a:graphicData uri="http://schemas.microsoft.com/office/word/2010/wordprocessingGroup">
                    <wpg:wgp>
                      <wpg:cNvGrpSpPr/>
                      <wpg:grpSpPr>
                        <a:xfrm>
                          <a:off x="0" y="0"/>
                          <a:ext cx="948059" cy="246832"/>
                          <a:chOff x="0" y="0"/>
                          <a:chExt cx="2743200" cy="1229096"/>
                        </a:xfrm>
                      </wpg:grpSpPr>
                      <wps:wsp>
                        <wps:cNvPr id="207" name="Rectangle 207"/>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3E9BB44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8"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E8B8DE" id="Group 206" o:spid="_x0000_s1078" style="position:absolute;left:0;text-align:left;margin-left:57.65pt;margin-top:19.9pt;width:74.65pt;height:19.45pt;z-index:251658283;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">
                <v:rect id="Rectangle 207" o:spid="_x0000_s1079"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" filled="f" strokecolor="#1f3763 [1604]" strokeweight=".5pt">
                  <v:textbox>
                    <w:txbxContent>
                      <w:p w14:paraId="3E9BB44A" w14:textId="77777777" w:rsidR="00F13E78" w:rsidRPr="009D35BB" w:rsidRDefault="00F13E78" w:rsidP="00F13E78">
                        <w:pPr>
                          <w:jc w:val="right"/>
                        </w:pPr>
                      </w:p>
                    </w:txbxContent>
                  </v:textbox>
                </v:rect>
                <v:shape id="_x0000_s1080"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6604057" w14:textId="77777777" w:rsidR="00F13E78" w:rsidRPr="001D286B" w:rsidRDefault="00F13E78" w:rsidP="00F13E78">
                        <w:pPr>
                          <w:rPr>
                            <w:color w:val="44546A" w:themeColor="text2"/>
                            <w:sz w:val="12"/>
                            <w:szCs w:val="12"/>
                          </w:rPr>
                        </w:pPr>
                        <w:r>
                          <w:rPr>
                            <w:color w:val="44546A" w:themeColor="text2"/>
                            <w:sz w:val="12"/>
                            <w:szCs w:val="12"/>
                          </w:rPr>
                          <w:t>2</w:t>
                        </w:r>
                      </w:p>
                    </w:txbxContent>
                  </v:textbox>
                </v:shape>
              </v:group>
            </w:pict>
          </mc:Fallback>
        </mc:AlternateContent>
      </w:r>
      <w:r>
        <w:rPr>
          <w:rFonts w:eastAsiaTheme="minorEastAsia"/>
        </w:rPr>
        <w:t xml:space="preserve">it follows that </w:t>
      </w:r>
      <w:r w:rsidRPr="00F54BEE">
        <w:rPr>
          <w:rFonts w:ascii="Cambria Math" w:eastAsiaTheme="minorEastAsia" w:hAnsi="Cambria Math"/>
          <w:i/>
        </w:rPr>
        <w:t>f</w:t>
      </w:r>
      <w:r>
        <w:rPr>
          <w:rFonts w:ascii="Cambria Math" w:eastAsiaTheme="minorEastAsia" w:hAnsi="Cambria Math"/>
        </w:rPr>
        <w:t xml:space="preserve">  = 3.35281066475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6AF60EC4" w14:textId="77777777" w:rsidR="00F13E78" w:rsidRDefault="00F13E78" w:rsidP="00F13E78">
      <w:pPr>
        <w:spacing w:after="0" w:line="360" w:lineRule="auto"/>
        <w:ind w:left="360"/>
        <w:rPr>
          <w:rFonts w:eastAsiaTheme="minorEastAsia"/>
        </w:rPr>
      </w:pPr>
      <w:r>
        <w:rPr>
          <w:rFonts w:eastAsiaTheme="minorEastAsia"/>
        </w:rPr>
        <w:t xml:space="preserve">and that </w:t>
      </w:r>
      <m:oMath>
        <m:r>
          <w:rPr>
            <w:rFonts w:ascii="Cambria Math" w:eastAsiaTheme="minorEastAsia" w:hAnsi="Cambria Math"/>
          </w:rPr>
          <m:t xml:space="preserve">e= </m:t>
        </m:r>
        <m:rad>
          <m:radPr>
            <m:degHide m:val="1"/>
            <m:ctrlPr>
              <w:rPr>
                <w:rFonts w:ascii="Cambria Math" w:eastAsiaTheme="minorEastAsia" w:hAnsi="Cambria Math"/>
                <w:i/>
              </w:rPr>
            </m:ctrlPr>
          </m:radPr>
          <m:deg/>
          <m:e>
            <m:r>
              <w:rPr>
                <w:rFonts w:ascii="Cambria Math" w:eastAsiaTheme="minorEastAsia" w:hAnsi="Cambria Math"/>
              </w:rPr>
              <m:t>2f-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e>
        </m:rad>
        <m:r>
          <w:rPr>
            <w:rFonts w:ascii="Cambria Math" w:eastAsiaTheme="minorEastAsia" w:hAnsi="Cambria Math"/>
          </w:rPr>
          <m:t xml:space="preserve">=8.18191908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t>
      </w:r>
    </w:p>
    <w:p w14:paraId="7CA15CAD" w14:textId="687CA195" w:rsidR="00F13E78" w:rsidRPr="00544E4A"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4" behindDoc="0" locked="0" layoutInCell="1" allowOverlap="1" wp14:anchorId="08636565" wp14:editId="104FB1DD">
                <wp:simplePos x="0" y="0"/>
                <wp:positionH relativeFrom="column">
                  <wp:posOffset>181468</wp:posOffset>
                </wp:positionH>
                <wp:positionV relativeFrom="paragraph">
                  <wp:posOffset>682197</wp:posOffset>
                </wp:positionV>
                <wp:extent cx="3719308" cy="1351965"/>
                <wp:effectExtent l="0" t="0" r="0" b="19685"/>
                <wp:wrapNone/>
                <wp:docPr id="209" name="Group 209"/>
                <wp:cNvGraphicFramePr/>
                <a:graphic xmlns:a="http://schemas.openxmlformats.org/drawingml/2006/main">
                  <a:graphicData uri="http://schemas.microsoft.com/office/word/2010/wordprocessingGroup">
                    <wpg:wgp>
                      <wpg:cNvGrpSpPr/>
                      <wpg:grpSpPr>
                        <a:xfrm>
                          <a:off x="0" y="0"/>
                          <a:ext cx="3719308" cy="1351965"/>
                          <a:chOff x="-89731" y="0"/>
                          <a:chExt cx="2832931" cy="3240636"/>
                        </a:xfrm>
                      </wpg:grpSpPr>
                      <wps:wsp>
                        <wps:cNvPr id="210" name="Rectangle 210"/>
                        <wps:cNvSpPr/>
                        <wps:spPr>
                          <a:xfrm>
                            <a:off x="-89731" y="2337096"/>
                            <a:ext cx="897308" cy="90354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6591320E"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1"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636565" id="Group 209" o:spid="_x0000_s1081" style="position:absolute;left:0;text-align:left;margin-left:14.3pt;margin-top:53.7pt;width:292.85pt;height:106.45pt;z-index:251658284;mso-width-relative:margin;mso-height-relative:margin" coordorigin="-897" coordsize="28329,324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">
                <v:rect id="Rectangle 210" o:spid="_x0000_s1082" style="position:absolute;left:-897;top:23370;width:8972;height:90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" filled="f" strokecolor="#1f3763 [1604]" strokeweight=".5pt">
                  <v:textbox>
                    <w:txbxContent>
                      <w:p w14:paraId="6591320E" w14:textId="77777777" w:rsidR="00F13E78" w:rsidRPr="009D35BB" w:rsidRDefault="00F13E78" w:rsidP="00F13E78">
                        <w:pPr>
                          <w:jc w:val="right"/>
                        </w:pPr>
                      </w:p>
                    </w:txbxContent>
                  </v:textbox>
                </v:rect>
                <v:shape id="_x0000_s108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" filled="f" stroked="f">
                  <v:textbox>
                    <w:txbxContent>
                      <w:p w14:paraId="0E3A2505"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76" behindDoc="0" locked="0" layoutInCell="1" allowOverlap="1" wp14:anchorId="6A107CF6" wp14:editId="0E8C4584">
                <wp:simplePos x="0" y="0"/>
                <wp:positionH relativeFrom="column">
                  <wp:posOffset>3545143</wp:posOffset>
                </wp:positionH>
                <wp:positionV relativeFrom="paragraph">
                  <wp:posOffset>183600</wp:posOffset>
                </wp:positionV>
                <wp:extent cx="204919" cy="249743"/>
                <wp:effectExtent l="0" t="0" r="0" b="0"/>
                <wp:wrapNone/>
                <wp:docPr id="2033259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6A107CF6" id="_x0000_s1084" type="#_x0000_t202" style="position:absolute;left:0;text-align:left;margin-left:279.15pt;margin-top:14.45pt;width:16.15pt;height:19.65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" filled="f" stroked="f">
                <v:textbox>
                  <w:txbxContent>
                    <w:p w14:paraId="67AAF3C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sidRPr="00C52FBD">
        <w:rPr>
          <w:rFonts w:eastAsiaTheme="minorEastAsia"/>
        </w:rPr>
        <w:t xml:space="preserve">We </w:t>
      </w:r>
      <w:r>
        <w:rPr>
          <w:rFonts w:eastAsiaTheme="minorEastAsia"/>
        </w:rPr>
        <w:t>next</w:t>
      </w:r>
      <w:r w:rsidRPr="00C52FBD">
        <w:rPr>
          <w:rFonts w:eastAsiaTheme="minorEastAsia"/>
        </w:rPr>
        <w:t xml:space="preserve"> calculate </w:t>
      </w:r>
      <w:r>
        <w:rPr>
          <w:rFonts w:eastAsiaTheme="minorEastAsia"/>
        </w:rPr>
        <w:t xml:space="preserve">the value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oMath>
      <w:r w:rsidRPr="00C52FBD">
        <w:rPr>
          <w:rFonts w:eastAsiaTheme="minorEastAsia"/>
        </w:rPr>
        <w:t>:</w:t>
      </w:r>
    </w:p>
    <w:p w14:paraId="556D5334" w14:textId="77777777" w:rsidR="00F13E78" w:rsidRPr="00544E4A" w:rsidRDefault="00000000" w:rsidP="00F13E78">
      <w:pPr>
        <w:ind w:left="360"/>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E-FE</m:t>
                              </m:r>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(N-FN)</m:t>
                          </m:r>
                        </m:e>
                        <m:sup>
                          <m:r>
                            <w:rPr>
                              <w:rFonts w:ascii="Cambria Math" w:eastAsiaTheme="minorEastAsia" w:hAnsi="Cambria Math"/>
                            </w:rPr>
                            <m:t>2</m:t>
                          </m:r>
                        </m:sup>
                      </m:sSup>
                    </m:e>
                  </m:d>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sSup>
                    <m:sSupPr>
                      <m:ctrlPr>
                        <w:rPr>
                          <w:rFonts w:ascii="Cambria Math" w:eastAsiaTheme="minorEastAsia" w:hAnsi="Cambria Math"/>
                          <w:i/>
                        </w:rPr>
                      </m:ctrlPr>
                    </m:sSupPr>
                    <m:e>
                      <m:r>
                        <w:rPr>
                          <w:rFonts w:ascii="Cambria Math" w:eastAsiaTheme="minorEastAsia" w:hAnsi="Cambria Math"/>
                        </w:rPr>
                        <m:t>(1-e)</m:t>
                      </m:r>
                    </m:e>
                    <m:sup>
                      <m:r>
                        <w:rPr>
                          <w:rFonts w:ascii="Cambria Math" w:eastAsiaTheme="minorEastAsia" w:hAnsi="Cambria Math"/>
                        </w:rPr>
                        <m:t>(1-e)</m:t>
                      </m:r>
                    </m:sup>
                  </m:sSup>
                </m:e>
              </m:rad>
            </m:num>
            <m:den>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den>
          </m:f>
        </m:oMath>
      </m:oMathPara>
    </w:p>
    <w:p w14:paraId="5E1DE38E" w14:textId="77777777" w:rsidR="00F13E78" w:rsidRDefault="00F13E78" w:rsidP="00F13E78">
      <w:pPr>
        <w:ind w:left="360"/>
        <w:rPr>
          <w:rFonts w:eastAsiaTheme="minorEastAsia"/>
        </w:rPr>
      </w:pPr>
      <m:oMath>
        <m:r>
          <w:rPr>
            <w:rFonts w:ascii="Cambria Math" w:eastAsiaTheme="minorEastAsia" w:hAnsi="Cambria Math"/>
          </w:rPr>
          <m:t xml:space="preserve">     =7.91307065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(E-2000000)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N-2000000</m:t>
                        </m:r>
                      </m:e>
                    </m:d>
                  </m:e>
                  <m:sup>
                    <m:r>
                      <w:rPr>
                        <w:rFonts w:ascii="Cambria Math" w:eastAsiaTheme="minorEastAsia" w:hAnsi="Cambria Math"/>
                      </w:rPr>
                      <m:t>2</m:t>
                    </m:r>
                  </m:sup>
                </m:sSup>
              </m:e>
            </m:d>
          </m:e>
        </m:rad>
      </m:oMath>
      <w:r w:rsidRPr="00544E4A">
        <w:rPr>
          <w:rFonts w:eastAsiaTheme="minorEastAsia"/>
        </w:rPr>
        <w:t xml:space="preserve"> </w:t>
      </w:r>
    </w:p>
    <w:p w14:paraId="3BAFAD7B" w14:textId="77777777" w:rsidR="00F13E78" w:rsidRPr="00544E4A" w:rsidRDefault="00F13E78" w:rsidP="00F13E78">
      <w:pPr>
        <w:ind w:left="360"/>
        <w:rPr>
          <w:rFonts w:eastAsiaTheme="minorEastAsia"/>
        </w:rPr>
      </w:pPr>
    </w:p>
    <w:p w14:paraId="5D9F1AED" w14:textId="5BE9C70E"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5" behindDoc="0" locked="0" layoutInCell="1" allowOverlap="1" wp14:anchorId="55EEB146" wp14:editId="676F0BD0">
                <wp:simplePos x="0" y="0"/>
                <wp:positionH relativeFrom="column">
                  <wp:posOffset>1281640</wp:posOffset>
                </wp:positionH>
                <wp:positionV relativeFrom="paragraph">
                  <wp:posOffset>197696</wp:posOffset>
                </wp:positionV>
                <wp:extent cx="204919" cy="249743"/>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5EEB146" id="_x0000_s1085" type="#_x0000_t202" style="position:absolute;left:0;text-align:left;margin-left:100.9pt;margin-top:15.55pt;width:16.15pt;height:19.6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" filled="f" stroked="f">
                <v:textbox>
                  <w:txbxContent>
                    <w:p w14:paraId="3764230A"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rPr>
          <w:noProof/>
        </w:rPr>
        <mc:AlternateContent>
          <mc:Choice Requires="wps">
            <w:drawing>
              <wp:anchor distT="0" distB="0" distL="114300" distR="114300" simplePos="0" relativeHeight="251658278" behindDoc="0" locked="0" layoutInCell="1" allowOverlap="1" wp14:anchorId="2DBF0CA1" wp14:editId="15545761">
                <wp:simplePos x="0" y="0"/>
                <wp:positionH relativeFrom="column">
                  <wp:posOffset>1377576</wp:posOffset>
                </wp:positionH>
                <wp:positionV relativeFrom="paragraph">
                  <wp:posOffset>411406</wp:posOffset>
                </wp:positionV>
                <wp:extent cx="204919" cy="249743"/>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7A10250" w14:textId="77777777" w:rsidR="00F13E78" w:rsidRPr="001D286B" w:rsidRDefault="00F13E78" w:rsidP="00F13E78">
                            <w:pPr>
                              <w:rPr>
                                <w:color w:val="44546A" w:themeColor="text2"/>
                                <w:sz w:val="12"/>
                                <w:szCs w:val="12"/>
                              </w:rPr>
                            </w:pPr>
                          </w:p>
                        </w:txbxContent>
                      </wps:txbx>
                      <wps:bodyPr rot="0" vert="horz" wrap="square" lIns="91440" tIns="45720" rIns="91440" bIns="45720" anchor="t" anchorCtr="0">
                        <a:noAutofit/>
                      </wps:bodyPr>
                    </wps:wsp>
                  </a:graphicData>
                </a:graphic>
              </wp:anchor>
            </w:drawing>
          </mc:Choice>
          <mc:Fallback>
            <w:pict>
              <v:shape w14:anchorId="2DBF0CA1" id="_x0000_s1086" type="#_x0000_t202" style="position:absolute;left:0;text-align:left;margin-left:108.45pt;margin-top:32.4pt;width:16.15pt;height:19.6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" filled="f" stroked="f">
                <v:textbox>
                  <w:txbxContent>
                    <w:p w14:paraId="17A10250" w14:textId="77777777" w:rsidR="00F13E78" w:rsidRPr="001D286B" w:rsidRDefault="00F13E78" w:rsidP="00F13E78">
                      <w:pPr>
                        <w:rPr>
                          <w:color w:val="44546A" w:themeColor="text2"/>
                          <w:sz w:val="12"/>
                          <w:szCs w:val="12"/>
                        </w:rPr>
                      </w:pPr>
                    </w:p>
                  </w:txbxContent>
                </v:textbox>
              </v:shape>
            </w:pict>
          </mc:Fallback>
        </mc:AlternateContent>
      </w:r>
      <w:r w:rsidRPr="00C36E66">
        <w:rPr>
          <w:rFonts w:eastAsiaTheme="minorEastAsia"/>
        </w:rPr>
        <w:t xml:space="preserve">We then calculate the value </w:t>
      </w:r>
      <m:oMath>
        <m:r>
          <w:rPr>
            <w:rFonts w:ascii="Cambria Math" w:eastAsiaTheme="minorEastAsia" w:hAnsi="Cambria Math"/>
          </w:rPr>
          <m:t>χ</m:t>
        </m:r>
      </m:oMath>
      <w:r w:rsidRPr="00C36E66">
        <w:rPr>
          <w:rFonts w:eastAsiaTheme="minorEastAsia"/>
        </w:rPr>
        <w:t xml:space="preserve">. For UPS </w:t>
      </w:r>
      <w:r>
        <w:rPr>
          <w:rFonts w:eastAsiaTheme="minorEastAsia"/>
        </w:rPr>
        <w:t>Sou</w:t>
      </w:r>
      <w:r w:rsidRPr="00C36E66">
        <w:rPr>
          <w:rFonts w:eastAsiaTheme="minorEastAsia"/>
        </w:rPr>
        <w:t>th:</w:t>
      </w:r>
    </w:p>
    <w:p w14:paraId="3BD8EEBC" w14:textId="77777777" w:rsidR="00F13E78" w:rsidRPr="00F416D8" w:rsidRDefault="00F13E78" w:rsidP="00F13E78">
      <w:pPr>
        <w:ind w:left="360"/>
        <w:rPr>
          <w:rFonts w:eastAsiaTheme="minorEastAsia"/>
        </w:rPr>
      </w:pPr>
      <m:oMathPara>
        <m:oMathParaPr>
          <m:jc m:val="left"/>
        </m:oMathParaPr>
        <m:oMath>
          <m:r>
            <w:rPr>
              <w:rFonts w:ascii="Cambria Math" w:eastAsiaTheme="minorEastAsia" w:hAnsi="Cambria Math"/>
            </w:rPr>
            <m:t>χ= 2</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0C4B66B6" w14:textId="32865B73" w:rsidR="00F13E78" w:rsidRDefault="00F13E78" w:rsidP="00F13E78">
      <w:pPr>
        <w:rPr>
          <w:rFonts w:eastAsiaTheme="minorEastAsia"/>
        </w:rPr>
      </w:pPr>
      <w:r>
        <w:rPr>
          <w:noProof/>
        </w:rPr>
        <mc:AlternateContent>
          <mc:Choice Requires="wpg">
            <w:drawing>
              <wp:anchor distT="0" distB="0" distL="114300" distR="114300" simplePos="0" relativeHeight="251658279" behindDoc="0" locked="0" layoutInCell="1" allowOverlap="1" wp14:anchorId="69ACEE14" wp14:editId="6A964EA0">
                <wp:simplePos x="0" y="0"/>
                <wp:positionH relativeFrom="column">
                  <wp:posOffset>63500</wp:posOffset>
                </wp:positionH>
                <wp:positionV relativeFrom="paragraph">
                  <wp:posOffset>218440</wp:posOffset>
                </wp:positionV>
                <wp:extent cx="5966460" cy="1660525"/>
                <wp:effectExtent l="0" t="0" r="15240" b="15875"/>
                <wp:wrapNone/>
                <wp:docPr id="217" name="Group 217"/>
                <wp:cNvGraphicFramePr/>
                <a:graphic xmlns:a="http://schemas.openxmlformats.org/drawingml/2006/main">
                  <a:graphicData uri="http://schemas.microsoft.com/office/word/2010/wordprocessingGroup">
                    <wpg:wgp>
                      <wpg:cNvGrpSpPr/>
                      <wpg:grpSpPr>
                        <a:xfrm>
                          <a:off x="0" y="0"/>
                          <a:ext cx="5966460" cy="1660525"/>
                          <a:chOff x="650414" y="169366"/>
                          <a:chExt cx="2638729" cy="945836"/>
                        </a:xfrm>
                      </wpg:grpSpPr>
                      <wps:wsp>
                        <wps:cNvPr id="218" name="Rectangle 218"/>
                        <wps:cNvSpPr/>
                        <wps:spPr>
                          <a:xfrm>
                            <a:off x="650414" y="169366"/>
                            <a:ext cx="2638729" cy="945836"/>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09BEA38C"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19" name="Text Box 2"/>
                        <wps:cNvSpPr txBox="1">
                          <a:spLocks noChangeArrowheads="1"/>
                        </wps:cNvSpPr>
                        <wps:spPr bwMode="auto">
                          <a:xfrm>
                            <a:off x="2797441" y="308106"/>
                            <a:ext cx="201881" cy="207645"/>
                          </a:xfrm>
                          <a:prstGeom prst="rect">
                            <a:avLst/>
                          </a:prstGeom>
                          <a:noFill/>
                          <a:ln w="9525">
                            <a:noFill/>
                            <a:miter lim="800000"/>
                            <a:headEnd/>
                            <a:tailEnd/>
                          </a:ln>
                        </wps:spPr>
                        <wps:txb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ACEE14" id="Group 217" o:spid="_x0000_s1087" style="position:absolute;margin-left:5pt;margin-top:17.2pt;width:469.8pt;height:130.75pt;z-index:251658279;mso-width-relative:margin;mso-height-relative:margin" coordorigin="6504,1693" coordsize="26387,9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">
                <v:rect id="Rectangle 218" o:spid="_x0000_s1088" style="position:absolute;left:6504;top:1693;width:26387;height:945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" filled="f" strokecolor="#1f3763 [1604]" strokeweight=".5pt">
                  <v:textbox>
                    <w:txbxContent>
                      <w:p w14:paraId="09BEA38C" w14:textId="77777777" w:rsidR="00F13E78" w:rsidRPr="009D35BB" w:rsidRDefault="00F13E78" w:rsidP="00F13E78">
                        <w:pPr>
                          <w:jc w:val="right"/>
                        </w:pPr>
                      </w:p>
                    </w:txbxContent>
                  </v:textbox>
                </v:rect>
                <v:shape id="_x0000_s1089" type="#_x0000_t202" style="position:absolute;left:27974;top:3081;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" filled="f" stroked="f">
                  <v:textbox>
                    <w:txbxContent>
                      <w:p w14:paraId="7194DFA3"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p>
    <w:p w14:paraId="43B00160" w14:textId="7C7543AC" w:rsidR="00F13E78" w:rsidRPr="00C36E66" w:rsidRDefault="00F13E78" w:rsidP="00F13E78">
      <w:pPr>
        <w:pStyle w:val="ListParagraph"/>
        <w:numPr>
          <w:ilvl w:val="0"/>
          <w:numId w:val="167"/>
        </w:numPr>
        <w:contextualSpacing/>
        <w:rPr>
          <w:rFonts w:eastAsiaTheme="minorEastAsia"/>
        </w:rPr>
      </w:pPr>
      <w:r>
        <w:rPr>
          <w:noProof/>
        </w:rPr>
        <mc:AlternateContent>
          <mc:Choice Requires="wps">
            <w:drawing>
              <wp:anchor distT="0" distB="0" distL="114300" distR="114300" simplePos="0" relativeHeight="251658280" behindDoc="0" locked="0" layoutInCell="1" allowOverlap="1" wp14:anchorId="5FA8E460" wp14:editId="04A0A506">
                <wp:simplePos x="0" y="0"/>
                <wp:positionH relativeFrom="column">
                  <wp:posOffset>2543175</wp:posOffset>
                </wp:positionH>
                <wp:positionV relativeFrom="paragraph">
                  <wp:posOffset>901700</wp:posOffset>
                </wp:positionV>
                <wp:extent cx="204919" cy="249743"/>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19" cy="249743"/>
                        </a:xfrm>
                        <a:prstGeom prst="rect">
                          <a:avLst/>
                        </a:prstGeom>
                        <a:noFill/>
                        <a:ln w="9525">
                          <a:noFill/>
                          <a:miter lim="800000"/>
                          <a:headEnd/>
                          <a:tailEnd/>
                        </a:ln>
                      </wps:spPr>
                      <wps:txb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5FA8E460" id="_x0000_s1090" type="#_x0000_t202" style="position:absolute;left:0;text-align:left;margin-left:200.25pt;margin-top:71pt;width:16.15pt;height:19.6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" filled="f" stroked="f">
                <v:textbox>
                  <w:txbxContent>
                    <w:p w14:paraId="16E27C13"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PAGEREF _Ref184814844 \h </w:instrText>
                      </w:r>
                      <w:r>
                        <w:rPr>
                          <w:color w:val="44546A" w:themeColor="text2"/>
                          <w:sz w:val="12"/>
                          <w:szCs w:val="12"/>
                        </w:rPr>
                      </w:r>
                      <w:r>
                        <w:rPr>
                          <w:color w:val="44546A" w:themeColor="text2"/>
                          <w:sz w:val="12"/>
                          <w:szCs w:val="12"/>
                        </w:rPr>
                        <w:fldChar w:fldCharType="separate"/>
                      </w:r>
                      <w:r>
                        <w:rPr>
                          <w:noProof/>
                          <w:color w:val="44546A" w:themeColor="text2"/>
                          <w:sz w:val="12"/>
                          <w:szCs w:val="12"/>
                        </w:rPr>
                        <w:t>4</w:t>
                      </w:r>
                      <w:r>
                        <w:rPr>
                          <w:color w:val="44546A" w:themeColor="text2"/>
                          <w:sz w:val="12"/>
                          <w:szCs w:val="12"/>
                        </w:rPr>
                        <w:fldChar w:fldCharType="end"/>
                      </w:r>
                    </w:p>
                  </w:txbxContent>
                </v:textbox>
              </v:shape>
            </w:pict>
          </mc:Fallback>
        </mc:AlternateContent>
      </w:r>
      <w:r w:rsidRPr="00C36E66">
        <w:rPr>
          <w:rFonts w:eastAsiaTheme="minorEastAsia"/>
        </w:rPr>
        <w:t xml:space="preserve">We then find </w:t>
      </w:r>
      <m:oMath>
        <m:r>
          <w:rPr>
            <w:rFonts w:ascii="Cambria Math" w:eastAsiaTheme="minorEastAsia" w:hAnsi="Cambria Math"/>
          </w:rPr>
          <m:t>φ</m:t>
        </m:r>
      </m:oMath>
      <w:r w:rsidRPr="00C36E66">
        <w:rPr>
          <w:rFonts w:eastAsiaTheme="minorEastAsia"/>
        </w:rPr>
        <w:t>:</w:t>
      </w:r>
    </w:p>
    <w:p w14:paraId="52318EA0" w14:textId="77777777" w:rsidR="00F13E78" w:rsidRPr="00544E4A" w:rsidRDefault="00F13E78" w:rsidP="00F13E78">
      <w:pPr>
        <w:ind w:left="360"/>
        <w:rPr>
          <w:rFonts w:eastAsiaTheme="minorEastAsia"/>
          <w:sz w:val="18"/>
        </w:rPr>
      </w:pPr>
      <m:oMathPara>
        <m:oMathParaPr>
          <m:jc m:val="left"/>
        </m:oMathParaPr>
        <m:oMath>
          <m:r>
            <w:rPr>
              <w:rFonts w:ascii="Cambria Math" w:eastAsiaTheme="minorEastAsia" w:hAnsi="Cambria Math"/>
              <w:sz w:val="16"/>
              <w:szCs w:val="16"/>
            </w:rPr>
            <m:t xml:space="preserve">φ= </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r>
                    <w:rPr>
                      <w:rFonts w:ascii="Cambria Math" w:eastAsiaTheme="minorEastAsia" w:hAnsi="Cambria Math"/>
                      <w:sz w:val="16"/>
                      <w:szCs w:val="16"/>
                    </w:rPr>
                    <m:t>180</m:t>
                  </m:r>
                </m:num>
                <m:den>
                  <m:r>
                    <w:rPr>
                      <w:rFonts w:ascii="Cambria Math" w:eastAsiaTheme="minorEastAsia" w:hAnsi="Cambria Math"/>
                      <w:sz w:val="16"/>
                      <w:szCs w:val="16"/>
                    </w:rPr>
                    <m:t>π</m:t>
                  </m:r>
                </m:den>
              </m:f>
            </m:e>
          </m:d>
          <m:d>
            <m:dPr>
              <m:begChr m:val="["/>
              <m:endChr m:val="]"/>
              <m:ctrlPr>
                <w:rPr>
                  <w:rFonts w:ascii="Cambria Math" w:eastAsiaTheme="minorEastAsia" w:hAnsi="Cambria Math"/>
                  <w:i/>
                  <w:sz w:val="16"/>
                  <w:szCs w:val="16"/>
                </w:rPr>
              </m:ctrlPr>
            </m:dPr>
            <m:e>
              <m:r>
                <w:rPr>
                  <w:rFonts w:ascii="Cambria Math" w:eastAsiaTheme="minorEastAsia" w:hAnsi="Cambria Math"/>
                  <w:sz w:val="16"/>
                  <w:szCs w:val="16"/>
                </w:rPr>
                <m:t>χ+</m:t>
              </m:r>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2</m:t>
                          </m:r>
                        </m:sup>
                      </m:sSup>
                    </m:num>
                    <m:den>
                      <m:r>
                        <w:rPr>
                          <w:rFonts w:ascii="Cambria Math" w:eastAsiaTheme="minorEastAsia" w:hAnsi="Cambria Math"/>
                          <w:sz w:val="16"/>
                          <w:szCs w:val="16"/>
                        </w:rPr>
                        <m:t>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5</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4</m:t>
                          </m:r>
                        </m:sup>
                      </m:sSup>
                    </m:num>
                    <m:den>
                      <m:r>
                        <w:rPr>
                          <w:rFonts w:ascii="Cambria Math" w:eastAsiaTheme="minorEastAsia" w:hAnsi="Cambria Math"/>
                          <w:sz w:val="16"/>
                          <w:szCs w:val="16"/>
                        </w:rPr>
                        <m:t>24</m:t>
                      </m:r>
                    </m:den>
                  </m:f>
                  <m:r>
                    <w:rPr>
                      <w:rFonts w:ascii="Cambria Math" w:eastAsiaTheme="minorEastAsia" w:hAnsi="Cambria Math"/>
                      <w:sz w:val="16"/>
                      <w:szCs w:val="16"/>
                    </w:rPr>
                    <m:t>+</m:t>
                  </m:r>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12</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13</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360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2χ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4</m:t>
                          </m:r>
                        </m:sup>
                      </m:sSup>
                    </m:num>
                    <m:den>
                      <m:r>
                        <w:rPr>
                          <w:rFonts w:ascii="Cambria Math" w:eastAsiaTheme="minorEastAsia" w:hAnsi="Cambria Math"/>
                          <w:sz w:val="16"/>
                          <w:szCs w:val="16"/>
                        </w:rPr>
                        <m:t>48</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29</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6</m:t>
                          </m:r>
                        </m:sup>
                      </m:sSup>
                    </m:num>
                    <m:den>
                      <m:r>
                        <w:rPr>
                          <w:rFonts w:ascii="Cambria Math" w:eastAsiaTheme="minorEastAsia" w:hAnsi="Cambria Math"/>
                          <w:sz w:val="16"/>
                          <w:szCs w:val="16"/>
                        </w:rPr>
                        <m:t>240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11520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4χ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7e</m:t>
                          </m:r>
                        </m:e>
                        <m:sup>
                          <m:r>
                            <w:rPr>
                              <w:rFonts w:ascii="Cambria Math" w:eastAsiaTheme="minorEastAsia" w:hAnsi="Cambria Math"/>
                              <w:sz w:val="16"/>
                              <w:szCs w:val="16"/>
                            </w:rPr>
                            <m:t>6</m:t>
                          </m:r>
                        </m:sup>
                      </m:sSup>
                    </m:num>
                    <m:den>
                      <m:r>
                        <w:rPr>
                          <w:rFonts w:ascii="Cambria Math" w:eastAsiaTheme="minorEastAsia" w:hAnsi="Cambria Math"/>
                          <w:sz w:val="16"/>
                          <w:szCs w:val="16"/>
                        </w:rPr>
                        <m:t>120</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81</m:t>
                      </m:r>
                      <m:sSup>
                        <m:sSupPr>
                          <m:ctrlPr>
                            <w:rPr>
                              <w:rFonts w:ascii="Cambria Math" w:eastAsiaTheme="minorEastAsia" w:hAnsi="Cambria Math"/>
                              <w:i/>
                              <w:sz w:val="16"/>
                              <w:szCs w:val="16"/>
                            </w:rPr>
                          </m:ctrlPr>
                        </m:sSupPr>
                        <m:e>
                          <m:r>
                            <w:rPr>
                              <w:rFonts w:ascii="Cambria Math" w:eastAsiaTheme="minorEastAsia" w:hAnsi="Cambria Math"/>
                              <w:sz w:val="16"/>
                              <w:szCs w:val="16"/>
                            </w:rPr>
                            <m:t>e</m:t>
                          </m:r>
                        </m:e>
                        <m:sup>
                          <m:r>
                            <w:rPr>
                              <w:rFonts w:ascii="Cambria Math" w:eastAsiaTheme="minorEastAsia" w:hAnsi="Cambria Math"/>
                              <w:sz w:val="16"/>
                              <w:szCs w:val="16"/>
                            </w:rPr>
                            <m:t>8</m:t>
                          </m:r>
                        </m:sup>
                      </m:sSup>
                    </m:num>
                    <m:den>
                      <m:r>
                        <w:rPr>
                          <w:rFonts w:ascii="Cambria Math" w:eastAsiaTheme="minorEastAsia" w:hAnsi="Cambria Math"/>
                          <w:sz w:val="16"/>
                          <w:szCs w:val="16"/>
                        </w:rPr>
                        <m:t>1120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6χ</m:t>
                      </m:r>
                    </m:e>
                  </m:d>
                  <m:r>
                    <w:rPr>
                      <w:rFonts w:ascii="Cambria Math" w:eastAsiaTheme="minorEastAsia" w:hAnsi="Cambria Math"/>
                      <w:sz w:val="16"/>
                      <w:szCs w:val="16"/>
                    </w:rPr>
                    <m:t>+</m:t>
                  </m:r>
                </m:e>
              </m:func>
              <m:d>
                <m:dPr>
                  <m:ctrlPr>
                    <w:rPr>
                      <w:rFonts w:ascii="Cambria Math" w:eastAsiaTheme="minorEastAsia" w:hAnsi="Cambria Math"/>
                      <w:i/>
                      <w:sz w:val="16"/>
                      <w:szCs w:val="16"/>
                    </w:rPr>
                  </m:ctrlPr>
                </m:dPr>
                <m:e>
                  <m:f>
                    <m:fPr>
                      <m:ctrlPr>
                        <w:rPr>
                          <w:rFonts w:ascii="Cambria Math" w:eastAsiaTheme="minorEastAsia" w:hAnsi="Cambria Math"/>
                          <w:i/>
                          <w:sz w:val="16"/>
                          <w:szCs w:val="16"/>
                        </w:rPr>
                      </m:ctrlPr>
                    </m:fPr>
                    <m:num>
                      <m:sSup>
                        <m:sSupPr>
                          <m:ctrlPr>
                            <w:rPr>
                              <w:rFonts w:ascii="Cambria Math" w:eastAsiaTheme="minorEastAsia" w:hAnsi="Cambria Math"/>
                              <w:i/>
                              <w:sz w:val="16"/>
                              <w:szCs w:val="16"/>
                            </w:rPr>
                          </m:ctrlPr>
                        </m:sSupPr>
                        <m:e>
                          <m:r>
                            <w:rPr>
                              <w:rFonts w:ascii="Cambria Math" w:eastAsiaTheme="minorEastAsia" w:hAnsi="Cambria Math"/>
                              <w:sz w:val="16"/>
                              <w:szCs w:val="16"/>
                            </w:rPr>
                            <m:t>4279e</m:t>
                          </m:r>
                        </m:e>
                        <m:sup>
                          <m:r>
                            <w:rPr>
                              <w:rFonts w:ascii="Cambria Math" w:eastAsiaTheme="minorEastAsia" w:hAnsi="Cambria Math"/>
                              <w:sz w:val="16"/>
                              <w:szCs w:val="16"/>
                            </w:rPr>
                            <m:t>8</m:t>
                          </m:r>
                        </m:sup>
                      </m:sSup>
                    </m:num>
                    <m:den>
                      <m:r>
                        <w:rPr>
                          <w:rFonts w:ascii="Cambria Math" w:eastAsiaTheme="minorEastAsia" w:hAnsi="Cambria Math"/>
                          <w:sz w:val="16"/>
                          <w:szCs w:val="16"/>
                        </w:rPr>
                        <m:t>161280</m:t>
                      </m:r>
                    </m:den>
                  </m:f>
                </m:e>
              </m:d>
              <m:func>
                <m:funcPr>
                  <m:ctrlPr>
                    <w:rPr>
                      <w:rFonts w:ascii="Cambria Math" w:eastAsiaTheme="minorEastAsia" w:hAnsi="Cambria Math"/>
                      <w:i/>
                      <w:sz w:val="16"/>
                      <w:szCs w:val="16"/>
                    </w:rPr>
                  </m:ctrlPr>
                </m:funcPr>
                <m:fName>
                  <m:r>
                    <m:rPr>
                      <m:sty m:val="p"/>
                    </m:rPr>
                    <w:rPr>
                      <w:rFonts w:ascii="Cambria Math" w:hAnsi="Cambria Math"/>
                      <w:sz w:val="16"/>
                      <w:szCs w:val="16"/>
                    </w:rPr>
                    <m:t>sin</m:t>
                  </m:r>
                </m:fName>
                <m:e>
                  <m:d>
                    <m:dPr>
                      <m:ctrlPr>
                        <w:rPr>
                          <w:rFonts w:ascii="Cambria Math" w:eastAsiaTheme="minorEastAsia" w:hAnsi="Cambria Math"/>
                          <w:i/>
                          <w:sz w:val="16"/>
                          <w:szCs w:val="16"/>
                        </w:rPr>
                      </m:ctrlPr>
                    </m:dPr>
                    <m:e>
                      <m:r>
                        <w:rPr>
                          <w:rFonts w:ascii="Cambria Math" w:eastAsiaTheme="minorEastAsia" w:hAnsi="Cambria Math"/>
                          <w:sz w:val="16"/>
                          <w:szCs w:val="16"/>
                        </w:rPr>
                        <m:t>8χ</m:t>
                      </m:r>
                    </m:e>
                  </m:d>
                </m:e>
              </m:func>
            </m:e>
          </m:d>
        </m:oMath>
      </m:oMathPara>
    </w:p>
    <w:p w14:paraId="5239664B" w14:textId="77777777" w:rsidR="00F13E78" w:rsidRDefault="00F13E78" w:rsidP="00F13E78">
      <w:pPr>
        <w:ind w:left="360"/>
        <w:rPr>
          <w:rFonts w:eastAsiaTheme="minorEastAsia"/>
        </w:rPr>
      </w:pPr>
      <m:oMath>
        <m:r>
          <w:rPr>
            <w:rFonts w:ascii="Cambria Math" w:eastAsiaTheme="minorEastAsia" w:hAnsi="Cambria Math"/>
          </w:rPr>
          <m:t xml:space="preserve">    =</m:t>
        </m:r>
      </m:oMath>
      <w:r w:rsidRPr="00544E4A">
        <w:rPr>
          <w:rFonts w:eastAsiaTheme="minorEastAsia"/>
        </w:rPr>
        <w:t xml:space="preserve"> </w:t>
      </w:r>
      <m:oMath>
        <m:d>
          <m:dPr>
            <m:ctrlPr>
              <w:rPr>
                <w:rFonts w:ascii="Cambria Math" w:eastAsiaTheme="minorEastAsia" w:hAnsi="Cambria Math"/>
                <w:i/>
                <w:sz w:val="18"/>
                <w:szCs w:val="18"/>
              </w:rPr>
            </m:ctrlPr>
          </m:dPr>
          <m:e>
            <m:f>
              <m:fPr>
                <m:ctrlPr>
                  <w:rPr>
                    <w:rFonts w:ascii="Cambria Math" w:eastAsiaTheme="minorEastAsia" w:hAnsi="Cambria Math"/>
                    <w:i/>
                    <w:sz w:val="18"/>
                    <w:szCs w:val="18"/>
                  </w:rPr>
                </m:ctrlPr>
              </m:fPr>
              <m:num>
                <m:r>
                  <w:rPr>
                    <w:rFonts w:ascii="Cambria Math" w:eastAsiaTheme="minorEastAsia" w:hAnsi="Cambria Math"/>
                    <w:sz w:val="18"/>
                    <w:szCs w:val="18"/>
                  </w:rPr>
                  <m:t>180</m:t>
                </m:r>
              </m:num>
              <m:den>
                <m:r>
                  <w:rPr>
                    <w:rFonts w:ascii="Cambria Math" w:eastAsiaTheme="minorEastAsia" w:hAnsi="Cambria Math"/>
                    <w:sz w:val="18"/>
                    <w:szCs w:val="18"/>
                  </w:rPr>
                  <m:t>π</m:t>
                </m:r>
              </m:den>
            </m:f>
          </m:e>
        </m:d>
        <m:d>
          <m:dPr>
            <m:begChr m:val="["/>
            <m:endChr m:val="]"/>
            <m:ctrlPr>
              <w:rPr>
                <w:rFonts w:ascii="Cambria Math" w:eastAsiaTheme="minorEastAsia" w:hAnsi="Cambria Math"/>
                <w:i/>
                <w:sz w:val="18"/>
                <w:szCs w:val="18"/>
              </w:rPr>
            </m:ctrlPr>
          </m:dPr>
          <m:e>
            <m:eqArr>
              <m:eqArrPr>
                <m:ctrlPr>
                  <w:rPr>
                    <w:rFonts w:ascii="Cambria Math" w:eastAsiaTheme="minorEastAsia" w:hAnsi="Cambria Math"/>
                    <w:i/>
                    <w:sz w:val="18"/>
                    <w:szCs w:val="18"/>
                  </w:rPr>
                </m:ctrlPr>
              </m:eqArrPr>
              <m:e>
                <m:r>
                  <w:rPr>
                    <w:rFonts w:ascii="Cambria Math" w:eastAsiaTheme="minorEastAsia" w:hAnsi="Cambria Math"/>
                    <w:sz w:val="18"/>
                    <w:szCs w:val="18"/>
                  </w:rPr>
                  <m:t>χ+3.35655147×</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-3</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2χ</m:t>
                        </m:r>
                      </m:e>
                    </m:d>
                    <m:r>
                      <w:rPr>
                        <w:rFonts w:ascii="Cambria Math" w:eastAsiaTheme="minorEastAsia" w:hAnsi="Cambria Math"/>
                        <w:sz w:val="18"/>
                        <w:szCs w:val="18"/>
                      </w:rPr>
                      <m:t>+</m:t>
                    </m:r>
                  </m:e>
                </m:func>
              </m:e>
              <m:e>
                <m:r>
                  <w:rPr>
                    <w:rFonts w:ascii="Cambria Math" w:eastAsiaTheme="minorEastAsia" w:hAnsi="Cambria Math"/>
                    <w:sz w:val="18"/>
                    <w:szCs w:val="18"/>
                  </w:rPr>
                  <m:t>6.57187270×</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-6</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4χ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1.76456433×</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-8</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6χ</m:t>
                        </m:r>
                      </m:e>
                    </m:d>
                    <m:r>
                      <w:rPr>
                        <w:rFonts w:ascii="Cambria Math" w:eastAsiaTheme="minorEastAsia" w:hAnsi="Cambria Math"/>
                        <w:sz w:val="18"/>
                        <w:szCs w:val="18"/>
                      </w:rPr>
                      <m:t>+</m:t>
                    </m:r>
                  </m:e>
                </m:func>
                <m:ctrlPr>
                  <w:rPr>
                    <w:rFonts w:ascii="Cambria Math" w:eastAsia="Cambria Math" w:hAnsi="Cambria Math" w:cs="Cambria Math"/>
                    <w:i/>
                    <w:sz w:val="18"/>
                    <w:szCs w:val="18"/>
                  </w:rPr>
                </m:ctrlPr>
              </m:e>
              <m:e>
                <m:r>
                  <w:rPr>
                    <w:rFonts w:ascii="Cambria Math" w:eastAsiaTheme="minorEastAsia" w:hAnsi="Cambria Math"/>
                    <w:sz w:val="18"/>
                    <w:szCs w:val="18"/>
                  </w:rPr>
                  <m:t>5.32847842×</m:t>
                </m:r>
                <m:sSup>
                  <m:sSupPr>
                    <m:ctrlPr>
                      <w:rPr>
                        <w:rFonts w:ascii="Cambria Math" w:eastAsiaTheme="minorEastAsia" w:hAnsi="Cambria Math"/>
                        <w:i/>
                        <w:sz w:val="18"/>
                        <w:szCs w:val="18"/>
                      </w:rPr>
                    </m:ctrlPr>
                  </m:sSupPr>
                  <m:e>
                    <m:r>
                      <w:rPr>
                        <w:rFonts w:ascii="Cambria Math" w:eastAsiaTheme="minorEastAsia" w:hAnsi="Cambria Math"/>
                        <w:sz w:val="18"/>
                        <w:szCs w:val="18"/>
                      </w:rPr>
                      <m:t>10</m:t>
                    </m:r>
                  </m:e>
                  <m:sup>
                    <m:r>
                      <w:rPr>
                        <w:rFonts w:ascii="Cambria Math" w:eastAsiaTheme="minorEastAsia" w:hAnsi="Cambria Math"/>
                        <w:sz w:val="18"/>
                        <w:szCs w:val="18"/>
                      </w:rPr>
                      <m:t>-11</m:t>
                    </m:r>
                  </m:sup>
                </m:sSup>
                <m:func>
                  <m:funcPr>
                    <m:ctrlPr>
                      <w:rPr>
                        <w:rFonts w:ascii="Cambria Math" w:eastAsiaTheme="minorEastAsia" w:hAnsi="Cambria Math"/>
                        <w:i/>
                        <w:sz w:val="18"/>
                        <w:szCs w:val="18"/>
                      </w:rPr>
                    </m:ctrlPr>
                  </m:funcPr>
                  <m:fName>
                    <m:r>
                      <m:rPr>
                        <m:sty m:val="p"/>
                      </m:rPr>
                      <w:rPr>
                        <w:rFonts w:ascii="Cambria Math" w:hAnsi="Cambria Math"/>
                        <w:sz w:val="18"/>
                        <w:szCs w:val="18"/>
                      </w:rPr>
                      <m:t>sin</m:t>
                    </m:r>
                  </m:fName>
                  <m:e>
                    <m:d>
                      <m:dPr>
                        <m:ctrlPr>
                          <w:rPr>
                            <w:rFonts w:ascii="Cambria Math" w:eastAsiaTheme="minorEastAsia" w:hAnsi="Cambria Math"/>
                            <w:i/>
                            <w:sz w:val="18"/>
                            <w:szCs w:val="18"/>
                          </w:rPr>
                        </m:ctrlPr>
                      </m:dPr>
                      <m:e>
                        <m:r>
                          <w:rPr>
                            <w:rFonts w:ascii="Cambria Math" w:eastAsiaTheme="minorEastAsia" w:hAnsi="Cambria Math"/>
                            <w:sz w:val="18"/>
                            <w:szCs w:val="18"/>
                          </w:rPr>
                          <m:t>8χ</m:t>
                        </m:r>
                      </m:e>
                    </m:d>
                  </m:e>
                </m:func>
              </m:e>
            </m:eqArr>
          </m:e>
        </m:d>
      </m:oMath>
    </w:p>
    <w:p w14:paraId="7F1620BC" w14:textId="77777777" w:rsidR="00F13E78" w:rsidRPr="00544E4A" w:rsidRDefault="00F13E78" w:rsidP="00F13E78">
      <w:pPr>
        <w:ind w:left="360"/>
        <w:rPr>
          <w:rFonts w:eastAsiaTheme="minorEastAsia"/>
        </w:rPr>
      </w:pPr>
    </w:p>
    <w:p w14:paraId="0EF2D62B" w14:textId="3613CB14" w:rsidR="00F13E78" w:rsidRPr="00453B8F" w:rsidRDefault="00F13E78" w:rsidP="00F13E78">
      <w:pPr>
        <w:pStyle w:val="ListParagraph"/>
        <w:numPr>
          <w:ilvl w:val="0"/>
          <w:numId w:val="167"/>
        </w:numPr>
        <w:contextualSpacing/>
        <w:rPr>
          <w:rFonts w:eastAsiaTheme="minorEastAsia"/>
        </w:rPr>
      </w:pPr>
      <w:r>
        <w:rPr>
          <w:noProof/>
        </w:rPr>
        <mc:AlternateContent>
          <mc:Choice Requires="wpg">
            <w:drawing>
              <wp:anchor distT="0" distB="0" distL="114300" distR="114300" simplePos="0" relativeHeight="251658281" behindDoc="0" locked="0" layoutInCell="1" allowOverlap="1" wp14:anchorId="5FF343A0" wp14:editId="47527CB8">
                <wp:simplePos x="0" y="0"/>
                <wp:positionH relativeFrom="column">
                  <wp:posOffset>855980</wp:posOffset>
                </wp:positionH>
                <wp:positionV relativeFrom="paragraph">
                  <wp:posOffset>47625</wp:posOffset>
                </wp:positionV>
                <wp:extent cx="3449955" cy="696595"/>
                <wp:effectExtent l="0" t="0" r="0" b="27305"/>
                <wp:wrapNone/>
                <wp:docPr id="221" name="Group 221"/>
                <wp:cNvGraphicFramePr/>
                <a:graphic xmlns:a="http://schemas.openxmlformats.org/drawingml/2006/main">
                  <a:graphicData uri="http://schemas.microsoft.com/office/word/2010/wordprocessingGroup">
                    <wpg:wgp>
                      <wpg:cNvGrpSpPr/>
                      <wpg:grpSpPr>
                        <a:xfrm>
                          <a:off x="0" y="0"/>
                          <a:ext cx="3449955" cy="696595"/>
                          <a:chOff x="0" y="0"/>
                          <a:chExt cx="2743200" cy="1229096"/>
                        </a:xfrm>
                      </wpg:grpSpPr>
                      <wps:wsp>
                        <wps:cNvPr id="222" name="Rectangle 222"/>
                        <wps:cNvSpPr/>
                        <wps:spPr>
                          <a:xfrm>
                            <a:off x="0" y="65314"/>
                            <a:ext cx="2618509" cy="1163782"/>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7D4FABDA" w14:textId="77777777" w:rsidR="00F13E78" w:rsidRPr="009D35BB" w:rsidRDefault="00F13E78" w:rsidP="00F13E78">
                              <w:pPr>
                                <w:jc w:val="right"/>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23" name="Text Box 2"/>
                        <wps:cNvSpPr txBox="1">
                          <a:spLocks noChangeArrowheads="1"/>
                        </wps:cNvSpPr>
                        <wps:spPr bwMode="auto">
                          <a:xfrm>
                            <a:off x="2541319" y="0"/>
                            <a:ext cx="201881" cy="207645"/>
                          </a:xfrm>
                          <a:prstGeom prst="rect">
                            <a:avLst/>
                          </a:prstGeom>
                          <a:noFill/>
                          <a:ln w="9525">
                            <a:noFill/>
                            <a:miter lim="800000"/>
                            <a:headEnd/>
                            <a:tailEnd/>
                          </a:ln>
                        </wps:spPr>
                        <wps:txb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F343A0" id="Group 221" o:spid="_x0000_s1091" style="position:absolute;left:0;text-align:left;margin-left:67.4pt;margin-top:3.75pt;width:271.65pt;height:54.85pt;z-index:251658281;mso-width-relative:margin;mso-height-relative:margin" coordsize="27432,122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">
                <v:rect id="Rectangle 222" o:spid="_x0000_s1092" style="position:absolute;top:653;width:26185;height:1163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" filled="f" strokecolor="#1f3763 [1604]" strokeweight=".5pt">
                  <v:textbox>
                    <w:txbxContent>
                      <w:p w14:paraId="7D4FABDA" w14:textId="77777777" w:rsidR="00F13E78" w:rsidRPr="009D35BB" w:rsidRDefault="00F13E78" w:rsidP="00F13E78">
                        <w:pPr>
                          <w:jc w:val="right"/>
                        </w:pPr>
                      </w:p>
                    </w:txbxContent>
                  </v:textbox>
                </v:rect>
                <v:shape id="_x0000_s1093" type="#_x0000_t202" style="position:absolute;left:25413;width:2019;height:20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" filled="f" stroked="f">
                  <v:textbox>
                    <w:txbxContent>
                      <w:p w14:paraId="7480D6AF" w14:textId="77777777" w:rsidR="00F13E78" w:rsidRPr="001D286B" w:rsidRDefault="00F13E78" w:rsidP="00F13E78">
                        <w:pPr>
                          <w:rPr>
                            <w:color w:val="44546A" w:themeColor="text2"/>
                            <w:sz w:val="12"/>
                            <w:szCs w:val="12"/>
                          </w:rPr>
                        </w:pPr>
                        <w:r w:rsidRPr="001D286B">
                          <w:rPr>
                            <w:color w:val="44546A" w:themeColor="text2"/>
                            <w:sz w:val="12"/>
                            <w:szCs w:val="12"/>
                          </w:rPr>
                          <w:t>1</w:t>
                        </w:r>
                      </w:p>
                    </w:txbxContent>
                  </v:textbox>
                </v:shape>
              </v:group>
            </w:pict>
          </mc:Fallback>
        </mc:AlternateContent>
      </w:r>
      <w:r>
        <w:rPr>
          <w:noProof/>
        </w:rPr>
        <mc:AlternateContent>
          <mc:Choice Requires="wps">
            <w:drawing>
              <wp:anchor distT="0" distB="0" distL="114300" distR="114300" simplePos="0" relativeHeight="251658282" behindDoc="0" locked="0" layoutInCell="1" allowOverlap="1" wp14:anchorId="028AF935" wp14:editId="580DBC9A">
                <wp:simplePos x="0" y="0"/>
                <wp:positionH relativeFrom="column">
                  <wp:posOffset>4081145</wp:posOffset>
                </wp:positionH>
                <wp:positionV relativeFrom="paragraph">
                  <wp:posOffset>128682</wp:posOffset>
                </wp:positionV>
                <wp:extent cx="204470" cy="249555"/>
                <wp:effectExtent l="0" t="0" r="0" b="0"/>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249555"/>
                        </a:xfrm>
                        <a:prstGeom prst="rect">
                          <a:avLst/>
                        </a:prstGeom>
                        <a:noFill/>
                        <a:ln w="9525">
                          <a:noFill/>
                          <a:miter lim="800000"/>
                          <a:headEnd/>
                          <a:tailEnd/>
                        </a:ln>
                      </wps:spPr>
                      <wps:txb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wps:txbx>
                      <wps:bodyPr rot="0" vert="horz" wrap="square" lIns="91440" tIns="45720" rIns="91440" bIns="45720" anchor="t" anchorCtr="0">
                        <a:noAutofit/>
                      </wps:bodyPr>
                    </wps:wsp>
                  </a:graphicData>
                </a:graphic>
              </wp:anchor>
            </w:drawing>
          </mc:Choice>
          <mc:Fallback>
            <w:pict>
              <v:shape w14:anchorId="028AF935" id="_x0000_s1094" type="#_x0000_t202" style="position:absolute;left:0;text-align:left;margin-left:321.35pt;margin-top:10.15pt;width:16.1pt;height:19.6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" filled="f" stroked="f">
                <v:textbox>
                  <w:txbxContent>
                    <w:p w14:paraId="77546FBD" w14:textId="77777777" w:rsidR="00F13E78" w:rsidRPr="001D286B" w:rsidRDefault="00F13E78" w:rsidP="00F13E78">
                      <w:pPr>
                        <w:rPr>
                          <w:color w:val="44546A" w:themeColor="text2"/>
                          <w:sz w:val="12"/>
                          <w:szCs w:val="12"/>
                        </w:rPr>
                      </w:pPr>
                      <w:r>
                        <w:rPr>
                          <w:color w:val="44546A" w:themeColor="text2"/>
                          <w:sz w:val="12"/>
                          <w:szCs w:val="12"/>
                        </w:rPr>
                        <w:fldChar w:fldCharType="begin"/>
                      </w:r>
                      <w:r>
                        <w:rPr>
                          <w:color w:val="44546A" w:themeColor="text2"/>
                          <w:sz w:val="12"/>
                          <w:szCs w:val="12"/>
                        </w:rPr>
                        <w:instrText xml:space="preserve"> REF _Ref184814844 \n \h </w:instrText>
                      </w:r>
                      <w:r>
                        <w:rPr>
                          <w:color w:val="44546A" w:themeColor="text2"/>
                          <w:sz w:val="12"/>
                          <w:szCs w:val="12"/>
                        </w:rPr>
                      </w:r>
                      <w:r>
                        <w:rPr>
                          <w:color w:val="44546A" w:themeColor="text2"/>
                          <w:sz w:val="12"/>
                          <w:szCs w:val="12"/>
                        </w:rPr>
                        <w:fldChar w:fldCharType="separate"/>
                      </w:r>
                      <w:r>
                        <w:rPr>
                          <w:color w:val="44546A" w:themeColor="text2"/>
                          <w:sz w:val="12"/>
                          <w:szCs w:val="12"/>
                        </w:rPr>
                        <w:t>5</w:t>
                      </w:r>
                      <w:r>
                        <w:rPr>
                          <w:color w:val="44546A" w:themeColor="text2"/>
                          <w:sz w:val="12"/>
                          <w:szCs w:val="12"/>
                        </w:rPr>
                        <w:fldChar w:fldCharType="end"/>
                      </w:r>
                    </w:p>
                  </w:txbxContent>
                </v:textbox>
              </v:shape>
            </w:pict>
          </mc:Fallback>
        </mc:AlternateContent>
      </w:r>
      <w:r>
        <w:t>Finally</w:t>
      </w:r>
    </w:p>
    <w:p w14:paraId="150EEB7E" w14:textId="77777777" w:rsidR="00F13E78" w:rsidRPr="00C36E66" w:rsidRDefault="00F13E78" w:rsidP="00F13E78">
      <w:pPr>
        <w:pStyle w:val="ListParagraph"/>
        <w:ind w:firstLine="720"/>
        <w:rPr>
          <w:rFonts w:eastAsiaTheme="minorEastAsia"/>
        </w:rPr>
      </w:pPr>
      <w:r>
        <w:t xml:space="preserve">if </w:t>
      </w:r>
      <m:oMath>
        <m:r>
          <w:rPr>
            <w:rFonts w:ascii="Cambria Math" w:eastAsiaTheme="minorEastAsia" w:hAnsi="Cambria Math"/>
          </w:rPr>
          <m:t>E</m:t>
        </m:r>
      </m:oMath>
      <w:r w:rsidRPr="008649BA">
        <w:rPr>
          <w:rFonts w:ascii="Cambria Math" w:eastAsiaTheme="minorEastAsia" w:hAnsi="Cambria Math"/>
        </w:rPr>
        <w:t xml:space="preserve"> </w:t>
      </w:r>
      <w:r w:rsidRPr="008649BA">
        <w:rPr>
          <w:rFonts w:ascii="Cambria Math" w:hAnsi="Cambria Math"/>
        </w:rPr>
        <w:t>= 2000000</w:t>
      </w:r>
      <w:r>
        <w:t xml:space="preserve">, </w:t>
      </w:r>
      <m:oMath>
        <m:r>
          <w:rPr>
            <w:rFonts w:ascii="Cambria Math" w:hAnsi="Cambria Math"/>
          </w:rPr>
          <m:t>λ=0°</m:t>
        </m:r>
      </m:oMath>
    </w:p>
    <w:p w14:paraId="786CF944" w14:textId="77777777" w:rsidR="00F13E78" w:rsidRDefault="00F13E78" w:rsidP="00F13E78">
      <w:pPr>
        <w:ind w:left="1440"/>
        <w:rPr>
          <w:rFonts w:eastAsiaTheme="minorEastAsia"/>
        </w:rPr>
      </w:pPr>
      <w:r w:rsidRPr="00544E4A">
        <w:rPr>
          <w:rFonts w:eastAsiaTheme="minorEastAsia"/>
        </w:rPr>
        <w:t>else</w:t>
      </w:r>
      <w:r>
        <w:rPr>
          <w:rFonts w:eastAsiaTheme="minorEastAsia"/>
        </w:rPr>
        <w:t xml:space="preserve">, </w:t>
      </w:r>
      <m:oMath>
        <m:r>
          <w:rPr>
            <w:rFonts w:ascii="Cambria Math" w:hAnsi="Cambria Math"/>
          </w:rPr>
          <m:t>λ=</m:t>
        </m:r>
        <m:func>
          <m:funcPr>
            <m:ctrlPr>
              <w:rPr>
                <w:rFonts w:ascii="Cambria Math" w:hAnsi="Cambria Math"/>
                <w:i/>
              </w:rPr>
            </m:ctrlPr>
          </m:funcPr>
          <m:fNa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π</m:t>
                    </m:r>
                  </m:den>
                </m:f>
              </m:e>
            </m:d>
            <m:r>
              <m:rPr>
                <m:sty m:val="p"/>
              </m:rPr>
              <w:rPr>
                <w:rFonts w:ascii="Cambria Math" w:hAnsi="Cambria Math"/>
              </w:rPr>
              <m:t>atan2</m:t>
            </m:r>
          </m:fName>
          <m:e>
            <m:d>
              <m:dPr>
                <m:begChr m:val="["/>
                <m:endChr m:val="]"/>
                <m:ctrlPr>
                  <w:rPr>
                    <w:rFonts w:ascii="Cambria Math" w:hAnsi="Cambria Math"/>
                    <w:i/>
                  </w:rPr>
                </m:ctrlPr>
              </m:dPr>
              <m:e>
                <m:d>
                  <m:dPr>
                    <m:ctrlPr>
                      <w:rPr>
                        <w:rFonts w:ascii="Cambria Math" w:hAnsi="Cambria Math"/>
                        <w:i/>
                      </w:rPr>
                    </m:ctrlPr>
                  </m:dPr>
                  <m:e>
                    <m:r>
                      <w:rPr>
                        <w:rFonts w:ascii="Cambria Math" w:hAnsi="Cambria Math"/>
                      </w:rPr>
                      <m:t>E-2000000</m:t>
                    </m:r>
                  </m:e>
                </m:d>
                <m:r>
                  <w:rPr>
                    <w:rFonts w:ascii="Cambria Math" w:hAnsi="Cambria Math"/>
                  </w:rPr>
                  <m:t>,</m:t>
                </m:r>
                <m:d>
                  <m:dPr>
                    <m:ctrlPr>
                      <w:rPr>
                        <w:rFonts w:ascii="Cambria Math" w:hAnsi="Cambria Math"/>
                        <w:i/>
                      </w:rPr>
                    </m:ctrlPr>
                  </m:dPr>
                  <m:e>
                    <m:r>
                      <w:rPr>
                        <w:rFonts w:ascii="Cambria Math" w:hAnsi="Cambria Math"/>
                      </w:rPr>
                      <m:t>N-2000000</m:t>
                    </m:r>
                  </m:e>
                </m:d>
              </m:e>
            </m:d>
          </m:e>
        </m:func>
      </m:oMath>
      <w:r w:rsidRPr="00544E4A">
        <w:rPr>
          <w:rFonts w:ascii="Cambria Math" w:eastAsiaTheme="minorEastAsia" w:hAnsi="Cambria Math" w:cs="Cambria Math"/>
        </w:rPr>
        <w:t xml:space="preserve">  </w:t>
      </w:r>
      <w:r w:rsidRPr="00544E4A">
        <w:rPr>
          <w:rFonts w:ascii="Cambria Math" w:hAnsi="Cambria Math" w:cs="Cambria Math"/>
          <w:color w:val="202122"/>
          <w:shd w:val="clear" w:color="auto" w:fill="FFFFFF"/>
        </w:rPr>
        <w:t>∎</w:t>
      </w:r>
    </w:p>
    <w:p w14:paraId="07A3A443" w14:textId="77777777" w:rsidR="00F13E78" w:rsidRPr="00453B8F" w:rsidRDefault="00F13E78" w:rsidP="00F13E78">
      <w:pPr>
        <w:ind w:left="1440"/>
        <w:rPr>
          <w:rFonts w:eastAsiaTheme="minorEastAsia"/>
        </w:rPr>
      </w:pPr>
    </w:p>
    <w:p w14:paraId="2BE149E0" w14:textId="0CF5661A" w:rsidR="00F13E78" w:rsidRDefault="00F13E78" w:rsidP="002D7DEE">
      <w:pPr>
        <w:pStyle w:val="Heading2"/>
        <w:numPr>
          <w:ilvl w:val="1"/>
          <w:numId w:val="221"/>
        </w:numPr>
        <w:rPr>
          <w:ins w:id="2436" w:author="Jonathan Pritchard" w:date="2025-03-11T14:50:00Z" w16du:dateUtc="2025-03-11T14:50:00Z"/>
        </w:rPr>
      </w:pPr>
      <w:bookmarkStart w:id="2437" w:name="_Toc188968719"/>
      <w:r>
        <w:t>References</w:t>
      </w:r>
      <w:bookmarkEnd w:id="2437"/>
      <w:ins w:id="2438" w:author="Jonathan Pritchard" w:date="2025-03-11T14:50:00Z" w16du:dateUtc="2025-03-11T14:50:00Z">
        <w:r w:rsidR="00B42BF5">
          <w:t xml:space="preserve"> [Informative]</w:t>
        </w:r>
      </w:ins>
    </w:p>
    <w:p w14:paraId="40698933" w14:textId="5779936B" w:rsidR="00B42BF5" w:rsidRPr="00B42BF5" w:rsidRDefault="00B42BF5">
      <w:pPr>
        <w:pPrChange w:id="2439" w:author="Jonathan Pritchard" w:date="2025-03-11T14:50:00Z" w16du:dateUtc="2025-03-11T14:50:00Z">
          <w:pPr>
            <w:pStyle w:val="Heading2"/>
            <w:numPr>
              <w:numId w:val="221"/>
            </w:numPr>
          </w:pPr>
        </w:pPrChange>
      </w:pPr>
      <w:ins w:id="2440" w:author="Jonathan Pritchard" w:date="2025-03-11T14:51:00Z" w16du:dateUtc="2025-03-11T14:51:00Z">
        <w:r>
          <w:t>The following references are provided for background, and to explain the origin of the formulas stated in this specification.</w:t>
        </w:r>
      </w:ins>
    </w:p>
    <w:p w14:paraId="7CDBDE4E" w14:textId="77777777" w:rsidR="00F13E78" w:rsidRDefault="00F13E78" w:rsidP="00F13E78">
      <w:pPr>
        <w:pStyle w:val="ListParagraph"/>
        <w:numPr>
          <w:ilvl w:val="0"/>
          <w:numId w:val="164"/>
        </w:numPr>
        <w:contextualSpacing/>
      </w:pPr>
      <w:bookmarkStart w:id="2441" w:name="_Ref184814621"/>
      <w:r w:rsidRPr="00585857">
        <w:t>“EPSG Geodetic Parameter Dataset</w:t>
      </w:r>
      <w:r>
        <w:t>”</w:t>
      </w:r>
      <w:r w:rsidRPr="00585857">
        <w:t xml:space="preserve"> v. 11.023</w:t>
      </w:r>
      <w:r>
        <w:t>,</w:t>
      </w:r>
      <w:r w:rsidRPr="00585857">
        <w:t xml:space="preserve"> </w:t>
      </w:r>
      <w:r>
        <w:t xml:space="preserve">5 </w:t>
      </w:r>
      <w:r w:rsidRPr="00585857">
        <w:t xml:space="preserve">December </w:t>
      </w:r>
      <w:r>
        <w:t>2024,</w:t>
      </w:r>
      <w:r w:rsidRPr="00585857">
        <w:t xml:space="preserve"> http</w:t>
      </w:r>
      <w:r>
        <w:t>s://epsg.org/</w:t>
      </w:r>
      <w:bookmarkEnd w:id="2441"/>
      <w:r w:rsidRPr="00585857">
        <w:t xml:space="preserve"> </w:t>
      </w:r>
    </w:p>
    <w:p w14:paraId="19EC3E90" w14:textId="77777777" w:rsidR="00F13E78" w:rsidRDefault="00F13E78" w:rsidP="00F13E78">
      <w:pPr>
        <w:pStyle w:val="ListParagraph"/>
        <w:numPr>
          <w:ilvl w:val="0"/>
          <w:numId w:val="164"/>
        </w:numPr>
        <w:contextualSpacing/>
      </w:pPr>
      <w:bookmarkStart w:id="2442" w:name="_Ref184814645"/>
      <w:r>
        <w:t>IOGP Report 373-07-02 “Coordinate conversions and transformations including formulas” v. 68, August 2024, https://epsg.org/guidance-notes.html, p. 7</w:t>
      </w:r>
      <w:bookmarkEnd w:id="2442"/>
    </w:p>
    <w:p w14:paraId="1728E744" w14:textId="77777777" w:rsidR="00F13E78" w:rsidRDefault="00F13E78" w:rsidP="00F13E78">
      <w:pPr>
        <w:pStyle w:val="ListParagraph"/>
        <w:numPr>
          <w:ilvl w:val="0"/>
          <w:numId w:val="164"/>
        </w:numPr>
        <w:contextualSpacing/>
      </w:pPr>
      <w:bookmarkStart w:id="2443" w:name="_Ref184814718"/>
      <w:r>
        <w:t>IOGP Report 373-07-02, p. 60</w:t>
      </w:r>
      <w:bookmarkEnd w:id="2443"/>
    </w:p>
    <w:p w14:paraId="173CE416" w14:textId="77777777" w:rsidR="00F13E78" w:rsidRDefault="00F13E78" w:rsidP="00F13E78">
      <w:pPr>
        <w:pStyle w:val="ListParagraph"/>
        <w:numPr>
          <w:ilvl w:val="0"/>
          <w:numId w:val="164"/>
        </w:numPr>
        <w:contextualSpacing/>
      </w:pPr>
      <w:bookmarkStart w:id="2444" w:name="_Ref184814728"/>
      <w:r>
        <w:t>IOGP Report 373-07-02, p. 61</w:t>
      </w:r>
      <w:bookmarkEnd w:id="2444"/>
    </w:p>
    <w:p w14:paraId="1606E54E" w14:textId="77777777" w:rsidR="00F13E78" w:rsidRDefault="00F13E78" w:rsidP="00F13E78">
      <w:pPr>
        <w:pStyle w:val="ListParagraph"/>
        <w:numPr>
          <w:ilvl w:val="0"/>
          <w:numId w:val="164"/>
        </w:numPr>
        <w:contextualSpacing/>
      </w:pPr>
      <w:bookmarkStart w:id="2445" w:name="_Ref184814844"/>
      <w:r>
        <w:t>IOGP Report 373-07-02, p. 84</w:t>
      </w:r>
      <w:bookmarkEnd w:id="2445"/>
    </w:p>
    <w:p w14:paraId="2197957D" w14:textId="77777777" w:rsidR="00F13E78" w:rsidRDefault="00F13E78" w:rsidP="00F13E78"/>
    <w:p w14:paraId="4F4EA012" w14:textId="77777777" w:rsidR="00F13E78" w:rsidRDefault="00F13E78" w:rsidP="00F13E78"/>
    <w:p w14:paraId="165FAD35" w14:textId="77777777" w:rsidR="00F13E78" w:rsidRPr="00C52FBD" w:rsidRDefault="00F13E78" w:rsidP="00F13E78"/>
    <w:p w14:paraId="520BD61A" w14:textId="77777777" w:rsidR="00D343CC" w:rsidRDefault="00D343CC" w:rsidP="00E85AE1">
      <w:pPr>
        <w:spacing w:after="120" w:line="240" w:lineRule="auto"/>
        <w:jc w:val="both"/>
      </w:pPr>
    </w:p>
    <w:p w14:paraId="67810D92" w14:textId="77777777" w:rsidR="00D343CC" w:rsidRPr="00E85AE1" w:rsidRDefault="00D343CC" w:rsidP="00E85AE1">
      <w:pPr>
        <w:spacing w:after="120" w:line="240" w:lineRule="auto"/>
        <w:jc w:val="both"/>
      </w:pP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1" w:author="Grant, David M (52400) CIV USN NIWC ATLANTIC VA (USA)" w:date="2025-02-24T11:18:00Z" w:initials="DG">
    <w:p w14:paraId="23A0FA56" w14:textId="77777777" w:rsidR="00131A93" w:rsidRDefault="00131A93" w:rsidP="00131A93">
      <w:pPr>
        <w:pStyle w:val="CommentText"/>
      </w:pPr>
      <w:r>
        <w:rPr>
          <w:rStyle w:val="CommentReference"/>
        </w:rPr>
        <w:annotationRef/>
      </w:r>
      <w:r>
        <w:t>Update all references throughout and ensure consistency “clause x.y” or “section x.y”, etc.</w:t>
      </w:r>
    </w:p>
  </w:comment>
  <w:comment w:id="36" w:author="Stamenkovich, Miroslav  (52400) CIV USN NIWC ATLANTIC SC (USA)" w:date="2025-02-13T08:38:00Z" w:initials="MS">
    <w:p w14:paraId="0CEAAC04" w14:textId="710EC13B" w:rsidR="00DD4220" w:rsidRDefault="00DD4220" w:rsidP="00DD4220">
      <w:pPr>
        <w:pStyle w:val="CommentText"/>
      </w:pPr>
      <w:r>
        <w:rPr>
          <w:rStyle w:val="CommentReference"/>
        </w:rPr>
        <w:annotationRef/>
      </w:r>
      <w:r>
        <w:t xml:space="preserve">“...describe levels 1 and 2 respectively.”  </w:t>
      </w:r>
    </w:p>
  </w:comment>
  <w:comment w:id="73" w:author="Grant, David M (52400) CIV USN NIWC ATLANTIC VA (USA)" w:date="2025-02-19T15:28:00Z" w:initials="DG">
    <w:p w14:paraId="1B42EC48" w14:textId="77777777" w:rsidR="0097690D" w:rsidRDefault="0097690D" w:rsidP="0097690D">
      <w:pPr>
        <w:pStyle w:val="CommentText"/>
      </w:pPr>
      <w:r>
        <w:rPr>
          <w:rStyle w:val="CommentReference"/>
        </w:rPr>
        <w:annotationRef/>
      </w:r>
      <w:r>
        <w:t>Remove “some”</w:t>
      </w:r>
    </w:p>
  </w:comment>
  <w:comment w:id="123" w:author="Grant, David M (52400) CIV USN NIWC ATLANTIC VA (USA)" w:date="2025-02-19T15:44:00Z" w:initials="DG">
    <w:p w14:paraId="0692DA07" w14:textId="77777777" w:rsidR="005F06E1" w:rsidRDefault="005F06E1" w:rsidP="005F06E1">
      <w:pPr>
        <w:pStyle w:val="CommentText"/>
      </w:pPr>
      <w:r>
        <w:rPr>
          <w:rStyle w:val="CommentReference"/>
        </w:rPr>
        <w:annotationRef/>
      </w:r>
      <w:r>
        <w:t>Why upper-case?</w:t>
      </w:r>
    </w:p>
  </w:comment>
  <w:comment w:id="132" w:author="Grant, David M (52400) CIV USN NIWC ATLANTIC VA (USA)" w:date="2025-02-21T12:36:00Z" w:initials="DG">
    <w:p w14:paraId="0AEB07A3" w14:textId="723F2FAD" w:rsidR="007D00EC" w:rsidRDefault="007D00EC" w:rsidP="007D00EC">
      <w:pPr>
        <w:pStyle w:val="CommentText"/>
      </w:pPr>
      <w:r>
        <w:rPr>
          <w:rStyle w:val="CommentReference"/>
        </w:rPr>
        <w:annotationRef/>
      </w:r>
      <w:r>
        <w:t>Must?</w:t>
      </w:r>
    </w:p>
  </w:comment>
  <w:comment w:id="134" w:author="Grant, David M (52400) CIV USN NIWC ATLANTIC VA (USA)" w:date="2025-02-21T12:36:00Z" w:initials="DG">
    <w:p w14:paraId="0CD1A6AE" w14:textId="068B77EC" w:rsidR="00573FA0" w:rsidRDefault="00573FA0" w:rsidP="00573FA0">
      <w:pPr>
        <w:pStyle w:val="CommentText"/>
      </w:pPr>
      <w:r>
        <w:rPr>
          <w:rStyle w:val="CommentReference"/>
        </w:rPr>
        <w:annotationRef/>
      </w:r>
      <w:r>
        <w:t>Remove - covered in first sentence.</w:t>
      </w:r>
    </w:p>
  </w:comment>
  <w:comment w:id="141" w:author="Grant, David M (52400) CIV USN NIWC ATLANTIC VA (USA)" w:date="2025-02-21T12:37:00Z" w:initials="DG">
    <w:p w14:paraId="78BE47AC" w14:textId="77777777" w:rsidR="007D00EC" w:rsidRDefault="007D00EC" w:rsidP="007D00EC">
      <w:pPr>
        <w:pStyle w:val="CommentText"/>
      </w:pPr>
      <w:r>
        <w:rPr>
          <w:rStyle w:val="CommentReference"/>
        </w:rPr>
        <w:annotationRef/>
      </w:r>
      <w:r>
        <w:t>Update or remove</w:t>
      </w:r>
    </w:p>
  </w:comment>
  <w:comment w:id="148" w:author="Grant, David M (52400) CIV USN NIWC ATLANTIC VA (USA)" w:date="2025-02-21T12:40:00Z" w:initials="DG">
    <w:p w14:paraId="50840DD2" w14:textId="77777777" w:rsidR="003F6441" w:rsidRDefault="003F6441" w:rsidP="003F6441">
      <w:pPr>
        <w:pStyle w:val="CommentText"/>
      </w:pPr>
      <w:r>
        <w:rPr>
          <w:rStyle w:val="CommentReference"/>
        </w:rPr>
        <w:annotationRef/>
      </w:r>
      <w:r>
        <w:t>Must?</w:t>
      </w:r>
    </w:p>
  </w:comment>
  <w:comment w:id="170" w:author="Grant, David M (52400) CIV USN NIWC ATLANTIC VA (USA)" w:date="2025-02-21T12:43:00Z" w:initials="DG">
    <w:p w14:paraId="23DB7690" w14:textId="77777777" w:rsidR="003D35CC" w:rsidRDefault="003D35CC" w:rsidP="003D35CC">
      <w:pPr>
        <w:pStyle w:val="CommentText"/>
      </w:pPr>
      <w:r>
        <w:rPr>
          <w:rStyle w:val="CommentReference"/>
        </w:rPr>
        <w:annotationRef/>
      </w:r>
      <w:r>
        <w:t>S-101 ENC data as the base layer (augmented by S-57 ENC data during the transition period)</w:t>
      </w:r>
    </w:p>
  </w:comment>
  <w:comment w:id="172" w:author="Grant, David M (52400) CIV USN NIWC ATLANTIC VA (USA)" w:date="2025-02-21T12:44:00Z" w:initials="DG">
    <w:p w14:paraId="359F8375" w14:textId="77777777" w:rsidR="0089074D" w:rsidRDefault="0089074D" w:rsidP="0089074D">
      <w:pPr>
        <w:pStyle w:val="CommentText"/>
      </w:pPr>
      <w:r>
        <w:rPr>
          <w:rStyle w:val="CommentReference"/>
        </w:rPr>
        <w:annotationRef/>
      </w:r>
      <w:r>
        <w:t>Augmented by S-104 when WLA is enabled;</w:t>
      </w:r>
    </w:p>
  </w:comment>
  <w:comment w:id="173" w:author="Grant, David M (52400) CIV USN NIWC ATLANTIC VA (USA)" w:date="2025-02-21T12:43:00Z" w:initials="DG">
    <w:p w14:paraId="45986DCE" w14:textId="058E286F" w:rsidR="00F1002C" w:rsidRDefault="00F1002C" w:rsidP="00F1002C">
      <w:pPr>
        <w:pStyle w:val="CommentText"/>
      </w:pPr>
      <w:r>
        <w:rPr>
          <w:rStyle w:val="CommentReference"/>
        </w:rPr>
        <w:annotationRef/>
      </w:r>
      <w:r>
        <w:t>Remove - not displayed directly.</w:t>
      </w:r>
    </w:p>
  </w:comment>
  <w:comment w:id="174" w:author="Grant, David M (52400) CIV USN NIWC ATLANTIC VA (USA)" w:date="2025-02-21T12:47:00Z" w:initials="DG">
    <w:p w14:paraId="073BB9F1" w14:textId="77777777" w:rsidR="006E0A55" w:rsidRDefault="006E0A55" w:rsidP="006E0A55">
      <w:pPr>
        <w:pStyle w:val="CommentText"/>
      </w:pPr>
      <w:r>
        <w:rPr>
          <w:rStyle w:val="CommentReference"/>
        </w:rPr>
        <w:annotationRef/>
      </w:r>
      <w:r>
        <w:t>Remove. This should be tested/verified by S-164.</w:t>
      </w:r>
    </w:p>
  </w:comment>
  <w:comment w:id="189" w:author="Grant, David M (52400) CIV USN NIWC ATLANTIC VA (USA)" w:date="2025-02-21T12:48:00Z" w:initials="DG">
    <w:p w14:paraId="7DF2E111" w14:textId="77777777" w:rsidR="00B16E76" w:rsidRDefault="00B16E76" w:rsidP="00B16E76">
      <w:pPr>
        <w:pStyle w:val="CommentText"/>
      </w:pPr>
      <w:r>
        <w:rPr>
          <w:rStyle w:val="CommentReference"/>
        </w:rPr>
        <w:annotationRef/>
      </w:r>
      <w:r>
        <w:t>typo</w:t>
      </w:r>
    </w:p>
  </w:comment>
  <w:comment w:id="190" w:author="Jonathan Pritchard" w:date="2025-03-10T07:51:00Z" w:initials="jp">
    <w:p w14:paraId="237AB2CA" w14:textId="77777777" w:rsidR="00F77BB5" w:rsidRDefault="00F77BB5" w:rsidP="00F77BB5">
      <w:pPr>
        <w:pStyle w:val="CommentText"/>
      </w:pPr>
      <w:r>
        <w:rPr>
          <w:rStyle w:val="CommentReference"/>
        </w:rPr>
        <w:annotationRef/>
      </w:r>
      <w:r>
        <w:t>S-98 interoperability is not used. Suggest we lose this sentence for now and reinstate when it is live...</w:t>
      </w:r>
    </w:p>
  </w:comment>
  <w:comment w:id="199" w:author="Stamenkovich, Miroslav  (52400) CIV USN NIWC ATLANTIC SC (USA)" w:date="2025-02-13T13:59:00Z" w:initials="MS">
    <w:p w14:paraId="046E15E2" w14:textId="1EC98B8A" w:rsidR="00435C52" w:rsidRDefault="00435C52" w:rsidP="00435C52">
      <w:pPr>
        <w:pStyle w:val="CommentText"/>
      </w:pPr>
      <w:r>
        <w:rPr>
          <w:rStyle w:val="CommentReference"/>
        </w:rPr>
        <w:annotationRef/>
      </w:r>
      <w:r>
        <w:t>Link not found, needs correction.</w:t>
      </w:r>
    </w:p>
  </w:comment>
  <w:comment w:id="200" w:author="Grant, David M (52400) CIV USN NIWC ATLANTIC VA (USA)" w:date="2025-02-21T12:49:00Z" w:initials="DG">
    <w:p w14:paraId="643F6D7D" w14:textId="77777777" w:rsidR="00680855" w:rsidRDefault="00680855" w:rsidP="00680855">
      <w:pPr>
        <w:pStyle w:val="CommentText"/>
      </w:pPr>
      <w:r>
        <w:rPr>
          <w:rStyle w:val="CommentReference"/>
        </w:rPr>
        <w:annotationRef/>
      </w:r>
      <w:r>
        <w:t>This requirement likely conflicts with the interoperability requirement, especially if data substitution is used.</w:t>
      </w:r>
    </w:p>
  </w:comment>
  <w:comment w:id="201" w:author="Jonathan Pritchard" w:date="2025-03-10T07:51:00Z" w:initials="jp">
    <w:p w14:paraId="3DA238CC" w14:textId="77777777" w:rsidR="00F77BB5" w:rsidRDefault="00F77BB5" w:rsidP="00F77BB5">
      <w:pPr>
        <w:pStyle w:val="CommentText"/>
      </w:pPr>
      <w:r>
        <w:rPr>
          <w:rStyle w:val="CommentReference"/>
        </w:rPr>
        <w:annotationRef/>
      </w:r>
      <w:r>
        <w:t>Needs clarification for the cases when WLA/USSC is enabled etc… Broadly this is true so need to add exceptions.</w:t>
      </w:r>
    </w:p>
  </w:comment>
  <w:comment w:id="202" w:author="Jonathan Pritchard" w:date="2025-03-25T05:34:00Z" w:initials="JP">
    <w:p w14:paraId="5075A53A" w14:textId="77777777" w:rsidR="004A6E2D" w:rsidRDefault="004A6E2D" w:rsidP="004A6E2D">
      <w:r>
        <w:rPr>
          <w:rStyle w:val="CommentReference"/>
        </w:rPr>
        <w:annotationRef/>
      </w:r>
      <w:r>
        <w:rPr>
          <w:color w:val="000000"/>
        </w:rPr>
        <w:t>Adjust in respect of re-written para 6.1</w:t>
      </w:r>
    </w:p>
  </w:comment>
  <w:comment w:id="218" w:author="Grant, David M (52400) CIV USN NIWC ATLANTIC VA (USA)" w:date="2025-02-21T12:58:00Z" w:initials="DG">
    <w:p w14:paraId="68BE5383" w14:textId="20F621B6" w:rsidR="00633C60" w:rsidRDefault="00633C60" w:rsidP="00633C60">
      <w:pPr>
        <w:pStyle w:val="CommentText"/>
      </w:pPr>
      <w:r>
        <w:rPr>
          <w:rStyle w:val="CommentReference"/>
        </w:rPr>
        <w:annotationRef/>
      </w:r>
      <w:r>
        <w:t>Remove - already described above.</w:t>
      </w:r>
    </w:p>
  </w:comment>
  <w:comment w:id="219" w:author="Jonathan Pritchard" w:date="2025-03-10T07:52:00Z" w:initials="jp">
    <w:p w14:paraId="182E696A" w14:textId="77777777" w:rsidR="00F77BB5" w:rsidRDefault="00F77BB5" w:rsidP="00F77BB5">
      <w:pPr>
        <w:pStyle w:val="CommentText"/>
      </w:pPr>
      <w:r>
        <w:rPr>
          <w:rStyle w:val="CommentReference"/>
        </w:rPr>
        <w:annotationRef/>
      </w:r>
      <w:r>
        <w:t>agree</w:t>
      </w:r>
    </w:p>
  </w:comment>
  <w:comment w:id="230" w:author="Grant, David M (52400) CIV USN NIWC ATLANTIC VA (USA)" w:date="2025-02-21T13:03:00Z" w:initials="DG">
    <w:p w14:paraId="58AEAE63" w14:textId="25F2D7C0" w:rsidR="00041E41" w:rsidRDefault="00041E41" w:rsidP="00041E41">
      <w:pPr>
        <w:pStyle w:val="CommentText"/>
      </w:pPr>
      <w:r>
        <w:rPr>
          <w:rStyle w:val="CommentReference"/>
        </w:rPr>
        <w:annotationRef/>
      </w:r>
      <w:r>
        <w:t>Tokens are not restricted to five chars</w:t>
      </w:r>
    </w:p>
  </w:comment>
  <w:comment w:id="233" w:author="Grant, David M (52400) CIV USN NIWC ATLANTIC VA (USA)" w:date="2025-02-21T13:05:00Z" w:initials="DG">
    <w:p w14:paraId="50141E4E" w14:textId="77777777" w:rsidR="00716164" w:rsidRDefault="00716164" w:rsidP="00716164">
      <w:pPr>
        <w:pStyle w:val="CommentText"/>
      </w:pPr>
      <w:r>
        <w:rPr>
          <w:rStyle w:val="CommentReference"/>
        </w:rPr>
        <w:annotationRef/>
      </w:r>
      <w:r>
        <w:t>Color profiles don’t necessarily contain multiple palettes</w:t>
      </w:r>
    </w:p>
  </w:comment>
  <w:comment w:id="240" w:author="Grant, David M (52400) CIV USN NIWC ATLANTIC VA (USA)" w:date="2025-02-21T13:07:00Z" w:initials="DG">
    <w:p w14:paraId="45221F6D" w14:textId="77777777" w:rsidR="00CF4B20" w:rsidRDefault="00A20E43" w:rsidP="00CF4B20">
      <w:pPr>
        <w:pStyle w:val="CommentText"/>
      </w:pPr>
      <w:r>
        <w:rPr>
          <w:rStyle w:val="CommentReference"/>
        </w:rPr>
        <w:annotationRef/>
      </w:r>
      <w:r w:rsidR="00CF4B20">
        <w:t>This is specific to S-101. Recommend replace with something more generic: “These symbols are encoded as SVG files which conform to the S-100 SVG profile.”</w:t>
      </w:r>
    </w:p>
  </w:comment>
  <w:comment w:id="245" w:author="Grant, David M (52400) CIV USN NIWC ATLANTIC VA (USA)" w:date="2025-02-21T13:12:00Z" w:initials="DG">
    <w:p w14:paraId="364AA0B8" w14:textId="77777777" w:rsidR="00114A3C" w:rsidRDefault="00114A3C" w:rsidP="00114A3C">
      <w:pPr>
        <w:pStyle w:val="CommentText"/>
      </w:pPr>
      <w:r>
        <w:rPr>
          <w:rStyle w:val="CommentReference"/>
        </w:rPr>
        <w:annotationRef/>
      </w:r>
      <w:r>
        <w:t>This has some technical issues and is already described in Part 9.</w:t>
      </w:r>
    </w:p>
  </w:comment>
  <w:comment w:id="249" w:author="Grant, David M (52400) CIV USN NIWC ATLANTIC VA (USA)" w:date="2025-02-21T13:09:00Z" w:initials="DG">
    <w:p w14:paraId="0E2D0FFF" w14:textId="0E76CB9C" w:rsidR="005B34C2" w:rsidRDefault="005B34C2" w:rsidP="005B34C2">
      <w:pPr>
        <w:pStyle w:val="CommentText"/>
      </w:pPr>
      <w:r>
        <w:rPr>
          <w:rStyle w:val="CommentReference"/>
        </w:rPr>
        <w:annotationRef/>
      </w:r>
      <w:r>
        <w:t>S-101 specific</w:t>
      </w:r>
    </w:p>
  </w:comment>
  <w:comment w:id="252" w:author="Grant, David M (52400) CIV USN NIWC ATLANTIC VA (USA)" w:date="2025-02-21T13:13:00Z" w:initials="DG">
    <w:p w14:paraId="2DAB7B63" w14:textId="77777777" w:rsidR="00C76912" w:rsidRDefault="00C76912" w:rsidP="00C76912">
      <w:pPr>
        <w:pStyle w:val="CommentText"/>
      </w:pPr>
      <w:r>
        <w:rPr>
          <w:rStyle w:val="CommentReference"/>
        </w:rPr>
        <w:annotationRef/>
      </w:r>
      <w:r>
        <w:t>Already noted above</w:t>
      </w:r>
    </w:p>
  </w:comment>
  <w:comment w:id="259" w:author="Stamenkovich, Miroslav  (52400) CIV USN NIWC ATLANTIC SC (USA)" w:date="2025-02-13T14:04:00Z" w:initials="MS">
    <w:p w14:paraId="068A28A3" w14:textId="49545311" w:rsidR="00672B5F" w:rsidRDefault="00672B5F" w:rsidP="00672B5F">
      <w:pPr>
        <w:pStyle w:val="CommentText"/>
      </w:pPr>
      <w:r>
        <w:rPr>
          <w:rStyle w:val="CommentReference"/>
        </w:rPr>
        <w:annotationRef/>
      </w:r>
      <w:r>
        <w:t>Affect?</w:t>
      </w:r>
    </w:p>
  </w:comment>
  <w:comment w:id="255" w:author="Grant, David M (52400) CIV USN NIWC ATLANTIC VA (USA)" w:date="2025-02-21T13:16:00Z" w:initials="DG">
    <w:p w14:paraId="6431E4C8" w14:textId="77777777" w:rsidR="00955A8A" w:rsidRDefault="00955A8A" w:rsidP="00955A8A">
      <w:pPr>
        <w:pStyle w:val="CommentText"/>
      </w:pPr>
      <w:r>
        <w:rPr>
          <w:rStyle w:val="CommentReference"/>
        </w:rPr>
        <w:annotationRef/>
      </w:r>
      <w:r>
        <w:t>What does this mean and how does this help implementers?</w:t>
      </w:r>
    </w:p>
  </w:comment>
  <w:comment w:id="267" w:author="Grant, David M (52400) CIV USN NIWC ATLANTIC VA (USA)" w:date="2025-02-21T13:17:00Z" w:initials="DG">
    <w:p w14:paraId="41D69972" w14:textId="77777777" w:rsidR="00600C1C" w:rsidRDefault="00600C1C" w:rsidP="00600C1C">
      <w:pPr>
        <w:pStyle w:val="CommentText"/>
      </w:pPr>
      <w:r>
        <w:rPr>
          <w:rStyle w:val="CommentReference"/>
        </w:rPr>
        <w:annotationRef/>
      </w:r>
      <w:r>
        <w:t>Line styles are not restricted to curve geometry, especially if augmented geometry is considered.</w:t>
      </w:r>
    </w:p>
  </w:comment>
  <w:comment w:id="286" w:author="Grant, David M (52400) CIV USN NIWC ATLANTIC VA (USA)" w:date="2025-02-21T13:28:00Z" w:initials="DG">
    <w:p w14:paraId="36294CF1" w14:textId="77777777" w:rsidR="00915FF3" w:rsidRDefault="00915FF3" w:rsidP="00915FF3">
      <w:pPr>
        <w:pStyle w:val="CommentText"/>
      </w:pPr>
      <w:r>
        <w:rPr>
          <w:rStyle w:val="CommentReference"/>
        </w:rPr>
        <w:annotationRef/>
      </w:r>
      <w:r>
        <w:t>Display priorities are only restricted to xs:int (unless restricted as part of registration).</w:t>
      </w:r>
    </w:p>
  </w:comment>
  <w:comment w:id="288" w:author="Grant, David M (52400) CIV USN NIWC ATLANTIC VA (USA)" w:date="2025-02-21T13:29:00Z" w:initials="DG">
    <w:p w14:paraId="1817401A" w14:textId="77777777" w:rsidR="00A4504B" w:rsidRDefault="00A4504B" w:rsidP="00A4504B">
      <w:pPr>
        <w:pStyle w:val="CommentText"/>
      </w:pPr>
      <w:r>
        <w:rPr>
          <w:rStyle w:val="CommentReference"/>
        </w:rPr>
        <w:annotationRef/>
      </w:r>
      <w:r>
        <w:t>Covered in the drawing algorithm</w:t>
      </w:r>
    </w:p>
  </w:comment>
  <w:comment w:id="314" w:author="Grant, David M (52400) CIV USN NIWC ATLANTIC VA (USA)" w:date="2025-02-21T13:35:00Z" w:initials="DG">
    <w:p w14:paraId="4F512196" w14:textId="77777777" w:rsidR="0092394C" w:rsidRDefault="0092394C" w:rsidP="0092394C">
      <w:pPr>
        <w:pStyle w:val="CommentText"/>
      </w:pPr>
      <w:r>
        <w:rPr>
          <w:rStyle w:val="CommentReference"/>
        </w:rPr>
        <w:annotationRef/>
      </w:r>
      <w:r>
        <w:t>Misleading. Context parameters are intended to be shared across PC’s (different versions of the same product, and different products).</w:t>
      </w:r>
    </w:p>
  </w:comment>
  <w:comment w:id="317" w:author="Grant, David M (52400) CIV USN NIWC ATLANTIC VA (USA)" w:date="2025-02-21T13:37:00Z" w:initials="DG">
    <w:p w14:paraId="22125E79" w14:textId="77777777" w:rsidR="00DF76DF" w:rsidRDefault="00DF76DF" w:rsidP="00DF76DF">
      <w:pPr>
        <w:pStyle w:val="CommentText"/>
      </w:pPr>
      <w:r>
        <w:rPr>
          <w:rStyle w:val="CommentReference"/>
        </w:rPr>
        <w:annotationRef/>
      </w:r>
      <w:r>
        <w:t>Seems like too much detail in this informative (?) section</w:t>
      </w:r>
    </w:p>
  </w:comment>
  <w:comment w:id="325" w:author="Grant, David M (52400) CIV USN NIWC ATLANTIC VA (USA)" w:date="2025-02-21T15:57:00Z" w:initials="DG">
    <w:p w14:paraId="34CE4988" w14:textId="77777777" w:rsidR="00680162" w:rsidRDefault="00680162" w:rsidP="00680162">
      <w:pPr>
        <w:pStyle w:val="CommentText"/>
      </w:pPr>
      <w:r>
        <w:rPr>
          <w:rStyle w:val="CommentReference"/>
        </w:rPr>
        <w:annotationRef/>
      </w:r>
      <w:r>
        <w:t>Products?</w:t>
      </w:r>
    </w:p>
  </w:comment>
  <w:comment w:id="330" w:author="Grant, David M (52400) CIV USN NIWC ATLANTIC VA (USA)" w:date="2025-02-21T15:57:00Z" w:initials="DG">
    <w:p w14:paraId="4B107325" w14:textId="77777777" w:rsidR="0043396A" w:rsidRDefault="0043396A" w:rsidP="0043396A">
      <w:pPr>
        <w:pStyle w:val="CommentText"/>
      </w:pPr>
      <w:r>
        <w:rPr>
          <w:rStyle w:val="CommentReference"/>
        </w:rPr>
        <w:annotationRef/>
      </w:r>
      <w:r>
        <w:t>“An interoperability catalogue”</w:t>
      </w:r>
    </w:p>
  </w:comment>
  <w:comment w:id="337" w:author="Grant, David M (52400) CIV USN NIWC ATLANTIC VA (USA)" w:date="2025-02-21T15:59:00Z" w:initials="DG">
    <w:p w14:paraId="7E86E5AE" w14:textId="77777777" w:rsidR="001D0D9A" w:rsidRDefault="001D0D9A" w:rsidP="001D0D9A">
      <w:pPr>
        <w:pStyle w:val="CommentText"/>
      </w:pPr>
      <w:r>
        <w:rPr>
          <w:rStyle w:val="CommentReference"/>
        </w:rPr>
        <w:annotationRef/>
      </w:r>
      <w:r>
        <w:t>It can’t be a min if preceding paragraph says support is not required.</w:t>
      </w:r>
    </w:p>
  </w:comment>
  <w:comment w:id="339" w:author="Grant, David M (52400) CIV USN NIWC ATLANTIC VA (USA)" w:date="2025-02-21T15:58:00Z" w:initials="DG">
    <w:p w14:paraId="3ABEE266" w14:textId="77777777" w:rsidR="00355053" w:rsidRDefault="00355053" w:rsidP="00355053">
      <w:pPr>
        <w:pStyle w:val="CommentText"/>
      </w:pPr>
      <w:r>
        <w:rPr>
          <w:rStyle w:val="CommentReference"/>
        </w:rPr>
        <w:annotationRef/>
      </w:r>
      <w:r>
        <w:t>an</w:t>
      </w:r>
    </w:p>
  </w:comment>
  <w:comment w:id="345" w:author="Grant, David M (52400) CIV USN NIWC ATLANTIC VA (USA)" w:date="2025-02-21T15:59:00Z" w:initials="DG">
    <w:p w14:paraId="76E74DDD" w14:textId="77777777" w:rsidR="00D47630" w:rsidRDefault="00843798" w:rsidP="00D47630">
      <w:pPr>
        <w:pStyle w:val="CommentText"/>
      </w:pPr>
      <w:r>
        <w:rPr>
          <w:rStyle w:val="CommentReference"/>
        </w:rPr>
        <w:annotationRef/>
      </w:r>
      <w:r w:rsidR="00D47630">
        <w:t>It can’t be a min if preceding paragraph says support is not required.</w:t>
      </w:r>
    </w:p>
  </w:comment>
  <w:comment w:id="355" w:author="Grant, David M (52400) CIV USN NIWC ATLANTIC VA (USA)" w:date="2025-02-24T11:05:00Z" w:initials="DG">
    <w:p w14:paraId="4301F37F" w14:textId="77777777" w:rsidR="000A3339" w:rsidRDefault="000A3339" w:rsidP="000A3339">
      <w:pPr>
        <w:pStyle w:val="CommentText"/>
      </w:pPr>
      <w:r>
        <w:rPr>
          <w:rStyle w:val="CommentReference"/>
        </w:rPr>
        <w:annotationRef/>
      </w:r>
      <w:r>
        <w:t>RADAR</w:t>
      </w:r>
    </w:p>
  </w:comment>
  <w:comment w:id="369" w:author="Grant, David M (52400) CIV USN NIWC ATLANTIC VA (USA)" w:date="2025-02-24T11:13:00Z" w:initials="DG">
    <w:p w14:paraId="7EDF4A92" w14:textId="77777777" w:rsidR="007F2B27" w:rsidRDefault="007F2B27" w:rsidP="007F2B27">
      <w:pPr>
        <w:pStyle w:val="CommentText"/>
      </w:pPr>
      <w:r>
        <w:rPr>
          <w:rStyle w:val="CommentReference"/>
        </w:rPr>
        <w:annotationRef/>
      </w:r>
      <w:r>
        <w:t>“Position”. Or does this imply metadata must also be shown?</w:t>
      </w:r>
    </w:p>
    <w:p w14:paraId="573CC424" w14:textId="77777777" w:rsidR="007F2B27" w:rsidRDefault="007F2B27" w:rsidP="007F2B27">
      <w:pPr>
        <w:pStyle w:val="CommentText"/>
      </w:pPr>
    </w:p>
    <w:p w14:paraId="214E172B" w14:textId="77777777" w:rsidR="007F2B27" w:rsidRDefault="007F2B27" w:rsidP="007F2B27">
      <w:pPr>
        <w:pStyle w:val="CommentText"/>
      </w:pPr>
      <w:r>
        <w:t>Which position? Cursor? Ship?</w:t>
      </w:r>
    </w:p>
  </w:comment>
  <w:comment w:id="372" w:author="Grant, David M (52400) CIV USN NIWC ATLANTIC VA (USA)" w:date="2025-02-24T11:15:00Z" w:initials="DG">
    <w:p w14:paraId="36C1C243" w14:textId="77777777" w:rsidR="007124A6" w:rsidRDefault="007124A6" w:rsidP="007124A6">
      <w:pPr>
        <w:pStyle w:val="CommentText"/>
      </w:pPr>
      <w:r>
        <w:rPr>
          <w:rStyle w:val="CommentReference"/>
        </w:rPr>
        <w:annotationRef/>
      </w:r>
      <w:r>
        <w:t>This is a requirement, it needs clarity. Which specific textual information is required to be shown on demand?</w:t>
      </w:r>
    </w:p>
  </w:comment>
  <w:comment w:id="381" w:author="Grant, David M (52400) CIV USN NIWC ATLANTIC VA (USA)" w:date="2025-02-24T11:34:00Z" w:initials="DG">
    <w:p w14:paraId="25DB86E0" w14:textId="77777777" w:rsidR="003541A2" w:rsidRDefault="003541A2" w:rsidP="003541A2">
      <w:pPr>
        <w:pStyle w:val="CommentText"/>
      </w:pPr>
      <w:r>
        <w:rPr>
          <w:rStyle w:val="CommentReference"/>
        </w:rPr>
        <w:annotationRef/>
      </w:r>
      <w:r>
        <w:t>This can have multiple values.</w:t>
      </w:r>
    </w:p>
  </w:comment>
  <w:comment w:id="382" w:author="Grant, David M (52400) CIV USN NIWC ATLANTIC VA (USA)" w:date="2025-02-24T11:35:00Z" w:initials="DG">
    <w:p w14:paraId="39B5F6F6" w14:textId="77777777" w:rsidR="004A27F9" w:rsidRDefault="004A27F9" w:rsidP="004A27F9">
      <w:pPr>
        <w:pStyle w:val="CommentText"/>
      </w:pPr>
      <w:r>
        <w:rPr>
          <w:rStyle w:val="CommentReference"/>
        </w:rPr>
        <w:annotationRef/>
      </w:r>
      <w:r>
        <w:t>Shouldn’t be plural; only applies to the S-101 dataset currently displayed at the selected position.</w:t>
      </w:r>
    </w:p>
  </w:comment>
  <w:comment w:id="383" w:author="Grant, David M (52400) CIV USN NIWC ATLANTIC VA (USA)" w:date="2025-02-24T11:36:00Z" w:initials="DG">
    <w:p w14:paraId="453BE1D5" w14:textId="77777777" w:rsidR="004A27F9" w:rsidRDefault="004A27F9" w:rsidP="004A27F9">
      <w:pPr>
        <w:pStyle w:val="CommentText"/>
      </w:pPr>
      <w:r>
        <w:rPr>
          <w:rStyle w:val="CommentReference"/>
        </w:rPr>
        <w:annotationRef/>
      </w:r>
      <w:r>
        <w:t>As above</w:t>
      </w:r>
    </w:p>
  </w:comment>
  <w:comment w:id="384" w:author="Grant, David M (52400) CIV USN NIWC ATLANTIC VA (USA)" w:date="2025-02-24T11:39:00Z" w:initials="DG">
    <w:p w14:paraId="5D6E3891" w14:textId="77777777" w:rsidR="001C3D4C" w:rsidRDefault="001C3D4C" w:rsidP="001C3D4C">
      <w:pPr>
        <w:pStyle w:val="CommentText"/>
      </w:pPr>
      <w:r>
        <w:rPr>
          <w:rStyle w:val="CommentReference"/>
        </w:rPr>
        <w:annotationRef/>
      </w:r>
      <w:r>
        <w:t>Remove “ENC”; the projection applies to the display, not to a specific product</w:t>
      </w:r>
    </w:p>
  </w:comment>
  <w:comment w:id="389" w:author="Grant, David M (52400) CIV USN NIWC ATLANTIC VA (USA)" w:date="2025-02-24T11:37:00Z" w:initials="DG">
    <w:p w14:paraId="58FDD13A" w14:textId="44D87847" w:rsidR="00517E4E" w:rsidRDefault="00517E4E" w:rsidP="00517E4E">
      <w:pPr>
        <w:pStyle w:val="CommentText"/>
      </w:pPr>
      <w:r>
        <w:rPr>
          <w:rStyle w:val="CommentReference"/>
        </w:rPr>
        <w:annotationRef/>
      </w:r>
      <w:r>
        <w:t>The first para says this only applies to S-101</w:t>
      </w:r>
    </w:p>
  </w:comment>
  <w:comment w:id="399" w:author="Grant, David M (52400) CIV USN NIWC ATLANTIC VA (USA)" w:date="2025-02-24T11:45:00Z" w:initials="DG">
    <w:p w14:paraId="4B132331" w14:textId="77777777" w:rsidR="00DB51AE" w:rsidRDefault="00DB51AE" w:rsidP="00DB51AE">
      <w:pPr>
        <w:pStyle w:val="CommentText"/>
      </w:pPr>
      <w:r>
        <w:rPr>
          <w:rStyle w:val="CommentReference"/>
        </w:rPr>
        <w:annotationRef/>
      </w:r>
      <w:r>
        <w:t>Handled by PC</w:t>
      </w:r>
    </w:p>
  </w:comment>
  <w:comment w:id="487" w:author="Grant, David M (52400) CIV USN NIWC ATLANTIC VA (USA)" w:date="2025-02-24T11:50:00Z" w:initials="DG">
    <w:p w14:paraId="1BDFE93B" w14:textId="77777777" w:rsidR="00AE6478" w:rsidRDefault="00AE6478" w:rsidP="00AE6478">
      <w:pPr>
        <w:pStyle w:val="CommentText"/>
      </w:pPr>
      <w:r>
        <w:rPr>
          <w:rStyle w:val="CommentReference"/>
        </w:rPr>
        <w:annotationRef/>
      </w:r>
      <w:r>
        <w:t>Undefined. The PC has no concept of IMS, they are implemented using viewing group layers which are not included in any display mode.</w:t>
      </w:r>
    </w:p>
    <w:p w14:paraId="78033E84" w14:textId="77777777" w:rsidR="00AE6478" w:rsidRDefault="00AE6478" w:rsidP="00AE6478">
      <w:pPr>
        <w:pStyle w:val="CommentText"/>
      </w:pPr>
    </w:p>
    <w:p w14:paraId="1D9A234F" w14:textId="77777777" w:rsidR="00AE6478" w:rsidRDefault="00AE6478" w:rsidP="00AE6478">
      <w:pPr>
        <w:pStyle w:val="CommentText"/>
      </w:pPr>
      <w:r>
        <w:t>“CP’s and VGL’s provided in PC’s must be exposed to the user through the UI”. […]</w:t>
      </w:r>
    </w:p>
  </w:comment>
  <w:comment w:id="528" w:author="Grant, David M (52400) CIV USN NIWC ATLANTIC VA (USA)" w:date="2025-02-24T12:47:00Z" w:initials="DG">
    <w:p w14:paraId="370F02BE" w14:textId="77777777" w:rsidR="00015268" w:rsidRDefault="00015268" w:rsidP="00015268">
      <w:pPr>
        <w:pStyle w:val="CommentText"/>
      </w:pPr>
      <w:r>
        <w:rPr>
          <w:rStyle w:val="CommentReference"/>
        </w:rPr>
        <w:annotationRef/>
      </w:r>
      <w:r>
        <w:t>No added value.</w:t>
      </w:r>
    </w:p>
  </w:comment>
  <w:comment w:id="542" w:author="Grant, David M (52400) CIV USN NIWC ATLANTIC VA (USA)" w:date="2025-02-24T12:52:00Z" w:initials="DG">
    <w:p w14:paraId="1CC94B07" w14:textId="77777777" w:rsidR="00E163C7" w:rsidRDefault="00E163C7" w:rsidP="00E163C7">
      <w:pPr>
        <w:pStyle w:val="CommentText"/>
      </w:pPr>
      <w:r>
        <w:rPr>
          <w:rStyle w:val="CommentReference"/>
        </w:rPr>
        <w:annotationRef/>
      </w:r>
      <w:r>
        <w:t>These are test documents and should not be the origin for requirements. The min res is (currently) required by S-52 6.0 section 5 and should be carried forward in this document.</w:t>
      </w:r>
    </w:p>
  </w:comment>
  <w:comment w:id="555" w:author="Grant, David M (52400) CIV USN NIWC ATLANTIC VA (USA)" w:date="2025-02-24T12:57:00Z" w:initials="DG">
    <w:p w14:paraId="13746D8B" w14:textId="77777777" w:rsidR="008D207D" w:rsidRDefault="008D207D" w:rsidP="008D207D">
      <w:pPr>
        <w:pStyle w:val="CommentText"/>
      </w:pPr>
      <w:r>
        <w:rPr>
          <w:rStyle w:val="CommentReference"/>
        </w:rPr>
        <w:annotationRef/>
      </w:r>
      <w:r>
        <w:t>This section requires updating. This CP doesn’t exist in the S-101 2.0 PC. There is only a “National language” CP which might be tied to an OEM implementation which supports multiple preferred languages.</w:t>
      </w:r>
    </w:p>
  </w:comment>
  <w:comment w:id="556" w:author="Stamenkovich, Miroslav  (52400) CIV USN NIWC ATLANTIC SC (USA)" w:date="2025-02-14T13:49:00Z" w:initials="MS">
    <w:p w14:paraId="2505B211" w14:textId="0B405785" w:rsidR="007A798E" w:rsidRDefault="007A798E" w:rsidP="007A798E">
      <w:pPr>
        <w:pStyle w:val="CommentText"/>
      </w:pPr>
      <w:r>
        <w:rPr>
          <w:rStyle w:val="CommentReference"/>
        </w:rPr>
        <w:annotationRef/>
      </w:r>
      <w:r>
        <w:fldChar w:fldCharType="begin"/>
      </w:r>
      <w:r>
        <w:instrText>HYPERLINK "mailto:david.m.grant22.civ@us.navy.mil"</w:instrText>
      </w:r>
      <w:bookmarkStart w:id="557" w:name="_@_CC44B0A898A446EEAA28F822A385993AZ"/>
      <w:r>
        <w:fldChar w:fldCharType="separate"/>
      </w:r>
      <w:bookmarkEnd w:id="557"/>
      <w:r w:rsidRPr="007A798E">
        <w:rPr>
          <w:rStyle w:val="Mention"/>
          <w:noProof/>
        </w:rPr>
        <w:t>@Grant, David M (52400) CIV USN NIWC ATLANTIC VA (USA)</w:t>
      </w:r>
      <w:r>
        <w:fldChar w:fldCharType="end"/>
      </w:r>
      <w:r>
        <w:t xml:space="preserve">  Please review example</w:t>
      </w:r>
    </w:p>
  </w:comment>
  <w:comment w:id="576" w:author="Grant, David M (52400) CIV USN NIWC ATLANTIC VA (USA)" w:date="2025-02-24T13:01:00Z" w:initials="DG">
    <w:p w14:paraId="3867D131" w14:textId="77777777" w:rsidR="00A45C75" w:rsidRDefault="00A45C75" w:rsidP="00A45C75">
      <w:pPr>
        <w:pStyle w:val="CommentText"/>
      </w:pPr>
      <w:r>
        <w:rPr>
          <w:rStyle w:val="CommentReference"/>
        </w:rPr>
        <w:annotationRef/>
      </w:r>
      <w:r>
        <w:t>one (the child) is wholly included (a subset) of another (the parent).</w:t>
      </w:r>
    </w:p>
  </w:comment>
  <w:comment w:id="612" w:author="Grant, David M (52400) CIV USN NIWC ATLANTIC VA (USA)" w:date="2025-02-24T13:03:00Z" w:initials="DG">
    <w:p w14:paraId="1BEC4334" w14:textId="77777777" w:rsidR="00313B10" w:rsidRDefault="008B4A1E" w:rsidP="00313B10">
      <w:pPr>
        <w:pStyle w:val="CommentText"/>
      </w:pPr>
      <w:r>
        <w:rPr>
          <w:rStyle w:val="CommentReference"/>
        </w:rPr>
        <w:annotationRef/>
      </w:r>
      <w:r w:rsidR="00313B10">
        <w:t>Reword - there is no explicit grouping of features into DataCoverages.</w:t>
      </w:r>
    </w:p>
  </w:comment>
  <w:comment w:id="629" w:author="Grant, David M (52400) CIV USN NIWC ATLANTIC VA (USA)" w:date="2025-02-24T13:06:00Z" w:initials="DG">
    <w:p w14:paraId="1FB73288" w14:textId="77777777" w:rsidR="002D1B86" w:rsidRDefault="002D1B86" w:rsidP="002D1B86">
      <w:pPr>
        <w:pStyle w:val="CommentText"/>
      </w:pPr>
      <w:r>
        <w:rPr>
          <w:rStyle w:val="CommentReference"/>
        </w:rPr>
        <w:annotationRef/>
      </w:r>
      <w:r>
        <w:t>Not true in general, may want to clarify that this only applies to S-101 ENC.</w:t>
      </w:r>
    </w:p>
  </w:comment>
  <w:comment w:id="643" w:author="Jonathan Pritchard" w:date="2025-03-12T07:23:00Z" w:initials="jp">
    <w:p w14:paraId="6E9C8DC2" w14:textId="77777777" w:rsidR="007E2E86" w:rsidRDefault="007E2E86" w:rsidP="007E2E86">
      <w:pPr>
        <w:pStyle w:val="CommentText"/>
      </w:pPr>
      <w:r>
        <w:rPr>
          <w:rStyle w:val="CommentReference"/>
        </w:rPr>
        <w:annotationRef/>
      </w:r>
      <w:r>
        <w:t>AU.6 Overscale is where the mariner has zoomed larger than the optimumDisplayScale of the ENC data coverage at the vessel location, when the vessel is on the screen, or at the centre of the screen when the vessel position is not on screen.</w:t>
      </w:r>
    </w:p>
  </w:comment>
  <w:comment w:id="685" w:author="Grant, David M (52400) CIV USN NIWC ATLANTIC VA (USA)" w:date="2025-02-24T13:39:00Z" w:initials="DG">
    <w:p w14:paraId="2FF6DBEC" w14:textId="1E1C5673" w:rsidR="0015270C" w:rsidRDefault="0015270C" w:rsidP="0015270C">
      <w:pPr>
        <w:pStyle w:val="CommentText"/>
      </w:pPr>
      <w:r>
        <w:rPr>
          <w:rStyle w:val="CommentReference"/>
        </w:rPr>
        <w:annotationRef/>
      </w:r>
      <w:r>
        <w:t>Only applies to S-101 / S-401. Other products may not use scale bands.</w:t>
      </w:r>
    </w:p>
  </w:comment>
  <w:comment w:id="695" w:author="Grant, David M (52400) CIV USN NIWC ATLANTIC VA (USA)" w:date="2025-02-24T13:41:00Z" w:initials="DG">
    <w:p w14:paraId="1A4A5BAA" w14:textId="77777777" w:rsidR="0054545F" w:rsidRDefault="0054545F" w:rsidP="0054545F">
      <w:pPr>
        <w:pStyle w:val="CommentText"/>
      </w:pPr>
      <w:r>
        <w:rPr>
          <w:rStyle w:val="CommentReference"/>
        </w:rPr>
        <w:annotationRef/>
      </w:r>
      <w:r>
        <w:t>S-101 priority = S-52 priority * 3</w:t>
      </w:r>
    </w:p>
  </w:comment>
  <w:comment w:id="705" w:author="Stamenkovich, Miroslav  (52400) CIV USN NIWC ATLANTIC SC (USA)" w:date="2025-02-19T07:36:00Z" w:initials="MS">
    <w:p w14:paraId="2BE418A2" w14:textId="78DC536A" w:rsidR="00256456" w:rsidRDefault="00256456" w:rsidP="00256456">
      <w:pPr>
        <w:pStyle w:val="CommentText"/>
      </w:pPr>
      <w:r>
        <w:rPr>
          <w:rStyle w:val="CommentReference"/>
        </w:rPr>
        <w:annotationRef/>
      </w:r>
      <w:r>
        <w:t>Case, should be “an”</w:t>
      </w:r>
    </w:p>
  </w:comment>
  <w:comment w:id="709" w:author="Stamenkovich, Miroslav  (52400) CIV USN NIWC ATLANTIC SC (USA)" w:date="2025-02-19T07:39:00Z" w:initials="MS">
    <w:p w14:paraId="520E9B9B" w14:textId="77777777" w:rsidR="00C838A2" w:rsidRDefault="00C838A2" w:rsidP="00C838A2">
      <w:pPr>
        <w:pStyle w:val="CommentText"/>
      </w:pPr>
      <w:r>
        <w:rPr>
          <w:rStyle w:val="CommentReference"/>
        </w:rPr>
        <w:annotationRef/>
      </w:r>
      <w:r>
        <w:t>I think this needs to be quantified.  Is it going to be “three steps” as called out in 12.3.1 or greater that 2X (&gt; 12.5K)?</w:t>
      </w:r>
    </w:p>
  </w:comment>
  <w:comment w:id="758" w:author="Grant, David M (52400) CIV USN NIWC ATLANTIC VA (USA)" w:date="2025-02-24T13:51:00Z" w:initials="DG">
    <w:p w14:paraId="03662557" w14:textId="77777777" w:rsidR="002E2B12" w:rsidRDefault="002E2B12" w:rsidP="002E2B12">
      <w:pPr>
        <w:pStyle w:val="CommentText"/>
      </w:pPr>
      <w:r>
        <w:rPr>
          <w:rStyle w:val="CommentReference"/>
        </w:rPr>
        <w:annotationRef/>
      </w:r>
      <w:r>
        <w:t>Prior to drawing any data products. The entire screen may be filled rather than restricting the area.</w:t>
      </w:r>
    </w:p>
  </w:comment>
  <w:comment w:id="761" w:author="Grant, David M (52400) CIV USN NIWC ATLANTIC VA (USA)" w:date="2025-02-24T13:47:00Z" w:initials="DG">
    <w:p w14:paraId="122ECCAC" w14:textId="2229221D" w:rsidR="00777775" w:rsidRDefault="00777775" w:rsidP="00777775">
      <w:pPr>
        <w:pStyle w:val="CommentText"/>
      </w:pPr>
      <w:r>
        <w:rPr>
          <w:rStyle w:val="CommentReference"/>
        </w:rPr>
        <w:annotationRef/>
      </w:r>
      <w:r>
        <w:t>?</w:t>
      </w:r>
    </w:p>
  </w:comment>
  <w:comment w:id="766" w:author="Grant, David M (52400) CIV USN NIWC ATLANTIC VA (USA)" w:date="2025-02-24T13:47:00Z" w:initials="DG">
    <w:p w14:paraId="18BFA991" w14:textId="77777777" w:rsidR="00777775" w:rsidRDefault="00777775" w:rsidP="00777775">
      <w:pPr>
        <w:pStyle w:val="CommentText"/>
      </w:pPr>
      <w:r>
        <w:rPr>
          <w:rStyle w:val="CommentReference"/>
        </w:rPr>
        <w:annotationRef/>
      </w:r>
      <w:r>
        <w:t>resolve</w:t>
      </w:r>
    </w:p>
  </w:comment>
  <w:comment w:id="767" w:author="Grant, David M (52400) CIV USN NIWC ATLANTIC VA (USA)" w:date="2025-02-24T13:48:00Z" w:initials="DG">
    <w:p w14:paraId="01DB236E" w14:textId="77777777" w:rsidR="00777775" w:rsidRDefault="00777775" w:rsidP="00777775">
      <w:pPr>
        <w:pStyle w:val="CommentText"/>
      </w:pPr>
      <w:r>
        <w:rPr>
          <w:rStyle w:val="CommentReference"/>
        </w:rPr>
        <w:annotationRef/>
      </w:r>
      <w:r>
        <w:t>?</w:t>
      </w:r>
    </w:p>
  </w:comment>
  <w:comment w:id="787" w:author="Grant, David M (52400) CIV USN NIWC ATLANTIC VA (USA)" w:date="2025-02-24T13:58:00Z" w:initials="DG">
    <w:p w14:paraId="705C261A" w14:textId="77777777" w:rsidR="00AC7687" w:rsidRDefault="00AC7687" w:rsidP="00AC7687">
      <w:pPr>
        <w:pStyle w:val="CommentText"/>
      </w:pPr>
      <w:r>
        <w:rPr>
          <w:rStyle w:val="CommentReference"/>
        </w:rPr>
        <w:annotationRef/>
      </w:r>
      <w:r>
        <w:t>This means that different systems may depict the data boundary differently.</w:t>
      </w:r>
    </w:p>
  </w:comment>
  <w:comment w:id="788" w:author="Grant, David M (52400) CIV USN NIWC ATLANTIC VA (USA)" w:date="2025-02-24T13:59:00Z" w:initials="DG">
    <w:p w14:paraId="0D0F473B" w14:textId="77777777" w:rsidR="00AC7687" w:rsidRDefault="00AC7687" w:rsidP="00AC7687">
      <w:pPr>
        <w:pStyle w:val="CommentText"/>
      </w:pPr>
      <w:r>
        <w:rPr>
          <w:rStyle w:val="CommentReference"/>
        </w:rPr>
        <w:annotationRef/>
      </w:r>
      <w:r>
        <w:t>Disagrees with “must” in 2</w:t>
      </w:r>
      <w:r>
        <w:rPr>
          <w:vertAlign w:val="superscript"/>
        </w:rPr>
        <w:t>nd</w:t>
      </w:r>
      <w:r>
        <w:t xml:space="preserve"> para.</w:t>
      </w:r>
    </w:p>
  </w:comment>
  <w:comment w:id="791" w:author="Grant, David M (52400) CIV USN NIWC ATLANTIC VA (USA)" w:date="2025-02-24T14:00:00Z" w:initials="DG">
    <w:p w14:paraId="667B97C2" w14:textId="77777777" w:rsidR="00AC7687" w:rsidRDefault="00AC7687" w:rsidP="00AC7687">
      <w:pPr>
        <w:pStyle w:val="CommentText"/>
      </w:pPr>
      <w:r>
        <w:rPr>
          <w:rStyle w:val="CommentReference"/>
        </w:rPr>
        <w:annotationRef/>
      </w:r>
      <w:r>
        <w:t>concepts</w:t>
      </w:r>
    </w:p>
  </w:comment>
  <w:comment w:id="796" w:author="Grant, David M (52400) CIV USN NIWC ATLANTIC VA (USA)" w:date="2025-02-24T14:04:00Z" w:initials="DG">
    <w:p w14:paraId="186BCE95" w14:textId="77777777" w:rsidR="009D7A82" w:rsidRDefault="009D7A82" w:rsidP="009D7A82">
      <w:pPr>
        <w:pStyle w:val="CommentText"/>
      </w:pPr>
      <w:r>
        <w:rPr>
          <w:rStyle w:val="CommentReference"/>
        </w:rPr>
        <w:annotationRef/>
      </w:r>
      <w:r>
        <w:t>Rewording MSC.530 5.8, recommend just reference (or remove these paras).</w:t>
      </w:r>
    </w:p>
  </w:comment>
  <w:comment w:id="824" w:author="Grant, David M (52400) CIV USN NIWC ATLANTIC VA (USA)" w:date="2025-02-24T14:07:00Z" w:initials="DG">
    <w:p w14:paraId="512D742C" w14:textId="77777777" w:rsidR="00203820" w:rsidRDefault="00203820" w:rsidP="00203820">
      <w:pPr>
        <w:pStyle w:val="CommentText"/>
      </w:pPr>
      <w:r>
        <w:rPr>
          <w:rStyle w:val="CommentReference"/>
        </w:rPr>
        <w:annotationRef/>
      </w:r>
      <w:r>
        <w:t>Should not be required to include the 2</w:t>
      </w:r>
      <w:r>
        <w:rPr>
          <w:vertAlign w:val="superscript"/>
        </w:rPr>
        <w:t>nd</w:t>
      </w:r>
      <w:r>
        <w:t xml:space="preserve"> part if the UI shows the date / date range elsewhere.</w:t>
      </w:r>
    </w:p>
  </w:comment>
  <w:comment w:id="835" w:author="Stamenkovich, Miroslav  (52400) CIV USN NIWC ATLANTIC SC (USA)" w:date="2025-02-19T12:42:00Z" w:initials="MS">
    <w:p w14:paraId="6A2CDA04" w14:textId="3F104C95" w:rsidR="008B6C06" w:rsidRDefault="008B6C06" w:rsidP="008B6C06">
      <w:pPr>
        <w:pStyle w:val="CommentText"/>
      </w:pPr>
      <w:r>
        <w:rPr>
          <w:rStyle w:val="CommentReference"/>
        </w:rPr>
        <w:annotationRef/>
      </w:r>
      <w:r>
        <w:t>Sentence wording is confusing especially after “or it”</w:t>
      </w:r>
    </w:p>
  </w:comment>
  <w:comment w:id="864" w:author="Grant, David M (52400) CIV USN NIWC ATLANTIC VA (USA)" w:date="2025-02-24T14:14:00Z" w:initials="DG">
    <w:p w14:paraId="34A7620F" w14:textId="77777777" w:rsidR="00815377" w:rsidRDefault="00815377" w:rsidP="00815377">
      <w:pPr>
        <w:pStyle w:val="CommentText"/>
      </w:pPr>
      <w:r>
        <w:rPr>
          <w:rStyle w:val="CommentReference"/>
        </w:rPr>
        <w:annotationRef/>
      </w:r>
      <w:r>
        <w:t>Requirements should not originate from 61174</w:t>
      </w:r>
    </w:p>
  </w:comment>
  <w:comment w:id="891" w:author="Stamenkovich, Miroslav  (52400) CIV USN NIWC ATLANTIC SC (USA)" w:date="2025-02-25T12:39:00Z" w:initials="MS">
    <w:p w14:paraId="734F06BD" w14:textId="77777777" w:rsidR="00E47B5A" w:rsidRDefault="00E47B5A" w:rsidP="00E47B5A">
      <w:pPr>
        <w:pStyle w:val="CommentText"/>
      </w:pPr>
      <w:r>
        <w:rPr>
          <w:rStyle w:val="CommentReference"/>
        </w:rPr>
        <w:annotationRef/>
      </w:r>
      <w:r>
        <w:t>Recommend not requoting the words, just cite the reference sections in MSC.530.  Generally the rest of S-98 does not requote, but this section is requoting.</w:t>
      </w:r>
    </w:p>
  </w:comment>
  <w:comment w:id="920" w:author="Grant, David M (52400) CIV USN NIWC ATLANTIC VA (USA)" w:date="2025-02-24T14:19:00Z" w:initials="DG">
    <w:p w14:paraId="56318018" w14:textId="3A2F8B01" w:rsidR="0097158A" w:rsidRDefault="0097158A" w:rsidP="0097158A">
      <w:pPr>
        <w:pStyle w:val="CommentText"/>
      </w:pPr>
      <w:r>
        <w:rPr>
          <w:rStyle w:val="CommentReference"/>
        </w:rPr>
        <w:annotationRef/>
      </w:r>
      <w:r>
        <w:t>Recommend: “data”.</w:t>
      </w:r>
    </w:p>
  </w:comment>
  <w:comment w:id="948" w:author="Grant, David M (52400) CIV USN NIWC ATLANTIC VA (USA)" w:date="2025-02-24T14:48:00Z" w:initials="DG">
    <w:p w14:paraId="7A38D927" w14:textId="77777777" w:rsidR="00A47A4E" w:rsidRDefault="00260888" w:rsidP="00A47A4E">
      <w:pPr>
        <w:pStyle w:val="CommentText"/>
      </w:pPr>
      <w:r>
        <w:rPr>
          <w:rStyle w:val="CommentReference"/>
        </w:rPr>
        <w:annotationRef/>
      </w:r>
      <w:r w:rsidR="00A47A4E">
        <w:t>Missing text/punctuation? Should describe how the check area should be extended, and should agree with similar S-52 changes.</w:t>
      </w:r>
    </w:p>
  </w:comment>
  <w:comment w:id="959" w:author="Grant, David M (52400) CIV USN NIWC ATLANTIC VA (USA)" w:date="2025-02-24T14:51:00Z" w:initials="DG">
    <w:p w14:paraId="03F90331" w14:textId="77777777" w:rsidR="00F44532" w:rsidRDefault="00DE39F1" w:rsidP="00F44532">
      <w:pPr>
        <w:pStyle w:val="CommentText"/>
      </w:pPr>
      <w:r>
        <w:rPr>
          <w:rStyle w:val="CommentReference"/>
        </w:rPr>
        <w:annotationRef/>
      </w:r>
      <w:r w:rsidR="00F44532">
        <w:t>Awkward wording</w:t>
      </w:r>
    </w:p>
  </w:comment>
  <w:comment w:id="963" w:author="Grant, David M (52400) CIV USN NIWC ATLANTIC VA (USA)" w:date="2025-02-24T14:56:00Z" w:initials="DG">
    <w:p w14:paraId="2EF44825" w14:textId="77777777" w:rsidR="0079459A" w:rsidRDefault="0079459A" w:rsidP="0079459A">
      <w:pPr>
        <w:pStyle w:val="CommentText"/>
        <w:numPr>
          <w:ilvl w:val="0"/>
          <w:numId w:val="239"/>
        </w:numPr>
      </w:pPr>
      <w:r>
        <w:rPr>
          <w:rStyle w:val="CommentReference"/>
        </w:rPr>
        <w:annotationRef/>
      </w:r>
      <w:r>
        <w:t>Should be in 10.5.13.1</w:t>
      </w:r>
    </w:p>
    <w:p w14:paraId="582E180C" w14:textId="77777777" w:rsidR="0079459A" w:rsidRDefault="0079459A" w:rsidP="0079459A">
      <w:pPr>
        <w:pStyle w:val="CommentText"/>
        <w:numPr>
          <w:ilvl w:val="0"/>
          <w:numId w:val="239"/>
        </w:numPr>
      </w:pPr>
      <w:r>
        <w:t>The check area should also be extended in the forward direction.</w:t>
      </w:r>
    </w:p>
  </w:comment>
  <w:comment w:id="966" w:author="Grant, David M (52400) CIV USN NIWC ATLANTIC VA (USA)" w:date="2025-02-24T14:59:00Z" w:initials="DG">
    <w:p w14:paraId="778CB51E" w14:textId="77777777" w:rsidR="008A760C" w:rsidRDefault="008A760C" w:rsidP="008A760C">
      <w:pPr>
        <w:pStyle w:val="CommentText"/>
      </w:pPr>
      <w:r>
        <w:rPr>
          <w:rStyle w:val="CommentReference"/>
        </w:rPr>
        <w:annotationRef/>
      </w:r>
      <w:r>
        <w:t>Consider renaming, “Depth Substitution” or “Enhanced Bathymetry”</w:t>
      </w:r>
    </w:p>
  </w:comment>
  <w:comment w:id="1007" w:author="Grant, David M (52400) CIV USN NIWC ATLANTIC VA (USA)" w:date="2025-02-24T11:34:00Z" w:initials="DG">
    <w:p w14:paraId="55B2ABD2" w14:textId="77777777" w:rsidR="00411F4B" w:rsidRDefault="00411F4B" w:rsidP="00411F4B">
      <w:pPr>
        <w:pStyle w:val="CommentText"/>
      </w:pPr>
      <w:r>
        <w:rPr>
          <w:rStyle w:val="CommentReference"/>
        </w:rPr>
        <w:annotationRef/>
      </w:r>
      <w:r>
        <w:t>This can have multiple values.</w:t>
      </w:r>
    </w:p>
  </w:comment>
  <w:comment w:id="1013" w:author="Grant, David M (52400) CIV USN NIWC ATLANTIC VA (USA)" w:date="2025-02-24T11:35:00Z" w:initials="DG">
    <w:p w14:paraId="42766D9B" w14:textId="77777777" w:rsidR="00411F4B" w:rsidRDefault="00411F4B" w:rsidP="00411F4B">
      <w:pPr>
        <w:pStyle w:val="CommentText"/>
      </w:pPr>
      <w:r>
        <w:rPr>
          <w:rStyle w:val="CommentReference"/>
        </w:rPr>
        <w:annotationRef/>
      </w:r>
      <w:r>
        <w:t>Shouldn’t be plural; only applies to the S-101 dataset currently displayed at the selected position.</w:t>
      </w:r>
    </w:p>
  </w:comment>
  <w:comment w:id="1017" w:author="Grant, David M (52400) CIV USN NIWC ATLANTIC VA (USA)" w:date="2025-02-24T11:36:00Z" w:initials="DG">
    <w:p w14:paraId="5457B6BD" w14:textId="77777777" w:rsidR="00411F4B" w:rsidRDefault="00411F4B" w:rsidP="00411F4B">
      <w:pPr>
        <w:pStyle w:val="CommentText"/>
      </w:pPr>
      <w:r>
        <w:rPr>
          <w:rStyle w:val="CommentReference"/>
        </w:rPr>
        <w:annotationRef/>
      </w:r>
      <w:r>
        <w:t>As above</w:t>
      </w:r>
    </w:p>
  </w:comment>
  <w:comment w:id="1019" w:author="Grant, David M (52400) CIV USN NIWC ATLANTIC VA (USA)" w:date="2025-02-24T11:39:00Z" w:initials="DG">
    <w:p w14:paraId="440A4BEC" w14:textId="77777777" w:rsidR="00411F4B" w:rsidRDefault="00411F4B" w:rsidP="00411F4B">
      <w:pPr>
        <w:pStyle w:val="CommentText"/>
      </w:pPr>
      <w:r>
        <w:rPr>
          <w:rStyle w:val="CommentReference"/>
        </w:rPr>
        <w:annotationRef/>
      </w:r>
      <w:r>
        <w:t>Remove “ENC”; the projection applies to the display, not to a specific product</w:t>
      </w:r>
    </w:p>
  </w:comment>
  <w:comment w:id="1026" w:author="Grant, David M (52400) CIV USN NIWC ATLANTIC VA (USA)" w:date="2025-02-24T11:37:00Z" w:initials="DG">
    <w:p w14:paraId="5A0F7FB7" w14:textId="77777777" w:rsidR="00411F4B" w:rsidRDefault="00411F4B" w:rsidP="00411F4B">
      <w:pPr>
        <w:pStyle w:val="CommentText"/>
      </w:pPr>
      <w:r>
        <w:rPr>
          <w:rStyle w:val="CommentReference"/>
        </w:rPr>
        <w:annotationRef/>
      </w:r>
      <w:r>
        <w:t>The first para says this only applies to S-101</w:t>
      </w:r>
    </w:p>
  </w:comment>
  <w:comment w:id="1054" w:author="Grant, David M (52400) CIV USN NIWC ATLANTIC VA (USA)" w:date="2025-02-24T15:03:00Z" w:initials="DG">
    <w:p w14:paraId="58E2BAB3" w14:textId="77777777" w:rsidR="00374334" w:rsidRDefault="00374334" w:rsidP="00374334">
      <w:pPr>
        <w:pStyle w:val="CommentText"/>
      </w:pPr>
      <w:r>
        <w:rPr>
          <w:rStyle w:val="CommentReference"/>
        </w:rPr>
        <w:annotationRef/>
      </w:r>
      <w:r>
        <w:t>Multiple “contours” may be displayed as the safety contour.</w:t>
      </w:r>
    </w:p>
  </w:comment>
  <w:comment w:id="1064" w:author="Jonathan Pritchard" w:date="2025-03-12T08:41:00Z" w:initials="jp">
    <w:p w14:paraId="56AF9C6B" w14:textId="77777777" w:rsidR="009810BB" w:rsidRDefault="009810BB" w:rsidP="009810BB">
      <w:pPr>
        <w:pStyle w:val="CommentText"/>
      </w:pPr>
      <w:r>
        <w:rPr>
          <w:rStyle w:val="CommentReference"/>
        </w:rPr>
        <w:annotationRef/>
      </w:r>
      <w:r>
        <w:t>SM.73</w:t>
      </w:r>
    </w:p>
  </w:comment>
  <w:comment w:id="1076" w:author="Grant, David M (52400) CIV USN NIWC ATLANTIC VA (USA)" w:date="2025-02-24T15:05:00Z" w:initials="DG">
    <w:p w14:paraId="1C9C5E21" w14:textId="2BF7022D" w:rsidR="00812F45" w:rsidRDefault="00812F45" w:rsidP="00812F45">
      <w:pPr>
        <w:pStyle w:val="CommentText"/>
      </w:pPr>
      <w:r>
        <w:rPr>
          <w:rStyle w:val="CommentReference"/>
        </w:rPr>
        <w:annotationRef/>
      </w:r>
      <w:r>
        <w:t>Not appropriate to include this requirement here since it is not related to the legend.</w:t>
      </w:r>
    </w:p>
  </w:comment>
  <w:comment w:id="1081" w:author="Grant, David M (52400) CIV USN NIWC ATLANTIC VA (USA)" w:date="2025-02-24T15:07:00Z" w:initials="DG">
    <w:p w14:paraId="47808CB0" w14:textId="77777777" w:rsidR="00CB3B18" w:rsidRDefault="00CB3B18" w:rsidP="00CB3B18">
      <w:pPr>
        <w:pStyle w:val="CommentText"/>
      </w:pPr>
      <w:r>
        <w:rPr>
          <w:rStyle w:val="CommentReference"/>
        </w:rPr>
        <w:annotationRef/>
      </w:r>
      <w:r>
        <w:t>May want to indicate that individual components of the “legend” may be displayed in various locations on the screen as part of the UI.</w:t>
      </w:r>
    </w:p>
  </w:comment>
  <w:comment w:id="1101" w:author="Jonathan Pritchard" w:date="2025-03-12T08:47:00Z" w:initials="jp">
    <w:p w14:paraId="1DF733DA" w14:textId="77777777" w:rsidR="007B3E43" w:rsidRDefault="007B3E43" w:rsidP="007B3E43">
      <w:pPr>
        <w:pStyle w:val="CommentText"/>
      </w:pPr>
      <w:r>
        <w:rPr>
          <w:rStyle w:val="CommentReference"/>
        </w:rPr>
        <w:annotationRef/>
      </w:r>
      <w:r>
        <w:t>Must?</w:t>
      </w:r>
    </w:p>
  </w:comment>
  <w:comment w:id="1135" w:author="Grant, David M (52400) CIV USN NIWC ATLANTIC VA (USA)" w:date="2025-02-24T15:12:00Z" w:initials="DG">
    <w:p w14:paraId="3782C47C" w14:textId="3252C5D1" w:rsidR="00486B32" w:rsidRDefault="00486B32" w:rsidP="00486B32">
      <w:pPr>
        <w:pStyle w:val="CommentText"/>
      </w:pPr>
      <w:r>
        <w:rPr>
          <w:rStyle w:val="CommentReference"/>
        </w:rPr>
        <w:annotationRef/>
      </w:r>
      <w:r>
        <w:t>61174 tests the requirement originating from S-52. The requirement should be carried forward in this document and referenced from here.</w:t>
      </w:r>
    </w:p>
  </w:comment>
  <w:comment w:id="1216" w:author="Grant, David M (52400) CIV USN NIWC ATLANTIC VA (USA)" w:date="2025-02-24T15:21:00Z" w:initials="DG">
    <w:p w14:paraId="4C40DDB6" w14:textId="77777777" w:rsidR="00F619AE" w:rsidRDefault="00F619AE" w:rsidP="00F619AE">
      <w:pPr>
        <w:pStyle w:val="CommentText"/>
      </w:pPr>
      <w:r>
        <w:rPr>
          <w:rStyle w:val="CommentReference"/>
        </w:rPr>
        <w:annotationRef/>
      </w:r>
      <w:r>
        <w:t>The ECDIS must at minimum be able to display and manage S-124 Navigational Warnings (NAVWARN) per:</w:t>
      </w:r>
    </w:p>
    <w:p w14:paraId="6F866C40" w14:textId="77777777" w:rsidR="00F619AE" w:rsidRDefault="00F619AE" w:rsidP="00F619AE">
      <w:pPr>
        <w:pStyle w:val="CommentText"/>
        <w:numPr>
          <w:ilvl w:val="0"/>
          <w:numId w:val="240"/>
        </w:numPr>
      </w:pPr>
      <w:r>
        <w:t>S-124 x.y.z</w:t>
      </w:r>
    </w:p>
    <w:p w14:paraId="12F3CAFD" w14:textId="77777777" w:rsidR="00F619AE" w:rsidRDefault="00F619AE" w:rsidP="00F619AE">
      <w:pPr>
        <w:pStyle w:val="CommentText"/>
        <w:numPr>
          <w:ilvl w:val="0"/>
          <w:numId w:val="240"/>
        </w:numPr>
      </w:pPr>
      <w:r>
        <w:t>Foo</w:t>
      </w:r>
    </w:p>
    <w:p w14:paraId="699BDD04" w14:textId="77777777" w:rsidR="00F619AE" w:rsidRDefault="00F619AE" w:rsidP="00F619AE">
      <w:pPr>
        <w:pStyle w:val="CommentText"/>
        <w:numPr>
          <w:ilvl w:val="0"/>
          <w:numId w:val="240"/>
        </w:numPr>
      </w:pPr>
      <w:r>
        <w:t>Bar</w:t>
      </w:r>
    </w:p>
  </w:comment>
  <w:comment w:id="1228" w:author="Grant, David M (52400) CIV USN NIWC ATLANTIC VA (USA)" w:date="2025-02-24T15:15:00Z" w:initials="DG">
    <w:p w14:paraId="284C0AFB" w14:textId="14DF390D" w:rsidR="003118E4" w:rsidRDefault="003118E4" w:rsidP="003118E4">
      <w:pPr>
        <w:pStyle w:val="CommentText"/>
      </w:pPr>
      <w:r>
        <w:rPr>
          <w:rStyle w:val="CommentReference"/>
        </w:rPr>
        <w:annotationRef/>
      </w:r>
      <w:r>
        <w:t>Missing text?</w:t>
      </w:r>
    </w:p>
  </w:comment>
  <w:comment w:id="1239" w:author="Stamenkovich, Miroslav  (52400) CIV USN NIWC ATLANTIC SC (USA)" w:date="2025-02-24T07:45:00Z" w:initials="MS">
    <w:p w14:paraId="3BAA29DF" w14:textId="2911C909" w:rsidR="004109B8" w:rsidRDefault="004109B8" w:rsidP="004109B8">
      <w:pPr>
        <w:pStyle w:val="CommentText"/>
      </w:pPr>
      <w:r>
        <w:rPr>
          <w:rStyle w:val="CommentReference"/>
        </w:rPr>
        <w:annotationRef/>
      </w:r>
      <w:r>
        <w:t>Awkward phrasing, what is intended regarding interpolation types here?</w:t>
      </w:r>
    </w:p>
  </w:comment>
  <w:comment w:id="1286" w:author="Grant, David M (52400) CIV USN NIWC ATLANTIC VA (USA)" w:date="2025-02-24T15:27:00Z" w:initials="DG">
    <w:p w14:paraId="294190B2" w14:textId="77777777" w:rsidR="00EF0A31" w:rsidRDefault="00EF0A31" w:rsidP="00EF0A31">
      <w:pPr>
        <w:pStyle w:val="CommentText"/>
      </w:pPr>
      <w:r>
        <w:rPr>
          <w:rStyle w:val="CommentReference"/>
        </w:rPr>
        <w:annotationRef/>
      </w:r>
      <w:r>
        <w:t>Must? At minimum?</w:t>
      </w:r>
    </w:p>
  </w:comment>
  <w:comment w:id="1397" w:author="Grant, David M (52400) CIV USN NIWC ATLANTIC VA (USA)" w:date="2025-02-24T15:38:00Z" w:initials="DG">
    <w:p w14:paraId="3F59F5E3" w14:textId="77777777" w:rsidR="0047367B" w:rsidRDefault="0047367B" w:rsidP="0047367B">
      <w:pPr>
        <w:pStyle w:val="CommentText"/>
      </w:pPr>
      <w:r>
        <w:rPr>
          <w:rStyle w:val="CommentReference"/>
        </w:rPr>
        <w:annotationRef/>
      </w:r>
      <w:r>
        <w:t>“indication”</w:t>
      </w:r>
    </w:p>
  </w:comment>
  <w:comment w:id="1398" w:author="Grant, David M (52400) CIV USN NIWC ATLANTIC VA (USA)" w:date="2025-02-24T15:39:00Z" w:initials="DG">
    <w:p w14:paraId="65D32C3B" w14:textId="77777777" w:rsidR="009B7D29" w:rsidRDefault="009B7D29" w:rsidP="009B7D29">
      <w:pPr>
        <w:pStyle w:val="CommentText"/>
      </w:pPr>
      <w:r>
        <w:rPr>
          <w:rStyle w:val="CommentReference"/>
        </w:rPr>
        <w:annotationRef/>
      </w:r>
      <w:r>
        <w:t>[…] (the indication is on top).</w:t>
      </w:r>
    </w:p>
  </w:comment>
  <w:comment w:id="1415" w:author="Stamenkovich, Miroslav  (52400) CIV USN NIWC ATLANTIC SC (USA)" w:date="2025-02-14T14:14:00Z" w:initials="MS">
    <w:p w14:paraId="0BCCB711" w14:textId="6D690B9A" w:rsidR="00D50CD2" w:rsidRDefault="00D50CD2" w:rsidP="00D50CD2">
      <w:pPr>
        <w:pStyle w:val="CommentText"/>
      </w:pPr>
      <w:r>
        <w:rPr>
          <w:rStyle w:val="CommentReference"/>
        </w:rPr>
        <w:annotationRef/>
      </w:r>
      <w:r>
        <w:t>Some explanation of how “Drawing Index” could assist with this should be include in S-98. It has weak treatment in DCEG and S-101 PS.</w:t>
      </w:r>
    </w:p>
  </w:comment>
  <w:comment w:id="1481" w:author="Stamenkovich, Miroslav  (52400) CIV USN NIWC ATLANTIC SC (USA)" w:date="2025-02-24T10:46:00Z" w:initials="MS">
    <w:p w14:paraId="487C96C8" w14:textId="77777777" w:rsidR="00391806" w:rsidRDefault="00391806" w:rsidP="00391806">
      <w:pPr>
        <w:pStyle w:val="CommentText"/>
      </w:pPr>
      <w:r>
        <w:rPr>
          <w:rStyle w:val="CommentReference"/>
        </w:rPr>
        <w:annotationRef/>
      </w:r>
      <w:r>
        <w:t>Missing document reference.</w:t>
      </w:r>
    </w:p>
  </w:comment>
  <w:comment w:id="1498" w:author="Jonathan Pritchard" w:date="2025-03-10T08:04:00Z" w:initials="jp">
    <w:p w14:paraId="15CEAF05" w14:textId="77777777" w:rsidR="00663161" w:rsidRDefault="00663161" w:rsidP="00663161">
      <w:pPr>
        <w:pStyle w:val="CommentText"/>
      </w:pPr>
      <w:r>
        <w:rPr>
          <w:rStyle w:val="CommentReference"/>
        </w:rPr>
        <w:annotationRef/>
      </w:r>
      <w:r>
        <w:t>Where?</w:t>
      </w:r>
    </w:p>
  </w:comment>
  <w:comment w:id="1526" w:author="Stamenkovich, Miroslav  (52400) CIV USN NIWC ATLANTIC SC (USA)" w:date="2025-02-25T11:01:00Z" w:initials="MS">
    <w:p w14:paraId="4759419C" w14:textId="52A4E31F" w:rsidR="00330F66" w:rsidRDefault="00330F66" w:rsidP="00330F66">
      <w:pPr>
        <w:pStyle w:val="CommentText"/>
      </w:pPr>
      <w:r>
        <w:rPr>
          <w:rStyle w:val="CommentReference"/>
        </w:rPr>
        <w:annotationRef/>
      </w:r>
      <w:r>
        <w:t>Needs definition</w:t>
      </w:r>
    </w:p>
  </w:comment>
  <w:comment w:id="1534" w:author="Stamenkovich, Miroslav  (52400) CIV USN NIWC ATLANTIC SC (USA)" w:date="2025-02-25T11:00:00Z" w:initials="MS">
    <w:p w14:paraId="5A43ABC8" w14:textId="285F22E8" w:rsidR="00596249" w:rsidRDefault="00596249" w:rsidP="00596249">
      <w:pPr>
        <w:pStyle w:val="CommentText"/>
      </w:pPr>
      <w:r>
        <w:rPr>
          <w:rStyle w:val="CommentReference"/>
        </w:rPr>
        <w:annotationRef/>
      </w:r>
      <w:r>
        <w:t>Needs definition</w:t>
      </w:r>
    </w:p>
  </w:comment>
  <w:comment w:id="1655" w:author="Stamenkovich, Miroslav  (52400) CIV USN NIWC ATLANTIC SC (USA)" w:date="2025-02-25T12:31:00Z" w:initials="MS">
    <w:p w14:paraId="1CBDC090" w14:textId="77777777" w:rsidR="00070F7F" w:rsidRDefault="00070F7F" w:rsidP="00070F7F">
      <w:pPr>
        <w:pStyle w:val="CommentText"/>
      </w:pPr>
      <w:r>
        <w:rPr>
          <w:rStyle w:val="CommentReference"/>
        </w:rPr>
        <w:annotationRef/>
      </w:r>
      <w:r>
        <w:t>Was this a placeholder sentence?  Maybe remove it now, it’s awkward.</w:t>
      </w:r>
    </w:p>
  </w:comment>
  <w:comment w:id="1782" w:author="Grant, David M (52400) CIV USN NIWC ATLANTIC VA (USA)" w:date="2025-02-26T15:00:00Z" w:initials="DG">
    <w:p w14:paraId="5C85E30C" w14:textId="77777777" w:rsidR="005D7D6F" w:rsidRDefault="005D7D6F" w:rsidP="005D7D6F">
      <w:pPr>
        <w:pStyle w:val="CommentText"/>
        <w:numPr>
          <w:ilvl w:val="0"/>
          <w:numId w:val="241"/>
        </w:numPr>
      </w:pPr>
      <w:r>
        <w:rPr>
          <w:rStyle w:val="CommentReference"/>
        </w:rPr>
        <w:annotationRef/>
      </w:r>
      <w:r>
        <w:t>XTD is undefined</w:t>
      </w:r>
    </w:p>
    <w:p w14:paraId="1764284A" w14:textId="77777777" w:rsidR="005D7D6F" w:rsidRDefault="005D7D6F" w:rsidP="005D7D6F">
      <w:pPr>
        <w:pStyle w:val="CommentText"/>
        <w:numPr>
          <w:ilvl w:val="0"/>
          <w:numId w:val="241"/>
        </w:numPr>
      </w:pPr>
      <w:r>
        <w:t>“distance” is redundant</w:t>
      </w:r>
    </w:p>
    <w:p w14:paraId="786A6C0E" w14:textId="77777777" w:rsidR="005D7D6F" w:rsidRDefault="005D7D6F" w:rsidP="005D7D6F">
      <w:pPr>
        <w:pStyle w:val="CommentText"/>
        <w:numPr>
          <w:ilvl w:val="0"/>
          <w:numId w:val="241"/>
        </w:numPr>
      </w:pPr>
      <w:r>
        <w:t>“not” -&gt; “not necessarily”</w:t>
      </w:r>
    </w:p>
    <w:p w14:paraId="48AEE992" w14:textId="77777777" w:rsidR="005D7D6F" w:rsidRDefault="005D7D6F" w:rsidP="005D7D6F">
      <w:pPr>
        <w:pStyle w:val="CommentText"/>
        <w:numPr>
          <w:ilvl w:val="0"/>
          <w:numId w:val="241"/>
        </w:numPr>
      </w:pPr>
      <w:r>
        <w:t>Should probably just remove the sentence</w:t>
      </w:r>
    </w:p>
  </w:comment>
  <w:comment w:id="1792" w:author="Grant, David M (52400) CIV USN NIWC ATLANTIC VA (USA)" w:date="2025-02-26T15:04:00Z" w:initials="DG">
    <w:p w14:paraId="31A20D6E" w14:textId="77777777" w:rsidR="001C10BB" w:rsidRDefault="00397F34" w:rsidP="001C10BB">
      <w:pPr>
        <w:pStyle w:val="CommentText"/>
      </w:pPr>
      <w:r>
        <w:rPr>
          <w:rStyle w:val="CommentReference"/>
        </w:rPr>
        <w:annotationRef/>
      </w:r>
      <w:r w:rsidR="001C10BB">
        <w:t xml:space="preserve">Recommend renaming this functionality. The name is easily confused with the mariner selected safety contour, and the functionality affects more than just the safety contour. </w:t>
      </w:r>
    </w:p>
    <w:p w14:paraId="30EA0835" w14:textId="77777777" w:rsidR="001C10BB" w:rsidRDefault="001C10BB" w:rsidP="001C10BB">
      <w:pPr>
        <w:pStyle w:val="CommentText"/>
      </w:pPr>
    </w:p>
    <w:p w14:paraId="1D49AB87" w14:textId="77777777" w:rsidR="001C10BB" w:rsidRDefault="001C10BB" w:rsidP="001C10BB">
      <w:pPr>
        <w:pStyle w:val="CommentText"/>
      </w:pPr>
      <w:r>
        <w:t>Some suggestions:</w:t>
      </w:r>
    </w:p>
    <w:p w14:paraId="2E461E74" w14:textId="77777777" w:rsidR="001C10BB" w:rsidRDefault="001C10BB" w:rsidP="001C10BB">
      <w:pPr>
        <w:pStyle w:val="CommentText"/>
        <w:numPr>
          <w:ilvl w:val="0"/>
          <w:numId w:val="243"/>
        </w:numPr>
      </w:pPr>
      <w:r>
        <w:t>Enhanced bathymetry</w:t>
      </w:r>
    </w:p>
    <w:p w14:paraId="530B1BC2" w14:textId="77777777" w:rsidR="001C10BB" w:rsidRDefault="001C10BB" w:rsidP="001C10BB">
      <w:pPr>
        <w:pStyle w:val="CommentText"/>
        <w:numPr>
          <w:ilvl w:val="0"/>
          <w:numId w:val="243"/>
        </w:numPr>
      </w:pPr>
      <w:r>
        <w:t>Bathymetry replacement</w:t>
      </w:r>
    </w:p>
    <w:p w14:paraId="27DD32E5" w14:textId="77777777" w:rsidR="001C10BB" w:rsidRDefault="001C10BB" w:rsidP="001C10BB">
      <w:pPr>
        <w:pStyle w:val="CommentText"/>
        <w:numPr>
          <w:ilvl w:val="0"/>
          <w:numId w:val="243"/>
        </w:numPr>
      </w:pPr>
      <w:r>
        <w:t>etc.</w:t>
      </w:r>
    </w:p>
  </w:comment>
  <w:comment w:id="1816" w:author="Grant, David M (52400) CIV USN NIWC ATLANTIC VA (USA)" w:date="2025-02-26T15:10:00Z" w:initials="DG">
    <w:p w14:paraId="44031949" w14:textId="77777777" w:rsidR="00850978" w:rsidRDefault="00850978" w:rsidP="00850978">
      <w:pPr>
        <w:pStyle w:val="CommentText"/>
      </w:pPr>
      <w:r>
        <w:rPr>
          <w:rStyle w:val="CommentReference"/>
        </w:rPr>
        <w:annotationRef/>
      </w:r>
      <w:r>
        <w:t>Token is not currently registered and is also not available in the current S-101 or S-102 PC</w:t>
      </w:r>
    </w:p>
  </w:comment>
  <w:comment w:id="1828" w:author="Grant, David M (52400) CIV USN NIWC ATLANTIC VA (USA)" w:date="2025-02-26T15:36:00Z" w:initials="DG">
    <w:p w14:paraId="563AD498" w14:textId="77777777" w:rsidR="0036245F" w:rsidRDefault="0036245F" w:rsidP="0036245F">
      <w:pPr>
        <w:pStyle w:val="CommentText"/>
        <w:numPr>
          <w:ilvl w:val="0"/>
          <w:numId w:val="244"/>
        </w:numPr>
      </w:pPr>
      <w:r>
        <w:rPr>
          <w:rStyle w:val="CommentReference"/>
        </w:rPr>
        <w:annotationRef/>
      </w:r>
      <w:r>
        <w:t>These are currently optional.</w:t>
      </w:r>
    </w:p>
    <w:p w14:paraId="588A102D" w14:textId="77777777" w:rsidR="0036245F" w:rsidRDefault="0036245F" w:rsidP="0036245F">
      <w:pPr>
        <w:pStyle w:val="CommentText"/>
        <w:numPr>
          <w:ilvl w:val="0"/>
          <w:numId w:val="244"/>
        </w:numPr>
      </w:pPr>
      <w:r>
        <w:t>It’s not just the portrayal which is restricted; application of USSC is restricted.</w:t>
      </w:r>
    </w:p>
  </w:comment>
  <w:comment w:id="1845" w:author="Grant, David M (52400) CIV USN NIWC ATLANTIC VA (USA)" w:date="2025-02-26T15:40:00Z" w:initials="DG">
    <w:p w14:paraId="33D2F46D" w14:textId="77777777" w:rsidR="0091439E" w:rsidRDefault="0091439E" w:rsidP="0091439E">
      <w:pPr>
        <w:pStyle w:val="CommentText"/>
      </w:pPr>
      <w:r>
        <w:rPr>
          <w:rStyle w:val="CommentReference"/>
        </w:rPr>
        <w:annotationRef/>
      </w:r>
      <w:r>
        <w:t>“must be able to select”; this might be accomplished via configuration / prioritization and might occur during planning / install / update</w:t>
      </w:r>
    </w:p>
  </w:comment>
  <w:comment w:id="1849" w:author="Grant, David M (52400) CIV USN NIWC ATLANTIC VA (USA)" w:date="2025-02-26T15:42:00Z" w:initials="DG">
    <w:p w14:paraId="25D00E56" w14:textId="77777777" w:rsidR="0029770B" w:rsidRDefault="0029770B" w:rsidP="0029770B">
      <w:pPr>
        <w:pStyle w:val="CommentText"/>
      </w:pPr>
      <w:r>
        <w:rPr>
          <w:rStyle w:val="CommentReference"/>
        </w:rPr>
        <w:annotationRef/>
      </w:r>
      <w:r>
        <w:t>Recommend remove.</w:t>
      </w:r>
    </w:p>
  </w:comment>
  <w:comment w:id="1879" w:author="Grant, David M (52400) CIV USN NIWC ATLANTIC VA (USA)" w:date="2025-02-26T15:47:00Z" w:initials="DG">
    <w:p w14:paraId="7E815DC5" w14:textId="77777777" w:rsidR="002C68C4" w:rsidRDefault="002C68C4" w:rsidP="002C68C4">
      <w:pPr>
        <w:pStyle w:val="CommentText"/>
      </w:pPr>
      <w:r>
        <w:rPr>
          <w:rStyle w:val="CommentReference"/>
        </w:rPr>
        <w:annotationRef/>
      </w:r>
      <w:r>
        <w:t>Why? Enabling this mode requires S-102.</w:t>
      </w:r>
    </w:p>
  </w:comment>
  <w:comment w:id="1882" w:author="Grant, David M (52400) CIV USN NIWC ATLANTIC VA (USA)" w:date="2025-02-26T15:58:00Z" w:initials="DG">
    <w:p w14:paraId="7098F822" w14:textId="77777777" w:rsidR="00061D77" w:rsidRDefault="00061D77" w:rsidP="00061D77">
      <w:pPr>
        <w:pStyle w:val="CommentText"/>
      </w:pPr>
      <w:r>
        <w:rPr>
          <w:rStyle w:val="CommentReference"/>
        </w:rPr>
        <w:annotationRef/>
      </w:r>
      <w:r>
        <w:t>More precisely, portrayal of the drawing instructions associated with these features are suppressed. This also suppresses the safety contour, the shallow water pattern, the catzoc pattern, text indicating the dredged depth, and contour labels.</w:t>
      </w:r>
    </w:p>
    <w:p w14:paraId="37741DD3" w14:textId="77777777" w:rsidR="00061D77" w:rsidRDefault="00061D77" w:rsidP="00061D77">
      <w:pPr>
        <w:pStyle w:val="CommentText"/>
      </w:pPr>
    </w:p>
    <w:p w14:paraId="2B65E793" w14:textId="77777777" w:rsidR="00061D77" w:rsidRDefault="00061D77" w:rsidP="00061D77">
      <w:pPr>
        <w:pStyle w:val="CommentText"/>
      </w:pPr>
      <w:r>
        <w:t>Suppressing depth contours means no contour information is shown other than the safety contour; this may not be desirable.</w:t>
      </w:r>
    </w:p>
  </w:comment>
  <w:comment w:id="1898" w:author="Grant, David M (52400) CIV USN NIWC ATLANTIC VA (USA)" w:date="2025-02-26T16:02:00Z" w:initials="DG">
    <w:p w14:paraId="158D3F95" w14:textId="77777777" w:rsidR="00636A4E" w:rsidRDefault="00636A4E" w:rsidP="00636A4E">
      <w:pPr>
        <w:pStyle w:val="CommentText"/>
        <w:numPr>
          <w:ilvl w:val="0"/>
          <w:numId w:val="245"/>
        </w:numPr>
      </w:pPr>
      <w:r>
        <w:rPr>
          <w:rStyle w:val="CommentReference"/>
        </w:rPr>
        <w:annotationRef/>
      </w:r>
      <w:r>
        <w:t>“on the boundary of the S-102 dataset”</w:t>
      </w:r>
    </w:p>
    <w:p w14:paraId="66CCEE93" w14:textId="77777777" w:rsidR="00636A4E" w:rsidRDefault="00636A4E" w:rsidP="00636A4E">
      <w:pPr>
        <w:pStyle w:val="CommentText"/>
        <w:numPr>
          <w:ilvl w:val="0"/>
          <w:numId w:val="245"/>
        </w:numPr>
      </w:pPr>
      <w:r>
        <w:t>At the dataset boundary, the appropriate dataset must be used to determine whether the edge is included in the safety contour.</w:t>
      </w:r>
    </w:p>
    <w:p w14:paraId="49C1E12B" w14:textId="77777777" w:rsidR="00636A4E" w:rsidRDefault="00636A4E" w:rsidP="00636A4E">
      <w:pPr>
        <w:pStyle w:val="CommentText"/>
        <w:numPr>
          <w:ilvl w:val="0"/>
          <w:numId w:val="245"/>
        </w:numPr>
      </w:pPr>
      <w:r>
        <w:t>Edges must added at the boundary of S-102 coverage (as indicated by the DEPWL line).</w:t>
      </w:r>
    </w:p>
  </w:comment>
  <w:comment w:id="1965" w:author="Grant, David M (52400) CIV USN NIWC ATLANTIC VA (USA)" w:date="2025-02-26T16:10:00Z" w:initials="DG">
    <w:p w14:paraId="4BDED5D7" w14:textId="77777777" w:rsidR="00A9575F" w:rsidRDefault="00027DC0" w:rsidP="00A9575F">
      <w:pPr>
        <w:pStyle w:val="CommentText"/>
      </w:pPr>
      <w:r>
        <w:rPr>
          <w:rStyle w:val="CommentReference"/>
        </w:rPr>
        <w:annotationRef/>
      </w:r>
      <w:r w:rsidR="00A9575F">
        <w:t>Consider whether the user would ever need to select different producers in different areas when the two producers involved are the same.</w:t>
      </w:r>
    </w:p>
    <w:p w14:paraId="3EBE7FD5" w14:textId="77777777" w:rsidR="00A9575F" w:rsidRDefault="00A9575F" w:rsidP="00A9575F">
      <w:pPr>
        <w:pStyle w:val="CommentText"/>
      </w:pPr>
      <w:r>
        <w:t>A1 = p1 over p2</w:t>
      </w:r>
    </w:p>
    <w:p w14:paraId="73DFE2B7" w14:textId="77777777" w:rsidR="00A9575F" w:rsidRDefault="00A9575F" w:rsidP="00A9575F">
      <w:pPr>
        <w:pStyle w:val="CommentText"/>
      </w:pPr>
      <w:r>
        <w:t>A2 = p2 over p1</w:t>
      </w:r>
    </w:p>
  </w:comment>
  <w:comment w:id="1966" w:author="Grant, David M (52400) CIV USN NIWC ATLANTIC VA (USA)" w:date="2025-02-26T16:12:00Z" w:initials="DG">
    <w:p w14:paraId="75B3FA38" w14:textId="77777777" w:rsidR="00447A14" w:rsidRDefault="00447A14" w:rsidP="00447A14">
      <w:pPr>
        <w:pStyle w:val="CommentText"/>
      </w:pPr>
      <w:r>
        <w:rPr>
          <w:rStyle w:val="CommentReference"/>
        </w:rPr>
        <w:annotationRef/>
      </w:r>
      <w:r>
        <w:t>“Incompatible” -&gt; “Different”. They are likely compatible.</w:t>
      </w:r>
    </w:p>
  </w:comment>
  <w:comment w:id="1972" w:author="jon pritchard" w:date="2025-03-25T10:25:00Z" w:initials="jp">
    <w:p w14:paraId="318F9063" w14:textId="77777777" w:rsidR="00094134" w:rsidRDefault="00094134" w:rsidP="00094134">
      <w:r>
        <w:rPr>
          <w:rStyle w:val="CommentReference"/>
        </w:rPr>
        <w:annotationRef/>
      </w:r>
      <w:r>
        <w:rPr>
          <w:color w:val="000000"/>
        </w:rPr>
        <w:t>SM: When WLA is selected for use, in areas where WLA coverage exists, one of the three different options must be used:</w:t>
      </w:r>
    </w:p>
  </w:comment>
  <w:comment w:id="2005" w:author="jon pritchard" w:date="2025-03-25T10:27:00Z" w:initials="jp">
    <w:p w14:paraId="4D871593" w14:textId="77777777" w:rsidR="00094134" w:rsidRDefault="00094134" w:rsidP="00094134">
      <w:r>
        <w:rPr>
          <w:rStyle w:val="CommentReference"/>
        </w:rPr>
        <w:annotationRef/>
      </w:r>
      <w:r>
        <w:rPr>
          <w:color w:val="000000"/>
        </w:rPr>
        <w:t>SM135</w:t>
      </w:r>
    </w:p>
  </w:comment>
  <w:comment w:id="2117" w:author="Grant, David M (52400) CIV USN NIWC ATLANTIC VA (USA)" w:date="2025-02-26T16:24:00Z" w:initials="DG">
    <w:p w14:paraId="69668589" w14:textId="66CD3AFE" w:rsidR="00F3115E" w:rsidRDefault="00F3115E" w:rsidP="00F3115E">
      <w:pPr>
        <w:pStyle w:val="CommentText"/>
      </w:pPr>
      <w:r>
        <w:rPr>
          <w:rStyle w:val="CommentReference"/>
        </w:rPr>
        <w:annotationRef/>
      </w:r>
      <w:r>
        <w:t>Z-value of geometry associated with Sounding and DepthNoBottomFound?</w:t>
      </w:r>
    </w:p>
  </w:comment>
  <w:comment w:id="2138" w:author="Grant, David M (52400) CIV USN NIWC ATLANTIC VA (USA)" w:date="2025-02-26T16:29:00Z" w:initials="DG">
    <w:p w14:paraId="05420BF9" w14:textId="77777777" w:rsidR="000351FD" w:rsidRDefault="000351FD" w:rsidP="000351FD">
      <w:pPr>
        <w:pStyle w:val="CommentText"/>
      </w:pPr>
      <w:r>
        <w:rPr>
          <w:rStyle w:val="CommentReference"/>
        </w:rPr>
        <w:annotationRef/>
      </w:r>
      <w:r>
        <w:t>Explicitly listing these features indicates that the OEM implementation is restricted to these features. Given that the S-101 feature catalogue could change in the future, it would be better to indicate that all features which bind valueOfSounding should be included unless specifically excluded in this section.</w:t>
      </w:r>
    </w:p>
  </w:comment>
  <w:comment w:id="2146" w:author="Grant, David M (52400) CIV USN NIWC ATLANTIC VA (USA)" w:date="2025-02-26T16:31:00Z" w:initials="DG">
    <w:p w14:paraId="0764E70F" w14:textId="77777777" w:rsidR="001328E4" w:rsidRDefault="001328E4" w:rsidP="001328E4">
      <w:pPr>
        <w:pStyle w:val="CommentText"/>
      </w:pPr>
      <w:r>
        <w:rPr>
          <w:rStyle w:val="CommentReference"/>
        </w:rPr>
        <w:annotationRef/>
      </w:r>
      <w:r>
        <w:t>May want to exclude certain features such as Swept Area / QoBD / QoS</w:t>
      </w:r>
    </w:p>
  </w:comment>
  <w:comment w:id="2191" w:author="Grant, David M (52400) CIV USN NIWC ATLANTIC VA (USA)" w:date="2025-02-26T16:34:00Z" w:initials="DG">
    <w:p w14:paraId="64B5B07F" w14:textId="77777777" w:rsidR="002B09DC" w:rsidRDefault="002B09DC" w:rsidP="002B09DC">
      <w:pPr>
        <w:pStyle w:val="CommentText"/>
      </w:pPr>
      <w:r>
        <w:rPr>
          <w:rStyle w:val="CommentReference"/>
        </w:rPr>
        <w:annotationRef/>
      </w:r>
      <w:r>
        <w:t>See S-101 DCEG Vertical Datum of Data / vertical datum</w:t>
      </w:r>
    </w:p>
  </w:comment>
  <w:comment w:id="2195" w:author="Grant, David M (52400) CIV USN NIWC ATLANTIC VA (USA)" w:date="2025-02-26T16:36:00Z" w:initials="DG">
    <w:p w14:paraId="3415BCAC" w14:textId="77777777" w:rsidR="00222406" w:rsidRDefault="00222406" w:rsidP="00222406">
      <w:pPr>
        <w:pStyle w:val="CommentText"/>
      </w:pPr>
      <w:r>
        <w:rPr>
          <w:rStyle w:val="CommentReference"/>
        </w:rPr>
        <w:annotationRef/>
      </w:r>
      <w:r>
        <w:t>Apply to all which bind vertical datum; only list exclusions.</w:t>
      </w:r>
    </w:p>
  </w:comment>
  <w:comment w:id="2282" w:author="Grant, David M (52400) CIV USN NIWC ATLANTIC VA (USA)" w:date="2025-02-26T16:38:00Z" w:initials="DG">
    <w:p w14:paraId="1D442608" w14:textId="77777777" w:rsidR="008F65A5" w:rsidRDefault="008F65A5" w:rsidP="008F65A5">
      <w:pPr>
        <w:pStyle w:val="CommentText"/>
      </w:pPr>
      <w:r>
        <w:rPr>
          <w:rStyle w:val="CommentReference"/>
        </w:rPr>
        <w:annotationRef/>
      </w:r>
      <w:r>
        <w:t>Should be with the other legend requirements rather than here</w:t>
      </w:r>
    </w:p>
  </w:comment>
  <w:comment w:id="2285" w:author="Grant, David M (52400) CIV USN NIWC ATLANTIC VA (USA)" w:date="2025-02-26T16:39:00Z" w:initials="DG">
    <w:p w14:paraId="4B9D3CC2" w14:textId="77777777" w:rsidR="0019240A" w:rsidRDefault="0019240A" w:rsidP="0019240A">
      <w:pPr>
        <w:pStyle w:val="CommentText"/>
      </w:pPr>
      <w:r>
        <w:rPr>
          <w:rStyle w:val="CommentReference"/>
        </w:rPr>
        <w:annotationRef/>
      </w:r>
      <w:r>
        <w:t>Such as S-401</w:t>
      </w:r>
    </w:p>
  </w:comment>
  <w:comment w:id="2303" w:author="Grant, David M (52400) CIV USN NIWC ATLANTIC VA (USA)" w:date="2025-02-26T16:40:00Z" w:initials="DG">
    <w:p w14:paraId="77A0F586" w14:textId="77777777" w:rsidR="00DF5529" w:rsidRDefault="00DF5529" w:rsidP="00DF5529">
      <w:pPr>
        <w:pStyle w:val="CommentText"/>
      </w:pPr>
      <w:r>
        <w:rPr>
          <w:rStyle w:val="CommentReference"/>
        </w:rPr>
        <w:annotationRef/>
      </w:r>
      <w:r>
        <w:t>Minimum, optimum, and maximum</w:t>
      </w:r>
    </w:p>
  </w:comment>
  <w:comment w:id="2336" w:author="Grant, David M (52400) CIV USN NIWC ATLANTIC VA (USA)" w:date="2025-02-26T17:00:00Z" w:initials="DG">
    <w:p w14:paraId="7A16F6BF" w14:textId="77777777" w:rsidR="00AE0E44" w:rsidRDefault="003C1FB1" w:rsidP="00AE0E44">
      <w:pPr>
        <w:pStyle w:val="CommentText"/>
      </w:pPr>
      <w:r>
        <w:rPr>
          <w:rStyle w:val="CommentReference"/>
        </w:rPr>
        <w:annotationRef/>
      </w:r>
      <w:r w:rsidR="00AE0E44">
        <w:t>Most of this is already covered in S-100 5.2 Part 17 S100_DataCoverage Note 1. Consider only including additions/clarifications.</w:t>
      </w:r>
    </w:p>
    <w:p w14:paraId="50B184F3" w14:textId="799325B7" w:rsidR="00AE0E44" w:rsidRDefault="00AE0E44" w:rsidP="00AE0E44">
      <w:pPr>
        <w:pStyle w:val="CommentText"/>
      </w:pPr>
      <w:r>
        <w:rPr>
          <w:noProof/>
        </w:rPr>
        <w:drawing>
          <wp:inline distT="0" distB="0" distL="0" distR="0" wp14:anchorId="1D1AD49E" wp14:editId="0C678854">
            <wp:extent cx="5943600" cy="490220"/>
            <wp:effectExtent l="0" t="0" r="0" b="5080"/>
            <wp:docPr id="14738266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26658" name="Picture 1473826658"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490220"/>
                    </a:xfrm>
                    <a:prstGeom prst="rect">
                      <a:avLst/>
                    </a:prstGeom>
                  </pic:spPr>
                </pic:pic>
              </a:graphicData>
            </a:graphic>
          </wp:inline>
        </w:drawing>
      </w:r>
    </w:p>
  </w:comment>
  <w:comment w:id="2342" w:author="jon pritchard" w:date="2025-03-25T11:57:00Z" w:initials="jp">
    <w:p w14:paraId="67716F5B" w14:textId="77777777" w:rsidR="00286F41" w:rsidRDefault="00286F41" w:rsidP="00286F41">
      <w:r>
        <w:rPr>
          <w:rStyle w:val="CommentReference"/>
        </w:rPr>
        <w:annotationRef/>
      </w:r>
      <w:r>
        <w:rPr>
          <w:color w:val="000000"/>
        </w:rPr>
        <w:t>Change to HTTP URI according to TSM clarification paper.</w:t>
      </w:r>
    </w:p>
  </w:comment>
  <w:comment w:id="2353" w:author="Grant, David M (52400) CIV USN NIWC ATLANTIC VA (USA)" w:date="2025-02-26T17:02:00Z" w:initials="DG">
    <w:p w14:paraId="157D0A04" w14:textId="2954D654" w:rsidR="00BB00A4" w:rsidRDefault="00BB00A4" w:rsidP="00BB00A4">
      <w:pPr>
        <w:pStyle w:val="CommentText"/>
      </w:pPr>
      <w:r>
        <w:rPr>
          <w:rStyle w:val="CommentReference"/>
        </w:rPr>
        <w:annotationRef/>
      </w:r>
      <w:r>
        <w:t>S-100 also allows individual positions.</w:t>
      </w:r>
    </w:p>
  </w:comment>
  <w:comment w:id="2376" w:author="Jonathan Pritchard" w:date="2025-03-12T08:59:00Z" w:initials="jp">
    <w:p w14:paraId="031E8F64" w14:textId="77777777" w:rsidR="009802FD" w:rsidRDefault="009802FD" w:rsidP="009802FD">
      <w:pPr>
        <w:pStyle w:val="CommentText"/>
      </w:pPr>
      <w:r>
        <w:rPr>
          <w:rStyle w:val="CommentReference"/>
        </w:rPr>
        <w:annotationRef/>
      </w:r>
      <w:r>
        <w:t>AU.31</w:t>
      </w:r>
    </w:p>
  </w:comment>
  <w:comment w:id="2382" w:author="Grant, David M (52400) CIV USN NIWC ATLANTIC VA (USA)" w:date="2025-02-26T17:11:00Z" w:initials="DG">
    <w:p w14:paraId="5F191409" w14:textId="7384ED80" w:rsidR="00A341B6" w:rsidRDefault="00A341B6" w:rsidP="00A341B6">
      <w:pPr>
        <w:pStyle w:val="CommentText"/>
      </w:pPr>
      <w:r>
        <w:rPr>
          <w:rStyle w:val="CommentReference"/>
        </w:rPr>
        <w:annotationRef/>
      </w:r>
      <w:r>
        <w:t>When portraying symbols from gridded datasets.</w:t>
      </w:r>
    </w:p>
  </w:comment>
  <w:comment w:id="2383" w:author="Stamenkovich, Miroslav  (52400) CIV USN NIWC ATLANTIC SC (USA)" w:date="2025-02-27T10:53:00Z" w:initials="MS">
    <w:p w14:paraId="6AB7D92A" w14:textId="77777777" w:rsidR="00F54988" w:rsidRDefault="00F54988" w:rsidP="00F54988">
      <w:pPr>
        <w:pStyle w:val="CommentText"/>
      </w:pPr>
      <w:r>
        <w:rPr>
          <w:rStyle w:val="CommentReference"/>
        </w:rPr>
        <w:annotationRef/>
      </w:r>
      <w:r>
        <w:t>You must provide the specification for “thinning” otherwise my company  will just remove the first and last “plotted” item, there we’ve thinned it!</w:t>
      </w:r>
    </w:p>
  </w:comment>
  <w:comment w:id="2385" w:author="Stamenkovich, Miroslav  (52400) CIV USN NIWC ATLANTIC SC (USA)" w:date="2025-02-27T10:51:00Z" w:initials="MS">
    <w:p w14:paraId="5FF3B49D" w14:textId="09EB4524" w:rsidR="00F54988" w:rsidRDefault="00F54988" w:rsidP="00F54988">
      <w:pPr>
        <w:pStyle w:val="CommentText"/>
      </w:pPr>
      <w:r>
        <w:rPr>
          <w:rStyle w:val="CommentReference"/>
        </w:rPr>
        <w:annotationRef/>
      </w:r>
      <w:r>
        <w:t xml:space="preserve">Fix globally this reference error.  </w:t>
      </w:r>
    </w:p>
  </w:comment>
  <w:comment w:id="2426" w:author="Grant, David M (52400) CIV USN NIWC ATLANTIC VA (USA)" w:date="2025-02-26T17:18:00Z" w:initials="DG">
    <w:p w14:paraId="23D9B37B" w14:textId="0CB0FCFF" w:rsidR="00E94E89" w:rsidRDefault="00E94E89" w:rsidP="00E94E89">
      <w:pPr>
        <w:pStyle w:val="CommentText"/>
      </w:pPr>
      <w:r>
        <w:rPr>
          <w:rStyle w:val="CommentReference"/>
        </w:rPr>
        <w:annotationRef/>
      </w:r>
      <w:r>
        <w:t>This should be informative. Implementers are likely to use existing libraries for reprojection. The implementation should be verified by checks in S-164.</w:t>
      </w:r>
    </w:p>
  </w:comment>
  <w:comment w:id="2425" w:author="Stamenkovich, Miroslav  (52400) CIV USN NIWC ATLANTIC SC (USA)" w:date="2025-02-27T11:00:00Z" w:initials="MS">
    <w:p w14:paraId="0FDCE863" w14:textId="77777777" w:rsidR="007861A0" w:rsidRDefault="007861A0" w:rsidP="007861A0">
      <w:pPr>
        <w:pStyle w:val="CommentText"/>
      </w:pPr>
      <w:r>
        <w:rPr>
          <w:rStyle w:val="CommentReference"/>
        </w:rPr>
        <w:annotationRef/>
      </w:r>
      <w:r>
        <w:t>This should have the same constraint as “thinning”  use this or other standard library that will yield testable validation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3A0FA56" w15:done="0"/>
  <w15:commentEx w15:paraId="0CEAAC04" w15:done="0"/>
  <w15:commentEx w15:paraId="1B42EC48" w15:done="0"/>
  <w15:commentEx w15:paraId="0692DA07" w15:done="0"/>
  <w15:commentEx w15:paraId="0AEB07A3" w15:done="0"/>
  <w15:commentEx w15:paraId="0CD1A6AE" w15:done="0"/>
  <w15:commentEx w15:paraId="78BE47AC" w15:done="0"/>
  <w15:commentEx w15:paraId="50840DD2" w15:done="0"/>
  <w15:commentEx w15:paraId="23DB7690" w15:done="0"/>
  <w15:commentEx w15:paraId="359F8375" w15:done="0"/>
  <w15:commentEx w15:paraId="45986DCE" w15:done="0"/>
  <w15:commentEx w15:paraId="073BB9F1" w15:done="0"/>
  <w15:commentEx w15:paraId="7DF2E111" w15:done="0"/>
  <w15:commentEx w15:paraId="237AB2CA" w15:paraIdParent="7DF2E111" w15:done="0"/>
  <w15:commentEx w15:paraId="046E15E2" w15:done="0"/>
  <w15:commentEx w15:paraId="643F6D7D" w15:done="0"/>
  <w15:commentEx w15:paraId="3DA238CC" w15:paraIdParent="643F6D7D" w15:done="0"/>
  <w15:commentEx w15:paraId="5075A53A" w15:paraIdParent="643F6D7D" w15:done="0"/>
  <w15:commentEx w15:paraId="68BE5383" w15:done="0"/>
  <w15:commentEx w15:paraId="182E696A" w15:paraIdParent="68BE5383" w15:done="0"/>
  <w15:commentEx w15:paraId="58AEAE63" w15:done="0"/>
  <w15:commentEx w15:paraId="50141E4E" w15:done="0"/>
  <w15:commentEx w15:paraId="45221F6D" w15:done="0"/>
  <w15:commentEx w15:paraId="364AA0B8" w15:done="0"/>
  <w15:commentEx w15:paraId="0E2D0FFF" w15:done="0"/>
  <w15:commentEx w15:paraId="2DAB7B63" w15:done="0"/>
  <w15:commentEx w15:paraId="068A28A3" w15:done="0"/>
  <w15:commentEx w15:paraId="6431E4C8" w15:done="0"/>
  <w15:commentEx w15:paraId="41D69972" w15:done="0"/>
  <w15:commentEx w15:paraId="36294CF1" w15:done="0"/>
  <w15:commentEx w15:paraId="1817401A" w15:done="0"/>
  <w15:commentEx w15:paraId="4F512196" w15:done="0"/>
  <w15:commentEx w15:paraId="22125E79" w15:done="0"/>
  <w15:commentEx w15:paraId="34CE4988" w15:done="0"/>
  <w15:commentEx w15:paraId="4B107325" w15:done="0"/>
  <w15:commentEx w15:paraId="7E86E5AE" w15:done="0"/>
  <w15:commentEx w15:paraId="3ABEE266" w15:done="0"/>
  <w15:commentEx w15:paraId="76E74DDD" w15:done="0"/>
  <w15:commentEx w15:paraId="4301F37F" w15:done="0"/>
  <w15:commentEx w15:paraId="214E172B" w15:done="0"/>
  <w15:commentEx w15:paraId="36C1C243" w15:done="0"/>
  <w15:commentEx w15:paraId="25DB86E0" w15:done="0"/>
  <w15:commentEx w15:paraId="39B5F6F6" w15:done="0"/>
  <w15:commentEx w15:paraId="453BE1D5" w15:done="0"/>
  <w15:commentEx w15:paraId="5D6E3891" w15:done="0"/>
  <w15:commentEx w15:paraId="58FDD13A" w15:done="0"/>
  <w15:commentEx w15:paraId="4B132331" w15:done="0"/>
  <w15:commentEx w15:paraId="1D9A234F" w15:done="0"/>
  <w15:commentEx w15:paraId="370F02BE" w15:done="0"/>
  <w15:commentEx w15:paraId="1CC94B07" w15:done="0"/>
  <w15:commentEx w15:paraId="13746D8B" w15:done="0"/>
  <w15:commentEx w15:paraId="2505B211" w15:done="0"/>
  <w15:commentEx w15:paraId="3867D131" w15:done="0"/>
  <w15:commentEx w15:paraId="1BEC4334" w15:done="0"/>
  <w15:commentEx w15:paraId="1FB73288" w15:done="0"/>
  <w15:commentEx w15:paraId="6E9C8DC2" w15:done="0"/>
  <w15:commentEx w15:paraId="2FF6DBEC" w15:done="0"/>
  <w15:commentEx w15:paraId="1A4A5BAA" w15:done="0"/>
  <w15:commentEx w15:paraId="2BE418A2" w15:done="0"/>
  <w15:commentEx w15:paraId="520E9B9B" w15:done="0"/>
  <w15:commentEx w15:paraId="03662557" w15:done="0"/>
  <w15:commentEx w15:paraId="122ECCAC" w15:done="0"/>
  <w15:commentEx w15:paraId="18BFA991" w15:done="0"/>
  <w15:commentEx w15:paraId="01DB236E" w15:done="0"/>
  <w15:commentEx w15:paraId="705C261A" w15:done="0"/>
  <w15:commentEx w15:paraId="0D0F473B" w15:done="0"/>
  <w15:commentEx w15:paraId="667B97C2" w15:done="0"/>
  <w15:commentEx w15:paraId="186BCE95" w15:done="0"/>
  <w15:commentEx w15:paraId="512D742C" w15:done="0"/>
  <w15:commentEx w15:paraId="6A2CDA04" w15:done="0"/>
  <w15:commentEx w15:paraId="34A7620F" w15:done="0"/>
  <w15:commentEx w15:paraId="734F06BD" w15:done="0"/>
  <w15:commentEx w15:paraId="56318018" w15:done="0"/>
  <w15:commentEx w15:paraId="7A38D927" w15:done="0"/>
  <w15:commentEx w15:paraId="03F90331" w15:done="0"/>
  <w15:commentEx w15:paraId="582E180C" w15:done="0"/>
  <w15:commentEx w15:paraId="778CB51E" w15:done="0"/>
  <w15:commentEx w15:paraId="55B2ABD2" w15:done="0"/>
  <w15:commentEx w15:paraId="42766D9B" w15:done="0"/>
  <w15:commentEx w15:paraId="5457B6BD" w15:done="0"/>
  <w15:commentEx w15:paraId="440A4BEC" w15:done="0"/>
  <w15:commentEx w15:paraId="5A0F7FB7" w15:done="0"/>
  <w15:commentEx w15:paraId="58E2BAB3" w15:done="0"/>
  <w15:commentEx w15:paraId="56AF9C6B" w15:done="0"/>
  <w15:commentEx w15:paraId="1C9C5E21" w15:done="0"/>
  <w15:commentEx w15:paraId="47808CB0" w15:done="0"/>
  <w15:commentEx w15:paraId="1DF733DA" w15:done="0"/>
  <w15:commentEx w15:paraId="3782C47C" w15:done="0"/>
  <w15:commentEx w15:paraId="699BDD04" w15:done="0"/>
  <w15:commentEx w15:paraId="284C0AFB" w15:done="0"/>
  <w15:commentEx w15:paraId="3BAA29DF" w15:done="0"/>
  <w15:commentEx w15:paraId="294190B2" w15:done="0"/>
  <w15:commentEx w15:paraId="3F59F5E3" w15:done="0"/>
  <w15:commentEx w15:paraId="65D32C3B" w15:done="0"/>
  <w15:commentEx w15:paraId="0BCCB711" w15:done="0"/>
  <w15:commentEx w15:paraId="487C96C8" w15:done="0"/>
  <w15:commentEx w15:paraId="15CEAF05" w15:done="0"/>
  <w15:commentEx w15:paraId="4759419C" w15:done="0"/>
  <w15:commentEx w15:paraId="5A43ABC8" w15:done="0"/>
  <w15:commentEx w15:paraId="1CBDC090" w15:done="0"/>
  <w15:commentEx w15:paraId="48AEE992" w15:done="0"/>
  <w15:commentEx w15:paraId="27DD32E5" w15:done="0"/>
  <w15:commentEx w15:paraId="44031949" w15:done="0"/>
  <w15:commentEx w15:paraId="588A102D" w15:done="0"/>
  <w15:commentEx w15:paraId="33D2F46D" w15:done="0"/>
  <w15:commentEx w15:paraId="25D00E56" w15:done="0"/>
  <w15:commentEx w15:paraId="7E815DC5" w15:done="0"/>
  <w15:commentEx w15:paraId="2B65E793" w15:done="0"/>
  <w15:commentEx w15:paraId="49C1E12B" w15:done="0"/>
  <w15:commentEx w15:paraId="73DFE2B7" w15:done="0"/>
  <w15:commentEx w15:paraId="75B3FA38" w15:done="0"/>
  <w15:commentEx w15:paraId="318F9063" w15:done="0"/>
  <w15:commentEx w15:paraId="4D871593" w15:done="0"/>
  <w15:commentEx w15:paraId="69668589" w15:done="0"/>
  <w15:commentEx w15:paraId="05420BF9" w15:done="0"/>
  <w15:commentEx w15:paraId="0764E70F" w15:done="0"/>
  <w15:commentEx w15:paraId="64B5B07F" w15:done="0"/>
  <w15:commentEx w15:paraId="3415BCAC" w15:done="0"/>
  <w15:commentEx w15:paraId="1D442608" w15:done="0"/>
  <w15:commentEx w15:paraId="4B9D3CC2" w15:done="0"/>
  <w15:commentEx w15:paraId="77A0F586" w15:done="0"/>
  <w15:commentEx w15:paraId="50B184F3" w15:done="0"/>
  <w15:commentEx w15:paraId="67716F5B" w15:done="0"/>
  <w15:commentEx w15:paraId="157D0A04" w15:done="0"/>
  <w15:commentEx w15:paraId="031E8F64" w15:done="0"/>
  <w15:commentEx w15:paraId="5F191409" w15:done="0"/>
  <w15:commentEx w15:paraId="6AB7D92A" w15:done="0"/>
  <w15:commentEx w15:paraId="5FF3B49D" w15:done="0"/>
  <w15:commentEx w15:paraId="23D9B37B" w15:done="0"/>
  <w15:commentEx w15:paraId="0FDCE8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0F397D" w16cex:dateUtc="2025-02-24T16:18:00Z"/>
  <w16cex:commentExtensible w16cex:durableId="05150EFB" w16cex:dateUtc="2025-02-13T13:38:00Z"/>
  <w16cex:commentExtensible w16cex:durableId="7CC99365" w16cex:dateUtc="2025-02-19T20:28:00Z"/>
  <w16cex:commentExtensible w16cex:durableId="5D36D5FA" w16cex:dateUtc="2025-02-19T20:44:00Z"/>
  <w16cex:commentExtensible w16cex:durableId="58243411" w16cex:dateUtc="2025-02-21T17:36:00Z"/>
  <w16cex:commentExtensible w16cex:durableId="0EBF5048" w16cex:dateUtc="2025-02-21T17:36:00Z"/>
  <w16cex:commentExtensible w16cex:durableId="04FB0EC6" w16cex:dateUtc="2025-02-21T17:37:00Z"/>
  <w16cex:commentExtensible w16cex:durableId="213B8D74" w16cex:dateUtc="2025-02-21T17:40:00Z"/>
  <w16cex:commentExtensible w16cex:durableId="6FBE2A35" w16cex:dateUtc="2025-02-21T17:43:00Z"/>
  <w16cex:commentExtensible w16cex:durableId="0BC9E533" w16cex:dateUtc="2025-02-21T17:44:00Z"/>
  <w16cex:commentExtensible w16cex:durableId="5FACE063" w16cex:dateUtc="2025-02-21T17:43:00Z"/>
  <w16cex:commentExtensible w16cex:durableId="70A77922" w16cex:dateUtc="2025-02-21T17:47:00Z"/>
  <w16cex:commentExtensible w16cex:durableId="46F1C54D" w16cex:dateUtc="2025-02-21T17:48:00Z"/>
  <w16cex:commentExtensible w16cex:durableId="52867C84" w16cex:dateUtc="2025-03-10T07:51:00Z"/>
  <w16cex:commentExtensible w16cex:durableId="722E3139" w16cex:dateUtc="2025-02-13T18:59:00Z"/>
  <w16cex:commentExtensible w16cex:durableId="354ED666" w16cex:dateUtc="2025-02-21T17:49:00Z"/>
  <w16cex:commentExtensible w16cex:durableId="621FA8A9" w16cex:dateUtc="2025-03-10T07:51:00Z"/>
  <w16cex:commentExtensible w16cex:durableId="09E61671" w16cex:dateUtc="2025-03-25T04:34:00Z"/>
  <w16cex:commentExtensible w16cex:durableId="1F35DEC1" w16cex:dateUtc="2025-02-21T17:58:00Z"/>
  <w16cex:commentExtensible w16cex:durableId="2CBC4523" w16cex:dateUtc="2025-03-10T07:52:00Z"/>
  <w16cex:commentExtensible w16cex:durableId="190B9B3B" w16cex:dateUtc="2025-02-21T18:03:00Z"/>
  <w16cex:commentExtensible w16cex:durableId="42B0AB11" w16cex:dateUtc="2025-02-21T18:05:00Z"/>
  <w16cex:commentExtensible w16cex:durableId="3C95B563" w16cex:dateUtc="2025-02-21T18:07:00Z"/>
  <w16cex:commentExtensible w16cex:durableId="0CD210E3" w16cex:dateUtc="2025-02-21T18:12:00Z"/>
  <w16cex:commentExtensible w16cex:durableId="52E2A338" w16cex:dateUtc="2025-02-21T18:09:00Z"/>
  <w16cex:commentExtensible w16cex:durableId="6D93AFE0" w16cex:dateUtc="2025-02-21T18:13:00Z"/>
  <w16cex:commentExtensible w16cex:durableId="7B1B3ADD" w16cex:dateUtc="2025-02-13T19:04:00Z"/>
  <w16cex:commentExtensible w16cex:durableId="081E2EF8" w16cex:dateUtc="2025-02-21T18:16:00Z"/>
  <w16cex:commentExtensible w16cex:durableId="09A22210" w16cex:dateUtc="2025-02-21T18:17:00Z"/>
  <w16cex:commentExtensible w16cex:durableId="48A5EBFA" w16cex:dateUtc="2025-02-21T18:28:00Z"/>
  <w16cex:commentExtensible w16cex:durableId="52A68F4F" w16cex:dateUtc="2025-02-21T18:29:00Z"/>
  <w16cex:commentExtensible w16cex:durableId="5318FB3F" w16cex:dateUtc="2025-02-21T18:35:00Z"/>
  <w16cex:commentExtensible w16cex:durableId="03AD194B" w16cex:dateUtc="2025-02-21T18:37:00Z"/>
  <w16cex:commentExtensible w16cex:durableId="271B6C84" w16cex:dateUtc="2025-02-21T20:57:00Z"/>
  <w16cex:commentExtensible w16cex:durableId="3100820A" w16cex:dateUtc="2025-02-21T20:57:00Z"/>
  <w16cex:commentExtensible w16cex:durableId="564A6069" w16cex:dateUtc="2025-02-21T20:59:00Z"/>
  <w16cex:commentExtensible w16cex:durableId="045BB7E7" w16cex:dateUtc="2025-02-21T20:58:00Z"/>
  <w16cex:commentExtensible w16cex:durableId="0C33CEB8" w16cex:dateUtc="2025-02-21T20:59:00Z"/>
  <w16cex:commentExtensible w16cex:durableId="0A8CD502" w16cex:dateUtc="2025-02-24T16:05:00Z"/>
  <w16cex:commentExtensible w16cex:durableId="0862C169" w16cex:dateUtc="2025-02-24T16:13:00Z"/>
  <w16cex:commentExtensible w16cex:durableId="2912B790" w16cex:dateUtc="2025-02-24T16:15:00Z"/>
  <w16cex:commentExtensible w16cex:durableId="52B02765" w16cex:dateUtc="2025-02-24T16:34:00Z"/>
  <w16cex:commentExtensible w16cex:durableId="7B5E09E2" w16cex:dateUtc="2025-02-24T16:35:00Z"/>
  <w16cex:commentExtensible w16cex:durableId="77E4C069" w16cex:dateUtc="2025-02-24T16:36:00Z"/>
  <w16cex:commentExtensible w16cex:durableId="62A14A8C" w16cex:dateUtc="2025-02-24T16:39:00Z"/>
  <w16cex:commentExtensible w16cex:durableId="2AEB72EA" w16cex:dateUtc="2025-02-24T16:37:00Z"/>
  <w16cex:commentExtensible w16cex:durableId="4722CF8D" w16cex:dateUtc="2025-02-24T16:45:00Z"/>
  <w16cex:commentExtensible w16cex:durableId="695A31A9" w16cex:dateUtc="2025-02-24T16:50:00Z"/>
  <w16cex:commentExtensible w16cex:durableId="127F8AEE" w16cex:dateUtc="2025-02-24T17:47:00Z"/>
  <w16cex:commentExtensible w16cex:durableId="66B887A0" w16cex:dateUtc="2025-02-24T17:52:00Z"/>
  <w16cex:commentExtensible w16cex:durableId="232BEDE3" w16cex:dateUtc="2025-02-24T17:57:00Z"/>
  <w16cex:commentExtensible w16cex:durableId="731EFBB7" w16cex:dateUtc="2025-02-14T18:49:00Z"/>
  <w16cex:commentExtensible w16cex:durableId="5CD1A48B" w16cex:dateUtc="2025-02-24T18:01:00Z"/>
  <w16cex:commentExtensible w16cex:durableId="6EA4A870" w16cex:dateUtc="2025-02-24T18:03:00Z"/>
  <w16cex:commentExtensible w16cex:durableId="63396AA4" w16cex:dateUtc="2025-02-24T18:06:00Z"/>
  <w16cex:commentExtensible w16cex:durableId="62B9483F" w16cex:dateUtc="2025-03-12T07:23:00Z"/>
  <w16cex:commentExtensible w16cex:durableId="75BEA1BD" w16cex:dateUtc="2025-02-24T18:39:00Z"/>
  <w16cex:commentExtensible w16cex:durableId="4FB1F7EA" w16cex:dateUtc="2025-02-24T18:41:00Z"/>
  <w16cex:commentExtensible w16cex:durableId="521A68C8" w16cex:dateUtc="2025-02-19T12:36:00Z"/>
  <w16cex:commentExtensible w16cex:durableId="44C384BD" w16cex:dateUtc="2025-02-19T12:39:00Z"/>
  <w16cex:commentExtensible w16cex:durableId="3D7769AE" w16cex:dateUtc="2025-02-24T18:51:00Z"/>
  <w16cex:commentExtensible w16cex:durableId="1B76E192" w16cex:dateUtc="2025-02-24T18:47:00Z"/>
  <w16cex:commentExtensible w16cex:durableId="0D091809" w16cex:dateUtc="2025-02-24T18:47:00Z"/>
  <w16cex:commentExtensible w16cex:durableId="55A8C5DA" w16cex:dateUtc="2025-02-24T18:48:00Z"/>
  <w16cex:commentExtensible w16cex:durableId="45FAF018" w16cex:dateUtc="2025-02-24T18:58:00Z"/>
  <w16cex:commentExtensible w16cex:durableId="7225A1F4" w16cex:dateUtc="2025-02-24T18:59:00Z"/>
  <w16cex:commentExtensible w16cex:durableId="2B99A584" w16cex:dateUtc="2025-02-24T19:00:00Z"/>
  <w16cex:commentExtensible w16cex:durableId="5EC4B475" w16cex:dateUtc="2025-02-24T19:04:00Z"/>
  <w16cex:commentExtensible w16cex:durableId="1668B24F" w16cex:dateUtc="2025-02-24T19:07:00Z"/>
  <w16cex:commentExtensible w16cex:durableId="74B49EBD" w16cex:dateUtc="2025-02-19T17:42:00Z"/>
  <w16cex:commentExtensible w16cex:durableId="0508A0E9" w16cex:dateUtc="2025-02-24T19:14:00Z"/>
  <w16cex:commentExtensible w16cex:durableId="522D8131" w16cex:dateUtc="2025-02-25T17:39:00Z"/>
  <w16cex:commentExtensible w16cex:durableId="349BFC2D" w16cex:dateUtc="2025-02-24T19:19:00Z"/>
  <w16cex:commentExtensible w16cex:durableId="1607F374" w16cex:dateUtc="2025-02-24T19:48:00Z"/>
  <w16cex:commentExtensible w16cex:durableId="33388FF9" w16cex:dateUtc="2025-02-24T19:51:00Z"/>
  <w16cex:commentExtensible w16cex:durableId="2B1B57C0" w16cex:dateUtc="2025-02-24T19:56:00Z"/>
  <w16cex:commentExtensible w16cex:durableId="624ABA75" w16cex:dateUtc="2025-02-24T19:59:00Z"/>
  <w16cex:commentExtensible w16cex:durableId="1D47EFD9" w16cex:dateUtc="2025-02-24T16:34:00Z"/>
  <w16cex:commentExtensible w16cex:durableId="3303E71B" w16cex:dateUtc="2025-02-24T16:35:00Z"/>
  <w16cex:commentExtensible w16cex:durableId="70A2BEEE" w16cex:dateUtc="2025-02-24T16:36:00Z"/>
  <w16cex:commentExtensible w16cex:durableId="5AE73EF0" w16cex:dateUtc="2025-02-24T16:39:00Z"/>
  <w16cex:commentExtensible w16cex:durableId="076316C4" w16cex:dateUtc="2025-02-24T16:37:00Z"/>
  <w16cex:commentExtensible w16cex:durableId="06DDEA9C" w16cex:dateUtc="2025-02-24T20:03:00Z"/>
  <w16cex:commentExtensible w16cex:durableId="2512B03C" w16cex:dateUtc="2025-03-12T08:41:00Z"/>
  <w16cex:commentExtensible w16cex:durableId="324318BF" w16cex:dateUtc="2025-02-24T20:05:00Z"/>
  <w16cex:commentExtensible w16cex:durableId="5A0F8992" w16cex:dateUtc="2025-02-24T20:07:00Z"/>
  <w16cex:commentExtensible w16cex:durableId="32452220" w16cex:dateUtc="2025-03-12T08:47:00Z"/>
  <w16cex:commentExtensible w16cex:durableId="6A8B7790" w16cex:dateUtc="2025-02-24T20:12:00Z"/>
  <w16cex:commentExtensible w16cex:durableId="6EA394F1" w16cex:dateUtc="2025-02-24T20:21:00Z"/>
  <w16cex:commentExtensible w16cex:durableId="7F8C70B0" w16cex:dateUtc="2025-02-24T20:15:00Z"/>
  <w16cex:commentExtensible w16cex:durableId="71E5FBA0" w16cex:dateUtc="2025-02-24T12:45:00Z"/>
  <w16cex:commentExtensible w16cex:durableId="2DDDB8ED" w16cex:dateUtc="2025-02-24T20:27:00Z"/>
  <w16cex:commentExtensible w16cex:durableId="1EA502FD" w16cex:dateUtc="2025-02-24T20:38:00Z"/>
  <w16cex:commentExtensible w16cex:durableId="650B8680" w16cex:dateUtc="2025-02-24T20:39:00Z"/>
  <w16cex:commentExtensible w16cex:durableId="669F2E9C" w16cex:dateUtc="2025-02-14T19:14:00Z"/>
  <w16cex:commentExtensible w16cex:durableId="799BA84D" w16cex:dateUtc="2025-02-24T15:46:00Z"/>
  <w16cex:commentExtensible w16cex:durableId="65EF00A0" w16cex:dateUtc="2025-03-10T08:04:00Z"/>
  <w16cex:commentExtensible w16cex:durableId="005960B3" w16cex:dateUtc="2025-02-25T16:01:00Z"/>
  <w16cex:commentExtensible w16cex:durableId="68E9F58A" w16cex:dateUtc="2025-02-25T16:00:00Z"/>
  <w16cex:commentExtensible w16cex:durableId="4D80B507" w16cex:dateUtc="2025-02-25T17:31:00Z"/>
  <w16cex:commentExtensible w16cex:durableId="24E0AD21" w16cex:dateUtc="2025-02-26T20:00:00Z"/>
  <w16cex:commentExtensible w16cex:durableId="5EDD6861" w16cex:dateUtc="2025-02-26T20:04:00Z"/>
  <w16cex:commentExtensible w16cex:durableId="5AA80CD3" w16cex:dateUtc="2025-02-26T20:10:00Z"/>
  <w16cex:commentExtensible w16cex:durableId="52642EAE" w16cex:dateUtc="2025-02-26T20:36:00Z"/>
  <w16cex:commentExtensible w16cex:durableId="7315715D" w16cex:dateUtc="2025-02-26T20:40:00Z"/>
  <w16cex:commentExtensible w16cex:durableId="7E608A70" w16cex:dateUtc="2025-02-26T20:42:00Z"/>
  <w16cex:commentExtensible w16cex:durableId="473A5A2B" w16cex:dateUtc="2025-02-26T20:47:00Z"/>
  <w16cex:commentExtensible w16cex:durableId="44F66963" w16cex:dateUtc="2025-02-26T20:58:00Z"/>
  <w16cex:commentExtensible w16cex:durableId="3A056F3D" w16cex:dateUtc="2025-02-26T21:02:00Z"/>
  <w16cex:commentExtensible w16cex:durableId="5AF7356B" w16cex:dateUtc="2025-02-26T21:10:00Z"/>
  <w16cex:commentExtensible w16cex:durableId="1F9BB330" w16cex:dateUtc="2025-02-26T21:12:00Z"/>
  <w16cex:commentExtensible w16cex:durableId="7A50B9C0" w16cex:dateUtc="2025-03-25T09:25:00Z"/>
  <w16cex:commentExtensible w16cex:durableId="52B0FA66" w16cex:dateUtc="2025-03-25T09:27:00Z"/>
  <w16cex:commentExtensible w16cex:durableId="19321703" w16cex:dateUtc="2025-02-26T21:24:00Z"/>
  <w16cex:commentExtensible w16cex:durableId="1A1C523C" w16cex:dateUtc="2025-02-26T21:29:00Z"/>
  <w16cex:commentExtensible w16cex:durableId="2E894E54" w16cex:dateUtc="2025-02-26T21:31:00Z"/>
  <w16cex:commentExtensible w16cex:durableId="4FF42E07" w16cex:dateUtc="2025-02-26T21:34:00Z"/>
  <w16cex:commentExtensible w16cex:durableId="58064FCF" w16cex:dateUtc="2025-02-26T21:36:00Z"/>
  <w16cex:commentExtensible w16cex:durableId="5A8DBFE8" w16cex:dateUtc="2025-02-26T21:38:00Z"/>
  <w16cex:commentExtensible w16cex:durableId="5154B250" w16cex:dateUtc="2025-02-26T21:39:00Z"/>
  <w16cex:commentExtensible w16cex:durableId="20331A49" w16cex:dateUtc="2025-02-26T21:40:00Z"/>
  <w16cex:commentExtensible w16cex:durableId="72A4870D" w16cex:dateUtc="2025-02-26T22:00:00Z"/>
  <w16cex:commentExtensible w16cex:durableId="06D33D72" w16cex:dateUtc="2025-03-25T10:57:00Z"/>
  <w16cex:commentExtensible w16cex:durableId="13E0C69F" w16cex:dateUtc="2025-02-26T22:02:00Z"/>
  <w16cex:commentExtensible w16cex:durableId="7FAFD85C" w16cex:dateUtc="2025-03-12T08:59:00Z"/>
  <w16cex:commentExtensible w16cex:durableId="3D3B216C" w16cex:dateUtc="2025-02-26T22:11:00Z"/>
  <w16cex:commentExtensible w16cex:durableId="4030D2B6" w16cex:dateUtc="2025-02-27T15:53:00Z"/>
  <w16cex:commentExtensible w16cex:durableId="2B39AD0A" w16cex:dateUtc="2025-02-27T15:51:00Z"/>
  <w16cex:commentExtensible w16cex:durableId="53531116" w16cex:dateUtc="2025-02-26T22:18:00Z"/>
  <w16cex:commentExtensible w16cex:durableId="5C6A224C" w16cex:dateUtc="2025-02-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3A0FA56" w16cid:durableId="1A0F397D"/>
  <w16cid:commentId w16cid:paraId="0CEAAC04" w16cid:durableId="05150EFB"/>
  <w16cid:commentId w16cid:paraId="1B42EC48" w16cid:durableId="7CC99365"/>
  <w16cid:commentId w16cid:paraId="0692DA07" w16cid:durableId="5D36D5FA"/>
  <w16cid:commentId w16cid:paraId="0AEB07A3" w16cid:durableId="58243411"/>
  <w16cid:commentId w16cid:paraId="0CD1A6AE" w16cid:durableId="0EBF5048"/>
  <w16cid:commentId w16cid:paraId="78BE47AC" w16cid:durableId="04FB0EC6"/>
  <w16cid:commentId w16cid:paraId="50840DD2" w16cid:durableId="213B8D74"/>
  <w16cid:commentId w16cid:paraId="23DB7690" w16cid:durableId="6FBE2A35"/>
  <w16cid:commentId w16cid:paraId="359F8375" w16cid:durableId="0BC9E533"/>
  <w16cid:commentId w16cid:paraId="45986DCE" w16cid:durableId="5FACE063"/>
  <w16cid:commentId w16cid:paraId="073BB9F1" w16cid:durableId="70A77922"/>
  <w16cid:commentId w16cid:paraId="7DF2E111" w16cid:durableId="46F1C54D"/>
  <w16cid:commentId w16cid:paraId="237AB2CA" w16cid:durableId="52867C84"/>
  <w16cid:commentId w16cid:paraId="046E15E2" w16cid:durableId="722E3139"/>
  <w16cid:commentId w16cid:paraId="643F6D7D" w16cid:durableId="354ED666"/>
  <w16cid:commentId w16cid:paraId="3DA238CC" w16cid:durableId="621FA8A9"/>
  <w16cid:commentId w16cid:paraId="5075A53A" w16cid:durableId="09E61671"/>
  <w16cid:commentId w16cid:paraId="68BE5383" w16cid:durableId="1F35DEC1"/>
  <w16cid:commentId w16cid:paraId="182E696A" w16cid:durableId="2CBC4523"/>
  <w16cid:commentId w16cid:paraId="58AEAE63" w16cid:durableId="190B9B3B"/>
  <w16cid:commentId w16cid:paraId="50141E4E" w16cid:durableId="42B0AB11"/>
  <w16cid:commentId w16cid:paraId="45221F6D" w16cid:durableId="3C95B563"/>
  <w16cid:commentId w16cid:paraId="364AA0B8" w16cid:durableId="0CD210E3"/>
  <w16cid:commentId w16cid:paraId="0E2D0FFF" w16cid:durableId="52E2A338"/>
  <w16cid:commentId w16cid:paraId="2DAB7B63" w16cid:durableId="6D93AFE0"/>
  <w16cid:commentId w16cid:paraId="068A28A3" w16cid:durableId="7B1B3ADD"/>
  <w16cid:commentId w16cid:paraId="6431E4C8" w16cid:durableId="081E2EF8"/>
  <w16cid:commentId w16cid:paraId="41D69972" w16cid:durableId="09A22210"/>
  <w16cid:commentId w16cid:paraId="36294CF1" w16cid:durableId="48A5EBFA"/>
  <w16cid:commentId w16cid:paraId="1817401A" w16cid:durableId="52A68F4F"/>
  <w16cid:commentId w16cid:paraId="4F512196" w16cid:durableId="5318FB3F"/>
  <w16cid:commentId w16cid:paraId="22125E79" w16cid:durableId="03AD194B"/>
  <w16cid:commentId w16cid:paraId="34CE4988" w16cid:durableId="271B6C84"/>
  <w16cid:commentId w16cid:paraId="4B107325" w16cid:durableId="3100820A"/>
  <w16cid:commentId w16cid:paraId="7E86E5AE" w16cid:durableId="564A6069"/>
  <w16cid:commentId w16cid:paraId="3ABEE266" w16cid:durableId="045BB7E7"/>
  <w16cid:commentId w16cid:paraId="76E74DDD" w16cid:durableId="0C33CEB8"/>
  <w16cid:commentId w16cid:paraId="4301F37F" w16cid:durableId="0A8CD502"/>
  <w16cid:commentId w16cid:paraId="214E172B" w16cid:durableId="0862C169"/>
  <w16cid:commentId w16cid:paraId="36C1C243" w16cid:durableId="2912B790"/>
  <w16cid:commentId w16cid:paraId="25DB86E0" w16cid:durableId="52B02765"/>
  <w16cid:commentId w16cid:paraId="39B5F6F6" w16cid:durableId="7B5E09E2"/>
  <w16cid:commentId w16cid:paraId="453BE1D5" w16cid:durableId="77E4C069"/>
  <w16cid:commentId w16cid:paraId="5D6E3891" w16cid:durableId="62A14A8C"/>
  <w16cid:commentId w16cid:paraId="58FDD13A" w16cid:durableId="2AEB72EA"/>
  <w16cid:commentId w16cid:paraId="4B132331" w16cid:durableId="4722CF8D"/>
  <w16cid:commentId w16cid:paraId="1D9A234F" w16cid:durableId="695A31A9"/>
  <w16cid:commentId w16cid:paraId="370F02BE" w16cid:durableId="127F8AEE"/>
  <w16cid:commentId w16cid:paraId="1CC94B07" w16cid:durableId="66B887A0"/>
  <w16cid:commentId w16cid:paraId="13746D8B" w16cid:durableId="232BEDE3"/>
  <w16cid:commentId w16cid:paraId="2505B211" w16cid:durableId="731EFBB7"/>
  <w16cid:commentId w16cid:paraId="3867D131" w16cid:durableId="5CD1A48B"/>
  <w16cid:commentId w16cid:paraId="1BEC4334" w16cid:durableId="6EA4A870"/>
  <w16cid:commentId w16cid:paraId="1FB73288" w16cid:durableId="63396AA4"/>
  <w16cid:commentId w16cid:paraId="6E9C8DC2" w16cid:durableId="62B9483F"/>
  <w16cid:commentId w16cid:paraId="2FF6DBEC" w16cid:durableId="75BEA1BD"/>
  <w16cid:commentId w16cid:paraId="1A4A5BAA" w16cid:durableId="4FB1F7EA"/>
  <w16cid:commentId w16cid:paraId="2BE418A2" w16cid:durableId="521A68C8"/>
  <w16cid:commentId w16cid:paraId="520E9B9B" w16cid:durableId="44C384BD"/>
  <w16cid:commentId w16cid:paraId="03662557" w16cid:durableId="3D7769AE"/>
  <w16cid:commentId w16cid:paraId="122ECCAC" w16cid:durableId="1B76E192"/>
  <w16cid:commentId w16cid:paraId="18BFA991" w16cid:durableId="0D091809"/>
  <w16cid:commentId w16cid:paraId="01DB236E" w16cid:durableId="55A8C5DA"/>
  <w16cid:commentId w16cid:paraId="705C261A" w16cid:durableId="45FAF018"/>
  <w16cid:commentId w16cid:paraId="0D0F473B" w16cid:durableId="7225A1F4"/>
  <w16cid:commentId w16cid:paraId="667B97C2" w16cid:durableId="2B99A584"/>
  <w16cid:commentId w16cid:paraId="186BCE95" w16cid:durableId="5EC4B475"/>
  <w16cid:commentId w16cid:paraId="512D742C" w16cid:durableId="1668B24F"/>
  <w16cid:commentId w16cid:paraId="6A2CDA04" w16cid:durableId="74B49EBD"/>
  <w16cid:commentId w16cid:paraId="34A7620F" w16cid:durableId="0508A0E9"/>
  <w16cid:commentId w16cid:paraId="734F06BD" w16cid:durableId="522D8131"/>
  <w16cid:commentId w16cid:paraId="56318018" w16cid:durableId="349BFC2D"/>
  <w16cid:commentId w16cid:paraId="7A38D927" w16cid:durableId="1607F374"/>
  <w16cid:commentId w16cid:paraId="03F90331" w16cid:durableId="33388FF9"/>
  <w16cid:commentId w16cid:paraId="582E180C" w16cid:durableId="2B1B57C0"/>
  <w16cid:commentId w16cid:paraId="778CB51E" w16cid:durableId="624ABA75"/>
  <w16cid:commentId w16cid:paraId="55B2ABD2" w16cid:durableId="1D47EFD9"/>
  <w16cid:commentId w16cid:paraId="42766D9B" w16cid:durableId="3303E71B"/>
  <w16cid:commentId w16cid:paraId="5457B6BD" w16cid:durableId="70A2BEEE"/>
  <w16cid:commentId w16cid:paraId="440A4BEC" w16cid:durableId="5AE73EF0"/>
  <w16cid:commentId w16cid:paraId="5A0F7FB7" w16cid:durableId="076316C4"/>
  <w16cid:commentId w16cid:paraId="58E2BAB3" w16cid:durableId="06DDEA9C"/>
  <w16cid:commentId w16cid:paraId="56AF9C6B" w16cid:durableId="2512B03C"/>
  <w16cid:commentId w16cid:paraId="1C9C5E21" w16cid:durableId="324318BF"/>
  <w16cid:commentId w16cid:paraId="47808CB0" w16cid:durableId="5A0F8992"/>
  <w16cid:commentId w16cid:paraId="1DF733DA" w16cid:durableId="32452220"/>
  <w16cid:commentId w16cid:paraId="3782C47C" w16cid:durableId="6A8B7790"/>
  <w16cid:commentId w16cid:paraId="699BDD04" w16cid:durableId="6EA394F1"/>
  <w16cid:commentId w16cid:paraId="284C0AFB" w16cid:durableId="7F8C70B0"/>
  <w16cid:commentId w16cid:paraId="3BAA29DF" w16cid:durableId="71E5FBA0"/>
  <w16cid:commentId w16cid:paraId="294190B2" w16cid:durableId="2DDDB8ED"/>
  <w16cid:commentId w16cid:paraId="3F59F5E3" w16cid:durableId="1EA502FD"/>
  <w16cid:commentId w16cid:paraId="65D32C3B" w16cid:durableId="650B8680"/>
  <w16cid:commentId w16cid:paraId="0BCCB711" w16cid:durableId="669F2E9C"/>
  <w16cid:commentId w16cid:paraId="487C96C8" w16cid:durableId="799BA84D"/>
  <w16cid:commentId w16cid:paraId="15CEAF05" w16cid:durableId="65EF00A0"/>
  <w16cid:commentId w16cid:paraId="4759419C" w16cid:durableId="005960B3"/>
  <w16cid:commentId w16cid:paraId="5A43ABC8" w16cid:durableId="68E9F58A"/>
  <w16cid:commentId w16cid:paraId="1CBDC090" w16cid:durableId="4D80B507"/>
  <w16cid:commentId w16cid:paraId="48AEE992" w16cid:durableId="24E0AD21"/>
  <w16cid:commentId w16cid:paraId="27DD32E5" w16cid:durableId="5EDD6861"/>
  <w16cid:commentId w16cid:paraId="44031949" w16cid:durableId="5AA80CD3"/>
  <w16cid:commentId w16cid:paraId="588A102D" w16cid:durableId="52642EAE"/>
  <w16cid:commentId w16cid:paraId="33D2F46D" w16cid:durableId="7315715D"/>
  <w16cid:commentId w16cid:paraId="25D00E56" w16cid:durableId="7E608A70"/>
  <w16cid:commentId w16cid:paraId="7E815DC5" w16cid:durableId="473A5A2B"/>
  <w16cid:commentId w16cid:paraId="2B65E793" w16cid:durableId="44F66963"/>
  <w16cid:commentId w16cid:paraId="49C1E12B" w16cid:durableId="3A056F3D"/>
  <w16cid:commentId w16cid:paraId="73DFE2B7" w16cid:durableId="5AF7356B"/>
  <w16cid:commentId w16cid:paraId="75B3FA38" w16cid:durableId="1F9BB330"/>
  <w16cid:commentId w16cid:paraId="318F9063" w16cid:durableId="7A50B9C0"/>
  <w16cid:commentId w16cid:paraId="4D871593" w16cid:durableId="52B0FA66"/>
  <w16cid:commentId w16cid:paraId="69668589" w16cid:durableId="19321703"/>
  <w16cid:commentId w16cid:paraId="05420BF9" w16cid:durableId="1A1C523C"/>
  <w16cid:commentId w16cid:paraId="0764E70F" w16cid:durableId="2E894E54"/>
  <w16cid:commentId w16cid:paraId="64B5B07F" w16cid:durableId="4FF42E07"/>
  <w16cid:commentId w16cid:paraId="3415BCAC" w16cid:durableId="58064FCF"/>
  <w16cid:commentId w16cid:paraId="1D442608" w16cid:durableId="5A8DBFE8"/>
  <w16cid:commentId w16cid:paraId="4B9D3CC2" w16cid:durableId="5154B250"/>
  <w16cid:commentId w16cid:paraId="77A0F586" w16cid:durableId="20331A49"/>
  <w16cid:commentId w16cid:paraId="50B184F3" w16cid:durableId="72A4870D"/>
  <w16cid:commentId w16cid:paraId="67716F5B" w16cid:durableId="06D33D72"/>
  <w16cid:commentId w16cid:paraId="157D0A04" w16cid:durableId="13E0C69F"/>
  <w16cid:commentId w16cid:paraId="031E8F64" w16cid:durableId="7FAFD85C"/>
  <w16cid:commentId w16cid:paraId="5F191409" w16cid:durableId="3D3B216C"/>
  <w16cid:commentId w16cid:paraId="6AB7D92A" w16cid:durableId="4030D2B6"/>
  <w16cid:commentId w16cid:paraId="5FF3B49D" w16cid:durableId="2B39AD0A"/>
  <w16cid:commentId w16cid:paraId="23D9B37B" w16cid:durableId="53531116"/>
  <w16cid:commentId w16cid:paraId="0FDCE863" w16cid:durableId="5C6A2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6ABF3" w14:textId="77777777" w:rsidR="009D5B47" w:rsidRPr="00A527F0" w:rsidRDefault="009D5B47" w:rsidP="006B114A">
      <w:pPr>
        <w:spacing w:after="0"/>
      </w:pPr>
      <w:r w:rsidRPr="00A527F0">
        <w:separator/>
      </w:r>
    </w:p>
    <w:p w14:paraId="38BF4F7C" w14:textId="77777777" w:rsidR="009D5B47" w:rsidRPr="00A527F0" w:rsidRDefault="009D5B47"/>
  </w:endnote>
  <w:endnote w:type="continuationSeparator" w:id="0">
    <w:p w14:paraId="5D982613" w14:textId="77777777" w:rsidR="009D5B47" w:rsidRPr="00A527F0" w:rsidRDefault="009D5B47" w:rsidP="006B114A">
      <w:pPr>
        <w:spacing w:after="0"/>
      </w:pPr>
      <w:r w:rsidRPr="00A527F0">
        <w:continuationSeparator/>
      </w:r>
    </w:p>
    <w:p w14:paraId="30F98610" w14:textId="77777777" w:rsidR="009D5B47" w:rsidRPr="00A527F0" w:rsidRDefault="009D5B47"/>
  </w:endnote>
  <w:endnote w:type="continuationNotice" w:id="1">
    <w:p w14:paraId="5710464A" w14:textId="77777777" w:rsidR="009D5B47" w:rsidRDefault="009D5B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panose1 w:val="020B0004020202020204"/>
    <w:charset w:val="00"/>
    <w:family w:val="swiss"/>
    <w:pitch w:val="variable"/>
    <w:sig w:usb0="20000287" w:usb1="00000003" w:usb2="00000000" w:usb3="00000000" w:csb0="0000019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B0604020202020204"/>
    <w:charset w:val="00"/>
    <w:family w:val="roman"/>
    <w:pitch w:val="variable"/>
    <w:sig w:usb0="E0002EFF" w:usb1="C000785B" w:usb2="00000009" w:usb3="00000000" w:csb0="000001FF" w:csb1="00000000"/>
  </w:font>
  <w:font w:name="HelveticaNeueLT Std Med">
    <w:altName w:val="Arial"/>
    <w:panose1 w:val="020B0604020202020204"/>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20D4F" w14:textId="21B56F0C" w:rsidR="00A51D8A" w:rsidRPr="00A51D8A" w:rsidRDefault="002348F9" w:rsidP="00A51D8A">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7B385878" w:rsidR="00E54143" w:rsidRPr="00237F07" w:rsidRDefault="002348F9" w:rsidP="00B92F50">
    <w:pPr>
      <w:pStyle w:val="Footer"/>
      <w:tabs>
        <w:tab w:val="clear" w:pos="4680"/>
        <w:tab w:val="clear" w:pos="9360"/>
        <w:tab w:val="center" w:pos="4536"/>
        <w:tab w:val="right" w:pos="9072"/>
      </w:tabs>
      <w:ind w:right="288"/>
      <w:rPr>
        <w:rFonts w:cs="Arial"/>
        <w:sz w:val="16"/>
      </w:rPr>
    </w:pPr>
    <w:r>
      <w:rPr>
        <w:rFonts w:cs="Arial"/>
        <w:sz w:val="16"/>
      </w:rPr>
      <w:t>March</w:t>
    </w:r>
    <w:r w:rsidR="00A51D8A" w:rsidRPr="00237F07">
      <w:rPr>
        <w:rFonts w:cs="Arial"/>
        <w:sz w:val="16"/>
      </w:rPr>
      <w:t xml:space="preserve"> 202</w:t>
    </w:r>
    <w:r w:rsidR="00A51D8A">
      <w:rPr>
        <w:rFonts w:cs="Arial"/>
        <w:sz w:val="16"/>
      </w:rPr>
      <w:t>5</w:t>
    </w:r>
    <w:r w:rsidR="00A51D8A" w:rsidRPr="00237F07">
      <w:rPr>
        <w:rFonts w:cs="Arial"/>
        <w:sz w:val="16"/>
      </w:rPr>
      <w:tab/>
      <w:t xml:space="preserve">Edition </w:t>
    </w:r>
    <w:r w:rsidR="00A51D8A">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4A3902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7210E0A8"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w:t>
    </w:r>
    <w:r w:rsidRPr="00A527F0">
      <w:rPr>
        <w:rFonts w:cs="Arial"/>
        <w:sz w:val="16"/>
      </w:rPr>
      <w:tab/>
    </w:r>
    <w:r w:rsidR="002348F9">
      <w:rPr>
        <w:rFonts w:cs="Arial"/>
        <w:sz w:val="16"/>
      </w:rPr>
      <w:t>March</w:t>
    </w:r>
    <w:r w:rsidR="007048BF" w:rsidRPr="00A527F0">
      <w:rPr>
        <w:rFonts w:cs="Arial"/>
        <w:sz w:val="16"/>
      </w:rPr>
      <w:t xml:space="preserve"> </w:t>
    </w:r>
    <w:r w:rsidRPr="00A527F0">
      <w:rPr>
        <w:rFonts w:cs="Arial"/>
        <w:sz w:val="16"/>
      </w:rPr>
      <w:t>202</w:t>
    </w:r>
    <w:r w:rsidR="007048BF">
      <w:rPr>
        <w:rFonts w:cs="Arial"/>
        <w:sz w:val="16"/>
      </w:rPr>
      <w:t>5</w:t>
    </w:r>
    <w:r w:rsidRPr="00A527F0">
      <w:rPr>
        <w:rFonts w:cs="Arial"/>
        <w:sz w:val="16"/>
      </w:rPr>
      <w:tab/>
      <w:t xml:space="preserve">Edition </w:t>
    </w:r>
    <w:r w:rsidR="00A51D8A">
      <w:rPr>
        <w:rFonts w:cs="Arial"/>
        <w:sz w:val="16"/>
      </w:rPr>
      <w:t>2.0</w:t>
    </w:r>
    <w:r w:rsidR="007048BF">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E8875" w14:textId="77777777" w:rsidR="00F13E78" w:rsidRDefault="00F13E78" w:rsidP="0033096A">
    <w:pPr>
      <w:pStyle w:val="Footer"/>
    </w:pPr>
    <w:bookmarkStart w:id="2434" w:name="note"/>
    <w:bookmarkEnd w:id="2434"/>
    <w:r w:rsidRPr="00D44299">
      <w:rPr>
        <w:sz w:val="16"/>
        <w:szCs w:val="16"/>
      </w:rPr>
      <w:t>‡ A difference of 10</w:t>
    </w:r>
    <w:r w:rsidRPr="00D44299">
      <w:rPr>
        <w:sz w:val="16"/>
        <w:szCs w:val="16"/>
        <w:vertAlign w:val="superscript"/>
      </w:rPr>
      <w:t xml:space="preserve">-8 </w:t>
    </w:r>
    <w:r w:rsidRPr="00D44299">
      <w:rPr>
        <w:sz w:val="16"/>
        <w:szCs w:val="16"/>
      </w:rPr>
      <w:t>in Q” maximally results in a 6.4-cm difference in the latitudinal direction</w:t>
    </w:r>
    <w:r>
      <w:t xml:space="preserve">.   </w:t>
    </w:r>
  </w:p>
  <w:p w14:paraId="5175CA1E" w14:textId="77777777" w:rsidR="00F13E78" w:rsidRDefault="00F13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9D44F" w14:textId="77777777" w:rsidR="009D5B47" w:rsidRPr="00A527F0" w:rsidRDefault="009D5B47" w:rsidP="006B114A">
      <w:pPr>
        <w:spacing w:after="0"/>
      </w:pPr>
      <w:r w:rsidRPr="00A527F0">
        <w:separator/>
      </w:r>
    </w:p>
    <w:p w14:paraId="07E2990B" w14:textId="77777777" w:rsidR="009D5B47" w:rsidRPr="00A527F0" w:rsidRDefault="009D5B47"/>
  </w:footnote>
  <w:footnote w:type="continuationSeparator" w:id="0">
    <w:p w14:paraId="3422615A" w14:textId="77777777" w:rsidR="009D5B47" w:rsidRPr="00A527F0" w:rsidRDefault="009D5B47" w:rsidP="006B114A">
      <w:pPr>
        <w:spacing w:after="0"/>
      </w:pPr>
      <w:r w:rsidRPr="00A527F0">
        <w:continuationSeparator/>
      </w:r>
    </w:p>
    <w:p w14:paraId="25FD97E2" w14:textId="77777777" w:rsidR="009D5B47" w:rsidRPr="00A527F0" w:rsidRDefault="009D5B47"/>
  </w:footnote>
  <w:footnote w:type="continuationNotice" w:id="1">
    <w:p w14:paraId="1C04861A" w14:textId="77777777" w:rsidR="009D5B47" w:rsidRDefault="009D5B47">
      <w:pPr>
        <w:spacing w:after="0" w:line="240" w:lineRule="auto"/>
      </w:pPr>
    </w:p>
  </w:footnote>
  <w:footnote w:id="2">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3">
    <w:p w14:paraId="5815373E" w14:textId="77777777" w:rsidR="00245663" w:rsidRPr="002C334E" w:rsidRDefault="00245663" w:rsidP="00245663">
      <w:pPr>
        <w:pStyle w:val="FootnoteText"/>
        <w:rPr>
          <w:lang w:val="en-US"/>
        </w:rPr>
      </w:pPr>
      <w:r>
        <w:rPr>
          <w:rStyle w:val="FootnoteReference"/>
        </w:rPr>
        <w:footnoteRef/>
      </w:r>
      <w:r>
        <w:t xml:space="preserve"> </w:t>
      </w:r>
      <w:r w:rsidRPr="00425B5E">
        <w:t xml:space="preserve">In </w:t>
      </w:r>
      <w:r>
        <w:t xml:space="preserve">the </w:t>
      </w:r>
      <w:r w:rsidRPr="00425B5E">
        <w:t>next operational version of S-98, “should” to be changed to “must” and</w:t>
      </w:r>
      <w:r>
        <w:t xml:space="preserve"> the</w:t>
      </w:r>
      <w:r w:rsidRPr="00425B5E">
        <w:t xml:space="preserve"> constraint to S-124 and S-129 to be removed</w:t>
      </w:r>
      <w:r>
        <w:t>.</w:t>
      </w:r>
    </w:p>
  </w:footnote>
  <w:footnote w:id="4">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1A2CF9AB" w14:textId="3109AC67" w:rsidR="00EB3601" w:rsidRPr="00EB3601" w:rsidRDefault="00EB3601">
      <w:pPr>
        <w:pStyle w:val="FootnoteText"/>
        <w:rPr>
          <w:lang w:val="en-US"/>
          <w:rPrChange w:id="1961" w:author="Jonathan Pritchard" w:date="2025-03-10T06:51:00Z" w16du:dateUtc="2025-03-10T06:51:00Z">
            <w:rPr/>
          </w:rPrChange>
        </w:rPr>
      </w:pPr>
      <w:ins w:id="1962" w:author="Jonathan Pritchard" w:date="2025-03-10T06:51:00Z" w16du:dateUtc="2025-03-10T06:51:00Z">
        <w:r>
          <w:rPr>
            <w:rStyle w:val="FootnoteReference"/>
          </w:rPr>
          <w:footnoteRef/>
        </w:r>
        <w:r>
          <w:t xml:space="preserve"> </w:t>
        </w:r>
        <w:r>
          <w:rPr>
            <w:lang w:val="en-US"/>
          </w:rPr>
          <w:t>In the case of a difference in resolution the maximum overl</w:t>
        </w:r>
      </w:ins>
      <w:ins w:id="1963" w:author="Jonathan Pritchard" w:date="2025-03-10T06:52:00Z" w16du:dateUtc="2025-03-10T06:52:00Z">
        <w:r>
          <w:rPr>
            <w:lang w:val="en-US"/>
          </w:rPr>
          <w:t>ap is the size of the larger of the overlapping grid cell.</w:t>
        </w:r>
      </w:ins>
    </w:p>
  </w:footnote>
  <w:footnote w:id="6">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7">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8">
    <w:p w14:paraId="0E660BAF" w14:textId="230ACF58" w:rsidR="00CC4988" w:rsidRDefault="00CC4988">
      <w:pPr>
        <w:pStyle w:val="FootnoteText"/>
      </w:pPr>
      <w:r>
        <w:rPr>
          <w:rStyle w:val="FootnoteReference"/>
        </w:rPr>
        <w:footnoteRef/>
      </w:r>
      <w:r>
        <w:t xml:space="preserve"> Data Coverage features selected after this point in the algorithm are subject to the OVERSC01 grossly </w:t>
      </w:r>
      <w:proofErr w:type="spellStart"/>
      <w:r>
        <w:t>overscaled</w:t>
      </w:r>
      <w:proofErr w:type="spellEnd"/>
      <w:r>
        <w:t xml:space="preserve"> pattern as described in section </w:t>
      </w:r>
      <w:r w:rsidR="00624B58">
        <w:rPr>
          <w:highlight w:val="yellow"/>
        </w:rPr>
        <w:fldChar w:fldCharType="begin"/>
      </w:r>
      <w:r w:rsidR="00624B58">
        <w:instrText xml:space="preserve"> REF _Ref188968037 \r \h </w:instrText>
      </w:r>
      <w:r w:rsidR="00624B58">
        <w:rPr>
          <w:highlight w:val="yellow"/>
        </w:rPr>
      </w:r>
      <w:r w:rsidR="00624B58">
        <w:rPr>
          <w:highlight w:val="yellow"/>
        </w:rPr>
        <w:fldChar w:fldCharType="separate"/>
      </w:r>
      <w:r w:rsidR="00624B58">
        <w:t>12.3</w:t>
      </w:r>
      <w:r w:rsidR="00624B58">
        <w:rPr>
          <w:highlight w:val="yellow"/>
        </w:rPr>
        <w:fldChar w:fldCharType="end"/>
      </w:r>
    </w:p>
  </w:footnote>
  <w:footnote w:id="9">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7F86E" w14:textId="61371EFC" w:rsidR="00A51D8A" w:rsidRPr="00A51D8A" w:rsidRDefault="00A51D8A" w:rsidP="00A51D8A">
    <w:pPr>
      <w:tabs>
        <w:tab w:val="left" w:pos="0"/>
        <w:tab w:val="center" w:pos="4536"/>
        <w:tab w:val="right" w:pos="9072"/>
      </w:tabs>
      <w:spacing w:after="0"/>
      <w:ind w:right="288"/>
      <w:rPr>
        <w:rFonts w:eastAsia="Times New Roman" w:cs="Arial"/>
        <w:sz w:val="16"/>
        <w:szCs w:val="16"/>
        <w:lang w:val="en-US"/>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i</w:t>
    </w:r>
    <w:r w:rsidRPr="00B812CA">
      <w:rPr>
        <w:rFonts w:eastAsia="Times New Roman" w:cs="Arial"/>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713B83E7" w:rsidR="00E54143" w:rsidRPr="00A51D8A" w:rsidRDefault="00E54143" w:rsidP="00A51D8A">
    <w:pPr>
      <w:tabs>
        <w:tab w:val="left" w:pos="0"/>
        <w:tab w:val="center" w:pos="4536"/>
        <w:tab w:val="right" w:pos="9072"/>
      </w:tabs>
      <w:spacing w:after="0"/>
      <w:ind w:right="288"/>
      <w:rPr>
        <w:rFonts w:eastAsia="Times New Roman" w:cs="Arial"/>
        <w:sz w:val="16"/>
        <w:szCs w:val="16"/>
        <w:lang w:val="en-US"/>
      </w:rPr>
    </w:pPr>
    <w:r w:rsidRPr="00DD4967">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00A51D8A" w:rsidRPr="00B812CA">
      <w:rPr>
        <w:rFonts w:eastAsia="Times New Roman" w:cs="Arial"/>
        <w:sz w:val="16"/>
        <w:szCs w:val="16"/>
      </w:rPr>
      <w:fldChar w:fldCharType="begin"/>
    </w:r>
    <w:r w:rsidR="00A51D8A" w:rsidRPr="00B812CA">
      <w:rPr>
        <w:rFonts w:eastAsia="Times New Roman" w:cs="Arial"/>
        <w:sz w:val="16"/>
        <w:szCs w:val="16"/>
      </w:rPr>
      <w:instrText xml:space="preserve"> PAGE </w:instrText>
    </w:r>
    <w:r w:rsidR="00A51D8A" w:rsidRPr="00B812CA">
      <w:rPr>
        <w:rFonts w:eastAsia="Times New Roman" w:cs="Arial"/>
        <w:sz w:val="16"/>
        <w:szCs w:val="16"/>
      </w:rPr>
      <w:fldChar w:fldCharType="separate"/>
    </w:r>
    <w:r w:rsidR="00A51D8A">
      <w:rPr>
        <w:rFonts w:eastAsia="Times New Roman" w:cs="Arial"/>
        <w:sz w:val="16"/>
        <w:szCs w:val="16"/>
      </w:rPr>
      <w:t>8</w:t>
    </w:r>
    <w:r w:rsidR="00A51D8A" w:rsidRPr="00B812CA">
      <w:rPr>
        <w:rFonts w:eastAsia="Times New Roman" w:cs="Arial"/>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077B4" w14:textId="1FEA7D99" w:rsidR="00E54143" w:rsidRPr="00A51D8A" w:rsidRDefault="00A51D8A" w:rsidP="00A51D8A">
    <w:pPr>
      <w:tabs>
        <w:tab w:val="left" w:pos="0"/>
        <w:tab w:val="center" w:pos="4536"/>
        <w:tab w:val="right" w:pos="9072"/>
      </w:tabs>
      <w:spacing w:after="0"/>
      <w:ind w:right="288"/>
      <w:rPr>
        <w:rFonts w:eastAsia="Times New Roman" w:cs="Arial"/>
        <w:sz w:val="16"/>
        <w:szCs w:val="16"/>
      </w:rPr>
    </w:pPr>
    <w:r w:rsidRPr="00A51D8A">
      <w:rPr>
        <w:rFonts w:eastAsia="Times New Roman" w:cs="Arial"/>
        <w:sz w:val="16"/>
        <w:szCs w:val="16"/>
      </w:rPr>
      <w:t>S-100 ECDIS and Interoperability</w:t>
    </w:r>
    <w:r>
      <w:rPr>
        <w:rFonts w:eastAsia="Times New Roman" w:cs="Arial"/>
        <w:sz w:val="16"/>
        <w:szCs w:val="16"/>
      </w:rPr>
      <w:t xml:space="preserve"> Specification</w:t>
    </w:r>
    <w:r>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Pr>
        <w:rFonts w:eastAsia="Times New Roman" w:cs="Arial"/>
        <w:sz w:val="16"/>
        <w:szCs w:val="16"/>
      </w:rPr>
      <w:t>9</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6A02B57" w:rsidR="00E54143" w:rsidRPr="00B812CA" w:rsidRDefault="00E54143" w:rsidP="00A51D8A">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r>
    <w:r w:rsidR="00A51D8A" w:rsidRPr="00A51D8A">
      <w:rPr>
        <w:rFonts w:eastAsia="Times New Roman" w:cs="Arial"/>
        <w:sz w:val="16"/>
        <w:szCs w:val="16"/>
      </w:rPr>
      <w:t>S-100 ECDIS and Interoperability</w:t>
    </w:r>
    <w:r w:rsidR="00A51D8A">
      <w:rPr>
        <w:rFonts w:eastAsia="Times New Roman" w:cs="Arial"/>
        <w:sz w:val="16"/>
        <w:szCs w:val="16"/>
      </w:rPr>
      <w:t xml:space="preserve"> Specification</w:t>
    </w:r>
    <w:r w:rsidR="00A51D8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FC3FC9"/>
    <w:multiLevelType w:val="hybridMultilevel"/>
    <w:tmpl w:val="9BB6173A"/>
    <w:lvl w:ilvl="0" w:tplc="7D107480">
      <w:start w:val="1"/>
      <w:numFmt w:val="bullet"/>
      <w:lvlText w:val=""/>
      <w:lvlJc w:val="left"/>
      <w:pPr>
        <w:ind w:left="1020" w:hanging="360"/>
      </w:pPr>
      <w:rPr>
        <w:rFonts w:ascii="Symbol" w:hAnsi="Symbol"/>
      </w:rPr>
    </w:lvl>
    <w:lvl w:ilvl="1" w:tplc="D924E5EE">
      <w:start w:val="1"/>
      <w:numFmt w:val="bullet"/>
      <w:lvlText w:val=""/>
      <w:lvlJc w:val="left"/>
      <w:pPr>
        <w:ind w:left="1020" w:hanging="360"/>
      </w:pPr>
      <w:rPr>
        <w:rFonts w:ascii="Symbol" w:hAnsi="Symbol"/>
      </w:rPr>
    </w:lvl>
    <w:lvl w:ilvl="2" w:tplc="58C60E8A">
      <w:start w:val="1"/>
      <w:numFmt w:val="bullet"/>
      <w:lvlText w:val=""/>
      <w:lvlJc w:val="left"/>
      <w:pPr>
        <w:ind w:left="1020" w:hanging="360"/>
      </w:pPr>
      <w:rPr>
        <w:rFonts w:ascii="Symbol" w:hAnsi="Symbol"/>
      </w:rPr>
    </w:lvl>
    <w:lvl w:ilvl="3" w:tplc="45C4F2F4">
      <w:start w:val="1"/>
      <w:numFmt w:val="bullet"/>
      <w:lvlText w:val=""/>
      <w:lvlJc w:val="left"/>
      <w:pPr>
        <w:ind w:left="1020" w:hanging="360"/>
      </w:pPr>
      <w:rPr>
        <w:rFonts w:ascii="Symbol" w:hAnsi="Symbol"/>
      </w:rPr>
    </w:lvl>
    <w:lvl w:ilvl="4" w:tplc="046E387C">
      <w:start w:val="1"/>
      <w:numFmt w:val="bullet"/>
      <w:lvlText w:val=""/>
      <w:lvlJc w:val="left"/>
      <w:pPr>
        <w:ind w:left="1020" w:hanging="360"/>
      </w:pPr>
      <w:rPr>
        <w:rFonts w:ascii="Symbol" w:hAnsi="Symbol"/>
      </w:rPr>
    </w:lvl>
    <w:lvl w:ilvl="5" w:tplc="80187EC4">
      <w:start w:val="1"/>
      <w:numFmt w:val="bullet"/>
      <w:lvlText w:val=""/>
      <w:lvlJc w:val="left"/>
      <w:pPr>
        <w:ind w:left="1020" w:hanging="360"/>
      </w:pPr>
      <w:rPr>
        <w:rFonts w:ascii="Symbol" w:hAnsi="Symbol"/>
      </w:rPr>
    </w:lvl>
    <w:lvl w:ilvl="6" w:tplc="AE600398">
      <w:start w:val="1"/>
      <w:numFmt w:val="bullet"/>
      <w:lvlText w:val=""/>
      <w:lvlJc w:val="left"/>
      <w:pPr>
        <w:ind w:left="1020" w:hanging="360"/>
      </w:pPr>
      <w:rPr>
        <w:rFonts w:ascii="Symbol" w:hAnsi="Symbol"/>
      </w:rPr>
    </w:lvl>
    <w:lvl w:ilvl="7" w:tplc="349EE8B2">
      <w:start w:val="1"/>
      <w:numFmt w:val="bullet"/>
      <w:lvlText w:val=""/>
      <w:lvlJc w:val="left"/>
      <w:pPr>
        <w:ind w:left="1020" w:hanging="360"/>
      </w:pPr>
      <w:rPr>
        <w:rFonts w:ascii="Symbol" w:hAnsi="Symbol"/>
      </w:rPr>
    </w:lvl>
    <w:lvl w:ilvl="8" w:tplc="B8CAD06C">
      <w:start w:val="1"/>
      <w:numFmt w:val="bullet"/>
      <w:lvlText w:val=""/>
      <w:lvlJc w:val="left"/>
      <w:pPr>
        <w:ind w:left="1020" w:hanging="360"/>
      </w:pPr>
      <w:rPr>
        <w:rFonts w:ascii="Symbol" w:hAnsi="Symbol"/>
      </w:rPr>
    </w:lvl>
  </w:abstractNum>
  <w:abstractNum w:abstractNumId="8" w15:restartNumberingAfterBreak="0">
    <w:nsid w:val="020B180F"/>
    <w:multiLevelType w:val="multilevel"/>
    <w:tmpl w:val="940C3C6C"/>
    <w:styleLink w:val="AppC"/>
    <w:lvl w:ilvl="0">
      <w:start w:val="1"/>
      <w:numFmt w:val="decimal"/>
      <w:lvlText w:val="C-%1"/>
      <w:lvlJc w:val="left"/>
      <w:pPr>
        <w:ind w:left="432" w:hanging="432"/>
      </w:pPr>
      <w:rPr>
        <w:rFonts w:hint="default"/>
        <w:b/>
        <w:i w:val="0"/>
        <w:sz w:val="24"/>
      </w:rPr>
    </w:lvl>
    <w:lvl w:ilvl="1">
      <w:start w:val="1"/>
      <w:numFmt w:val="decimal"/>
      <w:lvlText w:val="C-%1.%2"/>
      <w:lvlJc w:val="left"/>
      <w:pPr>
        <w:ind w:left="576" w:hanging="576"/>
      </w:pPr>
      <w:rPr>
        <w:rFonts w:hint="default"/>
        <w:b/>
        <w:i w:val="0"/>
        <w:strike w:val="0"/>
        <w:sz w:val="22"/>
      </w:rPr>
    </w:lvl>
    <w:lvl w:ilvl="2">
      <w:start w:val="1"/>
      <w:numFmt w:val="decimal"/>
      <w:lvlText w:val="C-%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 w15:restartNumberingAfterBreak="0">
    <w:nsid w:val="026A425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D1165"/>
    <w:multiLevelType w:val="hybridMultilevel"/>
    <w:tmpl w:val="EFA2D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2EC4594"/>
    <w:multiLevelType w:val="multilevel"/>
    <w:tmpl w:val="22FA2068"/>
    <w:numStyleLink w:val="AppA"/>
  </w:abstractNum>
  <w:abstractNum w:abstractNumId="15"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6" w15:restartNumberingAfterBreak="0">
    <w:nsid w:val="045B40BF"/>
    <w:multiLevelType w:val="hybridMultilevel"/>
    <w:tmpl w:val="2F1A7B26"/>
    <w:lvl w:ilvl="0" w:tplc="CA6C063C">
      <w:start w:val="1"/>
      <w:numFmt w:val="bullet"/>
      <w:lvlText w:val=""/>
      <w:lvlJc w:val="left"/>
      <w:pPr>
        <w:ind w:left="1020" w:hanging="360"/>
      </w:pPr>
      <w:rPr>
        <w:rFonts w:ascii="Symbol" w:hAnsi="Symbol"/>
      </w:rPr>
    </w:lvl>
    <w:lvl w:ilvl="1" w:tplc="7D80F43A">
      <w:start w:val="1"/>
      <w:numFmt w:val="bullet"/>
      <w:lvlText w:val=""/>
      <w:lvlJc w:val="left"/>
      <w:pPr>
        <w:ind w:left="1020" w:hanging="360"/>
      </w:pPr>
      <w:rPr>
        <w:rFonts w:ascii="Symbol" w:hAnsi="Symbol"/>
      </w:rPr>
    </w:lvl>
    <w:lvl w:ilvl="2" w:tplc="1F0A102C">
      <w:start w:val="1"/>
      <w:numFmt w:val="bullet"/>
      <w:lvlText w:val=""/>
      <w:lvlJc w:val="left"/>
      <w:pPr>
        <w:ind w:left="1020" w:hanging="360"/>
      </w:pPr>
      <w:rPr>
        <w:rFonts w:ascii="Symbol" w:hAnsi="Symbol"/>
      </w:rPr>
    </w:lvl>
    <w:lvl w:ilvl="3" w:tplc="D1AC5A14">
      <w:start w:val="1"/>
      <w:numFmt w:val="bullet"/>
      <w:lvlText w:val=""/>
      <w:lvlJc w:val="left"/>
      <w:pPr>
        <w:ind w:left="1020" w:hanging="360"/>
      </w:pPr>
      <w:rPr>
        <w:rFonts w:ascii="Symbol" w:hAnsi="Symbol"/>
      </w:rPr>
    </w:lvl>
    <w:lvl w:ilvl="4" w:tplc="31063D9E">
      <w:start w:val="1"/>
      <w:numFmt w:val="bullet"/>
      <w:lvlText w:val=""/>
      <w:lvlJc w:val="left"/>
      <w:pPr>
        <w:ind w:left="1020" w:hanging="360"/>
      </w:pPr>
      <w:rPr>
        <w:rFonts w:ascii="Symbol" w:hAnsi="Symbol"/>
      </w:rPr>
    </w:lvl>
    <w:lvl w:ilvl="5" w:tplc="2BB63190">
      <w:start w:val="1"/>
      <w:numFmt w:val="bullet"/>
      <w:lvlText w:val=""/>
      <w:lvlJc w:val="left"/>
      <w:pPr>
        <w:ind w:left="1020" w:hanging="360"/>
      </w:pPr>
      <w:rPr>
        <w:rFonts w:ascii="Symbol" w:hAnsi="Symbol"/>
      </w:rPr>
    </w:lvl>
    <w:lvl w:ilvl="6" w:tplc="DB387576">
      <w:start w:val="1"/>
      <w:numFmt w:val="bullet"/>
      <w:lvlText w:val=""/>
      <w:lvlJc w:val="left"/>
      <w:pPr>
        <w:ind w:left="1020" w:hanging="360"/>
      </w:pPr>
      <w:rPr>
        <w:rFonts w:ascii="Symbol" w:hAnsi="Symbol"/>
      </w:rPr>
    </w:lvl>
    <w:lvl w:ilvl="7" w:tplc="A8486350">
      <w:start w:val="1"/>
      <w:numFmt w:val="bullet"/>
      <w:lvlText w:val=""/>
      <w:lvlJc w:val="left"/>
      <w:pPr>
        <w:ind w:left="1020" w:hanging="360"/>
      </w:pPr>
      <w:rPr>
        <w:rFonts w:ascii="Symbol" w:hAnsi="Symbol"/>
      </w:rPr>
    </w:lvl>
    <w:lvl w:ilvl="8" w:tplc="68C83842">
      <w:start w:val="1"/>
      <w:numFmt w:val="bullet"/>
      <w:lvlText w:val=""/>
      <w:lvlJc w:val="left"/>
      <w:pPr>
        <w:ind w:left="1020" w:hanging="360"/>
      </w:pPr>
      <w:rPr>
        <w:rFonts w:ascii="Symbol" w:hAnsi="Symbol"/>
      </w:rPr>
    </w:lvl>
  </w:abstractNum>
  <w:abstractNum w:abstractNumId="17"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04863506"/>
    <w:multiLevelType w:val="hybridMultilevel"/>
    <w:tmpl w:val="AD981616"/>
    <w:lvl w:ilvl="0" w:tplc="D1A40980">
      <w:start w:val="1"/>
      <w:numFmt w:val="bullet"/>
      <w:lvlText w:val=""/>
      <w:lvlJc w:val="left"/>
      <w:pPr>
        <w:ind w:left="1020" w:hanging="360"/>
      </w:pPr>
      <w:rPr>
        <w:rFonts w:ascii="Symbol" w:hAnsi="Symbol"/>
      </w:rPr>
    </w:lvl>
    <w:lvl w:ilvl="1" w:tplc="E7C891A2">
      <w:start w:val="1"/>
      <w:numFmt w:val="bullet"/>
      <w:lvlText w:val=""/>
      <w:lvlJc w:val="left"/>
      <w:pPr>
        <w:ind w:left="1020" w:hanging="360"/>
      </w:pPr>
      <w:rPr>
        <w:rFonts w:ascii="Symbol" w:hAnsi="Symbol"/>
      </w:rPr>
    </w:lvl>
    <w:lvl w:ilvl="2" w:tplc="9AAE7722">
      <w:start w:val="1"/>
      <w:numFmt w:val="bullet"/>
      <w:lvlText w:val=""/>
      <w:lvlJc w:val="left"/>
      <w:pPr>
        <w:ind w:left="1020" w:hanging="360"/>
      </w:pPr>
      <w:rPr>
        <w:rFonts w:ascii="Symbol" w:hAnsi="Symbol"/>
      </w:rPr>
    </w:lvl>
    <w:lvl w:ilvl="3" w:tplc="F35EFF58">
      <w:start w:val="1"/>
      <w:numFmt w:val="bullet"/>
      <w:lvlText w:val=""/>
      <w:lvlJc w:val="left"/>
      <w:pPr>
        <w:ind w:left="1020" w:hanging="360"/>
      </w:pPr>
      <w:rPr>
        <w:rFonts w:ascii="Symbol" w:hAnsi="Symbol"/>
      </w:rPr>
    </w:lvl>
    <w:lvl w:ilvl="4" w:tplc="5E6E0D7E">
      <w:start w:val="1"/>
      <w:numFmt w:val="bullet"/>
      <w:lvlText w:val=""/>
      <w:lvlJc w:val="left"/>
      <w:pPr>
        <w:ind w:left="1020" w:hanging="360"/>
      </w:pPr>
      <w:rPr>
        <w:rFonts w:ascii="Symbol" w:hAnsi="Symbol"/>
      </w:rPr>
    </w:lvl>
    <w:lvl w:ilvl="5" w:tplc="DF2A077E">
      <w:start w:val="1"/>
      <w:numFmt w:val="bullet"/>
      <w:lvlText w:val=""/>
      <w:lvlJc w:val="left"/>
      <w:pPr>
        <w:ind w:left="1020" w:hanging="360"/>
      </w:pPr>
      <w:rPr>
        <w:rFonts w:ascii="Symbol" w:hAnsi="Symbol"/>
      </w:rPr>
    </w:lvl>
    <w:lvl w:ilvl="6" w:tplc="EB2C98E4">
      <w:start w:val="1"/>
      <w:numFmt w:val="bullet"/>
      <w:lvlText w:val=""/>
      <w:lvlJc w:val="left"/>
      <w:pPr>
        <w:ind w:left="1020" w:hanging="360"/>
      </w:pPr>
      <w:rPr>
        <w:rFonts w:ascii="Symbol" w:hAnsi="Symbol"/>
      </w:rPr>
    </w:lvl>
    <w:lvl w:ilvl="7" w:tplc="11EA87D0">
      <w:start w:val="1"/>
      <w:numFmt w:val="bullet"/>
      <w:lvlText w:val=""/>
      <w:lvlJc w:val="left"/>
      <w:pPr>
        <w:ind w:left="1020" w:hanging="360"/>
      </w:pPr>
      <w:rPr>
        <w:rFonts w:ascii="Symbol" w:hAnsi="Symbol"/>
      </w:rPr>
    </w:lvl>
    <w:lvl w:ilvl="8" w:tplc="B22CD536">
      <w:start w:val="1"/>
      <w:numFmt w:val="bullet"/>
      <w:lvlText w:val=""/>
      <w:lvlJc w:val="left"/>
      <w:pPr>
        <w:ind w:left="1020" w:hanging="360"/>
      </w:pPr>
      <w:rPr>
        <w:rFonts w:ascii="Symbol" w:hAnsi="Symbol"/>
      </w:rPr>
    </w:lvl>
  </w:abstractNum>
  <w:abstractNum w:abstractNumId="1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21"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7"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AB91AB8"/>
    <w:multiLevelType w:val="multilevel"/>
    <w:tmpl w:val="F46EEB8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9" w15:restartNumberingAfterBreak="0">
    <w:nsid w:val="0AE35C27"/>
    <w:multiLevelType w:val="multilevel"/>
    <w:tmpl w:val="702486AC"/>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BC665ED"/>
    <w:multiLevelType w:val="singleLevel"/>
    <w:tmpl w:val="A26C7402"/>
    <w:lvl w:ilvl="0">
      <w:start w:val="1"/>
      <w:numFmt w:val="decimal"/>
      <w:lvlText w:val="B-%1."/>
      <w:lvlJc w:val="left"/>
      <w:pPr>
        <w:ind w:left="720" w:hanging="360"/>
      </w:pPr>
      <w:rPr>
        <w:rFonts w:hint="default"/>
      </w:rPr>
    </w:lvl>
  </w:abstractNum>
  <w:abstractNum w:abstractNumId="3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0E4C3076"/>
    <w:multiLevelType w:val="multilevel"/>
    <w:tmpl w:val="6DAE359A"/>
    <w:numStyleLink w:val="AppH"/>
  </w:abstractNum>
  <w:abstractNum w:abstractNumId="37"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38" w15:restartNumberingAfterBreak="0">
    <w:nsid w:val="0F1141E9"/>
    <w:multiLevelType w:val="multilevel"/>
    <w:tmpl w:val="702486AC"/>
    <w:numStyleLink w:val="AppD"/>
  </w:abstractNum>
  <w:abstractNum w:abstractNumId="39" w15:restartNumberingAfterBreak="0">
    <w:nsid w:val="107C0906"/>
    <w:multiLevelType w:val="multilevel"/>
    <w:tmpl w:val="6AE8C7FC"/>
    <w:lvl w:ilvl="0">
      <w:start w:val="1"/>
      <w:numFmt w:val="decimal"/>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2951AEF"/>
    <w:multiLevelType w:val="multilevel"/>
    <w:tmpl w:val="92A67F78"/>
    <w:lvl w:ilvl="0">
      <w:start w:val="1"/>
      <w:numFmt w:val="decimal"/>
      <w:lvlText w:val="E-%1."/>
      <w:lvlJc w:val="left"/>
      <w:pPr>
        <w:ind w:left="360" w:hanging="360"/>
      </w:pPr>
      <w:rPr>
        <w:rFonts w:hint="default"/>
      </w:rPr>
    </w:lvl>
    <w:lvl w:ilvl="1">
      <w:start w:val="3"/>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15116A50"/>
    <w:multiLevelType w:val="multilevel"/>
    <w:tmpl w:val="702486AC"/>
    <w:numStyleLink w:val="AppD"/>
  </w:abstractNum>
  <w:abstractNum w:abstractNumId="48"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1656196D"/>
    <w:multiLevelType w:val="multilevel"/>
    <w:tmpl w:val="04BCDCAE"/>
    <w:numStyleLink w:val="AppE"/>
  </w:abstractNum>
  <w:abstractNum w:abstractNumId="50"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79265D3"/>
    <w:multiLevelType w:val="multilevel"/>
    <w:tmpl w:val="702486AC"/>
    <w:numStyleLink w:val="AppD"/>
  </w:abstractNum>
  <w:abstractNum w:abstractNumId="52" w15:restartNumberingAfterBreak="0">
    <w:nsid w:val="181765C3"/>
    <w:multiLevelType w:val="multilevel"/>
    <w:tmpl w:val="702486AC"/>
    <w:numStyleLink w:val="AppD"/>
  </w:abstractNum>
  <w:abstractNum w:abstractNumId="53"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18372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9" w15:restartNumberingAfterBreak="0">
    <w:nsid w:val="1D9B7694"/>
    <w:multiLevelType w:val="multilevel"/>
    <w:tmpl w:val="8FE4A60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trike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22BF2740"/>
    <w:multiLevelType w:val="multilevel"/>
    <w:tmpl w:val="702486AC"/>
    <w:numStyleLink w:val="AppD"/>
  </w:abstractNum>
  <w:abstractNum w:abstractNumId="68"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5304DD3"/>
    <w:multiLevelType w:val="multilevel"/>
    <w:tmpl w:val="04BCDCAE"/>
    <w:styleLink w:val="AppE"/>
    <w:lvl w:ilvl="0">
      <w:start w:val="1"/>
      <w:numFmt w:val="decimal"/>
      <w:lvlText w:val="E-%1."/>
      <w:lvlJc w:val="left"/>
      <w:pPr>
        <w:ind w:left="360" w:hanging="360"/>
      </w:pPr>
      <w:rPr>
        <w:rFonts w:hint="default"/>
      </w:rPr>
    </w:lvl>
    <w:lvl w:ilvl="1">
      <w:start w:val="1"/>
      <w:numFmt w:val="decimal"/>
      <w:lvlText w:val="E-%1.%2."/>
      <w:lvlJc w:val="left"/>
      <w:pPr>
        <w:ind w:left="792" w:hanging="792"/>
      </w:pPr>
      <w:rPr>
        <w:rFonts w:hint="default"/>
      </w:rPr>
    </w:lvl>
    <w:lvl w:ilvl="2">
      <w:start w:val="1"/>
      <w:numFmt w:val="decimal"/>
      <w:lvlText w:val="E-%1.%2.%3."/>
      <w:lvlJc w:val="left"/>
      <w:pPr>
        <w:ind w:left="1224" w:hanging="1224"/>
      </w:pPr>
      <w:rPr>
        <w:rFonts w:hint="default"/>
      </w:rPr>
    </w:lvl>
    <w:lvl w:ilvl="3">
      <w:start w:val="1"/>
      <w:numFmt w:val="decimal"/>
      <w:lvlText w:val="E-%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74"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5" w15:restartNumberingAfterBreak="0">
    <w:nsid w:val="283075A4"/>
    <w:multiLevelType w:val="multilevel"/>
    <w:tmpl w:val="E5FEDA24"/>
    <w:styleLink w:val="AppF"/>
    <w:lvl w:ilvl="0">
      <w:start w:val="1"/>
      <w:numFmt w:val="decimal"/>
      <w:lvlText w:val="F-%1"/>
      <w:lvlJc w:val="left"/>
      <w:pPr>
        <w:ind w:left="432" w:hanging="432"/>
      </w:pPr>
      <w:rPr>
        <w:rFonts w:hint="default"/>
      </w:rPr>
    </w:lvl>
    <w:lvl w:ilvl="1">
      <w:start w:val="1"/>
      <w:numFmt w:val="decimal"/>
      <w:lvlText w:val="F-%1.%2"/>
      <w:lvlJc w:val="left"/>
      <w:pPr>
        <w:ind w:left="576" w:hanging="576"/>
      </w:pPr>
      <w:rPr>
        <w:rFonts w:hint="default"/>
      </w:rPr>
    </w:lvl>
    <w:lvl w:ilvl="2">
      <w:start w:val="1"/>
      <w:numFmt w:val="decimal"/>
      <w:lvlText w:val="F-%1.%2.%3"/>
      <w:lvlJc w:val="left"/>
      <w:pPr>
        <w:ind w:left="720" w:hanging="720"/>
      </w:pPr>
      <w:rPr>
        <w:rFonts w:hint="default"/>
      </w:rPr>
    </w:lvl>
    <w:lvl w:ilvl="3">
      <w:start w:val="1"/>
      <w:numFmt w:val="decimal"/>
      <w:lvlText w:val="F-%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7" w15:restartNumberingAfterBreak="0">
    <w:nsid w:val="289528B2"/>
    <w:multiLevelType w:val="multilevel"/>
    <w:tmpl w:val="E5FEDA24"/>
    <w:numStyleLink w:val="AppF"/>
  </w:abstractNum>
  <w:abstractNum w:abstractNumId="78"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93A5307"/>
    <w:multiLevelType w:val="multilevel"/>
    <w:tmpl w:val="F516D9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0"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2" w15:restartNumberingAfterBreak="0">
    <w:nsid w:val="2ABF190B"/>
    <w:multiLevelType w:val="hybridMultilevel"/>
    <w:tmpl w:val="EE68A442"/>
    <w:lvl w:ilvl="0" w:tplc="F33CFD3C">
      <w:start w:val="1"/>
      <w:numFmt w:val="bullet"/>
      <w:lvlText w:val=""/>
      <w:lvlJc w:val="left"/>
      <w:pPr>
        <w:ind w:left="1020" w:hanging="360"/>
      </w:pPr>
      <w:rPr>
        <w:rFonts w:ascii="Symbol" w:hAnsi="Symbol"/>
      </w:rPr>
    </w:lvl>
    <w:lvl w:ilvl="1" w:tplc="9D08C48E">
      <w:start w:val="1"/>
      <w:numFmt w:val="bullet"/>
      <w:lvlText w:val=""/>
      <w:lvlJc w:val="left"/>
      <w:pPr>
        <w:ind w:left="1020" w:hanging="360"/>
      </w:pPr>
      <w:rPr>
        <w:rFonts w:ascii="Symbol" w:hAnsi="Symbol"/>
      </w:rPr>
    </w:lvl>
    <w:lvl w:ilvl="2" w:tplc="34A4C4BA">
      <w:start w:val="1"/>
      <w:numFmt w:val="bullet"/>
      <w:lvlText w:val=""/>
      <w:lvlJc w:val="left"/>
      <w:pPr>
        <w:ind w:left="1020" w:hanging="360"/>
      </w:pPr>
      <w:rPr>
        <w:rFonts w:ascii="Symbol" w:hAnsi="Symbol"/>
      </w:rPr>
    </w:lvl>
    <w:lvl w:ilvl="3" w:tplc="9CF87024">
      <w:start w:val="1"/>
      <w:numFmt w:val="bullet"/>
      <w:lvlText w:val=""/>
      <w:lvlJc w:val="left"/>
      <w:pPr>
        <w:ind w:left="1020" w:hanging="360"/>
      </w:pPr>
      <w:rPr>
        <w:rFonts w:ascii="Symbol" w:hAnsi="Symbol"/>
      </w:rPr>
    </w:lvl>
    <w:lvl w:ilvl="4" w:tplc="7F26472E">
      <w:start w:val="1"/>
      <w:numFmt w:val="bullet"/>
      <w:lvlText w:val=""/>
      <w:lvlJc w:val="left"/>
      <w:pPr>
        <w:ind w:left="1020" w:hanging="360"/>
      </w:pPr>
      <w:rPr>
        <w:rFonts w:ascii="Symbol" w:hAnsi="Symbol"/>
      </w:rPr>
    </w:lvl>
    <w:lvl w:ilvl="5" w:tplc="10DC1828">
      <w:start w:val="1"/>
      <w:numFmt w:val="bullet"/>
      <w:lvlText w:val=""/>
      <w:lvlJc w:val="left"/>
      <w:pPr>
        <w:ind w:left="1020" w:hanging="360"/>
      </w:pPr>
      <w:rPr>
        <w:rFonts w:ascii="Symbol" w:hAnsi="Symbol"/>
      </w:rPr>
    </w:lvl>
    <w:lvl w:ilvl="6" w:tplc="F958445C">
      <w:start w:val="1"/>
      <w:numFmt w:val="bullet"/>
      <w:lvlText w:val=""/>
      <w:lvlJc w:val="left"/>
      <w:pPr>
        <w:ind w:left="1020" w:hanging="360"/>
      </w:pPr>
      <w:rPr>
        <w:rFonts w:ascii="Symbol" w:hAnsi="Symbol"/>
      </w:rPr>
    </w:lvl>
    <w:lvl w:ilvl="7" w:tplc="0DA849E8">
      <w:start w:val="1"/>
      <w:numFmt w:val="bullet"/>
      <w:lvlText w:val=""/>
      <w:lvlJc w:val="left"/>
      <w:pPr>
        <w:ind w:left="1020" w:hanging="360"/>
      </w:pPr>
      <w:rPr>
        <w:rFonts w:ascii="Symbol" w:hAnsi="Symbol"/>
      </w:rPr>
    </w:lvl>
    <w:lvl w:ilvl="8" w:tplc="A7AACC04">
      <w:start w:val="1"/>
      <w:numFmt w:val="bullet"/>
      <w:lvlText w:val=""/>
      <w:lvlJc w:val="left"/>
      <w:pPr>
        <w:ind w:left="1020" w:hanging="360"/>
      </w:pPr>
      <w:rPr>
        <w:rFonts w:ascii="Symbol" w:hAnsi="Symbol"/>
      </w:rPr>
    </w:lvl>
  </w:abstractNum>
  <w:abstractNum w:abstractNumId="83"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042B6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31E90673"/>
    <w:multiLevelType w:val="multilevel"/>
    <w:tmpl w:val="F6F0DC72"/>
    <w:styleLink w:val="AppG"/>
    <w:lvl w:ilvl="0">
      <w:start w:val="1"/>
      <w:numFmt w:val="decimal"/>
      <w:lvlText w:val="G-%1"/>
      <w:lvlJc w:val="left"/>
      <w:pPr>
        <w:ind w:left="432" w:hanging="432"/>
      </w:pPr>
      <w:rPr>
        <w:rFonts w:hint="default"/>
      </w:rPr>
    </w:lvl>
    <w:lvl w:ilvl="1">
      <w:start w:val="1"/>
      <w:numFmt w:val="decimal"/>
      <w:lvlText w:val="G-%1.%2"/>
      <w:lvlJc w:val="left"/>
      <w:pPr>
        <w:ind w:left="576" w:hanging="576"/>
      </w:pPr>
      <w:rPr>
        <w:rFonts w:hint="default"/>
      </w:rPr>
    </w:lvl>
    <w:lvl w:ilvl="2">
      <w:start w:val="1"/>
      <w:numFmt w:val="decimal"/>
      <w:lvlText w:val="G-%1.%2.%3"/>
      <w:lvlJc w:val="left"/>
      <w:pPr>
        <w:ind w:left="720" w:hanging="720"/>
      </w:pPr>
      <w:rPr>
        <w:rFonts w:hint="default"/>
      </w:rPr>
    </w:lvl>
    <w:lvl w:ilvl="3">
      <w:start w:val="1"/>
      <w:numFmt w:val="decimal"/>
      <w:lvlText w:val="G-%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2"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32D25C1F"/>
    <w:multiLevelType w:val="hybridMultilevel"/>
    <w:tmpl w:val="C6D6727C"/>
    <w:lvl w:ilvl="0" w:tplc="6F46705E">
      <w:start w:val="1"/>
      <w:numFmt w:val="bullet"/>
      <w:lvlText w:val=""/>
      <w:lvlJc w:val="left"/>
      <w:pPr>
        <w:ind w:left="1020" w:hanging="360"/>
      </w:pPr>
      <w:rPr>
        <w:rFonts w:ascii="Symbol" w:hAnsi="Symbol"/>
      </w:rPr>
    </w:lvl>
    <w:lvl w:ilvl="1" w:tplc="32181324">
      <w:start w:val="1"/>
      <w:numFmt w:val="bullet"/>
      <w:lvlText w:val=""/>
      <w:lvlJc w:val="left"/>
      <w:pPr>
        <w:ind w:left="1020" w:hanging="360"/>
      </w:pPr>
      <w:rPr>
        <w:rFonts w:ascii="Symbol" w:hAnsi="Symbol"/>
      </w:rPr>
    </w:lvl>
    <w:lvl w:ilvl="2" w:tplc="88C6B08A">
      <w:start w:val="1"/>
      <w:numFmt w:val="bullet"/>
      <w:lvlText w:val=""/>
      <w:lvlJc w:val="left"/>
      <w:pPr>
        <w:ind w:left="1020" w:hanging="360"/>
      </w:pPr>
      <w:rPr>
        <w:rFonts w:ascii="Symbol" w:hAnsi="Symbol"/>
      </w:rPr>
    </w:lvl>
    <w:lvl w:ilvl="3" w:tplc="1C7C2D14">
      <w:start w:val="1"/>
      <w:numFmt w:val="bullet"/>
      <w:lvlText w:val=""/>
      <w:lvlJc w:val="left"/>
      <w:pPr>
        <w:ind w:left="1020" w:hanging="360"/>
      </w:pPr>
      <w:rPr>
        <w:rFonts w:ascii="Symbol" w:hAnsi="Symbol"/>
      </w:rPr>
    </w:lvl>
    <w:lvl w:ilvl="4" w:tplc="B6405848">
      <w:start w:val="1"/>
      <w:numFmt w:val="bullet"/>
      <w:lvlText w:val=""/>
      <w:lvlJc w:val="left"/>
      <w:pPr>
        <w:ind w:left="1020" w:hanging="360"/>
      </w:pPr>
      <w:rPr>
        <w:rFonts w:ascii="Symbol" w:hAnsi="Symbol"/>
      </w:rPr>
    </w:lvl>
    <w:lvl w:ilvl="5" w:tplc="3808F0FC">
      <w:start w:val="1"/>
      <w:numFmt w:val="bullet"/>
      <w:lvlText w:val=""/>
      <w:lvlJc w:val="left"/>
      <w:pPr>
        <w:ind w:left="1020" w:hanging="360"/>
      </w:pPr>
      <w:rPr>
        <w:rFonts w:ascii="Symbol" w:hAnsi="Symbol"/>
      </w:rPr>
    </w:lvl>
    <w:lvl w:ilvl="6" w:tplc="B83E975E">
      <w:start w:val="1"/>
      <w:numFmt w:val="bullet"/>
      <w:lvlText w:val=""/>
      <w:lvlJc w:val="left"/>
      <w:pPr>
        <w:ind w:left="1020" w:hanging="360"/>
      </w:pPr>
      <w:rPr>
        <w:rFonts w:ascii="Symbol" w:hAnsi="Symbol"/>
      </w:rPr>
    </w:lvl>
    <w:lvl w:ilvl="7" w:tplc="5DB66562">
      <w:start w:val="1"/>
      <w:numFmt w:val="bullet"/>
      <w:lvlText w:val=""/>
      <w:lvlJc w:val="left"/>
      <w:pPr>
        <w:ind w:left="1020" w:hanging="360"/>
      </w:pPr>
      <w:rPr>
        <w:rFonts w:ascii="Symbol" w:hAnsi="Symbol"/>
      </w:rPr>
    </w:lvl>
    <w:lvl w:ilvl="8" w:tplc="EB28E36E">
      <w:start w:val="1"/>
      <w:numFmt w:val="bullet"/>
      <w:lvlText w:val=""/>
      <w:lvlJc w:val="left"/>
      <w:pPr>
        <w:ind w:left="1020" w:hanging="360"/>
      </w:pPr>
      <w:rPr>
        <w:rFonts w:ascii="Symbol" w:hAnsi="Symbol"/>
      </w:rPr>
    </w:lvl>
  </w:abstractNum>
  <w:abstractNum w:abstractNumId="94"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6"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7"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100"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3" w15:restartNumberingAfterBreak="0">
    <w:nsid w:val="3ACF4895"/>
    <w:multiLevelType w:val="hybridMultilevel"/>
    <w:tmpl w:val="6AE8C7FC"/>
    <w:lvl w:ilvl="0" w:tplc="F3467058">
      <w:start w:val="1"/>
      <w:numFmt w:val="decimal"/>
      <w:lvlText w:val="A-%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B5727C0"/>
    <w:multiLevelType w:val="multilevel"/>
    <w:tmpl w:val="702486AC"/>
    <w:numStyleLink w:val="AppD"/>
  </w:abstractNum>
  <w:abstractNum w:abstractNumId="10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07" w15:restartNumberingAfterBreak="0">
    <w:nsid w:val="3C2C22CA"/>
    <w:multiLevelType w:val="multilevel"/>
    <w:tmpl w:val="F6F0DC72"/>
    <w:numStyleLink w:val="AppG"/>
  </w:abstractNum>
  <w:abstractNum w:abstractNumId="108" w15:restartNumberingAfterBreak="0">
    <w:nsid w:val="3CD02DF3"/>
    <w:multiLevelType w:val="multilevel"/>
    <w:tmpl w:val="702486AC"/>
    <w:numStyleLink w:val="AppD"/>
  </w:abstractNum>
  <w:abstractNum w:abstractNumId="109"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3EF91518"/>
    <w:multiLevelType w:val="hybridMultilevel"/>
    <w:tmpl w:val="F4642BB6"/>
    <w:lvl w:ilvl="0" w:tplc="460C91D0">
      <w:start w:val="1"/>
      <w:numFmt w:val="bullet"/>
      <w:lvlText w:val=""/>
      <w:lvlJc w:val="left"/>
      <w:pPr>
        <w:ind w:left="1020" w:hanging="360"/>
      </w:pPr>
      <w:rPr>
        <w:rFonts w:ascii="Symbol" w:hAnsi="Symbol"/>
      </w:rPr>
    </w:lvl>
    <w:lvl w:ilvl="1" w:tplc="6B32EA20">
      <w:start w:val="1"/>
      <w:numFmt w:val="bullet"/>
      <w:lvlText w:val=""/>
      <w:lvlJc w:val="left"/>
      <w:pPr>
        <w:ind w:left="1020" w:hanging="360"/>
      </w:pPr>
      <w:rPr>
        <w:rFonts w:ascii="Symbol" w:hAnsi="Symbol"/>
      </w:rPr>
    </w:lvl>
    <w:lvl w:ilvl="2" w:tplc="4E2A200A">
      <w:start w:val="1"/>
      <w:numFmt w:val="bullet"/>
      <w:lvlText w:val=""/>
      <w:lvlJc w:val="left"/>
      <w:pPr>
        <w:ind w:left="1020" w:hanging="360"/>
      </w:pPr>
      <w:rPr>
        <w:rFonts w:ascii="Symbol" w:hAnsi="Symbol"/>
      </w:rPr>
    </w:lvl>
    <w:lvl w:ilvl="3" w:tplc="77DA755A">
      <w:start w:val="1"/>
      <w:numFmt w:val="bullet"/>
      <w:lvlText w:val=""/>
      <w:lvlJc w:val="left"/>
      <w:pPr>
        <w:ind w:left="1020" w:hanging="360"/>
      </w:pPr>
      <w:rPr>
        <w:rFonts w:ascii="Symbol" w:hAnsi="Symbol"/>
      </w:rPr>
    </w:lvl>
    <w:lvl w:ilvl="4" w:tplc="8556C32C">
      <w:start w:val="1"/>
      <w:numFmt w:val="bullet"/>
      <w:lvlText w:val=""/>
      <w:lvlJc w:val="left"/>
      <w:pPr>
        <w:ind w:left="1020" w:hanging="360"/>
      </w:pPr>
      <w:rPr>
        <w:rFonts w:ascii="Symbol" w:hAnsi="Symbol"/>
      </w:rPr>
    </w:lvl>
    <w:lvl w:ilvl="5" w:tplc="F3D490BA">
      <w:start w:val="1"/>
      <w:numFmt w:val="bullet"/>
      <w:lvlText w:val=""/>
      <w:lvlJc w:val="left"/>
      <w:pPr>
        <w:ind w:left="1020" w:hanging="360"/>
      </w:pPr>
      <w:rPr>
        <w:rFonts w:ascii="Symbol" w:hAnsi="Symbol"/>
      </w:rPr>
    </w:lvl>
    <w:lvl w:ilvl="6" w:tplc="ABAEE102">
      <w:start w:val="1"/>
      <w:numFmt w:val="bullet"/>
      <w:lvlText w:val=""/>
      <w:lvlJc w:val="left"/>
      <w:pPr>
        <w:ind w:left="1020" w:hanging="360"/>
      </w:pPr>
      <w:rPr>
        <w:rFonts w:ascii="Symbol" w:hAnsi="Symbol"/>
      </w:rPr>
    </w:lvl>
    <w:lvl w:ilvl="7" w:tplc="A000B010">
      <w:start w:val="1"/>
      <w:numFmt w:val="bullet"/>
      <w:lvlText w:val=""/>
      <w:lvlJc w:val="left"/>
      <w:pPr>
        <w:ind w:left="1020" w:hanging="360"/>
      </w:pPr>
      <w:rPr>
        <w:rFonts w:ascii="Symbol" w:hAnsi="Symbol"/>
      </w:rPr>
    </w:lvl>
    <w:lvl w:ilvl="8" w:tplc="F27AEC54">
      <w:start w:val="1"/>
      <w:numFmt w:val="bullet"/>
      <w:lvlText w:val=""/>
      <w:lvlJc w:val="left"/>
      <w:pPr>
        <w:ind w:left="1020" w:hanging="360"/>
      </w:pPr>
      <w:rPr>
        <w:rFonts w:ascii="Symbol" w:hAnsi="Symbol"/>
      </w:rPr>
    </w:lvl>
  </w:abstractNum>
  <w:abstractNum w:abstractNumId="112"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40983B4B"/>
    <w:multiLevelType w:val="multilevel"/>
    <w:tmpl w:val="04BCDCAE"/>
    <w:numStyleLink w:val="AppE"/>
  </w:abstractNum>
  <w:abstractNum w:abstractNumId="114" w15:restartNumberingAfterBreak="0">
    <w:nsid w:val="41257B3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1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C73C1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0" w15:restartNumberingAfterBreak="0">
    <w:nsid w:val="44FC392E"/>
    <w:multiLevelType w:val="multilevel"/>
    <w:tmpl w:val="702486AC"/>
    <w:numStyleLink w:val="AppD"/>
  </w:abstractNum>
  <w:abstractNum w:abstractNumId="121"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626DA9"/>
    <w:multiLevelType w:val="multilevel"/>
    <w:tmpl w:val="702486AC"/>
    <w:numStyleLink w:val="AppD"/>
  </w:abstractNum>
  <w:abstractNum w:abstractNumId="12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47170544"/>
    <w:multiLevelType w:val="multilevel"/>
    <w:tmpl w:val="702486AC"/>
    <w:numStyleLink w:val="AppD"/>
  </w:abstractNum>
  <w:abstractNum w:abstractNumId="126"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130"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131" w15:restartNumberingAfterBreak="0">
    <w:nsid w:val="4A8217EB"/>
    <w:multiLevelType w:val="multilevel"/>
    <w:tmpl w:val="702486AC"/>
    <w:numStyleLink w:val="AppD"/>
  </w:abstractNum>
  <w:abstractNum w:abstractNumId="13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BA119A9"/>
    <w:multiLevelType w:val="multilevel"/>
    <w:tmpl w:val="0B503EB6"/>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35"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13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F787990"/>
    <w:multiLevelType w:val="hybridMultilevel"/>
    <w:tmpl w:val="0BF0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03F39B2"/>
    <w:multiLevelType w:val="multilevel"/>
    <w:tmpl w:val="E5FEDA24"/>
    <w:numStyleLink w:val="AppF"/>
  </w:abstractNum>
  <w:abstractNum w:abstractNumId="144"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10206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6"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52280C92"/>
    <w:multiLevelType w:val="hybridMultilevel"/>
    <w:tmpl w:val="3364DF22"/>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4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1" w15:restartNumberingAfterBreak="0">
    <w:nsid w:val="55544157"/>
    <w:multiLevelType w:val="hybridMultilevel"/>
    <w:tmpl w:val="5F98CFF8"/>
    <w:lvl w:ilvl="0" w:tplc="F01E31BC">
      <w:start w:val="1"/>
      <w:numFmt w:val="lowerLetter"/>
      <w:lvlText w:val="%1)"/>
      <w:lvlJc w:val="left"/>
      <w:pPr>
        <w:ind w:left="720" w:hanging="360"/>
      </w:pPr>
      <w:rPr>
        <w:b w:val="0"/>
        <w:bCs w:val="0"/>
        <w:strike w:val="0"/>
      </w:r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3" w15:restartNumberingAfterBreak="0">
    <w:nsid w:val="5C0C097B"/>
    <w:multiLevelType w:val="multilevel"/>
    <w:tmpl w:val="F516D950"/>
    <w:lvl w:ilvl="0">
      <w:start w:val="2"/>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b/>
        <w:i w:val="0"/>
        <w:strike w:val="0"/>
        <w:sz w:val="22"/>
      </w:rPr>
    </w:lvl>
    <w:lvl w:ilvl="2">
      <w:start w:val="1"/>
      <w:numFmt w:val="decimal"/>
      <w:lvlText w:val="4.%2.%3"/>
      <w:lvlJc w:val="left"/>
      <w:pPr>
        <w:tabs>
          <w:tab w:val="num" w:pos="360"/>
        </w:tabs>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numFmt w:val="decimal"/>
      <w:lvlText w:val="%4"/>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64" w15:restartNumberingAfterBreak="0">
    <w:nsid w:val="5C7A7FD3"/>
    <w:multiLevelType w:val="hybridMultilevel"/>
    <w:tmpl w:val="0D641012"/>
    <w:lvl w:ilvl="0" w:tplc="02A25FA2">
      <w:start w:val="1"/>
      <w:numFmt w:val="bullet"/>
      <w:lvlText w:val=""/>
      <w:lvlJc w:val="left"/>
      <w:pPr>
        <w:ind w:left="1020" w:hanging="360"/>
      </w:pPr>
      <w:rPr>
        <w:rFonts w:ascii="Symbol" w:hAnsi="Symbol"/>
      </w:rPr>
    </w:lvl>
    <w:lvl w:ilvl="1" w:tplc="469C52B2">
      <w:start w:val="1"/>
      <w:numFmt w:val="bullet"/>
      <w:lvlText w:val=""/>
      <w:lvlJc w:val="left"/>
      <w:pPr>
        <w:ind w:left="1020" w:hanging="360"/>
      </w:pPr>
      <w:rPr>
        <w:rFonts w:ascii="Symbol" w:hAnsi="Symbol"/>
      </w:rPr>
    </w:lvl>
    <w:lvl w:ilvl="2" w:tplc="F022E4AC">
      <w:start w:val="1"/>
      <w:numFmt w:val="bullet"/>
      <w:lvlText w:val=""/>
      <w:lvlJc w:val="left"/>
      <w:pPr>
        <w:ind w:left="1020" w:hanging="360"/>
      </w:pPr>
      <w:rPr>
        <w:rFonts w:ascii="Symbol" w:hAnsi="Symbol"/>
      </w:rPr>
    </w:lvl>
    <w:lvl w:ilvl="3" w:tplc="5650D0A8">
      <w:start w:val="1"/>
      <w:numFmt w:val="bullet"/>
      <w:lvlText w:val=""/>
      <w:lvlJc w:val="left"/>
      <w:pPr>
        <w:ind w:left="1020" w:hanging="360"/>
      </w:pPr>
      <w:rPr>
        <w:rFonts w:ascii="Symbol" w:hAnsi="Symbol"/>
      </w:rPr>
    </w:lvl>
    <w:lvl w:ilvl="4" w:tplc="34949866">
      <w:start w:val="1"/>
      <w:numFmt w:val="bullet"/>
      <w:lvlText w:val=""/>
      <w:lvlJc w:val="left"/>
      <w:pPr>
        <w:ind w:left="1020" w:hanging="360"/>
      </w:pPr>
      <w:rPr>
        <w:rFonts w:ascii="Symbol" w:hAnsi="Symbol"/>
      </w:rPr>
    </w:lvl>
    <w:lvl w:ilvl="5" w:tplc="2B42014C">
      <w:start w:val="1"/>
      <w:numFmt w:val="bullet"/>
      <w:lvlText w:val=""/>
      <w:lvlJc w:val="left"/>
      <w:pPr>
        <w:ind w:left="1020" w:hanging="360"/>
      </w:pPr>
      <w:rPr>
        <w:rFonts w:ascii="Symbol" w:hAnsi="Symbol"/>
      </w:rPr>
    </w:lvl>
    <w:lvl w:ilvl="6" w:tplc="FE220ED2">
      <w:start w:val="1"/>
      <w:numFmt w:val="bullet"/>
      <w:lvlText w:val=""/>
      <w:lvlJc w:val="left"/>
      <w:pPr>
        <w:ind w:left="1020" w:hanging="360"/>
      </w:pPr>
      <w:rPr>
        <w:rFonts w:ascii="Symbol" w:hAnsi="Symbol"/>
      </w:rPr>
    </w:lvl>
    <w:lvl w:ilvl="7" w:tplc="14240D2C">
      <w:start w:val="1"/>
      <w:numFmt w:val="bullet"/>
      <w:lvlText w:val=""/>
      <w:lvlJc w:val="left"/>
      <w:pPr>
        <w:ind w:left="1020" w:hanging="360"/>
      </w:pPr>
      <w:rPr>
        <w:rFonts w:ascii="Symbol" w:hAnsi="Symbol"/>
      </w:rPr>
    </w:lvl>
    <w:lvl w:ilvl="8" w:tplc="C9AC528E">
      <w:start w:val="1"/>
      <w:numFmt w:val="bullet"/>
      <w:lvlText w:val=""/>
      <w:lvlJc w:val="left"/>
      <w:pPr>
        <w:ind w:left="1020" w:hanging="360"/>
      </w:pPr>
      <w:rPr>
        <w:rFonts w:ascii="Symbol" w:hAnsi="Symbol"/>
      </w:rPr>
    </w:lvl>
  </w:abstractNum>
  <w:abstractNum w:abstractNumId="165"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6"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D612D8F"/>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5D901AC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3" w15:restartNumberingAfterBreak="0">
    <w:nsid w:val="63934B46"/>
    <w:multiLevelType w:val="multilevel"/>
    <w:tmpl w:val="702486AC"/>
    <w:numStyleLink w:val="AppD"/>
  </w:abstractNum>
  <w:abstractNum w:abstractNumId="174"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4816623"/>
    <w:multiLevelType w:val="multilevel"/>
    <w:tmpl w:val="04BCDCAE"/>
    <w:numStyleLink w:val="AppE"/>
  </w:abstractNum>
  <w:abstractNum w:abstractNumId="17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7126C62"/>
    <w:multiLevelType w:val="multilevel"/>
    <w:tmpl w:val="42FE5B24"/>
    <w:numStyleLink w:val="AnnexHeadings"/>
  </w:abstractNum>
  <w:abstractNum w:abstractNumId="17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0" w15:restartNumberingAfterBreak="0">
    <w:nsid w:val="68D87ECF"/>
    <w:multiLevelType w:val="multilevel"/>
    <w:tmpl w:val="6DAE359A"/>
    <w:styleLink w:val="AppH"/>
    <w:lvl w:ilvl="0">
      <w:start w:val="1"/>
      <w:numFmt w:val="decimal"/>
      <w:lvlText w:val="H-%1"/>
      <w:lvlJc w:val="left"/>
      <w:pPr>
        <w:ind w:left="432" w:hanging="432"/>
      </w:pPr>
      <w:rPr>
        <w:rFonts w:hint="default"/>
      </w:rPr>
    </w:lvl>
    <w:lvl w:ilvl="1">
      <w:start w:val="1"/>
      <w:numFmt w:val="decimal"/>
      <w:lvlText w:val="H-%1.%2"/>
      <w:lvlJc w:val="left"/>
      <w:pPr>
        <w:ind w:left="576" w:hanging="576"/>
      </w:pPr>
      <w:rPr>
        <w:rFonts w:hint="default"/>
      </w:rPr>
    </w:lvl>
    <w:lvl w:ilvl="2">
      <w:start w:val="1"/>
      <w:numFmt w:val="decimal"/>
      <w:lvlText w:val="H-%1.%2.%3"/>
      <w:lvlJc w:val="left"/>
      <w:pPr>
        <w:ind w:left="720" w:hanging="720"/>
      </w:pPr>
      <w:rPr>
        <w:rFonts w:hint="default"/>
      </w:rPr>
    </w:lvl>
    <w:lvl w:ilvl="3">
      <w:start w:val="1"/>
      <w:numFmt w:val="decimal"/>
      <w:lvlText w:val="H-%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1"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6BCE132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CE318AF"/>
    <w:multiLevelType w:val="singleLevel"/>
    <w:tmpl w:val="A26C7402"/>
    <w:lvl w:ilvl="0">
      <w:start w:val="1"/>
      <w:numFmt w:val="decimal"/>
      <w:lvlText w:val="B-%1."/>
      <w:lvlJc w:val="left"/>
      <w:pPr>
        <w:ind w:left="720" w:hanging="360"/>
      </w:pPr>
      <w:rPr>
        <w:rFonts w:hint="default"/>
      </w:rPr>
    </w:lvl>
  </w:abstractNum>
  <w:abstractNum w:abstractNumId="187" w15:restartNumberingAfterBreak="0">
    <w:nsid w:val="6DAD55F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92"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3"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4" w15:restartNumberingAfterBreak="0">
    <w:nsid w:val="719646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5"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2631D04"/>
    <w:multiLevelType w:val="multilevel"/>
    <w:tmpl w:val="04BCDCAE"/>
    <w:numStyleLink w:val="AppE"/>
  </w:abstractNum>
  <w:abstractNum w:abstractNumId="197"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8"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9" w15:restartNumberingAfterBreak="0">
    <w:nsid w:val="72FC76B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0" w15:restartNumberingAfterBreak="0">
    <w:nsid w:val="731411D6"/>
    <w:multiLevelType w:val="multilevel"/>
    <w:tmpl w:val="702486AC"/>
    <w:styleLink w:val="AppD"/>
    <w:lvl w:ilvl="0">
      <w:start w:val="1"/>
      <w:numFmt w:val="decimal"/>
      <w:lvlText w:val="D-%1"/>
      <w:lvlJc w:val="left"/>
      <w:pPr>
        <w:ind w:left="432" w:hanging="432"/>
      </w:pPr>
      <w:rPr>
        <w:rFonts w:hint="default"/>
        <w:b/>
        <w:i w:val="0"/>
        <w:sz w:val="24"/>
      </w:rPr>
    </w:lvl>
    <w:lvl w:ilvl="1">
      <w:start w:val="1"/>
      <w:numFmt w:val="decimal"/>
      <w:lvlText w:val="D-%1.%2"/>
      <w:lvlJc w:val="left"/>
      <w:pPr>
        <w:ind w:left="576" w:hanging="576"/>
      </w:pPr>
      <w:rPr>
        <w:rFonts w:hint="default"/>
        <w:b/>
        <w:i w:val="0"/>
        <w:strike w:val="0"/>
        <w:sz w:val="22"/>
      </w:rPr>
    </w:lvl>
    <w:lvl w:ilvl="2">
      <w:start w:val="1"/>
      <w:numFmt w:val="decimal"/>
      <w:lvlText w:val="D-%1.%2.%3"/>
      <w:lvlJc w:val="left"/>
      <w:pPr>
        <w:ind w:left="720" w:hanging="720"/>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3">
      <w:start w:val="1"/>
      <w:numFmt w:val="decimal"/>
      <w:lvlText w:val="D-%1.%2.%3.%4"/>
      <w:lvlJc w:val="left"/>
      <w:pPr>
        <w:ind w:left="864" w:hanging="864"/>
      </w:pPr>
      <w:rPr>
        <w:rFonts w:hint="default"/>
        <w:b w:val="0"/>
        <w:bCs w:val="0"/>
        <w:i w:val="0"/>
        <w:iCs w:val="0"/>
        <w:caps w:val="0"/>
        <w:smallCaps w:val="0"/>
        <w:strike w:val="0"/>
        <w:dstrike w:val="0"/>
        <w:vanish w:val="0"/>
        <w:color w:val="000000"/>
        <w:spacing w:val="0"/>
        <w:w w:val="1"/>
        <w:kern w:val="0"/>
        <w:position w:val="0"/>
        <w:sz w:val="2"/>
        <w:szCs w:val="2"/>
        <w:u w:val="none" w:color="000000"/>
        <w:effect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1" w15:restartNumberingAfterBreak="0">
    <w:nsid w:val="73525912"/>
    <w:multiLevelType w:val="multilevel"/>
    <w:tmpl w:val="940C3C6C"/>
    <w:numStyleLink w:val="AppC"/>
  </w:abstractNum>
  <w:abstractNum w:abstractNumId="202"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3" w15:restartNumberingAfterBreak="0">
    <w:nsid w:val="73F25920"/>
    <w:multiLevelType w:val="multilevel"/>
    <w:tmpl w:val="702486AC"/>
    <w:numStyleLink w:val="AppD"/>
  </w:abstractNum>
  <w:abstractNum w:abstractNumId="20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76445D2A"/>
    <w:multiLevelType w:val="multilevel"/>
    <w:tmpl w:val="22FA2068"/>
    <w:numStyleLink w:val="AppA"/>
  </w:abstractNum>
  <w:abstractNum w:abstractNumId="207" w15:restartNumberingAfterBreak="0">
    <w:nsid w:val="76654DBB"/>
    <w:multiLevelType w:val="hybridMultilevel"/>
    <w:tmpl w:val="E03842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9" w15:restartNumberingAfterBreak="0">
    <w:nsid w:val="771C2C5E"/>
    <w:multiLevelType w:val="multilevel"/>
    <w:tmpl w:val="04BCDCAE"/>
    <w:numStyleLink w:val="AppE"/>
  </w:abstractNum>
  <w:abstractNum w:abstractNumId="210" w15:restartNumberingAfterBreak="0">
    <w:nsid w:val="775F517E"/>
    <w:multiLevelType w:val="hybridMultilevel"/>
    <w:tmpl w:val="3A1A429A"/>
    <w:lvl w:ilvl="0" w:tplc="62D87A56">
      <w:start w:val="1"/>
      <w:numFmt w:val="decimal"/>
      <w:lvlText w:val="%1."/>
      <w:lvlJc w:val="left"/>
      <w:pPr>
        <w:ind w:left="720" w:hanging="360"/>
      </w:pPr>
      <w:rPr>
        <w:rFonts w:asciiTheme="minorHAnsi" w:eastAsiaTheme="minorHAnsi" w:hAnsiTheme="minorHAnsi"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2"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213"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214"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215" w15:restartNumberingAfterBreak="0">
    <w:nsid w:val="787613E0"/>
    <w:multiLevelType w:val="multilevel"/>
    <w:tmpl w:val="04BCDCAE"/>
    <w:numStyleLink w:val="AppE"/>
  </w:abstractNum>
  <w:abstractNum w:abstractNumId="216" w15:restartNumberingAfterBreak="0">
    <w:nsid w:val="78D14040"/>
    <w:multiLevelType w:val="multilevel"/>
    <w:tmpl w:val="04BCDCAE"/>
    <w:numStyleLink w:val="AppE"/>
  </w:abstractNum>
  <w:abstractNum w:abstractNumId="21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DA62A27"/>
    <w:multiLevelType w:val="multilevel"/>
    <w:tmpl w:val="04BCDCAE"/>
    <w:numStyleLink w:val="AppE"/>
  </w:abstractNum>
  <w:abstractNum w:abstractNumId="220" w15:restartNumberingAfterBreak="0">
    <w:nsid w:val="7DA92321"/>
    <w:multiLevelType w:val="multilevel"/>
    <w:tmpl w:val="22FA2068"/>
    <w:styleLink w:val="AppA"/>
    <w:lvl w:ilvl="0">
      <w:start w:val="1"/>
      <w:numFmt w:val="decimal"/>
      <w:lvlText w:val="A-%1"/>
      <w:lvlJc w:val="left"/>
      <w:pPr>
        <w:ind w:left="432" w:hanging="432"/>
      </w:pPr>
      <w:rPr>
        <w:rFonts w:hint="default"/>
      </w:rPr>
    </w:lvl>
    <w:lvl w:ilvl="1">
      <w:start w:val="1"/>
      <w:numFmt w:val="decimal"/>
      <w:lvlText w:val="A-%1.%2"/>
      <w:lvlJc w:val="left"/>
      <w:pPr>
        <w:ind w:left="576" w:hanging="576"/>
      </w:pPr>
      <w:rPr>
        <w:rFonts w:hint="default"/>
      </w:rPr>
    </w:lvl>
    <w:lvl w:ilvl="2">
      <w:start w:val="1"/>
      <w:numFmt w:val="decimal"/>
      <w:lvlText w:val="A-%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1"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2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95"/>
  </w:num>
  <w:num w:numId="7" w16cid:durableId="520437362">
    <w:abstractNumId w:val="4"/>
  </w:num>
  <w:num w:numId="8" w16cid:durableId="224798262">
    <w:abstractNumId w:val="102"/>
  </w:num>
  <w:num w:numId="9" w16cid:durableId="1220020221">
    <w:abstractNumId w:val="7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70"/>
  </w:num>
  <w:num w:numId="11" w16cid:durableId="1538661874">
    <w:abstractNumId w:val="205"/>
  </w:num>
  <w:num w:numId="12" w16cid:durableId="1366056996">
    <w:abstractNumId w:val="104"/>
  </w:num>
  <w:num w:numId="13" w16cid:durableId="934938797">
    <w:abstractNumId w:val="218"/>
  </w:num>
  <w:num w:numId="14" w16cid:durableId="1152716467">
    <w:abstractNumId w:val="5"/>
  </w:num>
  <w:num w:numId="15" w16cid:durableId="825323552">
    <w:abstractNumId w:val="140"/>
  </w:num>
  <w:num w:numId="16" w16cid:durableId="1365056534">
    <w:abstractNumId w:val="89"/>
  </w:num>
  <w:num w:numId="17" w16cid:durableId="1229415262">
    <w:abstractNumId w:val="158"/>
  </w:num>
  <w:num w:numId="18" w16cid:durableId="602953057">
    <w:abstractNumId w:val="118"/>
  </w:num>
  <w:num w:numId="19" w16cid:durableId="1456021189">
    <w:abstractNumId w:val="161"/>
  </w:num>
  <w:num w:numId="20" w16cid:durableId="657074034">
    <w:abstractNumId w:val="24"/>
  </w:num>
  <w:num w:numId="21" w16cid:durableId="1747340357">
    <w:abstractNumId w:val="155"/>
  </w:num>
  <w:num w:numId="22" w16cid:durableId="1880237404">
    <w:abstractNumId w:val="57"/>
  </w:num>
  <w:num w:numId="23" w16cid:durableId="395519696">
    <w:abstractNumId w:val="30"/>
  </w:num>
  <w:num w:numId="24" w16cid:durableId="315649694">
    <w:abstractNumId w:val="97"/>
  </w:num>
  <w:num w:numId="25" w16cid:durableId="1678388144">
    <w:abstractNumId w:val="40"/>
  </w:num>
  <w:num w:numId="26" w16cid:durableId="425270687">
    <w:abstractNumId w:val="27"/>
  </w:num>
  <w:num w:numId="27" w16cid:durableId="57022568">
    <w:abstractNumId w:val="62"/>
  </w:num>
  <w:num w:numId="28" w16cid:durableId="1365593703">
    <w:abstractNumId w:val="169"/>
  </w:num>
  <w:num w:numId="29" w16cid:durableId="272830641">
    <w:abstractNumId w:val="86"/>
  </w:num>
  <w:num w:numId="30" w16cid:durableId="2041735839">
    <w:abstractNumId w:val="133"/>
  </w:num>
  <w:num w:numId="31" w16cid:durableId="1208181221">
    <w:abstractNumId w:val="87"/>
  </w:num>
  <w:num w:numId="32" w16cid:durableId="1865439396">
    <w:abstractNumId w:val="166"/>
  </w:num>
  <w:num w:numId="33" w16cid:durableId="479427342">
    <w:abstractNumId w:val="159"/>
  </w:num>
  <w:num w:numId="34" w16cid:durableId="1198079038">
    <w:abstractNumId w:val="144"/>
  </w:num>
  <w:num w:numId="35" w16cid:durableId="1648513988">
    <w:abstractNumId w:val="170"/>
  </w:num>
  <w:num w:numId="36" w16cid:durableId="681395225">
    <w:abstractNumId w:val="190"/>
  </w:num>
  <w:num w:numId="37" w16cid:durableId="542406099">
    <w:abstractNumId w:val="171"/>
  </w:num>
  <w:num w:numId="38" w16cid:durableId="788353502">
    <w:abstractNumId w:val="181"/>
  </w:num>
  <w:num w:numId="39" w16cid:durableId="1403211629">
    <w:abstractNumId w:val="78"/>
  </w:num>
  <w:num w:numId="40" w16cid:durableId="1933275798">
    <w:abstractNumId w:val="23"/>
  </w:num>
  <w:num w:numId="41" w16cid:durableId="2145198098">
    <w:abstractNumId w:val="64"/>
  </w:num>
  <w:num w:numId="42" w16cid:durableId="885096402">
    <w:abstractNumId w:val="136"/>
  </w:num>
  <w:num w:numId="43" w16cid:durableId="2081514262">
    <w:abstractNumId w:val="71"/>
  </w:num>
  <w:num w:numId="44" w16cid:durableId="1667590414">
    <w:abstractNumId w:val="6"/>
  </w:num>
  <w:num w:numId="45" w16cid:durableId="482047812">
    <w:abstractNumId w:val="122"/>
  </w:num>
  <w:num w:numId="46" w16cid:durableId="1147546858">
    <w:abstractNumId w:val="160"/>
  </w:num>
  <w:num w:numId="47" w16cid:durableId="1277758648">
    <w:abstractNumId w:val="177"/>
  </w:num>
  <w:num w:numId="48" w16cid:durableId="911505430">
    <w:abstractNumId w:val="117"/>
  </w:num>
  <w:num w:numId="49" w16cid:durableId="1743286102">
    <w:abstractNumId w:val="11"/>
  </w:num>
  <w:num w:numId="50" w16cid:durableId="81689452">
    <w:abstractNumId w:val="61"/>
  </w:num>
  <w:num w:numId="51" w16cid:durableId="1522090863">
    <w:abstractNumId w:val="50"/>
  </w:num>
  <w:num w:numId="52" w16cid:durableId="455148923">
    <w:abstractNumId w:val="83"/>
  </w:num>
  <w:num w:numId="53" w16cid:durableId="190073881">
    <w:abstractNumId w:val="109"/>
  </w:num>
  <w:num w:numId="54" w16cid:durableId="1835803932">
    <w:abstractNumId w:val="183"/>
  </w:num>
  <w:num w:numId="55" w16cid:durableId="665087180">
    <w:abstractNumId w:val="204"/>
  </w:num>
  <w:num w:numId="56" w16cid:durableId="1601529935">
    <w:abstractNumId w:val="188"/>
  </w:num>
  <w:num w:numId="57" w16cid:durableId="1893223561">
    <w:abstractNumId w:val="151"/>
  </w:num>
  <w:num w:numId="58" w16cid:durableId="884679831">
    <w:abstractNumId w:val="153"/>
  </w:num>
  <w:num w:numId="59" w16cid:durableId="1215968707">
    <w:abstractNumId w:val="184"/>
  </w:num>
  <w:num w:numId="60" w16cid:durableId="1669167867">
    <w:abstractNumId w:val="128"/>
  </w:num>
  <w:num w:numId="61" w16cid:durableId="1401245961">
    <w:abstractNumId w:val="54"/>
  </w:num>
  <w:num w:numId="62" w16cid:durableId="130707343">
    <w:abstractNumId w:val="174"/>
  </w:num>
  <w:num w:numId="63" w16cid:durableId="2040466205">
    <w:abstractNumId w:val="182"/>
  </w:num>
  <w:num w:numId="64" w16cid:durableId="1139231029">
    <w:abstractNumId w:val="154"/>
  </w:num>
  <w:num w:numId="65" w16cid:durableId="2120636323">
    <w:abstractNumId w:val="115"/>
  </w:num>
  <w:num w:numId="66" w16cid:durableId="3820279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47"/>
  </w:num>
  <w:num w:numId="70" w16cid:durableId="1551728611">
    <w:abstractNumId w:val="94"/>
  </w:num>
  <w:num w:numId="71" w16cid:durableId="1828789613">
    <w:abstractNumId w:val="96"/>
  </w:num>
  <w:num w:numId="72" w16cid:durableId="186219696">
    <w:abstractNumId w:val="33"/>
  </w:num>
  <w:num w:numId="73" w16cid:durableId="564797464">
    <w:abstractNumId w:val="192"/>
  </w:num>
  <w:num w:numId="74" w16cid:durableId="456336870">
    <w:abstractNumId w:val="100"/>
  </w:num>
  <w:num w:numId="75" w16cid:durableId="1110736404">
    <w:abstractNumId w:val="172"/>
  </w:num>
  <w:num w:numId="76" w16cid:durableId="1601067080">
    <w:abstractNumId w:val="217"/>
  </w:num>
  <w:num w:numId="77" w16cid:durableId="895627992">
    <w:abstractNumId w:val="112"/>
  </w:num>
  <w:num w:numId="78" w16cid:durableId="1791895866">
    <w:abstractNumId w:val="101"/>
  </w:num>
  <w:num w:numId="79" w16cid:durableId="2020740785">
    <w:abstractNumId w:val="63"/>
  </w:num>
  <w:num w:numId="80" w16cid:durableId="212274501">
    <w:abstractNumId w:val="121"/>
  </w:num>
  <w:num w:numId="81" w16cid:durableId="1953394339">
    <w:abstractNumId w:val="193"/>
  </w:num>
  <w:num w:numId="82" w16cid:durableId="1177884358">
    <w:abstractNumId w:val="84"/>
  </w:num>
  <w:num w:numId="83" w16cid:durableId="968320945">
    <w:abstractNumId w:val="150"/>
  </w:num>
  <w:num w:numId="84" w16cid:durableId="1589540613">
    <w:abstractNumId w:val="179"/>
  </w:num>
  <w:num w:numId="85" w16cid:durableId="1339579398">
    <w:abstractNumId w:val="162"/>
  </w:num>
  <w:num w:numId="86" w16cid:durableId="1234852156">
    <w:abstractNumId w:val="124"/>
  </w:num>
  <w:num w:numId="87" w16cid:durableId="2039427198">
    <w:abstractNumId w:val="76"/>
  </w:num>
  <w:num w:numId="88" w16cid:durableId="1285115057">
    <w:abstractNumId w:val="149"/>
  </w:num>
  <w:num w:numId="89" w16cid:durableId="2115326439">
    <w:abstractNumId w:val="127"/>
  </w:num>
  <w:num w:numId="90" w16cid:durableId="1010915573">
    <w:abstractNumId w:val="137"/>
  </w:num>
  <w:num w:numId="91" w16cid:durableId="1564027605">
    <w:abstractNumId w:val="35"/>
  </w:num>
  <w:num w:numId="92" w16cid:durableId="470439567">
    <w:abstractNumId w:val="221"/>
  </w:num>
  <w:num w:numId="93" w16cid:durableId="1198395811">
    <w:abstractNumId w:val="211"/>
  </w:num>
  <w:num w:numId="94" w16cid:durableId="1110275684">
    <w:abstractNumId w:val="65"/>
  </w:num>
  <w:num w:numId="95" w16cid:durableId="419908145">
    <w:abstractNumId w:val="19"/>
  </w:num>
  <w:num w:numId="96" w16cid:durableId="1105148574">
    <w:abstractNumId w:val="9"/>
  </w:num>
  <w:num w:numId="97" w16cid:durableId="831335758">
    <w:abstractNumId w:val="148"/>
  </w:num>
  <w:num w:numId="98" w16cid:durableId="1918709030">
    <w:abstractNumId w:val="178"/>
  </w:num>
  <w:num w:numId="99" w16cid:durableId="1078593336">
    <w:abstractNumId w:val="44"/>
  </w:num>
  <w:num w:numId="100" w16cid:durableId="576207716">
    <w:abstractNumId w:val="81"/>
  </w:num>
  <w:num w:numId="101" w16cid:durableId="1322809917">
    <w:abstractNumId w:val="130"/>
  </w:num>
  <w:num w:numId="102" w16cid:durableId="1884554199">
    <w:abstractNumId w:val="130"/>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78"/>
  </w:num>
  <w:num w:numId="106" w16cid:durableId="1051802856">
    <w:abstractNumId w:val="138"/>
  </w:num>
  <w:num w:numId="107" w16cid:durableId="666128713">
    <w:abstractNumId w:val="45"/>
  </w:num>
  <w:num w:numId="108" w16cid:durableId="1466967227">
    <w:abstractNumId w:val="26"/>
  </w:num>
  <w:num w:numId="109" w16cid:durableId="2105615323">
    <w:abstractNumId w:val="92"/>
  </w:num>
  <w:num w:numId="110" w16cid:durableId="917132877">
    <w:abstractNumId w:val="43"/>
  </w:num>
  <w:num w:numId="111" w16cid:durableId="314146171">
    <w:abstractNumId w:val="85"/>
  </w:num>
  <w:num w:numId="112" w16cid:durableId="1760445821">
    <w:abstractNumId w:val="46"/>
  </w:num>
  <w:num w:numId="113" w16cid:durableId="734352504">
    <w:abstractNumId w:val="110"/>
  </w:num>
  <w:num w:numId="114" w16cid:durableId="1475636988">
    <w:abstractNumId w:val="22"/>
  </w:num>
  <w:num w:numId="115" w16cid:durableId="854613115">
    <w:abstractNumId w:val="132"/>
  </w:num>
  <w:num w:numId="116" w16cid:durableId="25253516">
    <w:abstractNumId w:val="195"/>
  </w:num>
  <w:num w:numId="117" w16cid:durableId="1986933757">
    <w:abstractNumId w:val="191"/>
  </w:num>
  <w:num w:numId="118" w16cid:durableId="1440880355">
    <w:abstractNumId w:val="88"/>
  </w:num>
  <w:num w:numId="119" w16cid:durableId="1746294753">
    <w:abstractNumId w:val="60"/>
  </w:num>
  <w:num w:numId="120" w16cid:durableId="1036077983">
    <w:abstractNumId w:val="152"/>
  </w:num>
  <w:num w:numId="121" w16cid:durableId="907836287">
    <w:abstractNumId w:val="178"/>
  </w:num>
  <w:num w:numId="122" w16cid:durableId="489829795">
    <w:abstractNumId w:val="56"/>
  </w:num>
  <w:num w:numId="123" w16cid:durableId="920066762">
    <w:abstractNumId w:val="98"/>
  </w:num>
  <w:num w:numId="124" w16cid:durableId="502546762">
    <w:abstractNumId w:val="197"/>
  </w:num>
  <w:num w:numId="125" w16cid:durableId="820653513">
    <w:abstractNumId w:val="74"/>
  </w:num>
  <w:num w:numId="126" w16cid:durableId="535973778">
    <w:abstractNumId w:val="13"/>
  </w:num>
  <w:num w:numId="127" w16cid:durableId="1424492954">
    <w:abstractNumId w:val="25"/>
  </w:num>
  <w:num w:numId="128" w16cid:durableId="285280280">
    <w:abstractNumId w:val="66"/>
  </w:num>
  <w:num w:numId="129" w16cid:durableId="70005708">
    <w:abstractNumId w:val="202"/>
  </w:num>
  <w:num w:numId="130" w16cid:durableId="1833569505">
    <w:abstractNumId w:val="126"/>
  </w:num>
  <w:num w:numId="131" w16cid:durableId="1733700163">
    <w:abstractNumId w:val="42"/>
  </w:num>
  <w:num w:numId="132" w16cid:durableId="675960429">
    <w:abstractNumId w:val="212"/>
  </w:num>
  <w:num w:numId="133" w16cid:durableId="1074935001">
    <w:abstractNumId w:val="48"/>
  </w:num>
  <w:num w:numId="134" w16cid:durableId="141625152">
    <w:abstractNumId w:val="156"/>
  </w:num>
  <w:num w:numId="135" w16cid:durableId="975793600">
    <w:abstractNumId w:val="69"/>
  </w:num>
  <w:num w:numId="136" w16cid:durableId="650184291">
    <w:abstractNumId w:val="79"/>
  </w:num>
  <w:num w:numId="137" w16cid:durableId="743380179">
    <w:abstractNumId w:val="68"/>
  </w:num>
  <w:num w:numId="138" w16cid:durableId="714349527">
    <w:abstractNumId w:val="141"/>
  </w:num>
  <w:num w:numId="139" w16cid:durableId="179588316">
    <w:abstractNumId w:val="58"/>
  </w:num>
  <w:num w:numId="140" w16cid:durableId="1260792281">
    <w:abstractNumId w:val="32"/>
  </w:num>
  <w:num w:numId="141" w16cid:durableId="1102459762">
    <w:abstractNumId w:val="80"/>
  </w:num>
  <w:num w:numId="142" w16cid:durableId="1778745045">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73"/>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57"/>
  </w:num>
  <w:num w:numId="145" w16cid:durableId="1816289812">
    <w:abstractNumId w:val="135"/>
  </w:num>
  <w:num w:numId="146" w16cid:durableId="1670326750">
    <w:abstractNumId w:val="129"/>
  </w:num>
  <w:num w:numId="147" w16cid:durableId="926501025">
    <w:abstractNumId w:val="99"/>
  </w:num>
  <w:num w:numId="148" w16cid:durableId="514657621">
    <w:abstractNumId w:val="213"/>
  </w:num>
  <w:num w:numId="149" w16cid:durableId="1405833014">
    <w:abstractNumId w:val="17"/>
  </w:num>
  <w:num w:numId="150" w16cid:durableId="576132646">
    <w:abstractNumId w:val="198"/>
  </w:num>
  <w:num w:numId="151" w16cid:durableId="1175194220">
    <w:abstractNumId w:val="146"/>
  </w:num>
  <w:num w:numId="152" w16cid:durableId="129055939">
    <w:abstractNumId w:val="21"/>
  </w:num>
  <w:num w:numId="153" w16cid:durableId="287707416">
    <w:abstractNumId w:val="189"/>
  </w:num>
  <w:num w:numId="154" w16cid:durableId="692875305">
    <w:abstractNumId w:val="53"/>
  </w:num>
  <w:num w:numId="155" w16cid:durableId="674721230">
    <w:abstractNumId w:val="176"/>
  </w:num>
  <w:num w:numId="156" w16cid:durableId="16154351">
    <w:abstractNumId w:val="165"/>
  </w:num>
  <w:num w:numId="157" w16cid:durableId="238098833">
    <w:abstractNumId w:val="15"/>
  </w:num>
  <w:num w:numId="158" w16cid:durableId="1149205445">
    <w:abstractNumId w:val="214"/>
  </w:num>
  <w:num w:numId="159" w16cid:durableId="1741444971">
    <w:abstractNumId w:val="208"/>
  </w:num>
  <w:num w:numId="160" w16cid:durableId="1555847129">
    <w:abstractNumId w:val="34"/>
  </w:num>
  <w:num w:numId="161" w16cid:durableId="370765256">
    <w:abstractNumId w:val="106"/>
  </w:num>
  <w:num w:numId="162" w16cid:durableId="531647324">
    <w:abstractNumId w:val="167"/>
  </w:num>
  <w:num w:numId="163" w16cid:durableId="1915434063">
    <w:abstractNumId w:val="185"/>
  </w:num>
  <w:num w:numId="164" w16cid:durableId="922639332">
    <w:abstractNumId w:val="142"/>
  </w:num>
  <w:num w:numId="165" w16cid:durableId="675692694">
    <w:abstractNumId w:val="207"/>
  </w:num>
  <w:num w:numId="166" w16cid:durableId="744767119">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751049989">
    <w:abstractNumId w:val="210"/>
  </w:num>
  <w:num w:numId="168" w16cid:durableId="1237932785">
    <w:abstractNumId w:val="186"/>
  </w:num>
  <w:num w:numId="169" w16cid:durableId="2008248758">
    <w:abstractNumId w:val="31"/>
  </w:num>
  <w:num w:numId="170" w16cid:durableId="297036451">
    <w:abstractNumId w:val="103"/>
  </w:num>
  <w:num w:numId="171" w16cid:durableId="257519815">
    <w:abstractNumId w:val="1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455683679">
    <w:abstractNumId w:val="178"/>
  </w:num>
  <w:num w:numId="173" w16cid:durableId="2015985301">
    <w:abstractNumId w:val="178"/>
  </w:num>
  <w:num w:numId="174" w16cid:durableId="1282495100">
    <w:abstractNumId w:val="59"/>
  </w:num>
  <w:num w:numId="175" w16cid:durableId="6513730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61606447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0813557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390160048">
    <w:abstractNumId w:val="59"/>
  </w:num>
  <w:num w:numId="179" w16cid:durableId="1463692503">
    <w:abstractNumId w:val="59"/>
  </w:num>
  <w:num w:numId="180" w16cid:durableId="13973180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936329940">
    <w:abstractNumId w:val="163"/>
  </w:num>
  <w:num w:numId="182" w16cid:durableId="196620856">
    <w:abstractNumId w:val="105"/>
  </w:num>
  <w:num w:numId="183" w16cid:durableId="482552227">
    <w:abstractNumId w:val="28"/>
  </w:num>
  <w:num w:numId="184" w16cid:durableId="2005932251">
    <w:abstractNumId w:val="134"/>
  </w:num>
  <w:num w:numId="185" w16cid:durableId="1096317872">
    <w:abstractNumId w:val="37"/>
  </w:num>
  <w:num w:numId="186" w16cid:durableId="1016885152">
    <w:abstractNumId w:val="105"/>
  </w:num>
  <w:num w:numId="187" w16cid:durableId="1177227946">
    <w:abstractNumId w:val="105"/>
  </w:num>
  <w:num w:numId="188" w16cid:durableId="767820534">
    <w:abstractNumId w:val="59"/>
  </w:num>
  <w:num w:numId="189" w16cid:durableId="183378955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16cid:durableId="42651028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510561161">
    <w:abstractNumId w:val="114"/>
  </w:num>
  <w:num w:numId="192" w16cid:durableId="1025904533">
    <w:abstractNumId w:val="39"/>
  </w:num>
  <w:num w:numId="193" w16cid:durableId="1606300710">
    <w:abstractNumId w:val="220"/>
  </w:num>
  <w:num w:numId="194" w16cid:durableId="14429022">
    <w:abstractNumId w:val="14"/>
  </w:num>
  <w:num w:numId="195" w16cid:durableId="67533091">
    <w:abstractNumId w:val="206"/>
  </w:num>
  <w:num w:numId="196" w16cid:durableId="34426345">
    <w:abstractNumId w:val="8"/>
  </w:num>
  <w:num w:numId="197" w16cid:durableId="1360013487">
    <w:abstractNumId w:val="201"/>
  </w:num>
  <w:num w:numId="198" w16cid:durableId="159929529">
    <w:abstractNumId w:val="200"/>
  </w:num>
  <w:num w:numId="199" w16cid:durableId="1664967323">
    <w:abstractNumId w:val="52"/>
  </w:num>
  <w:num w:numId="200" w16cid:durableId="1407725520">
    <w:abstractNumId w:val="203"/>
  </w:num>
  <w:num w:numId="201" w16cid:durableId="1634018678">
    <w:abstractNumId w:val="173"/>
  </w:num>
  <w:num w:numId="202" w16cid:durableId="1280186933">
    <w:abstractNumId w:val="38"/>
  </w:num>
  <w:num w:numId="203" w16cid:durableId="984624995">
    <w:abstractNumId w:val="67"/>
  </w:num>
  <w:num w:numId="204" w16cid:durableId="160777201">
    <w:abstractNumId w:val="123"/>
  </w:num>
  <w:num w:numId="205" w16cid:durableId="1610895566">
    <w:abstractNumId w:val="125"/>
  </w:num>
  <w:num w:numId="206" w16cid:durableId="732969966">
    <w:abstractNumId w:val="131"/>
  </w:num>
  <w:num w:numId="207" w16cid:durableId="1827891057">
    <w:abstractNumId w:val="47"/>
  </w:num>
  <w:num w:numId="208" w16cid:durableId="1952783910">
    <w:abstractNumId w:val="120"/>
  </w:num>
  <w:num w:numId="209" w16cid:durableId="1137258185">
    <w:abstractNumId w:val="187"/>
  </w:num>
  <w:num w:numId="210" w16cid:durableId="1537891664">
    <w:abstractNumId w:val="90"/>
  </w:num>
  <w:num w:numId="211" w16cid:durableId="345182538">
    <w:abstractNumId w:val="145"/>
  </w:num>
  <w:num w:numId="212" w16cid:durableId="1958559887">
    <w:abstractNumId w:val="55"/>
  </w:num>
  <w:num w:numId="213" w16cid:durableId="1926454154">
    <w:abstractNumId w:val="51"/>
  </w:num>
  <w:num w:numId="214" w16cid:durableId="1099064369">
    <w:abstractNumId w:val="194"/>
  </w:num>
  <w:num w:numId="215" w16cid:durableId="1392772447">
    <w:abstractNumId w:val="75"/>
  </w:num>
  <w:num w:numId="216" w16cid:durableId="294872096">
    <w:abstractNumId w:val="209"/>
    <w:lvlOverride w:ilvl="1">
      <w:lvl w:ilvl="1">
        <w:start w:val="1"/>
        <w:numFmt w:val="decimal"/>
        <w:lvlText w:val="E-%1.%2."/>
        <w:lvlJc w:val="left"/>
        <w:pPr>
          <w:ind w:left="792" w:hanging="792"/>
        </w:pPr>
        <w:rPr>
          <w:rFonts w:hint="default"/>
          <w:b/>
          <w:bCs/>
          <w:sz w:val="24"/>
          <w:szCs w:val="24"/>
        </w:rPr>
      </w:lvl>
    </w:lvlOverride>
  </w:num>
  <w:num w:numId="217" w16cid:durableId="2043939197">
    <w:abstractNumId w:val="77"/>
  </w:num>
  <w:num w:numId="218" w16cid:durableId="818886552">
    <w:abstractNumId w:val="91"/>
  </w:num>
  <w:num w:numId="219" w16cid:durableId="1640499067">
    <w:abstractNumId w:val="107"/>
  </w:num>
  <w:num w:numId="220" w16cid:durableId="2114666758">
    <w:abstractNumId w:val="180"/>
  </w:num>
  <w:num w:numId="221" w16cid:durableId="964821352">
    <w:abstractNumId w:val="36"/>
  </w:num>
  <w:num w:numId="222" w16cid:durableId="1926185255">
    <w:abstractNumId w:val="168"/>
  </w:num>
  <w:num w:numId="223" w16cid:durableId="1523274953">
    <w:abstractNumId w:val="199"/>
  </w:num>
  <w:num w:numId="224" w16cid:durableId="1492135643">
    <w:abstractNumId w:val="10"/>
  </w:num>
  <w:num w:numId="225" w16cid:durableId="467549559">
    <w:abstractNumId w:val="119"/>
  </w:num>
  <w:num w:numId="226" w16cid:durableId="1101998544">
    <w:abstractNumId w:val="72"/>
  </w:num>
  <w:num w:numId="227" w16cid:durableId="2023043494">
    <w:abstractNumId w:val="215"/>
  </w:num>
  <w:num w:numId="228" w16cid:durableId="1785660743">
    <w:abstractNumId w:val="49"/>
  </w:num>
  <w:num w:numId="229" w16cid:durableId="588808045">
    <w:abstractNumId w:val="113"/>
  </w:num>
  <w:num w:numId="230" w16cid:durableId="1710259774">
    <w:abstractNumId w:val="175"/>
  </w:num>
  <w:num w:numId="231" w16cid:durableId="1235702612">
    <w:abstractNumId w:val="216"/>
  </w:num>
  <w:num w:numId="232" w16cid:durableId="2053337712">
    <w:abstractNumId w:val="196"/>
  </w:num>
  <w:num w:numId="233" w16cid:durableId="1310328121">
    <w:abstractNumId w:val="41"/>
  </w:num>
  <w:num w:numId="234" w16cid:durableId="126363820">
    <w:abstractNumId w:val="219"/>
  </w:num>
  <w:num w:numId="235" w16cid:durableId="298464520">
    <w:abstractNumId w:val="143"/>
  </w:num>
  <w:num w:numId="236" w16cid:durableId="119080691">
    <w:abstractNumId w:val="29"/>
  </w:num>
  <w:num w:numId="237" w16cid:durableId="17171293">
    <w:abstractNumId w:val="108"/>
  </w:num>
  <w:num w:numId="238" w16cid:durableId="1128478126">
    <w:abstractNumId w:val="12"/>
  </w:num>
  <w:num w:numId="239" w16cid:durableId="913784922">
    <w:abstractNumId w:val="7"/>
  </w:num>
  <w:num w:numId="240" w16cid:durableId="62988346">
    <w:abstractNumId w:val="111"/>
  </w:num>
  <w:num w:numId="241" w16cid:durableId="339820178">
    <w:abstractNumId w:val="18"/>
  </w:num>
  <w:num w:numId="242" w16cid:durableId="1330672646">
    <w:abstractNumId w:val="164"/>
  </w:num>
  <w:num w:numId="243" w16cid:durableId="687876838">
    <w:abstractNumId w:val="82"/>
  </w:num>
  <w:num w:numId="244" w16cid:durableId="1427730566">
    <w:abstractNumId w:val="93"/>
  </w:num>
  <w:num w:numId="245" w16cid:durableId="1302493752">
    <w:abstractNumId w:val="16"/>
  </w:num>
  <w:numIdMacAtCleanup w:val="2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AD" w15:userId="S::Jonathanp@iictechnologies.com::f93886c1-a9a9-43c5-9de2-a5eaeafc42ec"/>
  </w15:person>
  <w15:person w15:author="Grant, David M (52400) CIV USN NIWC ATLANTIC VA (USA)">
    <w15:presenceInfo w15:providerId="AD" w15:userId="S::david.m.grant22.civ@us.navy.mil::1c25449f-5e68-4aff-b406-d49e077e2ac8"/>
  </w15:person>
  <w15:person w15:author="Stamenkovich, Miroslav  (52400) CIV USN NIWC ATLANTIC SC (USA)">
    <w15:presenceInfo w15:providerId="AD" w15:userId="S::miroslav.stamenkovich.civ@us.navy.mil::bfc1ce9e-8842-4a54-a975-1a295e03cb60"/>
  </w15:person>
  <w15:person w15:author="jon pritchard">
    <w15:presenceInfo w15:providerId="Windows Live" w15:userId="19e06ccb8451a5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activeWritingStyle w:appName="MSWord" w:lang="fr-FR" w:vendorID="64" w:dllVersion="0"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919"/>
    <w:rsid w:val="00002BD3"/>
    <w:rsid w:val="00003353"/>
    <w:rsid w:val="00003AC1"/>
    <w:rsid w:val="00003FC8"/>
    <w:rsid w:val="00004400"/>
    <w:rsid w:val="0000502B"/>
    <w:rsid w:val="000054D6"/>
    <w:rsid w:val="00006D82"/>
    <w:rsid w:val="00006FE3"/>
    <w:rsid w:val="0000701D"/>
    <w:rsid w:val="000071F4"/>
    <w:rsid w:val="00007DC7"/>
    <w:rsid w:val="000102B6"/>
    <w:rsid w:val="00010395"/>
    <w:rsid w:val="00010CEC"/>
    <w:rsid w:val="000110DC"/>
    <w:rsid w:val="00011277"/>
    <w:rsid w:val="000112BF"/>
    <w:rsid w:val="000112C9"/>
    <w:rsid w:val="000113CB"/>
    <w:rsid w:val="0001143F"/>
    <w:rsid w:val="00011B1E"/>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268"/>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038"/>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27DC0"/>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1FD"/>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1E41"/>
    <w:rsid w:val="00042102"/>
    <w:rsid w:val="00042263"/>
    <w:rsid w:val="00042348"/>
    <w:rsid w:val="0004238B"/>
    <w:rsid w:val="0004244F"/>
    <w:rsid w:val="0004248B"/>
    <w:rsid w:val="00042AA8"/>
    <w:rsid w:val="00042C0D"/>
    <w:rsid w:val="00042F72"/>
    <w:rsid w:val="00042FCD"/>
    <w:rsid w:val="00043301"/>
    <w:rsid w:val="0004376C"/>
    <w:rsid w:val="00043A42"/>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1D77"/>
    <w:rsid w:val="000621E3"/>
    <w:rsid w:val="000624B4"/>
    <w:rsid w:val="0006277B"/>
    <w:rsid w:val="00062787"/>
    <w:rsid w:val="00062E19"/>
    <w:rsid w:val="00064153"/>
    <w:rsid w:val="000642F3"/>
    <w:rsid w:val="000644F3"/>
    <w:rsid w:val="00064673"/>
    <w:rsid w:val="0006476E"/>
    <w:rsid w:val="00064B79"/>
    <w:rsid w:val="00064C14"/>
    <w:rsid w:val="00065233"/>
    <w:rsid w:val="00065356"/>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0F7F"/>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49E6"/>
    <w:rsid w:val="00084D29"/>
    <w:rsid w:val="00085060"/>
    <w:rsid w:val="0008575D"/>
    <w:rsid w:val="00085786"/>
    <w:rsid w:val="00085BC6"/>
    <w:rsid w:val="00086251"/>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34"/>
    <w:rsid w:val="00092AE8"/>
    <w:rsid w:val="000935EB"/>
    <w:rsid w:val="00093881"/>
    <w:rsid w:val="00093EE0"/>
    <w:rsid w:val="00094134"/>
    <w:rsid w:val="000942B3"/>
    <w:rsid w:val="0009457E"/>
    <w:rsid w:val="0009495E"/>
    <w:rsid w:val="000953C4"/>
    <w:rsid w:val="00095477"/>
    <w:rsid w:val="000956D5"/>
    <w:rsid w:val="00095C26"/>
    <w:rsid w:val="000963E3"/>
    <w:rsid w:val="000966EE"/>
    <w:rsid w:val="00096A27"/>
    <w:rsid w:val="000970AC"/>
    <w:rsid w:val="00097A78"/>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650"/>
    <w:rsid w:val="000A2934"/>
    <w:rsid w:val="000A2BFA"/>
    <w:rsid w:val="000A2E66"/>
    <w:rsid w:val="000A2F70"/>
    <w:rsid w:val="000A2FCD"/>
    <w:rsid w:val="000A301C"/>
    <w:rsid w:val="000A3181"/>
    <w:rsid w:val="000A3228"/>
    <w:rsid w:val="000A32C0"/>
    <w:rsid w:val="000A3339"/>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A6F"/>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5E7"/>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99"/>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7A0"/>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B33"/>
    <w:rsid w:val="00106D8C"/>
    <w:rsid w:val="00106E90"/>
    <w:rsid w:val="001070BB"/>
    <w:rsid w:val="001071EE"/>
    <w:rsid w:val="001072A9"/>
    <w:rsid w:val="00107592"/>
    <w:rsid w:val="0010798D"/>
    <w:rsid w:val="00107B57"/>
    <w:rsid w:val="00107C53"/>
    <w:rsid w:val="0011005A"/>
    <w:rsid w:val="00110371"/>
    <w:rsid w:val="0011049A"/>
    <w:rsid w:val="00110A19"/>
    <w:rsid w:val="00112780"/>
    <w:rsid w:val="00112A58"/>
    <w:rsid w:val="00112F31"/>
    <w:rsid w:val="0011303F"/>
    <w:rsid w:val="00113220"/>
    <w:rsid w:val="0011385C"/>
    <w:rsid w:val="001145B7"/>
    <w:rsid w:val="001147D1"/>
    <w:rsid w:val="00114860"/>
    <w:rsid w:val="00114936"/>
    <w:rsid w:val="00114A3C"/>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14CA"/>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1A93"/>
    <w:rsid w:val="00132302"/>
    <w:rsid w:val="001328E4"/>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717"/>
    <w:rsid w:val="00136D72"/>
    <w:rsid w:val="00136D81"/>
    <w:rsid w:val="001374ED"/>
    <w:rsid w:val="00137516"/>
    <w:rsid w:val="00140181"/>
    <w:rsid w:val="0014043A"/>
    <w:rsid w:val="0014093B"/>
    <w:rsid w:val="00140F21"/>
    <w:rsid w:val="00141294"/>
    <w:rsid w:val="001414C1"/>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3E5"/>
    <w:rsid w:val="00151462"/>
    <w:rsid w:val="00151495"/>
    <w:rsid w:val="00151AD5"/>
    <w:rsid w:val="00151B2A"/>
    <w:rsid w:val="00151C72"/>
    <w:rsid w:val="00152225"/>
    <w:rsid w:val="0015270C"/>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3F0"/>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5B1D"/>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799"/>
    <w:rsid w:val="00186D21"/>
    <w:rsid w:val="001870FD"/>
    <w:rsid w:val="001873DC"/>
    <w:rsid w:val="001878F6"/>
    <w:rsid w:val="00187AA5"/>
    <w:rsid w:val="00190264"/>
    <w:rsid w:val="00190914"/>
    <w:rsid w:val="001913C0"/>
    <w:rsid w:val="00191CAE"/>
    <w:rsid w:val="0019217B"/>
    <w:rsid w:val="0019240A"/>
    <w:rsid w:val="0019285A"/>
    <w:rsid w:val="0019369A"/>
    <w:rsid w:val="001938A1"/>
    <w:rsid w:val="00193C10"/>
    <w:rsid w:val="00194607"/>
    <w:rsid w:val="00194893"/>
    <w:rsid w:val="001949CA"/>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2A47"/>
    <w:rsid w:val="001A3949"/>
    <w:rsid w:val="001A3C11"/>
    <w:rsid w:val="001A3D58"/>
    <w:rsid w:val="001A432B"/>
    <w:rsid w:val="001A44CA"/>
    <w:rsid w:val="001A4EC3"/>
    <w:rsid w:val="001A512A"/>
    <w:rsid w:val="001A5D6A"/>
    <w:rsid w:val="001A67BD"/>
    <w:rsid w:val="001A6C75"/>
    <w:rsid w:val="001A6CA4"/>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0BB"/>
    <w:rsid w:val="001C11D7"/>
    <w:rsid w:val="001C1772"/>
    <w:rsid w:val="001C2213"/>
    <w:rsid w:val="001C277E"/>
    <w:rsid w:val="001C2925"/>
    <w:rsid w:val="001C323F"/>
    <w:rsid w:val="001C3671"/>
    <w:rsid w:val="001C3C4E"/>
    <w:rsid w:val="001C3D4C"/>
    <w:rsid w:val="001C47B3"/>
    <w:rsid w:val="001C5485"/>
    <w:rsid w:val="001C5836"/>
    <w:rsid w:val="001C5BDA"/>
    <w:rsid w:val="001C665F"/>
    <w:rsid w:val="001C6E93"/>
    <w:rsid w:val="001C7141"/>
    <w:rsid w:val="001C734F"/>
    <w:rsid w:val="001C7387"/>
    <w:rsid w:val="001C7DC2"/>
    <w:rsid w:val="001D06C2"/>
    <w:rsid w:val="001D0B76"/>
    <w:rsid w:val="001D0D9A"/>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B7E"/>
    <w:rsid w:val="001D3E14"/>
    <w:rsid w:val="001D420D"/>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1AF"/>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3B64"/>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6F4"/>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20"/>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782"/>
    <w:rsid w:val="00205C65"/>
    <w:rsid w:val="00206008"/>
    <w:rsid w:val="00206169"/>
    <w:rsid w:val="0020643A"/>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0E09"/>
    <w:rsid w:val="0022127E"/>
    <w:rsid w:val="0022141E"/>
    <w:rsid w:val="0022150E"/>
    <w:rsid w:val="00221888"/>
    <w:rsid w:val="00221A81"/>
    <w:rsid w:val="002222FC"/>
    <w:rsid w:val="00222406"/>
    <w:rsid w:val="00222A25"/>
    <w:rsid w:val="00223221"/>
    <w:rsid w:val="0022379D"/>
    <w:rsid w:val="002239AD"/>
    <w:rsid w:val="00223A07"/>
    <w:rsid w:val="00223B64"/>
    <w:rsid w:val="00223B99"/>
    <w:rsid w:val="00223CFE"/>
    <w:rsid w:val="00223D47"/>
    <w:rsid w:val="00224529"/>
    <w:rsid w:val="00224FDE"/>
    <w:rsid w:val="00225316"/>
    <w:rsid w:val="00225381"/>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8F9"/>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663"/>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3DC9"/>
    <w:rsid w:val="002543AB"/>
    <w:rsid w:val="002543FE"/>
    <w:rsid w:val="00254614"/>
    <w:rsid w:val="002546D0"/>
    <w:rsid w:val="002547AB"/>
    <w:rsid w:val="002547C2"/>
    <w:rsid w:val="00254983"/>
    <w:rsid w:val="00254BD1"/>
    <w:rsid w:val="00254C2B"/>
    <w:rsid w:val="00254D38"/>
    <w:rsid w:val="00256259"/>
    <w:rsid w:val="00256304"/>
    <w:rsid w:val="00256364"/>
    <w:rsid w:val="00256456"/>
    <w:rsid w:val="00256513"/>
    <w:rsid w:val="00256595"/>
    <w:rsid w:val="002573BA"/>
    <w:rsid w:val="0025749B"/>
    <w:rsid w:val="00257D38"/>
    <w:rsid w:val="00257F9A"/>
    <w:rsid w:val="00260888"/>
    <w:rsid w:val="002613D4"/>
    <w:rsid w:val="00261EF1"/>
    <w:rsid w:val="00262C39"/>
    <w:rsid w:val="00262D4C"/>
    <w:rsid w:val="00263146"/>
    <w:rsid w:val="0026342A"/>
    <w:rsid w:val="00264442"/>
    <w:rsid w:val="002648A8"/>
    <w:rsid w:val="00264905"/>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145"/>
    <w:rsid w:val="0027039E"/>
    <w:rsid w:val="00270A0F"/>
    <w:rsid w:val="00270FDC"/>
    <w:rsid w:val="00271311"/>
    <w:rsid w:val="0027144B"/>
    <w:rsid w:val="002719BE"/>
    <w:rsid w:val="00271C6A"/>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498"/>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6DA2"/>
    <w:rsid w:val="00286F41"/>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4A6"/>
    <w:rsid w:val="00296A81"/>
    <w:rsid w:val="00296E83"/>
    <w:rsid w:val="00296E93"/>
    <w:rsid w:val="00296F2A"/>
    <w:rsid w:val="00297045"/>
    <w:rsid w:val="00297204"/>
    <w:rsid w:val="00297507"/>
    <w:rsid w:val="00297571"/>
    <w:rsid w:val="0029770B"/>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0E"/>
    <w:rsid w:val="002A28EA"/>
    <w:rsid w:val="002A2E2E"/>
    <w:rsid w:val="002A3AC1"/>
    <w:rsid w:val="002A3E3A"/>
    <w:rsid w:val="002A3FAC"/>
    <w:rsid w:val="002A4761"/>
    <w:rsid w:val="002A4B93"/>
    <w:rsid w:val="002A53E1"/>
    <w:rsid w:val="002A5FCB"/>
    <w:rsid w:val="002A601C"/>
    <w:rsid w:val="002A62A0"/>
    <w:rsid w:val="002A6422"/>
    <w:rsid w:val="002A6973"/>
    <w:rsid w:val="002A6FCD"/>
    <w:rsid w:val="002A7FC8"/>
    <w:rsid w:val="002B0668"/>
    <w:rsid w:val="002B09DC"/>
    <w:rsid w:val="002B0C4B"/>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B7C3B"/>
    <w:rsid w:val="002C012C"/>
    <w:rsid w:val="002C026F"/>
    <w:rsid w:val="002C0789"/>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8C4"/>
    <w:rsid w:val="002C6A09"/>
    <w:rsid w:val="002C6A29"/>
    <w:rsid w:val="002C729D"/>
    <w:rsid w:val="002C79C1"/>
    <w:rsid w:val="002D0A15"/>
    <w:rsid w:val="002D13C2"/>
    <w:rsid w:val="002D1454"/>
    <w:rsid w:val="002D1B86"/>
    <w:rsid w:val="002D1D20"/>
    <w:rsid w:val="002D2102"/>
    <w:rsid w:val="002D2332"/>
    <w:rsid w:val="002D2380"/>
    <w:rsid w:val="002D2BB3"/>
    <w:rsid w:val="002D3151"/>
    <w:rsid w:val="002D337A"/>
    <w:rsid w:val="002D3975"/>
    <w:rsid w:val="002D3A03"/>
    <w:rsid w:val="002D3A45"/>
    <w:rsid w:val="002D4055"/>
    <w:rsid w:val="002D40FC"/>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DEE"/>
    <w:rsid w:val="002D7E5B"/>
    <w:rsid w:val="002E075D"/>
    <w:rsid w:val="002E0F52"/>
    <w:rsid w:val="002E10E8"/>
    <w:rsid w:val="002E11D6"/>
    <w:rsid w:val="002E11EC"/>
    <w:rsid w:val="002E1496"/>
    <w:rsid w:val="002E1D1D"/>
    <w:rsid w:val="002E2690"/>
    <w:rsid w:val="002E2B12"/>
    <w:rsid w:val="002E2BBC"/>
    <w:rsid w:val="002E2F6B"/>
    <w:rsid w:val="002E310E"/>
    <w:rsid w:val="002E3258"/>
    <w:rsid w:val="002E3442"/>
    <w:rsid w:val="002E423B"/>
    <w:rsid w:val="002E440F"/>
    <w:rsid w:val="002E4756"/>
    <w:rsid w:val="002E47F0"/>
    <w:rsid w:val="002E4B66"/>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4A0"/>
    <w:rsid w:val="002F753A"/>
    <w:rsid w:val="002F75C4"/>
    <w:rsid w:val="002F7855"/>
    <w:rsid w:val="002F7F88"/>
    <w:rsid w:val="002F7FC9"/>
    <w:rsid w:val="003001F0"/>
    <w:rsid w:val="0030078A"/>
    <w:rsid w:val="00300CBA"/>
    <w:rsid w:val="00300EFE"/>
    <w:rsid w:val="00301225"/>
    <w:rsid w:val="0030138B"/>
    <w:rsid w:val="00301475"/>
    <w:rsid w:val="00301BA7"/>
    <w:rsid w:val="00301C3A"/>
    <w:rsid w:val="003025B8"/>
    <w:rsid w:val="00302EC5"/>
    <w:rsid w:val="00302EEA"/>
    <w:rsid w:val="003035C4"/>
    <w:rsid w:val="00303B54"/>
    <w:rsid w:val="00303E9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8E4"/>
    <w:rsid w:val="00311985"/>
    <w:rsid w:val="00311AC4"/>
    <w:rsid w:val="00311FB9"/>
    <w:rsid w:val="003124A8"/>
    <w:rsid w:val="003125C8"/>
    <w:rsid w:val="00312C69"/>
    <w:rsid w:val="00312CD4"/>
    <w:rsid w:val="00312E08"/>
    <w:rsid w:val="00312EE5"/>
    <w:rsid w:val="00312FB6"/>
    <w:rsid w:val="003132F5"/>
    <w:rsid w:val="00313306"/>
    <w:rsid w:val="0031370C"/>
    <w:rsid w:val="00313B10"/>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434"/>
    <w:rsid w:val="00316591"/>
    <w:rsid w:val="003168C7"/>
    <w:rsid w:val="0031693E"/>
    <w:rsid w:val="003171AA"/>
    <w:rsid w:val="0031739B"/>
    <w:rsid w:val="003173E9"/>
    <w:rsid w:val="00317485"/>
    <w:rsid w:val="00317574"/>
    <w:rsid w:val="003175F1"/>
    <w:rsid w:val="00317940"/>
    <w:rsid w:val="00317BFF"/>
    <w:rsid w:val="00317CE2"/>
    <w:rsid w:val="00317CFE"/>
    <w:rsid w:val="0032034D"/>
    <w:rsid w:val="0032071B"/>
    <w:rsid w:val="00320BE4"/>
    <w:rsid w:val="00320FA4"/>
    <w:rsid w:val="003212E9"/>
    <w:rsid w:val="00321529"/>
    <w:rsid w:val="00321A32"/>
    <w:rsid w:val="00321A92"/>
    <w:rsid w:val="00321D5A"/>
    <w:rsid w:val="00321D9B"/>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96A"/>
    <w:rsid w:val="00330AC5"/>
    <w:rsid w:val="00330AC8"/>
    <w:rsid w:val="00330C57"/>
    <w:rsid w:val="00330D8D"/>
    <w:rsid w:val="00330E2C"/>
    <w:rsid w:val="00330ED2"/>
    <w:rsid w:val="00330F66"/>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1389"/>
    <w:rsid w:val="00352D42"/>
    <w:rsid w:val="00352EC1"/>
    <w:rsid w:val="0035330E"/>
    <w:rsid w:val="00353779"/>
    <w:rsid w:val="0035403C"/>
    <w:rsid w:val="003541A2"/>
    <w:rsid w:val="003541FA"/>
    <w:rsid w:val="00354847"/>
    <w:rsid w:val="003549EB"/>
    <w:rsid w:val="00354F17"/>
    <w:rsid w:val="00355053"/>
    <w:rsid w:val="003550B6"/>
    <w:rsid w:val="00355612"/>
    <w:rsid w:val="003556CE"/>
    <w:rsid w:val="003558D5"/>
    <w:rsid w:val="003558F9"/>
    <w:rsid w:val="0035590F"/>
    <w:rsid w:val="00355C80"/>
    <w:rsid w:val="00355CEA"/>
    <w:rsid w:val="00355D32"/>
    <w:rsid w:val="003560A4"/>
    <w:rsid w:val="003569D1"/>
    <w:rsid w:val="003571AE"/>
    <w:rsid w:val="00357C86"/>
    <w:rsid w:val="00357FF4"/>
    <w:rsid w:val="0036045B"/>
    <w:rsid w:val="0036053B"/>
    <w:rsid w:val="003609B9"/>
    <w:rsid w:val="00360B24"/>
    <w:rsid w:val="0036130E"/>
    <w:rsid w:val="003617EE"/>
    <w:rsid w:val="0036245F"/>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37"/>
    <w:rsid w:val="00371940"/>
    <w:rsid w:val="00371BC0"/>
    <w:rsid w:val="0037315B"/>
    <w:rsid w:val="00373445"/>
    <w:rsid w:val="003735BC"/>
    <w:rsid w:val="00373D61"/>
    <w:rsid w:val="0037409F"/>
    <w:rsid w:val="003742CF"/>
    <w:rsid w:val="00374334"/>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554"/>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0B7"/>
    <w:rsid w:val="00391671"/>
    <w:rsid w:val="00391806"/>
    <w:rsid w:val="00391890"/>
    <w:rsid w:val="003919F5"/>
    <w:rsid w:val="00391A1F"/>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4FF5"/>
    <w:rsid w:val="00395046"/>
    <w:rsid w:val="003954AB"/>
    <w:rsid w:val="00395724"/>
    <w:rsid w:val="00395E3F"/>
    <w:rsid w:val="0039600D"/>
    <w:rsid w:val="003964D1"/>
    <w:rsid w:val="00397820"/>
    <w:rsid w:val="00397A11"/>
    <w:rsid w:val="00397F34"/>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3A9"/>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2C0"/>
    <w:rsid w:val="003C14B2"/>
    <w:rsid w:val="003C167C"/>
    <w:rsid w:val="003C1FB1"/>
    <w:rsid w:val="003C25F5"/>
    <w:rsid w:val="003C2D66"/>
    <w:rsid w:val="003C30C8"/>
    <w:rsid w:val="003C334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89"/>
    <w:rsid w:val="003D059B"/>
    <w:rsid w:val="003D0E84"/>
    <w:rsid w:val="003D1A62"/>
    <w:rsid w:val="003D2104"/>
    <w:rsid w:val="003D226F"/>
    <w:rsid w:val="003D2F29"/>
    <w:rsid w:val="003D31AD"/>
    <w:rsid w:val="003D35CC"/>
    <w:rsid w:val="003D3E9C"/>
    <w:rsid w:val="003D400C"/>
    <w:rsid w:val="003D4369"/>
    <w:rsid w:val="003D441D"/>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1DDE"/>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4A8"/>
    <w:rsid w:val="003E5A9E"/>
    <w:rsid w:val="003E5AD5"/>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6441"/>
    <w:rsid w:val="003F7A9B"/>
    <w:rsid w:val="003F7E9B"/>
    <w:rsid w:val="003F7FA9"/>
    <w:rsid w:val="0040028C"/>
    <w:rsid w:val="00401573"/>
    <w:rsid w:val="00401746"/>
    <w:rsid w:val="0040188F"/>
    <w:rsid w:val="0040201C"/>
    <w:rsid w:val="004025D4"/>
    <w:rsid w:val="0040261F"/>
    <w:rsid w:val="0040276D"/>
    <w:rsid w:val="00403044"/>
    <w:rsid w:val="00403361"/>
    <w:rsid w:val="004036E6"/>
    <w:rsid w:val="00403DA0"/>
    <w:rsid w:val="00403E8B"/>
    <w:rsid w:val="00404620"/>
    <w:rsid w:val="00404950"/>
    <w:rsid w:val="004049F2"/>
    <w:rsid w:val="00405265"/>
    <w:rsid w:val="00405484"/>
    <w:rsid w:val="0040560A"/>
    <w:rsid w:val="0040571C"/>
    <w:rsid w:val="00405A12"/>
    <w:rsid w:val="00405BE2"/>
    <w:rsid w:val="00406193"/>
    <w:rsid w:val="00407044"/>
    <w:rsid w:val="0040710E"/>
    <w:rsid w:val="00407C25"/>
    <w:rsid w:val="004102A0"/>
    <w:rsid w:val="004109B8"/>
    <w:rsid w:val="00410B18"/>
    <w:rsid w:val="0041131D"/>
    <w:rsid w:val="0041139F"/>
    <w:rsid w:val="00411A52"/>
    <w:rsid w:val="00411D24"/>
    <w:rsid w:val="00411E72"/>
    <w:rsid w:val="00411F4B"/>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5B5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396A"/>
    <w:rsid w:val="004342FC"/>
    <w:rsid w:val="004344F7"/>
    <w:rsid w:val="004350ED"/>
    <w:rsid w:val="0043539A"/>
    <w:rsid w:val="00435929"/>
    <w:rsid w:val="00435C52"/>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A14"/>
    <w:rsid w:val="00447F24"/>
    <w:rsid w:val="0045041F"/>
    <w:rsid w:val="004505B4"/>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2F36"/>
    <w:rsid w:val="004530A5"/>
    <w:rsid w:val="004538CB"/>
    <w:rsid w:val="00453CB3"/>
    <w:rsid w:val="00453DD3"/>
    <w:rsid w:val="00453F8F"/>
    <w:rsid w:val="0045426C"/>
    <w:rsid w:val="0045434C"/>
    <w:rsid w:val="004549BD"/>
    <w:rsid w:val="00454C9D"/>
    <w:rsid w:val="00454CC1"/>
    <w:rsid w:val="004554DE"/>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728"/>
    <w:rsid w:val="00461BAC"/>
    <w:rsid w:val="00461DD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67B"/>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09F"/>
    <w:rsid w:val="00484AE4"/>
    <w:rsid w:val="0048551B"/>
    <w:rsid w:val="0048578B"/>
    <w:rsid w:val="004857B7"/>
    <w:rsid w:val="00485A70"/>
    <w:rsid w:val="00485DC1"/>
    <w:rsid w:val="00485EA9"/>
    <w:rsid w:val="0048607D"/>
    <w:rsid w:val="00486113"/>
    <w:rsid w:val="0048666A"/>
    <w:rsid w:val="00486969"/>
    <w:rsid w:val="00486B32"/>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4CD1"/>
    <w:rsid w:val="00495098"/>
    <w:rsid w:val="00495467"/>
    <w:rsid w:val="004955F8"/>
    <w:rsid w:val="00495841"/>
    <w:rsid w:val="00495965"/>
    <w:rsid w:val="00495AF4"/>
    <w:rsid w:val="00495B59"/>
    <w:rsid w:val="00496303"/>
    <w:rsid w:val="004964E3"/>
    <w:rsid w:val="004965A1"/>
    <w:rsid w:val="00496BF5"/>
    <w:rsid w:val="00496C57"/>
    <w:rsid w:val="0049725E"/>
    <w:rsid w:val="00497384"/>
    <w:rsid w:val="00497494"/>
    <w:rsid w:val="00497B2D"/>
    <w:rsid w:val="00497BDA"/>
    <w:rsid w:val="00497D3D"/>
    <w:rsid w:val="004A0062"/>
    <w:rsid w:val="004A0727"/>
    <w:rsid w:val="004A09B2"/>
    <w:rsid w:val="004A0C41"/>
    <w:rsid w:val="004A15D1"/>
    <w:rsid w:val="004A2268"/>
    <w:rsid w:val="004A27F9"/>
    <w:rsid w:val="004A2B46"/>
    <w:rsid w:val="004A30FE"/>
    <w:rsid w:val="004A3307"/>
    <w:rsid w:val="004A33D9"/>
    <w:rsid w:val="004A35BF"/>
    <w:rsid w:val="004A36E8"/>
    <w:rsid w:val="004A3B83"/>
    <w:rsid w:val="004A47BA"/>
    <w:rsid w:val="004A5160"/>
    <w:rsid w:val="004A5899"/>
    <w:rsid w:val="004A596A"/>
    <w:rsid w:val="004A6012"/>
    <w:rsid w:val="004A6A08"/>
    <w:rsid w:val="004A6E2D"/>
    <w:rsid w:val="004A7878"/>
    <w:rsid w:val="004B00D2"/>
    <w:rsid w:val="004B0856"/>
    <w:rsid w:val="004B086A"/>
    <w:rsid w:val="004B0CD7"/>
    <w:rsid w:val="004B0E01"/>
    <w:rsid w:val="004B11DA"/>
    <w:rsid w:val="004B13F3"/>
    <w:rsid w:val="004B141B"/>
    <w:rsid w:val="004B1E74"/>
    <w:rsid w:val="004B1F0F"/>
    <w:rsid w:val="004B1F53"/>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0AE6"/>
    <w:rsid w:val="004C121F"/>
    <w:rsid w:val="004C159A"/>
    <w:rsid w:val="004C174F"/>
    <w:rsid w:val="004C1891"/>
    <w:rsid w:val="004C1978"/>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4B2"/>
    <w:rsid w:val="004C74E7"/>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071"/>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771"/>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BA8"/>
    <w:rsid w:val="00503D33"/>
    <w:rsid w:val="00503E99"/>
    <w:rsid w:val="005042E3"/>
    <w:rsid w:val="00504360"/>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3EDB"/>
    <w:rsid w:val="00514325"/>
    <w:rsid w:val="00514562"/>
    <w:rsid w:val="005147D3"/>
    <w:rsid w:val="00514B6D"/>
    <w:rsid w:val="00514EEF"/>
    <w:rsid w:val="00515836"/>
    <w:rsid w:val="005158B8"/>
    <w:rsid w:val="005158C4"/>
    <w:rsid w:val="00515E09"/>
    <w:rsid w:val="00515EA7"/>
    <w:rsid w:val="005168F4"/>
    <w:rsid w:val="00516A26"/>
    <w:rsid w:val="00516F51"/>
    <w:rsid w:val="005171FB"/>
    <w:rsid w:val="005174C8"/>
    <w:rsid w:val="0051777D"/>
    <w:rsid w:val="005177DD"/>
    <w:rsid w:val="00517D34"/>
    <w:rsid w:val="00517E4E"/>
    <w:rsid w:val="00520214"/>
    <w:rsid w:val="0052050D"/>
    <w:rsid w:val="00520656"/>
    <w:rsid w:val="00520C35"/>
    <w:rsid w:val="00521490"/>
    <w:rsid w:val="00521495"/>
    <w:rsid w:val="00521803"/>
    <w:rsid w:val="00521F2E"/>
    <w:rsid w:val="0052214B"/>
    <w:rsid w:val="0052240B"/>
    <w:rsid w:val="00522446"/>
    <w:rsid w:val="005226C6"/>
    <w:rsid w:val="005226E5"/>
    <w:rsid w:val="00522749"/>
    <w:rsid w:val="00522D02"/>
    <w:rsid w:val="00522E6D"/>
    <w:rsid w:val="00523124"/>
    <w:rsid w:val="0052347D"/>
    <w:rsid w:val="00523D8B"/>
    <w:rsid w:val="00523EB4"/>
    <w:rsid w:val="00524103"/>
    <w:rsid w:val="00524263"/>
    <w:rsid w:val="0052443F"/>
    <w:rsid w:val="0052458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D82"/>
    <w:rsid w:val="00533E99"/>
    <w:rsid w:val="005342F1"/>
    <w:rsid w:val="0053450F"/>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B8B"/>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45F"/>
    <w:rsid w:val="005455D6"/>
    <w:rsid w:val="00545C7D"/>
    <w:rsid w:val="00546060"/>
    <w:rsid w:val="00546445"/>
    <w:rsid w:val="00546512"/>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A86"/>
    <w:rsid w:val="00555C4E"/>
    <w:rsid w:val="0055646F"/>
    <w:rsid w:val="0055648E"/>
    <w:rsid w:val="005565F8"/>
    <w:rsid w:val="005572DE"/>
    <w:rsid w:val="005573D4"/>
    <w:rsid w:val="00557747"/>
    <w:rsid w:val="00557861"/>
    <w:rsid w:val="00557C05"/>
    <w:rsid w:val="00557DF7"/>
    <w:rsid w:val="00557E2E"/>
    <w:rsid w:val="0056040E"/>
    <w:rsid w:val="005605BD"/>
    <w:rsid w:val="00560694"/>
    <w:rsid w:val="00560E23"/>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3FA0"/>
    <w:rsid w:val="00574538"/>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37B"/>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0AB"/>
    <w:rsid w:val="00596249"/>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81"/>
    <w:rsid w:val="005B1CD1"/>
    <w:rsid w:val="005B2A22"/>
    <w:rsid w:val="005B2B0F"/>
    <w:rsid w:val="005B2D3E"/>
    <w:rsid w:val="005B34C2"/>
    <w:rsid w:val="005B3761"/>
    <w:rsid w:val="005B41A1"/>
    <w:rsid w:val="005B4218"/>
    <w:rsid w:val="005B477F"/>
    <w:rsid w:val="005B4B99"/>
    <w:rsid w:val="005B53C7"/>
    <w:rsid w:val="005B58AA"/>
    <w:rsid w:val="005B5B96"/>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2EE1"/>
    <w:rsid w:val="005C3738"/>
    <w:rsid w:val="005C3A83"/>
    <w:rsid w:val="005C3D4A"/>
    <w:rsid w:val="005C3EE9"/>
    <w:rsid w:val="005C3F88"/>
    <w:rsid w:val="005C41FF"/>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6A7"/>
    <w:rsid w:val="005D49D9"/>
    <w:rsid w:val="005D4C65"/>
    <w:rsid w:val="005D545D"/>
    <w:rsid w:val="005D58C2"/>
    <w:rsid w:val="005D5E2F"/>
    <w:rsid w:val="005D5F79"/>
    <w:rsid w:val="005D6031"/>
    <w:rsid w:val="005D61C1"/>
    <w:rsid w:val="005D62A2"/>
    <w:rsid w:val="005D64AA"/>
    <w:rsid w:val="005D6844"/>
    <w:rsid w:val="005D69A3"/>
    <w:rsid w:val="005D6CCC"/>
    <w:rsid w:val="005D6F99"/>
    <w:rsid w:val="005D6FB6"/>
    <w:rsid w:val="005D7056"/>
    <w:rsid w:val="005D7921"/>
    <w:rsid w:val="005D7A82"/>
    <w:rsid w:val="005D7AD0"/>
    <w:rsid w:val="005D7C82"/>
    <w:rsid w:val="005D7D6F"/>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0FA"/>
    <w:rsid w:val="005E5376"/>
    <w:rsid w:val="005E5925"/>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6E1"/>
    <w:rsid w:val="005F0741"/>
    <w:rsid w:val="005F07BF"/>
    <w:rsid w:val="005F0944"/>
    <w:rsid w:val="005F0A51"/>
    <w:rsid w:val="005F0BF7"/>
    <w:rsid w:val="005F0CD2"/>
    <w:rsid w:val="005F0EB7"/>
    <w:rsid w:val="005F15BF"/>
    <w:rsid w:val="005F1A4D"/>
    <w:rsid w:val="005F1F7F"/>
    <w:rsid w:val="005F20B9"/>
    <w:rsid w:val="005F2B6F"/>
    <w:rsid w:val="005F3276"/>
    <w:rsid w:val="005F34CD"/>
    <w:rsid w:val="005F3573"/>
    <w:rsid w:val="005F3A06"/>
    <w:rsid w:val="005F45C0"/>
    <w:rsid w:val="005F5493"/>
    <w:rsid w:val="005F5715"/>
    <w:rsid w:val="005F5C30"/>
    <w:rsid w:val="005F5D11"/>
    <w:rsid w:val="005F61C9"/>
    <w:rsid w:val="005F659C"/>
    <w:rsid w:val="005F6A06"/>
    <w:rsid w:val="005F6F6F"/>
    <w:rsid w:val="005F7524"/>
    <w:rsid w:val="005F7FBF"/>
    <w:rsid w:val="00600185"/>
    <w:rsid w:val="0060089B"/>
    <w:rsid w:val="006008A0"/>
    <w:rsid w:val="00600C1C"/>
    <w:rsid w:val="00600D6A"/>
    <w:rsid w:val="006011F4"/>
    <w:rsid w:val="00601AB0"/>
    <w:rsid w:val="00601DDC"/>
    <w:rsid w:val="006026F8"/>
    <w:rsid w:val="00602777"/>
    <w:rsid w:val="0060279E"/>
    <w:rsid w:val="00602E76"/>
    <w:rsid w:val="006038CA"/>
    <w:rsid w:val="00603E0E"/>
    <w:rsid w:val="0060421D"/>
    <w:rsid w:val="00604F73"/>
    <w:rsid w:val="006051AC"/>
    <w:rsid w:val="00605240"/>
    <w:rsid w:val="006056C0"/>
    <w:rsid w:val="0060585A"/>
    <w:rsid w:val="00606097"/>
    <w:rsid w:val="00606130"/>
    <w:rsid w:val="00606330"/>
    <w:rsid w:val="00606361"/>
    <w:rsid w:val="006063F3"/>
    <w:rsid w:val="00606794"/>
    <w:rsid w:val="00606C7A"/>
    <w:rsid w:val="006074BB"/>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2D14"/>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B58"/>
    <w:rsid w:val="00624F5C"/>
    <w:rsid w:val="0062520F"/>
    <w:rsid w:val="00625380"/>
    <w:rsid w:val="006253CD"/>
    <w:rsid w:val="00625973"/>
    <w:rsid w:val="00625D29"/>
    <w:rsid w:val="006261C0"/>
    <w:rsid w:val="00626417"/>
    <w:rsid w:val="00626983"/>
    <w:rsid w:val="00626ADB"/>
    <w:rsid w:val="00626BAD"/>
    <w:rsid w:val="00626BE2"/>
    <w:rsid w:val="00626EAD"/>
    <w:rsid w:val="00627205"/>
    <w:rsid w:val="00627CDC"/>
    <w:rsid w:val="00627DB2"/>
    <w:rsid w:val="00630143"/>
    <w:rsid w:val="006309CB"/>
    <w:rsid w:val="00630C8C"/>
    <w:rsid w:val="006319D6"/>
    <w:rsid w:val="00631B9D"/>
    <w:rsid w:val="00632245"/>
    <w:rsid w:val="00632B95"/>
    <w:rsid w:val="00632C0D"/>
    <w:rsid w:val="00632E3E"/>
    <w:rsid w:val="006331DA"/>
    <w:rsid w:val="006337EC"/>
    <w:rsid w:val="00633A47"/>
    <w:rsid w:val="00633B2D"/>
    <w:rsid w:val="00633C20"/>
    <w:rsid w:val="00633C60"/>
    <w:rsid w:val="0063417A"/>
    <w:rsid w:val="006345D5"/>
    <w:rsid w:val="0063465F"/>
    <w:rsid w:val="00634982"/>
    <w:rsid w:val="00635216"/>
    <w:rsid w:val="00635578"/>
    <w:rsid w:val="00635672"/>
    <w:rsid w:val="0063635A"/>
    <w:rsid w:val="0063639D"/>
    <w:rsid w:val="0063657D"/>
    <w:rsid w:val="006365CF"/>
    <w:rsid w:val="0063697E"/>
    <w:rsid w:val="00636A4E"/>
    <w:rsid w:val="00636B5B"/>
    <w:rsid w:val="00636BD6"/>
    <w:rsid w:val="006374B7"/>
    <w:rsid w:val="00637E6A"/>
    <w:rsid w:val="00637F05"/>
    <w:rsid w:val="006401AD"/>
    <w:rsid w:val="006409C7"/>
    <w:rsid w:val="006414AF"/>
    <w:rsid w:val="0064162D"/>
    <w:rsid w:val="006424D7"/>
    <w:rsid w:val="00642580"/>
    <w:rsid w:val="00642960"/>
    <w:rsid w:val="00642A9A"/>
    <w:rsid w:val="00642BE2"/>
    <w:rsid w:val="00642ECC"/>
    <w:rsid w:val="0064322A"/>
    <w:rsid w:val="00643302"/>
    <w:rsid w:val="006436F5"/>
    <w:rsid w:val="00643A52"/>
    <w:rsid w:val="00643C3D"/>
    <w:rsid w:val="00644218"/>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0E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28"/>
    <w:rsid w:val="00653147"/>
    <w:rsid w:val="006532E5"/>
    <w:rsid w:val="00653633"/>
    <w:rsid w:val="00653753"/>
    <w:rsid w:val="00653788"/>
    <w:rsid w:val="0065396F"/>
    <w:rsid w:val="006539A7"/>
    <w:rsid w:val="0065411F"/>
    <w:rsid w:val="0065437A"/>
    <w:rsid w:val="00654651"/>
    <w:rsid w:val="00654655"/>
    <w:rsid w:val="0065476F"/>
    <w:rsid w:val="00654C67"/>
    <w:rsid w:val="00655151"/>
    <w:rsid w:val="00655364"/>
    <w:rsid w:val="0065557E"/>
    <w:rsid w:val="0065597A"/>
    <w:rsid w:val="00655C65"/>
    <w:rsid w:val="00655C88"/>
    <w:rsid w:val="00655D98"/>
    <w:rsid w:val="00655F12"/>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3161"/>
    <w:rsid w:val="006646A1"/>
    <w:rsid w:val="00664F96"/>
    <w:rsid w:val="006653E9"/>
    <w:rsid w:val="00665412"/>
    <w:rsid w:val="00665571"/>
    <w:rsid w:val="00665BFC"/>
    <w:rsid w:val="006661C8"/>
    <w:rsid w:val="00666433"/>
    <w:rsid w:val="006665AC"/>
    <w:rsid w:val="006667D6"/>
    <w:rsid w:val="006668B5"/>
    <w:rsid w:val="006669B1"/>
    <w:rsid w:val="00666FAC"/>
    <w:rsid w:val="00667F68"/>
    <w:rsid w:val="00670052"/>
    <w:rsid w:val="006700C7"/>
    <w:rsid w:val="00670209"/>
    <w:rsid w:val="006703E1"/>
    <w:rsid w:val="006706A6"/>
    <w:rsid w:val="006706FC"/>
    <w:rsid w:val="0067081F"/>
    <w:rsid w:val="00670DD9"/>
    <w:rsid w:val="006722CB"/>
    <w:rsid w:val="00672423"/>
    <w:rsid w:val="00672620"/>
    <w:rsid w:val="006728AE"/>
    <w:rsid w:val="00672B5F"/>
    <w:rsid w:val="006734EA"/>
    <w:rsid w:val="00673985"/>
    <w:rsid w:val="00673A4D"/>
    <w:rsid w:val="00674718"/>
    <w:rsid w:val="00674A95"/>
    <w:rsid w:val="00674AAD"/>
    <w:rsid w:val="00674C69"/>
    <w:rsid w:val="00675072"/>
    <w:rsid w:val="00675209"/>
    <w:rsid w:val="006752D7"/>
    <w:rsid w:val="0067590D"/>
    <w:rsid w:val="00675FA1"/>
    <w:rsid w:val="006764B3"/>
    <w:rsid w:val="006764CD"/>
    <w:rsid w:val="00676D57"/>
    <w:rsid w:val="0067721E"/>
    <w:rsid w:val="00677ADB"/>
    <w:rsid w:val="00677C3F"/>
    <w:rsid w:val="00677DCD"/>
    <w:rsid w:val="00677FCC"/>
    <w:rsid w:val="0068004F"/>
    <w:rsid w:val="00680137"/>
    <w:rsid w:val="00680162"/>
    <w:rsid w:val="006802C3"/>
    <w:rsid w:val="00680774"/>
    <w:rsid w:val="00680855"/>
    <w:rsid w:val="006808BF"/>
    <w:rsid w:val="00680E30"/>
    <w:rsid w:val="00680F0B"/>
    <w:rsid w:val="00681272"/>
    <w:rsid w:val="006815A8"/>
    <w:rsid w:val="00681950"/>
    <w:rsid w:val="00681C85"/>
    <w:rsid w:val="00681E25"/>
    <w:rsid w:val="00682053"/>
    <w:rsid w:val="00682369"/>
    <w:rsid w:val="006829C3"/>
    <w:rsid w:val="00682D00"/>
    <w:rsid w:val="00682D3A"/>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614"/>
    <w:rsid w:val="00692AA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3733"/>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1E0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0FA"/>
    <w:rsid w:val="006B6670"/>
    <w:rsid w:val="006B66ED"/>
    <w:rsid w:val="006B76CA"/>
    <w:rsid w:val="006B7C45"/>
    <w:rsid w:val="006B7D90"/>
    <w:rsid w:val="006B7EBC"/>
    <w:rsid w:val="006B7F7A"/>
    <w:rsid w:val="006C0054"/>
    <w:rsid w:val="006C00C2"/>
    <w:rsid w:val="006C0D54"/>
    <w:rsid w:val="006C107B"/>
    <w:rsid w:val="006C16F6"/>
    <w:rsid w:val="006C226A"/>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077D"/>
    <w:rsid w:val="006D14F2"/>
    <w:rsid w:val="006D1AB7"/>
    <w:rsid w:val="006D1C37"/>
    <w:rsid w:val="006D1E9C"/>
    <w:rsid w:val="006D24EE"/>
    <w:rsid w:val="006D2A43"/>
    <w:rsid w:val="006D2CAA"/>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6C52"/>
    <w:rsid w:val="006D7572"/>
    <w:rsid w:val="006D7A6D"/>
    <w:rsid w:val="006D7C1F"/>
    <w:rsid w:val="006D7C53"/>
    <w:rsid w:val="006D7C8B"/>
    <w:rsid w:val="006D7CC9"/>
    <w:rsid w:val="006D7DB6"/>
    <w:rsid w:val="006D7DD3"/>
    <w:rsid w:val="006E0030"/>
    <w:rsid w:val="006E074F"/>
    <w:rsid w:val="006E0A55"/>
    <w:rsid w:val="006E0E71"/>
    <w:rsid w:val="006E17E2"/>
    <w:rsid w:val="006E1DB4"/>
    <w:rsid w:val="006E1E87"/>
    <w:rsid w:val="006E1F1E"/>
    <w:rsid w:val="006E20AB"/>
    <w:rsid w:val="006E24A8"/>
    <w:rsid w:val="006E2D52"/>
    <w:rsid w:val="006E2DFC"/>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A5F"/>
    <w:rsid w:val="006E6BEF"/>
    <w:rsid w:val="006E6C8D"/>
    <w:rsid w:val="006E6F42"/>
    <w:rsid w:val="006E74BD"/>
    <w:rsid w:val="006E7CFE"/>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AD"/>
    <w:rsid w:val="006F4AB3"/>
    <w:rsid w:val="006F52D1"/>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450C"/>
    <w:rsid w:val="007045AF"/>
    <w:rsid w:val="007048BF"/>
    <w:rsid w:val="0070513B"/>
    <w:rsid w:val="0070527F"/>
    <w:rsid w:val="007058D2"/>
    <w:rsid w:val="00705A00"/>
    <w:rsid w:val="00705F28"/>
    <w:rsid w:val="0070602A"/>
    <w:rsid w:val="0070616B"/>
    <w:rsid w:val="007069C4"/>
    <w:rsid w:val="00706F93"/>
    <w:rsid w:val="007072D0"/>
    <w:rsid w:val="0070743A"/>
    <w:rsid w:val="00707443"/>
    <w:rsid w:val="00707737"/>
    <w:rsid w:val="00707D62"/>
    <w:rsid w:val="007100A0"/>
    <w:rsid w:val="00710E60"/>
    <w:rsid w:val="00710F7E"/>
    <w:rsid w:val="00711CF3"/>
    <w:rsid w:val="00711D88"/>
    <w:rsid w:val="007124A6"/>
    <w:rsid w:val="0071254F"/>
    <w:rsid w:val="00712640"/>
    <w:rsid w:val="007127CB"/>
    <w:rsid w:val="00713960"/>
    <w:rsid w:val="0071464E"/>
    <w:rsid w:val="00714823"/>
    <w:rsid w:val="007158FA"/>
    <w:rsid w:val="0071591A"/>
    <w:rsid w:val="0071605C"/>
    <w:rsid w:val="00716164"/>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6BC"/>
    <w:rsid w:val="007249A3"/>
    <w:rsid w:val="007255C3"/>
    <w:rsid w:val="00725C0D"/>
    <w:rsid w:val="00725C71"/>
    <w:rsid w:val="00725CFB"/>
    <w:rsid w:val="00725E1B"/>
    <w:rsid w:val="0072622F"/>
    <w:rsid w:val="0072658C"/>
    <w:rsid w:val="00726A81"/>
    <w:rsid w:val="00726B15"/>
    <w:rsid w:val="00727340"/>
    <w:rsid w:val="007273DB"/>
    <w:rsid w:val="00730417"/>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189"/>
    <w:rsid w:val="007463F1"/>
    <w:rsid w:val="00746955"/>
    <w:rsid w:val="00746D6D"/>
    <w:rsid w:val="0074716F"/>
    <w:rsid w:val="00747A03"/>
    <w:rsid w:val="00750D65"/>
    <w:rsid w:val="00750F33"/>
    <w:rsid w:val="00751148"/>
    <w:rsid w:val="007512FD"/>
    <w:rsid w:val="007519AA"/>
    <w:rsid w:val="00751A9F"/>
    <w:rsid w:val="00751D45"/>
    <w:rsid w:val="00751EAA"/>
    <w:rsid w:val="00752976"/>
    <w:rsid w:val="00752D0E"/>
    <w:rsid w:val="00752EB0"/>
    <w:rsid w:val="00753CA6"/>
    <w:rsid w:val="00753DEB"/>
    <w:rsid w:val="00753F72"/>
    <w:rsid w:val="0075457B"/>
    <w:rsid w:val="00754BE6"/>
    <w:rsid w:val="00754FEF"/>
    <w:rsid w:val="0075505A"/>
    <w:rsid w:val="007552A5"/>
    <w:rsid w:val="007556BC"/>
    <w:rsid w:val="00756C2F"/>
    <w:rsid w:val="00756F7F"/>
    <w:rsid w:val="007571E8"/>
    <w:rsid w:val="00757514"/>
    <w:rsid w:val="007578F3"/>
    <w:rsid w:val="00757ADD"/>
    <w:rsid w:val="00757C8C"/>
    <w:rsid w:val="00760179"/>
    <w:rsid w:val="0076071F"/>
    <w:rsid w:val="007607DD"/>
    <w:rsid w:val="007608A5"/>
    <w:rsid w:val="00760A67"/>
    <w:rsid w:val="00760E8A"/>
    <w:rsid w:val="00761515"/>
    <w:rsid w:val="007618AC"/>
    <w:rsid w:val="007622A6"/>
    <w:rsid w:val="00762AB0"/>
    <w:rsid w:val="00763003"/>
    <w:rsid w:val="007635E1"/>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6D2"/>
    <w:rsid w:val="007738C0"/>
    <w:rsid w:val="00773A23"/>
    <w:rsid w:val="00773B55"/>
    <w:rsid w:val="00773C91"/>
    <w:rsid w:val="00773DB2"/>
    <w:rsid w:val="00773FFF"/>
    <w:rsid w:val="007742D7"/>
    <w:rsid w:val="00774872"/>
    <w:rsid w:val="007750F0"/>
    <w:rsid w:val="0077520D"/>
    <w:rsid w:val="007754E7"/>
    <w:rsid w:val="00775716"/>
    <w:rsid w:val="007757EB"/>
    <w:rsid w:val="007759A5"/>
    <w:rsid w:val="00775AA7"/>
    <w:rsid w:val="00775C93"/>
    <w:rsid w:val="00775D95"/>
    <w:rsid w:val="00775DDD"/>
    <w:rsid w:val="007764D1"/>
    <w:rsid w:val="00776551"/>
    <w:rsid w:val="00776736"/>
    <w:rsid w:val="00776DD2"/>
    <w:rsid w:val="0077726C"/>
    <w:rsid w:val="0077728D"/>
    <w:rsid w:val="00777775"/>
    <w:rsid w:val="007777F3"/>
    <w:rsid w:val="00777C4C"/>
    <w:rsid w:val="00777D53"/>
    <w:rsid w:val="007809D3"/>
    <w:rsid w:val="00780B97"/>
    <w:rsid w:val="00781735"/>
    <w:rsid w:val="00781D6A"/>
    <w:rsid w:val="00781F76"/>
    <w:rsid w:val="007821F2"/>
    <w:rsid w:val="0078225C"/>
    <w:rsid w:val="007823D6"/>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1A0"/>
    <w:rsid w:val="007866EF"/>
    <w:rsid w:val="00786923"/>
    <w:rsid w:val="0078692F"/>
    <w:rsid w:val="00786BF9"/>
    <w:rsid w:val="00786FE4"/>
    <w:rsid w:val="007872D3"/>
    <w:rsid w:val="00787455"/>
    <w:rsid w:val="0078747F"/>
    <w:rsid w:val="007876AD"/>
    <w:rsid w:val="00787788"/>
    <w:rsid w:val="0078790C"/>
    <w:rsid w:val="007879CB"/>
    <w:rsid w:val="00787C98"/>
    <w:rsid w:val="00787F35"/>
    <w:rsid w:val="00790169"/>
    <w:rsid w:val="00790607"/>
    <w:rsid w:val="00790648"/>
    <w:rsid w:val="007910DE"/>
    <w:rsid w:val="00792039"/>
    <w:rsid w:val="0079221A"/>
    <w:rsid w:val="007927CC"/>
    <w:rsid w:val="007927FC"/>
    <w:rsid w:val="00792ADC"/>
    <w:rsid w:val="00792D43"/>
    <w:rsid w:val="00793074"/>
    <w:rsid w:val="007930BF"/>
    <w:rsid w:val="00793684"/>
    <w:rsid w:val="007938E1"/>
    <w:rsid w:val="00793BD5"/>
    <w:rsid w:val="00793CB3"/>
    <w:rsid w:val="00793E7B"/>
    <w:rsid w:val="00793FA7"/>
    <w:rsid w:val="00794433"/>
    <w:rsid w:val="0079459A"/>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6BD0"/>
    <w:rsid w:val="00797021"/>
    <w:rsid w:val="007974A1"/>
    <w:rsid w:val="00797881"/>
    <w:rsid w:val="00797DEA"/>
    <w:rsid w:val="007A0368"/>
    <w:rsid w:val="007A0796"/>
    <w:rsid w:val="007A097E"/>
    <w:rsid w:val="007A1177"/>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98E"/>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AEC"/>
    <w:rsid w:val="007B3D4A"/>
    <w:rsid w:val="007B3E43"/>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7E6"/>
    <w:rsid w:val="007C1949"/>
    <w:rsid w:val="007C2090"/>
    <w:rsid w:val="007C234C"/>
    <w:rsid w:val="007C24B4"/>
    <w:rsid w:val="007C2FF0"/>
    <w:rsid w:val="007C3056"/>
    <w:rsid w:val="007C3376"/>
    <w:rsid w:val="007C3678"/>
    <w:rsid w:val="007C380E"/>
    <w:rsid w:val="007C385A"/>
    <w:rsid w:val="007C3EA2"/>
    <w:rsid w:val="007C3F1A"/>
    <w:rsid w:val="007C4A80"/>
    <w:rsid w:val="007C4BAF"/>
    <w:rsid w:val="007C4CF1"/>
    <w:rsid w:val="007C5A09"/>
    <w:rsid w:val="007C6323"/>
    <w:rsid w:val="007C6360"/>
    <w:rsid w:val="007C6A56"/>
    <w:rsid w:val="007C752F"/>
    <w:rsid w:val="007C7722"/>
    <w:rsid w:val="007C7816"/>
    <w:rsid w:val="007C79EA"/>
    <w:rsid w:val="007C7A57"/>
    <w:rsid w:val="007D00EC"/>
    <w:rsid w:val="007D03EE"/>
    <w:rsid w:val="007D040B"/>
    <w:rsid w:val="007D056C"/>
    <w:rsid w:val="007D0835"/>
    <w:rsid w:val="007D0901"/>
    <w:rsid w:val="007D1223"/>
    <w:rsid w:val="007D1447"/>
    <w:rsid w:val="007D1762"/>
    <w:rsid w:val="007D1765"/>
    <w:rsid w:val="007D193E"/>
    <w:rsid w:val="007D1C60"/>
    <w:rsid w:val="007D2302"/>
    <w:rsid w:val="007D2366"/>
    <w:rsid w:val="007D243B"/>
    <w:rsid w:val="007D24D5"/>
    <w:rsid w:val="007D28C7"/>
    <w:rsid w:val="007D2B47"/>
    <w:rsid w:val="007D315F"/>
    <w:rsid w:val="007D38DF"/>
    <w:rsid w:val="007D3A45"/>
    <w:rsid w:val="007D3D0F"/>
    <w:rsid w:val="007D3D24"/>
    <w:rsid w:val="007D4361"/>
    <w:rsid w:val="007D45C3"/>
    <w:rsid w:val="007D4722"/>
    <w:rsid w:val="007D48F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E86"/>
    <w:rsid w:val="007E2F37"/>
    <w:rsid w:val="007E2FF7"/>
    <w:rsid w:val="007E32D3"/>
    <w:rsid w:val="007E4017"/>
    <w:rsid w:val="007E4319"/>
    <w:rsid w:val="007E43DD"/>
    <w:rsid w:val="007E4FAC"/>
    <w:rsid w:val="007E517F"/>
    <w:rsid w:val="007E538D"/>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1E1"/>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44A"/>
    <w:rsid w:val="007F2B27"/>
    <w:rsid w:val="007F2CAF"/>
    <w:rsid w:val="007F325E"/>
    <w:rsid w:val="007F32D6"/>
    <w:rsid w:val="007F33C3"/>
    <w:rsid w:val="007F350E"/>
    <w:rsid w:val="007F3557"/>
    <w:rsid w:val="007F3619"/>
    <w:rsid w:val="007F3AB5"/>
    <w:rsid w:val="007F3DF8"/>
    <w:rsid w:val="007F4197"/>
    <w:rsid w:val="007F4336"/>
    <w:rsid w:val="007F49B3"/>
    <w:rsid w:val="007F4C50"/>
    <w:rsid w:val="007F4EF8"/>
    <w:rsid w:val="007F4F69"/>
    <w:rsid w:val="007F5A00"/>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181"/>
    <w:rsid w:val="00805674"/>
    <w:rsid w:val="0080599D"/>
    <w:rsid w:val="00806498"/>
    <w:rsid w:val="0080669F"/>
    <w:rsid w:val="00806C1D"/>
    <w:rsid w:val="0080708C"/>
    <w:rsid w:val="0080745B"/>
    <w:rsid w:val="00807915"/>
    <w:rsid w:val="00807CA6"/>
    <w:rsid w:val="00807CB0"/>
    <w:rsid w:val="00810578"/>
    <w:rsid w:val="008108E7"/>
    <w:rsid w:val="00811073"/>
    <w:rsid w:val="00811737"/>
    <w:rsid w:val="008117EC"/>
    <w:rsid w:val="00811B5F"/>
    <w:rsid w:val="00811D5B"/>
    <w:rsid w:val="0081247B"/>
    <w:rsid w:val="008127AD"/>
    <w:rsid w:val="00812B67"/>
    <w:rsid w:val="00812F45"/>
    <w:rsid w:val="008130D3"/>
    <w:rsid w:val="008131C5"/>
    <w:rsid w:val="008135DF"/>
    <w:rsid w:val="0081373B"/>
    <w:rsid w:val="00813C10"/>
    <w:rsid w:val="008143E3"/>
    <w:rsid w:val="008144E5"/>
    <w:rsid w:val="00814DD0"/>
    <w:rsid w:val="00815377"/>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AE2"/>
    <w:rsid w:val="00821D06"/>
    <w:rsid w:val="0082253D"/>
    <w:rsid w:val="00822789"/>
    <w:rsid w:val="00823022"/>
    <w:rsid w:val="0082322B"/>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37A85"/>
    <w:rsid w:val="00840327"/>
    <w:rsid w:val="00840978"/>
    <w:rsid w:val="008409CA"/>
    <w:rsid w:val="00840AA6"/>
    <w:rsid w:val="008411AC"/>
    <w:rsid w:val="008414BA"/>
    <w:rsid w:val="008414D8"/>
    <w:rsid w:val="0084168B"/>
    <w:rsid w:val="00841930"/>
    <w:rsid w:val="008419B4"/>
    <w:rsid w:val="00841B2F"/>
    <w:rsid w:val="008429B6"/>
    <w:rsid w:val="00843133"/>
    <w:rsid w:val="00843798"/>
    <w:rsid w:val="00843A3B"/>
    <w:rsid w:val="00843B93"/>
    <w:rsid w:val="00843D2F"/>
    <w:rsid w:val="008443AF"/>
    <w:rsid w:val="00844609"/>
    <w:rsid w:val="0084481F"/>
    <w:rsid w:val="00844A54"/>
    <w:rsid w:val="00844B63"/>
    <w:rsid w:val="00844BFC"/>
    <w:rsid w:val="00844DD7"/>
    <w:rsid w:val="00844F6F"/>
    <w:rsid w:val="0084606B"/>
    <w:rsid w:val="00846094"/>
    <w:rsid w:val="008462C9"/>
    <w:rsid w:val="0084684A"/>
    <w:rsid w:val="00846A38"/>
    <w:rsid w:val="00846BA4"/>
    <w:rsid w:val="00846C3B"/>
    <w:rsid w:val="00846E34"/>
    <w:rsid w:val="00847024"/>
    <w:rsid w:val="0084747D"/>
    <w:rsid w:val="00847931"/>
    <w:rsid w:val="00847D61"/>
    <w:rsid w:val="0085051E"/>
    <w:rsid w:val="00850829"/>
    <w:rsid w:val="00850890"/>
    <w:rsid w:val="00850978"/>
    <w:rsid w:val="00850C67"/>
    <w:rsid w:val="00850F71"/>
    <w:rsid w:val="00851022"/>
    <w:rsid w:val="00851202"/>
    <w:rsid w:val="00851260"/>
    <w:rsid w:val="00851411"/>
    <w:rsid w:val="008517EF"/>
    <w:rsid w:val="0085187C"/>
    <w:rsid w:val="00851A6F"/>
    <w:rsid w:val="00851B19"/>
    <w:rsid w:val="00851B6E"/>
    <w:rsid w:val="00851F32"/>
    <w:rsid w:val="00851F36"/>
    <w:rsid w:val="008520F5"/>
    <w:rsid w:val="008522C4"/>
    <w:rsid w:val="0085250A"/>
    <w:rsid w:val="00852571"/>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52"/>
    <w:rsid w:val="00856DB5"/>
    <w:rsid w:val="008570E6"/>
    <w:rsid w:val="00857197"/>
    <w:rsid w:val="008574DC"/>
    <w:rsid w:val="00857DC1"/>
    <w:rsid w:val="008605F7"/>
    <w:rsid w:val="0086100F"/>
    <w:rsid w:val="008612CF"/>
    <w:rsid w:val="0086161D"/>
    <w:rsid w:val="00861D3A"/>
    <w:rsid w:val="00861F98"/>
    <w:rsid w:val="00861FE7"/>
    <w:rsid w:val="008621C5"/>
    <w:rsid w:val="00862560"/>
    <w:rsid w:val="00862609"/>
    <w:rsid w:val="00862FE1"/>
    <w:rsid w:val="0086346F"/>
    <w:rsid w:val="008638CA"/>
    <w:rsid w:val="0086434A"/>
    <w:rsid w:val="00864A2C"/>
    <w:rsid w:val="00864E01"/>
    <w:rsid w:val="00865454"/>
    <w:rsid w:val="00865C17"/>
    <w:rsid w:val="008664C2"/>
    <w:rsid w:val="008664F0"/>
    <w:rsid w:val="00866B30"/>
    <w:rsid w:val="0086746B"/>
    <w:rsid w:val="00867548"/>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7E"/>
    <w:rsid w:val="0089028C"/>
    <w:rsid w:val="0089074D"/>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6649"/>
    <w:rsid w:val="008972A2"/>
    <w:rsid w:val="008A0659"/>
    <w:rsid w:val="008A09EF"/>
    <w:rsid w:val="008A0B1C"/>
    <w:rsid w:val="008A0F05"/>
    <w:rsid w:val="008A1106"/>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49CB"/>
    <w:rsid w:val="008A5795"/>
    <w:rsid w:val="008A5A9E"/>
    <w:rsid w:val="008A69B1"/>
    <w:rsid w:val="008A6D43"/>
    <w:rsid w:val="008A6E67"/>
    <w:rsid w:val="008A73DC"/>
    <w:rsid w:val="008A74A6"/>
    <w:rsid w:val="008A760C"/>
    <w:rsid w:val="008A7903"/>
    <w:rsid w:val="008A7D95"/>
    <w:rsid w:val="008B028C"/>
    <w:rsid w:val="008B07B0"/>
    <w:rsid w:val="008B0D05"/>
    <w:rsid w:val="008B0DCC"/>
    <w:rsid w:val="008B169B"/>
    <w:rsid w:val="008B16DC"/>
    <w:rsid w:val="008B1D3A"/>
    <w:rsid w:val="008B2518"/>
    <w:rsid w:val="008B2D61"/>
    <w:rsid w:val="008B2E18"/>
    <w:rsid w:val="008B3718"/>
    <w:rsid w:val="008B3D17"/>
    <w:rsid w:val="008B3D8D"/>
    <w:rsid w:val="008B3FBB"/>
    <w:rsid w:val="008B4156"/>
    <w:rsid w:val="008B441C"/>
    <w:rsid w:val="008B482A"/>
    <w:rsid w:val="008B4974"/>
    <w:rsid w:val="008B4A1E"/>
    <w:rsid w:val="008B532A"/>
    <w:rsid w:val="008B56D5"/>
    <w:rsid w:val="008B56E2"/>
    <w:rsid w:val="008B5AEF"/>
    <w:rsid w:val="008B5DD5"/>
    <w:rsid w:val="008B6504"/>
    <w:rsid w:val="008B65BA"/>
    <w:rsid w:val="008B6691"/>
    <w:rsid w:val="008B66A1"/>
    <w:rsid w:val="008B6833"/>
    <w:rsid w:val="008B6C06"/>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39"/>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0C93"/>
    <w:rsid w:val="008D10ED"/>
    <w:rsid w:val="008D1A2C"/>
    <w:rsid w:val="008D1C90"/>
    <w:rsid w:val="008D1D9A"/>
    <w:rsid w:val="008D1DC3"/>
    <w:rsid w:val="008D207D"/>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19C"/>
    <w:rsid w:val="008D6742"/>
    <w:rsid w:val="008D6C94"/>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1F4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369"/>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0CB"/>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5A5"/>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092"/>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9E"/>
    <w:rsid w:val="009143D2"/>
    <w:rsid w:val="0091527C"/>
    <w:rsid w:val="009155DF"/>
    <w:rsid w:val="009156F9"/>
    <w:rsid w:val="00915FF3"/>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94C"/>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691"/>
    <w:rsid w:val="00931806"/>
    <w:rsid w:val="00931EA4"/>
    <w:rsid w:val="009320B8"/>
    <w:rsid w:val="00933297"/>
    <w:rsid w:val="009336BD"/>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A0D"/>
    <w:rsid w:val="00946A48"/>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4FFF"/>
    <w:rsid w:val="009555B8"/>
    <w:rsid w:val="0095577A"/>
    <w:rsid w:val="00955A8A"/>
    <w:rsid w:val="00955C50"/>
    <w:rsid w:val="00955FC6"/>
    <w:rsid w:val="0095613E"/>
    <w:rsid w:val="009561EC"/>
    <w:rsid w:val="009563D7"/>
    <w:rsid w:val="009565A2"/>
    <w:rsid w:val="00956806"/>
    <w:rsid w:val="009568C7"/>
    <w:rsid w:val="00956D22"/>
    <w:rsid w:val="009570A1"/>
    <w:rsid w:val="00957297"/>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158A"/>
    <w:rsid w:val="00973B6E"/>
    <w:rsid w:val="00974375"/>
    <w:rsid w:val="009754C2"/>
    <w:rsid w:val="0097559B"/>
    <w:rsid w:val="0097577E"/>
    <w:rsid w:val="0097615D"/>
    <w:rsid w:val="009761BC"/>
    <w:rsid w:val="00976619"/>
    <w:rsid w:val="0097690D"/>
    <w:rsid w:val="009769DA"/>
    <w:rsid w:val="009769F4"/>
    <w:rsid w:val="00976F92"/>
    <w:rsid w:val="0097718F"/>
    <w:rsid w:val="0097739C"/>
    <w:rsid w:val="009778C3"/>
    <w:rsid w:val="00977BD8"/>
    <w:rsid w:val="00977E45"/>
    <w:rsid w:val="009802C3"/>
    <w:rsid w:val="009802FD"/>
    <w:rsid w:val="00980423"/>
    <w:rsid w:val="0098070C"/>
    <w:rsid w:val="00980858"/>
    <w:rsid w:val="009810BB"/>
    <w:rsid w:val="009812CD"/>
    <w:rsid w:val="009813FC"/>
    <w:rsid w:val="00981475"/>
    <w:rsid w:val="00981782"/>
    <w:rsid w:val="00981B44"/>
    <w:rsid w:val="00981CFC"/>
    <w:rsid w:val="00982622"/>
    <w:rsid w:val="00982817"/>
    <w:rsid w:val="00982875"/>
    <w:rsid w:val="009837FE"/>
    <w:rsid w:val="00983B0A"/>
    <w:rsid w:val="00984608"/>
    <w:rsid w:val="009847D7"/>
    <w:rsid w:val="00984864"/>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6D8D"/>
    <w:rsid w:val="009A6E1A"/>
    <w:rsid w:val="009A7300"/>
    <w:rsid w:val="009A7C14"/>
    <w:rsid w:val="009B0403"/>
    <w:rsid w:val="009B055E"/>
    <w:rsid w:val="009B09AC"/>
    <w:rsid w:val="009B0CC3"/>
    <w:rsid w:val="009B0DBE"/>
    <w:rsid w:val="009B186C"/>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B7D29"/>
    <w:rsid w:val="009C027E"/>
    <w:rsid w:val="009C05EE"/>
    <w:rsid w:val="009C0BE1"/>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976"/>
    <w:rsid w:val="009D5A3B"/>
    <w:rsid w:val="009D5B47"/>
    <w:rsid w:val="009D5E7D"/>
    <w:rsid w:val="009D65E9"/>
    <w:rsid w:val="009D7028"/>
    <w:rsid w:val="009D7649"/>
    <w:rsid w:val="009D7A82"/>
    <w:rsid w:val="009D7C88"/>
    <w:rsid w:val="009E02E9"/>
    <w:rsid w:val="009E035E"/>
    <w:rsid w:val="009E095B"/>
    <w:rsid w:val="009E0A0D"/>
    <w:rsid w:val="009E0A74"/>
    <w:rsid w:val="009E0BA6"/>
    <w:rsid w:val="009E0BF6"/>
    <w:rsid w:val="009E1164"/>
    <w:rsid w:val="009E15EE"/>
    <w:rsid w:val="009E17CE"/>
    <w:rsid w:val="009E196A"/>
    <w:rsid w:val="009E1BEF"/>
    <w:rsid w:val="009E1D4A"/>
    <w:rsid w:val="009E1F08"/>
    <w:rsid w:val="009E2279"/>
    <w:rsid w:val="009E24D3"/>
    <w:rsid w:val="009E25E8"/>
    <w:rsid w:val="009E2603"/>
    <w:rsid w:val="009E34A0"/>
    <w:rsid w:val="009E353B"/>
    <w:rsid w:val="009E36F7"/>
    <w:rsid w:val="009E3A3E"/>
    <w:rsid w:val="009E3FB8"/>
    <w:rsid w:val="009E4A4C"/>
    <w:rsid w:val="009E5105"/>
    <w:rsid w:val="009E52EF"/>
    <w:rsid w:val="009E5482"/>
    <w:rsid w:val="009E588B"/>
    <w:rsid w:val="009E5F89"/>
    <w:rsid w:val="009E60D1"/>
    <w:rsid w:val="009E6DAB"/>
    <w:rsid w:val="009E767C"/>
    <w:rsid w:val="009E7BF0"/>
    <w:rsid w:val="009E7E27"/>
    <w:rsid w:val="009F0165"/>
    <w:rsid w:val="009F02F7"/>
    <w:rsid w:val="009F04DE"/>
    <w:rsid w:val="009F0E4B"/>
    <w:rsid w:val="009F13D4"/>
    <w:rsid w:val="009F16DC"/>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55B"/>
    <w:rsid w:val="00A04BF1"/>
    <w:rsid w:val="00A04F0F"/>
    <w:rsid w:val="00A04F8F"/>
    <w:rsid w:val="00A0504C"/>
    <w:rsid w:val="00A05697"/>
    <w:rsid w:val="00A05765"/>
    <w:rsid w:val="00A05A67"/>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052"/>
    <w:rsid w:val="00A16796"/>
    <w:rsid w:val="00A16AF0"/>
    <w:rsid w:val="00A1795E"/>
    <w:rsid w:val="00A207E5"/>
    <w:rsid w:val="00A20920"/>
    <w:rsid w:val="00A20B03"/>
    <w:rsid w:val="00A20DB8"/>
    <w:rsid w:val="00A20E43"/>
    <w:rsid w:val="00A20FD0"/>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0F78"/>
    <w:rsid w:val="00A310A1"/>
    <w:rsid w:val="00A31B6A"/>
    <w:rsid w:val="00A32021"/>
    <w:rsid w:val="00A3249B"/>
    <w:rsid w:val="00A324FE"/>
    <w:rsid w:val="00A325F0"/>
    <w:rsid w:val="00A3332B"/>
    <w:rsid w:val="00A33442"/>
    <w:rsid w:val="00A33658"/>
    <w:rsid w:val="00A336F5"/>
    <w:rsid w:val="00A3399E"/>
    <w:rsid w:val="00A33D6B"/>
    <w:rsid w:val="00A33E15"/>
    <w:rsid w:val="00A341B6"/>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40C"/>
    <w:rsid w:val="00A41627"/>
    <w:rsid w:val="00A419BF"/>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04B"/>
    <w:rsid w:val="00A458D3"/>
    <w:rsid w:val="00A45C75"/>
    <w:rsid w:val="00A4606D"/>
    <w:rsid w:val="00A465DE"/>
    <w:rsid w:val="00A4679E"/>
    <w:rsid w:val="00A46876"/>
    <w:rsid w:val="00A46A33"/>
    <w:rsid w:val="00A4729C"/>
    <w:rsid w:val="00A47A4E"/>
    <w:rsid w:val="00A47BD1"/>
    <w:rsid w:val="00A47CB0"/>
    <w:rsid w:val="00A47E61"/>
    <w:rsid w:val="00A506D7"/>
    <w:rsid w:val="00A507A4"/>
    <w:rsid w:val="00A50953"/>
    <w:rsid w:val="00A50FF5"/>
    <w:rsid w:val="00A517BC"/>
    <w:rsid w:val="00A51971"/>
    <w:rsid w:val="00A51D4B"/>
    <w:rsid w:val="00A51D8A"/>
    <w:rsid w:val="00A51E36"/>
    <w:rsid w:val="00A522F4"/>
    <w:rsid w:val="00A52771"/>
    <w:rsid w:val="00A527F0"/>
    <w:rsid w:val="00A52894"/>
    <w:rsid w:val="00A52928"/>
    <w:rsid w:val="00A52A66"/>
    <w:rsid w:val="00A52AE0"/>
    <w:rsid w:val="00A539CC"/>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044"/>
    <w:rsid w:val="00A707BD"/>
    <w:rsid w:val="00A708DA"/>
    <w:rsid w:val="00A709E8"/>
    <w:rsid w:val="00A70B33"/>
    <w:rsid w:val="00A70C95"/>
    <w:rsid w:val="00A70D02"/>
    <w:rsid w:val="00A71001"/>
    <w:rsid w:val="00A71011"/>
    <w:rsid w:val="00A71222"/>
    <w:rsid w:val="00A713DD"/>
    <w:rsid w:val="00A7141E"/>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4A4F"/>
    <w:rsid w:val="00A7512C"/>
    <w:rsid w:val="00A75CC5"/>
    <w:rsid w:val="00A760A9"/>
    <w:rsid w:val="00A76734"/>
    <w:rsid w:val="00A76A51"/>
    <w:rsid w:val="00A76B32"/>
    <w:rsid w:val="00A76B40"/>
    <w:rsid w:val="00A76D91"/>
    <w:rsid w:val="00A77034"/>
    <w:rsid w:val="00A778A3"/>
    <w:rsid w:val="00A77999"/>
    <w:rsid w:val="00A77E45"/>
    <w:rsid w:val="00A80462"/>
    <w:rsid w:val="00A8049D"/>
    <w:rsid w:val="00A80530"/>
    <w:rsid w:val="00A809D0"/>
    <w:rsid w:val="00A80EC3"/>
    <w:rsid w:val="00A81044"/>
    <w:rsid w:val="00A8115E"/>
    <w:rsid w:val="00A81272"/>
    <w:rsid w:val="00A81B8E"/>
    <w:rsid w:val="00A82055"/>
    <w:rsid w:val="00A82152"/>
    <w:rsid w:val="00A82AAD"/>
    <w:rsid w:val="00A82EF8"/>
    <w:rsid w:val="00A83443"/>
    <w:rsid w:val="00A83584"/>
    <w:rsid w:val="00A839EB"/>
    <w:rsid w:val="00A83A8D"/>
    <w:rsid w:val="00A83A93"/>
    <w:rsid w:val="00A83B04"/>
    <w:rsid w:val="00A83B10"/>
    <w:rsid w:val="00A83B37"/>
    <w:rsid w:val="00A83CDF"/>
    <w:rsid w:val="00A83F28"/>
    <w:rsid w:val="00A84663"/>
    <w:rsid w:val="00A85A4A"/>
    <w:rsid w:val="00A86200"/>
    <w:rsid w:val="00A86360"/>
    <w:rsid w:val="00A86489"/>
    <w:rsid w:val="00A8657A"/>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2D6"/>
    <w:rsid w:val="00A94367"/>
    <w:rsid w:val="00A9437A"/>
    <w:rsid w:val="00A94BB4"/>
    <w:rsid w:val="00A94CEE"/>
    <w:rsid w:val="00A94EB3"/>
    <w:rsid w:val="00A94FF1"/>
    <w:rsid w:val="00A95075"/>
    <w:rsid w:val="00A952AA"/>
    <w:rsid w:val="00A954C0"/>
    <w:rsid w:val="00A955D9"/>
    <w:rsid w:val="00A9575F"/>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0CF"/>
    <w:rsid w:val="00AA13E0"/>
    <w:rsid w:val="00AA1762"/>
    <w:rsid w:val="00AA2488"/>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C9E"/>
    <w:rsid w:val="00AB2E62"/>
    <w:rsid w:val="00AB2EF0"/>
    <w:rsid w:val="00AB326E"/>
    <w:rsid w:val="00AB3494"/>
    <w:rsid w:val="00AB3848"/>
    <w:rsid w:val="00AB3A55"/>
    <w:rsid w:val="00AB3E3D"/>
    <w:rsid w:val="00AB4F4B"/>
    <w:rsid w:val="00AB5ABF"/>
    <w:rsid w:val="00AB675B"/>
    <w:rsid w:val="00AB6797"/>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9C5"/>
    <w:rsid w:val="00AC2B79"/>
    <w:rsid w:val="00AC2B8E"/>
    <w:rsid w:val="00AC2E5D"/>
    <w:rsid w:val="00AC3575"/>
    <w:rsid w:val="00AC37F7"/>
    <w:rsid w:val="00AC390C"/>
    <w:rsid w:val="00AC3CCF"/>
    <w:rsid w:val="00AC3CDC"/>
    <w:rsid w:val="00AC3D06"/>
    <w:rsid w:val="00AC3F99"/>
    <w:rsid w:val="00AC45C4"/>
    <w:rsid w:val="00AC482B"/>
    <w:rsid w:val="00AC4F3B"/>
    <w:rsid w:val="00AC4FB4"/>
    <w:rsid w:val="00AC51D3"/>
    <w:rsid w:val="00AC52B2"/>
    <w:rsid w:val="00AC52DF"/>
    <w:rsid w:val="00AC56E8"/>
    <w:rsid w:val="00AC5CCF"/>
    <w:rsid w:val="00AC6563"/>
    <w:rsid w:val="00AC6B03"/>
    <w:rsid w:val="00AC713C"/>
    <w:rsid w:val="00AC73ED"/>
    <w:rsid w:val="00AC7687"/>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B1F"/>
    <w:rsid w:val="00AD3C36"/>
    <w:rsid w:val="00AD3D9E"/>
    <w:rsid w:val="00AD4268"/>
    <w:rsid w:val="00AD5025"/>
    <w:rsid w:val="00AD5EEC"/>
    <w:rsid w:val="00AD6278"/>
    <w:rsid w:val="00AD6DF3"/>
    <w:rsid w:val="00AD6E76"/>
    <w:rsid w:val="00AD7243"/>
    <w:rsid w:val="00AD758F"/>
    <w:rsid w:val="00AD76F5"/>
    <w:rsid w:val="00AD7F90"/>
    <w:rsid w:val="00AE0790"/>
    <w:rsid w:val="00AE08D1"/>
    <w:rsid w:val="00AE0AEF"/>
    <w:rsid w:val="00AE0E44"/>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478"/>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80C"/>
    <w:rsid w:val="00AF4E0B"/>
    <w:rsid w:val="00AF51B8"/>
    <w:rsid w:val="00AF55A5"/>
    <w:rsid w:val="00AF5698"/>
    <w:rsid w:val="00AF576E"/>
    <w:rsid w:val="00AF57C3"/>
    <w:rsid w:val="00AF592A"/>
    <w:rsid w:val="00AF5D5D"/>
    <w:rsid w:val="00AF5E1C"/>
    <w:rsid w:val="00AF63FF"/>
    <w:rsid w:val="00AF6AD6"/>
    <w:rsid w:val="00AF6B28"/>
    <w:rsid w:val="00AF6EDD"/>
    <w:rsid w:val="00AF780F"/>
    <w:rsid w:val="00AF7A89"/>
    <w:rsid w:val="00AF7AAF"/>
    <w:rsid w:val="00B00002"/>
    <w:rsid w:val="00B001F4"/>
    <w:rsid w:val="00B00558"/>
    <w:rsid w:val="00B00A5B"/>
    <w:rsid w:val="00B00CB2"/>
    <w:rsid w:val="00B00E3C"/>
    <w:rsid w:val="00B00EB1"/>
    <w:rsid w:val="00B018DC"/>
    <w:rsid w:val="00B01AA6"/>
    <w:rsid w:val="00B01AAA"/>
    <w:rsid w:val="00B0209B"/>
    <w:rsid w:val="00B02248"/>
    <w:rsid w:val="00B022AA"/>
    <w:rsid w:val="00B0258E"/>
    <w:rsid w:val="00B025E7"/>
    <w:rsid w:val="00B0278C"/>
    <w:rsid w:val="00B02A1E"/>
    <w:rsid w:val="00B02B12"/>
    <w:rsid w:val="00B02DE4"/>
    <w:rsid w:val="00B03560"/>
    <w:rsid w:val="00B0363D"/>
    <w:rsid w:val="00B03775"/>
    <w:rsid w:val="00B03C72"/>
    <w:rsid w:val="00B0483D"/>
    <w:rsid w:val="00B04AA8"/>
    <w:rsid w:val="00B05632"/>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1FB"/>
    <w:rsid w:val="00B162C6"/>
    <w:rsid w:val="00B16416"/>
    <w:rsid w:val="00B16C96"/>
    <w:rsid w:val="00B16E76"/>
    <w:rsid w:val="00B17008"/>
    <w:rsid w:val="00B174AD"/>
    <w:rsid w:val="00B17624"/>
    <w:rsid w:val="00B17B0C"/>
    <w:rsid w:val="00B17E46"/>
    <w:rsid w:val="00B202A2"/>
    <w:rsid w:val="00B20461"/>
    <w:rsid w:val="00B204F0"/>
    <w:rsid w:val="00B206EF"/>
    <w:rsid w:val="00B20743"/>
    <w:rsid w:val="00B2103F"/>
    <w:rsid w:val="00B21C1F"/>
    <w:rsid w:val="00B21F04"/>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238"/>
    <w:rsid w:val="00B30BBA"/>
    <w:rsid w:val="00B315E7"/>
    <w:rsid w:val="00B317C6"/>
    <w:rsid w:val="00B31B74"/>
    <w:rsid w:val="00B32304"/>
    <w:rsid w:val="00B325FD"/>
    <w:rsid w:val="00B33339"/>
    <w:rsid w:val="00B33381"/>
    <w:rsid w:val="00B3362D"/>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BF5"/>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0E86"/>
    <w:rsid w:val="00B7137E"/>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5EDB"/>
    <w:rsid w:val="00B76200"/>
    <w:rsid w:val="00B76580"/>
    <w:rsid w:val="00B76743"/>
    <w:rsid w:val="00B76E6D"/>
    <w:rsid w:val="00B770B1"/>
    <w:rsid w:val="00B770CD"/>
    <w:rsid w:val="00B77738"/>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869"/>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4DFF"/>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A25"/>
    <w:rsid w:val="00BA5E9B"/>
    <w:rsid w:val="00BA6371"/>
    <w:rsid w:val="00BA654F"/>
    <w:rsid w:val="00BA65DF"/>
    <w:rsid w:val="00BA6700"/>
    <w:rsid w:val="00BA6ADD"/>
    <w:rsid w:val="00BA6E6E"/>
    <w:rsid w:val="00BA70F2"/>
    <w:rsid w:val="00BA728E"/>
    <w:rsid w:val="00BA7292"/>
    <w:rsid w:val="00BA7446"/>
    <w:rsid w:val="00BA7457"/>
    <w:rsid w:val="00BB00A4"/>
    <w:rsid w:val="00BB01BB"/>
    <w:rsid w:val="00BB074F"/>
    <w:rsid w:val="00BB07CC"/>
    <w:rsid w:val="00BB085B"/>
    <w:rsid w:val="00BB0BEC"/>
    <w:rsid w:val="00BB0DEE"/>
    <w:rsid w:val="00BB0F51"/>
    <w:rsid w:val="00BB0FCC"/>
    <w:rsid w:val="00BB11A2"/>
    <w:rsid w:val="00BB1A30"/>
    <w:rsid w:val="00BB1BDC"/>
    <w:rsid w:val="00BB1C35"/>
    <w:rsid w:val="00BB1D20"/>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2B3F"/>
    <w:rsid w:val="00BC369F"/>
    <w:rsid w:val="00BC42B5"/>
    <w:rsid w:val="00BC555A"/>
    <w:rsid w:val="00BC58B6"/>
    <w:rsid w:val="00BC5E27"/>
    <w:rsid w:val="00BC5FCC"/>
    <w:rsid w:val="00BC6BF1"/>
    <w:rsid w:val="00BC6E03"/>
    <w:rsid w:val="00BC7205"/>
    <w:rsid w:val="00BC7E95"/>
    <w:rsid w:val="00BC7FEC"/>
    <w:rsid w:val="00BD0039"/>
    <w:rsid w:val="00BD02D6"/>
    <w:rsid w:val="00BD04E6"/>
    <w:rsid w:val="00BD0680"/>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032"/>
    <w:rsid w:val="00BE7136"/>
    <w:rsid w:val="00BE7352"/>
    <w:rsid w:val="00BE771D"/>
    <w:rsid w:val="00BE77A7"/>
    <w:rsid w:val="00BE7834"/>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878"/>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526E"/>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44B"/>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A5A"/>
    <w:rsid w:val="00C26C13"/>
    <w:rsid w:val="00C275FB"/>
    <w:rsid w:val="00C277F9"/>
    <w:rsid w:val="00C27972"/>
    <w:rsid w:val="00C27998"/>
    <w:rsid w:val="00C27D15"/>
    <w:rsid w:val="00C301C4"/>
    <w:rsid w:val="00C3054F"/>
    <w:rsid w:val="00C30674"/>
    <w:rsid w:val="00C3072B"/>
    <w:rsid w:val="00C30793"/>
    <w:rsid w:val="00C31312"/>
    <w:rsid w:val="00C31F2B"/>
    <w:rsid w:val="00C31FA1"/>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0CA0"/>
    <w:rsid w:val="00C518D3"/>
    <w:rsid w:val="00C51B24"/>
    <w:rsid w:val="00C520C9"/>
    <w:rsid w:val="00C53569"/>
    <w:rsid w:val="00C5394F"/>
    <w:rsid w:val="00C53A81"/>
    <w:rsid w:val="00C53AD6"/>
    <w:rsid w:val="00C53B91"/>
    <w:rsid w:val="00C53DC0"/>
    <w:rsid w:val="00C543CD"/>
    <w:rsid w:val="00C54A05"/>
    <w:rsid w:val="00C54A75"/>
    <w:rsid w:val="00C54FC3"/>
    <w:rsid w:val="00C55365"/>
    <w:rsid w:val="00C558E0"/>
    <w:rsid w:val="00C5608B"/>
    <w:rsid w:val="00C5612D"/>
    <w:rsid w:val="00C56536"/>
    <w:rsid w:val="00C567F3"/>
    <w:rsid w:val="00C56988"/>
    <w:rsid w:val="00C57647"/>
    <w:rsid w:val="00C57797"/>
    <w:rsid w:val="00C5786D"/>
    <w:rsid w:val="00C6016B"/>
    <w:rsid w:val="00C60276"/>
    <w:rsid w:val="00C60446"/>
    <w:rsid w:val="00C6044D"/>
    <w:rsid w:val="00C60911"/>
    <w:rsid w:val="00C60E86"/>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0C31"/>
    <w:rsid w:val="00C7120D"/>
    <w:rsid w:val="00C71906"/>
    <w:rsid w:val="00C72299"/>
    <w:rsid w:val="00C72695"/>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912"/>
    <w:rsid w:val="00C76FA9"/>
    <w:rsid w:val="00C77153"/>
    <w:rsid w:val="00C77196"/>
    <w:rsid w:val="00C7720D"/>
    <w:rsid w:val="00C7779C"/>
    <w:rsid w:val="00C77ACA"/>
    <w:rsid w:val="00C8019E"/>
    <w:rsid w:val="00C80A81"/>
    <w:rsid w:val="00C80D76"/>
    <w:rsid w:val="00C80DF5"/>
    <w:rsid w:val="00C8199B"/>
    <w:rsid w:val="00C81AF8"/>
    <w:rsid w:val="00C81DFA"/>
    <w:rsid w:val="00C82542"/>
    <w:rsid w:val="00C82694"/>
    <w:rsid w:val="00C828A4"/>
    <w:rsid w:val="00C829AC"/>
    <w:rsid w:val="00C82B37"/>
    <w:rsid w:val="00C833F9"/>
    <w:rsid w:val="00C8356C"/>
    <w:rsid w:val="00C838A2"/>
    <w:rsid w:val="00C840AD"/>
    <w:rsid w:val="00C84523"/>
    <w:rsid w:val="00C845E0"/>
    <w:rsid w:val="00C845EE"/>
    <w:rsid w:val="00C84AB6"/>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080"/>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92E"/>
    <w:rsid w:val="00CA0CED"/>
    <w:rsid w:val="00CA0F8C"/>
    <w:rsid w:val="00CA165B"/>
    <w:rsid w:val="00CA1B90"/>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08D"/>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18"/>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174"/>
    <w:rsid w:val="00CC080F"/>
    <w:rsid w:val="00CC08E5"/>
    <w:rsid w:val="00CC0C0A"/>
    <w:rsid w:val="00CC0DD8"/>
    <w:rsid w:val="00CC2379"/>
    <w:rsid w:val="00CC23DD"/>
    <w:rsid w:val="00CC2715"/>
    <w:rsid w:val="00CC285D"/>
    <w:rsid w:val="00CC2959"/>
    <w:rsid w:val="00CC2D0A"/>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64E"/>
    <w:rsid w:val="00CD394B"/>
    <w:rsid w:val="00CD3E5F"/>
    <w:rsid w:val="00CD41C5"/>
    <w:rsid w:val="00CD4E45"/>
    <w:rsid w:val="00CD5277"/>
    <w:rsid w:val="00CD538D"/>
    <w:rsid w:val="00CD5542"/>
    <w:rsid w:val="00CD55A7"/>
    <w:rsid w:val="00CD56D8"/>
    <w:rsid w:val="00CD588C"/>
    <w:rsid w:val="00CD6519"/>
    <w:rsid w:val="00CD67D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3A9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B20"/>
    <w:rsid w:val="00CF4CC2"/>
    <w:rsid w:val="00CF51BD"/>
    <w:rsid w:val="00CF5315"/>
    <w:rsid w:val="00CF55CE"/>
    <w:rsid w:val="00CF5B27"/>
    <w:rsid w:val="00CF5CC4"/>
    <w:rsid w:val="00CF5FE7"/>
    <w:rsid w:val="00CF6172"/>
    <w:rsid w:val="00CF68F6"/>
    <w:rsid w:val="00CF70B6"/>
    <w:rsid w:val="00CF727B"/>
    <w:rsid w:val="00CF7661"/>
    <w:rsid w:val="00CF78E5"/>
    <w:rsid w:val="00CF7B61"/>
    <w:rsid w:val="00D00BE0"/>
    <w:rsid w:val="00D01182"/>
    <w:rsid w:val="00D01519"/>
    <w:rsid w:val="00D01D0F"/>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6D02"/>
    <w:rsid w:val="00D06DDB"/>
    <w:rsid w:val="00D0742D"/>
    <w:rsid w:val="00D0748F"/>
    <w:rsid w:val="00D07823"/>
    <w:rsid w:val="00D07AEB"/>
    <w:rsid w:val="00D07C5C"/>
    <w:rsid w:val="00D07D95"/>
    <w:rsid w:val="00D10291"/>
    <w:rsid w:val="00D1047F"/>
    <w:rsid w:val="00D105CA"/>
    <w:rsid w:val="00D106C3"/>
    <w:rsid w:val="00D10B23"/>
    <w:rsid w:val="00D110BF"/>
    <w:rsid w:val="00D115B2"/>
    <w:rsid w:val="00D121AE"/>
    <w:rsid w:val="00D123A9"/>
    <w:rsid w:val="00D1276E"/>
    <w:rsid w:val="00D128A2"/>
    <w:rsid w:val="00D1308A"/>
    <w:rsid w:val="00D131F7"/>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985"/>
    <w:rsid w:val="00D16EEC"/>
    <w:rsid w:val="00D174A2"/>
    <w:rsid w:val="00D17A18"/>
    <w:rsid w:val="00D17EF3"/>
    <w:rsid w:val="00D17FE3"/>
    <w:rsid w:val="00D20AD1"/>
    <w:rsid w:val="00D20D49"/>
    <w:rsid w:val="00D2117D"/>
    <w:rsid w:val="00D21516"/>
    <w:rsid w:val="00D2161E"/>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1DEA"/>
    <w:rsid w:val="00D3223C"/>
    <w:rsid w:val="00D32B6E"/>
    <w:rsid w:val="00D32B71"/>
    <w:rsid w:val="00D32E14"/>
    <w:rsid w:val="00D32F9E"/>
    <w:rsid w:val="00D33129"/>
    <w:rsid w:val="00D3352A"/>
    <w:rsid w:val="00D33DC6"/>
    <w:rsid w:val="00D33DF2"/>
    <w:rsid w:val="00D343CC"/>
    <w:rsid w:val="00D34575"/>
    <w:rsid w:val="00D34626"/>
    <w:rsid w:val="00D3473A"/>
    <w:rsid w:val="00D34897"/>
    <w:rsid w:val="00D35043"/>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BC9"/>
    <w:rsid w:val="00D42D77"/>
    <w:rsid w:val="00D435A2"/>
    <w:rsid w:val="00D43782"/>
    <w:rsid w:val="00D4379E"/>
    <w:rsid w:val="00D437A1"/>
    <w:rsid w:val="00D44CE7"/>
    <w:rsid w:val="00D44E37"/>
    <w:rsid w:val="00D44EAA"/>
    <w:rsid w:val="00D44F90"/>
    <w:rsid w:val="00D452C2"/>
    <w:rsid w:val="00D453BA"/>
    <w:rsid w:val="00D45459"/>
    <w:rsid w:val="00D456AD"/>
    <w:rsid w:val="00D45AF0"/>
    <w:rsid w:val="00D45CCF"/>
    <w:rsid w:val="00D45E1E"/>
    <w:rsid w:val="00D46318"/>
    <w:rsid w:val="00D46331"/>
    <w:rsid w:val="00D4643E"/>
    <w:rsid w:val="00D466F8"/>
    <w:rsid w:val="00D47630"/>
    <w:rsid w:val="00D47980"/>
    <w:rsid w:val="00D47C3D"/>
    <w:rsid w:val="00D47E7B"/>
    <w:rsid w:val="00D5076B"/>
    <w:rsid w:val="00D50986"/>
    <w:rsid w:val="00D50C76"/>
    <w:rsid w:val="00D50CD2"/>
    <w:rsid w:val="00D512E1"/>
    <w:rsid w:val="00D5198E"/>
    <w:rsid w:val="00D51DAE"/>
    <w:rsid w:val="00D5234B"/>
    <w:rsid w:val="00D525AD"/>
    <w:rsid w:val="00D52A77"/>
    <w:rsid w:val="00D532D8"/>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AC7"/>
    <w:rsid w:val="00D75B3A"/>
    <w:rsid w:val="00D75E51"/>
    <w:rsid w:val="00D76083"/>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39C"/>
    <w:rsid w:val="00D84527"/>
    <w:rsid w:val="00D845C1"/>
    <w:rsid w:val="00D84D8E"/>
    <w:rsid w:val="00D85005"/>
    <w:rsid w:val="00D8521A"/>
    <w:rsid w:val="00D853B3"/>
    <w:rsid w:val="00D857B4"/>
    <w:rsid w:val="00D85937"/>
    <w:rsid w:val="00D85971"/>
    <w:rsid w:val="00D85A9D"/>
    <w:rsid w:val="00D85DB1"/>
    <w:rsid w:val="00D85EC2"/>
    <w:rsid w:val="00D86387"/>
    <w:rsid w:val="00D8664F"/>
    <w:rsid w:val="00D86EFA"/>
    <w:rsid w:val="00D870B9"/>
    <w:rsid w:val="00D87C55"/>
    <w:rsid w:val="00D87FDE"/>
    <w:rsid w:val="00D90126"/>
    <w:rsid w:val="00D904A6"/>
    <w:rsid w:val="00D9097D"/>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913"/>
    <w:rsid w:val="00DB1E45"/>
    <w:rsid w:val="00DB20A9"/>
    <w:rsid w:val="00DB23CD"/>
    <w:rsid w:val="00DB24C3"/>
    <w:rsid w:val="00DB2856"/>
    <w:rsid w:val="00DB4015"/>
    <w:rsid w:val="00DB4485"/>
    <w:rsid w:val="00DB45AB"/>
    <w:rsid w:val="00DB48AD"/>
    <w:rsid w:val="00DB4AA7"/>
    <w:rsid w:val="00DB4C45"/>
    <w:rsid w:val="00DB4D25"/>
    <w:rsid w:val="00DB4EAD"/>
    <w:rsid w:val="00DB51A8"/>
    <w:rsid w:val="00DB51AE"/>
    <w:rsid w:val="00DB567C"/>
    <w:rsid w:val="00DB57C3"/>
    <w:rsid w:val="00DB5B09"/>
    <w:rsid w:val="00DB5E7E"/>
    <w:rsid w:val="00DB6416"/>
    <w:rsid w:val="00DB658E"/>
    <w:rsid w:val="00DB6709"/>
    <w:rsid w:val="00DB7448"/>
    <w:rsid w:val="00DB785B"/>
    <w:rsid w:val="00DB790D"/>
    <w:rsid w:val="00DB796E"/>
    <w:rsid w:val="00DB7CFE"/>
    <w:rsid w:val="00DC0B5B"/>
    <w:rsid w:val="00DC156E"/>
    <w:rsid w:val="00DC17B5"/>
    <w:rsid w:val="00DC1C54"/>
    <w:rsid w:val="00DC1D87"/>
    <w:rsid w:val="00DC1E55"/>
    <w:rsid w:val="00DC20CE"/>
    <w:rsid w:val="00DC2130"/>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C74A0"/>
    <w:rsid w:val="00DC78C7"/>
    <w:rsid w:val="00DD044B"/>
    <w:rsid w:val="00DD117C"/>
    <w:rsid w:val="00DD1319"/>
    <w:rsid w:val="00DD1E0E"/>
    <w:rsid w:val="00DD1F43"/>
    <w:rsid w:val="00DD20D5"/>
    <w:rsid w:val="00DD2C12"/>
    <w:rsid w:val="00DD2DCC"/>
    <w:rsid w:val="00DD2F21"/>
    <w:rsid w:val="00DD30ED"/>
    <w:rsid w:val="00DD34DC"/>
    <w:rsid w:val="00DD34E4"/>
    <w:rsid w:val="00DD37D0"/>
    <w:rsid w:val="00DD39DB"/>
    <w:rsid w:val="00DD39ED"/>
    <w:rsid w:val="00DD3A88"/>
    <w:rsid w:val="00DD3C3E"/>
    <w:rsid w:val="00DD4220"/>
    <w:rsid w:val="00DD4221"/>
    <w:rsid w:val="00DD43EF"/>
    <w:rsid w:val="00DD457B"/>
    <w:rsid w:val="00DD4813"/>
    <w:rsid w:val="00DD4967"/>
    <w:rsid w:val="00DD6286"/>
    <w:rsid w:val="00DD654C"/>
    <w:rsid w:val="00DD6838"/>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E7E"/>
    <w:rsid w:val="00DE2FFE"/>
    <w:rsid w:val="00DE3108"/>
    <w:rsid w:val="00DE319A"/>
    <w:rsid w:val="00DE325D"/>
    <w:rsid w:val="00DE3347"/>
    <w:rsid w:val="00DE37FF"/>
    <w:rsid w:val="00DE39F1"/>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289"/>
    <w:rsid w:val="00DF3323"/>
    <w:rsid w:val="00DF36A8"/>
    <w:rsid w:val="00DF3726"/>
    <w:rsid w:val="00DF374C"/>
    <w:rsid w:val="00DF396F"/>
    <w:rsid w:val="00DF4A24"/>
    <w:rsid w:val="00DF4AD0"/>
    <w:rsid w:val="00DF4EA5"/>
    <w:rsid w:val="00DF5198"/>
    <w:rsid w:val="00DF53AD"/>
    <w:rsid w:val="00DF5529"/>
    <w:rsid w:val="00DF5A29"/>
    <w:rsid w:val="00DF5B84"/>
    <w:rsid w:val="00DF5DCF"/>
    <w:rsid w:val="00DF6704"/>
    <w:rsid w:val="00DF6BBC"/>
    <w:rsid w:val="00DF6C61"/>
    <w:rsid w:val="00DF6EF8"/>
    <w:rsid w:val="00DF76DF"/>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58BE"/>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379"/>
    <w:rsid w:val="00E14483"/>
    <w:rsid w:val="00E145D1"/>
    <w:rsid w:val="00E14E13"/>
    <w:rsid w:val="00E15410"/>
    <w:rsid w:val="00E15499"/>
    <w:rsid w:val="00E15709"/>
    <w:rsid w:val="00E15AA8"/>
    <w:rsid w:val="00E15B89"/>
    <w:rsid w:val="00E15F44"/>
    <w:rsid w:val="00E160D1"/>
    <w:rsid w:val="00E1616B"/>
    <w:rsid w:val="00E16179"/>
    <w:rsid w:val="00E163C7"/>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A4B"/>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B56"/>
    <w:rsid w:val="00E46CA1"/>
    <w:rsid w:val="00E472FC"/>
    <w:rsid w:val="00E47370"/>
    <w:rsid w:val="00E474B0"/>
    <w:rsid w:val="00E47B5A"/>
    <w:rsid w:val="00E47E2A"/>
    <w:rsid w:val="00E47EBD"/>
    <w:rsid w:val="00E50048"/>
    <w:rsid w:val="00E50465"/>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7B0"/>
    <w:rsid w:val="00E56D89"/>
    <w:rsid w:val="00E57039"/>
    <w:rsid w:val="00E573CF"/>
    <w:rsid w:val="00E57444"/>
    <w:rsid w:val="00E5755F"/>
    <w:rsid w:val="00E5768F"/>
    <w:rsid w:val="00E57C2F"/>
    <w:rsid w:val="00E57D98"/>
    <w:rsid w:val="00E60658"/>
    <w:rsid w:val="00E60A46"/>
    <w:rsid w:val="00E6153C"/>
    <w:rsid w:val="00E6206B"/>
    <w:rsid w:val="00E622ED"/>
    <w:rsid w:val="00E6247C"/>
    <w:rsid w:val="00E62615"/>
    <w:rsid w:val="00E62879"/>
    <w:rsid w:val="00E62C89"/>
    <w:rsid w:val="00E62E55"/>
    <w:rsid w:val="00E635F3"/>
    <w:rsid w:val="00E637BB"/>
    <w:rsid w:val="00E638EA"/>
    <w:rsid w:val="00E63DC1"/>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DD4"/>
    <w:rsid w:val="00E75ED9"/>
    <w:rsid w:val="00E7605B"/>
    <w:rsid w:val="00E76411"/>
    <w:rsid w:val="00E767AB"/>
    <w:rsid w:val="00E76CE5"/>
    <w:rsid w:val="00E770E5"/>
    <w:rsid w:val="00E77192"/>
    <w:rsid w:val="00E77605"/>
    <w:rsid w:val="00E77A17"/>
    <w:rsid w:val="00E77A19"/>
    <w:rsid w:val="00E77A36"/>
    <w:rsid w:val="00E77B7F"/>
    <w:rsid w:val="00E77BCB"/>
    <w:rsid w:val="00E8020C"/>
    <w:rsid w:val="00E80DC1"/>
    <w:rsid w:val="00E81935"/>
    <w:rsid w:val="00E82083"/>
    <w:rsid w:val="00E83098"/>
    <w:rsid w:val="00E83113"/>
    <w:rsid w:val="00E83EDB"/>
    <w:rsid w:val="00E84179"/>
    <w:rsid w:val="00E84320"/>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262"/>
    <w:rsid w:val="00E92900"/>
    <w:rsid w:val="00E929B0"/>
    <w:rsid w:val="00E92C85"/>
    <w:rsid w:val="00E92D97"/>
    <w:rsid w:val="00E93146"/>
    <w:rsid w:val="00E93656"/>
    <w:rsid w:val="00E93742"/>
    <w:rsid w:val="00E93C5F"/>
    <w:rsid w:val="00E9416E"/>
    <w:rsid w:val="00E94E5D"/>
    <w:rsid w:val="00E94E89"/>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9A2"/>
    <w:rsid w:val="00EA7ECA"/>
    <w:rsid w:val="00EB0224"/>
    <w:rsid w:val="00EB0563"/>
    <w:rsid w:val="00EB05C3"/>
    <w:rsid w:val="00EB05D3"/>
    <w:rsid w:val="00EB0B9C"/>
    <w:rsid w:val="00EB0D12"/>
    <w:rsid w:val="00EB0E20"/>
    <w:rsid w:val="00EB13D6"/>
    <w:rsid w:val="00EB2338"/>
    <w:rsid w:val="00EB2B72"/>
    <w:rsid w:val="00EB2FD3"/>
    <w:rsid w:val="00EB3601"/>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0BC8"/>
    <w:rsid w:val="00EC0FDF"/>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16D"/>
    <w:rsid w:val="00EE038B"/>
    <w:rsid w:val="00EE0C6B"/>
    <w:rsid w:val="00EE0CB3"/>
    <w:rsid w:val="00EE0D6B"/>
    <w:rsid w:val="00EE16CD"/>
    <w:rsid w:val="00EE1CBA"/>
    <w:rsid w:val="00EE220D"/>
    <w:rsid w:val="00EE255C"/>
    <w:rsid w:val="00EE265D"/>
    <w:rsid w:val="00EE2DFB"/>
    <w:rsid w:val="00EE322E"/>
    <w:rsid w:val="00EE3831"/>
    <w:rsid w:val="00EE3CD3"/>
    <w:rsid w:val="00EE3E0B"/>
    <w:rsid w:val="00EE3E5B"/>
    <w:rsid w:val="00EE40E0"/>
    <w:rsid w:val="00EE418F"/>
    <w:rsid w:val="00EE4356"/>
    <w:rsid w:val="00EE43E2"/>
    <w:rsid w:val="00EE457F"/>
    <w:rsid w:val="00EE4AB4"/>
    <w:rsid w:val="00EE4D5F"/>
    <w:rsid w:val="00EE4F03"/>
    <w:rsid w:val="00EE50D7"/>
    <w:rsid w:val="00EE5613"/>
    <w:rsid w:val="00EE5AA8"/>
    <w:rsid w:val="00EE62F6"/>
    <w:rsid w:val="00EE6326"/>
    <w:rsid w:val="00EE69E7"/>
    <w:rsid w:val="00EE6DA5"/>
    <w:rsid w:val="00EE733D"/>
    <w:rsid w:val="00EE7A2C"/>
    <w:rsid w:val="00EE7A3D"/>
    <w:rsid w:val="00EE7D97"/>
    <w:rsid w:val="00EF09D4"/>
    <w:rsid w:val="00EF0A31"/>
    <w:rsid w:val="00EF0AA3"/>
    <w:rsid w:val="00EF0DDA"/>
    <w:rsid w:val="00EF0F22"/>
    <w:rsid w:val="00EF149A"/>
    <w:rsid w:val="00EF1868"/>
    <w:rsid w:val="00EF1FFB"/>
    <w:rsid w:val="00EF201B"/>
    <w:rsid w:val="00EF20F6"/>
    <w:rsid w:val="00EF2155"/>
    <w:rsid w:val="00EF2313"/>
    <w:rsid w:val="00EF2C3A"/>
    <w:rsid w:val="00EF2CDC"/>
    <w:rsid w:val="00EF2E79"/>
    <w:rsid w:val="00EF3E08"/>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6EC"/>
    <w:rsid w:val="00F048D5"/>
    <w:rsid w:val="00F05226"/>
    <w:rsid w:val="00F0642A"/>
    <w:rsid w:val="00F065C0"/>
    <w:rsid w:val="00F06600"/>
    <w:rsid w:val="00F0676C"/>
    <w:rsid w:val="00F0692D"/>
    <w:rsid w:val="00F06BA9"/>
    <w:rsid w:val="00F06C5F"/>
    <w:rsid w:val="00F06DEF"/>
    <w:rsid w:val="00F070BD"/>
    <w:rsid w:val="00F0730F"/>
    <w:rsid w:val="00F1002C"/>
    <w:rsid w:val="00F101CF"/>
    <w:rsid w:val="00F104DA"/>
    <w:rsid w:val="00F10BE0"/>
    <w:rsid w:val="00F111A7"/>
    <w:rsid w:val="00F11632"/>
    <w:rsid w:val="00F1177C"/>
    <w:rsid w:val="00F12027"/>
    <w:rsid w:val="00F122AD"/>
    <w:rsid w:val="00F123CF"/>
    <w:rsid w:val="00F124B2"/>
    <w:rsid w:val="00F12598"/>
    <w:rsid w:val="00F127ED"/>
    <w:rsid w:val="00F12B3D"/>
    <w:rsid w:val="00F12CB4"/>
    <w:rsid w:val="00F13023"/>
    <w:rsid w:val="00F135E7"/>
    <w:rsid w:val="00F136E3"/>
    <w:rsid w:val="00F13791"/>
    <w:rsid w:val="00F137C4"/>
    <w:rsid w:val="00F1388E"/>
    <w:rsid w:val="00F13E78"/>
    <w:rsid w:val="00F14270"/>
    <w:rsid w:val="00F14D96"/>
    <w:rsid w:val="00F14ED1"/>
    <w:rsid w:val="00F15281"/>
    <w:rsid w:val="00F158C1"/>
    <w:rsid w:val="00F162A3"/>
    <w:rsid w:val="00F163F9"/>
    <w:rsid w:val="00F1668B"/>
    <w:rsid w:val="00F168E4"/>
    <w:rsid w:val="00F16B4F"/>
    <w:rsid w:val="00F1707A"/>
    <w:rsid w:val="00F174D6"/>
    <w:rsid w:val="00F1759F"/>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27E44"/>
    <w:rsid w:val="00F301B4"/>
    <w:rsid w:val="00F30765"/>
    <w:rsid w:val="00F30C5B"/>
    <w:rsid w:val="00F30D39"/>
    <w:rsid w:val="00F310E9"/>
    <w:rsid w:val="00F3115E"/>
    <w:rsid w:val="00F31355"/>
    <w:rsid w:val="00F31370"/>
    <w:rsid w:val="00F31F5D"/>
    <w:rsid w:val="00F323B7"/>
    <w:rsid w:val="00F3290E"/>
    <w:rsid w:val="00F32921"/>
    <w:rsid w:val="00F32CB4"/>
    <w:rsid w:val="00F33259"/>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532"/>
    <w:rsid w:val="00F447A0"/>
    <w:rsid w:val="00F448D4"/>
    <w:rsid w:val="00F449A4"/>
    <w:rsid w:val="00F45269"/>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2FB0"/>
    <w:rsid w:val="00F53381"/>
    <w:rsid w:val="00F53577"/>
    <w:rsid w:val="00F53593"/>
    <w:rsid w:val="00F53D1F"/>
    <w:rsid w:val="00F53FBA"/>
    <w:rsid w:val="00F542B8"/>
    <w:rsid w:val="00F544EC"/>
    <w:rsid w:val="00F544FD"/>
    <w:rsid w:val="00F54988"/>
    <w:rsid w:val="00F54BAB"/>
    <w:rsid w:val="00F54D42"/>
    <w:rsid w:val="00F54E03"/>
    <w:rsid w:val="00F553C8"/>
    <w:rsid w:val="00F554A2"/>
    <w:rsid w:val="00F55528"/>
    <w:rsid w:val="00F55CB2"/>
    <w:rsid w:val="00F55CE9"/>
    <w:rsid w:val="00F57C8D"/>
    <w:rsid w:val="00F6003A"/>
    <w:rsid w:val="00F60235"/>
    <w:rsid w:val="00F60466"/>
    <w:rsid w:val="00F619AE"/>
    <w:rsid w:val="00F61C95"/>
    <w:rsid w:val="00F61D98"/>
    <w:rsid w:val="00F61ECC"/>
    <w:rsid w:val="00F620BC"/>
    <w:rsid w:val="00F62570"/>
    <w:rsid w:val="00F6274C"/>
    <w:rsid w:val="00F638B8"/>
    <w:rsid w:val="00F63E4E"/>
    <w:rsid w:val="00F64AEC"/>
    <w:rsid w:val="00F64CAC"/>
    <w:rsid w:val="00F64EAA"/>
    <w:rsid w:val="00F65057"/>
    <w:rsid w:val="00F6510C"/>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BB5"/>
    <w:rsid w:val="00F77FDF"/>
    <w:rsid w:val="00F80433"/>
    <w:rsid w:val="00F81956"/>
    <w:rsid w:val="00F81DCC"/>
    <w:rsid w:val="00F81E01"/>
    <w:rsid w:val="00F821B0"/>
    <w:rsid w:val="00F8233C"/>
    <w:rsid w:val="00F824AE"/>
    <w:rsid w:val="00F825BF"/>
    <w:rsid w:val="00F82C48"/>
    <w:rsid w:val="00F82F44"/>
    <w:rsid w:val="00F83648"/>
    <w:rsid w:val="00F836DD"/>
    <w:rsid w:val="00F83DA9"/>
    <w:rsid w:val="00F8463D"/>
    <w:rsid w:val="00F848EC"/>
    <w:rsid w:val="00F84D0C"/>
    <w:rsid w:val="00F84F78"/>
    <w:rsid w:val="00F850E5"/>
    <w:rsid w:val="00F85690"/>
    <w:rsid w:val="00F8574D"/>
    <w:rsid w:val="00F86E0A"/>
    <w:rsid w:val="00F87015"/>
    <w:rsid w:val="00F87269"/>
    <w:rsid w:val="00F87312"/>
    <w:rsid w:val="00F87E8E"/>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B78"/>
    <w:rsid w:val="00F92E33"/>
    <w:rsid w:val="00F93195"/>
    <w:rsid w:val="00F931F2"/>
    <w:rsid w:val="00F93C32"/>
    <w:rsid w:val="00F93CD6"/>
    <w:rsid w:val="00F94BEA"/>
    <w:rsid w:val="00F94FB6"/>
    <w:rsid w:val="00F9502A"/>
    <w:rsid w:val="00F9545E"/>
    <w:rsid w:val="00F95530"/>
    <w:rsid w:val="00F95A97"/>
    <w:rsid w:val="00F95EC3"/>
    <w:rsid w:val="00F95ECF"/>
    <w:rsid w:val="00F95FD4"/>
    <w:rsid w:val="00F960E6"/>
    <w:rsid w:val="00F9629F"/>
    <w:rsid w:val="00F9674A"/>
    <w:rsid w:val="00F96A2D"/>
    <w:rsid w:val="00F96BCD"/>
    <w:rsid w:val="00F97056"/>
    <w:rsid w:val="00F97154"/>
    <w:rsid w:val="00F97399"/>
    <w:rsid w:val="00F975DF"/>
    <w:rsid w:val="00F978C6"/>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3F65"/>
    <w:rsid w:val="00FB44C6"/>
    <w:rsid w:val="00FB4911"/>
    <w:rsid w:val="00FB4BFC"/>
    <w:rsid w:val="00FB4C70"/>
    <w:rsid w:val="00FB4E8F"/>
    <w:rsid w:val="00FB595A"/>
    <w:rsid w:val="00FB5B93"/>
    <w:rsid w:val="00FB6022"/>
    <w:rsid w:val="00FB611E"/>
    <w:rsid w:val="00FB64A7"/>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74D"/>
    <w:rsid w:val="00FD3A75"/>
    <w:rsid w:val="00FD418A"/>
    <w:rsid w:val="00FD437F"/>
    <w:rsid w:val="00FD46DF"/>
    <w:rsid w:val="00FD4A87"/>
    <w:rsid w:val="00FD4A8D"/>
    <w:rsid w:val="00FD4BD6"/>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663"/>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E5B"/>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44AE343C-C8C6-4F01-B3CA-5963DEC0D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D8A"/>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188"/>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DB7CFE"/>
    <w:pPr>
      <w:numPr>
        <w:ilvl w:val="1"/>
      </w:numPr>
      <w:tabs>
        <w:tab w:val="left" w:pos="567"/>
      </w:tabs>
      <w:outlineLvl w:val="1"/>
    </w:pPr>
    <w:rPr>
      <w:sz w:val="22"/>
    </w:rPr>
  </w:style>
  <w:style w:type="paragraph" w:styleId="Heading3">
    <w:name w:val="heading 3"/>
    <w:basedOn w:val="Heading1"/>
    <w:next w:val="Normal"/>
    <w:link w:val="Heading3Char"/>
    <w:unhideWhenUsed/>
    <w:qFormat/>
    <w:rsid w:val="00B17B0C"/>
    <w:pPr>
      <w:numPr>
        <w:ilvl w:val="2"/>
      </w:numPr>
      <w:tabs>
        <w:tab w:val="left" w:pos="851"/>
      </w:tabs>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0"/>
        <w:numId w:val="0"/>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Id w:val="188"/>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DB7CFE"/>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B17B0C"/>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iPriority w:val="99"/>
    <w:unhideWhenUsed/>
    <w:rsid w:val="006B114A"/>
    <w:pPr>
      <w:tabs>
        <w:tab w:val="center" w:pos="4680"/>
        <w:tab w:val="right" w:pos="9360"/>
      </w:tabs>
      <w:spacing w:after="0"/>
    </w:pPr>
  </w:style>
  <w:style w:type="character" w:customStyle="1" w:styleId="HeaderChar">
    <w:name w:val="Header Char"/>
    <w:basedOn w:val="DefaultParagraphFont"/>
    <w:link w:val="Header"/>
    <w:uiPriority w:val="99"/>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uiPriority w:val="99"/>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FD4BD6"/>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uiPriority w:val="10"/>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10"/>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uiPriority w:val="11"/>
    <w:qFormat/>
    <w:rsid w:val="006B114A"/>
    <w:pPr>
      <w:spacing w:after="60"/>
      <w:jc w:val="center"/>
      <w:outlineLvl w:val="1"/>
    </w:pPr>
    <w:rPr>
      <w:sz w:val="24"/>
    </w:rPr>
  </w:style>
  <w:style w:type="character" w:customStyle="1" w:styleId="SubtitleChar">
    <w:name w:val="Subtitle Char"/>
    <w:basedOn w:val="DefaultParagraphFont"/>
    <w:link w:val="Subtitle"/>
    <w:uiPriority w:val="11"/>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tabs>
        <w:tab w:val="clear" w:pos="1080"/>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ilvl w:val="3"/>
        <w:numId w:val="136"/>
      </w:numPr>
      <w:snapToGrid w:val="0"/>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 w:type="numbering" w:customStyle="1" w:styleId="AppA">
    <w:name w:val="AppA"/>
    <w:uiPriority w:val="99"/>
    <w:rsid w:val="001F3B64"/>
    <w:pPr>
      <w:numPr>
        <w:numId w:val="193"/>
      </w:numPr>
    </w:pPr>
  </w:style>
  <w:style w:type="numbering" w:customStyle="1" w:styleId="AppC">
    <w:name w:val="AppC"/>
    <w:uiPriority w:val="99"/>
    <w:rsid w:val="002D0A15"/>
    <w:pPr>
      <w:numPr>
        <w:numId w:val="196"/>
      </w:numPr>
    </w:pPr>
  </w:style>
  <w:style w:type="numbering" w:customStyle="1" w:styleId="AppD">
    <w:name w:val="AppD"/>
    <w:uiPriority w:val="99"/>
    <w:rsid w:val="002D0A15"/>
    <w:pPr>
      <w:numPr>
        <w:numId w:val="198"/>
      </w:numPr>
    </w:pPr>
  </w:style>
  <w:style w:type="numbering" w:customStyle="1" w:styleId="AppF">
    <w:name w:val="AppF"/>
    <w:uiPriority w:val="99"/>
    <w:rsid w:val="006E2D52"/>
    <w:pPr>
      <w:numPr>
        <w:numId w:val="215"/>
      </w:numPr>
    </w:pPr>
  </w:style>
  <w:style w:type="numbering" w:customStyle="1" w:styleId="AppG">
    <w:name w:val="AppG"/>
    <w:uiPriority w:val="99"/>
    <w:rsid w:val="006E2D52"/>
    <w:pPr>
      <w:numPr>
        <w:numId w:val="218"/>
      </w:numPr>
    </w:pPr>
  </w:style>
  <w:style w:type="numbering" w:customStyle="1" w:styleId="AppH">
    <w:name w:val="AppH"/>
    <w:uiPriority w:val="99"/>
    <w:rsid w:val="006E2D52"/>
    <w:pPr>
      <w:numPr>
        <w:numId w:val="220"/>
      </w:numPr>
    </w:pPr>
  </w:style>
  <w:style w:type="numbering" w:customStyle="1" w:styleId="AppE">
    <w:name w:val="AppE"/>
    <w:uiPriority w:val="99"/>
    <w:rsid w:val="00F94FB6"/>
    <w:pPr>
      <w:numPr>
        <w:numId w:val="226"/>
      </w:numPr>
    </w:pPr>
  </w:style>
  <w:style w:type="character" w:styleId="Mention">
    <w:name w:val="Mention"/>
    <w:basedOn w:val="DefaultParagraphFont"/>
    <w:uiPriority w:val="99"/>
    <w:unhideWhenUsed/>
    <w:rsid w:val="007A798E"/>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684629920">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1.png"/></Relationship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theme" Target="theme/theme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header" Target="header4.xml"/><Relationship Id="rId74" Type="http://schemas.openxmlformats.org/officeDocument/2006/relationships/image" Target="media/image53.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90" Type="http://schemas.microsoft.com/office/2019/05/relationships/documenttasks" Target="documenttasks/documenttasks1.xml"/><Relationship Id="rId14" Type="http://schemas.openxmlformats.org/officeDocument/2006/relationships/hyperlink" Target="http://www.wipo.int/treaties/en/ip/berne/trtdocs_wo001.html" TargetMode="External"/><Relationship Id="rId22" Type="http://schemas.openxmlformats.org/officeDocument/2006/relationships/footer" Target="footer2.xml"/><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oter" Target="footer3.xml"/><Relationship Id="rId67" Type="http://schemas.openxmlformats.org/officeDocument/2006/relationships/image" Target="media/image46.png"/><Relationship Id="rId20" Type="http://schemas.openxmlformats.org/officeDocument/2006/relationships/header" Target="header2.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registry.iho.int" TargetMode="External"/><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jpeg"/><Relationship Id="rId81" Type="http://schemas.openxmlformats.org/officeDocument/2006/relationships/image" Target="media/image5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emf"/><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emf"/><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fontTable" Target="fontTable.xml"/><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eader" Target="header1.xml"/></Relationships>
</file>

<file path=word/documenttasks/documenttasks1.xml><?xml version="1.0" encoding="utf-8"?>
<t:Tasks xmlns:t="http://schemas.microsoft.com/office/tasks/2019/documenttasks" xmlns:oel="http://schemas.microsoft.com/office/2019/extlst">
  <t:Task id="{900069A7-C30B-43F1-9D9E-ABF9F3FD336D}">
    <t:Anchor>
      <t:Comment id="1931410359"/>
    </t:Anchor>
    <t:History>
      <t:Event id="{3444D07E-233B-4A8E-B255-2F407C72C7ED}" time="2025-02-14T18:49:24.401Z">
        <t:Attribution userId="S::miroslav.stamenkovich.civ@us.navy.mil::bfc1ce9e-8842-4a54-a975-1a295e03cb60" userProvider="AD" userName="Stamenkovich, Miroslav  (52400) CIV USN NIWC ATLANTIC SC (USA)"/>
        <t:Anchor>
          <t:Comment id="1931410359"/>
        </t:Anchor>
        <t:Create/>
      </t:Event>
      <t:Event id="{591CDFB2-2BCC-485D-A492-807ED11CFBC9}" time="2025-02-14T18:49:24.401Z">
        <t:Attribution userId="S::miroslav.stamenkovich.civ@us.navy.mil::bfc1ce9e-8842-4a54-a975-1a295e03cb60" userProvider="AD" userName="Stamenkovich, Miroslav  (52400) CIV USN NIWC ATLANTIC SC (USA)"/>
        <t:Anchor>
          <t:Comment id="1931410359"/>
        </t:Anchor>
        <t:Assign userId="S::david.m.grant22.civ@us.navy.mil::1c25449f-5e68-4aff-b406-d49e077e2ac8" userProvider="AD" userName="Grant, David M (52400) CIV USN NIWC ATLANTIC VA (USA)"/>
      </t:Event>
      <t:Event id="{A15CEED1-43FC-4ACA-84A0-5341FBF33E0A}" time="2025-02-14T18:49:24.401Z">
        <t:Attribution userId="S::miroslav.stamenkovich.civ@us.navy.mil::bfc1ce9e-8842-4a54-a975-1a295e03cb60" userProvider="AD" userName="Stamenkovich, Miroslav  (52400) CIV USN NIWC ATLANTIC SC (USA)"/>
        <t:Anchor>
          <t:Comment id="1931410359"/>
        </t:Anchor>
        <t:SetTitle title="@Grant, David M (52400) CIV USN NIWC ATLANTIC VA (USA) Please review example"/>
      </t:Event>
    </t:History>
  </t:Task>
</t:Tasks>
</file>

<file path=word/theme/theme1.xml><?xml version="1.0" encoding="utf-8"?>
<a:theme xmlns:a="http://schemas.openxmlformats.org/drawingml/2006/main" name="Office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110</Pages>
  <Words>37930</Words>
  <Characters>216205</Characters>
  <Application>Microsoft Office Word</Application>
  <DocSecurity>0</DocSecurity>
  <Lines>1801</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253628</CharactersWithSpaces>
  <SharedDoc>false</SharedDoc>
  <HLinks>
    <vt:vector size="1242" baseType="variant">
      <vt:variant>
        <vt:i4>655386</vt:i4>
      </vt:variant>
      <vt:variant>
        <vt:i4>1418</vt:i4>
      </vt:variant>
      <vt:variant>
        <vt:i4>0</vt:i4>
      </vt:variant>
      <vt:variant>
        <vt:i4>5</vt:i4>
      </vt:variant>
      <vt:variant>
        <vt:lpwstr/>
      </vt:variant>
      <vt:variant>
        <vt:lpwstr>note</vt:lpwstr>
      </vt:variant>
      <vt:variant>
        <vt:i4>720978</vt:i4>
      </vt:variant>
      <vt:variant>
        <vt:i4>1224</vt:i4>
      </vt:variant>
      <vt:variant>
        <vt:i4>0</vt:i4>
      </vt:variant>
      <vt:variant>
        <vt:i4>5</vt:i4>
      </vt:variant>
      <vt:variant>
        <vt:lpwstr>https://registry.iho.int/</vt:lpwstr>
      </vt:variant>
      <vt:variant>
        <vt:lpwstr/>
      </vt:variant>
      <vt:variant>
        <vt:i4>2031672</vt:i4>
      </vt:variant>
      <vt:variant>
        <vt:i4>1217</vt:i4>
      </vt:variant>
      <vt:variant>
        <vt:i4>0</vt:i4>
      </vt:variant>
      <vt:variant>
        <vt:i4>5</vt:i4>
      </vt:variant>
      <vt:variant>
        <vt:lpwstr/>
      </vt:variant>
      <vt:variant>
        <vt:lpwstr>_Toc188968719</vt:lpwstr>
      </vt:variant>
      <vt:variant>
        <vt:i4>2031672</vt:i4>
      </vt:variant>
      <vt:variant>
        <vt:i4>1211</vt:i4>
      </vt:variant>
      <vt:variant>
        <vt:i4>0</vt:i4>
      </vt:variant>
      <vt:variant>
        <vt:i4>5</vt:i4>
      </vt:variant>
      <vt:variant>
        <vt:lpwstr/>
      </vt:variant>
      <vt:variant>
        <vt:lpwstr>_Toc188968718</vt:lpwstr>
      </vt:variant>
      <vt:variant>
        <vt:i4>2031672</vt:i4>
      </vt:variant>
      <vt:variant>
        <vt:i4>1205</vt:i4>
      </vt:variant>
      <vt:variant>
        <vt:i4>0</vt:i4>
      </vt:variant>
      <vt:variant>
        <vt:i4>5</vt:i4>
      </vt:variant>
      <vt:variant>
        <vt:lpwstr/>
      </vt:variant>
      <vt:variant>
        <vt:lpwstr>_Toc188968717</vt:lpwstr>
      </vt:variant>
      <vt:variant>
        <vt:i4>2031672</vt:i4>
      </vt:variant>
      <vt:variant>
        <vt:i4>1199</vt:i4>
      </vt:variant>
      <vt:variant>
        <vt:i4>0</vt:i4>
      </vt:variant>
      <vt:variant>
        <vt:i4>5</vt:i4>
      </vt:variant>
      <vt:variant>
        <vt:lpwstr/>
      </vt:variant>
      <vt:variant>
        <vt:lpwstr>_Toc188968716</vt:lpwstr>
      </vt:variant>
      <vt:variant>
        <vt:i4>2031672</vt:i4>
      </vt:variant>
      <vt:variant>
        <vt:i4>1193</vt:i4>
      </vt:variant>
      <vt:variant>
        <vt:i4>0</vt:i4>
      </vt:variant>
      <vt:variant>
        <vt:i4>5</vt:i4>
      </vt:variant>
      <vt:variant>
        <vt:lpwstr/>
      </vt:variant>
      <vt:variant>
        <vt:lpwstr>_Toc188968715</vt:lpwstr>
      </vt:variant>
      <vt:variant>
        <vt:i4>2031672</vt:i4>
      </vt:variant>
      <vt:variant>
        <vt:i4>1187</vt:i4>
      </vt:variant>
      <vt:variant>
        <vt:i4>0</vt:i4>
      </vt:variant>
      <vt:variant>
        <vt:i4>5</vt:i4>
      </vt:variant>
      <vt:variant>
        <vt:lpwstr/>
      </vt:variant>
      <vt:variant>
        <vt:lpwstr>_Toc188968714</vt:lpwstr>
      </vt:variant>
      <vt:variant>
        <vt:i4>2031672</vt:i4>
      </vt:variant>
      <vt:variant>
        <vt:i4>1181</vt:i4>
      </vt:variant>
      <vt:variant>
        <vt:i4>0</vt:i4>
      </vt:variant>
      <vt:variant>
        <vt:i4>5</vt:i4>
      </vt:variant>
      <vt:variant>
        <vt:lpwstr/>
      </vt:variant>
      <vt:variant>
        <vt:lpwstr>_Toc188968713</vt:lpwstr>
      </vt:variant>
      <vt:variant>
        <vt:i4>2031672</vt:i4>
      </vt:variant>
      <vt:variant>
        <vt:i4>1175</vt:i4>
      </vt:variant>
      <vt:variant>
        <vt:i4>0</vt:i4>
      </vt:variant>
      <vt:variant>
        <vt:i4>5</vt:i4>
      </vt:variant>
      <vt:variant>
        <vt:lpwstr/>
      </vt:variant>
      <vt:variant>
        <vt:lpwstr>_Toc188968712</vt:lpwstr>
      </vt:variant>
      <vt:variant>
        <vt:i4>2031672</vt:i4>
      </vt:variant>
      <vt:variant>
        <vt:i4>1169</vt:i4>
      </vt:variant>
      <vt:variant>
        <vt:i4>0</vt:i4>
      </vt:variant>
      <vt:variant>
        <vt:i4>5</vt:i4>
      </vt:variant>
      <vt:variant>
        <vt:lpwstr/>
      </vt:variant>
      <vt:variant>
        <vt:lpwstr>_Toc188968711</vt:lpwstr>
      </vt:variant>
      <vt:variant>
        <vt:i4>2031672</vt:i4>
      </vt:variant>
      <vt:variant>
        <vt:i4>1163</vt:i4>
      </vt:variant>
      <vt:variant>
        <vt:i4>0</vt:i4>
      </vt:variant>
      <vt:variant>
        <vt:i4>5</vt:i4>
      </vt:variant>
      <vt:variant>
        <vt:lpwstr/>
      </vt:variant>
      <vt:variant>
        <vt:lpwstr>_Toc188968710</vt:lpwstr>
      </vt:variant>
      <vt:variant>
        <vt:i4>1966136</vt:i4>
      </vt:variant>
      <vt:variant>
        <vt:i4>1157</vt:i4>
      </vt:variant>
      <vt:variant>
        <vt:i4>0</vt:i4>
      </vt:variant>
      <vt:variant>
        <vt:i4>5</vt:i4>
      </vt:variant>
      <vt:variant>
        <vt:lpwstr/>
      </vt:variant>
      <vt:variant>
        <vt:lpwstr>_Toc188968709</vt:lpwstr>
      </vt:variant>
      <vt:variant>
        <vt:i4>1966136</vt:i4>
      </vt:variant>
      <vt:variant>
        <vt:i4>1151</vt:i4>
      </vt:variant>
      <vt:variant>
        <vt:i4>0</vt:i4>
      </vt:variant>
      <vt:variant>
        <vt:i4>5</vt:i4>
      </vt:variant>
      <vt:variant>
        <vt:lpwstr/>
      </vt:variant>
      <vt:variant>
        <vt:lpwstr>_Toc188968708</vt:lpwstr>
      </vt:variant>
      <vt:variant>
        <vt:i4>1966136</vt:i4>
      </vt:variant>
      <vt:variant>
        <vt:i4>1145</vt:i4>
      </vt:variant>
      <vt:variant>
        <vt:i4>0</vt:i4>
      </vt:variant>
      <vt:variant>
        <vt:i4>5</vt:i4>
      </vt:variant>
      <vt:variant>
        <vt:lpwstr/>
      </vt:variant>
      <vt:variant>
        <vt:lpwstr>_Toc188968707</vt:lpwstr>
      </vt:variant>
      <vt:variant>
        <vt:i4>1966136</vt:i4>
      </vt:variant>
      <vt:variant>
        <vt:i4>1139</vt:i4>
      </vt:variant>
      <vt:variant>
        <vt:i4>0</vt:i4>
      </vt:variant>
      <vt:variant>
        <vt:i4>5</vt:i4>
      </vt:variant>
      <vt:variant>
        <vt:lpwstr/>
      </vt:variant>
      <vt:variant>
        <vt:lpwstr>_Toc188968706</vt:lpwstr>
      </vt:variant>
      <vt:variant>
        <vt:i4>1966136</vt:i4>
      </vt:variant>
      <vt:variant>
        <vt:i4>1133</vt:i4>
      </vt:variant>
      <vt:variant>
        <vt:i4>0</vt:i4>
      </vt:variant>
      <vt:variant>
        <vt:i4>5</vt:i4>
      </vt:variant>
      <vt:variant>
        <vt:lpwstr/>
      </vt:variant>
      <vt:variant>
        <vt:lpwstr>_Toc188968705</vt:lpwstr>
      </vt:variant>
      <vt:variant>
        <vt:i4>1966136</vt:i4>
      </vt:variant>
      <vt:variant>
        <vt:i4>1127</vt:i4>
      </vt:variant>
      <vt:variant>
        <vt:i4>0</vt:i4>
      </vt:variant>
      <vt:variant>
        <vt:i4>5</vt:i4>
      </vt:variant>
      <vt:variant>
        <vt:lpwstr/>
      </vt:variant>
      <vt:variant>
        <vt:lpwstr>_Toc188968704</vt:lpwstr>
      </vt:variant>
      <vt:variant>
        <vt:i4>1966136</vt:i4>
      </vt:variant>
      <vt:variant>
        <vt:i4>1121</vt:i4>
      </vt:variant>
      <vt:variant>
        <vt:i4>0</vt:i4>
      </vt:variant>
      <vt:variant>
        <vt:i4>5</vt:i4>
      </vt:variant>
      <vt:variant>
        <vt:lpwstr/>
      </vt:variant>
      <vt:variant>
        <vt:lpwstr>_Toc188968703</vt:lpwstr>
      </vt:variant>
      <vt:variant>
        <vt:i4>1966136</vt:i4>
      </vt:variant>
      <vt:variant>
        <vt:i4>1115</vt:i4>
      </vt:variant>
      <vt:variant>
        <vt:i4>0</vt:i4>
      </vt:variant>
      <vt:variant>
        <vt:i4>5</vt:i4>
      </vt:variant>
      <vt:variant>
        <vt:lpwstr/>
      </vt:variant>
      <vt:variant>
        <vt:lpwstr>_Toc188968702</vt:lpwstr>
      </vt:variant>
      <vt:variant>
        <vt:i4>1966136</vt:i4>
      </vt:variant>
      <vt:variant>
        <vt:i4>1109</vt:i4>
      </vt:variant>
      <vt:variant>
        <vt:i4>0</vt:i4>
      </vt:variant>
      <vt:variant>
        <vt:i4>5</vt:i4>
      </vt:variant>
      <vt:variant>
        <vt:lpwstr/>
      </vt:variant>
      <vt:variant>
        <vt:lpwstr>_Toc188968701</vt:lpwstr>
      </vt:variant>
      <vt:variant>
        <vt:i4>1966136</vt:i4>
      </vt:variant>
      <vt:variant>
        <vt:i4>1103</vt:i4>
      </vt:variant>
      <vt:variant>
        <vt:i4>0</vt:i4>
      </vt:variant>
      <vt:variant>
        <vt:i4>5</vt:i4>
      </vt:variant>
      <vt:variant>
        <vt:lpwstr/>
      </vt:variant>
      <vt:variant>
        <vt:lpwstr>_Toc188968700</vt:lpwstr>
      </vt:variant>
      <vt:variant>
        <vt:i4>1507385</vt:i4>
      </vt:variant>
      <vt:variant>
        <vt:i4>1097</vt:i4>
      </vt:variant>
      <vt:variant>
        <vt:i4>0</vt:i4>
      </vt:variant>
      <vt:variant>
        <vt:i4>5</vt:i4>
      </vt:variant>
      <vt:variant>
        <vt:lpwstr/>
      </vt:variant>
      <vt:variant>
        <vt:lpwstr>_Toc188968699</vt:lpwstr>
      </vt:variant>
      <vt:variant>
        <vt:i4>1507385</vt:i4>
      </vt:variant>
      <vt:variant>
        <vt:i4>1091</vt:i4>
      </vt:variant>
      <vt:variant>
        <vt:i4>0</vt:i4>
      </vt:variant>
      <vt:variant>
        <vt:i4>5</vt:i4>
      </vt:variant>
      <vt:variant>
        <vt:lpwstr/>
      </vt:variant>
      <vt:variant>
        <vt:lpwstr>_Toc188968698</vt:lpwstr>
      </vt:variant>
      <vt:variant>
        <vt:i4>1507385</vt:i4>
      </vt:variant>
      <vt:variant>
        <vt:i4>1085</vt:i4>
      </vt:variant>
      <vt:variant>
        <vt:i4>0</vt:i4>
      </vt:variant>
      <vt:variant>
        <vt:i4>5</vt:i4>
      </vt:variant>
      <vt:variant>
        <vt:lpwstr/>
      </vt:variant>
      <vt:variant>
        <vt:lpwstr>_Toc188968697</vt:lpwstr>
      </vt:variant>
      <vt:variant>
        <vt:i4>1507385</vt:i4>
      </vt:variant>
      <vt:variant>
        <vt:i4>1079</vt:i4>
      </vt:variant>
      <vt:variant>
        <vt:i4>0</vt:i4>
      </vt:variant>
      <vt:variant>
        <vt:i4>5</vt:i4>
      </vt:variant>
      <vt:variant>
        <vt:lpwstr/>
      </vt:variant>
      <vt:variant>
        <vt:lpwstr>_Toc188968696</vt:lpwstr>
      </vt:variant>
      <vt:variant>
        <vt:i4>1507385</vt:i4>
      </vt:variant>
      <vt:variant>
        <vt:i4>1073</vt:i4>
      </vt:variant>
      <vt:variant>
        <vt:i4>0</vt:i4>
      </vt:variant>
      <vt:variant>
        <vt:i4>5</vt:i4>
      </vt:variant>
      <vt:variant>
        <vt:lpwstr/>
      </vt:variant>
      <vt:variant>
        <vt:lpwstr>_Toc188968695</vt:lpwstr>
      </vt:variant>
      <vt:variant>
        <vt:i4>1507385</vt:i4>
      </vt:variant>
      <vt:variant>
        <vt:i4>1067</vt:i4>
      </vt:variant>
      <vt:variant>
        <vt:i4>0</vt:i4>
      </vt:variant>
      <vt:variant>
        <vt:i4>5</vt:i4>
      </vt:variant>
      <vt:variant>
        <vt:lpwstr/>
      </vt:variant>
      <vt:variant>
        <vt:lpwstr>_Toc188968694</vt:lpwstr>
      </vt:variant>
      <vt:variant>
        <vt:i4>1507385</vt:i4>
      </vt:variant>
      <vt:variant>
        <vt:i4>1061</vt:i4>
      </vt:variant>
      <vt:variant>
        <vt:i4>0</vt:i4>
      </vt:variant>
      <vt:variant>
        <vt:i4>5</vt:i4>
      </vt:variant>
      <vt:variant>
        <vt:lpwstr/>
      </vt:variant>
      <vt:variant>
        <vt:lpwstr>_Toc188968693</vt:lpwstr>
      </vt:variant>
      <vt:variant>
        <vt:i4>1507385</vt:i4>
      </vt:variant>
      <vt:variant>
        <vt:i4>1055</vt:i4>
      </vt:variant>
      <vt:variant>
        <vt:i4>0</vt:i4>
      </vt:variant>
      <vt:variant>
        <vt:i4>5</vt:i4>
      </vt:variant>
      <vt:variant>
        <vt:lpwstr/>
      </vt:variant>
      <vt:variant>
        <vt:lpwstr>_Toc188968692</vt:lpwstr>
      </vt:variant>
      <vt:variant>
        <vt:i4>1507385</vt:i4>
      </vt:variant>
      <vt:variant>
        <vt:i4>1049</vt:i4>
      </vt:variant>
      <vt:variant>
        <vt:i4>0</vt:i4>
      </vt:variant>
      <vt:variant>
        <vt:i4>5</vt:i4>
      </vt:variant>
      <vt:variant>
        <vt:lpwstr/>
      </vt:variant>
      <vt:variant>
        <vt:lpwstr>_Toc188968691</vt:lpwstr>
      </vt:variant>
      <vt:variant>
        <vt:i4>1507385</vt:i4>
      </vt:variant>
      <vt:variant>
        <vt:i4>1043</vt:i4>
      </vt:variant>
      <vt:variant>
        <vt:i4>0</vt:i4>
      </vt:variant>
      <vt:variant>
        <vt:i4>5</vt:i4>
      </vt:variant>
      <vt:variant>
        <vt:lpwstr/>
      </vt:variant>
      <vt:variant>
        <vt:lpwstr>_Toc188968690</vt:lpwstr>
      </vt:variant>
      <vt:variant>
        <vt:i4>1441849</vt:i4>
      </vt:variant>
      <vt:variant>
        <vt:i4>1037</vt:i4>
      </vt:variant>
      <vt:variant>
        <vt:i4>0</vt:i4>
      </vt:variant>
      <vt:variant>
        <vt:i4>5</vt:i4>
      </vt:variant>
      <vt:variant>
        <vt:lpwstr/>
      </vt:variant>
      <vt:variant>
        <vt:lpwstr>_Toc188968689</vt:lpwstr>
      </vt:variant>
      <vt:variant>
        <vt:i4>1441849</vt:i4>
      </vt:variant>
      <vt:variant>
        <vt:i4>1031</vt:i4>
      </vt:variant>
      <vt:variant>
        <vt:i4>0</vt:i4>
      </vt:variant>
      <vt:variant>
        <vt:i4>5</vt:i4>
      </vt:variant>
      <vt:variant>
        <vt:lpwstr/>
      </vt:variant>
      <vt:variant>
        <vt:lpwstr>_Toc188968688</vt:lpwstr>
      </vt:variant>
      <vt:variant>
        <vt:i4>1441849</vt:i4>
      </vt:variant>
      <vt:variant>
        <vt:i4>1025</vt:i4>
      </vt:variant>
      <vt:variant>
        <vt:i4>0</vt:i4>
      </vt:variant>
      <vt:variant>
        <vt:i4>5</vt:i4>
      </vt:variant>
      <vt:variant>
        <vt:lpwstr/>
      </vt:variant>
      <vt:variant>
        <vt:lpwstr>_Toc188968687</vt:lpwstr>
      </vt:variant>
      <vt:variant>
        <vt:i4>1441849</vt:i4>
      </vt:variant>
      <vt:variant>
        <vt:i4>1019</vt:i4>
      </vt:variant>
      <vt:variant>
        <vt:i4>0</vt:i4>
      </vt:variant>
      <vt:variant>
        <vt:i4>5</vt:i4>
      </vt:variant>
      <vt:variant>
        <vt:lpwstr/>
      </vt:variant>
      <vt:variant>
        <vt:lpwstr>_Toc188968686</vt:lpwstr>
      </vt:variant>
      <vt:variant>
        <vt:i4>1441849</vt:i4>
      </vt:variant>
      <vt:variant>
        <vt:i4>1013</vt:i4>
      </vt:variant>
      <vt:variant>
        <vt:i4>0</vt:i4>
      </vt:variant>
      <vt:variant>
        <vt:i4>5</vt:i4>
      </vt:variant>
      <vt:variant>
        <vt:lpwstr/>
      </vt:variant>
      <vt:variant>
        <vt:lpwstr>_Toc188968685</vt:lpwstr>
      </vt:variant>
      <vt:variant>
        <vt:i4>1441849</vt:i4>
      </vt:variant>
      <vt:variant>
        <vt:i4>1007</vt:i4>
      </vt:variant>
      <vt:variant>
        <vt:i4>0</vt:i4>
      </vt:variant>
      <vt:variant>
        <vt:i4>5</vt:i4>
      </vt:variant>
      <vt:variant>
        <vt:lpwstr/>
      </vt:variant>
      <vt:variant>
        <vt:lpwstr>_Toc188968684</vt:lpwstr>
      </vt:variant>
      <vt:variant>
        <vt:i4>1441849</vt:i4>
      </vt:variant>
      <vt:variant>
        <vt:i4>1001</vt:i4>
      </vt:variant>
      <vt:variant>
        <vt:i4>0</vt:i4>
      </vt:variant>
      <vt:variant>
        <vt:i4>5</vt:i4>
      </vt:variant>
      <vt:variant>
        <vt:lpwstr/>
      </vt:variant>
      <vt:variant>
        <vt:lpwstr>_Toc188968683</vt:lpwstr>
      </vt:variant>
      <vt:variant>
        <vt:i4>1441849</vt:i4>
      </vt:variant>
      <vt:variant>
        <vt:i4>995</vt:i4>
      </vt:variant>
      <vt:variant>
        <vt:i4>0</vt:i4>
      </vt:variant>
      <vt:variant>
        <vt:i4>5</vt:i4>
      </vt:variant>
      <vt:variant>
        <vt:lpwstr/>
      </vt:variant>
      <vt:variant>
        <vt:lpwstr>_Toc188968682</vt:lpwstr>
      </vt:variant>
      <vt:variant>
        <vt:i4>1441849</vt:i4>
      </vt:variant>
      <vt:variant>
        <vt:i4>989</vt:i4>
      </vt:variant>
      <vt:variant>
        <vt:i4>0</vt:i4>
      </vt:variant>
      <vt:variant>
        <vt:i4>5</vt:i4>
      </vt:variant>
      <vt:variant>
        <vt:lpwstr/>
      </vt:variant>
      <vt:variant>
        <vt:lpwstr>_Toc188968681</vt:lpwstr>
      </vt:variant>
      <vt:variant>
        <vt:i4>1441849</vt:i4>
      </vt:variant>
      <vt:variant>
        <vt:i4>983</vt:i4>
      </vt:variant>
      <vt:variant>
        <vt:i4>0</vt:i4>
      </vt:variant>
      <vt:variant>
        <vt:i4>5</vt:i4>
      </vt:variant>
      <vt:variant>
        <vt:lpwstr/>
      </vt:variant>
      <vt:variant>
        <vt:lpwstr>_Toc188968680</vt:lpwstr>
      </vt:variant>
      <vt:variant>
        <vt:i4>1638457</vt:i4>
      </vt:variant>
      <vt:variant>
        <vt:i4>977</vt:i4>
      </vt:variant>
      <vt:variant>
        <vt:i4>0</vt:i4>
      </vt:variant>
      <vt:variant>
        <vt:i4>5</vt:i4>
      </vt:variant>
      <vt:variant>
        <vt:lpwstr/>
      </vt:variant>
      <vt:variant>
        <vt:lpwstr>_Toc188968679</vt:lpwstr>
      </vt:variant>
      <vt:variant>
        <vt:i4>1638457</vt:i4>
      </vt:variant>
      <vt:variant>
        <vt:i4>971</vt:i4>
      </vt:variant>
      <vt:variant>
        <vt:i4>0</vt:i4>
      </vt:variant>
      <vt:variant>
        <vt:i4>5</vt:i4>
      </vt:variant>
      <vt:variant>
        <vt:lpwstr/>
      </vt:variant>
      <vt:variant>
        <vt:lpwstr>_Toc188968678</vt:lpwstr>
      </vt:variant>
      <vt:variant>
        <vt:i4>1638457</vt:i4>
      </vt:variant>
      <vt:variant>
        <vt:i4>965</vt:i4>
      </vt:variant>
      <vt:variant>
        <vt:i4>0</vt:i4>
      </vt:variant>
      <vt:variant>
        <vt:i4>5</vt:i4>
      </vt:variant>
      <vt:variant>
        <vt:lpwstr/>
      </vt:variant>
      <vt:variant>
        <vt:lpwstr>_Toc188968677</vt:lpwstr>
      </vt:variant>
      <vt:variant>
        <vt:i4>1638457</vt:i4>
      </vt:variant>
      <vt:variant>
        <vt:i4>959</vt:i4>
      </vt:variant>
      <vt:variant>
        <vt:i4>0</vt:i4>
      </vt:variant>
      <vt:variant>
        <vt:i4>5</vt:i4>
      </vt:variant>
      <vt:variant>
        <vt:lpwstr/>
      </vt:variant>
      <vt:variant>
        <vt:lpwstr>_Toc188968676</vt:lpwstr>
      </vt:variant>
      <vt:variant>
        <vt:i4>1638457</vt:i4>
      </vt:variant>
      <vt:variant>
        <vt:i4>953</vt:i4>
      </vt:variant>
      <vt:variant>
        <vt:i4>0</vt:i4>
      </vt:variant>
      <vt:variant>
        <vt:i4>5</vt:i4>
      </vt:variant>
      <vt:variant>
        <vt:lpwstr/>
      </vt:variant>
      <vt:variant>
        <vt:lpwstr>_Toc188968675</vt:lpwstr>
      </vt:variant>
      <vt:variant>
        <vt:i4>1638457</vt:i4>
      </vt:variant>
      <vt:variant>
        <vt:i4>947</vt:i4>
      </vt:variant>
      <vt:variant>
        <vt:i4>0</vt:i4>
      </vt:variant>
      <vt:variant>
        <vt:i4>5</vt:i4>
      </vt:variant>
      <vt:variant>
        <vt:lpwstr/>
      </vt:variant>
      <vt:variant>
        <vt:lpwstr>_Toc188968674</vt:lpwstr>
      </vt:variant>
      <vt:variant>
        <vt:i4>1638457</vt:i4>
      </vt:variant>
      <vt:variant>
        <vt:i4>941</vt:i4>
      </vt:variant>
      <vt:variant>
        <vt:i4>0</vt:i4>
      </vt:variant>
      <vt:variant>
        <vt:i4>5</vt:i4>
      </vt:variant>
      <vt:variant>
        <vt:lpwstr/>
      </vt:variant>
      <vt:variant>
        <vt:lpwstr>_Toc188968673</vt:lpwstr>
      </vt:variant>
      <vt:variant>
        <vt:i4>1638457</vt:i4>
      </vt:variant>
      <vt:variant>
        <vt:i4>935</vt:i4>
      </vt:variant>
      <vt:variant>
        <vt:i4>0</vt:i4>
      </vt:variant>
      <vt:variant>
        <vt:i4>5</vt:i4>
      </vt:variant>
      <vt:variant>
        <vt:lpwstr/>
      </vt:variant>
      <vt:variant>
        <vt:lpwstr>_Toc188968672</vt:lpwstr>
      </vt:variant>
      <vt:variant>
        <vt:i4>1638457</vt:i4>
      </vt:variant>
      <vt:variant>
        <vt:i4>929</vt:i4>
      </vt:variant>
      <vt:variant>
        <vt:i4>0</vt:i4>
      </vt:variant>
      <vt:variant>
        <vt:i4>5</vt:i4>
      </vt:variant>
      <vt:variant>
        <vt:lpwstr/>
      </vt:variant>
      <vt:variant>
        <vt:lpwstr>_Toc188968671</vt:lpwstr>
      </vt:variant>
      <vt:variant>
        <vt:i4>1572921</vt:i4>
      </vt:variant>
      <vt:variant>
        <vt:i4>923</vt:i4>
      </vt:variant>
      <vt:variant>
        <vt:i4>0</vt:i4>
      </vt:variant>
      <vt:variant>
        <vt:i4>5</vt:i4>
      </vt:variant>
      <vt:variant>
        <vt:lpwstr/>
      </vt:variant>
      <vt:variant>
        <vt:lpwstr>_Toc188968663</vt:lpwstr>
      </vt:variant>
      <vt:variant>
        <vt:i4>1572921</vt:i4>
      </vt:variant>
      <vt:variant>
        <vt:i4>917</vt:i4>
      </vt:variant>
      <vt:variant>
        <vt:i4>0</vt:i4>
      </vt:variant>
      <vt:variant>
        <vt:i4>5</vt:i4>
      </vt:variant>
      <vt:variant>
        <vt:lpwstr/>
      </vt:variant>
      <vt:variant>
        <vt:lpwstr>_Toc188968662</vt:lpwstr>
      </vt:variant>
      <vt:variant>
        <vt:i4>1572921</vt:i4>
      </vt:variant>
      <vt:variant>
        <vt:i4>911</vt:i4>
      </vt:variant>
      <vt:variant>
        <vt:i4>0</vt:i4>
      </vt:variant>
      <vt:variant>
        <vt:i4>5</vt:i4>
      </vt:variant>
      <vt:variant>
        <vt:lpwstr/>
      </vt:variant>
      <vt:variant>
        <vt:lpwstr>_Toc188968661</vt:lpwstr>
      </vt:variant>
      <vt:variant>
        <vt:i4>1572921</vt:i4>
      </vt:variant>
      <vt:variant>
        <vt:i4>905</vt:i4>
      </vt:variant>
      <vt:variant>
        <vt:i4>0</vt:i4>
      </vt:variant>
      <vt:variant>
        <vt:i4>5</vt:i4>
      </vt:variant>
      <vt:variant>
        <vt:lpwstr/>
      </vt:variant>
      <vt:variant>
        <vt:lpwstr>_Toc188968660</vt:lpwstr>
      </vt:variant>
      <vt:variant>
        <vt:i4>1769529</vt:i4>
      </vt:variant>
      <vt:variant>
        <vt:i4>899</vt:i4>
      </vt:variant>
      <vt:variant>
        <vt:i4>0</vt:i4>
      </vt:variant>
      <vt:variant>
        <vt:i4>5</vt:i4>
      </vt:variant>
      <vt:variant>
        <vt:lpwstr/>
      </vt:variant>
      <vt:variant>
        <vt:lpwstr>_Toc188968659</vt:lpwstr>
      </vt:variant>
      <vt:variant>
        <vt:i4>1769529</vt:i4>
      </vt:variant>
      <vt:variant>
        <vt:i4>893</vt:i4>
      </vt:variant>
      <vt:variant>
        <vt:i4>0</vt:i4>
      </vt:variant>
      <vt:variant>
        <vt:i4>5</vt:i4>
      </vt:variant>
      <vt:variant>
        <vt:lpwstr/>
      </vt:variant>
      <vt:variant>
        <vt:lpwstr>_Toc188968658</vt:lpwstr>
      </vt:variant>
      <vt:variant>
        <vt:i4>1769529</vt:i4>
      </vt:variant>
      <vt:variant>
        <vt:i4>887</vt:i4>
      </vt:variant>
      <vt:variant>
        <vt:i4>0</vt:i4>
      </vt:variant>
      <vt:variant>
        <vt:i4>5</vt:i4>
      </vt:variant>
      <vt:variant>
        <vt:lpwstr/>
      </vt:variant>
      <vt:variant>
        <vt:lpwstr>_Toc188968657</vt:lpwstr>
      </vt:variant>
      <vt:variant>
        <vt:i4>1769529</vt:i4>
      </vt:variant>
      <vt:variant>
        <vt:i4>881</vt:i4>
      </vt:variant>
      <vt:variant>
        <vt:i4>0</vt:i4>
      </vt:variant>
      <vt:variant>
        <vt:i4>5</vt:i4>
      </vt:variant>
      <vt:variant>
        <vt:lpwstr/>
      </vt:variant>
      <vt:variant>
        <vt:lpwstr>_Toc188968656</vt:lpwstr>
      </vt:variant>
      <vt:variant>
        <vt:i4>1769529</vt:i4>
      </vt:variant>
      <vt:variant>
        <vt:i4>875</vt:i4>
      </vt:variant>
      <vt:variant>
        <vt:i4>0</vt:i4>
      </vt:variant>
      <vt:variant>
        <vt:i4>5</vt:i4>
      </vt:variant>
      <vt:variant>
        <vt:lpwstr/>
      </vt:variant>
      <vt:variant>
        <vt:lpwstr>_Toc188968655</vt:lpwstr>
      </vt:variant>
      <vt:variant>
        <vt:i4>1769529</vt:i4>
      </vt:variant>
      <vt:variant>
        <vt:i4>869</vt:i4>
      </vt:variant>
      <vt:variant>
        <vt:i4>0</vt:i4>
      </vt:variant>
      <vt:variant>
        <vt:i4>5</vt:i4>
      </vt:variant>
      <vt:variant>
        <vt:lpwstr/>
      </vt:variant>
      <vt:variant>
        <vt:lpwstr>_Toc188968654</vt:lpwstr>
      </vt:variant>
      <vt:variant>
        <vt:i4>1769529</vt:i4>
      </vt:variant>
      <vt:variant>
        <vt:i4>863</vt:i4>
      </vt:variant>
      <vt:variant>
        <vt:i4>0</vt:i4>
      </vt:variant>
      <vt:variant>
        <vt:i4>5</vt:i4>
      </vt:variant>
      <vt:variant>
        <vt:lpwstr/>
      </vt:variant>
      <vt:variant>
        <vt:lpwstr>_Toc188968653</vt:lpwstr>
      </vt:variant>
      <vt:variant>
        <vt:i4>1769529</vt:i4>
      </vt:variant>
      <vt:variant>
        <vt:i4>857</vt:i4>
      </vt:variant>
      <vt:variant>
        <vt:i4>0</vt:i4>
      </vt:variant>
      <vt:variant>
        <vt:i4>5</vt:i4>
      </vt:variant>
      <vt:variant>
        <vt:lpwstr/>
      </vt:variant>
      <vt:variant>
        <vt:lpwstr>_Toc188968652</vt:lpwstr>
      </vt:variant>
      <vt:variant>
        <vt:i4>1769529</vt:i4>
      </vt:variant>
      <vt:variant>
        <vt:i4>851</vt:i4>
      </vt:variant>
      <vt:variant>
        <vt:i4>0</vt:i4>
      </vt:variant>
      <vt:variant>
        <vt:i4>5</vt:i4>
      </vt:variant>
      <vt:variant>
        <vt:lpwstr/>
      </vt:variant>
      <vt:variant>
        <vt:lpwstr>_Toc188968651</vt:lpwstr>
      </vt:variant>
      <vt:variant>
        <vt:i4>1769529</vt:i4>
      </vt:variant>
      <vt:variant>
        <vt:i4>845</vt:i4>
      </vt:variant>
      <vt:variant>
        <vt:i4>0</vt:i4>
      </vt:variant>
      <vt:variant>
        <vt:i4>5</vt:i4>
      </vt:variant>
      <vt:variant>
        <vt:lpwstr/>
      </vt:variant>
      <vt:variant>
        <vt:lpwstr>_Toc188968650</vt:lpwstr>
      </vt:variant>
      <vt:variant>
        <vt:i4>1703993</vt:i4>
      </vt:variant>
      <vt:variant>
        <vt:i4>839</vt:i4>
      </vt:variant>
      <vt:variant>
        <vt:i4>0</vt:i4>
      </vt:variant>
      <vt:variant>
        <vt:i4>5</vt:i4>
      </vt:variant>
      <vt:variant>
        <vt:lpwstr/>
      </vt:variant>
      <vt:variant>
        <vt:lpwstr>_Toc188968649</vt:lpwstr>
      </vt:variant>
      <vt:variant>
        <vt:i4>1703993</vt:i4>
      </vt:variant>
      <vt:variant>
        <vt:i4>833</vt:i4>
      </vt:variant>
      <vt:variant>
        <vt:i4>0</vt:i4>
      </vt:variant>
      <vt:variant>
        <vt:i4>5</vt:i4>
      </vt:variant>
      <vt:variant>
        <vt:lpwstr/>
      </vt:variant>
      <vt:variant>
        <vt:lpwstr>_Toc188968648</vt:lpwstr>
      </vt:variant>
      <vt:variant>
        <vt:i4>1703993</vt:i4>
      </vt:variant>
      <vt:variant>
        <vt:i4>827</vt:i4>
      </vt:variant>
      <vt:variant>
        <vt:i4>0</vt:i4>
      </vt:variant>
      <vt:variant>
        <vt:i4>5</vt:i4>
      </vt:variant>
      <vt:variant>
        <vt:lpwstr/>
      </vt:variant>
      <vt:variant>
        <vt:lpwstr>_Toc188968647</vt:lpwstr>
      </vt:variant>
      <vt:variant>
        <vt:i4>1703993</vt:i4>
      </vt:variant>
      <vt:variant>
        <vt:i4>821</vt:i4>
      </vt:variant>
      <vt:variant>
        <vt:i4>0</vt:i4>
      </vt:variant>
      <vt:variant>
        <vt:i4>5</vt:i4>
      </vt:variant>
      <vt:variant>
        <vt:lpwstr/>
      </vt:variant>
      <vt:variant>
        <vt:lpwstr>_Toc188968646</vt:lpwstr>
      </vt:variant>
      <vt:variant>
        <vt:i4>1703993</vt:i4>
      </vt:variant>
      <vt:variant>
        <vt:i4>815</vt:i4>
      </vt:variant>
      <vt:variant>
        <vt:i4>0</vt:i4>
      </vt:variant>
      <vt:variant>
        <vt:i4>5</vt:i4>
      </vt:variant>
      <vt:variant>
        <vt:lpwstr/>
      </vt:variant>
      <vt:variant>
        <vt:lpwstr>_Toc188968645</vt:lpwstr>
      </vt:variant>
      <vt:variant>
        <vt:i4>1703993</vt:i4>
      </vt:variant>
      <vt:variant>
        <vt:i4>809</vt:i4>
      </vt:variant>
      <vt:variant>
        <vt:i4>0</vt:i4>
      </vt:variant>
      <vt:variant>
        <vt:i4>5</vt:i4>
      </vt:variant>
      <vt:variant>
        <vt:lpwstr/>
      </vt:variant>
      <vt:variant>
        <vt:lpwstr>_Toc188968644</vt:lpwstr>
      </vt:variant>
      <vt:variant>
        <vt:i4>1703993</vt:i4>
      </vt:variant>
      <vt:variant>
        <vt:i4>803</vt:i4>
      </vt:variant>
      <vt:variant>
        <vt:i4>0</vt:i4>
      </vt:variant>
      <vt:variant>
        <vt:i4>5</vt:i4>
      </vt:variant>
      <vt:variant>
        <vt:lpwstr/>
      </vt:variant>
      <vt:variant>
        <vt:lpwstr>_Toc188968643</vt:lpwstr>
      </vt:variant>
      <vt:variant>
        <vt:i4>1703993</vt:i4>
      </vt:variant>
      <vt:variant>
        <vt:i4>797</vt:i4>
      </vt:variant>
      <vt:variant>
        <vt:i4>0</vt:i4>
      </vt:variant>
      <vt:variant>
        <vt:i4>5</vt:i4>
      </vt:variant>
      <vt:variant>
        <vt:lpwstr/>
      </vt:variant>
      <vt:variant>
        <vt:lpwstr>_Toc188968642</vt:lpwstr>
      </vt:variant>
      <vt:variant>
        <vt:i4>1703993</vt:i4>
      </vt:variant>
      <vt:variant>
        <vt:i4>791</vt:i4>
      </vt:variant>
      <vt:variant>
        <vt:i4>0</vt:i4>
      </vt:variant>
      <vt:variant>
        <vt:i4>5</vt:i4>
      </vt:variant>
      <vt:variant>
        <vt:lpwstr/>
      </vt:variant>
      <vt:variant>
        <vt:lpwstr>_Toc188968641</vt:lpwstr>
      </vt:variant>
      <vt:variant>
        <vt:i4>1703993</vt:i4>
      </vt:variant>
      <vt:variant>
        <vt:i4>785</vt:i4>
      </vt:variant>
      <vt:variant>
        <vt:i4>0</vt:i4>
      </vt:variant>
      <vt:variant>
        <vt:i4>5</vt:i4>
      </vt:variant>
      <vt:variant>
        <vt:lpwstr/>
      </vt:variant>
      <vt:variant>
        <vt:lpwstr>_Toc188968640</vt:lpwstr>
      </vt:variant>
      <vt:variant>
        <vt:i4>1900601</vt:i4>
      </vt:variant>
      <vt:variant>
        <vt:i4>779</vt:i4>
      </vt:variant>
      <vt:variant>
        <vt:i4>0</vt:i4>
      </vt:variant>
      <vt:variant>
        <vt:i4>5</vt:i4>
      </vt:variant>
      <vt:variant>
        <vt:lpwstr/>
      </vt:variant>
      <vt:variant>
        <vt:lpwstr>_Toc188968639</vt:lpwstr>
      </vt:variant>
      <vt:variant>
        <vt:i4>1900601</vt:i4>
      </vt:variant>
      <vt:variant>
        <vt:i4>773</vt:i4>
      </vt:variant>
      <vt:variant>
        <vt:i4>0</vt:i4>
      </vt:variant>
      <vt:variant>
        <vt:i4>5</vt:i4>
      </vt:variant>
      <vt:variant>
        <vt:lpwstr/>
      </vt:variant>
      <vt:variant>
        <vt:lpwstr>_Toc188968638</vt:lpwstr>
      </vt:variant>
      <vt:variant>
        <vt:i4>1900601</vt:i4>
      </vt:variant>
      <vt:variant>
        <vt:i4>767</vt:i4>
      </vt:variant>
      <vt:variant>
        <vt:i4>0</vt:i4>
      </vt:variant>
      <vt:variant>
        <vt:i4>5</vt:i4>
      </vt:variant>
      <vt:variant>
        <vt:lpwstr/>
      </vt:variant>
      <vt:variant>
        <vt:lpwstr>_Toc188968637</vt:lpwstr>
      </vt:variant>
      <vt:variant>
        <vt:i4>1900601</vt:i4>
      </vt:variant>
      <vt:variant>
        <vt:i4>761</vt:i4>
      </vt:variant>
      <vt:variant>
        <vt:i4>0</vt:i4>
      </vt:variant>
      <vt:variant>
        <vt:i4>5</vt:i4>
      </vt:variant>
      <vt:variant>
        <vt:lpwstr/>
      </vt:variant>
      <vt:variant>
        <vt:lpwstr>_Toc188968636</vt:lpwstr>
      </vt:variant>
      <vt:variant>
        <vt:i4>1900601</vt:i4>
      </vt:variant>
      <vt:variant>
        <vt:i4>755</vt:i4>
      </vt:variant>
      <vt:variant>
        <vt:i4>0</vt:i4>
      </vt:variant>
      <vt:variant>
        <vt:i4>5</vt:i4>
      </vt:variant>
      <vt:variant>
        <vt:lpwstr/>
      </vt:variant>
      <vt:variant>
        <vt:lpwstr>_Toc188968635</vt:lpwstr>
      </vt:variant>
      <vt:variant>
        <vt:i4>1900601</vt:i4>
      </vt:variant>
      <vt:variant>
        <vt:i4>749</vt:i4>
      </vt:variant>
      <vt:variant>
        <vt:i4>0</vt:i4>
      </vt:variant>
      <vt:variant>
        <vt:i4>5</vt:i4>
      </vt:variant>
      <vt:variant>
        <vt:lpwstr/>
      </vt:variant>
      <vt:variant>
        <vt:lpwstr>_Toc188968634</vt:lpwstr>
      </vt:variant>
      <vt:variant>
        <vt:i4>1900601</vt:i4>
      </vt:variant>
      <vt:variant>
        <vt:i4>743</vt:i4>
      </vt:variant>
      <vt:variant>
        <vt:i4>0</vt:i4>
      </vt:variant>
      <vt:variant>
        <vt:i4>5</vt:i4>
      </vt:variant>
      <vt:variant>
        <vt:lpwstr/>
      </vt:variant>
      <vt:variant>
        <vt:lpwstr>_Toc188968633</vt:lpwstr>
      </vt:variant>
      <vt:variant>
        <vt:i4>1900601</vt:i4>
      </vt:variant>
      <vt:variant>
        <vt:i4>737</vt:i4>
      </vt:variant>
      <vt:variant>
        <vt:i4>0</vt:i4>
      </vt:variant>
      <vt:variant>
        <vt:i4>5</vt:i4>
      </vt:variant>
      <vt:variant>
        <vt:lpwstr/>
      </vt:variant>
      <vt:variant>
        <vt:lpwstr>_Toc188968632</vt:lpwstr>
      </vt:variant>
      <vt:variant>
        <vt:i4>1900601</vt:i4>
      </vt:variant>
      <vt:variant>
        <vt:i4>731</vt:i4>
      </vt:variant>
      <vt:variant>
        <vt:i4>0</vt:i4>
      </vt:variant>
      <vt:variant>
        <vt:i4>5</vt:i4>
      </vt:variant>
      <vt:variant>
        <vt:lpwstr/>
      </vt:variant>
      <vt:variant>
        <vt:lpwstr>_Toc188968631</vt:lpwstr>
      </vt:variant>
      <vt:variant>
        <vt:i4>1900601</vt:i4>
      </vt:variant>
      <vt:variant>
        <vt:i4>725</vt:i4>
      </vt:variant>
      <vt:variant>
        <vt:i4>0</vt:i4>
      </vt:variant>
      <vt:variant>
        <vt:i4>5</vt:i4>
      </vt:variant>
      <vt:variant>
        <vt:lpwstr/>
      </vt:variant>
      <vt:variant>
        <vt:lpwstr>_Toc188968630</vt:lpwstr>
      </vt:variant>
      <vt:variant>
        <vt:i4>1835065</vt:i4>
      </vt:variant>
      <vt:variant>
        <vt:i4>719</vt:i4>
      </vt:variant>
      <vt:variant>
        <vt:i4>0</vt:i4>
      </vt:variant>
      <vt:variant>
        <vt:i4>5</vt:i4>
      </vt:variant>
      <vt:variant>
        <vt:lpwstr/>
      </vt:variant>
      <vt:variant>
        <vt:lpwstr>_Toc188968629</vt:lpwstr>
      </vt:variant>
      <vt:variant>
        <vt:i4>1835065</vt:i4>
      </vt:variant>
      <vt:variant>
        <vt:i4>713</vt:i4>
      </vt:variant>
      <vt:variant>
        <vt:i4>0</vt:i4>
      </vt:variant>
      <vt:variant>
        <vt:i4>5</vt:i4>
      </vt:variant>
      <vt:variant>
        <vt:lpwstr/>
      </vt:variant>
      <vt:variant>
        <vt:lpwstr>_Toc188968628</vt:lpwstr>
      </vt:variant>
      <vt:variant>
        <vt:i4>1835065</vt:i4>
      </vt:variant>
      <vt:variant>
        <vt:i4>707</vt:i4>
      </vt:variant>
      <vt:variant>
        <vt:i4>0</vt:i4>
      </vt:variant>
      <vt:variant>
        <vt:i4>5</vt:i4>
      </vt:variant>
      <vt:variant>
        <vt:lpwstr/>
      </vt:variant>
      <vt:variant>
        <vt:lpwstr>_Toc188968627</vt:lpwstr>
      </vt:variant>
      <vt:variant>
        <vt:i4>1835065</vt:i4>
      </vt:variant>
      <vt:variant>
        <vt:i4>701</vt:i4>
      </vt:variant>
      <vt:variant>
        <vt:i4>0</vt:i4>
      </vt:variant>
      <vt:variant>
        <vt:i4>5</vt:i4>
      </vt:variant>
      <vt:variant>
        <vt:lpwstr/>
      </vt:variant>
      <vt:variant>
        <vt:lpwstr>_Toc188968626</vt:lpwstr>
      </vt:variant>
      <vt:variant>
        <vt:i4>1835065</vt:i4>
      </vt:variant>
      <vt:variant>
        <vt:i4>695</vt:i4>
      </vt:variant>
      <vt:variant>
        <vt:i4>0</vt:i4>
      </vt:variant>
      <vt:variant>
        <vt:i4>5</vt:i4>
      </vt:variant>
      <vt:variant>
        <vt:lpwstr/>
      </vt:variant>
      <vt:variant>
        <vt:lpwstr>_Toc188968625</vt:lpwstr>
      </vt:variant>
      <vt:variant>
        <vt:i4>1835065</vt:i4>
      </vt:variant>
      <vt:variant>
        <vt:i4>689</vt:i4>
      </vt:variant>
      <vt:variant>
        <vt:i4>0</vt:i4>
      </vt:variant>
      <vt:variant>
        <vt:i4>5</vt:i4>
      </vt:variant>
      <vt:variant>
        <vt:lpwstr/>
      </vt:variant>
      <vt:variant>
        <vt:lpwstr>_Toc188968624</vt:lpwstr>
      </vt:variant>
      <vt:variant>
        <vt:i4>1835065</vt:i4>
      </vt:variant>
      <vt:variant>
        <vt:i4>683</vt:i4>
      </vt:variant>
      <vt:variant>
        <vt:i4>0</vt:i4>
      </vt:variant>
      <vt:variant>
        <vt:i4>5</vt:i4>
      </vt:variant>
      <vt:variant>
        <vt:lpwstr/>
      </vt:variant>
      <vt:variant>
        <vt:lpwstr>_Toc188968623</vt:lpwstr>
      </vt:variant>
      <vt:variant>
        <vt:i4>1835065</vt:i4>
      </vt:variant>
      <vt:variant>
        <vt:i4>677</vt:i4>
      </vt:variant>
      <vt:variant>
        <vt:i4>0</vt:i4>
      </vt:variant>
      <vt:variant>
        <vt:i4>5</vt:i4>
      </vt:variant>
      <vt:variant>
        <vt:lpwstr/>
      </vt:variant>
      <vt:variant>
        <vt:lpwstr>_Toc188968622</vt:lpwstr>
      </vt:variant>
      <vt:variant>
        <vt:i4>1835065</vt:i4>
      </vt:variant>
      <vt:variant>
        <vt:i4>671</vt:i4>
      </vt:variant>
      <vt:variant>
        <vt:i4>0</vt:i4>
      </vt:variant>
      <vt:variant>
        <vt:i4>5</vt:i4>
      </vt:variant>
      <vt:variant>
        <vt:lpwstr/>
      </vt:variant>
      <vt:variant>
        <vt:lpwstr>_Toc188968621</vt:lpwstr>
      </vt:variant>
      <vt:variant>
        <vt:i4>1835065</vt:i4>
      </vt:variant>
      <vt:variant>
        <vt:i4>665</vt:i4>
      </vt:variant>
      <vt:variant>
        <vt:i4>0</vt:i4>
      </vt:variant>
      <vt:variant>
        <vt:i4>5</vt:i4>
      </vt:variant>
      <vt:variant>
        <vt:lpwstr/>
      </vt:variant>
      <vt:variant>
        <vt:lpwstr>_Toc188968620</vt:lpwstr>
      </vt:variant>
      <vt:variant>
        <vt:i4>2031673</vt:i4>
      </vt:variant>
      <vt:variant>
        <vt:i4>659</vt:i4>
      </vt:variant>
      <vt:variant>
        <vt:i4>0</vt:i4>
      </vt:variant>
      <vt:variant>
        <vt:i4>5</vt:i4>
      </vt:variant>
      <vt:variant>
        <vt:lpwstr/>
      </vt:variant>
      <vt:variant>
        <vt:lpwstr>_Toc188968619</vt:lpwstr>
      </vt:variant>
      <vt:variant>
        <vt:i4>2031673</vt:i4>
      </vt:variant>
      <vt:variant>
        <vt:i4>653</vt:i4>
      </vt:variant>
      <vt:variant>
        <vt:i4>0</vt:i4>
      </vt:variant>
      <vt:variant>
        <vt:i4>5</vt:i4>
      </vt:variant>
      <vt:variant>
        <vt:lpwstr/>
      </vt:variant>
      <vt:variant>
        <vt:lpwstr>_Toc188968618</vt:lpwstr>
      </vt:variant>
      <vt:variant>
        <vt:i4>2031673</vt:i4>
      </vt:variant>
      <vt:variant>
        <vt:i4>647</vt:i4>
      </vt:variant>
      <vt:variant>
        <vt:i4>0</vt:i4>
      </vt:variant>
      <vt:variant>
        <vt:i4>5</vt:i4>
      </vt:variant>
      <vt:variant>
        <vt:lpwstr/>
      </vt:variant>
      <vt:variant>
        <vt:lpwstr>_Toc188968617</vt:lpwstr>
      </vt:variant>
      <vt:variant>
        <vt:i4>2031673</vt:i4>
      </vt:variant>
      <vt:variant>
        <vt:i4>641</vt:i4>
      </vt:variant>
      <vt:variant>
        <vt:i4>0</vt:i4>
      </vt:variant>
      <vt:variant>
        <vt:i4>5</vt:i4>
      </vt:variant>
      <vt:variant>
        <vt:lpwstr/>
      </vt:variant>
      <vt:variant>
        <vt:lpwstr>_Toc188968616</vt:lpwstr>
      </vt:variant>
      <vt:variant>
        <vt:i4>2031673</vt:i4>
      </vt:variant>
      <vt:variant>
        <vt:i4>635</vt:i4>
      </vt:variant>
      <vt:variant>
        <vt:i4>0</vt:i4>
      </vt:variant>
      <vt:variant>
        <vt:i4>5</vt:i4>
      </vt:variant>
      <vt:variant>
        <vt:lpwstr/>
      </vt:variant>
      <vt:variant>
        <vt:lpwstr>_Toc188968615</vt:lpwstr>
      </vt:variant>
      <vt:variant>
        <vt:i4>2031673</vt:i4>
      </vt:variant>
      <vt:variant>
        <vt:i4>629</vt:i4>
      </vt:variant>
      <vt:variant>
        <vt:i4>0</vt:i4>
      </vt:variant>
      <vt:variant>
        <vt:i4>5</vt:i4>
      </vt:variant>
      <vt:variant>
        <vt:lpwstr/>
      </vt:variant>
      <vt:variant>
        <vt:lpwstr>_Toc188968614</vt:lpwstr>
      </vt:variant>
      <vt:variant>
        <vt:i4>2031673</vt:i4>
      </vt:variant>
      <vt:variant>
        <vt:i4>623</vt:i4>
      </vt:variant>
      <vt:variant>
        <vt:i4>0</vt:i4>
      </vt:variant>
      <vt:variant>
        <vt:i4>5</vt:i4>
      </vt:variant>
      <vt:variant>
        <vt:lpwstr/>
      </vt:variant>
      <vt:variant>
        <vt:lpwstr>_Toc188968613</vt:lpwstr>
      </vt:variant>
      <vt:variant>
        <vt:i4>2031673</vt:i4>
      </vt:variant>
      <vt:variant>
        <vt:i4>617</vt:i4>
      </vt:variant>
      <vt:variant>
        <vt:i4>0</vt:i4>
      </vt:variant>
      <vt:variant>
        <vt:i4>5</vt:i4>
      </vt:variant>
      <vt:variant>
        <vt:lpwstr/>
      </vt:variant>
      <vt:variant>
        <vt:lpwstr>_Toc188968612</vt:lpwstr>
      </vt:variant>
      <vt:variant>
        <vt:i4>2031673</vt:i4>
      </vt:variant>
      <vt:variant>
        <vt:i4>611</vt:i4>
      </vt:variant>
      <vt:variant>
        <vt:i4>0</vt:i4>
      </vt:variant>
      <vt:variant>
        <vt:i4>5</vt:i4>
      </vt:variant>
      <vt:variant>
        <vt:lpwstr/>
      </vt:variant>
      <vt:variant>
        <vt:lpwstr>_Toc188968611</vt:lpwstr>
      </vt:variant>
      <vt:variant>
        <vt:i4>1966137</vt:i4>
      </vt:variant>
      <vt:variant>
        <vt:i4>605</vt:i4>
      </vt:variant>
      <vt:variant>
        <vt:i4>0</vt:i4>
      </vt:variant>
      <vt:variant>
        <vt:i4>5</vt:i4>
      </vt:variant>
      <vt:variant>
        <vt:lpwstr/>
      </vt:variant>
      <vt:variant>
        <vt:lpwstr>_Toc188968608</vt:lpwstr>
      </vt:variant>
      <vt:variant>
        <vt:i4>1966137</vt:i4>
      </vt:variant>
      <vt:variant>
        <vt:i4>599</vt:i4>
      </vt:variant>
      <vt:variant>
        <vt:i4>0</vt:i4>
      </vt:variant>
      <vt:variant>
        <vt:i4>5</vt:i4>
      </vt:variant>
      <vt:variant>
        <vt:lpwstr/>
      </vt:variant>
      <vt:variant>
        <vt:lpwstr>_Toc188968607</vt:lpwstr>
      </vt:variant>
      <vt:variant>
        <vt:i4>1966137</vt:i4>
      </vt:variant>
      <vt:variant>
        <vt:i4>593</vt:i4>
      </vt:variant>
      <vt:variant>
        <vt:i4>0</vt:i4>
      </vt:variant>
      <vt:variant>
        <vt:i4>5</vt:i4>
      </vt:variant>
      <vt:variant>
        <vt:lpwstr/>
      </vt:variant>
      <vt:variant>
        <vt:lpwstr>_Toc188968606</vt:lpwstr>
      </vt:variant>
      <vt:variant>
        <vt:i4>1966137</vt:i4>
      </vt:variant>
      <vt:variant>
        <vt:i4>587</vt:i4>
      </vt:variant>
      <vt:variant>
        <vt:i4>0</vt:i4>
      </vt:variant>
      <vt:variant>
        <vt:i4>5</vt:i4>
      </vt:variant>
      <vt:variant>
        <vt:lpwstr/>
      </vt:variant>
      <vt:variant>
        <vt:lpwstr>_Toc188968605</vt:lpwstr>
      </vt:variant>
      <vt:variant>
        <vt:i4>1966137</vt:i4>
      </vt:variant>
      <vt:variant>
        <vt:i4>581</vt:i4>
      </vt:variant>
      <vt:variant>
        <vt:i4>0</vt:i4>
      </vt:variant>
      <vt:variant>
        <vt:i4>5</vt:i4>
      </vt:variant>
      <vt:variant>
        <vt:lpwstr/>
      </vt:variant>
      <vt:variant>
        <vt:lpwstr>_Toc188968604</vt:lpwstr>
      </vt:variant>
      <vt:variant>
        <vt:i4>1966137</vt:i4>
      </vt:variant>
      <vt:variant>
        <vt:i4>575</vt:i4>
      </vt:variant>
      <vt:variant>
        <vt:i4>0</vt:i4>
      </vt:variant>
      <vt:variant>
        <vt:i4>5</vt:i4>
      </vt:variant>
      <vt:variant>
        <vt:lpwstr/>
      </vt:variant>
      <vt:variant>
        <vt:lpwstr>_Toc188968603</vt:lpwstr>
      </vt:variant>
      <vt:variant>
        <vt:i4>1966137</vt:i4>
      </vt:variant>
      <vt:variant>
        <vt:i4>569</vt:i4>
      </vt:variant>
      <vt:variant>
        <vt:i4>0</vt:i4>
      </vt:variant>
      <vt:variant>
        <vt:i4>5</vt:i4>
      </vt:variant>
      <vt:variant>
        <vt:lpwstr/>
      </vt:variant>
      <vt:variant>
        <vt:lpwstr>_Toc188968602</vt:lpwstr>
      </vt:variant>
      <vt:variant>
        <vt:i4>1966137</vt:i4>
      </vt:variant>
      <vt:variant>
        <vt:i4>563</vt:i4>
      </vt:variant>
      <vt:variant>
        <vt:i4>0</vt:i4>
      </vt:variant>
      <vt:variant>
        <vt:i4>5</vt:i4>
      </vt:variant>
      <vt:variant>
        <vt:lpwstr/>
      </vt:variant>
      <vt:variant>
        <vt:lpwstr>_Toc188968601</vt:lpwstr>
      </vt:variant>
      <vt:variant>
        <vt:i4>1966137</vt:i4>
      </vt:variant>
      <vt:variant>
        <vt:i4>557</vt:i4>
      </vt:variant>
      <vt:variant>
        <vt:i4>0</vt:i4>
      </vt:variant>
      <vt:variant>
        <vt:i4>5</vt:i4>
      </vt:variant>
      <vt:variant>
        <vt:lpwstr/>
      </vt:variant>
      <vt:variant>
        <vt:lpwstr>_Toc188968600</vt:lpwstr>
      </vt:variant>
      <vt:variant>
        <vt:i4>1507386</vt:i4>
      </vt:variant>
      <vt:variant>
        <vt:i4>551</vt:i4>
      </vt:variant>
      <vt:variant>
        <vt:i4>0</vt:i4>
      </vt:variant>
      <vt:variant>
        <vt:i4>5</vt:i4>
      </vt:variant>
      <vt:variant>
        <vt:lpwstr/>
      </vt:variant>
      <vt:variant>
        <vt:lpwstr>_Toc188968599</vt:lpwstr>
      </vt:variant>
      <vt:variant>
        <vt:i4>1507386</vt:i4>
      </vt:variant>
      <vt:variant>
        <vt:i4>545</vt:i4>
      </vt:variant>
      <vt:variant>
        <vt:i4>0</vt:i4>
      </vt:variant>
      <vt:variant>
        <vt:i4>5</vt:i4>
      </vt:variant>
      <vt:variant>
        <vt:lpwstr/>
      </vt:variant>
      <vt:variant>
        <vt:lpwstr>_Toc188968598</vt:lpwstr>
      </vt:variant>
      <vt:variant>
        <vt:i4>1507386</vt:i4>
      </vt:variant>
      <vt:variant>
        <vt:i4>539</vt:i4>
      </vt:variant>
      <vt:variant>
        <vt:i4>0</vt:i4>
      </vt:variant>
      <vt:variant>
        <vt:i4>5</vt:i4>
      </vt:variant>
      <vt:variant>
        <vt:lpwstr/>
      </vt:variant>
      <vt:variant>
        <vt:lpwstr>_Toc188968597</vt:lpwstr>
      </vt:variant>
      <vt:variant>
        <vt:i4>1507386</vt:i4>
      </vt:variant>
      <vt:variant>
        <vt:i4>533</vt:i4>
      </vt:variant>
      <vt:variant>
        <vt:i4>0</vt:i4>
      </vt:variant>
      <vt:variant>
        <vt:i4>5</vt:i4>
      </vt:variant>
      <vt:variant>
        <vt:lpwstr/>
      </vt:variant>
      <vt:variant>
        <vt:lpwstr>_Toc188968596</vt:lpwstr>
      </vt:variant>
      <vt:variant>
        <vt:i4>1507386</vt:i4>
      </vt:variant>
      <vt:variant>
        <vt:i4>527</vt:i4>
      </vt:variant>
      <vt:variant>
        <vt:i4>0</vt:i4>
      </vt:variant>
      <vt:variant>
        <vt:i4>5</vt:i4>
      </vt:variant>
      <vt:variant>
        <vt:lpwstr/>
      </vt:variant>
      <vt:variant>
        <vt:lpwstr>_Toc188968595</vt:lpwstr>
      </vt:variant>
      <vt:variant>
        <vt:i4>1507386</vt:i4>
      </vt:variant>
      <vt:variant>
        <vt:i4>521</vt:i4>
      </vt:variant>
      <vt:variant>
        <vt:i4>0</vt:i4>
      </vt:variant>
      <vt:variant>
        <vt:i4>5</vt:i4>
      </vt:variant>
      <vt:variant>
        <vt:lpwstr/>
      </vt:variant>
      <vt:variant>
        <vt:lpwstr>_Toc188968594</vt:lpwstr>
      </vt:variant>
      <vt:variant>
        <vt:i4>1507386</vt:i4>
      </vt:variant>
      <vt:variant>
        <vt:i4>515</vt:i4>
      </vt:variant>
      <vt:variant>
        <vt:i4>0</vt:i4>
      </vt:variant>
      <vt:variant>
        <vt:i4>5</vt:i4>
      </vt:variant>
      <vt:variant>
        <vt:lpwstr/>
      </vt:variant>
      <vt:variant>
        <vt:lpwstr>_Toc188968593</vt:lpwstr>
      </vt:variant>
      <vt:variant>
        <vt:i4>1507386</vt:i4>
      </vt:variant>
      <vt:variant>
        <vt:i4>509</vt:i4>
      </vt:variant>
      <vt:variant>
        <vt:i4>0</vt:i4>
      </vt:variant>
      <vt:variant>
        <vt:i4>5</vt:i4>
      </vt:variant>
      <vt:variant>
        <vt:lpwstr/>
      </vt:variant>
      <vt:variant>
        <vt:lpwstr>_Toc188968592</vt:lpwstr>
      </vt:variant>
      <vt:variant>
        <vt:i4>1507386</vt:i4>
      </vt:variant>
      <vt:variant>
        <vt:i4>503</vt:i4>
      </vt:variant>
      <vt:variant>
        <vt:i4>0</vt:i4>
      </vt:variant>
      <vt:variant>
        <vt:i4>5</vt:i4>
      </vt:variant>
      <vt:variant>
        <vt:lpwstr/>
      </vt:variant>
      <vt:variant>
        <vt:lpwstr>_Toc188968591</vt:lpwstr>
      </vt:variant>
      <vt:variant>
        <vt:i4>1507386</vt:i4>
      </vt:variant>
      <vt:variant>
        <vt:i4>497</vt:i4>
      </vt:variant>
      <vt:variant>
        <vt:i4>0</vt:i4>
      </vt:variant>
      <vt:variant>
        <vt:i4>5</vt:i4>
      </vt:variant>
      <vt:variant>
        <vt:lpwstr/>
      </vt:variant>
      <vt:variant>
        <vt:lpwstr>_Toc188968590</vt:lpwstr>
      </vt:variant>
      <vt:variant>
        <vt:i4>1441850</vt:i4>
      </vt:variant>
      <vt:variant>
        <vt:i4>491</vt:i4>
      </vt:variant>
      <vt:variant>
        <vt:i4>0</vt:i4>
      </vt:variant>
      <vt:variant>
        <vt:i4>5</vt:i4>
      </vt:variant>
      <vt:variant>
        <vt:lpwstr/>
      </vt:variant>
      <vt:variant>
        <vt:lpwstr>_Toc188968589</vt:lpwstr>
      </vt:variant>
      <vt:variant>
        <vt:i4>1441850</vt:i4>
      </vt:variant>
      <vt:variant>
        <vt:i4>485</vt:i4>
      </vt:variant>
      <vt:variant>
        <vt:i4>0</vt:i4>
      </vt:variant>
      <vt:variant>
        <vt:i4>5</vt:i4>
      </vt:variant>
      <vt:variant>
        <vt:lpwstr/>
      </vt:variant>
      <vt:variant>
        <vt:lpwstr>_Toc188968588</vt:lpwstr>
      </vt:variant>
      <vt:variant>
        <vt:i4>1441850</vt:i4>
      </vt:variant>
      <vt:variant>
        <vt:i4>479</vt:i4>
      </vt:variant>
      <vt:variant>
        <vt:i4>0</vt:i4>
      </vt:variant>
      <vt:variant>
        <vt:i4>5</vt:i4>
      </vt:variant>
      <vt:variant>
        <vt:lpwstr/>
      </vt:variant>
      <vt:variant>
        <vt:lpwstr>_Toc188968587</vt:lpwstr>
      </vt:variant>
      <vt:variant>
        <vt:i4>1441850</vt:i4>
      </vt:variant>
      <vt:variant>
        <vt:i4>473</vt:i4>
      </vt:variant>
      <vt:variant>
        <vt:i4>0</vt:i4>
      </vt:variant>
      <vt:variant>
        <vt:i4>5</vt:i4>
      </vt:variant>
      <vt:variant>
        <vt:lpwstr/>
      </vt:variant>
      <vt:variant>
        <vt:lpwstr>_Toc188968586</vt:lpwstr>
      </vt:variant>
      <vt:variant>
        <vt:i4>1441850</vt:i4>
      </vt:variant>
      <vt:variant>
        <vt:i4>467</vt:i4>
      </vt:variant>
      <vt:variant>
        <vt:i4>0</vt:i4>
      </vt:variant>
      <vt:variant>
        <vt:i4>5</vt:i4>
      </vt:variant>
      <vt:variant>
        <vt:lpwstr/>
      </vt:variant>
      <vt:variant>
        <vt:lpwstr>_Toc188968585</vt:lpwstr>
      </vt:variant>
      <vt:variant>
        <vt:i4>1441850</vt:i4>
      </vt:variant>
      <vt:variant>
        <vt:i4>461</vt:i4>
      </vt:variant>
      <vt:variant>
        <vt:i4>0</vt:i4>
      </vt:variant>
      <vt:variant>
        <vt:i4>5</vt:i4>
      </vt:variant>
      <vt:variant>
        <vt:lpwstr/>
      </vt:variant>
      <vt:variant>
        <vt:lpwstr>_Toc188968584</vt:lpwstr>
      </vt:variant>
      <vt:variant>
        <vt:i4>1441850</vt:i4>
      </vt:variant>
      <vt:variant>
        <vt:i4>455</vt:i4>
      </vt:variant>
      <vt:variant>
        <vt:i4>0</vt:i4>
      </vt:variant>
      <vt:variant>
        <vt:i4>5</vt:i4>
      </vt:variant>
      <vt:variant>
        <vt:lpwstr/>
      </vt:variant>
      <vt:variant>
        <vt:lpwstr>_Toc188968583</vt:lpwstr>
      </vt:variant>
      <vt:variant>
        <vt:i4>1441850</vt:i4>
      </vt:variant>
      <vt:variant>
        <vt:i4>449</vt:i4>
      </vt:variant>
      <vt:variant>
        <vt:i4>0</vt:i4>
      </vt:variant>
      <vt:variant>
        <vt:i4>5</vt:i4>
      </vt:variant>
      <vt:variant>
        <vt:lpwstr/>
      </vt:variant>
      <vt:variant>
        <vt:lpwstr>_Toc188968582</vt:lpwstr>
      </vt:variant>
      <vt:variant>
        <vt:i4>1441850</vt:i4>
      </vt:variant>
      <vt:variant>
        <vt:i4>443</vt:i4>
      </vt:variant>
      <vt:variant>
        <vt:i4>0</vt:i4>
      </vt:variant>
      <vt:variant>
        <vt:i4>5</vt:i4>
      </vt:variant>
      <vt:variant>
        <vt:lpwstr/>
      </vt:variant>
      <vt:variant>
        <vt:lpwstr>_Toc188968580</vt:lpwstr>
      </vt:variant>
      <vt:variant>
        <vt:i4>1638458</vt:i4>
      </vt:variant>
      <vt:variant>
        <vt:i4>437</vt:i4>
      </vt:variant>
      <vt:variant>
        <vt:i4>0</vt:i4>
      </vt:variant>
      <vt:variant>
        <vt:i4>5</vt:i4>
      </vt:variant>
      <vt:variant>
        <vt:lpwstr/>
      </vt:variant>
      <vt:variant>
        <vt:lpwstr>_Toc188968579</vt:lpwstr>
      </vt:variant>
      <vt:variant>
        <vt:i4>1638458</vt:i4>
      </vt:variant>
      <vt:variant>
        <vt:i4>431</vt:i4>
      </vt:variant>
      <vt:variant>
        <vt:i4>0</vt:i4>
      </vt:variant>
      <vt:variant>
        <vt:i4>5</vt:i4>
      </vt:variant>
      <vt:variant>
        <vt:lpwstr/>
      </vt:variant>
      <vt:variant>
        <vt:lpwstr>_Toc188968578</vt:lpwstr>
      </vt:variant>
      <vt:variant>
        <vt:i4>1638458</vt:i4>
      </vt:variant>
      <vt:variant>
        <vt:i4>425</vt:i4>
      </vt:variant>
      <vt:variant>
        <vt:i4>0</vt:i4>
      </vt:variant>
      <vt:variant>
        <vt:i4>5</vt:i4>
      </vt:variant>
      <vt:variant>
        <vt:lpwstr/>
      </vt:variant>
      <vt:variant>
        <vt:lpwstr>_Toc188968577</vt:lpwstr>
      </vt:variant>
      <vt:variant>
        <vt:i4>1638458</vt:i4>
      </vt:variant>
      <vt:variant>
        <vt:i4>419</vt:i4>
      </vt:variant>
      <vt:variant>
        <vt:i4>0</vt:i4>
      </vt:variant>
      <vt:variant>
        <vt:i4>5</vt:i4>
      </vt:variant>
      <vt:variant>
        <vt:lpwstr/>
      </vt:variant>
      <vt:variant>
        <vt:lpwstr>_Toc188968576</vt:lpwstr>
      </vt:variant>
      <vt:variant>
        <vt:i4>1638458</vt:i4>
      </vt:variant>
      <vt:variant>
        <vt:i4>413</vt:i4>
      </vt:variant>
      <vt:variant>
        <vt:i4>0</vt:i4>
      </vt:variant>
      <vt:variant>
        <vt:i4>5</vt:i4>
      </vt:variant>
      <vt:variant>
        <vt:lpwstr/>
      </vt:variant>
      <vt:variant>
        <vt:lpwstr>_Toc188968575</vt:lpwstr>
      </vt:variant>
      <vt:variant>
        <vt:i4>1638458</vt:i4>
      </vt:variant>
      <vt:variant>
        <vt:i4>407</vt:i4>
      </vt:variant>
      <vt:variant>
        <vt:i4>0</vt:i4>
      </vt:variant>
      <vt:variant>
        <vt:i4>5</vt:i4>
      </vt:variant>
      <vt:variant>
        <vt:lpwstr/>
      </vt:variant>
      <vt:variant>
        <vt:lpwstr>_Toc188968573</vt:lpwstr>
      </vt:variant>
      <vt:variant>
        <vt:i4>1638458</vt:i4>
      </vt:variant>
      <vt:variant>
        <vt:i4>401</vt:i4>
      </vt:variant>
      <vt:variant>
        <vt:i4>0</vt:i4>
      </vt:variant>
      <vt:variant>
        <vt:i4>5</vt:i4>
      </vt:variant>
      <vt:variant>
        <vt:lpwstr/>
      </vt:variant>
      <vt:variant>
        <vt:lpwstr>_Toc188968572</vt:lpwstr>
      </vt:variant>
      <vt:variant>
        <vt:i4>1638458</vt:i4>
      </vt:variant>
      <vt:variant>
        <vt:i4>395</vt:i4>
      </vt:variant>
      <vt:variant>
        <vt:i4>0</vt:i4>
      </vt:variant>
      <vt:variant>
        <vt:i4>5</vt:i4>
      </vt:variant>
      <vt:variant>
        <vt:lpwstr/>
      </vt:variant>
      <vt:variant>
        <vt:lpwstr>_Toc188968571</vt:lpwstr>
      </vt:variant>
      <vt:variant>
        <vt:i4>1572922</vt:i4>
      </vt:variant>
      <vt:variant>
        <vt:i4>389</vt:i4>
      </vt:variant>
      <vt:variant>
        <vt:i4>0</vt:i4>
      </vt:variant>
      <vt:variant>
        <vt:i4>5</vt:i4>
      </vt:variant>
      <vt:variant>
        <vt:lpwstr/>
      </vt:variant>
      <vt:variant>
        <vt:lpwstr>_Toc188968569</vt:lpwstr>
      </vt:variant>
      <vt:variant>
        <vt:i4>1572922</vt:i4>
      </vt:variant>
      <vt:variant>
        <vt:i4>383</vt:i4>
      </vt:variant>
      <vt:variant>
        <vt:i4>0</vt:i4>
      </vt:variant>
      <vt:variant>
        <vt:i4>5</vt:i4>
      </vt:variant>
      <vt:variant>
        <vt:lpwstr/>
      </vt:variant>
      <vt:variant>
        <vt:lpwstr>_Toc188968568</vt:lpwstr>
      </vt:variant>
      <vt:variant>
        <vt:i4>1572922</vt:i4>
      </vt:variant>
      <vt:variant>
        <vt:i4>377</vt:i4>
      </vt:variant>
      <vt:variant>
        <vt:i4>0</vt:i4>
      </vt:variant>
      <vt:variant>
        <vt:i4>5</vt:i4>
      </vt:variant>
      <vt:variant>
        <vt:lpwstr/>
      </vt:variant>
      <vt:variant>
        <vt:lpwstr>_Toc188968567</vt:lpwstr>
      </vt:variant>
      <vt:variant>
        <vt:i4>1572922</vt:i4>
      </vt:variant>
      <vt:variant>
        <vt:i4>371</vt:i4>
      </vt:variant>
      <vt:variant>
        <vt:i4>0</vt:i4>
      </vt:variant>
      <vt:variant>
        <vt:i4>5</vt:i4>
      </vt:variant>
      <vt:variant>
        <vt:lpwstr/>
      </vt:variant>
      <vt:variant>
        <vt:lpwstr>_Toc188968566</vt:lpwstr>
      </vt:variant>
      <vt:variant>
        <vt:i4>1572922</vt:i4>
      </vt:variant>
      <vt:variant>
        <vt:i4>365</vt:i4>
      </vt:variant>
      <vt:variant>
        <vt:i4>0</vt:i4>
      </vt:variant>
      <vt:variant>
        <vt:i4>5</vt:i4>
      </vt:variant>
      <vt:variant>
        <vt:lpwstr/>
      </vt:variant>
      <vt:variant>
        <vt:lpwstr>_Toc188968565</vt:lpwstr>
      </vt:variant>
      <vt:variant>
        <vt:i4>1572922</vt:i4>
      </vt:variant>
      <vt:variant>
        <vt:i4>359</vt:i4>
      </vt:variant>
      <vt:variant>
        <vt:i4>0</vt:i4>
      </vt:variant>
      <vt:variant>
        <vt:i4>5</vt:i4>
      </vt:variant>
      <vt:variant>
        <vt:lpwstr/>
      </vt:variant>
      <vt:variant>
        <vt:lpwstr>_Toc188968564</vt:lpwstr>
      </vt:variant>
      <vt:variant>
        <vt:i4>1572922</vt:i4>
      </vt:variant>
      <vt:variant>
        <vt:i4>353</vt:i4>
      </vt:variant>
      <vt:variant>
        <vt:i4>0</vt:i4>
      </vt:variant>
      <vt:variant>
        <vt:i4>5</vt:i4>
      </vt:variant>
      <vt:variant>
        <vt:lpwstr/>
      </vt:variant>
      <vt:variant>
        <vt:lpwstr>_Toc188968563</vt:lpwstr>
      </vt:variant>
      <vt:variant>
        <vt:i4>1572922</vt:i4>
      </vt:variant>
      <vt:variant>
        <vt:i4>347</vt:i4>
      </vt:variant>
      <vt:variant>
        <vt:i4>0</vt:i4>
      </vt:variant>
      <vt:variant>
        <vt:i4>5</vt:i4>
      </vt:variant>
      <vt:variant>
        <vt:lpwstr/>
      </vt:variant>
      <vt:variant>
        <vt:lpwstr>_Toc188968562</vt:lpwstr>
      </vt:variant>
      <vt:variant>
        <vt:i4>1572922</vt:i4>
      </vt:variant>
      <vt:variant>
        <vt:i4>341</vt:i4>
      </vt:variant>
      <vt:variant>
        <vt:i4>0</vt:i4>
      </vt:variant>
      <vt:variant>
        <vt:i4>5</vt:i4>
      </vt:variant>
      <vt:variant>
        <vt:lpwstr/>
      </vt:variant>
      <vt:variant>
        <vt:lpwstr>_Toc188968561</vt:lpwstr>
      </vt:variant>
      <vt:variant>
        <vt:i4>1572922</vt:i4>
      </vt:variant>
      <vt:variant>
        <vt:i4>335</vt:i4>
      </vt:variant>
      <vt:variant>
        <vt:i4>0</vt:i4>
      </vt:variant>
      <vt:variant>
        <vt:i4>5</vt:i4>
      </vt:variant>
      <vt:variant>
        <vt:lpwstr/>
      </vt:variant>
      <vt:variant>
        <vt:lpwstr>_Toc188968560</vt:lpwstr>
      </vt:variant>
      <vt:variant>
        <vt:i4>1769530</vt:i4>
      </vt:variant>
      <vt:variant>
        <vt:i4>329</vt:i4>
      </vt:variant>
      <vt:variant>
        <vt:i4>0</vt:i4>
      </vt:variant>
      <vt:variant>
        <vt:i4>5</vt:i4>
      </vt:variant>
      <vt:variant>
        <vt:lpwstr/>
      </vt:variant>
      <vt:variant>
        <vt:lpwstr>_Toc188968559</vt:lpwstr>
      </vt:variant>
      <vt:variant>
        <vt:i4>1769530</vt:i4>
      </vt:variant>
      <vt:variant>
        <vt:i4>323</vt:i4>
      </vt:variant>
      <vt:variant>
        <vt:i4>0</vt:i4>
      </vt:variant>
      <vt:variant>
        <vt:i4>5</vt:i4>
      </vt:variant>
      <vt:variant>
        <vt:lpwstr/>
      </vt:variant>
      <vt:variant>
        <vt:lpwstr>_Toc188968558</vt:lpwstr>
      </vt:variant>
      <vt:variant>
        <vt:i4>1769530</vt:i4>
      </vt:variant>
      <vt:variant>
        <vt:i4>317</vt:i4>
      </vt:variant>
      <vt:variant>
        <vt:i4>0</vt:i4>
      </vt:variant>
      <vt:variant>
        <vt:i4>5</vt:i4>
      </vt:variant>
      <vt:variant>
        <vt:lpwstr/>
      </vt:variant>
      <vt:variant>
        <vt:lpwstr>_Toc188968550</vt:lpwstr>
      </vt:variant>
      <vt:variant>
        <vt:i4>1703994</vt:i4>
      </vt:variant>
      <vt:variant>
        <vt:i4>311</vt:i4>
      </vt:variant>
      <vt:variant>
        <vt:i4>0</vt:i4>
      </vt:variant>
      <vt:variant>
        <vt:i4>5</vt:i4>
      </vt:variant>
      <vt:variant>
        <vt:lpwstr/>
      </vt:variant>
      <vt:variant>
        <vt:lpwstr>_Toc188968549</vt:lpwstr>
      </vt:variant>
      <vt:variant>
        <vt:i4>1703994</vt:i4>
      </vt:variant>
      <vt:variant>
        <vt:i4>305</vt:i4>
      </vt:variant>
      <vt:variant>
        <vt:i4>0</vt:i4>
      </vt:variant>
      <vt:variant>
        <vt:i4>5</vt:i4>
      </vt:variant>
      <vt:variant>
        <vt:lpwstr/>
      </vt:variant>
      <vt:variant>
        <vt:lpwstr>_Toc188968548</vt:lpwstr>
      </vt:variant>
      <vt:variant>
        <vt:i4>1703994</vt:i4>
      </vt:variant>
      <vt:variant>
        <vt:i4>299</vt:i4>
      </vt:variant>
      <vt:variant>
        <vt:i4>0</vt:i4>
      </vt:variant>
      <vt:variant>
        <vt:i4>5</vt:i4>
      </vt:variant>
      <vt:variant>
        <vt:lpwstr/>
      </vt:variant>
      <vt:variant>
        <vt:lpwstr>_Toc188968547</vt:lpwstr>
      </vt:variant>
      <vt:variant>
        <vt:i4>1703994</vt:i4>
      </vt:variant>
      <vt:variant>
        <vt:i4>293</vt:i4>
      </vt:variant>
      <vt:variant>
        <vt:i4>0</vt:i4>
      </vt:variant>
      <vt:variant>
        <vt:i4>5</vt:i4>
      </vt:variant>
      <vt:variant>
        <vt:lpwstr/>
      </vt:variant>
      <vt:variant>
        <vt:lpwstr>_Toc188968546</vt:lpwstr>
      </vt:variant>
      <vt:variant>
        <vt:i4>1703994</vt:i4>
      </vt:variant>
      <vt:variant>
        <vt:i4>287</vt:i4>
      </vt:variant>
      <vt:variant>
        <vt:i4>0</vt:i4>
      </vt:variant>
      <vt:variant>
        <vt:i4>5</vt:i4>
      </vt:variant>
      <vt:variant>
        <vt:lpwstr/>
      </vt:variant>
      <vt:variant>
        <vt:lpwstr>_Toc188968545</vt:lpwstr>
      </vt:variant>
      <vt:variant>
        <vt:i4>1703994</vt:i4>
      </vt:variant>
      <vt:variant>
        <vt:i4>281</vt:i4>
      </vt:variant>
      <vt:variant>
        <vt:i4>0</vt:i4>
      </vt:variant>
      <vt:variant>
        <vt:i4>5</vt:i4>
      </vt:variant>
      <vt:variant>
        <vt:lpwstr/>
      </vt:variant>
      <vt:variant>
        <vt:lpwstr>_Toc188968544</vt:lpwstr>
      </vt:variant>
      <vt:variant>
        <vt:i4>1703994</vt:i4>
      </vt:variant>
      <vt:variant>
        <vt:i4>275</vt:i4>
      </vt:variant>
      <vt:variant>
        <vt:i4>0</vt:i4>
      </vt:variant>
      <vt:variant>
        <vt:i4>5</vt:i4>
      </vt:variant>
      <vt:variant>
        <vt:lpwstr/>
      </vt:variant>
      <vt:variant>
        <vt:lpwstr>_Toc188968543</vt:lpwstr>
      </vt:variant>
      <vt:variant>
        <vt:i4>1703994</vt:i4>
      </vt:variant>
      <vt:variant>
        <vt:i4>269</vt:i4>
      </vt:variant>
      <vt:variant>
        <vt:i4>0</vt:i4>
      </vt:variant>
      <vt:variant>
        <vt:i4>5</vt:i4>
      </vt:variant>
      <vt:variant>
        <vt:lpwstr/>
      </vt:variant>
      <vt:variant>
        <vt:lpwstr>_Toc188968542</vt:lpwstr>
      </vt:variant>
      <vt:variant>
        <vt:i4>1703994</vt:i4>
      </vt:variant>
      <vt:variant>
        <vt:i4>263</vt:i4>
      </vt:variant>
      <vt:variant>
        <vt:i4>0</vt:i4>
      </vt:variant>
      <vt:variant>
        <vt:i4>5</vt:i4>
      </vt:variant>
      <vt:variant>
        <vt:lpwstr/>
      </vt:variant>
      <vt:variant>
        <vt:lpwstr>_Toc188968541</vt:lpwstr>
      </vt:variant>
      <vt:variant>
        <vt:i4>1703994</vt:i4>
      </vt:variant>
      <vt:variant>
        <vt:i4>257</vt:i4>
      </vt:variant>
      <vt:variant>
        <vt:i4>0</vt:i4>
      </vt:variant>
      <vt:variant>
        <vt:i4>5</vt:i4>
      </vt:variant>
      <vt:variant>
        <vt:lpwstr/>
      </vt:variant>
      <vt:variant>
        <vt:lpwstr>_Toc188968540</vt:lpwstr>
      </vt:variant>
      <vt:variant>
        <vt:i4>1900602</vt:i4>
      </vt:variant>
      <vt:variant>
        <vt:i4>251</vt:i4>
      </vt:variant>
      <vt:variant>
        <vt:i4>0</vt:i4>
      </vt:variant>
      <vt:variant>
        <vt:i4>5</vt:i4>
      </vt:variant>
      <vt:variant>
        <vt:lpwstr/>
      </vt:variant>
      <vt:variant>
        <vt:lpwstr>_Toc188968539</vt:lpwstr>
      </vt:variant>
      <vt:variant>
        <vt:i4>1900602</vt:i4>
      </vt:variant>
      <vt:variant>
        <vt:i4>245</vt:i4>
      </vt:variant>
      <vt:variant>
        <vt:i4>0</vt:i4>
      </vt:variant>
      <vt:variant>
        <vt:i4>5</vt:i4>
      </vt:variant>
      <vt:variant>
        <vt:lpwstr/>
      </vt:variant>
      <vt:variant>
        <vt:lpwstr>_Toc188968538</vt:lpwstr>
      </vt:variant>
      <vt:variant>
        <vt:i4>1900602</vt:i4>
      </vt:variant>
      <vt:variant>
        <vt:i4>239</vt:i4>
      </vt:variant>
      <vt:variant>
        <vt:i4>0</vt:i4>
      </vt:variant>
      <vt:variant>
        <vt:i4>5</vt:i4>
      </vt:variant>
      <vt:variant>
        <vt:lpwstr/>
      </vt:variant>
      <vt:variant>
        <vt:lpwstr>_Toc188968537</vt:lpwstr>
      </vt:variant>
      <vt:variant>
        <vt:i4>1900602</vt:i4>
      </vt:variant>
      <vt:variant>
        <vt:i4>233</vt:i4>
      </vt:variant>
      <vt:variant>
        <vt:i4>0</vt:i4>
      </vt:variant>
      <vt:variant>
        <vt:i4>5</vt:i4>
      </vt:variant>
      <vt:variant>
        <vt:lpwstr/>
      </vt:variant>
      <vt:variant>
        <vt:lpwstr>_Toc188968536</vt:lpwstr>
      </vt:variant>
      <vt:variant>
        <vt:i4>1900602</vt:i4>
      </vt:variant>
      <vt:variant>
        <vt:i4>227</vt:i4>
      </vt:variant>
      <vt:variant>
        <vt:i4>0</vt:i4>
      </vt:variant>
      <vt:variant>
        <vt:i4>5</vt:i4>
      </vt:variant>
      <vt:variant>
        <vt:lpwstr/>
      </vt:variant>
      <vt:variant>
        <vt:lpwstr>_Toc188968535</vt:lpwstr>
      </vt:variant>
      <vt:variant>
        <vt:i4>1900602</vt:i4>
      </vt:variant>
      <vt:variant>
        <vt:i4>221</vt:i4>
      </vt:variant>
      <vt:variant>
        <vt:i4>0</vt:i4>
      </vt:variant>
      <vt:variant>
        <vt:i4>5</vt:i4>
      </vt:variant>
      <vt:variant>
        <vt:lpwstr/>
      </vt:variant>
      <vt:variant>
        <vt:lpwstr>_Toc188968532</vt:lpwstr>
      </vt:variant>
      <vt:variant>
        <vt:i4>1900602</vt:i4>
      </vt:variant>
      <vt:variant>
        <vt:i4>215</vt:i4>
      </vt:variant>
      <vt:variant>
        <vt:i4>0</vt:i4>
      </vt:variant>
      <vt:variant>
        <vt:i4>5</vt:i4>
      </vt:variant>
      <vt:variant>
        <vt:lpwstr/>
      </vt:variant>
      <vt:variant>
        <vt:lpwstr>_Toc188968531</vt:lpwstr>
      </vt:variant>
      <vt:variant>
        <vt:i4>1900602</vt:i4>
      </vt:variant>
      <vt:variant>
        <vt:i4>209</vt:i4>
      </vt:variant>
      <vt:variant>
        <vt:i4>0</vt:i4>
      </vt:variant>
      <vt:variant>
        <vt:i4>5</vt:i4>
      </vt:variant>
      <vt:variant>
        <vt:lpwstr/>
      </vt:variant>
      <vt:variant>
        <vt:lpwstr>_Toc188968530</vt:lpwstr>
      </vt:variant>
      <vt:variant>
        <vt:i4>1835066</vt:i4>
      </vt:variant>
      <vt:variant>
        <vt:i4>203</vt:i4>
      </vt:variant>
      <vt:variant>
        <vt:i4>0</vt:i4>
      </vt:variant>
      <vt:variant>
        <vt:i4>5</vt:i4>
      </vt:variant>
      <vt:variant>
        <vt:lpwstr/>
      </vt:variant>
      <vt:variant>
        <vt:lpwstr>_Toc188968529</vt:lpwstr>
      </vt:variant>
      <vt:variant>
        <vt:i4>1835066</vt:i4>
      </vt:variant>
      <vt:variant>
        <vt:i4>197</vt:i4>
      </vt:variant>
      <vt:variant>
        <vt:i4>0</vt:i4>
      </vt:variant>
      <vt:variant>
        <vt:i4>5</vt:i4>
      </vt:variant>
      <vt:variant>
        <vt:lpwstr/>
      </vt:variant>
      <vt:variant>
        <vt:lpwstr>_Toc188968528</vt:lpwstr>
      </vt:variant>
      <vt:variant>
        <vt:i4>1835066</vt:i4>
      </vt:variant>
      <vt:variant>
        <vt:i4>191</vt:i4>
      </vt:variant>
      <vt:variant>
        <vt:i4>0</vt:i4>
      </vt:variant>
      <vt:variant>
        <vt:i4>5</vt:i4>
      </vt:variant>
      <vt:variant>
        <vt:lpwstr/>
      </vt:variant>
      <vt:variant>
        <vt:lpwstr>_Toc188968527</vt:lpwstr>
      </vt:variant>
      <vt:variant>
        <vt:i4>1835066</vt:i4>
      </vt:variant>
      <vt:variant>
        <vt:i4>185</vt:i4>
      </vt:variant>
      <vt:variant>
        <vt:i4>0</vt:i4>
      </vt:variant>
      <vt:variant>
        <vt:i4>5</vt:i4>
      </vt:variant>
      <vt:variant>
        <vt:lpwstr/>
      </vt:variant>
      <vt:variant>
        <vt:lpwstr>_Toc188968526</vt:lpwstr>
      </vt:variant>
      <vt:variant>
        <vt:i4>1835066</vt:i4>
      </vt:variant>
      <vt:variant>
        <vt:i4>179</vt:i4>
      </vt:variant>
      <vt:variant>
        <vt:i4>0</vt:i4>
      </vt:variant>
      <vt:variant>
        <vt:i4>5</vt:i4>
      </vt:variant>
      <vt:variant>
        <vt:lpwstr/>
      </vt:variant>
      <vt:variant>
        <vt:lpwstr>_Toc188968525</vt:lpwstr>
      </vt:variant>
      <vt:variant>
        <vt:i4>1835066</vt:i4>
      </vt:variant>
      <vt:variant>
        <vt:i4>173</vt:i4>
      </vt:variant>
      <vt:variant>
        <vt:i4>0</vt:i4>
      </vt:variant>
      <vt:variant>
        <vt:i4>5</vt:i4>
      </vt:variant>
      <vt:variant>
        <vt:lpwstr/>
      </vt:variant>
      <vt:variant>
        <vt:lpwstr>_Toc188968524</vt:lpwstr>
      </vt:variant>
      <vt:variant>
        <vt:i4>1835066</vt:i4>
      </vt:variant>
      <vt:variant>
        <vt:i4>167</vt:i4>
      </vt:variant>
      <vt:variant>
        <vt:i4>0</vt:i4>
      </vt:variant>
      <vt:variant>
        <vt:i4>5</vt:i4>
      </vt:variant>
      <vt:variant>
        <vt:lpwstr/>
      </vt:variant>
      <vt:variant>
        <vt:lpwstr>_Toc188968523</vt:lpwstr>
      </vt:variant>
      <vt:variant>
        <vt:i4>1835066</vt:i4>
      </vt:variant>
      <vt:variant>
        <vt:i4>161</vt:i4>
      </vt:variant>
      <vt:variant>
        <vt:i4>0</vt:i4>
      </vt:variant>
      <vt:variant>
        <vt:i4>5</vt:i4>
      </vt:variant>
      <vt:variant>
        <vt:lpwstr/>
      </vt:variant>
      <vt:variant>
        <vt:lpwstr>_Toc188968522</vt:lpwstr>
      </vt:variant>
      <vt:variant>
        <vt:i4>1835066</vt:i4>
      </vt:variant>
      <vt:variant>
        <vt:i4>155</vt:i4>
      </vt:variant>
      <vt:variant>
        <vt:i4>0</vt:i4>
      </vt:variant>
      <vt:variant>
        <vt:i4>5</vt:i4>
      </vt:variant>
      <vt:variant>
        <vt:lpwstr/>
      </vt:variant>
      <vt:variant>
        <vt:lpwstr>_Toc188968521</vt:lpwstr>
      </vt:variant>
      <vt:variant>
        <vt:i4>1835066</vt:i4>
      </vt:variant>
      <vt:variant>
        <vt:i4>149</vt:i4>
      </vt:variant>
      <vt:variant>
        <vt:i4>0</vt:i4>
      </vt:variant>
      <vt:variant>
        <vt:i4>5</vt:i4>
      </vt:variant>
      <vt:variant>
        <vt:lpwstr/>
      </vt:variant>
      <vt:variant>
        <vt:lpwstr>_Toc188968520</vt:lpwstr>
      </vt:variant>
      <vt:variant>
        <vt:i4>2031674</vt:i4>
      </vt:variant>
      <vt:variant>
        <vt:i4>143</vt:i4>
      </vt:variant>
      <vt:variant>
        <vt:i4>0</vt:i4>
      </vt:variant>
      <vt:variant>
        <vt:i4>5</vt:i4>
      </vt:variant>
      <vt:variant>
        <vt:lpwstr/>
      </vt:variant>
      <vt:variant>
        <vt:lpwstr>_Toc188968519</vt:lpwstr>
      </vt:variant>
      <vt:variant>
        <vt:i4>2031674</vt:i4>
      </vt:variant>
      <vt:variant>
        <vt:i4>137</vt:i4>
      </vt:variant>
      <vt:variant>
        <vt:i4>0</vt:i4>
      </vt:variant>
      <vt:variant>
        <vt:i4>5</vt:i4>
      </vt:variant>
      <vt:variant>
        <vt:lpwstr/>
      </vt:variant>
      <vt:variant>
        <vt:lpwstr>_Toc188968518</vt:lpwstr>
      </vt:variant>
      <vt:variant>
        <vt:i4>2031674</vt:i4>
      </vt:variant>
      <vt:variant>
        <vt:i4>131</vt:i4>
      </vt:variant>
      <vt:variant>
        <vt:i4>0</vt:i4>
      </vt:variant>
      <vt:variant>
        <vt:i4>5</vt:i4>
      </vt:variant>
      <vt:variant>
        <vt:lpwstr/>
      </vt:variant>
      <vt:variant>
        <vt:lpwstr>_Toc188968517</vt:lpwstr>
      </vt:variant>
      <vt:variant>
        <vt:i4>2031674</vt:i4>
      </vt:variant>
      <vt:variant>
        <vt:i4>125</vt:i4>
      </vt:variant>
      <vt:variant>
        <vt:i4>0</vt:i4>
      </vt:variant>
      <vt:variant>
        <vt:i4>5</vt:i4>
      </vt:variant>
      <vt:variant>
        <vt:lpwstr/>
      </vt:variant>
      <vt:variant>
        <vt:lpwstr>_Toc188968516</vt:lpwstr>
      </vt:variant>
      <vt:variant>
        <vt:i4>2031674</vt:i4>
      </vt:variant>
      <vt:variant>
        <vt:i4>119</vt:i4>
      </vt:variant>
      <vt:variant>
        <vt:i4>0</vt:i4>
      </vt:variant>
      <vt:variant>
        <vt:i4>5</vt:i4>
      </vt:variant>
      <vt:variant>
        <vt:lpwstr/>
      </vt:variant>
      <vt:variant>
        <vt:lpwstr>_Toc188968515</vt:lpwstr>
      </vt:variant>
      <vt:variant>
        <vt:i4>2031674</vt:i4>
      </vt:variant>
      <vt:variant>
        <vt:i4>113</vt:i4>
      </vt:variant>
      <vt:variant>
        <vt:i4>0</vt:i4>
      </vt:variant>
      <vt:variant>
        <vt:i4>5</vt:i4>
      </vt:variant>
      <vt:variant>
        <vt:lpwstr/>
      </vt:variant>
      <vt:variant>
        <vt:lpwstr>_Toc188968514</vt:lpwstr>
      </vt:variant>
      <vt:variant>
        <vt:i4>2031674</vt:i4>
      </vt:variant>
      <vt:variant>
        <vt:i4>107</vt:i4>
      </vt:variant>
      <vt:variant>
        <vt:i4>0</vt:i4>
      </vt:variant>
      <vt:variant>
        <vt:i4>5</vt:i4>
      </vt:variant>
      <vt:variant>
        <vt:lpwstr/>
      </vt:variant>
      <vt:variant>
        <vt:lpwstr>_Toc188968513</vt:lpwstr>
      </vt:variant>
      <vt:variant>
        <vt:i4>2031674</vt:i4>
      </vt:variant>
      <vt:variant>
        <vt:i4>101</vt:i4>
      </vt:variant>
      <vt:variant>
        <vt:i4>0</vt:i4>
      </vt:variant>
      <vt:variant>
        <vt:i4>5</vt:i4>
      </vt:variant>
      <vt:variant>
        <vt:lpwstr/>
      </vt:variant>
      <vt:variant>
        <vt:lpwstr>_Toc188968512</vt:lpwstr>
      </vt:variant>
      <vt:variant>
        <vt:i4>2031674</vt:i4>
      </vt:variant>
      <vt:variant>
        <vt:i4>95</vt:i4>
      </vt:variant>
      <vt:variant>
        <vt:i4>0</vt:i4>
      </vt:variant>
      <vt:variant>
        <vt:i4>5</vt:i4>
      </vt:variant>
      <vt:variant>
        <vt:lpwstr/>
      </vt:variant>
      <vt:variant>
        <vt:lpwstr>_Toc188968511</vt:lpwstr>
      </vt:variant>
      <vt:variant>
        <vt:i4>2031674</vt:i4>
      </vt:variant>
      <vt:variant>
        <vt:i4>89</vt:i4>
      </vt:variant>
      <vt:variant>
        <vt:i4>0</vt:i4>
      </vt:variant>
      <vt:variant>
        <vt:i4>5</vt:i4>
      </vt:variant>
      <vt:variant>
        <vt:lpwstr/>
      </vt:variant>
      <vt:variant>
        <vt:lpwstr>_Toc188968510</vt:lpwstr>
      </vt:variant>
      <vt:variant>
        <vt:i4>1966138</vt:i4>
      </vt:variant>
      <vt:variant>
        <vt:i4>83</vt:i4>
      </vt:variant>
      <vt:variant>
        <vt:i4>0</vt:i4>
      </vt:variant>
      <vt:variant>
        <vt:i4>5</vt:i4>
      </vt:variant>
      <vt:variant>
        <vt:lpwstr/>
      </vt:variant>
      <vt:variant>
        <vt:lpwstr>_Toc188968509</vt:lpwstr>
      </vt:variant>
      <vt:variant>
        <vt:i4>1966138</vt:i4>
      </vt:variant>
      <vt:variant>
        <vt:i4>77</vt:i4>
      </vt:variant>
      <vt:variant>
        <vt:i4>0</vt:i4>
      </vt:variant>
      <vt:variant>
        <vt:i4>5</vt:i4>
      </vt:variant>
      <vt:variant>
        <vt:lpwstr/>
      </vt:variant>
      <vt:variant>
        <vt:lpwstr>_Toc188968508</vt:lpwstr>
      </vt:variant>
      <vt:variant>
        <vt:i4>1966138</vt:i4>
      </vt:variant>
      <vt:variant>
        <vt:i4>71</vt:i4>
      </vt:variant>
      <vt:variant>
        <vt:i4>0</vt:i4>
      </vt:variant>
      <vt:variant>
        <vt:i4>5</vt:i4>
      </vt:variant>
      <vt:variant>
        <vt:lpwstr/>
      </vt:variant>
      <vt:variant>
        <vt:lpwstr>_Toc188968507</vt:lpwstr>
      </vt:variant>
      <vt:variant>
        <vt:i4>1966138</vt:i4>
      </vt:variant>
      <vt:variant>
        <vt:i4>65</vt:i4>
      </vt:variant>
      <vt:variant>
        <vt:i4>0</vt:i4>
      </vt:variant>
      <vt:variant>
        <vt:i4>5</vt:i4>
      </vt:variant>
      <vt:variant>
        <vt:lpwstr/>
      </vt:variant>
      <vt:variant>
        <vt:lpwstr>_Toc188968506</vt:lpwstr>
      </vt:variant>
      <vt:variant>
        <vt:i4>1966138</vt:i4>
      </vt:variant>
      <vt:variant>
        <vt:i4>59</vt:i4>
      </vt:variant>
      <vt:variant>
        <vt:i4>0</vt:i4>
      </vt:variant>
      <vt:variant>
        <vt:i4>5</vt:i4>
      </vt:variant>
      <vt:variant>
        <vt:lpwstr/>
      </vt:variant>
      <vt:variant>
        <vt:lpwstr>_Toc188968505</vt:lpwstr>
      </vt:variant>
      <vt:variant>
        <vt:i4>1966138</vt:i4>
      </vt:variant>
      <vt:variant>
        <vt:i4>53</vt:i4>
      </vt:variant>
      <vt:variant>
        <vt:i4>0</vt:i4>
      </vt:variant>
      <vt:variant>
        <vt:i4>5</vt:i4>
      </vt:variant>
      <vt:variant>
        <vt:lpwstr/>
      </vt:variant>
      <vt:variant>
        <vt:lpwstr>_Toc188968504</vt:lpwstr>
      </vt:variant>
      <vt:variant>
        <vt:i4>1966138</vt:i4>
      </vt:variant>
      <vt:variant>
        <vt:i4>47</vt:i4>
      </vt:variant>
      <vt:variant>
        <vt:i4>0</vt:i4>
      </vt:variant>
      <vt:variant>
        <vt:i4>5</vt:i4>
      </vt:variant>
      <vt:variant>
        <vt:lpwstr/>
      </vt:variant>
      <vt:variant>
        <vt:lpwstr>_Toc188968503</vt:lpwstr>
      </vt:variant>
      <vt:variant>
        <vt:i4>1966138</vt:i4>
      </vt:variant>
      <vt:variant>
        <vt:i4>41</vt:i4>
      </vt:variant>
      <vt:variant>
        <vt:i4>0</vt:i4>
      </vt:variant>
      <vt:variant>
        <vt:i4>5</vt:i4>
      </vt:variant>
      <vt:variant>
        <vt:lpwstr/>
      </vt:variant>
      <vt:variant>
        <vt:lpwstr>_Toc188968502</vt:lpwstr>
      </vt:variant>
      <vt:variant>
        <vt:i4>1966138</vt:i4>
      </vt:variant>
      <vt:variant>
        <vt:i4>35</vt:i4>
      </vt:variant>
      <vt:variant>
        <vt:i4>0</vt:i4>
      </vt:variant>
      <vt:variant>
        <vt:i4>5</vt:i4>
      </vt:variant>
      <vt:variant>
        <vt:lpwstr/>
      </vt:variant>
      <vt:variant>
        <vt:lpwstr>_Toc188968501</vt:lpwstr>
      </vt:variant>
      <vt:variant>
        <vt:i4>1966138</vt:i4>
      </vt:variant>
      <vt:variant>
        <vt:i4>29</vt:i4>
      </vt:variant>
      <vt:variant>
        <vt:i4>0</vt:i4>
      </vt:variant>
      <vt:variant>
        <vt:i4>5</vt:i4>
      </vt:variant>
      <vt:variant>
        <vt:lpwstr/>
      </vt:variant>
      <vt:variant>
        <vt:lpwstr>_Toc188968500</vt:lpwstr>
      </vt:variant>
      <vt:variant>
        <vt:i4>1507387</vt:i4>
      </vt:variant>
      <vt:variant>
        <vt:i4>23</vt:i4>
      </vt:variant>
      <vt:variant>
        <vt:i4>0</vt:i4>
      </vt:variant>
      <vt:variant>
        <vt:i4>5</vt:i4>
      </vt:variant>
      <vt:variant>
        <vt:lpwstr/>
      </vt:variant>
      <vt:variant>
        <vt:lpwstr>_Toc188968499</vt:lpwstr>
      </vt:variant>
      <vt:variant>
        <vt:i4>1507387</vt:i4>
      </vt:variant>
      <vt:variant>
        <vt:i4>17</vt:i4>
      </vt:variant>
      <vt:variant>
        <vt:i4>0</vt:i4>
      </vt:variant>
      <vt:variant>
        <vt:i4>5</vt:i4>
      </vt:variant>
      <vt:variant>
        <vt:lpwstr/>
      </vt:variant>
      <vt:variant>
        <vt:lpwstr>_Toc188968498</vt:lpwstr>
      </vt:variant>
      <vt:variant>
        <vt:i4>1507387</vt:i4>
      </vt:variant>
      <vt:variant>
        <vt:i4>11</vt:i4>
      </vt:variant>
      <vt:variant>
        <vt:i4>0</vt:i4>
      </vt:variant>
      <vt:variant>
        <vt:i4>5</vt:i4>
      </vt:variant>
      <vt:variant>
        <vt:lpwstr/>
      </vt:variant>
      <vt:variant>
        <vt:lpwstr>_Toc188968497</vt:lpwstr>
      </vt:variant>
      <vt:variant>
        <vt:i4>1507387</vt:i4>
      </vt:variant>
      <vt:variant>
        <vt:i4>5</vt:i4>
      </vt:variant>
      <vt:variant>
        <vt:i4>0</vt:i4>
      </vt:variant>
      <vt:variant>
        <vt:i4>5</vt:i4>
      </vt:variant>
      <vt:variant>
        <vt:lpwstr/>
      </vt:variant>
      <vt:variant>
        <vt:lpwstr>_Toc188968496</vt:lpwstr>
      </vt:variant>
      <vt:variant>
        <vt:i4>6946887</vt:i4>
      </vt:variant>
      <vt:variant>
        <vt:i4>0</vt:i4>
      </vt:variant>
      <vt:variant>
        <vt:i4>0</vt:i4>
      </vt:variant>
      <vt:variant>
        <vt:i4>5</vt:i4>
      </vt:variant>
      <vt:variant>
        <vt:lpwstr>http://www.wipo.int/treaties/en/ip/berne/trtdocs_wo001.html</vt:lpwstr>
      </vt:variant>
      <vt:variant>
        <vt:lpwstr/>
      </vt:variant>
      <vt:variant>
        <vt:i4>7209031</vt:i4>
      </vt:variant>
      <vt:variant>
        <vt:i4>0</vt:i4>
      </vt:variant>
      <vt:variant>
        <vt:i4>0</vt:i4>
      </vt:variant>
      <vt:variant>
        <vt:i4>5</vt:i4>
      </vt:variant>
      <vt:variant>
        <vt:lpwstr>mailto:david.m.grant22.civ@us.navy.mil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 pritchard</cp:lastModifiedBy>
  <cp:revision>12</cp:revision>
  <cp:lastPrinted>2024-10-26T05:17:00Z</cp:lastPrinted>
  <dcterms:created xsi:type="dcterms:W3CDTF">2025-03-25T04:23:00Z</dcterms:created>
  <dcterms:modified xsi:type="dcterms:W3CDTF">2025-03-25T10:57:00Z</dcterms:modified>
</cp:coreProperties>
</file>