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22D29" w14:textId="3921112A" w:rsidR="00885FE2" w:rsidRPr="00516F51" w:rsidDel="00B94DFF" w:rsidRDefault="00B812CA">
      <w:pPr>
        <w:rPr>
          <w:del w:id="0" w:author="jonathan pritchard" w:date="2025-01-24T16:39:00Z" w16du:dateUtc="2025-01-24T16:39:00Z"/>
          <w:i/>
          <w:iCs/>
        </w:rPr>
        <w:pPrChange w:id="1" w:author="jonathan pritchard" w:date="2025-01-21T15:56:00Z" w16du:dateUtc="2025-01-21T15:56:00Z">
          <w:pPr>
            <w:spacing w:line="240" w:lineRule="auto"/>
          </w:pPr>
        </w:pPrChange>
      </w:pPr>
      <w:bookmarkStart w:id="2" w:name="_Toc484523814"/>
      <w:bookmarkStart w:id="3" w:name="_Toc225065129"/>
      <w:bookmarkStart w:id="4" w:name="_Toc225648272"/>
      <w:del w:id="5" w:author="jonathan pritchard" w:date="2024-10-22T09:17:00Z" w16du:dateUtc="2024-10-22T08:17:00Z">
        <w:r w:rsidRPr="00516F51" w:rsidDel="00B85EBF">
          <w:rPr>
            <w:i/>
            <w:iCs/>
          </w:rPr>
          <w:delText xml:space="preserve">First </w:delText>
        </w:r>
      </w:del>
      <w:ins w:id="6" w:author="jon pritchard" w:date="2024-11-27T10:36:00Z" w16du:dateUtc="2024-11-27T09:36:00Z">
        <w:del w:id="7" w:author="jonathan pritchard" w:date="2025-01-24T16:39:00Z" w16du:dateUtc="2025-01-24T16:39:00Z">
          <w:r w:rsidR="00A778A3" w:rsidRPr="00516F51" w:rsidDel="00B94DFF">
            <w:rPr>
              <w:i/>
              <w:iCs/>
            </w:rPr>
            <w:delText xml:space="preserve">Version produced </w:delText>
          </w:r>
        </w:del>
        <w:del w:id="8" w:author="jonathan pritchard" w:date="2024-12-13T14:27:00Z" w16du:dateUtc="2024-12-13T14:27:00Z">
          <w:r w:rsidR="00A778A3" w:rsidRPr="00516F51" w:rsidDel="000C65E7">
            <w:rPr>
              <w:i/>
              <w:iCs/>
            </w:rPr>
            <w:delText>for second November Meeting</w:delText>
          </w:r>
        </w:del>
        <w:del w:id="9" w:author="jonathan pritchard" w:date="2025-01-24T16:39:00Z" w16du:dateUtc="2025-01-24T16:39:00Z">
          <w:r w:rsidR="00A778A3" w:rsidRPr="00516F51" w:rsidDel="00B94DFF">
            <w:rPr>
              <w:i/>
              <w:iCs/>
            </w:rPr>
            <w:delText xml:space="preserve"> 2024.</w:delText>
          </w:r>
        </w:del>
      </w:ins>
      <w:del w:id="10" w:author="jonathan pritchard" w:date="2025-01-24T16:39:00Z" w16du:dateUtc="2025-01-24T16:39:00Z">
        <w:r w:rsidRPr="00516F51" w:rsidDel="00B94DFF">
          <w:rPr>
            <w:i/>
            <w:iCs/>
          </w:rPr>
          <w:delText>v</w:delText>
        </w:r>
        <w:r w:rsidR="00BF1146" w:rsidRPr="00516F51" w:rsidDel="00B94DFF">
          <w:rPr>
            <w:i/>
            <w:iCs/>
          </w:rPr>
          <w:delText xml:space="preserve">ersion post F2F meeting. </w:delText>
        </w:r>
        <w:r w:rsidR="00885FE2" w:rsidRPr="00516F51" w:rsidDel="00B94DFF">
          <w:rPr>
            <w:i/>
            <w:iCs/>
          </w:rPr>
          <w:tab/>
          <w:delText xml:space="preserve"> </w:delText>
        </w:r>
      </w:del>
    </w:p>
    <w:p w14:paraId="75D94B7D" w14:textId="7B246BB8" w:rsidR="00E77B7F" w:rsidDel="00B94DFF" w:rsidRDefault="00E77B7F" w:rsidP="00516F51">
      <w:pPr>
        <w:rPr>
          <w:del w:id="11" w:author="jonathan pritchard" w:date="2025-01-24T16:39:00Z" w16du:dateUtc="2025-01-24T16:39:00Z"/>
          <w:rFonts w:cs="Arial"/>
          <w:b/>
          <w:sz w:val="28"/>
          <w:szCs w:val="28"/>
        </w:rPr>
      </w:pPr>
      <w:del w:id="12" w:author="jonathan pritchard" w:date="2025-01-24T16:39:00Z" w16du:dateUtc="2025-01-24T16:39:00Z">
        <w:r w:rsidDel="00B94DFF">
          <w:rPr>
            <w:rFonts w:cs="Arial"/>
            <w:b/>
            <w:sz w:val="28"/>
            <w:szCs w:val="28"/>
          </w:rPr>
          <w:delText>Outstanding Issues:</w:delText>
        </w:r>
      </w:del>
    </w:p>
    <w:p w14:paraId="7272E24B" w14:textId="41E631BF" w:rsidR="004A3B83" w:rsidRPr="00CD67D9" w:rsidDel="00B94DFF" w:rsidRDefault="00FC4E43" w:rsidP="00516F51">
      <w:pPr>
        <w:rPr>
          <w:ins w:id="13" w:author="jon pritchard" w:date="2024-11-27T00:29:00Z" w16du:dateUtc="2024-11-26T23:29:00Z"/>
          <w:del w:id="14" w:author="jonathan pritchard" w:date="2025-01-24T16:39:00Z" w16du:dateUtc="2025-01-24T16:39:00Z"/>
          <w:rFonts w:cs="Arial"/>
          <w:b/>
          <w:strike/>
          <w:rPrChange w:id="15" w:author="jonathan pritchard" w:date="2025-01-17T17:00:00Z" w16du:dateUtc="2025-01-17T17:00:00Z">
            <w:rPr>
              <w:ins w:id="16" w:author="jon pritchard" w:date="2024-11-27T00:29:00Z" w16du:dateUtc="2024-11-26T23:29:00Z"/>
              <w:del w:id="17" w:author="jonathan pritchard" w:date="2025-01-24T16:39:00Z" w16du:dateUtc="2025-01-24T16:39:00Z"/>
              <w:rFonts w:cs="Arial"/>
              <w:b/>
            </w:rPr>
          </w:rPrChange>
        </w:rPr>
      </w:pPr>
      <w:ins w:id="18" w:author="jon pritchard" w:date="2024-11-27T00:29:00Z" w16du:dateUtc="2024-11-26T23:29:00Z">
        <w:del w:id="19" w:author="jonathan pritchard" w:date="2025-01-24T16:39:00Z" w16du:dateUtc="2025-01-24T16:39:00Z">
          <w:r w:rsidDel="00B94DFF">
            <w:rPr>
              <w:rFonts w:cs="Arial"/>
              <w:b/>
            </w:rPr>
            <w:delText>How does S-102 actually work?</w:delText>
          </w:r>
        </w:del>
      </w:ins>
    </w:p>
    <w:p w14:paraId="40D43378" w14:textId="5D512FE9" w:rsidR="00F60466" w:rsidRPr="00E77BCB" w:rsidDel="00B94DFF" w:rsidRDefault="00FC4E43" w:rsidP="00516F51">
      <w:pPr>
        <w:rPr>
          <w:ins w:id="20" w:author="jon pritchard" w:date="2024-11-27T00:30:00Z" w16du:dateUtc="2024-11-26T23:30:00Z"/>
          <w:del w:id="21" w:author="jonathan pritchard" w:date="2025-01-24T16:39:00Z" w16du:dateUtc="2025-01-24T16:39:00Z"/>
          <w:rFonts w:cs="Arial"/>
          <w:b/>
          <w:strike/>
          <w:rPrChange w:id="22" w:author="jonathan pritchard" w:date="2024-12-13T14:03:00Z" w16du:dateUtc="2024-12-13T14:03:00Z">
            <w:rPr>
              <w:ins w:id="23" w:author="jon pritchard" w:date="2024-11-27T00:30:00Z" w16du:dateUtc="2024-11-26T23:30:00Z"/>
              <w:del w:id="24" w:author="jonathan pritchard" w:date="2025-01-24T16:39:00Z" w16du:dateUtc="2025-01-24T16:39:00Z"/>
            </w:rPr>
          </w:rPrChange>
        </w:rPr>
      </w:pPr>
      <w:ins w:id="25" w:author="jon pritchard" w:date="2024-11-27T00:30:00Z" w16du:dateUtc="2024-11-26T23:30:00Z">
        <w:del w:id="26" w:author="jonathan pritchard" w:date="2025-01-24T16:39:00Z" w16du:dateUtc="2025-01-24T16:39:00Z">
          <w:r w:rsidRPr="00E77BCB" w:rsidDel="00B94DFF">
            <w:rPr>
              <w:rFonts w:cs="Arial"/>
              <w:b/>
              <w:strike/>
              <w:rPrChange w:id="27" w:author="jonathan pritchard" w:date="2024-12-13T14:03:00Z" w16du:dateUtc="2024-12-13T14:03:00Z">
                <w:rPr>
                  <w:rFonts w:cs="Arial"/>
                  <w:b/>
                </w:rPr>
              </w:rPrChange>
            </w:rPr>
            <w:delText>Comments on Support files from Primar</w:delText>
          </w:r>
        </w:del>
      </w:ins>
    </w:p>
    <w:p w14:paraId="243DA9B9" w14:textId="574D69DD" w:rsidR="00FC4E43" w:rsidRPr="00E77BCB" w:rsidDel="00B94DFF" w:rsidRDefault="00407044" w:rsidP="00516F51">
      <w:pPr>
        <w:rPr>
          <w:ins w:id="28" w:author="jon pritchard" w:date="2024-11-27T00:29:00Z" w16du:dateUtc="2024-11-26T23:29:00Z"/>
          <w:del w:id="29" w:author="jonathan pritchard" w:date="2025-01-24T16:39:00Z" w16du:dateUtc="2025-01-24T16:39:00Z"/>
          <w:rFonts w:cs="Arial"/>
          <w:b/>
          <w:strike/>
          <w:rPrChange w:id="30" w:author="jonathan pritchard" w:date="2024-12-13T14:03:00Z" w16du:dateUtc="2024-12-13T14:03:00Z">
            <w:rPr>
              <w:ins w:id="31" w:author="jon pritchard" w:date="2024-11-27T00:29:00Z" w16du:dateUtc="2024-11-26T23:29:00Z"/>
              <w:del w:id="32" w:author="jonathan pritchard" w:date="2025-01-24T16:39:00Z" w16du:dateUtc="2025-01-24T16:39:00Z"/>
              <w:rFonts w:cs="Arial"/>
              <w:b/>
            </w:rPr>
          </w:rPrChange>
        </w:rPr>
      </w:pPr>
      <w:ins w:id="33" w:author="jon pritchard" w:date="2024-11-27T07:36:00Z" w16du:dateUtc="2024-11-27T06:36:00Z">
        <w:del w:id="34" w:author="jonathan pritchard" w:date="2025-01-24T16:39:00Z" w16du:dateUtc="2025-01-24T16:39:00Z">
          <w:r w:rsidRPr="00E77BCB" w:rsidDel="00B94DFF">
            <w:rPr>
              <w:rFonts w:cs="Arial"/>
              <w:b/>
              <w:strike/>
              <w:rPrChange w:id="35" w:author="jonathan pritchard" w:date="2024-12-13T14:03:00Z" w16du:dateUtc="2024-12-13T14:03:00Z">
                <w:rPr>
                  <w:rFonts w:cs="Arial"/>
                  <w:b/>
                </w:rPr>
              </w:rPrChange>
            </w:rPr>
            <w:delText>Overscale warnings reword to use algorithm</w:delText>
          </w:r>
        </w:del>
      </w:ins>
    </w:p>
    <w:p w14:paraId="06E716AC" w14:textId="33DB2DB3" w:rsidR="0080745B" w:rsidDel="00B94DFF" w:rsidRDefault="00E36A4F">
      <w:pPr>
        <w:rPr>
          <w:del w:id="36" w:author="jonathan pritchard" w:date="2025-01-24T16:39:00Z" w16du:dateUtc="2025-01-24T16:39:00Z"/>
          <w:rFonts w:cs="Arial"/>
          <w:b/>
        </w:rPr>
        <w:pPrChange w:id="37" w:author="jonathan pritchard" w:date="2025-01-13T10:12:00Z" w16du:dateUtc="2025-01-13T10:12:00Z">
          <w:pPr>
            <w:pStyle w:val="ListParagraph"/>
            <w:numPr>
              <w:numId w:val="152"/>
            </w:numPr>
            <w:spacing w:line="240" w:lineRule="auto"/>
            <w:ind w:hanging="360"/>
            <w:jc w:val="both"/>
          </w:pPr>
        </w:pPrChange>
      </w:pPr>
      <w:del w:id="38" w:author="jonathan pritchard" w:date="2025-01-24T16:39:00Z" w16du:dateUtc="2025-01-24T16:39:00Z">
        <w:r w:rsidRPr="00CD67D9" w:rsidDel="00B94DFF">
          <w:rPr>
            <w:rFonts w:cs="Arial"/>
            <w:b/>
            <w:strike/>
            <w:rPrChange w:id="39" w:author="jonathan pritchard" w:date="2025-01-17T17:00:00Z" w16du:dateUtc="2025-01-17T17:00:00Z">
              <w:rPr>
                <w:rFonts w:cs="Arial"/>
                <w:b/>
              </w:rPr>
            </w:rPrChange>
          </w:rPr>
          <w:delText>S-98 Annex C becomes S-98 with the interoperability framework becoming Appendices. This should be done for the operational version. The Appendices are then the main work of next phase.</w:delText>
        </w:r>
      </w:del>
    </w:p>
    <w:p w14:paraId="54D34935" w14:textId="76C6A9B5" w:rsidR="0021241A" w:rsidDel="00B94DFF" w:rsidRDefault="0021241A" w:rsidP="00516F51">
      <w:pPr>
        <w:rPr>
          <w:ins w:id="40" w:author="jon pritchard" w:date="2024-11-27T10:33:00Z" w16du:dateUtc="2024-11-27T09:33:00Z"/>
          <w:del w:id="41" w:author="jonathan pritchard" w:date="2025-01-24T16:39:00Z" w16du:dateUtc="2025-01-24T16:39:00Z"/>
          <w:rFonts w:cs="Arial"/>
          <w:b/>
        </w:rPr>
      </w:pPr>
      <w:ins w:id="42" w:author="jon pritchard" w:date="2024-11-27T10:33:00Z" w16du:dateUtc="2024-11-27T09:33:00Z">
        <w:del w:id="43" w:author="jonathan pritchard" w:date="2025-01-24T16:39:00Z" w16du:dateUtc="2025-01-24T16:39:00Z">
          <w:r w:rsidDel="00B94DFF">
            <w:rPr>
              <w:rFonts w:cs="Arial"/>
              <w:b/>
            </w:rPr>
            <w:delText xml:space="preserve">File reference? It’s text, should it be URI. ? </w:delText>
          </w:r>
        </w:del>
      </w:ins>
      <w:ins w:id="44" w:author="jon pritchard" w:date="2024-11-27T10:34:00Z" w16du:dateUtc="2024-11-27T09:34:00Z">
        <w:del w:id="45" w:author="jonathan pritchard" w:date="2025-01-24T16:39:00Z" w16du:dateUtc="2025-01-24T16:39:00Z">
          <w:r w:rsidR="004773BC" w:rsidDel="00B94DFF">
            <w:rPr>
              <w:rFonts w:cs="Arial"/>
              <w:b/>
            </w:rPr>
            <w:delText>Should Annex C define which attributes contain external refrences? Are they consistent across all the Phase 1 products?</w:delText>
          </w:r>
        </w:del>
      </w:ins>
      <w:ins w:id="46" w:author="jon pritchard" w:date="2024-11-27T10:35:00Z" w16du:dateUtc="2024-11-27T09:35:00Z">
        <w:del w:id="47" w:author="jonathan pritchard" w:date="2025-01-24T16:39:00Z" w16du:dateUtc="2025-01-24T16:39:00Z">
          <w:r w:rsidR="004773BC" w:rsidDel="00B94DFF">
            <w:rPr>
              <w:rFonts w:cs="Arial"/>
              <w:b/>
            </w:rPr>
            <w:delText xml:space="preserve"> Do any other products have support files?</w:delText>
          </w:r>
        </w:del>
      </w:ins>
    </w:p>
    <w:p w14:paraId="739BBF82" w14:textId="78AF7B86" w:rsidR="00E77B7F" w:rsidRPr="00764DCF" w:rsidDel="00B94DFF" w:rsidRDefault="00E77B7F">
      <w:pPr>
        <w:rPr>
          <w:del w:id="48" w:author="jonathan pritchard" w:date="2025-01-24T16:39:00Z" w16du:dateUtc="2025-01-24T16:39:00Z"/>
          <w:rFonts w:cs="Arial"/>
          <w:b/>
          <w:rPrChange w:id="49" w:author="jonathan pritchard" w:date="2024-10-14T20:48:00Z" w16du:dateUtc="2024-10-14T19:48:00Z">
            <w:rPr>
              <w:del w:id="50" w:author="jonathan pritchard" w:date="2025-01-24T16:39:00Z" w16du:dateUtc="2025-01-24T16:39:00Z"/>
              <w:rFonts w:cs="Arial"/>
              <w:b/>
              <w:sz w:val="24"/>
              <w:szCs w:val="24"/>
            </w:rPr>
          </w:rPrChange>
        </w:rPr>
        <w:pPrChange w:id="51" w:author="jonathan pritchard" w:date="2024-10-14T20:29:00Z" w16du:dateUtc="2024-10-14T19:29:00Z">
          <w:pPr>
            <w:pStyle w:val="ListParagraph"/>
            <w:numPr>
              <w:numId w:val="152"/>
            </w:numPr>
            <w:spacing w:line="240" w:lineRule="auto"/>
            <w:ind w:hanging="360"/>
            <w:jc w:val="both"/>
          </w:pPr>
        </w:pPrChange>
      </w:pPr>
      <w:del w:id="52" w:author="jonathan pritchard" w:date="2025-01-24T16:39:00Z" w16du:dateUtc="2025-01-24T16:39:00Z">
        <w:r w:rsidRPr="00764DCF" w:rsidDel="00B94DFF">
          <w:rPr>
            <w:rFonts w:cs="Arial"/>
            <w:b/>
            <w:rPrChange w:id="53" w:author="jonathan pritchard" w:date="2024-10-14T20:48:00Z" w16du:dateUtc="2024-10-14T19:48:00Z">
              <w:rPr>
                <w:rFonts w:cs="Arial"/>
                <w:b/>
                <w:sz w:val="24"/>
                <w:szCs w:val="24"/>
              </w:rPr>
            </w:rPrChange>
          </w:rPr>
          <w:delText>In force bulletins</w:delText>
        </w:r>
        <w:r w:rsidR="00BF1146" w:rsidRPr="00764DCF" w:rsidDel="00B94DFF">
          <w:rPr>
            <w:rFonts w:cs="Arial"/>
            <w:b/>
            <w:rPrChange w:id="54" w:author="jonathan pritchard" w:date="2024-10-14T20:48:00Z" w16du:dateUtc="2024-10-14T19:48:00Z">
              <w:rPr>
                <w:rFonts w:cs="Arial"/>
                <w:b/>
                <w:sz w:val="24"/>
                <w:szCs w:val="24"/>
              </w:rPr>
            </w:rPrChange>
          </w:rPr>
          <w:delText xml:space="preserve"> are not dealt with yet</w:delText>
        </w:r>
        <w:r w:rsidR="00515E09" w:rsidRPr="00764DCF" w:rsidDel="00B94DFF">
          <w:rPr>
            <w:rFonts w:cs="Arial"/>
            <w:b/>
            <w:rPrChange w:id="55" w:author="jonathan pritchard" w:date="2024-10-14T20:48:00Z" w16du:dateUtc="2024-10-14T19:48:00Z">
              <w:rPr>
                <w:rFonts w:cs="Arial"/>
                <w:b/>
                <w:sz w:val="24"/>
                <w:szCs w:val="24"/>
              </w:rPr>
            </w:rPrChange>
          </w:rPr>
          <w:delText>NW needs more thorough review.</w:delText>
        </w:r>
      </w:del>
      <w:del w:id="56" w:author="jonathan pritchard" w:date="2024-10-11T15:46:00Z">
        <w:r w:rsidRPr="00764DCF" w:rsidDel="00515E09">
          <w:rPr>
            <w:rFonts w:cs="Arial"/>
            <w:b/>
            <w:rPrChange w:id="57" w:author="jonathan pritchard" w:date="2024-10-14T20:48:00Z" w16du:dateUtc="2024-10-14T19:48:00Z">
              <w:rPr>
                <w:rFonts w:cs="Arial"/>
                <w:b/>
                <w:sz w:val="24"/>
                <w:szCs w:val="24"/>
              </w:rPr>
            </w:rPrChange>
          </w:rPr>
          <w:delText>.</w:delText>
        </w:r>
      </w:del>
    </w:p>
    <w:p w14:paraId="13477426" w14:textId="0DAC09F5" w:rsidR="00E77B7F" w:rsidRPr="00FC4E43" w:rsidDel="00B94DFF" w:rsidRDefault="00E77B7F" w:rsidP="00516F51">
      <w:pPr>
        <w:rPr>
          <w:del w:id="58" w:author="jonathan pritchard" w:date="2025-01-24T16:39:00Z" w16du:dateUtc="2025-01-24T16:39:00Z"/>
          <w:rFonts w:cs="Arial"/>
          <w:b/>
          <w:strike/>
          <w:rPrChange w:id="59" w:author="jon pritchard" w:date="2024-11-27T00:30:00Z" w16du:dateUtc="2024-11-26T23:30:00Z">
            <w:rPr>
              <w:del w:id="60" w:author="jonathan pritchard" w:date="2025-01-24T16:39:00Z" w16du:dateUtc="2025-01-24T16:39:00Z"/>
              <w:rFonts w:cs="Arial"/>
              <w:b/>
              <w:sz w:val="24"/>
              <w:szCs w:val="24"/>
            </w:rPr>
          </w:rPrChange>
        </w:rPr>
      </w:pPr>
      <w:del w:id="61" w:author="jonathan pritchard" w:date="2025-01-24T16:39:00Z" w16du:dateUtc="2025-01-24T16:39:00Z">
        <w:r w:rsidRPr="00FC4E43" w:rsidDel="00B94DFF">
          <w:rPr>
            <w:rFonts w:cs="Arial"/>
            <w:b/>
            <w:strike/>
            <w:rPrChange w:id="62" w:author="jon pritchard" w:date="2024-11-27T00:30:00Z" w16du:dateUtc="2024-11-26T23:30:00Z">
              <w:rPr>
                <w:rFonts w:cs="Arial"/>
                <w:b/>
                <w:sz w:val="24"/>
                <w:szCs w:val="24"/>
              </w:rPr>
            </w:rPrChange>
          </w:rPr>
          <w:delText>IHO position re: overlays (if at all)</w:delText>
        </w:r>
        <w:r w:rsidR="00BF1146" w:rsidRPr="00FC4E43" w:rsidDel="00B94DFF">
          <w:rPr>
            <w:rFonts w:cs="Arial"/>
            <w:b/>
            <w:strike/>
            <w:rPrChange w:id="63" w:author="jon pritchard" w:date="2024-11-27T00:30:00Z" w16du:dateUtc="2024-11-26T23:30:00Z">
              <w:rPr>
                <w:rFonts w:cs="Arial"/>
                <w:b/>
                <w:sz w:val="24"/>
                <w:szCs w:val="24"/>
              </w:rPr>
            </w:rPrChange>
          </w:rPr>
          <w:delText>? JP to find</w:delText>
        </w:r>
      </w:del>
    </w:p>
    <w:p w14:paraId="650C7624" w14:textId="7414F273" w:rsidR="00E77B7F" w:rsidDel="00B94DFF" w:rsidRDefault="002A62A0" w:rsidP="00516F51">
      <w:pPr>
        <w:rPr>
          <w:ins w:id="64" w:author="jon pritchard" w:date="2024-11-27T00:31:00Z" w16du:dateUtc="2024-11-26T23:31:00Z"/>
          <w:del w:id="65" w:author="jonathan pritchard" w:date="2025-01-24T16:39:00Z" w16du:dateUtc="2025-01-24T16:39:00Z"/>
          <w:rFonts w:cs="Arial"/>
          <w:b/>
        </w:rPr>
      </w:pPr>
      <w:del w:id="66" w:author="jonathan pritchard" w:date="2025-01-24T16:39:00Z" w16du:dateUtc="2025-01-24T16:39:00Z">
        <w:r w:rsidRPr="00764DCF" w:rsidDel="00B94DFF">
          <w:rPr>
            <w:rFonts w:cs="Arial"/>
            <w:b/>
            <w:rPrChange w:id="67" w:author="jonathan pritchard" w:date="2024-10-14T20:48:00Z" w16du:dateUtc="2024-10-14T19:48:00Z">
              <w:rPr>
                <w:rFonts w:cs="Arial"/>
                <w:b/>
                <w:sz w:val="24"/>
                <w:szCs w:val="24"/>
              </w:rPr>
            </w:rPrChange>
          </w:rPr>
          <w:delText xml:space="preserve">The Appendices we didn’t </w:delText>
        </w:r>
        <w:r w:rsidR="00BF1146" w:rsidRPr="00764DCF" w:rsidDel="00B94DFF">
          <w:rPr>
            <w:rFonts w:cs="Arial"/>
            <w:b/>
            <w:rPrChange w:id="68" w:author="jonathan pritchard" w:date="2024-10-14T20:48:00Z" w16du:dateUtc="2024-10-14T19:48:00Z">
              <w:rPr>
                <w:rFonts w:cs="Arial"/>
                <w:b/>
                <w:sz w:val="24"/>
                <w:szCs w:val="24"/>
              </w:rPr>
            </w:rPrChange>
          </w:rPr>
          <w:delText>review</w:delText>
        </w:r>
      </w:del>
      <w:del w:id="69" w:author="jonathan pritchard" w:date="2024-10-14T20:29:00Z" w16du:dateUtc="2024-10-14T19:29:00Z">
        <w:r w:rsidR="00BF1146" w:rsidRPr="00764DCF" w:rsidDel="00337B72">
          <w:rPr>
            <w:rFonts w:cs="Arial"/>
            <w:b/>
            <w:rPrChange w:id="70" w:author="jonathan pritchard" w:date="2024-10-14T20:48:00Z" w16du:dateUtc="2024-10-14T19:48:00Z">
              <w:rPr>
                <w:rFonts w:cs="Arial"/>
                <w:b/>
                <w:sz w:val="24"/>
                <w:szCs w:val="24"/>
              </w:rPr>
            </w:rPrChange>
          </w:rPr>
          <w:delText>.</w:delText>
        </w:r>
      </w:del>
    </w:p>
    <w:p w14:paraId="349D187F" w14:textId="196B12C3" w:rsidR="00746D6D" w:rsidDel="00B94DFF" w:rsidRDefault="00746D6D" w:rsidP="00516F51">
      <w:pPr>
        <w:rPr>
          <w:ins w:id="71" w:author="jon pritchard" w:date="2024-11-27T08:43:00Z" w16du:dateUtc="2024-11-27T07:43:00Z"/>
          <w:del w:id="72" w:author="jonathan pritchard" w:date="2025-01-24T16:39:00Z" w16du:dateUtc="2025-01-24T16:39:00Z"/>
          <w:rFonts w:cs="Arial"/>
          <w:b/>
        </w:rPr>
      </w:pPr>
      <w:ins w:id="73" w:author="jon pritchard" w:date="2024-11-27T00:31:00Z" w16du:dateUtc="2024-11-26T23:31:00Z">
        <w:del w:id="74" w:author="jonathan pritchard" w:date="2025-01-24T16:39:00Z" w16du:dateUtc="2025-01-24T16:39:00Z">
          <w:r w:rsidDel="00B94DFF">
            <w:rPr>
              <w:rFonts w:cs="Arial"/>
              <w:b/>
            </w:rPr>
            <w:delText>Flow diagrams (updated)</w:delText>
          </w:r>
        </w:del>
      </w:ins>
    </w:p>
    <w:p w14:paraId="0924720B" w14:textId="214C77E3" w:rsidR="00093881" w:rsidDel="00B94DFF" w:rsidRDefault="00093881" w:rsidP="00516F51">
      <w:pPr>
        <w:rPr>
          <w:ins w:id="75" w:author="jon pritchard" w:date="2024-11-27T08:43:00Z" w16du:dateUtc="2024-11-27T07:43:00Z"/>
          <w:del w:id="76" w:author="jonathan pritchard" w:date="2025-01-24T16:39:00Z" w16du:dateUtc="2025-01-24T16:39:00Z"/>
          <w:rFonts w:cs="Arial"/>
          <w:b/>
        </w:rPr>
      </w:pPr>
      <w:ins w:id="77" w:author="jon pritchard" w:date="2024-11-27T08:43:00Z" w16du:dateUtc="2024-11-27T07:43:00Z">
        <w:del w:id="78" w:author="jonathan pritchard" w:date="2025-01-24T16:39:00Z" w16du:dateUtc="2025-01-24T16:39:00Z">
          <w:r w:rsidDel="00B94DFF">
            <w:rPr>
              <w:rFonts w:cs="Arial"/>
              <w:b/>
            </w:rPr>
            <w:delText>CATALOG.SIGN</w:delText>
          </w:r>
        </w:del>
      </w:ins>
    </w:p>
    <w:p w14:paraId="3073949A" w14:textId="4C013BAE" w:rsidR="00093881" w:rsidDel="00B94DFF" w:rsidRDefault="00093881" w:rsidP="00516F51">
      <w:pPr>
        <w:rPr>
          <w:ins w:id="79" w:author="jon pritchard" w:date="2024-11-27T08:43:00Z" w16du:dateUtc="2024-11-27T07:43:00Z"/>
          <w:del w:id="80" w:author="jonathan pritchard" w:date="2025-01-24T16:39:00Z" w16du:dateUtc="2025-01-24T16:39:00Z"/>
          <w:rFonts w:cs="Arial"/>
          <w:b/>
        </w:rPr>
      </w:pPr>
      <w:ins w:id="81" w:author="jon pritchard" w:date="2024-11-27T08:43:00Z" w16du:dateUtc="2024-11-27T07:43:00Z">
        <w:del w:id="82" w:author="jonathan pritchard" w:date="2025-01-24T16:39:00Z" w16du:dateUtc="2025-01-24T16:39:00Z">
          <w:r w:rsidDel="00B94DFF">
            <w:rPr>
              <w:rFonts w:cs="Arial"/>
              <w:b/>
            </w:rPr>
            <w:delText>PERMIT.SIGN</w:delText>
          </w:r>
        </w:del>
      </w:ins>
    </w:p>
    <w:p w14:paraId="6CB47EF7" w14:textId="535DA4A3" w:rsidR="00093881" w:rsidDel="00B94DFF" w:rsidRDefault="00093881" w:rsidP="00516F51">
      <w:pPr>
        <w:rPr>
          <w:ins w:id="83" w:author="jon pritchard" w:date="2024-11-27T08:57:00Z" w16du:dateUtc="2024-11-27T07:57:00Z"/>
          <w:del w:id="84" w:author="jonathan pritchard" w:date="2025-01-24T16:39:00Z" w16du:dateUtc="2025-01-24T16:39:00Z"/>
          <w:rFonts w:cs="Arial"/>
          <w:b/>
        </w:rPr>
      </w:pPr>
      <w:ins w:id="85" w:author="jon pritchard" w:date="2024-11-27T08:43:00Z" w16du:dateUtc="2024-11-27T07:43:00Z">
        <w:del w:id="86" w:author="jonathan pritchard" w:date="2025-01-24T16:39:00Z" w16du:dateUtc="2025-01-24T16:39:00Z">
          <w:r w:rsidDel="00B94DFF">
            <w:rPr>
              <w:rFonts w:cs="Arial"/>
              <w:b/>
            </w:rPr>
            <w:delText xml:space="preserve">Is the signature the data producer signature, or a data </w:delText>
          </w:r>
        </w:del>
      </w:ins>
      <w:ins w:id="87" w:author="jon pritchard" w:date="2024-11-27T08:44:00Z" w16du:dateUtc="2024-11-27T07:44:00Z">
        <w:del w:id="88" w:author="jonathan pritchard" w:date="2025-01-24T16:39:00Z" w16du:dateUtc="2025-01-24T16:39:00Z">
          <w:r w:rsidDel="00B94DFF">
            <w:rPr>
              <w:rFonts w:cs="Arial"/>
              <w:b/>
            </w:rPr>
            <w:delText>aggregator signature</w:delText>
          </w:r>
          <w:r w:rsidR="00D97CFE" w:rsidDel="00B94DFF">
            <w:rPr>
              <w:rFonts w:cs="Arial"/>
              <w:b/>
            </w:rPr>
            <w:delText>?</w:delText>
          </w:r>
          <w:r w:rsidDel="00B94DFF">
            <w:rPr>
              <w:rFonts w:cs="Arial"/>
              <w:b/>
            </w:rPr>
            <w:delText xml:space="preserve"> Will be added to the </w:delText>
          </w:r>
          <w:r w:rsidR="00D97CFE" w:rsidDel="00B94DFF">
            <w:rPr>
              <w:rFonts w:cs="Arial"/>
              <w:b/>
            </w:rPr>
            <w:delText>flow diagrams for authentication. Identified in the certificate.</w:delText>
          </w:r>
        </w:del>
      </w:ins>
    </w:p>
    <w:p w14:paraId="48E18E3A" w14:textId="6491FA4D" w:rsidR="00163B79" w:rsidDel="00B94DFF" w:rsidRDefault="00163B79">
      <w:pPr>
        <w:rPr>
          <w:ins w:id="89" w:author="jon pritchard" w:date="2024-11-27T00:31:00Z" w16du:dateUtc="2024-11-26T23:31:00Z"/>
          <w:del w:id="90" w:author="jonathan pritchard" w:date="2025-01-24T16:39:00Z" w16du:dateUtc="2025-01-24T16:39:00Z"/>
          <w:rFonts w:cs="Arial"/>
          <w:b/>
        </w:rPr>
        <w:pPrChange w:id="91" w:author="jon pritchard" w:date="2024-11-27T08:43:00Z" w16du:dateUtc="2024-11-27T07:43:00Z">
          <w:pPr>
            <w:pStyle w:val="ListParagraph"/>
            <w:numPr>
              <w:ilvl w:val="1"/>
              <w:numId w:val="152"/>
            </w:numPr>
            <w:spacing w:line="240" w:lineRule="auto"/>
            <w:ind w:left="1440" w:hanging="360"/>
            <w:jc w:val="both"/>
          </w:pPr>
        </w:pPrChange>
      </w:pPr>
      <w:ins w:id="92" w:author="jon pritchard" w:date="2024-11-27T08:57:00Z" w16du:dateUtc="2024-11-27T07:57:00Z">
        <w:del w:id="93" w:author="jonathan pritchard" w:date="2025-01-24T16:39:00Z" w16du:dateUtc="2025-01-24T16:39:00Z">
          <w:r w:rsidDel="00B94DFF">
            <w:rPr>
              <w:rFonts w:cs="Arial"/>
              <w:b/>
            </w:rPr>
            <w:delText>Flow diagrams need to loop through all signatures available. Should there be a message for “One or more digital signatures could not be verified. However, at least one valid d</w:delText>
          </w:r>
        </w:del>
      </w:ins>
      <w:ins w:id="94" w:author="jon pritchard" w:date="2024-11-27T08:58:00Z" w16du:dateUtc="2024-11-27T07:58:00Z">
        <w:del w:id="95" w:author="jonathan pritchard" w:date="2025-01-24T16:39:00Z" w16du:dateUtc="2025-01-24T16:39:00Z">
          <w:r w:rsidDel="00B94DFF">
            <w:rPr>
              <w:rFonts w:cs="Arial"/>
              <w:b/>
            </w:rPr>
            <w:delText>igital signature was found and therefore the dataset is loaded” ? Or maybe this is not for the end user. If ECDIS finds one or more valid signatures it must load the dataset.</w:delText>
          </w:r>
        </w:del>
      </w:ins>
    </w:p>
    <w:p w14:paraId="34017DE0" w14:textId="59559FC5" w:rsidR="00746D6D" w:rsidDel="00B94DFF" w:rsidRDefault="00746D6D" w:rsidP="00516F51">
      <w:pPr>
        <w:rPr>
          <w:ins w:id="96" w:author="jon pritchard" w:date="2024-11-27T00:31:00Z" w16du:dateUtc="2024-11-26T23:31:00Z"/>
          <w:del w:id="97" w:author="jonathan pritchard" w:date="2025-01-24T16:39:00Z" w16du:dateUtc="2025-01-24T16:39:00Z"/>
          <w:rFonts w:cs="Arial"/>
          <w:b/>
        </w:rPr>
      </w:pPr>
      <w:ins w:id="98" w:author="jon pritchard" w:date="2024-11-27T00:31:00Z" w16du:dateUtc="2024-11-26T23:31:00Z">
        <w:del w:id="99" w:author="jonathan pritchard" w:date="2025-01-24T16:39:00Z" w16du:dateUtc="2025-01-24T16:39:00Z">
          <w:r w:rsidDel="00B94DFF">
            <w:rPr>
              <w:rFonts w:cs="Arial"/>
              <w:b/>
            </w:rPr>
            <w:delText>Manual Updates</w:delText>
          </w:r>
        </w:del>
      </w:ins>
    </w:p>
    <w:p w14:paraId="24F60F31" w14:textId="6BEEC260" w:rsidR="00746D6D" w:rsidDel="00B94DFF" w:rsidRDefault="00746D6D" w:rsidP="00516F51">
      <w:pPr>
        <w:rPr>
          <w:ins w:id="100" w:author="jon pritchard" w:date="2024-11-27T00:31:00Z" w16du:dateUtc="2024-11-26T23:31:00Z"/>
          <w:del w:id="101" w:author="jonathan pritchard" w:date="2025-01-24T16:39:00Z" w16du:dateUtc="2025-01-24T16:39:00Z"/>
          <w:rFonts w:cs="Arial"/>
          <w:b/>
        </w:rPr>
      </w:pPr>
      <w:ins w:id="102" w:author="jon pritchard" w:date="2024-11-27T00:31:00Z" w16du:dateUtc="2024-11-26T23:31:00Z">
        <w:del w:id="103" w:author="jonathan pritchard" w:date="2025-01-24T16:39:00Z" w16du:dateUtc="2025-01-24T16:39:00Z">
          <w:r w:rsidDel="00B94DFF">
            <w:rPr>
              <w:rFonts w:cs="Arial"/>
              <w:b/>
            </w:rPr>
            <w:delText>GML Polygons</w:delText>
          </w:r>
        </w:del>
      </w:ins>
      <w:ins w:id="104" w:author="jon pritchard" w:date="2024-11-27T08:58:00Z" w16du:dateUtc="2024-11-27T07:58:00Z">
        <w:del w:id="105" w:author="jonathan pritchard" w:date="2025-01-24T16:39:00Z" w16du:dateUtc="2025-01-24T16:39:00Z">
          <w:r w:rsidR="00F60466" w:rsidDel="00B94DFF">
            <w:rPr>
              <w:rFonts w:cs="Arial"/>
              <w:b/>
            </w:rPr>
            <w:delText xml:space="preserve"> – check coordinate order</w:delText>
          </w:r>
        </w:del>
        <w:del w:id="106" w:author="jonathan pritchard" w:date="2024-12-13T14:04:00Z" w16du:dateUtc="2024-12-13T14:04:00Z">
          <w:r w:rsidR="00F60466" w:rsidDel="00E77BCB">
            <w:rPr>
              <w:rFonts w:cs="Arial"/>
              <w:b/>
            </w:rPr>
            <w:delText>.</w:delText>
          </w:r>
        </w:del>
      </w:ins>
    </w:p>
    <w:p w14:paraId="6A443593" w14:textId="1CCABB31" w:rsidR="00746D6D" w:rsidRPr="00764DCF" w:rsidDel="00B94DFF" w:rsidRDefault="00746D6D">
      <w:pPr>
        <w:rPr>
          <w:del w:id="107" w:author="jonathan pritchard" w:date="2025-01-24T16:39:00Z" w16du:dateUtc="2025-01-24T16:39:00Z"/>
          <w:rFonts w:cs="Arial"/>
          <w:b/>
          <w:rPrChange w:id="108" w:author="jonathan pritchard" w:date="2024-10-14T20:48:00Z" w16du:dateUtc="2024-10-14T19:48:00Z">
            <w:rPr>
              <w:del w:id="109" w:author="jonathan pritchard" w:date="2025-01-24T16:39:00Z" w16du:dateUtc="2025-01-24T16:39:00Z"/>
              <w:rFonts w:cs="Arial"/>
              <w:b/>
              <w:sz w:val="24"/>
              <w:szCs w:val="24"/>
            </w:rPr>
          </w:rPrChange>
        </w:rPr>
        <w:pPrChange w:id="110" w:author="jon pritchard" w:date="2024-11-27T00:31:00Z" w16du:dateUtc="2024-11-26T23:31:00Z">
          <w:pPr>
            <w:pStyle w:val="ListParagraph"/>
            <w:numPr>
              <w:numId w:val="152"/>
            </w:numPr>
            <w:spacing w:line="240" w:lineRule="auto"/>
            <w:ind w:hanging="360"/>
            <w:jc w:val="both"/>
          </w:pPr>
        </w:pPrChange>
      </w:pPr>
      <w:ins w:id="111" w:author="jon pritchard" w:date="2024-11-27T00:31:00Z" w16du:dateUtc="2024-11-26T23:31:00Z">
        <w:del w:id="112" w:author="jonathan pritchard" w:date="2025-01-24T16:39:00Z" w16du:dateUtc="2025-01-24T16:39:00Z">
          <w:r w:rsidDel="00B94DFF">
            <w:rPr>
              <w:rFonts w:cs="Arial"/>
              <w:b/>
            </w:rPr>
            <w:delText>Dataset Loa</w:delText>
          </w:r>
        </w:del>
      </w:ins>
      <w:ins w:id="113" w:author="jon pritchard" w:date="2024-11-27T00:32:00Z" w16du:dateUtc="2024-11-26T23:32:00Z">
        <w:del w:id="114" w:author="jonathan pritchard" w:date="2025-01-24T16:39:00Z" w16du:dateUtc="2025-01-24T16:39:00Z">
          <w:r w:rsidDel="00B94DFF">
            <w:rPr>
              <w:rFonts w:cs="Arial"/>
              <w:b/>
            </w:rPr>
            <w:delText>ding and Portrayal</w:delText>
          </w:r>
        </w:del>
      </w:ins>
      <w:ins w:id="115" w:author="jon pritchard" w:date="2024-11-27T08:58:00Z" w16du:dateUtc="2024-11-27T07:58:00Z">
        <w:del w:id="116" w:author="jonathan pritchard" w:date="2025-01-24T16:39:00Z" w16du:dateUtc="2025-01-24T16:39:00Z">
          <w:r w:rsidR="00F60466" w:rsidDel="00B94DFF">
            <w:rPr>
              <w:rFonts w:cs="Arial"/>
              <w:b/>
            </w:rPr>
            <w:delText xml:space="preserve"> – link with overscale indications.</w:delText>
          </w:r>
        </w:del>
      </w:ins>
    </w:p>
    <w:p w14:paraId="25B94958" w14:textId="7AED463D" w:rsidR="00337B72" w:rsidRPr="00764DCF" w:rsidDel="00B94DFF" w:rsidRDefault="002A62A0">
      <w:pPr>
        <w:rPr>
          <w:del w:id="117" w:author="jonathan pritchard" w:date="2025-01-24T16:39:00Z" w16du:dateUtc="2025-01-24T16:39:00Z"/>
          <w:rFonts w:cs="Arial"/>
          <w:b/>
          <w:rPrChange w:id="118" w:author="jonathan pritchard" w:date="2024-10-14T20:48:00Z" w16du:dateUtc="2024-10-14T19:48:00Z">
            <w:rPr>
              <w:del w:id="119" w:author="jonathan pritchard" w:date="2025-01-24T16:39:00Z" w16du:dateUtc="2025-01-24T16:39:00Z"/>
              <w:rFonts w:cs="Arial"/>
              <w:b/>
              <w:sz w:val="24"/>
              <w:szCs w:val="24"/>
            </w:rPr>
          </w:rPrChange>
        </w:rPr>
        <w:pPrChange w:id="120" w:author="jonathan pritchard" w:date="2024-10-14T20:31:00Z" w16du:dateUtc="2024-10-14T19:31:00Z">
          <w:pPr>
            <w:pStyle w:val="ListParagraph"/>
            <w:numPr>
              <w:numId w:val="152"/>
            </w:numPr>
            <w:spacing w:line="240" w:lineRule="auto"/>
            <w:ind w:hanging="360"/>
            <w:jc w:val="both"/>
          </w:pPr>
        </w:pPrChange>
      </w:pPr>
      <w:del w:id="121" w:author="jonathan pritchard" w:date="2025-01-24T16:39:00Z" w16du:dateUtc="2025-01-24T16:39:00Z">
        <w:r w:rsidRPr="00764DCF" w:rsidDel="00B94DFF">
          <w:rPr>
            <w:rFonts w:cs="Arial"/>
            <w:b/>
            <w:rPrChange w:id="122" w:author="jonathan pritchard" w:date="2024-10-14T20:48:00Z" w16du:dateUtc="2024-10-14T19:48:00Z">
              <w:rPr>
                <w:rFonts w:cs="Arial"/>
                <w:b/>
                <w:sz w:val="24"/>
                <w:szCs w:val="24"/>
              </w:rPr>
            </w:rPrChange>
          </w:rPr>
          <w:delText>The remainder of WLA</w:delText>
        </w:r>
        <w:r w:rsidR="00BF1146" w:rsidRPr="00764DCF" w:rsidDel="00B94DFF">
          <w:rPr>
            <w:rFonts w:cs="Arial"/>
            <w:b/>
            <w:rPrChange w:id="123" w:author="jonathan pritchard" w:date="2024-10-14T20:48:00Z" w16du:dateUtc="2024-10-14T19:48:00Z">
              <w:rPr>
                <w:rFonts w:cs="Arial"/>
                <w:b/>
                <w:sz w:val="24"/>
                <w:szCs w:val="24"/>
              </w:rPr>
            </w:rPrChange>
          </w:rPr>
          <w:delText xml:space="preserve"> needs review </w:delText>
        </w:r>
      </w:del>
      <w:del w:id="124" w:author="jonathan pritchard" w:date="2024-10-14T20:31:00Z" w16du:dateUtc="2024-10-14T19:31:00Z">
        <w:r w:rsidR="00BF1146" w:rsidRPr="00764DCF" w:rsidDel="00337B72">
          <w:rPr>
            <w:rFonts w:cs="Arial"/>
            <w:b/>
            <w:rPrChange w:id="125" w:author="jonathan pritchard" w:date="2024-10-14T20:48:00Z" w16du:dateUtc="2024-10-14T19:48:00Z">
              <w:rPr>
                <w:rFonts w:cs="Arial"/>
                <w:b/>
                <w:sz w:val="24"/>
                <w:szCs w:val="24"/>
              </w:rPr>
            </w:rPrChange>
          </w:rPr>
          <w:delText>(and r</w:delText>
        </w:r>
      </w:del>
      <w:del w:id="126" w:author="jonathan pritchard" w:date="2025-01-24T16:39:00Z" w16du:dateUtc="2025-01-24T16:39:00Z">
        <w:r w:rsidR="00BF1146" w:rsidRPr="00764DCF" w:rsidDel="00B94DFF">
          <w:rPr>
            <w:rFonts w:cs="Arial"/>
            <w:b/>
            <w:rPrChange w:id="127" w:author="jonathan pritchard" w:date="2024-10-14T20:48:00Z" w16du:dateUtc="2024-10-14T19:48:00Z">
              <w:rPr>
                <w:rFonts w:cs="Arial"/>
                <w:b/>
                <w:sz w:val="24"/>
                <w:szCs w:val="24"/>
              </w:rPr>
            </w:rPrChange>
          </w:rPr>
          <w:delText>edraft to match portrayal/S-100 better</w:delText>
        </w:r>
      </w:del>
      <w:del w:id="128" w:author="jonathan pritchard" w:date="2024-10-14T20:31:00Z" w16du:dateUtc="2024-10-14T19:31:00Z">
        <w:r w:rsidR="00BF1146" w:rsidRPr="00764DCF" w:rsidDel="00337B72">
          <w:rPr>
            <w:rFonts w:cs="Arial"/>
            <w:b/>
            <w:rPrChange w:id="129" w:author="jonathan pritchard" w:date="2024-10-14T20:48:00Z" w16du:dateUtc="2024-10-14T19:48:00Z">
              <w:rPr>
                <w:rFonts w:cs="Arial"/>
                <w:b/>
                <w:sz w:val="24"/>
                <w:szCs w:val="24"/>
              </w:rPr>
            </w:rPrChange>
          </w:rPr>
          <w:delText>).</w:delText>
        </w:r>
      </w:del>
    </w:p>
    <w:p w14:paraId="6ACAFF46" w14:textId="233ED093" w:rsidR="002A62A0" w:rsidRPr="00FC4E43" w:rsidDel="00B94DFF" w:rsidRDefault="002A62A0" w:rsidP="00516F51">
      <w:pPr>
        <w:rPr>
          <w:del w:id="130" w:author="jonathan pritchard" w:date="2025-01-24T16:39:00Z" w16du:dateUtc="2025-01-24T16:39:00Z"/>
          <w:rFonts w:cs="Arial"/>
          <w:b/>
          <w:strike/>
          <w:rPrChange w:id="131" w:author="jon pritchard" w:date="2024-11-27T00:30:00Z" w16du:dateUtc="2024-11-26T23:30:00Z">
            <w:rPr>
              <w:del w:id="132" w:author="jonathan pritchard" w:date="2025-01-24T16:39:00Z" w16du:dateUtc="2025-01-24T16:39:00Z"/>
              <w:rFonts w:cs="Arial"/>
              <w:b/>
              <w:sz w:val="24"/>
              <w:szCs w:val="24"/>
            </w:rPr>
          </w:rPrChange>
        </w:rPr>
      </w:pPr>
      <w:del w:id="133" w:author="jonathan pritchard" w:date="2025-01-24T16:39:00Z" w16du:dateUtc="2025-01-24T16:39:00Z">
        <w:r w:rsidRPr="00FC4E43" w:rsidDel="00B94DFF">
          <w:rPr>
            <w:rFonts w:cs="Arial"/>
            <w:b/>
            <w:strike/>
            <w:rPrChange w:id="134" w:author="jon pritchard" w:date="2024-11-27T00:30:00Z" w16du:dateUtc="2024-11-26T23:30:00Z">
              <w:rPr>
                <w:rFonts w:cs="Arial"/>
                <w:b/>
                <w:sz w:val="24"/>
                <w:szCs w:val="24"/>
              </w:rPr>
            </w:rPrChange>
          </w:rPr>
          <w:delText>Thinning Algorithm definitions</w:delText>
        </w:r>
      </w:del>
    </w:p>
    <w:p w14:paraId="56285E42" w14:textId="5F00B517" w:rsidR="00ED484D" w:rsidRPr="00764DCF" w:rsidDel="00337B72" w:rsidRDefault="00ED484D" w:rsidP="00516F51">
      <w:pPr>
        <w:rPr>
          <w:del w:id="135" w:author="jonathan pritchard" w:date="2024-10-14T20:29:00Z" w16du:dateUtc="2024-10-14T19:29:00Z"/>
          <w:rFonts w:cs="Arial"/>
          <w:b/>
          <w:rPrChange w:id="136" w:author="jonathan pritchard" w:date="2024-10-14T20:48:00Z" w16du:dateUtc="2024-10-14T19:48:00Z">
            <w:rPr>
              <w:del w:id="137" w:author="jonathan pritchard" w:date="2024-10-14T20:29:00Z" w16du:dateUtc="2024-10-14T19:29:00Z"/>
              <w:rFonts w:cs="Arial"/>
              <w:b/>
              <w:sz w:val="24"/>
              <w:szCs w:val="24"/>
            </w:rPr>
          </w:rPrChange>
        </w:rPr>
      </w:pPr>
      <w:del w:id="138" w:author="jonathan pritchard" w:date="2025-01-24T16:39:00Z" w16du:dateUtc="2025-01-24T16:39:00Z">
        <w:r w:rsidRPr="00764DCF" w:rsidDel="00B94DFF">
          <w:rPr>
            <w:rFonts w:cs="Arial"/>
            <w:b/>
            <w:rPrChange w:id="139" w:author="jonathan pritchard" w:date="2024-10-14T20:48:00Z" w16du:dateUtc="2024-10-14T19:48:00Z">
              <w:rPr>
                <w:rFonts w:cs="Arial"/>
                <w:b/>
                <w:sz w:val="24"/>
                <w:szCs w:val="24"/>
              </w:rPr>
            </w:rPrChange>
          </w:rPr>
          <w:delText>Cross references still ne</w:delText>
        </w:r>
      </w:del>
      <w:del w:id="140" w:author="jonathan pritchard" w:date="2024-10-14T20:29:00Z" w16du:dateUtc="2024-10-14T19:29:00Z">
        <w:r w:rsidRPr="00764DCF" w:rsidDel="00337B72">
          <w:rPr>
            <w:rFonts w:cs="Arial"/>
            <w:b/>
            <w:rPrChange w:id="141" w:author="jonathan pritchard" w:date="2024-10-14T20:48:00Z" w16du:dateUtc="2024-10-14T19:48:00Z">
              <w:rPr>
                <w:rFonts w:cs="Arial"/>
                <w:b/>
                <w:sz w:val="24"/>
                <w:szCs w:val="24"/>
              </w:rPr>
            </w:rPrChange>
          </w:rPr>
          <w:delText>ed some work</w:delText>
        </w:r>
      </w:del>
    </w:p>
    <w:p w14:paraId="787EE03B" w14:textId="39302E9D" w:rsidR="00E5316F" w:rsidRPr="00764DCF" w:rsidDel="00B94DFF" w:rsidRDefault="00E5316F" w:rsidP="00516F51">
      <w:pPr>
        <w:rPr>
          <w:del w:id="142" w:author="jonathan pritchard" w:date="2025-01-24T16:39:00Z" w16du:dateUtc="2025-01-24T16:39:00Z"/>
          <w:rFonts w:cs="Arial"/>
          <w:b/>
          <w:rPrChange w:id="143" w:author="jonathan pritchard" w:date="2024-10-14T20:48:00Z" w16du:dateUtc="2024-10-14T19:48:00Z">
            <w:rPr>
              <w:del w:id="144" w:author="jonathan pritchard" w:date="2025-01-24T16:39:00Z" w16du:dateUtc="2025-01-24T16:39:00Z"/>
            </w:rPr>
          </w:rPrChange>
        </w:rPr>
      </w:pPr>
      <w:del w:id="145" w:author="jonathan pritchard" w:date="2024-10-14T20:29:00Z" w16du:dateUtc="2024-10-14T19:29:00Z">
        <w:r w:rsidRPr="00764DCF" w:rsidDel="00337B72">
          <w:rPr>
            <w:rFonts w:cs="Arial"/>
            <w:b/>
            <w:rPrChange w:id="146" w:author="jonathan pritchard" w:date="2024-10-14T20:48:00Z" w16du:dateUtc="2024-10-14T19:48:00Z">
              <w:rPr/>
            </w:rPrChange>
          </w:rPr>
          <w:delText>IFBs</w:delText>
        </w:r>
      </w:del>
    </w:p>
    <w:p w14:paraId="46702E2A" w14:textId="21556918" w:rsidR="000F0FFB" w:rsidRPr="00FC4E43" w:rsidDel="00B94DFF" w:rsidRDefault="000F0FFB" w:rsidP="00516F51">
      <w:pPr>
        <w:rPr>
          <w:del w:id="147" w:author="jonathan pritchard" w:date="2025-01-24T16:39:00Z" w16du:dateUtc="2025-01-24T16:39:00Z"/>
          <w:rFonts w:cs="Arial"/>
          <w:b/>
          <w:strike/>
          <w:rPrChange w:id="148" w:author="jon pritchard" w:date="2024-11-27T00:30:00Z" w16du:dateUtc="2024-11-26T23:30:00Z">
            <w:rPr>
              <w:del w:id="149" w:author="jonathan pritchard" w:date="2025-01-24T16:39:00Z" w16du:dateUtc="2025-01-24T16:39:00Z"/>
              <w:rFonts w:cs="Arial"/>
              <w:b/>
              <w:sz w:val="24"/>
              <w:szCs w:val="24"/>
            </w:rPr>
          </w:rPrChange>
        </w:rPr>
      </w:pPr>
      <w:del w:id="150" w:author="jonathan pritchard" w:date="2025-01-24T16:39:00Z" w16du:dateUtc="2025-01-24T16:39:00Z">
        <w:r w:rsidRPr="00FC4E43" w:rsidDel="00B94DFF">
          <w:rPr>
            <w:rFonts w:cs="Arial"/>
            <w:b/>
            <w:strike/>
            <w:rPrChange w:id="151" w:author="jon pritchard" w:date="2024-11-27T00:30:00Z" w16du:dateUtc="2024-11-26T23:30:00Z">
              <w:rPr>
                <w:rFonts w:cs="Arial"/>
                <w:b/>
                <w:sz w:val="24"/>
                <w:szCs w:val="24"/>
              </w:rPr>
            </w:rPrChange>
          </w:rPr>
          <w:delText>SECOM clients on the ECDIS</w:delText>
        </w:r>
      </w:del>
      <w:del w:id="152" w:author="jonathan pritchard" w:date="2024-10-14T20:29:00Z" w16du:dateUtc="2024-10-14T19:29:00Z">
        <w:r w:rsidRPr="00FC4E43" w:rsidDel="00337B72">
          <w:rPr>
            <w:rFonts w:cs="Arial"/>
            <w:b/>
            <w:strike/>
            <w:rPrChange w:id="153" w:author="jon pritchard" w:date="2024-11-27T00:30:00Z" w16du:dateUtc="2024-11-26T23:30:00Z">
              <w:rPr>
                <w:rFonts w:cs="Arial"/>
                <w:b/>
                <w:sz w:val="24"/>
                <w:szCs w:val="24"/>
              </w:rPr>
            </w:rPrChange>
          </w:rPr>
          <w:delText xml:space="preserve">? </w:delText>
        </w:r>
      </w:del>
    </w:p>
    <w:p w14:paraId="631324F3" w14:textId="408ACE57" w:rsidR="00337B72" w:rsidDel="00B94DFF" w:rsidRDefault="002A62A0" w:rsidP="00516F51">
      <w:pPr>
        <w:rPr>
          <w:ins w:id="154" w:author="jon pritchard" w:date="2024-11-27T00:32:00Z" w16du:dateUtc="2024-11-26T23:32:00Z"/>
          <w:del w:id="155" w:author="jonathan pritchard" w:date="2025-01-24T16:39:00Z" w16du:dateUtc="2025-01-24T16:39:00Z"/>
          <w:rFonts w:cs="Arial"/>
          <w:b/>
        </w:rPr>
      </w:pPr>
      <w:del w:id="156" w:author="jonathan pritchard" w:date="2025-01-24T16:39:00Z" w16du:dateUtc="2025-01-24T16:39:00Z">
        <w:r w:rsidRPr="00764DCF" w:rsidDel="00B94DFF">
          <w:rPr>
            <w:rFonts w:cs="Arial"/>
            <w:b/>
            <w:rPrChange w:id="157" w:author="jonathan pritchard" w:date="2024-10-14T20:48:00Z" w16du:dateUtc="2024-10-14T19:48:00Z">
              <w:rPr>
                <w:rFonts w:cs="Arial"/>
                <w:b/>
                <w:sz w:val="24"/>
                <w:szCs w:val="24"/>
              </w:rPr>
            </w:rPrChange>
          </w:rPr>
          <w:delText>Dataset Management</w:delText>
        </w:r>
      </w:del>
    </w:p>
    <w:p w14:paraId="4ABD6DE5" w14:textId="233DC81E" w:rsidR="00746D6D" w:rsidRPr="00764DCF" w:rsidDel="00B94DFF" w:rsidRDefault="00746D6D">
      <w:pPr>
        <w:rPr>
          <w:del w:id="158" w:author="jonathan pritchard" w:date="2025-01-24T16:39:00Z" w16du:dateUtc="2025-01-24T16:39:00Z"/>
          <w:rFonts w:cs="Arial"/>
          <w:b/>
          <w:rPrChange w:id="159" w:author="jonathan pritchard" w:date="2024-10-14T20:48:00Z" w16du:dateUtc="2024-10-14T19:48:00Z">
            <w:rPr>
              <w:del w:id="160" w:author="jonathan pritchard" w:date="2025-01-24T16:39:00Z" w16du:dateUtc="2025-01-24T16:39:00Z"/>
              <w:rFonts w:cs="Arial"/>
              <w:b/>
              <w:sz w:val="24"/>
              <w:szCs w:val="24"/>
            </w:rPr>
          </w:rPrChange>
        </w:rPr>
        <w:pPrChange w:id="161" w:author="jonathan pritchard" w:date="2024-10-14T20:31:00Z" w16du:dateUtc="2024-10-14T19:31:00Z">
          <w:pPr>
            <w:pStyle w:val="ListParagraph"/>
            <w:numPr>
              <w:numId w:val="152"/>
            </w:numPr>
            <w:spacing w:line="240" w:lineRule="auto"/>
            <w:ind w:hanging="360"/>
            <w:jc w:val="both"/>
          </w:pPr>
        </w:pPrChange>
      </w:pPr>
      <w:ins w:id="162" w:author="jon pritchard" w:date="2024-11-27T00:32:00Z" w16du:dateUtc="2024-11-26T23:32:00Z">
        <w:del w:id="163" w:author="jonathan pritchard" w:date="2025-01-24T16:39:00Z" w16du:dateUtc="2025-01-24T16:39:00Z">
          <w:r w:rsidDel="00B94DFF">
            <w:rPr>
              <w:rFonts w:cs="Arial"/>
              <w:b/>
            </w:rPr>
            <w:delText>See comments above</w:delText>
          </w:r>
        </w:del>
      </w:ins>
    </w:p>
    <w:p w14:paraId="71763C58" w14:textId="6CB81D82" w:rsidR="00337B72" w:rsidRPr="00764DCF" w:rsidDel="00B94DFF" w:rsidRDefault="0004376C">
      <w:pPr>
        <w:rPr>
          <w:del w:id="164" w:author="jonathan pritchard" w:date="2025-01-24T16:39:00Z" w16du:dateUtc="2025-01-24T16:39:00Z"/>
          <w:rFonts w:cs="Arial"/>
          <w:b/>
          <w:rPrChange w:id="165" w:author="jonathan pritchard" w:date="2024-10-14T20:48:00Z" w16du:dateUtc="2024-10-14T19:48:00Z">
            <w:rPr>
              <w:del w:id="166" w:author="jonathan pritchard" w:date="2025-01-24T16:39:00Z" w16du:dateUtc="2025-01-24T16:39:00Z"/>
              <w:rFonts w:cs="Arial"/>
              <w:b/>
              <w:sz w:val="24"/>
              <w:szCs w:val="24"/>
            </w:rPr>
          </w:rPrChange>
        </w:rPr>
        <w:pPrChange w:id="167" w:author="jonathan pritchard" w:date="2024-10-14T20:30:00Z" w16du:dateUtc="2024-10-14T19:30:00Z">
          <w:pPr>
            <w:pStyle w:val="ListParagraph"/>
            <w:numPr>
              <w:numId w:val="152"/>
            </w:numPr>
            <w:spacing w:line="240" w:lineRule="auto"/>
            <w:ind w:hanging="360"/>
            <w:jc w:val="both"/>
          </w:pPr>
        </w:pPrChange>
      </w:pPr>
      <w:del w:id="168" w:author="jonathan pritchard" w:date="2025-01-24T16:39:00Z" w16du:dateUtc="2025-01-24T16:39:00Z">
        <w:r w:rsidRPr="00764DCF" w:rsidDel="00B94DFF">
          <w:rPr>
            <w:rFonts w:cs="Arial"/>
            <w:b/>
            <w:rPrChange w:id="169" w:author="jonathan pritchard" w:date="2024-10-14T20:48:00Z" w16du:dateUtc="2024-10-14T19:48:00Z">
              <w:rPr>
                <w:rFonts w:cs="Arial"/>
                <w:b/>
                <w:sz w:val="24"/>
                <w:szCs w:val="24"/>
              </w:rPr>
            </w:rPrChange>
          </w:rPr>
          <w:delText>Remaining Comments received prior to F2F meetin</w:delText>
        </w:r>
      </w:del>
      <w:del w:id="170" w:author="jonathan pritchard" w:date="2024-10-14T20:30:00Z" w16du:dateUtc="2024-10-14T19:30:00Z">
        <w:r w:rsidRPr="00764DCF" w:rsidDel="00337B72">
          <w:rPr>
            <w:rFonts w:cs="Arial"/>
            <w:b/>
            <w:rPrChange w:id="171" w:author="jonathan pritchard" w:date="2024-10-14T20:48:00Z" w16du:dateUtc="2024-10-14T19:48:00Z">
              <w:rPr>
                <w:rFonts w:cs="Arial"/>
                <w:b/>
                <w:sz w:val="24"/>
                <w:szCs w:val="24"/>
              </w:rPr>
            </w:rPrChange>
          </w:rPr>
          <w:delText>g.</w:delText>
        </w:r>
      </w:del>
      <w:ins w:id="172" w:author="jon pritchard" w:date="2024-11-27T00:30:00Z" w16du:dateUtc="2024-11-26T23:30:00Z">
        <w:del w:id="173" w:author="jonathan pritchard" w:date="2025-01-24T16:39:00Z" w16du:dateUtc="2025-01-24T16:39:00Z">
          <w:r w:rsidR="00FC4E43" w:rsidRPr="00E77BCB" w:rsidDel="00B94DFF">
            <w:rPr>
              <w:rFonts w:cs="Arial"/>
              <w:b/>
              <w:strike/>
              <w:rPrChange w:id="174" w:author="jonathan pritchard" w:date="2024-12-13T14:06:00Z" w16du:dateUtc="2024-12-13T14:06:00Z">
                <w:rPr>
                  <w:rFonts w:cs="Arial"/>
                  <w:b/>
                </w:rPr>
              </w:rPrChange>
            </w:rPr>
            <w:delText>d</w:delText>
          </w:r>
        </w:del>
      </w:ins>
    </w:p>
    <w:p w14:paraId="6140EC61" w14:textId="572BC6B6" w:rsidR="00764DCF" w:rsidRPr="00764DCF" w:rsidDel="00B94DFF" w:rsidRDefault="002A5FCB" w:rsidP="00516F51">
      <w:pPr>
        <w:rPr>
          <w:del w:id="175" w:author="jonathan pritchard" w:date="2025-01-24T16:39:00Z" w16du:dateUtc="2025-01-24T16:39:00Z"/>
          <w:rFonts w:cs="Arial"/>
          <w:b/>
          <w:rPrChange w:id="176" w:author="jonathan pritchard" w:date="2024-10-14T20:48:00Z" w16du:dateUtc="2024-10-14T19:48:00Z">
            <w:rPr>
              <w:del w:id="177" w:author="jonathan pritchard" w:date="2025-01-24T16:39:00Z" w16du:dateUtc="2025-01-24T16:39:00Z"/>
              <w:rFonts w:cs="Arial"/>
              <w:b/>
              <w:sz w:val="24"/>
              <w:szCs w:val="24"/>
            </w:rPr>
          </w:rPrChange>
        </w:rPr>
      </w:pPr>
      <w:del w:id="178" w:author="jonathan pritchard" w:date="2025-01-24T16:39:00Z" w16du:dateUtc="2025-01-24T16:39:00Z">
        <w:r w:rsidRPr="00FC4E43" w:rsidDel="00B94DFF">
          <w:rPr>
            <w:rFonts w:cs="Arial"/>
            <w:b/>
            <w:strike/>
            <w:rPrChange w:id="179" w:author="jon pritchard" w:date="2024-11-27T00:30:00Z" w16du:dateUtc="2024-11-26T23:30:00Z">
              <w:rPr>
                <w:rFonts w:cs="Arial"/>
                <w:b/>
                <w:sz w:val="24"/>
                <w:szCs w:val="24"/>
              </w:rPr>
            </w:rPrChange>
          </w:rPr>
          <w:delText>Is any non</w:delText>
        </w:r>
      </w:del>
      <w:del w:id="180" w:author="jonathan pritchard" w:date="2024-10-14T20:31:00Z" w16du:dateUtc="2024-10-14T19:31:00Z">
        <w:r w:rsidRPr="00FC4E43" w:rsidDel="00337B72">
          <w:rPr>
            <w:rFonts w:cs="Arial"/>
            <w:b/>
            <w:strike/>
            <w:rPrChange w:id="181" w:author="jon pritchard" w:date="2024-11-27T00:30:00Z" w16du:dateUtc="2024-11-26T23:30:00Z">
              <w:rPr>
                <w:rFonts w:cs="Arial"/>
                <w:b/>
                <w:sz w:val="24"/>
                <w:szCs w:val="24"/>
              </w:rPr>
            </w:rPrChange>
          </w:rPr>
          <w:delText>-WGS84</w:delText>
        </w:r>
      </w:del>
      <w:del w:id="182" w:author="jonathan pritchard" w:date="2025-01-24T16:39:00Z" w16du:dateUtc="2025-01-24T16:39:00Z">
        <w:r w:rsidRPr="00FC4E43" w:rsidDel="00B94DFF">
          <w:rPr>
            <w:rFonts w:cs="Arial"/>
            <w:b/>
            <w:strike/>
            <w:rPrChange w:id="183" w:author="jon pritchard" w:date="2024-11-27T00:30:00Z" w16du:dateUtc="2024-11-26T23:30:00Z">
              <w:rPr>
                <w:rFonts w:cs="Arial"/>
                <w:b/>
                <w:sz w:val="24"/>
                <w:szCs w:val="24"/>
              </w:rPr>
            </w:rPrChange>
          </w:rPr>
          <w:delText xml:space="preserve"> data allowed? Possibly S-102? Or coverage polygons or any GML.</w:delText>
        </w:r>
      </w:del>
      <w:ins w:id="184" w:author="jon pritchard" w:date="2024-11-27T00:30:00Z" w16du:dateUtc="2024-11-26T23:30:00Z">
        <w:del w:id="185" w:author="jonathan pritchard" w:date="2025-01-24T16:39:00Z" w16du:dateUtc="2025-01-24T16:39:00Z">
          <w:r w:rsidR="00FC4E43" w:rsidDel="00B94DFF">
            <w:rPr>
              <w:rFonts w:cs="Arial"/>
              <w:b/>
            </w:rPr>
            <w:delText xml:space="preserve"> In progress</w:delText>
          </w:r>
        </w:del>
      </w:ins>
      <w:ins w:id="186" w:author="jon pritchard" w:date="2024-11-27T00:31:00Z" w16du:dateUtc="2024-11-26T23:31:00Z">
        <w:del w:id="187" w:author="jonathan pritchard" w:date="2025-01-24T16:39:00Z" w16du:dateUtc="2025-01-24T16:39:00Z">
          <w:r w:rsidR="00FC4E43" w:rsidDel="00B94DFF">
            <w:rPr>
              <w:rFonts w:cs="Arial"/>
              <w:b/>
            </w:rPr>
            <w:delText xml:space="preserve"> Deferred.</w:delText>
          </w:r>
        </w:del>
      </w:ins>
    </w:p>
    <w:p w14:paraId="3BD894D1" w14:textId="32423329" w:rsidR="00764DCF" w:rsidRPr="00C70C31" w:rsidDel="00B94DFF" w:rsidRDefault="00BF1146" w:rsidP="00516F51">
      <w:pPr>
        <w:rPr>
          <w:del w:id="188" w:author="jonathan pritchard" w:date="2025-01-24T16:39:00Z" w16du:dateUtc="2025-01-24T16:39:00Z"/>
          <w:rFonts w:cs="Arial"/>
          <w:b/>
          <w:strike/>
          <w:rPrChange w:id="189" w:author="jonathan pritchard" w:date="2025-01-20T13:01:00Z" w16du:dateUtc="2025-01-20T13:01:00Z">
            <w:rPr>
              <w:del w:id="190" w:author="jonathan pritchard" w:date="2025-01-24T16:39:00Z" w16du:dateUtc="2025-01-24T16:39:00Z"/>
              <w:rFonts w:cs="Arial"/>
              <w:b/>
            </w:rPr>
          </w:rPrChange>
        </w:rPr>
      </w:pPr>
      <w:del w:id="191" w:author="jonathan pritchard" w:date="2025-01-24T16:39:00Z" w16du:dateUtc="2025-01-24T16:39:00Z">
        <w:r w:rsidRPr="00E77BCB" w:rsidDel="00B94DFF">
          <w:rPr>
            <w:rFonts w:cs="Arial"/>
            <w:b/>
            <w:strike/>
            <w:rPrChange w:id="192" w:author="jonathan pritchard" w:date="2024-12-13T14:07:00Z" w16du:dateUtc="2024-12-13T14:07:00Z">
              <w:rPr>
                <w:rFonts w:cs="Arial"/>
                <w:b/>
                <w:sz w:val="24"/>
                <w:szCs w:val="24"/>
              </w:rPr>
            </w:rPrChange>
          </w:rPr>
          <w:delText>Some items of text still need input from other stakeholders before redrafting.</w:delText>
        </w:r>
      </w:del>
    </w:p>
    <w:p w14:paraId="261F8CEA" w14:textId="56128E18" w:rsidR="005B152D" w:rsidRPr="00E77BCB" w:rsidDel="00B94DFF" w:rsidRDefault="005B152D" w:rsidP="00516F51">
      <w:pPr>
        <w:rPr>
          <w:del w:id="193" w:author="jonathan pritchard" w:date="2025-01-24T16:39:00Z" w16du:dateUtc="2025-01-24T16:39:00Z"/>
          <w:rFonts w:cs="Arial"/>
          <w:b/>
          <w:strike/>
          <w:rPrChange w:id="194" w:author="jonathan pritchard" w:date="2024-12-13T14:07:00Z" w16du:dateUtc="2024-12-13T14:07:00Z">
            <w:rPr>
              <w:del w:id="195" w:author="jonathan pritchard" w:date="2025-01-24T16:39:00Z" w16du:dateUtc="2025-01-24T16:39:00Z"/>
              <w:rFonts w:cs="Arial"/>
              <w:b/>
            </w:rPr>
          </w:rPrChange>
        </w:rPr>
      </w:pPr>
      <w:del w:id="196" w:author="jonathan pritchard" w:date="2025-01-24T16:39:00Z" w16du:dateUtc="2025-01-24T16:39:00Z">
        <w:r w:rsidRPr="00E77BCB" w:rsidDel="00B94DFF">
          <w:rPr>
            <w:rFonts w:cs="Arial"/>
            <w:b/>
            <w:strike/>
            <w:rPrChange w:id="197" w:author="jonathan pritchard" w:date="2024-12-13T14:07:00Z" w16du:dateUtc="2024-12-13T14:07:00Z">
              <w:rPr>
                <w:rFonts w:cs="Arial"/>
                <w:b/>
              </w:rPr>
            </w:rPrChange>
          </w:rPr>
          <w:delText xml:space="preserve">Sections highlighted in </w:delText>
        </w:r>
        <w:r w:rsidRPr="00E77BCB" w:rsidDel="00B94DFF">
          <w:rPr>
            <w:rFonts w:cs="Arial"/>
            <w:b/>
            <w:strike/>
            <w:highlight w:val="yellow"/>
            <w:rPrChange w:id="198" w:author="jonathan pritchard" w:date="2024-12-13T14:07:00Z" w16du:dateUtc="2024-12-13T14:07:00Z">
              <w:rPr>
                <w:rFonts w:cs="Arial"/>
                <w:b/>
                <w:highlight w:val="yellow"/>
              </w:rPr>
            </w:rPrChange>
          </w:rPr>
          <w:delText>yellow</w:delText>
        </w:r>
        <w:r w:rsidRPr="00E77BCB" w:rsidDel="00B94DFF">
          <w:rPr>
            <w:rFonts w:cs="Arial"/>
            <w:b/>
            <w:strike/>
            <w:rPrChange w:id="199" w:author="jonathan pritchard" w:date="2024-12-13T14:07:00Z" w16du:dateUtc="2024-12-13T14:07:00Z">
              <w:rPr>
                <w:rFonts w:cs="Arial"/>
                <w:b/>
              </w:rPr>
            </w:rPrChange>
          </w:rPr>
          <w:delText xml:space="preserve"> still need discussion or further work</w:delText>
        </w:r>
      </w:del>
    </w:p>
    <w:p w14:paraId="743070D9" w14:textId="73A1B77A" w:rsidR="00907C46" w:rsidDel="00B94DFF" w:rsidRDefault="00907C46" w:rsidP="00516F51">
      <w:pPr>
        <w:rPr>
          <w:del w:id="200" w:author="jonathan pritchard" w:date="2025-01-24T16:39:00Z" w16du:dateUtc="2025-01-24T16:39:00Z"/>
          <w:rFonts w:cs="Arial"/>
          <w:b/>
        </w:rPr>
      </w:pPr>
      <w:del w:id="201" w:author="jonathan pritchard" w:date="2025-01-24T16:39:00Z" w16du:dateUtc="2025-01-24T16:39:00Z">
        <w:r w:rsidDel="00B94DFF">
          <w:rPr>
            <w:rFonts w:cs="Arial"/>
            <w:b/>
          </w:rPr>
          <w:delText>Outputs to S-164 captured</w:delText>
        </w:r>
        <w:r w:rsidR="001A279D" w:rsidDel="00B94DFF">
          <w:rPr>
            <w:rFonts w:cs="Arial"/>
            <w:b/>
          </w:rPr>
          <w:delText xml:space="preserve"> from github issues</w:delText>
        </w:r>
      </w:del>
    </w:p>
    <w:p w14:paraId="33DA4D29" w14:textId="4D67C9B6" w:rsidR="003E10CD" w:rsidRPr="00453DD3" w:rsidDel="00B94DFF" w:rsidRDefault="003E10CD" w:rsidP="00516F51">
      <w:pPr>
        <w:rPr>
          <w:del w:id="202" w:author="jonathan pritchard" w:date="2025-01-24T16:39:00Z" w16du:dateUtc="2025-01-24T16:39:00Z"/>
          <w:rFonts w:cs="Arial"/>
          <w:b/>
          <w:strike/>
          <w:rPrChange w:id="203" w:author="jon pritchard" w:date="2024-11-27T21:15:00Z" w16du:dateUtc="2024-11-27T20:15:00Z">
            <w:rPr>
              <w:del w:id="204" w:author="jonathan pritchard" w:date="2025-01-24T16:39:00Z" w16du:dateUtc="2025-01-24T16:39:00Z"/>
              <w:rFonts w:cs="Arial"/>
              <w:b/>
            </w:rPr>
          </w:rPrChange>
        </w:rPr>
      </w:pPr>
      <w:del w:id="205" w:author="jonathan pritchard" w:date="2025-01-24T16:39:00Z" w16du:dateUtc="2025-01-24T16:39:00Z">
        <w:r w:rsidRPr="00453DD3" w:rsidDel="00B94DFF">
          <w:rPr>
            <w:rFonts w:cs="Arial"/>
            <w:b/>
            <w:strike/>
            <w:rPrChange w:id="206" w:author="jon pritchard" w:date="2024-11-27T21:15:00Z" w16du:dateUtc="2024-11-27T20:15:00Z">
              <w:rPr>
                <w:rFonts w:cs="Arial"/>
                <w:b/>
              </w:rPr>
            </w:rPrChange>
          </w:rPr>
          <w:delText>Language preferences – language packs and multiple languages. Should be accessed using the same mechanisms.</w:delText>
        </w:r>
      </w:del>
    </w:p>
    <w:p w14:paraId="7A0BA3AA" w14:textId="494C47AB" w:rsidR="00693938" w:rsidDel="00B94DFF" w:rsidRDefault="00693938" w:rsidP="00516F51">
      <w:pPr>
        <w:rPr>
          <w:del w:id="207" w:author="jonathan pritchard" w:date="2025-01-24T16:39:00Z" w16du:dateUtc="2025-01-24T16:39:00Z"/>
          <w:rFonts w:cs="Arial"/>
          <w:b/>
        </w:rPr>
      </w:pPr>
      <w:del w:id="208" w:author="jonathan pritchard" w:date="2025-01-24T16:39:00Z" w16du:dateUtc="2025-01-24T16:39:00Z">
        <w:r w:rsidDel="00B94DFF">
          <w:rPr>
            <w:rFonts w:cs="Arial"/>
            <w:b/>
          </w:rPr>
          <w:delText>GML vocabulary</w:delText>
        </w:r>
      </w:del>
    </w:p>
    <w:p w14:paraId="67A443F5" w14:textId="45A4E70B" w:rsidR="001A279D" w:rsidRPr="00F81DCC" w:rsidDel="00B94DFF" w:rsidRDefault="001A279D" w:rsidP="00516F51">
      <w:pPr>
        <w:rPr>
          <w:del w:id="209" w:author="jonathan pritchard" w:date="2025-01-24T16:39:00Z" w16du:dateUtc="2025-01-24T16:39:00Z"/>
          <w:rFonts w:cs="Arial"/>
          <w:b/>
          <w:strike/>
          <w:rPrChange w:id="210" w:author="jonathan pritchard" w:date="2025-01-24T14:34:00Z" w16du:dateUtc="2025-01-24T14:34:00Z">
            <w:rPr>
              <w:del w:id="211" w:author="jonathan pritchard" w:date="2025-01-24T16:39:00Z" w16du:dateUtc="2025-01-24T16:39:00Z"/>
              <w:rFonts w:cs="Arial"/>
              <w:b/>
            </w:rPr>
          </w:rPrChange>
        </w:rPr>
      </w:pPr>
      <w:del w:id="212" w:author="jonathan pritchard" w:date="2025-01-24T16:39:00Z" w16du:dateUtc="2025-01-24T16:39:00Z">
        <w:r w:rsidRPr="00F81DCC" w:rsidDel="00B94DFF">
          <w:rPr>
            <w:rFonts w:cs="Arial"/>
            <w:b/>
            <w:strike/>
            <w:rPrChange w:id="213" w:author="jonathan pritchard" w:date="2025-01-24T14:34:00Z" w16du:dateUtc="2025-01-24T14:34:00Z">
              <w:rPr>
                <w:rFonts w:cs="Arial"/>
                <w:b/>
              </w:rPr>
            </w:rPrChange>
          </w:rPr>
          <w:delText>Holes in S-102 data</w:delText>
        </w:r>
      </w:del>
    </w:p>
    <w:p w14:paraId="4D9A21D6" w14:textId="5B976DB1" w:rsidR="001A279D" w:rsidDel="00B94DFF" w:rsidRDefault="001A279D" w:rsidP="00516F51">
      <w:pPr>
        <w:rPr>
          <w:del w:id="214" w:author="jonathan pritchard" w:date="2025-01-24T16:39:00Z" w16du:dateUtc="2025-01-24T16:39:00Z"/>
          <w:rFonts w:cs="Arial"/>
          <w:b/>
        </w:rPr>
      </w:pPr>
      <w:del w:id="215" w:author="jonathan pritchard" w:date="2025-01-24T16:39:00Z" w16du:dateUtc="2025-01-24T16:39:00Z">
        <w:r w:rsidDel="00B94DFF">
          <w:rPr>
            <w:rFonts w:cs="Arial"/>
            <w:b/>
          </w:rPr>
          <w:delText>Better estimates for minimum sizes in S-102 (e.g. 1000x1000) instead of MB</w:delText>
        </w:r>
      </w:del>
    </w:p>
    <w:p w14:paraId="3F5591DB" w14:textId="77777777" w:rsidR="0008189E" w:rsidRPr="00B85EBF" w:rsidRDefault="0008189E">
      <w:pPr>
        <w:spacing w:line="240" w:lineRule="auto"/>
        <w:jc w:val="both"/>
        <w:rPr>
          <w:rFonts w:cs="Arial"/>
          <w:b/>
          <w:rPrChange w:id="216" w:author="jonathan pritchard" w:date="2024-10-22T09:17:00Z" w16du:dateUtc="2024-10-22T08:17:00Z">
            <w:rPr>
              <w:rFonts w:cs="Arial"/>
              <w:b/>
              <w:sz w:val="24"/>
              <w:szCs w:val="24"/>
            </w:rPr>
          </w:rPrChange>
        </w:rPr>
        <w:pPrChange w:id="217"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218" w:author="jonathan pritchard" w:date="2024-10-14T20:31:00Z" w16du:dateUtc="2024-10-14T19:31:00Z"/>
          <w:rFonts w:cs="Arial"/>
          <w:b/>
          <w:sz w:val="24"/>
          <w:szCs w:val="24"/>
        </w:rPr>
      </w:pPr>
      <w:del w:id="219"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pPr>
        <w:rPr>
          <w:ins w:id="220" w:author="jonathan pritchard" w:date="2025-01-13T15:00:00Z" w16du:dateUtc="2025-01-13T15:00:00Z"/>
        </w:rPr>
      </w:pPr>
      <w:ins w:id="221" w:author="jonathan pritchard" w:date="2025-01-13T15:00:00Z" w16du:dateUtc="2025-01-13T15:00:00Z">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22" w:author="jonathan pritchard" w:date="2025-01-13T15:02:00Z" w16du:dateUtc="2025-01-13T15:02:00Z">
                                  <w:r w:rsidRPr="000F60CD" w:rsidDel="006074BB">
                                    <w:rPr>
                                      <w:rFonts w:ascii="Calibri" w:hAnsi="Calibri" w:cs="Calibri"/>
                                      <w:b/>
                                      <w:sz w:val="22"/>
                                      <w:szCs w:val="22"/>
                                    </w:rPr>
                                    <w:delText>101</w:delText>
                                  </w:r>
                                </w:del>
                                <w:ins w:id="223" w:author="jonathan pritchard" w:date="2025-01-13T15:02:00Z" w16du:dateUtc="2025-01-13T15:02:00Z">
                                  <w:r w:rsidR="006074BB">
                                    <w:rPr>
                                      <w:rFonts w:ascii="Calibri" w:hAnsi="Calibri" w:cs="Calibri"/>
                                      <w:b/>
                                      <w:sz w:val="22"/>
                                      <w:szCs w:val="22"/>
                                    </w:rPr>
                                    <w:t xml:space="preserve">98 </w:t>
                                  </w:r>
                                </w:ins>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19C9435B" w14:textId="41C6DDDE" w:rsidR="00C26A5A" w:rsidRPr="0024770E" w:rsidDel="00C26A5A" w:rsidRDefault="00C26A5A" w:rsidP="00C26A5A">
                                <w:pPr>
                                  <w:pStyle w:val="Basisalinea"/>
                                  <w:suppressAutoHyphens/>
                                  <w:spacing w:line="240" w:lineRule="auto"/>
                                  <w:rPr>
                                    <w:del w:id="224" w:author="jonathan pritchard" w:date="2025-01-13T15:01:00Z" w16du:dateUtc="2025-01-13T15:01:00Z"/>
                                    <w:rFonts w:ascii="Arial" w:hAnsi="Arial" w:cs="HelveticaNeueLT Std Med"/>
                                    <w:b/>
                                    <w:color w:val="00004C"/>
                                    <w:sz w:val="28"/>
                                    <w:szCs w:val="28"/>
                                    <w:lang w:val="en-GB"/>
                                  </w:rPr>
                                </w:pPr>
                                <w:del w:id="225"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26"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27" w:author="jonathan pritchard" w:date="2025-01-13T15:01:00Z" w16du:dateUtc="2025-01-13T15:01:00Z"/>
                                    <w:rFonts w:ascii="Arial" w:hAnsi="Arial" w:cs="HelveticaNeueLT Std Med"/>
                                    <w:b/>
                                    <w:color w:val="00004C"/>
                                    <w:sz w:val="56"/>
                                    <w:szCs w:val="56"/>
                                    <w:lang w:val="en-GB"/>
                                  </w:rPr>
                                </w:pPr>
                                <w:ins w:id="228" w:author="jonathan pritchard" w:date="2025-01-13T15:01:00Z" w16du:dateUtc="2025-01-13T15:01:00Z">
                                  <w:r>
                                    <w:rPr>
                                      <w:rFonts w:ascii="Arial" w:hAnsi="Arial" w:cs="HelveticaNeueLT Std Med"/>
                                      <w:b/>
                                      <w:color w:val="00004C"/>
                                      <w:sz w:val="56"/>
                                      <w:szCs w:val="56"/>
                                      <w:lang w:val="en-GB"/>
                                    </w:rPr>
                                    <w:t>S-100 ECDIS and Interoperability</w:t>
                                  </w:r>
                                </w:ins>
                                <w:del w:id="229"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30"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48FDA66C"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31"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r w:rsidR="008D0C93">
                                  <w:rPr>
                                    <w:rFonts w:ascii="Arial" w:hAnsi="Arial" w:cs="HelveticaNeueLT Std Med"/>
                                    <w:b/>
                                    <w:color w:val="00004C"/>
                                    <w:sz w:val="28"/>
                                    <w:szCs w:val="28"/>
                                    <w:lang w:val="en-GB"/>
                                  </w:rPr>
                                  <w:t>2.0.0</w:t>
                                </w:r>
                                <w:ins w:id="232" w:author="jonathan pritchard" w:date="2025-01-13T15:01:00Z" w16du:dateUtc="2025-01-13T15:01:00Z">
                                  <w:r>
                                    <w:rPr>
                                      <w:rFonts w:ascii="Arial" w:hAnsi="Arial" w:cs="HelveticaNeueLT Std Med"/>
                                      <w:b/>
                                      <w:color w:val="00004C"/>
                                      <w:sz w:val="28"/>
                                      <w:szCs w:val="28"/>
                                      <w:lang w:val="en-GB"/>
                                    </w:rPr>
                                    <w:t xml:space="preserve"> </w:t>
                                  </w:r>
                                </w:ins>
                                <w:r w:rsidR="008D0C93">
                                  <w:rPr>
                                    <w:rFonts w:ascii="Arial" w:hAnsi="Arial" w:cs="HelveticaNeueLT Std Med"/>
                                    <w:b/>
                                    <w:color w:val="00004C"/>
                                    <w:sz w:val="28"/>
                                    <w:szCs w:val="28"/>
                                    <w:lang w:val="en-GB"/>
                                  </w:rPr>
                                  <w:t>February</w:t>
                                </w:r>
                                <w:ins w:id="233" w:author="jonathan pritchard" w:date="2025-01-13T15:01:00Z" w16du:dateUtc="2025-01-13T15:01:00Z">
                                  <w:r>
                                    <w:rPr>
                                      <w:rFonts w:ascii="Arial" w:hAnsi="Arial" w:cs="HelveticaNeueLT Std Med"/>
                                      <w:b/>
                                      <w:color w:val="00004C"/>
                                      <w:sz w:val="28"/>
                                      <w:szCs w:val="28"/>
                                      <w:lang w:val="en-GB"/>
                                    </w:rPr>
                                    <w:t xml:space="preserve"> 2025</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34" w:author="jonathan pritchard" w:date="2025-01-13T15:02:00Z" w16du:dateUtc="2025-01-13T15:02:00Z">
                            <w:r w:rsidRPr="000F60CD" w:rsidDel="006074BB">
                              <w:rPr>
                                <w:rFonts w:ascii="Calibri" w:hAnsi="Calibri" w:cs="Calibri"/>
                                <w:b/>
                                <w:sz w:val="22"/>
                                <w:szCs w:val="22"/>
                              </w:rPr>
                              <w:delText>101</w:delText>
                            </w:r>
                          </w:del>
                          <w:ins w:id="235" w:author="jonathan pritchard" w:date="2025-01-13T15:02:00Z" w16du:dateUtc="2025-01-13T15:02:00Z">
                            <w:r w:rsidR="006074BB">
                              <w:rPr>
                                <w:rFonts w:ascii="Calibri" w:hAnsi="Calibri" w:cs="Calibri"/>
                                <w:b/>
                                <w:sz w:val="22"/>
                                <w:szCs w:val="22"/>
                              </w:rPr>
                              <w:t xml:space="preserve">98 </w:t>
                            </w:r>
                          </w:ins>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19C9435B" w14:textId="41C6DDDE" w:rsidR="00C26A5A" w:rsidRPr="0024770E" w:rsidDel="00C26A5A" w:rsidRDefault="00C26A5A" w:rsidP="00C26A5A">
                          <w:pPr>
                            <w:pStyle w:val="Basisalinea"/>
                            <w:suppressAutoHyphens/>
                            <w:spacing w:line="240" w:lineRule="auto"/>
                            <w:rPr>
                              <w:del w:id="236" w:author="jonathan pritchard" w:date="2025-01-13T15:01:00Z" w16du:dateUtc="2025-01-13T15:01:00Z"/>
                              <w:rFonts w:ascii="Arial" w:hAnsi="Arial" w:cs="HelveticaNeueLT Std Med"/>
                              <w:b/>
                              <w:color w:val="00004C"/>
                              <w:sz w:val="28"/>
                              <w:szCs w:val="28"/>
                              <w:lang w:val="en-GB"/>
                            </w:rPr>
                          </w:pPr>
                          <w:del w:id="237"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38"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39" w:author="jonathan pritchard" w:date="2025-01-13T15:01:00Z" w16du:dateUtc="2025-01-13T15:01:00Z"/>
                              <w:rFonts w:ascii="Arial" w:hAnsi="Arial" w:cs="HelveticaNeueLT Std Med"/>
                              <w:b/>
                              <w:color w:val="00004C"/>
                              <w:sz w:val="56"/>
                              <w:szCs w:val="56"/>
                              <w:lang w:val="en-GB"/>
                            </w:rPr>
                          </w:pPr>
                          <w:ins w:id="240" w:author="jonathan pritchard" w:date="2025-01-13T15:01:00Z" w16du:dateUtc="2025-01-13T15:01:00Z">
                            <w:r>
                              <w:rPr>
                                <w:rFonts w:ascii="Arial" w:hAnsi="Arial" w:cs="HelveticaNeueLT Std Med"/>
                                <w:b/>
                                <w:color w:val="00004C"/>
                                <w:sz w:val="56"/>
                                <w:szCs w:val="56"/>
                                <w:lang w:val="en-GB"/>
                              </w:rPr>
                              <w:t>S-100 ECDIS and Interoperability</w:t>
                            </w:r>
                          </w:ins>
                          <w:del w:id="241"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42"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48FDA66C"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43"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r w:rsidR="008D0C93">
                            <w:rPr>
                              <w:rFonts w:ascii="Arial" w:hAnsi="Arial" w:cs="HelveticaNeueLT Std Med"/>
                              <w:b/>
                              <w:color w:val="00004C"/>
                              <w:sz w:val="28"/>
                              <w:szCs w:val="28"/>
                              <w:lang w:val="en-GB"/>
                            </w:rPr>
                            <w:t>2.0.0</w:t>
                          </w:r>
                          <w:ins w:id="244" w:author="jonathan pritchard" w:date="2025-01-13T15:01:00Z" w16du:dateUtc="2025-01-13T15:01:00Z">
                            <w:r>
                              <w:rPr>
                                <w:rFonts w:ascii="Arial" w:hAnsi="Arial" w:cs="HelveticaNeueLT Std Med"/>
                                <w:b/>
                                <w:color w:val="00004C"/>
                                <w:sz w:val="28"/>
                                <w:szCs w:val="28"/>
                                <w:lang w:val="en-GB"/>
                              </w:rPr>
                              <w:t xml:space="preserve"> </w:t>
                            </w:r>
                          </w:ins>
                          <w:r w:rsidR="008D0C93">
                            <w:rPr>
                              <w:rFonts w:ascii="Arial" w:hAnsi="Arial" w:cs="HelveticaNeueLT Std Med"/>
                              <w:b/>
                              <w:color w:val="00004C"/>
                              <w:sz w:val="28"/>
                              <w:szCs w:val="28"/>
                              <w:lang w:val="en-GB"/>
                            </w:rPr>
                            <w:t>February</w:t>
                          </w:r>
                          <w:ins w:id="245" w:author="jonathan pritchard" w:date="2025-01-13T15:01:00Z" w16du:dateUtc="2025-01-13T15:01:00Z">
                            <w:r>
                              <w:rPr>
                                <w:rFonts w:ascii="Arial" w:hAnsi="Arial" w:cs="HelveticaNeueLT Std Med"/>
                                <w:b/>
                                <w:color w:val="00004C"/>
                                <w:sz w:val="28"/>
                                <w:szCs w:val="28"/>
                                <w:lang w:val="en-GB"/>
                              </w:rPr>
                              <w:t xml:space="preserve"> 2025</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ins>
    </w:p>
    <w:p w14:paraId="030C8663" w14:textId="124DC054" w:rsidR="00C26A5A" w:rsidRPr="00B63849" w:rsidRDefault="00C26A5A" w:rsidP="00C26A5A">
      <w:pPr>
        <w:rPr>
          <w:ins w:id="246" w:author="jonathan pritchard" w:date="2025-01-13T15:00:00Z" w16du:dateUtc="2025-01-13T15:00:00Z"/>
          <w:rStyle w:val="module"/>
          <w:b/>
          <w:sz w:val="22"/>
        </w:rPr>
      </w:pPr>
      <w:ins w:id="247" w:author="jonathan pritchard" w:date="2025-01-13T15:00:00Z" w16du:dateUtc="2025-01-13T15:00:00Z">
        <w:r w:rsidRPr="00B63849">
          <w:br w:type="page"/>
        </w:r>
      </w:ins>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rPr>
          <w:ins w:id="248" w:author="jonathan pritchard" w:date="2025-01-13T15:00:00Z"/>
        </w:trPr>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ins w:id="249" w:author="jonathan pritchard" w:date="2025-01-13T15:00:00Z" w16du:dateUtc="2025-01-13T15:00:00Z"/>
                <w:rFonts w:ascii="Helvetica" w:hAnsi="Helvetica"/>
                <w:sz w:val="22"/>
                <w:szCs w:val="22"/>
              </w:rPr>
            </w:pPr>
            <w:ins w:id="250" w:author="jonathan pritchard" w:date="2025-01-13T15:00:00Z" w16du:dateUtc="2025-01-13T15:00:00Z">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ins>
            <w:ins w:id="251" w:author="jonathan pritchard" w:date="2025-01-13T15:02:00Z" w16du:dateUtc="2025-01-13T15:02:00Z">
              <w:r w:rsidR="006074BB">
                <w:rPr>
                  <w:rFonts w:ascii="Helvetica" w:hAnsi="Helvetica"/>
                  <w:sz w:val="22"/>
                  <w:szCs w:val="22"/>
                </w:rPr>
                <w:t>5</w:t>
              </w:r>
            </w:ins>
          </w:p>
        </w:tc>
      </w:tr>
      <w:tr w:rsidR="00C26A5A" w:rsidRPr="00B63849" w14:paraId="56714347" w14:textId="77777777" w:rsidTr="00D343CC">
        <w:trPr>
          <w:ins w:id="252" w:author="jonathan pritchard" w:date="2025-01-13T15:00:00Z"/>
        </w:trPr>
        <w:tc>
          <w:tcPr>
            <w:tcW w:w="9253" w:type="dxa"/>
          </w:tcPr>
          <w:p w14:paraId="23001D50" w14:textId="77777777" w:rsidR="00C26A5A" w:rsidRPr="00B63849" w:rsidRDefault="00C26A5A" w:rsidP="00D343CC">
            <w:pPr>
              <w:pStyle w:val="Default"/>
              <w:spacing w:before="120" w:after="120"/>
              <w:ind w:left="317" w:right="390"/>
              <w:jc w:val="both"/>
              <w:rPr>
                <w:ins w:id="253" w:author="jonathan pritchard" w:date="2025-01-13T15:00:00Z" w16du:dateUtc="2025-01-13T15:00:00Z"/>
                <w:color w:val="auto"/>
                <w:sz w:val="20"/>
                <w:szCs w:val="20"/>
                <w:lang w:val="en-GB"/>
              </w:rPr>
            </w:pPr>
            <w:ins w:id="254" w:author="jonathan pritchard" w:date="2025-01-13T15:00:00Z" w16du:dateUtc="2025-01-13T15:00:00Z">
              <w:r w:rsidRPr="00B63849">
                <w:rPr>
                  <w:color w:val="auto"/>
                  <w:sz w:val="20"/>
                  <w:szCs w:val="20"/>
                  <w:lang w:val="en-GB"/>
                </w:rPr>
                <w:t xml:space="preserve">This work is copyright. Apart from any use permitted in accordance with the </w:t>
              </w:r>
              <w:r w:rsidRPr="00B63849">
                <w:rPr>
                  <w:color w:val="auto"/>
                  <w:lang w:val="en-GB"/>
                </w:rPr>
                <w:fldChar w:fldCharType="begin"/>
              </w:r>
              <w:r w:rsidRPr="00B63849">
                <w:rPr>
                  <w:color w:val="auto"/>
                  <w:lang w:val="en-GB"/>
                </w:rPr>
                <w:instrText>HYPERLINK "http://www.wipo.int/treaties/en/ip/berne/trtdocs_wo001.html"</w:instrText>
              </w:r>
              <w:r w:rsidRPr="00B63849">
                <w:rPr>
                  <w:color w:val="auto"/>
                  <w:lang w:val="en-GB"/>
                </w:rPr>
              </w:r>
              <w:r w:rsidRPr="00B63849">
                <w:rPr>
                  <w:color w:val="auto"/>
                  <w:lang w:val="en-GB"/>
                </w:rPr>
                <w:fldChar w:fldCharType="separate"/>
              </w:r>
              <w:r w:rsidRPr="00B63849">
                <w:rPr>
                  <w:color w:val="auto"/>
                  <w:sz w:val="20"/>
                  <w:szCs w:val="20"/>
                  <w:lang w:val="en-GB"/>
                </w:rPr>
                <w:t>Berne Convention for the Protection of Literary and Artistic Works</w:t>
              </w:r>
              <w:r w:rsidRPr="00B63849">
                <w:rPr>
                  <w:color w:val="auto"/>
                  <w:lang w:val="en-GB"/>
                </w:rPr>
                <w:fldChar w:fldCharType="end"/>
              </w:r>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ins>
          </w:p>
        </w:tc>
      </w:tr>
      <w:tr w:rsidR="00C26A5A" w:rsidRPr="00B63849" w14:paraId="6BED6202" w14:textId="77777777" w:rsidTr="00D343CC">
        <w:trPr>
          <w:ins w:id="255" w:author="jonathan pritchard" w:date="2025-01-13T15:00:00Z"/>
        </w:trPr>
        <w:tc>
          <w:tcPr>
            <w:tcW w:w="9253" w:type="dxa"/>
          </w:tcPr>
          <w:p w14:paraId="522EE3FE" w14:textId="77777777" w:rsidR="00C26A5A" w:rsidRPr="00B63849" w:rsidRDefault="00C26A5A" w:rsidP="00D343CC">
            <w:pPr>
              <w:pStyle w:val="Default"/>
              <w:spacing w:before="120" w:after="120"/>
              <w:ind w:left="317" w:right="390"/>
              <w:jc w:val="both"/>
              <w:rPr>
                <w:ins w:id="256" w:author="jonathan pritchard" w:date="2025-01-13T15:00:00Z" w16du:dateUtc="2025-01-13T15:00:00Z"/>
                <w:color w:val="auto"/>
                <w:sz w:val="20"/>
                <w:szCs w:val="20"/>
                <w:lang w:val="en-GB"/>
              </w:rPr>
            </w:pPr>
            <w:ins w:id="257" w:author="jonathan pritchard" w:date="2025-01-13T15:00:00Z" w16du:dateUtc="2025-01-13T15:00:00Z">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ins>
          </w:p>
        </w:tc>
      </w:tr>
      <w:tr w:rsidR="00C26A5A" w:rsidRPr="00B63849" w14:paraId="04D82C7C" w14:textId="77777777" w:rsidTr="00D343CC">
        <w:trPr>
          <w:ins w:id="258" w:author="jonathan pritchard" w:date="2025-01-13T15:00:00Z"/>
        </w:trPr>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ins w:id="259" w:author="jonathan pritchard" w:date="2025-01-13T15:00:00Z" w16du:dateUtc="2025-01-13T15:00:00Z"/>
                <w:rFonts w:cs="Arial"/>
              </w:rPr>
            </w:pPr>
            <w:ins w:id="260" w:author="jonathan pritchard" w:date="2025-01-13T15:00:00Z" w16du:dateUtc="2025-01-13T15:00:00Z">
              <w:r w:rsidRPr="00B63849">
                <w:rPr>
                  <w:rFonts w:cs="Arial"/>
                </w:rPr>
                <w:t>In the event that this document or partial material from this document is reproduced, translated or distributed under the terms described above, the following statements are to be included:</w:t>
              </w:r>
            </w:ins>
          </w:p>
        </w:tc>
      </w:tr>
      <w:tr w:rsidR="00C26A5A" w:rsidRPr="00B63849" w14:paraId="556A2E95" w14:textId="77777777" w:rsidTr="00D343CC">
        <w:trPr>
          <w:ins w:id="261" w:author="jonathan pritchard" w:date="2025-01-13T15:00:00Z"/>
        </w:trPr>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ins w:id="262" w:author="jonathan pritchard" w:date="2025-01-13T15:00:00Z" w16du:dateUtc="2025-01-13T15:00:00Z"/>
                <w:rFonts w:ascii="Calibri" w:hAnsi="Calibri" w:cs="Arial"/>
                <w:i/>
              </w:rPr>
            </w:pPr>
            <w:ins w:id="263" w:author="jonathan pritchard" w:date="2025-01-13T15:00:00Z" w16du:dateUtc="2025-01-13T15:00:00Z">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ins>
          </w:p>
        </w:tc>
      </w:tr>
      <w:tr w:rsidR="00C26A5A" w:rsidRPr="00B63849" w14:paraId="7C2AE5D2" w14:textId="77777777" w:rsidTr="00D343CC">
        <w:trPr>
          <w:trHeight w:val="2312"/>
          <w:ins w:id="264" w:author="jonathan pritchard" w:date="2025-01-13T15:00:00Z"/>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ins w:id="265" w:author="jonathan pritchard" w:date="2025-01-13T15:00:00Z" w16du:dateUtc="2025-01-13T15:00:00Z"/>
                <w:rFonts w:ascii="Calibri" w:hAnsi="Calibri" w:cs="Arial"/>
                <w:i/>
              </w:rPr>
            </w:pPr>
            <w:ins w:id="266" w:author="jonathan pritchard" w:date="2025-01-13T15:00:00Z" w16du:dateUtc="2025-01-13T15:00:00Z">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ins>
          </w:p>
          <w:p w14:paraId="7737A489" w14:textId="77777777" w:rsidR="00C26A5A" w:rsidRPr="00B63849" w:rsidRDefault="00C26A5A" w:rsidP="00D343CC">
            <w:pPr>
              <w:autoSpaceDE w:val="0"/>
              <w:autoSpaceDN w:val="0"/>
              <w:adjustRightInd w:val="0"/>
              <w:spacing w:before="120" w:after="120"/>
              <w:ind w:left="366" w:right="924"/>
              <w:jc w:val="both"/>
              <w:rPr>
                <w:ins w:id="267" w:author="jonathan pritchard" w:date="2025-01-13T15:00:00Z" w16du:dateUtc="2025-01-13T15:00:00Z"/>
                <w:rFonts w:cs="Arial"/>
              </w:rPr>
            </w:pPr>
            <w:ins w:id="268" w:author="jonathan pritchard" w:date="2025-01-13T15:00:00Z" w16du:dateUtc="2025-01-13T15:00:00Z">
              <w:r w:rsidRPr="00B63849">
                <w:rPr>
                  <w:rFonts w:cs="Arial"/>
                </w:rPr>
                <w:t>The IHO Logo or other identifiers shall not be used in any derived product without prior written permission from the IHO Secretariat.</w:t>
              </w:r>
            </w:ins>
          </w:p>
          <w:p w14:paraId="2CB02291" w14:textId="77777777" w:rsidR="00C26A5A" w:rsidRPr="00B63849" w:rsidRDefault="00C26A5A" w:rsidP="00D343CC">
            <w:pPr>
              <w:autoSpaceDE w:val="0"/>
              <w:autoSpaceDN w:val="0"/>
              <w:adjustRightInd w:val="0"/>
              <w:spacing w:before="120" w:after="120"/>
              <w:ind w:left="600" w:right="924"/>
              <w:jc w:val="both"/>
              <w:rPr>
                <w:ins w:id="269" w:author="jonathan pritchard" w:date="2025-01-13T15:00:00Z" w16du:dateUtc="2025-01-13T15:00:00Z"/>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70" w:author="jonathan pritchard" w:date="2025-01-13T15:00:00Z" w16du:dateUtc="2025-01-13T15:00:00Z"/>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71" w:author="jonathan pritchard" w:date="2025-01-13T15:00:00Z" w16du:dateUtc="2025-01-13T15:00:00Z"/>
          <w:rStyle w:val="module"/>
          <w:b/>
          <w:sz w:val="22"/>
        </w:rPr>
      </w:pPr>
    </w:p>
    <w:p w14:paraId="648EA30C" w14:textId="77777777" w:rsidR="00C26A5A" w:rsidRDefault="00C26A5A" w:rsidP="00B812CA">
      <w:pPr>
        <w:spacing w:line="240" w:lineRule="auto"/>
        <w:jc w:val="both"/>
        <w:rPr>
          <w:ins w:id="272" w:author="jonathan pritchard" w:date="2025-01-13T15:00:00Z" w16du:dateUtc="2025-01-13T15:00:00Z"/>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rsidDel="006074BB" w14:paraId="2C097688" w14:textId="6C4383DE" w:rsidTr="000B1E24">
        <w:trPr>
          <w:del w:id="273" w:author="jonathan pritchard" w:date="2025-01-13T15:02:00Z"/>
        </w:trPr>
        <w:tc>
          <w:tcPr>
            <w:tcW w:w="8862" w:type="dxa"/>
            <w:tcBorders>
              <w:top w:val="single" w:sz="4" w:space="0" w:color="000000"/>
            </w:tcBorders>
          </w:tcPr>
          <w:p w14:paraId="227CE27C" w14:textId="557B0A35" w:rsidR="00703BA8" w:rsidRPr="00237F07" w:rsidDel="006074BB"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del w:id="274" w:author="jonathan pritchard" w:date="2025-01-13T15:02:00Z" w16du:dateUtc="2025-01-13T15:02:00Z"/>
                <w:rFonts w:ascii="Helvetica" w:hAnsi="Helvetica"/>
                <w:sz w:val="22"/>
                <w:szCs w:val="22"/>
              </w:rPr>
            </w:pPr>
            <w:del w:id="275" w:author="jonathan pritchard" w:date="2025-01-13T15:02:00Z" w16du:dateUtc="2025-01-13T15:02:00Z">
              <w:r w:rsidRPr="00237F07" w:rsidDel="006074BB">
                <w:rPr>
                  <w:rFonts w:ascii="Helvetica" w:hAnsi="Helvetica" w:cs="Helvetica"/>
                  <w:sz w:val="22"/>
                  <w:szCs w:val="22"/>
                </w:rPr>
                <w:delText xml:space="preserve">© </w:delText>
              </w:r>
              <w:r w:rsidRPr="00237F07" w:rsidDel="006074BB">
                <w:rPr>
                  <w:rFonts w:ascii="Helvetica" w:hAnsi="Helvetica"/>
                  <w:sz w:val="22"/>
                  <w:szCs w:val="22"/>
                </w:rPr>
                <w:delText>Copyright International Hydrographic Organization 202</w:delText>
              </w:r>
              <w:r w:rsidR="00A13F5A" w:rsidRPr="00237F07" w:rsidDel="006074BB">
                <w:rPr>
                  <w:rFonts w:ascii="Helvetica" w:hAnsi="Helvetica"/>
                  <w:sz w:val="22"/>
                  <w:szCs w:val="22"/>
                </w:rPr>
                <w:delText>4</w:delText>
              </w:r>
            </w:del>
          </w:p>
        </w:tc>
      </w:tr>
      <w:tr w:rsidR="00703BA8" w:rsidRPr="00237F07" w:rsidDel="006074BB" w14:paraId="7A5A46E3" w14:textId="36F0BC5F" w:rsidTr="000B1E24">
        <w:trPr>
          <w:del w:id="276" w:author="jonathan pritchard" w:date="2025-01-13T15:02:00Z"/>
        </w:trPr>
        <w:tc>
          <w:tcPr>
            <w:tcW w:w="8862" w:type="dxa"/>
          </w:tcPr>
          <w:p w14:paraId="0214FDD3" w14:textId="5C7606D3" w:rsidR="00703BA8" w:rsidRPr="00237F07" w:rsidDel="006074BB" w:rsidRDefault="00703BA8" w:rsidP="004E61EE">
            <w:pPr>
              <w:pStyle w:val="Default"/>
              <w:spacing w:before="120" w:after="120"/>
              <w:ind w:left="317" w:right="390"/>
              <w:jc w:val="both"/>
              <w:rPr>
                <w:del w:id="277" w:author="jonathan pritchard" w:date="2025-01-13T15:02:00Z" w16du:dateUtc="2025-01-13T15:02:00Z"/>
                <w:color w:val="auto"/>
                <w:sz w:val="20"/>
                <w:szCs w:val="20"/>
                <w:lang w:val="en-GB"/>
              </w:rPr>
            </w:pPr>
            <w:del w:id="278" w:author="jonathan pritchard" w:date="2025-01-13T15:02:00Z" w16du:dateUtc="2025-01-13T15:02:00Z">
              <w:r w:rsidRPr="00237F07" w:rsidDel="006074BB">
                <w:rPr>
                  <w:color w:val="auto"/>
                  <w:sz w:val="20"/>
                  <w:szCs w:val="20"/>
                  <w:lang w:val="en-GB"/>
                </w:rPr>
                <w:delText xml:space="preserve">This work is copyright. Apart from any use permitted in accordance with the </w:delText>
              </w:r>
              <w:r w:rsidDel="006074BB">
                <w:fldChar w:fldCharType="begin"/>
              </w:r>
              <w:r w:rsidDel="006074BB">
                <w:delInstrText>HYPERLINK "http://www.wipo.int/treaties/en/ip/berne/trtdocs_wo001.html"</w:delInstrText>
              </w:r>
              <w:r w:rsidDel="006074BB">
                <w:fldChar w:fldCharType="separate"/>
              </w:r>
              <w:r w:rsidRPr="00237F07" w:rsidDel="006074BB">
                <w:rPr>
                  <w:color w:val="auto"/>
                  <w:sz w:val="20"/>
                  <w:szCs w:val="20"/>
                  <w:lang w:val="en-GB"/>
                </w:rPr>
                <w:delText>Berne Convention for the Protection of Literary and Artistic Works</w:delText>
              </w:r>
              <w:r w:rsidDel="006074BB">
                <w:fldChar w:fldCharType="end"/>
              </w:r>
              <w:r w:rsidRPr="00237F07" w:rsidDel="006074BB">
                <w:rPr>
                  <w:color w:val="auto"/>
                  <w:sz w:val="20"/>
                  <w:szCs w:val="20"/>
                  <w:lang w:val="en-GB"/>
                </w:rPr>
                <w:delTex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delText>
              </w:r>
            </w:del>
          </w:p>
        </w:tc>
      </w:tr>
      <w:tr w:rsidR="00703BA8" w:rsidRPr="00237F07" w:rsidDel="006074BB" w14:paraId="68225E9E" w14:textId="4FD86745" w:rsidTr="000B1E24">
        <w:trPr>
          <w:del w:id="279" w:author="jonathan pritchard" w:date="2025-01-13T15:02:00Z"/>
        </w:trPr>
        <w:tc>
          <w:tcPr>
            <w:tcW w:w="8862" w:type="dxa"/>
          </w:tcPr>
          <w:p w14:paraId="745E7E5B" w14:textId="1A0513E1" w:rsidR="00703BA8" w:rsidRPr="00237F07" w:rsidDel="006074BB" w:rsidRDefault="00703BA8" w:rsidP="004E61EE">
            <w:pPr>
              <w:pStyle w:val="Default"/>
              <w:spacing w:before="120" w:after="120"/>
              <w:ind w:left="317" w:right="390"/>
              <w:jc w:val="both"/>
              <w:rPr>
                <w:del w:id="280" w:author="jonathan pritchard" w:date="2025-01-13T15:02:00Z" w16du:dateUtc="2025-01-13T15:02:00Z"/>
                <w:color w:val="auto"/>
                <w:sz w:val="20"/>
                <w:szCs w:val="20"/>
                <w:lang w:val="en-GB"/>
              </w:rPr>
            </w:pPr>
            <w:del w:id="281" w:author="jonathan pritchard" w:date="2025-01-13T15:02:00Z" w16du:dateUtc="2025-01-13T15:02:00Z">
              <w:r w:rsidRPr="00237F07" w:rsidDel="006074BB">
                <w:rPr>
                  <w:color w:val="auto"/>
                  <w:sz w:val="20"/>
                  <w:szCs w:val="20"/>
                  <w:lang w:val="en-GB"/>
                </w:rPr>
                <w:delTex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delText>
              </w:r>
            </w:del>
          </w:p>
        </w:tc>
      </w:tr>
      <w:tr w:rsidR="00703BA8" w:rsidRPr="00237F07" w:rsidDel="006074BB" w14:paraId="2D80CCE1" w14:textId="5BBAD7A6" w:rsidTr="000B1E24">
        <w:trPr>
          <w:del w:id="282" w:author="jonathan pritchard" w:date="2025-01-13T15:02:00Z"/>
        </w:trPr>
        <w:tc>
          <w:tcPr>
            <w:tcW w:w="8862" w:type="dxa"/>
          </w:tcPr>
          <w:p w14:paraId="0994D374" w14:textId="30B2F056" w:rsidR="00703BA8" w:rsidRPr="00237F07" w:rsidDel="006074BB" w:rsidRDefault="00703BA8" w:rsidP="004E61EE">
            <w:pPr>
              <w:autoSpaceDE w:val="0"/>
              <w:autoSpaceDN w:val="0"/>
              <w:adjustRightInd w:val="0"/>
              <w:spacing w:before="120" w:line="240" w:lineRule="auto"/>
              <w:ind w:left="317" w:right="390"/>
              <w:rPr>
                <w:del w:id="283" w:author="jonathan pritchard" w:date="2025-01-13T15:02:00Z" w16du:dateUtc="2025-01-13T15:02:00Z"/>
                <w:rFonts w:cs="Arial"/>
              </w:rPr>
            </w:pPr>
            <w:del w:id="284" w:author="jonathan pritchard" w:date="2025-01-13T15:02:00Z" w16du:dateUtc="2025-01-13T15:02:00Z">
              <w:r w:rsidRPr="00237F07" w:rsidDel="006074BB">
                <w:rPr>
                  <w:rFonts w:cs="Arial"/>
                </w:rPr>
                <w:delText>In the event that this document or partial material from this document is reproduced, translated or distributed under the terms described above, the following statements are to be included:</w:delText>
              </w:r>
            </w:del>
          </w:p>
        </w:tc>
      </w:tr>
      <w:tr w:rsidR="00703BA8" w:rsidRPr="00237F07" w:rsidDel="006074BB" w14:paraId="64BB0D33" w14:textId="5F19AB04" w:rsidTr="000B1E24">
        <w:trPr>
          <w:del w:id="285" w:author="jonathan pritchard" w:date="2025-01-13T15:02:00Z"/>
        </w:trPr>
        <w:tc>
          <w:tcPr>
            <w:tcW w:w="8862" w:type="dxa"/>
          </w:tcPr>
          <w:p w14:paraId="41408F02" w14:textId="75A1E6A1" w:rsidR="00703BA8" w:rsidRPr="00237F07" w:rsidDel="006074BB" w:rsidRDefault="00703BA8" w:rsidP="004E61EE">
            <w:pPr>
              <w:autoSpaceDE w:val="0"/>
              <w:autoSpaceDN w:val="0"/>
              <w:adjustRightInd w:val="0"/>
              <w:spacing w:before="120" w:line="240" w:lineRule="auto"/>
              <w:ind w:left="600" w:right="924"/>
              <w:rPr>
                <w:del w:id="286" w:author="jonathan pritchard" w:date="2025-01-13T15:02:00Z" w16du:dateUtc="2025-01-13T15:02:00Z"/>
                <w:rFonts w:ascii="Calibri" w:hAnsi="Calibri" w:cs="Arial"/>
                <w:i/>
              </w:rPr>
            </w:pPr>
            <w:del w:id="287" w:author="jonathan pritchard" w:date="2025-01-13T15:02:00Z" w16du:dateUtc="2025-01-13T15:02:00Z">
              <w:r w:rsidRPr="00237F07" w:rsidDel="006074BB">
                <w:rPr>
                  <w:rFonts w:ascii="Calibri" w:hAnsi="Calibri" w:cs="Arial"/>
                  <w:i/>
                </w:rPr>
                <w:delTex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delText>
              </w:r>
            </w:del>
          </w:p>
        </w:tc>
      </w:tr>
      <w:tr w:rsidR="00703BA8" w:rsidRPr="00237F07" w:rsidDel="006074BB" w14:paraId="7152B531" w14:textId="6ADF36BD" w:rsidTr="000B1E24">
        <w:trPr>
          <w:trHeight w:val="2312"/>
          <w:del w:id="288" w:author="jonathan pritchard" w:date="2025-01-13T15:02:00Z"/>
        </w:trPr>
        <w:tc>
          <w:tcPr>
            <w:tcW w:w="8862" w:type="dxa"/>
            <w:tcBorders>
              <w:bottom w:val="single" w:sz="4" w:space="0" w:color="000000"/>
            </w:tcBorders>
          </w:tcPr>
          <w:p w14:paraId="76F656AF" w14:textId="2691DDF2" w:rsidR="00703BA8" w:rsidRPr="00237F07" w:rsidDel="006074BB" w:rsidRDefault="00703BA8" w:rsidP="004E61EE">
            <w:pPr>
              <w:autoSpaceDE w:val="0"/>
              <w:autoSpaceDN w:val="0"/>
              <w:adjustRightInd w:val="0"/>
              <w:spacing w:before="120" w:line="240" w:lineRule="auto"/>
              <w:ind w:left="600" w:right="924"/>
              <w:rPr>
                <w:del w:id="289" w:author="jonathan pritchard" w:date="2025-01-13T15:02:00Z" w16du:dateUtc="2025-01-13T15:02:00Z"/>
                <w:rFonts w:ascii="Calibri" w:hAnsi="Calibri" w:cs="Arial"/>
                <w:i/>
              </w:rPr>
            </w:pPr>
            <w:del w:id="290" w:author="jonathan pritchard" w:date="2025-01-13T15:02:00Z" w16du:dateUtc="2025-01-13T15:02:00Z">
              <w:r w:rsidRPr="00237F07" w:rsidDel="006074BB">
                <w:rPr>
                  <w:rFonts w:ascii="Calibri" w:hAnsi="Calibri" w:cs="Arial"/>
                  <w:i/>
                </w:rPr>
                <w:delText>“This [document/publication] is a translation of IHO [document/publication] [name]. The IHO has not checked this translation and therefore takes no responsibility for its accuracy. In case of doubt the source version of [name] in [language] should be consulted.”</w:delText>
              </w:r>
            </w:del>
          </w:p>
          <w:p w14:paraId="63686CC3" w14:textId="7FF65EF8" w:rsidR="00703BA8" w:rsidRPr="00237F07" w:rsidDel="006074BB" w:rsidRDefault="00703BA8" w:rsidP="004E61EE">
            <w:pPr>
              <w:autoSpaceDE w:val="0"/>
              <w:autoSpaceDN w:val="0"/>
              <w:adjustRightInd w:val="0"/>
              <w:spacing w:before="120" w:line="240" w:lineRule="auto"/>
              <w:ind w:left="366" w:right="924"/>
              <w:rPr>
                <w:del w:id="291" w:author="jonathan pritchard" w:date="2025-01-13T15:02:00Z" w16du:dateUtc="2025-01-13T15:02:00Z"/>
                <w:rFonts w:cs="Arial"/>
              </w:rPr>
            </w:pPr>
            <w:del w:id="292" w:author="jonathan pritchard" w:date="2025-01-13T15:02:00Z" w16du:dateUtc="2025-01-13T15:02:00Z">
              <w:r w:rsidRPr="00237F07" w:rsidDel="006074BB">
                <w:rPr>
                  <w:rFonts w:cs="Arial"/>
                </w:rPr>
                <w:delText>The IHO Logo or other identifiers shall not be used in any derived product without prior written permission from the IHO Secretariat.</w:delText>
              </w:r>
            </w:del>
          </w:p>
          <w:p w14:paraId="382151FA" w14:textId="29A6462F" w:rsidR="00703BA8" w:rsidRPr="00237F07" w:rsidDel="006074BB" w:rsidRDefault="00703BA8" w:rsidP="004E61EE">
            <w:pPr>
              <w:autoSpaceDE w:val="0"/>
              <w:autoSpaceDN w:val="0"/>
              <w:adjustRightInd w:val="0"/>
              <w:spacing w:before="120" w:line="240" w:lineRule="auto"/>
              <w:ind w:left="600" w:right="924"/>
              <w:rPr>
                <w:del w:id="293" w:author="jonathan pritchard" w:date="2025-01-13T15:02:00Z" w16du:dateUtc="2025-01-13T15:02:00Z"/>
                <w:rFonts w:cs="Arial"/>
              </w:rPr>
            </w:pPr>
          </w:p>
        </w:tc>
      </w:tr>
    </w:tbl>
    <w:p w14:paraId="6CA00846" w14:textId="2AC574B1" w:rsidR="004344F7" w:rsidRPr="00237F07" w:rsidDel="006074BB" w:rsidRDefault="004344F7" w:rsidP="00DD4967">
      <w:pPr>
        <w:spacing w:after="0" w:line="240" w:lineRule="auto"/>
        <w:rPr>
          <w:del w:id="294" w:author="jonathan pritchard" w:date="2025-01-13T15:02:00Z" w16du:dateUtc="2025-01-13T15:02:00Z"/>
        </w:rPr>
      </w:pPr>
    </w:p>
    <w:p w14:paraId="649F00F4" w14:textId="506B6F6B" w:rsidR="004344F7" w:rsidRPr="00237F07" w:rsidDel="006074BB" w:rsidRDefault="004344F7" w:rsidP="004E61EE">
      <w:pPr>
        <w:spacing w:after="0" w:line="240" w:lineRule="auto"/>
        <w:rPr>
          <w:del w:id="295" w:author="jonathan pritchard" w:date="2025-01-13T15:02:00Z" w16du:dateUtc="2025-01-13T15:02:00Z"/>
        </w:rPr>
        <w:sectPr w:rsidR="004344F7" w:rsidRPr="00237F07" w:rsidDel="006074BB" w:rsidSect="00686450">
          <w:headerReference w:type="even" r:id="rId14"/>
          <w:footerReference w:type="even" r:id="rId15"/>
          <w:footerReference w:type="default" r:id="rId16"/>
          <w:headerReference w:type="first" r:id="rId17"/>
          <w:footerReference w:type="first" r:id="rId18"/>
          <w:pgSz w:w="11906" w:h="16838" w:code="9"/>
          <w:pgMar w:top="1440" w:right="1400" w:bottom="1440" w:left="1400" w:header="708" w:footer="708" w:gutter="0"/>
          <w:pgNumType w:fmt="lowerRoman"/>
          <w:cols w:space="708"/>
          <w:titlePg/>
          <w:docGrid w:linePitch="360"/>
        </w:sectPr>
      </w:pPr>
    </w:p>
    <w:bookmarkStart w:id="298" w:name="_Toc144421198" w:displacedByCustomXml="next"/>
    <w:bookmarkStart w:id="299" w:name="_Toc144415652" w:displacedByCustomXml="next"/>
    <w:bookmarkStart w:id="300" w:name="_Toc188968496"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300"/>
          <w:bookmarkEnd w:id="299"/>
          <w:bookmarkEnd w:id="298"/>
        </w:p>
        <w:p w14:paraId="742B4705" w14:textId="77777777" w:rsidR="00703BA8" w:rsidRPr="00237F07" w:rsidRDefault="00703BA8" w:rsidP="00FD4BD6">
          <w:pPr>
            <w:pStyle w:val="TOC9"/>
          </w:pPr>
        </w:p>
        <w:p w14:paraId="7CAF57D0" w14:textId="7D0BAC61" w:rsidR="00351389" w:rsidRDefault="000806E0">
          <w:pPr>
            <w:pStyle w:val="TOC1"/>
            <w:rPr>
              <w:ins w:id="30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ins w:id="302" w:author="jonathan pritchard" w:date="2025-01-28T14:52:00Z" w16du:dateUtc="2025-01-28T14:52:00Z">
            <w:r w:rsidR="00351389" w:rsidRPr="00011FF5">
              <w:rPr>
                <w:rStyle w:val="Hyperlink"/>
                <w:noProof/>
              </w:rPr>
              <w:fldChar w:fldCharType="begin"/>
            </w:r>
            <w:r w:rsidR="00351389" w:rsidRPr="00011FF5">
              <w:rPr>
                <w:rStyle w:val="Hyperlink"/>
                <w:noProof/>
              </w:rPr>
              <w:instrText xml:space="preserve"> </w:instrText>
            </w:r>
            <w:r w:rsidR="00351389">
              <w:rPr>
                <w:noProof/>
              </w:rPr>
              <w:instrText>HYPERLINK \l "_Toc188968496"</w:instrText>
            </w:r>
            <w:r w:rsidR="00351389" w:rsidRPr="00011FF5">
              <w:rPr>
                <w:rStyle w:val="Hyperlink"/>
                <w:noProof/>
              </w:rPr>
              <w:instrText xml:space="preserve"> </w:instrText>
            </w:r>
            <w:r w:rsidR="00351389" w:rsidRPr="00011FF5">
              <w:rPr>
                <w:rStyle w:val="Hyperlink"/>
                <w:noProof/>
              </w:rPr>
            </w:r>
            <w:r w:rsidR="00351389" w:rsidRPr="00011FF5">
              <w:rPr>
                <w:rStyle w:val="Hyperlink"/>
                <w:noProof/>
              </w:rPr>
              <w:fldChar w:fldCharType="separate"/>
            </w:r>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ins>
          <w:r w:rsidR="00351389">
            <w:rPr>
              <w:noProof/>
              <w:webHidden/>
            </w:rPr>
          </w:r>
          <w:r w:rsidR="00351389">
            <w:rPr>
              <w:noProof/>
              <w:webHidden/>
            </w:rPr>
            <w:fldChar w:fldCharType="separate"/>
          </w:r>
          <w:ins w:id="303" w:author="jonathan pritchard" w:date="2025-01-28T14:52:00Z" w16du:dateUtc="2025-01-28T14:52:00Z">
            <w:r w:rsidR="00351389">
              <w:rPr>
                <w:noProof/>
                <w:webHidden/>
              </w:rPr>
              <w:t>iii</w:t>
            </w:r>
            <w:r w:rsidR="00351389">
              <w:rPr>
                <w:noProof/>
                <w:webHidden/>
              </w:rPr>
              <w:fldChar w:fldCharType="end"/>
            </w:r>
            <w:r w:rsidR="00351389" w:rsidRPr="00011FF5">
              <w:rPr>
                <w:rStyle w:val="Hyperlink"/>
                <w:noProof/>
              </w:rPr>
              <w:fldChar w:fldCharType="end"/>
            </w:r>
          </w:ins>
        </w:p>
        <w:p w14:paraId="6DC8D107" w14:textId="22937E32" w:rsidR="00351389" w:rsidRDefault="00351389">
          <w:pPr>
            <w:pStyle w:val="TOC1"/>
            <w:rPr>
              <w:ins w:id="30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ins>
          <w:r>
            <w:rPr>
              <w:noProof/>
              <w:webHidden/>
            </w:rPr>
          </w:r>
          <w:r>
            <w:rPr>
              <w:noProof/>
              <w:webHidden/>
            </w:rPr>
            <w:fldChar w:fldCharType="separate"/>
          </w:r>
          <w:ins w:id="306" w:author="jonathan pritchard" w:date="2025-01-28T14:52:00Z" w16du:dateUtc="2025-01-28T14:52:00Z">
            <w:r>
              <w:rPr>
                <w:noProof/>
                <w:webHidden/>
              </w:rPr>
              <w:t>8</w:t>
            </w:r>
            <w:r>
              <w:rPr>
                <w:noProof/>
                <w:webHidden/>
              </w:rPr>
              <w:fldChar w:fldCharType="end"/>
            </w:r>
            <w:r w:rsidRPr="00011FF5">
              <w:rPr>
                <w:rStyle w:val="Hyperlink"/>
                <w:noProof/>
              </w:rPr>
              <w:fldChar w:fldCharType="end"/>
            </w:r>
          </w:ins>
        </w:p>
        <w:p w14:paraId="4C07ED28" w14:textId="7D617DEE" w:rsidR="00351389" w:rsidRDefault="00351389">
          <w:pPr>
            <w:pStyle w:val="TOC1"/>
            <w:rPr>
              <w:ins w:id="30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ins>
          <w:r>
            <w:rPr>
              <w:noProof/>
              <w:webHidden/>
            </w:rPr>
          </w:r>
          <w:r>
            <w:rPr>
              <w:noProof/>
              <w:webHidden/>
            </w:rPr>
            <w:fldChar w:fldCharType="separate"/>
          </w:r>
          <w:ins w:id="309" w:author="jonathan pritchard" w:date="2025-01-28T14:52:00Z" w16du:dateUtc="2025-01-28T14:52:00Z">
            <w:r>
              <w:rPr>
                <w:noProof/>
                <w:webHidden/>
              </w:rPr>
              <w:t>9</w:t>
            </w:r>
            <w:r>
              <w:rPr>
                <w:noProof/>
                <w:webHidden/>
              </w:rPr>
              <w:fldChar w:fldCharType="end"/>
            </w:r>
            <w:r w:rsidRPr="00011FF5">
              <w:rPr>
                <w:rStyle w:val="Hyperlink"/>
                <w:noProof/>
              </w:rPr>
              <w:fldChar w:fldCharType="end"/>
            </w:r>
          </w:ins>
        </w:p>
        <w:p w14:paraId="6721FBDC" w14:textId="70E4D8CB" w:rsidR="00351389" w:rsidRDefault="00351389">
          <w:pPr>
            <w:pStyle w:val="TOC2"/>
            <w:rPr>
              <w:ins w:id="31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1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ins>
          <w:r>
            <w:rPr>
              <w:noProof/>
              <w:webHidden/>
            </w:rPr>
          </w:r>
          <w:r>
            <w:rPr>
              <w:noProof/>
              <w:webHidden/>
            </w:rPr>
            <w:fldChar w:fldCharType="separate"/>
          </w:r>
          <w:ins w:id="312" w:author="jonathan pritchard" w:date="2025-01-28T14:52:00Z" w16du:dateUtc="2025-01-28T14:52:00Z">
            <w:r>
              <w:rPr>
                <w:noProof/>
                <w:webHidden/>
              </w:rPr>
              <w:t>9</w:t>
            </w:r>
            <w:r>
              <w:rPr>
                <w:noProof/>
                <w:webHidden/>
              </w:rPr>
              <w:fldChar w:fldCharType="end"/>
            </w:r>
            <w:r w:rsidRPr="00011FF5">
              <w:rPr>
                <w:rStyle w:val="Hyperlink"/>
                <w:noProof/>
              </w:rPr>
              <w:fldChar w:fldCharType="end"/>
            </w:r>
          </w:ins>
        </w:p>
        <w:p w14:paraId="1DC80915" w14:textId="29B315B2" w:rsidR="00351389" w:rsidRDefault="00351389">
          <w:pPr>
            <w:pStyle w:val="TOC2"/>
            <w:rPr>
              <w:ins w:id="31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1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ins>
          <w:r>
            <w:rPr>
              <w:noProof/>
              <w:webHidden/>
            </w:rPr>
          </w:r>
          <w:r>
            <w:rPr>
              <w:noProof/>
              <w:webHidden/>
            </w:rPr>
            <w:fldChar w:fldCharType="separate"/>
          </w:r>
          <w:ins w:id="315"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1E111C29" w14:textId="6F4B59E4" w:rsidR="00351389" w:rsidRDefault="00351389">
          <w:pPr>
            <w:pStyle w:val="TOC1"/>
            <w:rPr>
              <w:ins w:id="31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1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ins>
          <w:r>
            <w:rPr>
              <w:noProof/>
              <w:webHidden/>
            </w:rPr>
          </w:r>
          <w:r>
            <w:rPr>
              <w:noProof/>
              <w:webHidden/>
            </w:rPr>
            <w:fldChar w:fldCharType="separate"/>
          </w:r>
          <w:ins w:id="318"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117206D9" w14:textId="7F76029D" w:rsidR="00351389" w:rsidRDefault="00351389">
          <w:pPr>
            <w:pStyle w:val="TOC2"/>
            <w:rPr>
              <w:ins w:id="31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ins>
          <w:r>
            <w:rPr>
              <w:noProof/>
              <w:webHidden/>
            </w:rPr>
          </w:r>
          <w:r>
            <w:rPr>
              <w:noProof/>
              <w:webHidden/>
            </w:rPr>
            <w:fldChar w:fldCharType="separate"/>
          </w:r>
          <w:ins w:id="321"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5E7D5DEA" w14:textId="53085FA4" w:rsidR="00351389" w:rsidRDefault="00351389">
          <w:pPr>
            <w:pStyle w:val="TOC2"/>
            <w:rPr>
              <w:ins w:id="32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ins>
          <w:r>
            <w:rPr>
              <w:noProof/>
              <w:webHidden/>
            </w:rPr>
          </w:r>
          <w:r>
            <w:rPr>
              <w:noProof/>
              <w:webHidden/>
            </w:rPr>
            <w:fldChar w:fldCharType="separate"/>
          </w:r>
          <w:ins w:id="324"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0A88C4DC" w14:textId="26F3B762" w:rsidR="00351389" w:rsidRDefault="00351389">
          <w:pPr>
            <w:pStyle w:val="TOC2"/>
            <w:rPr>
              <w:ins w:id="32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ins>
          <w:r>
            <w:rPr>
              <w:noProof/>
              <w:webHidden/>
            </w:rPr>
          </w:r>
          <w:r>
            <w:rPr>
              <w:noProof/>
              <w:webHidden/>
            </w:rPr>
            <w:fldChar w:fldCharType="separate"/>
          </w:r>
          <w:ins w:id="327"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3BF4E026" w14:textId="6EFC0377" w:rsidR="00351389" w:rsidRDefault="00351389">
          <w:pPr>
            <w:pStyle w:val="TOC1"/>
            <w:rPr>
              <w:ins w:id="32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2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ins>
          <w:r>
            <w:rPr>
              <w:noProof/>
              <w:webHidden/>
            </w:rPr>
          </w:r>
          <w:r>
            <w:rPr>
              <w:noProof/>
              <w:webHidden/>
            </w:rPr>
            <w:fldChar w:fldCharType="separate"/>
          </w:r>
          <w:ins w:id="330"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3C47DC6F" w14:textId="4FC53DCA" w:rsidR="00351389" w:rsidRDefault="00351389">
          <w:pPr>
            <w:pStyle w:val="TOC2"/>
            <w:rPr>
              <w:ins w:id="33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3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ins>
          <w:r>
            <w:rPr>
              <w:noProof/>
              <w:webHidden/>
            </w:rPr>
          </w:r>
          <w:r>
            <w:rPr>
              <w:noProof/>
              <w:webHidden/>
            </w:rPr>
            <w:fldChar w:fldCharType="separate"/>
          </w:r>
          <w:ins w:id="333"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2BE064DE" w14:textId="67E45B33" w:rsidR="00351389" w:rsidRDefault="00351389">
          <w:pPr>
            <w:pStyle w:val="TOC2"/>
            <w:rPr>
              <w:ins w:id="33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3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ins>
          <w:r>
            <w:rPr>
              <w:noProof/>
              <w:webHidden/>
            </w:rPr>
          </w:r>
          <w:r>
            <w:rPr>
              <w:noProof/>
              <w:webHidden/>
            </w:rPr>
            <w:fldChar w:fldCharType="separate"/>
          </w:r>
          <w:ins w:id="336"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5A8A6A9E" w14:textId="3F335B76" w:rsidR="00351389" w:rsidRDefault="00351389">
          <w:pPr>
            <w:pStyle w:val="TOC3"/>
            <w:rPr>
              <w:ins w:id="33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3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ins>
          <w:r>
            <w:rPr>
              <w:noProof/>
              <w:webHidden/>
            </w:rPr>
          </w:r>
          <w:r>
            <w:rPr>
              <w:noProof/>
              <w:webHidden/>
            </w:rPr>
            <w:fldChar w:fldCharType="separate"/>
          </w:r>
          <w:ins w:id="339" w:author="jonathan pritchard" w:date="2025-01-28T14:52:00Z" w16du:dateUtc="2025-01-28T14:52:00Z">
            <w:r>
              <w:rPr>
                <w:noProof/>
                <w:webHidden/>
              </w:rPr>
              <w:t>13</w:t>
            </w:r>
            <w:r>
              <w:rPr>
                <w:noProof/>
                <w:webHidden/>
              </w:rPr>
              <w:fldChar w:fldCharType="end"/>
            </w:r>
            <w:r w:rsidRPr="00011FF5">
              <w:rPr>
                <w:rStyle w:val="Hyperlink"/>
                <w:noProof/>
              </w:rPr>
              <w:fldChar w:fldCharType="end"/>
            </w:r>
          </w:ins>
        </w:p>
        <w:p w14:paraId="0B2924AA" w14:textId="6C6C1EC4" w:rsidR="00351389" w:rsidRDefault="00351389">
          <w:pPr>
            <w:pStyle w:val="TOC2"/>
            <w:rPr>
              <w:ins w:id="34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4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ins>
          <w:r>
            <w:rPr>
              <w:noProof/>
              <w:webHidden/>
            </w:rPr>
          </w:r>
          <w:r>
            <w:rPr>
              <w:noProof/>
              <w:webHidden/>
            </w:rPr>
            <w:fldChar w:fldCharType="separate"/>
          </w:r>
          <w:ins w:id="342" w:author="jonathan pritchard" w:date="2025-01-28T14:52:00Z" w16du:dateUtc="2025-01-28T14:52:00Z">
            <w:r>
              <w:rPr>
                <w:noProof/>
                <w:webHidden/>
              </w:rPr>
              <w:t>13</w:t>
            </w:r>
            <w:r>
              <w:rPr>
                <w:noProof/>
                <w:webHidden/>
              </w:rPr>
              <w:fldChar w:fldCharType="end"/>
            </w:r>
            <w:r w:rsidRPr="00011FF5">
              <w:rPr>
                <w:rStyle w:val="Hyperlink"/>
                <w:noProof/>
              </w:rPr>
              <w:fldChar w:fldCharType="end"/>
            </w:r>
          </w:ins>
        </w:p>
        <w:p w14:paraId="44704B80" w14:textId="71152325" w:rsidR="00351389" w:rsidRDefault="00351389">
          <w:pPr>
            <w:pStyle w:val="TOC1"/>
            <w:rPr>
              <w:ins w:id="34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4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ins>
          <w:r>
            <w:rPr>
              <w:noProof/>
              <w:webHidden/>
            </w:rPr>
          </w:r>
          <w:r>
            <w:rPr>
              <w:noProof/>
              <w:webHidden/>
            </w:rPr>
            <w:fldChar w:fldCharType="separate"/>
          </w:r>
          <w:ins w:id="345"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230D3AC1" w14:textId="3463AB00" w:rsidR="00351389" w:rsidRDefault="00351389">
          <w:pPr>
            <w:pStyle w:val="TOC2"/>
            <w:rPr>
              <w:ins w:id="34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4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ins>
          <w:r>
            <w:rPr>
              <w:noProof/>
              <w:webHidden/>
            </w:rPr>
          </w:r>
          <w:r>
            <w:rPr>
              <w:noProof/>
              <w:webHidden/>
            </w:rPr>
            <w:fldChar w:fldCharType="separate"/>
          </w:r>
          <w:ins w:id="348"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4D93BC01" w14:textId="11626C63" w:rsidR="00351389" w:rsidRDefault="00351389">
          <w:pPr>
            <w:pStyle w:val="TOC1"/>
            <w:rPr>
              <w:ins w:id="34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5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ins>
          <w:r>
            <w:rPr>
              <w:noProof/>
              <w:webHidden/>
            </w:rPr>
          </w:r>
          <w:r>
            <w:rPr>
              <w:noProof/>
              <w:webHidden/>
            </w:rPr>
            <w:fldChar w:fldCharType="separate"/>
          </w:r>
          <w:ins w:id="351"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37A04D8D" w14:textId="30F7FC08" w:rsidR="00351389" w:rsidRDefault="00351389">
          <w:pPr>
            <w:pStyle w:val="TOC2"/>
            <w:rPr>
              <w:ins w:id="35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5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ins>
          <w:r>
            <w:rPr>
              <w:noProof/>
              <w:webHidden/>
            </w:rPr>
          </w:r>
          <w:r>
            <w:rPr>
              <w:noProof/>
              <w:webHidden/>
            </w:rPr>
            <w:fldChar w:fldCharType="separate"/>
          </w:r>
          <w:ins w:id="354"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1BCBF63D" w14:textId="6395F6E5" w:rsidR="00351389" w:rsidRDefault="00351389">
          <w:pPr>
            <w:pStyle w:val="TOC3"/>
            <w:rPr>
              <w:ins w:id="35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5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ins>
          <w:r>
            <w:rPr>
              <w:noProof/>
              <w:webHidden/>
            </w:rPr>
          </w:r>
          <w:r>
            <w:rPr>
              <w:noProof/>
              <w:webHidden/>
            </w:rPr>
            <w:fldChar w:fldCharType="separate"/>
          </w:r>
          <w:ins w:id="357"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7AB237BB" w14:textId="7632DC6C" w:rsidR="00351389" w:rsidRDefault="00351389">
          <w:pPr>
            <w:pStyle w:val="TOC3"/>
            <w:rPr>
              <w:ins w:id="35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5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ins>
          <w:r>
            <w:rPr>
              <w:noProof/>
              <w:webHidden/>
            </w:rPr>
          </w:r>
          <w:r>
            <w:rPr>
              <w:noProof/>
              <w:webHidden/>
            </w:rPr>
            <w:fldChar w:fldCharType="separate"/>
          </w:r>
          <w:ins w:id="360"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2210FC45" w14:textId="5AB2A7BC" w:rsidR="00351389" w:rsidRDefault="00351389">
          <w:pPr>
            <w:pStyle w:val="TOC2"/>
            <w:rPr>
              <w:ins w:id="36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6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ins>
          <w:r>
            <w:rPr>
              <w:noProof/>
              <w:webHidden/>
            </w:rPr>
          </w:r>
          <w:r>
            <w:rPr>
              <w:noProof/>
              <w:webHidden/>
            </w:rPr>
            <w:fldChar w:fldCharType="separate"/>
          </w:r>
          <w:ins w:id="363"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00AA95F2" w14:textId="0CCDF3A6" w:rsidR="00351389" w:rsidRDefault="00351389">
          <w:pPr>
            <w:pStyle w:val="TOC1"/>
            <w:rPr>
              <w:ins w:id="36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6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ins>
          <w:r>
            <w:rPr>
              <w:noProof/>
              <w:webHidden/>
            </w:rPr>
          </w:r>
          <w:r>
            <w:rPr>
              <w:noProof/>
              <w:webHidden/>
            </w:rPr>
            <w:fldChar w:fldCharType="separate"/>
          </w:r>
          <w:ins w:id="366"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2B472534" w14:textId="620BB743" w:rsidR="00351389" w:rsidRDefault="00351389">
          <w:pPr>
            <w:pStyle w:val="TOC2"/>
            <w:rPr>
              <w:ins w:id="36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6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ins>
          <w:r>
            <w:rPr>
              <w:noProof/>
              <w:webHidden/>
            </w:rPr>
          </w:r>
          <w:r>
            <w:rPr>
              <w:noProof/>
              <w:webHidden/>
            </w:rPr>
            <w:fldChar w:fldCharType="separate"/>
          </w:r>
          <w:ins w:id="369"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636B0FE2" w14:textId="4A9691E5" w:rsidR="00351389" w:rsidRDefault="00351389">
          <w:pPr>
            <w:pStyle w:val="TOC2"/>
            <w:rPr>
              <w:ins w:id="37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7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ins>
          <w:r>
            <w:rPr>
              <w:noProof/>
              <w:webHidden/>
            </w:rPr>
          </w:r>
          <w:r>
            <w:rPr>
              <w:noProof/>
              <w:webHidden/>
            </w:rPr>
            <w:fldChar w:fldCharType="separate"/>
          </w:r>
          <w:ins w:id="372"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1D4D4E32" w14:textId="648DC084" w:rsidR="00351389" w:rsidRDefault="00351389">
          <w:pPr>
            <w:pStyle w:val="TOC3"/>
            <w:rPr>
              <w:ins w:id="37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ins>
          <w:r>
            <w:rPr>
              <w:noProof/>
              <w:webHidden/>
            </w:rPr>
          </w:r>
          <w:r>
            <w:rPr>
              <w:noProof/>
              <w:webHidden/>
            </w:rPr>
            <w:fldChar w:fldCharType="separate"/>
          </w:r>
          <w:ins w:id="375"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39BDA457" w14:textId="3E237A05" w:rsidR="00351389" w:rsidRDefault="00351389">
          <w:pPr>
            <w:pStyle w:val="TOC3"/>
            <w:rPr>
              <w:ins w:id="37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ins>
          <w:r>
            <w:rPr>
              <w:noProof/>
              <w:webHidden/>
            </w:rPr>
          </w:r>
          <w:r>
            <w:rPr>
              <w:noProof/>
              <w:webHidden/>
            </w:rPr>
            <w:fldChar w:fldCharType="separate"/>
          </w:r>
          <w:ins w:id="378"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3B565EB8" w14:textId="12134B90" w:rsidR="00351389" w:rsidRDefault="00351389">
          <w:pPr>
            <w:pStyle w:val="TOC3"/>
            <w:rPr>
              <w:ins w:id="37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ins>
          <w:r>
            <w:rPr>
              <w:noProof/>
              <w:webHidden/>
            </w:rPr>
          </w:r>
          <w:r>
            <w:rPr>
              <w:noProof/>
              <w:webHidden/>
            </w:rPr>
            <w:fldChar w:fldCharType="separate"/>
          </w:r>
          <w:ins w:id="381"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7B7C8CC3" w14:textId="2687B6AB" w:rsidR="00351389" w:rsidRDefault="00351389">
          <w:pPr>
            <w:pStyle w:val="TOC3"/>
            <w:rPr>
              <w:ins w:id="38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ins>
          <w:r>
            <w:rPr>
              <w:noProof/>
              <w:webHidden/>
            </w:rPr>
          </w:r>
          <w:r>
            <w:rPr>
              <w:noProof/>
              <w:webHidden/>
            </w:rPr>
            <w:fldChar w:fldCharType="separate"/>
          </w:r>
          <w:ins w:id="384"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7430FF76" w14:textId="05C8FFCA" w:rsidR="00351389" w:rsidRDefault="00351389">
          <w:pPr>
            <w:pStyle w:val="TOC3"/>
            <w:rPr>
              <w:ins w:id="38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ins>
          <w:r>
            <w:rPr>
              <w:noProof/>
              <w:webHidden/>
            </w:rPr>
          </w:r>
          <w:r>
            <w:rPr>
              <w:noProof/>
              <w:webHidden/>
            </w:rPr>
            <w:fldChar w:fldCharType="separate"/>
          </w:r>
          <w:ins w:id="387"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16C53DFE" w14:textId="0FB7BB7A" w:rsidR="00351389" w:rsidRDefault="00351389">
          <w:pPr>
            <w:pStyle w:val="TOC3"/>
            <w:rPr>
              <w:ins w:id="38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ins>
          <w:r>
            <w:rPr>
              <w:noProof/>
              <w:webHidden/>
            </w:rPr>
          </w:r>
          <w:r>
            <w:rPr>
              <w:noProof/>
              <w:webHidden/>
            </w:rPr>
            <w:fldChar w:fldCharType="separate"/>
          </w:r>
          <w:ins w:id="390"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27E7F0F2" w14:textId="6D268C4D" w:rsidR="00351389" w:rsidRDefault="00351389">
          <w:pPr>
            <w:pStyle w:val="TOC3"/>
            <w:rPr>
              <w:ins w:id="39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ins>
          <w:r>
            <w:rPr>
              <w:noProof/>
              <w:webHidden/>
            </w:rPr>
          </w:r>
          <w:r>
            <w:rPr>
              <w:noProof/>
              <w:webHidden/>
            </w:rPr>
            <w:fldChar w:fldCharType="separate"/>
          </w:r>
          <w:ins w:id="393"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08134C2F" w14:textId="7594807A" w:rsidR="00351389" w:rsidRDefault="00351389">
          <w:pPr>
            <w:pStyle w:val="TOC3"/>
            <w:rPr>
              <w:ins w:id="39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ins>
          <w:r>
            <w:rPr>
              <w:noProof/>
              <w:webHidden/>
            </w:rPr>
          </w:r>
          <w:r>
            <w:rPr>
              <w:noProof/>
              <w:webHidden/>
            </w:rPr>
            <w:fldChar w:fldCharType="separate"/>
          </w:r>
          <w:ins w:id="396"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675E5980" w14:textId="3A72549D" w:rsidR="00351389" w:rsidRDefault="00351389">
          <w:pPr>
            <w:pStyle w:val="TOC3"/>
            <w:rPr>
              <w:ins w:id="39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ins>
          <w:r>
            <w:rPr>
              <w:noProof/>
              <w:webHidden/>
            </w:rPr>
          </w:r>
          <w:r>
            <w:rPr>
              <w:noProof/>
              <w:webHidden/>
            </w:rPr>
            <w:fldChar w:fldCharType="separate"/>
          </w:r>
          <w:ins w:id="399"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99C66B5" w14:textId="2A8CA7B9" w:rsidR="00351389" w:rsidRDefault="00351389">
          <w:pPr>
            <w:pStyle w:val="TOC3"/>
            <w:rPr>
              <w:ins w:id="40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ins>
          <w:r>
            <w:rPr>
              <w:noProof/>
              <w:webHidden/>
            </w:rPr>
          </w:r>
          <w:r>
            <w:rPr>
              <w:noProof/>
              <w:webHidden/>
            </w:rPr>
            <w:fldChar w:fldCharType="separate"/>
          </w:r>
          <w:ins w:id="402"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701CF41C" w14:textId="2D385E27" w:rsidR="00351389" w:rsidRDefault="00351389">
          <w:pPr>
            <w:pStyle w:val="TOC3"/>
            <w:rPr>
              <w:ins w:id="40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ins>
          <w:r>
            <w:rPr>
              <w:noProof/>
              <w:webHidden/>
            </w:rPr>
          </w:r>
          <w:r>
            <w:rPr>
              <w:noProof/>
              <w:webHidden/>
            </w:rPr>
            <w:fldChar w:fldCharType="separate"/>
          </w:r>
          <w:ins w:id="405"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1CDC584" w14:textId="6B395033" w:rsidR="00351389" w:rsidRDefault="00351389">
          <w:pPr>
            <w:pStyle w:val="TOC3"/>
            <w:rPr>
              <w:ins w:id="40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ins>
          <w:r>
            <w:rPr>
              <w:noProof/>
              <w:webHidden/>
            </w:rPr>
          </w:r>
          <w:r>
            <w:rPr>
              <w:noProof/>
              <w:webHidden/>
            </w:rPr>
            <w:fldChar w:fldCharType="separate"/>
          </w:r>
          <w:ins w:id="408"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6E1F2FCB" w14:textId="49B31820" w:rsidR="00351389" w:rsidRDefault="00351389">
          <w:pPr>
            <w:pStyle w:val="TOC3"/>
            <w:rPr>
              <w:ins w:id="40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ins>
          <w:r>
            <w:rPr>
              <w:noProof/>
              <w:webHidden/>
            </w:rPr>
          </w:r>
          <w:r>
            <w:rPr>
              <w:noProof/>
              <w:webHidden/>
            </w:rPr>
            <w:fldChar w:fldCharType="separate"/>
          </w:r>
          <w:ins w:id="411"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3D796C97" w14:textId="193D0919" w:rsidR="00351389" w:rsidRDefault="00351389">
          <w:pPr>
            <w:pStyle w:val="TOC3"/>
            <w:rPr>
              <w:ins w:id="41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ins>
          <w:r>
            <w:rPr>
              <w:noProof/>
              <w:webHidden/>
            </w:rPr>
          </w:r>
          <w:r>
            <w:rPr>
              <w:noProof/>
              <w:webHidden/>
            </w:rPr>
            <w:fldChar w:fldCharType="separate"/>
          </w:r>
          <w:ins w:id="414"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7647C1C8" w14:textId="1B939406" w:rsidR="00351389" w:rsidRDefault="00351389">
          <w:pPr>
            <w:pStyle w:val="TOC3"/>
            <w:rPr>
              <w:ins w:id="41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ins>
          <w:r>
            <w:rPr>
              <w:noProof/>
              <w:webHidden/>
            </w:rPr>
          </w:r>
          <w:r>
            <w:rPr>
              <w:noProof/>
              <w:webHidden/>
            </w:rPr>
            <w:fldChar w:fldCharType="separate"/>
          </w:r>
          <w:ins w:id="417"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39E20932" w14:textId="1838190C" w:rsidR="00351389" w:rsidRDefault="00351389">
          <w:pPr>
            <w:pStyle w:val="TOC3"/>
            <w:rPr>
              <w:ins w:id="41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ins>
          <w:r>
            <w:rPr>
              <w:noProof/>
              <w:webHidden/>
            </w:rPr>
          </w:r>
          <w:r>
            <w:rPr>
              <w:noProof/>
              <w:webHidden/>
            </w:rPr>
            <w:fldChar w:fldCharType="separate"/>
          </w:r>
          <w:ins w:id="420"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F87A09A" w14:textId="702243FD" w:rsidR="00351389" w:rsidRDefault="00351389">
          <w:pPr>
            <w:pStyle w:val="TOC2"/>
            <w:rPr>
              <w:ins w:id="42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2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ins>
          <w:r>
            <w:rPr>
              <w:noProof/>
              <w:webHidden/>
            </w:rPr>
          </w:r>
          <w:r>
            <w:rPr>
              <w:noProof/>
              <w:webHidden/>
            </w:rPr>
            <w:fldChar w:fldCharType="separate"/>
          </w:r>
          <w:ins w:id="423" w:author="jonathan pritchard" w:date="2025-01-28T14:52:00Z" w16du:dateUtc="2025-01-28T14:52:00Z">
            <w:r>
              <w:rPr>
                <w:noProof/>
                <w:webHidden/>
              </w:rPr>
              <w:t>19</w:t>
            </w:r>
            <w:r>
              <w:rPr>
                <w:noProof/>
                <w:webHidden/>
              </w:rPr>
              <w:fldChar w:fldCharType="end"/>
            </w:r>
            <w:r w:rsidRPr="00011FF5">
              <w:rPr>
                <w:rStyle w:val="Hyperlink"/>
                <w:noProof/>
              </w:rPr>
              <w:fldChar w:fldCharType="end"/>
            </w:r>
          </w:ins>
        </w:p>
        <w:p w14:paraId="0128FAD5" w14:textId="63EF09DF" w:rsidR="00351389" w:rsidRDefault="00351389">
          <w:pPr>
            <w:pStyle w:val="TOC1"/>
            <w:rPr>
              <w:ins w:id="42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2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ins>
          <w:r>
            <w:rPr>
              <w:noProof/>
              <w:webHidden/>
            </w:rPr>
          </w:r>
          <w:r>
            <w:rPr>
              <w:noProof/>
              <w:webHidden/>
            </w:rPr>
            <w:fldChar w:fldCharType="separate"/>
          </w:r>
          <w:ins w:id="426" w:author="jonathan pritchard" w:date="2025-01-28T14:52:00Z" w16du:dateUtc="2025-01-28T14:52:00Z">
            <w:r>
              <w:rPr>
                <w:noProof/>
                <w:webHidden/>
              </w:rPr>
              <w:t>19</w:t>
            </w:r>
            <w:r>
              <w:rPr>
                <w:noProof/>
                <w:webHidden/>
              </w:rPr>
              <w:fldChar w:fldCharType="end"/>
            </w:r>
            <w:r w:rsidRPr="00011FF5">
              <w:rPr>
                <w:rStyle w:val="Hyperlink"/>
                <w:noProof/>
              </w:rPr>
              <w:fldChar w:fldCharType="end"/>
            </w:r>
          </w:ins>
        </w:p>
        <w:p w14:paraId="1C2B6A6A" w14:textId="1B94F3FA" w:rsidR="00351389" w:rsidRDefault="00351389">
          <w:pPr>
            <w:pStyle w:val="TOC1"/>
            <w:rPr>
              <w:ins w:id="42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2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ins>
          <w:r>
            <w:rPr>
              <w:noProof/>
              <w:webHidden/>
            </w:rPr>
          </w:r>
          <w:r>
            <w:rPr>
              <w:noProof/>
              <w:webHidden/>
            </w:rPr>
            <w:fldChar w:fldCharType="separate"/>
          </w:r>
          <w:ins w:id="429"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489E1E5A" w14:textId="2E00451C" w:rsidR="00351389" w:rsidRDefault="00351389">
          <w:pPr>
            <w:pStyle w:val="TOC2"/>
            <w:rPr>
              <w:ins w:id="43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3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ins>
          <w:r>
            <w:rPr>
              <w:noProof/>
              <w:webHidden/>
            </w:rPr>
          </w:r>
          <w:r>
            <w:rPr>
              <w:noProof/>
              <w:webHidden/>
            </w:rPr>
            <w:fldChar w:fldCharType="separate"/>
          </w:r>
          <w:ins w:id="432"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74FF50B9" w14:textId="0519B3FE" w:rsidR="00351389" w:rsidRDefault="00351389">
          <w:pPr>
            <w:pStyle w:val="TOC3"/>
            <w:rPr>
              <w:ins w:id="43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3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ins>
          <w:r>
            <w:rPr>
              <w:noProof/>
              <w:webHidden/>
            </w:rPr>
          </w:r>
          <w:r>
            <w:rPr>
              <w:noProof/>
              <w:webHidden/>
            </w:rPr>
            <w:fldChar w:fldCharType="separate"/>
          </w:r>
          <w:ins w:id="435"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01C8D2A1" w14:textId="3F29BC6A" w:rsidR="00351389" w:rsidRDefault="00351389">
          <w:pPr>
            <w:pStyle w:val="TOC3"/>
            <w:rPr>
              <w:ins w:id="43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3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ins>
          <w:r>
            <w:rPr>
              <w:noProof/>
              <w:webHidden/>
            </w:rPr>
          </w:r>
          <w:r>
            <w:rPr>
              <w:noProof/>
              <w:webHidden/>
            </w:rPr>
            <w:fldChar w:fldCharType="separate"/>
          </w:r>
          <w:ins w:id="438"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10452310" w14:textId="5D0D5C9A" w:rsidR="00351389" w:rsidRDefault="00351389">
          <w:pPr>
            <w:pStyle w:val="TOC3"/>
            <w:rPr>
              <w:ins w:id="43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ins>
          <w:r>
            <w:rPr>
              <w:noProof/>
              <w:webHidden/>
            </w:rPr>
          </w:r>
          <w:r>
            <w:rPr>
              <w:noProof/>
              <w:webHidden/>
            </w:rPr>
            <w:fldChar w:fldCharType="separate"/>
          </w:r>
          <w:ins w:id="441"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475ED59C" w14:textId="531C6BF4" w:rsidR="00351389" w:rsidRDefault="00351389">
          <w:pPr>
            <w:pStyle w:val="TOC3"/>
            <w:rPr>
              <w:ins w:id="44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ins>
          <w:r>
            <w:rPr>
              <w:noProof/>
              <w:webHidden/>
            </w:rPr>
          </w:r>
          <w:r>
            <w:rPr>
              <w:noProof/>
              <w:webHidden/>
            </w:rPr>
            <w:fldChar w:fldCharType="separate"/>
          </w:r>
          <w:ins w:id="444"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1C35A661" w14:textId="4B2280A7" w:rsidR="00351389" w:rsidRDefault="00351389">
          <w:pPr>
            <w:pStyle w:val="TOC3"/>
            <w:rPr>
              <w:ins w:id="44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ins>
          <w:r>
            <w:rPr>
              <w:noProof/>
              <w:webHidden/>
            </w:rPr>
          </w:r>
          <w:r>
            <w:rPr>
              <w:noProof/>
              <w:webHidden/>
            </w:rPr>
            <w:fldChar w:fldCharType="separate"/>
          </w:r>
          <w:ins w:id="447"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513C8F82" w14:textId="1E396FE8" w:rsidR="00351389" w:rsidRDefault="00351389">
          <w:pPr>
            <w:pStyle w:val="TOC2"/>
            <w:rPr>
              <w:ins w:id="44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4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ins>
          <w:r>
            <w:rPr>
              <w:noProof/>
              <w:webHidden/>
            </w:rPr>
          </w:r>
          <w:r>
            <w:rPr>
              <w:noProof/>
              <w:webHidden/>
            </w:rPr>
            <w:fldChar w:fldCharType="separate"/>
          </w:r>
          <w:ins w:id="450"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1B5A57E1" w14:textId="6523E300" w:rsidR="00351389" w:rsidRDefault="00351389">
          <w:pPr>
            <w:pStyle w:val="TOC3"/>
            <w:rPr>
              <w:ins w:id="45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5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ins>
          <w:r>
            <w:rPr>
              <w:noProof/>
              <w:webHidden/>
            </w:rPr>
          </w:r>
          <w:r>
            <w:rPr>
              <w:noProof/>
              <w:webHidden/>
            </w:rPr>
            <w:fldChar w:fldCharType="separate"/>
          </w:r>
          <w:ins w:id="453"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73EA0A8F" w14:textId="7120A4A3" w:rsidR="00351389" w:rsidRDefault="00351389">
          <w:pPr>
            <w:pStyle w:val="TOC3"/>
            <w:rPr>
              <w:ins w:id="45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5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ins>
          <w:r>
            <w:rPr>
              <w:noProof/>
              <w:webHidden/>
            </w:rPr>
          </w:r>
          <w:r>
            <w:rPr>
              <w:noProof/>
              <w:webHidden/>
            </w:rPr>
            <w:fldChar w:fldCharType="separate"/>
          </w:r>
          <w:ins w:id="456"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74A3F626" w14:textId="15731784" w:rsidR="00351389" w:rsidRDefault="00351389">
          <w:pPr>
            <w:pStyle w:val="TOC2"/>
            <w:rPr>
              <w:ins w:id="45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5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"_Toc188968550"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ins>
          <w:r>
            <w:rPr>
              <w:noProof/>
              <w:webHidden/>
            </w:rPr>
          </w:r>
          <w:r>
            <w:rPr>
              <w:noProof/>
              <w:webHidden/>
            </w:rPr>
            <w:fldChar w:fldCharType="separate"/>
          </w:r>
          <w:ins w:id="459"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512706B7" w14:textId="0CB54B69" w:rsidR="00351389" w:rsidRDefault="00351389">
          <w:pPr>
            <w:pStyle w:val="TOC2"/>
            <w:rPr>
              <w:ins w:id="46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61"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"_Toc188968558"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ins>
          <w:r>
            <w:rPr>
              <w:noProof/>
              <w:webHidden/>
            </w:rPr>
          </w:r>
          <w:r>
            <w:rPr>
              <w:noProof/>
              <w:webHidden/>
            </w:rPr>
            <w:fldChar w:fldCharType="separate"/>
          </w:r>
          <w:ins w:id="462"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61397E82" w14:textId="5CD93A71" w:rsidR="00351389" w:rsidRDefault="00351389">
          <w:pPr>
            <w:pStyle w:val="TOC1"/>
            <w:rPr>
              <w:ins w:id="46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6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"_Toc188968559"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ins>
          <w:r>
            <w:rPr>
              <w:noProof/>
              <w:webHidden/>
            </w:rPr>
          </w:r>
          <w:r>
            <w:rPr>
              <w:noProof/>
              <w:webHidden/>
            </w:rPr>
            <w:fldChar w:fldCharType="separate"/>
          </w:r>
          <w:ins w:id="465"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75B72DDF" w14:textId="6BD11F87" w:rsidR="00351389" w:rsidRDefault="00351389">
          <w:pPr>
            <w:pStyle w:val="TOC2"/>
            <w:rPr>
              <w:ins w:id="46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6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ins>
          <w:r>
            <w:rPr>
              <w:noProof/>
              <w:webHidden/>
            </w:rPr>
          </w:r>
          <w:r>
            <w:rPr>
              <w:noProof/>
              <w:webHidden/>
            </w:rPr>
            <w:fldChar w:fldCharType="separate"/>
          </w:r>
          <w:ins w:id="468"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0F67AC64" w14:textId="506D242D" w:rsidR="00351389" w:rsidRDefault="00351389">
          <w:pPr>
            <w:pStyle w:val="TOC2"/>
            <w:rPr>
              <w:ins w:id="46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7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ins>
          <w:r>
            <w:rPr>
              <w:noProof/>
              <w:webHidden/>
            </w:rPr>
          </w:r>
          <w:r>
            <w:rPr>
              <w:noProof/>
              <w:webHidden/>
            </w:rPr>
            <w:fldChar w:fldCharType="separate"/>
          </w:r>
          <w:ins w:id="471"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174D2CDB" w14:textId="07EF8260" w:rsidR="00351389" w:rsidRDefault="00351389">
          <w:pPr>
            <w:pStyle w:val="TOC3"/>
            <w:rPr>
              <w:ins w:id="47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ins>
          <w:r>
            <w:rPr>
              <w:noProof/>
              <w:webHidden/>
            </w:rPr>
          </w:r>
          <w:r>
            <w:rPr>
              <w:noProof/>
              <w:webHidden/>
            </w:rPr>
            <w:fldChar w:fldCharType="separate"/>
          </w:r>
          <w:ins w:id="474"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06BE8DB3" w14:textId="11EDCD71" w:rsidR="00351389" w:rsidRDefault="00351389">
          <w:pPr>
            <w:pStyle w:val="TOC3"/>
            <w:rPr>
              <w:ins w:id="47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ins>
          <w:r>
            <w:rPr>
              <w:noProof/>
              <w:webHidden/>
            </w:rPr>
          </w:r>
          <w:r>
            <w:rPr>
              <w:noProof/>
              <w:webHidden/>
            </w:rPr>
            <w:fldChar w:fldCharType="separate"/>
          </w:r>
          <w:ins w:id="477"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574ED216" w14:textId="59C857A6" w:rsidR="00351389" w:rsidRDefault="00351389">
          <w:pPr>
            <w:pStyle w:val="TOC3"/>
            <w:rPr>
              <w:ins w:id="47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ins>
          <w:r>
            <w:rPr>
              <w:noProof/>
              <w:webHidden/>
            </w:rPr>
          </w:r>
          <w:r>
            <w:rPr>
              <w:noProof/>
              <w:webHidden/>
            </w:rPr>
            <w:fldChar w:fldCharType="separate"/>
          </w:r>
          <w:ins w:id="480" w:author="jonathan pritchard" w:date="2025-01-28T14:52:00Z" w16du:dateUtc="2025-01-28T14:52:00Z">
            <w:r>
              <w:rPr>
                <w:noProof/>
                <w:webHidden/>
              </w:rPr>
              <w:t>24</w:t>
            </w:r>
            <w:r>
              <w:rPr>
                <w:noProof/>
                <w:webHidden/>
              </w:rPr>
              <w:fldChar w:fldCharType="end"/>
            </w:r>
            <w:r w:rsidRPr="00011FF5">
              <w:rPr>
                <w:rStyle w:val="Hyperlink"/>
                <w:noProof/>
              </w:rPr>
              <w:fldChar w:fldCharType="end"/>
            </w:r>
          </w:ins>
        </w:p>
        <w:p w14:paraId="05DE6977" w14:textId="3A798E25" w:rsidR="00351389" w:rsidRDefault="00351389">
          <w:pPr>
            <w:pStyle w:val="TOC2"/>
            <w:rPr>
              <w:ins w:id="48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8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ins>
          <w:r>
            <w:rPr>
              <w:noProof/>
              <w:webHidden/>
            </w:rPr>
          </w:r>
          <w:r>
            <w:rPr>
              <w:noProof/>
              <w:webHidden/>
            </w:rPr>
            <w:fldChar w:fldCharType="separate"/>
          </w:r>
          <w:ins w:id="483" w:author="jonathan pritchard" w:date="2025-01-28T14:52:00Z" w16du:dateUtc="2025-01-28T14:52:00Z">
            <w:r>
              <w:rPr>
                <w:noProof/>
                <w:webHidden/>
              </w:rPr>
              <w:t>24</w:t>
            </w:r>
            <w:r>
              <w:rPr>
                <w:noProof/>
                <w:webHidden/>
              </w:rPr>
              <w:fldChar w:fldCharType="end"/>
            </w:r>
            <w:r w:rsidRPr="00011FF5">
              <w:rPr>
                <w:rStyle w:val="Hyperlink"/>
                <w:noProof/>
              </w:rPr>
              <w:fldChar w:fldCharType="end"/>
            </w:r>
          </w:ins>
        </w:p>
        <w:p w14:paraId="4080BB0B" w14:textId="447E7152" w:rsidR="00351389" w:rsidRDefault="00351389">
          <w:pPr>
            <w:pStyle w:val="TOC1"/>
            <w:rPr>
              <w:ins w:id="48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8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ins>
          <w:r>
            <w:rPr>
              <w:noProof/>
              <w:webHidden/>
            </w:rPr>
          </w:r>
          <w:r>
            <w:rPr>
              <w:noProof/>
              <w:webHidden/>
            </w:rPr>
            <w:fldChar w:fldCharType="separate"/>
          </w:r>
          <w:ins w:id="486"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25947368" w14:textId="60D83FD8" w:rsidR="00351389" w:rsidRDefault="00351389">
          <w:pPr>
            <w:pStyle w:val="TOC2"/>
            <w:rPr>
              <w:ins w:id="48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8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ins>
          <w:r>
            <w:rPr>
              <w:noProof/>
              <w:webHidden/>
            </w:rPr>
          </w:r>
          <w:r>
            <w:rPr>
              <w:noProof/>
              <w:webHidden/>
            </w:rPr>
            <w:fldChar w:fldCharType="separate"/>
          </w:r>
          <w:ins w:id="489"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4B1C3186" w14:textId="44FC41AE" w:rsidR="00351389" w:rsidRDefault="00351389">
          <w:pPr>
            <w:pStyle w:val="TOC1"/>
            <w:rPr>
              <w:ins w:id="49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9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ins>
          <w:r>
            <w:rPr>
              <w:noProof/>
              <w:webHidden/>
            </w:rPr>
          </w:r>
          <w:r>
            <w:rPr>
              <w:noProof/>
              <w:webHidden/>
            </w:rPr>
            <w:fldChar w:fldCharType="separate"/>
          </w:r>
          <w:ins w:id="492"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13A4CC3B" w14:textId="122BC8DF" w:rsidR="00351389" w:rsidRDefault="00351389">
          <w:pPr>
            <w:pStyle w:val="TOC2"/>
            <w:rPr>
              <w:ins w:id="49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9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ins>
          <w:r>
            <w:rPr>
              <w:noProof/>
              <w:webHidden/>
            </w:rPr>
          </w:r>
          <w:r>
            <w:rPr>
              <w:noProof/>
              <w:webHidden/>
            </w:rPr>
            <w:fldChar w:fldCharType="separate"/>
          </w:r>
          <w:ins w:id="495"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343BB226" w14:textId="564202E3" w:rsidR="00351389" w:rsidRDefault="00351389">
          <w:pPr>
            <w:pStyle w:val="TOC3"/>
            <w:rPr>
              <w:ins w:id="49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9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ins>
          <w:r>
            <w:rPr>
              <w:noProof/>
              <w:webHidden/>
            </w:rPr>
          </w:r>
          <w:r>
            <w:rPr>
              <w:noProof/>
              <w:webHidden/>
            </w:rPr>
            <w:fldChar w:fldCharType="separate"/>
          </w:r>
          <w:ins w:id="498"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712E36EA" w14:textId="4D37B361" w:rsidR="00351389" w:rsidRDefault="00351389">
          <w:pPr>
            <w:pStyle w:val="TOC2"/>
            <w:rPr>
              <w:ins w:id="49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0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ins>
          <w:r>
            <w:rPr>
              <w:noProof/>
              <w:webHidden/>
            </w:rPr>
          </w:r>
          <w:r>
            <w:rPr>
              <w:noProof/>
              <w:webHidden/>
            </w:rPr>
            <w:fldChar w:fldCharType="separate"/>
          </w:r>
          <w:ins w:id="501" w:author="jonathan pritchard" w:date="2025-01-28T14:52:00Z" w16du:dateUtc="2025-01-28T14:52:00Z">
            <w:r>
              <w:rPr>
                <w:noProof/>
                <w:webHidden/>
              </w:rPr>
              <w:t>26</w:t>
            </w:r>
            <w:r>
              <w:rPr>
                <w:noProof/>
                <w:webHidden/>
              </w:rPr>
              <w:fldChar w:fldCharType="end"/>
            </w:r>
            <w:r w:rsidRPr="00011FF5">
              <w:rPr>
                <w:rStyle w:val="Hyperlink"/>
                <w:noProof/>
              </w:rPr>
              <w:fldChar w:fldCharType="end"/>
            </w:r>
          </w:ins>
        </w:p>
        <w:p w14:paraId="14FDAA6B" w14:textId="784F0DDA" w:rsidR="00351389" w:rsidRDefault="00351389">
          <w:pPr>
            <w:pStyle w:val="TOC2"/>
            <w:rPr>
              <w:ins w:id="50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0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ins>
          <w:r>
            <w:rPr>
              <w:noProof/>
              <w:webHidden/>
            </w:rPr>
          </w:r>
          <w:r>
            <w:rPr>
              <w:noProof/>
              <w:webHidden/>
            </w:rPr>
            <w:fldChar w:fldCharType="separate"/>
          </w:r>
          <w:ins w:id="504" w:author="jonathan pritchard" w:date="2025-01-28T14:52:00Z" w16du:dateUtc="2025-01-28T14:52:00Z">
            <w:r>
              <w:rPr>
                <w:noProof/>
                <w:webHidden/>
              </w:rPr>
              <w:t>26</w:t>
            </w:r>
            <w:r>
              <w:rPr>
                <w:noProof/>
                <w:webHidden/>
              </w:rPr>
              <w:fldChar w:fldCharType="end"/>
            </w:r>
            <w:r w:rsidRPr="00011FF5">
              <w:rPr>
                <w:rStyle w:val="Hyperlink"/>
                <w:noProof/>
              </w:rPr>
              <w:fldChar w:fldCharType="end"/>
            </w:r>
          </w:ins>
        </w:p>
        <w:p w14:paraId="627F84A4" w14:textId="2FDF097F" w:rsidR="00351389" w:rsidRDefault="00351389">
          <w:pPr>
            <w:pStyle w:val="TOC3"/>
            <w:rPr>
              <w:ins w:id="50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ins>
          <w:r>
            <w:rPr>
              <w:noProof/>
              <w:webHidden/>
            </w:rPr>
          </w:r>
          <w:r>
            <w:rPr>
              <w:noProof/>
              <w:webHidden/>
            </w:rPr>
            <w:fldChar w:fldCharType="separate"/>
          </w:r>
          <w:ins w:id="507" w:author="jonathan pritchard" w:date="2025-01-28T14:52:00Z" w16du:dateUtc="2025-01-28T14:52:00Z">
            <w:r>
              <w:rPr>
                <w:noProof/>
                <w:webHidden/>
              </w:rPr>
              <w:t>27</w:t>
            </w:r>
            <w:r>
              <w:rPr>
                <w:noProof/>
                <w:webHidden/>
              </w:rPr>
              <w:fldChar w:fldCharType="end"/>
            </w:r>
            <w:r w:rsidRPr="00011FF5">
              <w:rPr>
                <w:rStyle w:val="Hyperlink"/>
                <w:noProof/>
              </w:rPr>
              <w:fldChar w:fldCharType="end"/>
            </w:r>
          </w:ins>
        </w:p>
        <w:p w14:paraId="51106324" w14:textId="27A3EA1F" w:rsidR="00351389" w:rsidRDefault="00351389">
          <w:pPr>
            <w:pStyle w:val="TOC3"/>
            <w:rPr>
              <w:ins w:id="50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ins>
          <w:r>
            <w:rPr>
              <w:noProof/>
              <w:webHidden/>
            </w:rPr>
          </w:r>
          <w:r>
            <w:rPr>
              <w:noProof/>
              <w:webHidden/>
            </w:rPr>
            <w:fldChar w:fldCharType="separate"/>
          </w:r>
          <w:ins w:id="510" w:author="jonathan pritchard" w:date="2025-01-28T14:52:00Z" w16du:dateUtc="2025-01-28T14:52:00Z">
            <w:r>
              <w:rPr>
                <w:noProof/>
                <w:webHidden/>
              </w:rPr>
              <w:t>27</w:t>
            </w:r>
            <w:r>
              <w:rPr>
                <w:noProof/>
                <w:webHidden/>
              </w:rPr>
              <w:fldChar w:fldCharType="end"/>
            </w:r>
            <w:r w:rsidRPr="00011FF5">
              <w:rPr>
                <w:rStyle w:val="Hyperlink"/>
                <w:noProof/>
              </w:rPr>
              <w:fldChar w:fldCharType="end"/>
            </w:r>
          </w:ins>
        </w:p>
        <w:p w14:paraId="7CB83491" w14:textId="6FD34C12" w:rsidR="00351389" w:rsidRDefault="00351389">
          <w:pPr>
            <w:pStyle w:val="TOC3"/>
            <w:rPr>
              <w:ins w:id="51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1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ins>
          <w:r>
            <w:rPr>
              <w:noProof/>
              <w:webHidden/>
            </w:rPr>
          </w:r>
          <w:r>
            <w:rPr>
              <w:noProof/>
              <w:webHidden/>
            </w:rPr>
            <w:fldChar w:fldCharType="separate"/>
          </w:r>
          <w:ins w:id="513"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41C58C5F" w14:textId="7F47AFDA" w:rsidR="00351389" w:rsidRDefault="00351389">
          <w:pPr>
            <w:pStyle w:val="TOC2"/>
            <w:rPr>
              <w:ins w:id="51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1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ins>
          <w:r>
            <w:rPr>
              <w:noProof/>
              <w:webHidden/>
            </w:rPr>
          </w:r>
          <w:r>
            <w:rPr>
              <w:noProof/>
              <w:webHidden/>
            </w:rPr>
            <w:fldChar w:fldCharType="separate"/>
          </w:r>
          <w:ins w:id="516"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2A6EF5A" w14:textId="67CF3D8F" w:rsidR="00351389" w:rsidRDefault="00351389">
          <w:pPr>
            <w:pStyle w:val="TOC3"/>
            <w:rPr>
              <w:ins w:id="51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1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ins>
          <w:r>
            <w:rPr>
              <w:noProof/>
              <w:webHidden/>
            </w:rPr>
          </w:r>
          <w:r>
            <w:rPr>
              <w:noProof/>
              <w:webHidden/>
            </w:rPr>
            <w:fldChar w:fldCharType="separate"/>
          </w:r>
          <w:ins w:id="519"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69393D8A" w14:textId="648E3791" w:rsidR="00351389" w:rsidRDefault="00351389">
          <w:pPr>
            <w:pStyle w:val="TOC3"/>
            <w:rPr>
              <w:ins w:id="52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2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ins>
          <w:r>
            <w:rPr>
              <w:noProof/>
              <w:webHidden/>
            </w:rPr>
          </w:r>
          <w:r>
            <w:rPr>
              <w:noProof/>
              <w:webHidden/>
            </w:rPr>
            <w:fldChar w:fldCharType="separate"/>
          </w:r>
          <w:ins w:id="522"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3FABBE9" w14:textId="2DB71CDD" w:rsidR="00351389" w:rsidRDefault="00351389">
          <w:pPr>
            <w:pStyle w:val="TOC2"/>
            <w:rPr>
              <w:ins w:id="52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2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ins>
          <w:r>
            <w:rPr>
              <w:noProof/>
              <w:webHidden/>
            </w:rPr>
          </w:r>
          <w:r>
            <w:rPr>
              <w:noProof/>
              <w:webHidden/>
            </w:rPr>
            <w:fldChar w:fldCharType="separate"/>
          </w:r>
          <w:ins w:id="525"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507BF3F" w14:textId="2E42C7AC" w:rsidR="00351389" w:rsidRDefault="00351389">
          <w:pPr>
            <w:pStyle w:val="TOC3"/>
            <w:rPr>
              <w:ins w:id="52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2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ins>
          <w:r>
            <w:rPr>
              <w:noProof/>
              <w:webHidden/>
            </w:rPr>
          </w:r>
          <w:r>
            <w:rPr>
              <w:noProof/>
              <w:webHidden/>
            </w:rPr>
            <w:fldChar w:fldCharType="separate"/>
          </w:r>
          <w:ins w:id="528"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2540B96B" w14:textId="31B6AF5A" w:rsidR="00351389" w:rsidRDefault="00351389">
          <w:pPr>
            <w:pStyle w:val="TOC3"/>
            <w:rPr>
              <w:ins w:id="52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ins>
          <w:r>
            <w:rPr>
              <w:noProof/>
              <w:webHidden/>
            </w:rPr>
          </w:r>
          <w:r>
            <w:rPr>
              <w:noProof/>
              <w:webHidden/>
            </w:rPr>
            <w:fldChar w:fldCharType="separate"/>
          </w:r>
          <w:ins w:id="531"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3F15F611" w14:textId="7A8E2DF1" w:rsidR="00351389" w:rsidRDefault="00351389">
          <w:pPr>
            <w:pStyle w:val="TOC3"/>
            <w:rPr>
              <w:ins w:id="53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ins>
          <w:r>
            <w:rPr>
              <w:noProof/>
              <w:webHidden/>
            </w:rPr>
          </w:r>
          <w:r>
            <w:rPr>
              <w:noProof/>
              <w:webHidden/>
            </w:rPr>
            <w:fldChar w:fldCharType="separate"/>
          </w:r>
          <w:ins w:id="534"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88DCCDB" w14:textId="196EFFCD" w:rsidR="00351389" w:rsidRDefault="00351389">
          <w:pPr>
            <w:pStyle w:val="TOC2"/>
            <w:rPr>
              <w:ins w:id="53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3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ins>
          <w:r>
            <w:rPr>
              <w:noProof/>
              <w:webHidden/>
            </w:rPr>
          </w:r>
          <w:r>
            <w:rPr>
              <w:noProof/>
              <w:webHidden/>
            </w:rPr>
            <w:fldChar w:fldCharType="separate"/>
          </w:r>
          <w:ins w:id="537"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02F8CFDE" w14:textId="44842E4C" w:rsidR="00351389" w:rsidRDefault="00351389">
          <w:pPr>
            <w:pStyle w:val="TOC3"/>
            <w:rPr>
              <w:ins w:id="53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ins>
          <w:r>
            <w:rPr>
              <w:noProof/>
              <w:webHidden/>
            </w:rPr>
          </w:r>
          <w:r>
            <w:rPr>
              <w:noProof/>
              <w:webHidden/>
            </w:rPr>
            <w:fldChar w:fldCharType="separate"/>
          </w:r>
          <w:ins w:id="540"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1E4B371D" w14:textId="23222841" w:rsidR="00351389" w:rsidRDefault="00351389">
          <w:pPr>
            <w:pStyle w:val="TOC2"/>
            <w:rPr>
              <w:ins w:id="54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4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ins>
          <w:r>
            <w:rPr>
              <w:noProof/>
              <w:webHidden/>
            </w:rPr>
          </w:r>
          <w:r>
            <w:rPr>
              <w:noProof/>
              <w:webHidden/>
            </w:rPr>
            <w:fldChar w:fldCharType="separate"/>
          </w:r>
          <w:ins w:id="543"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68E279B" w14:textId="207B0149" w:rsidR="00351389" w:rsidRDefault="00351389">
          <w:pPr>
            <w:pStyle w:val="TOC2"/>
            <w:rPr>
              <w:ins w:id="54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4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ins>
          <w:r>
            <w:rPr>
              <w:noProof/>
              <w:webHidden/>
            </w:rPr>
          </w:r>
          <w:r>
            <w:rPr>
              <w:noProof/>
              <w:webHidden/>
            </w:rPr>
            <w:fldChar w:fldCharType="separate"/>
          </w:r>
          <w:ins w:id="546"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56924E82" w14:textId="05059CAB" w:rsidR="00351389" w:rsidRDefault="00351389">
          <w:pPr>
            <w:pStyle w:val="TOC3"/>
            <w:rPr>
              <w:ins w:id="54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4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ins>
          <w:r>
            <w:rPr>
              <w:noProof/>
              <w:webHidden/>
            </w:rPr>
          </w:r>
          <w:r>
            <w:rPr>
              <w:noProof/>
              <w:webHidden/>
            </w:rPr>
            <w:fldChar w:fldCharType="separate"/>
          </w:r>
          <w:ins w:id="549"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5DAABF7" w14:textId="483FD2C4" w:rsidR="00351389" w:rsidRDefault="00351389">
          <w:pPr>
            <w:pStyle w:val="TOC3"/>
            <w:rPr>
              <w:ins w:id="55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5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ins>
          <w:r>
            <w:rPr>
              <w:noProof/>
              <w:webHidden/>
            </w:rPr>
          </w:r>
          <w:r>
            <w:rPr>
              <w:noProof/>
              <w:webHidden/>
            </w:rPr>
            <w:fldChar w:fldCharType="separate"/>
          </w:r>
          <w:ins w:id="552"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103FB4B" w14:textId="5429634A" w:rsidR="00351389" w:rsidRDefault="00351389">
          <w:pPr>
            <w:pStyle w:val="TOC2"/>
            <w:rPr>
              <w:ins w:id="55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5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ins>
          <w:r>
            <w:rPr>
              <w:noProof/>
              <w:webHidden/>
            </w:rPr>
          </w:r>
          <w:r>
            <w:rPr>
              <w:noProof/>
              <w:webHidden/>
            </w:rPr>
            <w:fldChar w:fldCharType="separate"/>
          </w:r>
          <w:ins w:id="555"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40CC60E9" w14:textId="2978E001" w:rsidR="00351389" w:rsidRDefault="00351389">
          <w:pPr>
            <w:pStyle w:val="TOC2"/>
            <w:rPr>
              <w:ins w:id="55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5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ins>
          <w:r>
            <w:rPr>
              <w:noProof/>
              <w:webHidden/>
            </w:rPr>
          </w:r>
          <w:r>
            <w:rPr>
              <w:noProof/>
              <w:webHidden/>
            </w:rPr>
            <w:fldChar w:fldCharType="separate"/>
          </w:r>
          <w:ins w:id="558"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BAE9D70" w14:textId="302041F0" w:rsidR="00351389" w:rsidRDefault="00351389">
          <w:pPr>
            <w:pStyle w:val="TOC3"/>
            <w:rPr>
              <w:ins w:id="55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ins>
          <w:r>
            <w:rPr>
              <w:noProof/>
              <w:webHidden/>
            </w:rPr>
          </w:r>
          <w:r>
            <w:rPr>
              <w:noProof/>
              <w:webHidden/>
            </w:rPr>
            <w:fldChar w:fldCharType="separate"/>
          </w:r>
          <w:ins w:id="561"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4DAC6DF" w14:textId="5BB10793" w:rsidR="00351389" w:rsidRDefault="00351389">
          <w:pPr>
            <w:pStyle w:val="TOC3"/>
            <w:rPr>
              <w:ins w:id="56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ins>
          <w:r>
            <w:rPr>
              <w:noProof/>
              <w:webHidden/>
            </w:rPr>
          </w:r>
          <w:r>
            <w:rPr>
              <w:noProof/>
              <w:webHidden/>
            </w:rPr>
            <w:fldChar w:fldCharType="separate"/>
          </w:r>
          <w:ins w:id="564"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080C5C84" w14:textId="66F2CF86" w:rsidR="00351389" w:rsidRDefault="00351389">
          <w:pPr>
            <w:pStyle w:val="TOC3"/>
            <w:rPr>
              <w:ins w:id="56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ins>
          <w:r>
            <w:rPr>
              <w:noProof/>
              <w:webHidden/>
            </w:rPr>
          </w:r>
          <w:r>
            <w:rPr>
              <w:noProof/>
              <w:webHidden/>
            </w:rPr>
            <w:fldChar w:fldCharType="separate"/>
          </w:r>
          <w:ins w:id="567"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5D45DF09" w14:textId="791E721C" w:rsidR="00351389" w:rsidRDefault="00351389">
          <w:pPr>
            <w:pStyle w:val="TOC3"/>
            <w:rPr>
              <w:ins w:id="56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ins>
          <w:r>
            <w:rPr>
              <w:noProof/>
              <w:webHidden/>
            </w:rPr>
          </w:r>
          <w:r>
            <w:rPr>
              <w:noProof/>
              <w:webHidden/>
            </w:rPr>
            <w:fldChar w:fldCharType="separate"/>
          </w:r>
          <w:ins w:id="570"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5C8A471E" w14:textId="241AC50D" w:rsidR="00351389" w:rsidRDefault="00351389">
          <w:pPr>
            <w:pStyle w:val="TOC3"/>
            <w:rPr>
              <w:ins w:id="57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ins>
          <w:r>
            <w:rPr>
              <w:noProof/>
              <w:webHidden/>
            </w:rPr>
          </w:r>
          <w:r>
            <w:rPr>
              <w:noProof/>
              <w:webHidden/>
            </w:rPr>
            <w:fldChar w:fldCharType="separate"/>
          </w:r>
          <w:ins w:id="573"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3FD7247D" w14:textId="00AC7A96" w:rsidR="00351389" w:rsidRDefault="00351389">
          <w:pPr>
            <w:pStyle w:val="TOC3"/>
            <w:rPr>
              <w:ins w:id="57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ins>
          <w:r>
            <w:rPr>
              <w:noProof/>
              <w:webHidden/>
            </w:rPr>
          </w:r>
          <w:r>
            <w:rPr>
              <w:noProof/>
              <w:webHidden/>
            </w:rPr>
            <w:fldChar w:fldCharType="separate"/>
          </w:r>
          <w:ins w:id="576"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3B9F9A0A" w14:textId="4F9D2B6E" w:rsidR="00351389" w:rsidRDefault="00351389">
          <w:pPr>
            <w:pStyle w:val="TOC3"/>
            <w:rPr>
              <w:ins w:id="57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ins>
          <w:r>
            <w:rPr>
              <w:noProof/>
              <w:webHidden/>
            </w:rPr>
          </w:r>
          <w:r>
            <w:rPr>
              <w:noProof/>
              <w:webHidden/>
            </w:rPr>
            <w:fldChar w:fldCharType="separate"/>
          </w:r>
          <w:ins w:id="579" w:author="jonathan pritchard" w:date="2025-01-28T14:52:00Z" w16du:dateUtc="2025-01-28T14:52:00Z">
            <w:r>
              <w:rPr>
                <w:noProof/>
                <w:webHidden/>
              </w:rPr>
              <w:t>32</w:t>
            </w:r>
            <w:r>
              <w:rPr>
                <w:noProof/>
                <w:webHidden/>
              </w:rPr>
              <w:fldChar w:fldCharType="end"/>
            </w:r>
            <w:r w:rsidRPr="00011FF5">
              <w:rPr>
                <w:rStyle w:val="Hyperlink"/>
                <w:noProof/>
              </w:rPr>
              <w:fldChar w:fldCharType="end"/>
            </w:r>
          </w:ins>
        </w:p>
        <w:p w14:paraId="74E5482C" w14:textId="32F50953" w:rsidR="00351389" w:rsidRDefault="00351389">
          <w:pPr>
            <w:pStyle w:val="TOC3"/>
            <w:rPr>
              <w:ins w:id="58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ins>
          <w:r>
            <w:rPr>
              <w:noProof/>
              <w:webHidden/>
            </w:rPr>
          </w:r>
          <w:r>
            <w:rPr>
              <w:noProof/>
              <w:webHidden/>
            </w:rPr>
            <w:fldChar w:fldCharType="separate"/>
          </w:r>
          <w:ins w:id="582"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B0EB852" w14:textId="7F0853D2" w:rsidR="00351389" w:rsidRDefault="00351389">
          <w:pPr>
            <w:pStyle w:val="TOC3"/>
            <w:rPr>
              <w:ins w:id="58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ins>
          <w:r>
            <w:rPr>
              <w:noProof/>
              <w:webHidden/>
            </w:rPr>
          </w:r>
          <w:r>
            <w:rPr>
              <w:noProof/>
              <w:webHidden/>
            </w:rPr>
            <w:fldChar w:fldCharType="separate"/>
          </w:r>
          <w:ins w:id="585"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EC1F0D7" w14:textId="2A11101B" w:rsidR="00351389" w:rsidRDefault="00351389">
          <w:pPr>
            <w:pStyle w:val="TOC3"/>
            <w:rPr>
              <w:ins w:id="58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ins>
          <w:r>
            <w:rPr>
              <w:noProof/>
              <w:webHidden/>
            </w:rPr>
          </w:r>
          <w:r>
            <w:rPr>
              <w:noProof/>
              <w:webHidden/>
            </w:rPr>
            <w:fldChar w:fldCharType="separate"/>
          </w:r>
          <w:ins w:id="588"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14133C9" w14:textId="6DA62684" w:rsidR="00351389" w:rsidRDefault="00351389">
          <w:pPr>
            <w:pStyle w:val="TOC3"/>
            <w:rPr>
              <w:ins w:id="58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ins>
          <w:r>
            <w:rPr>
              <w:noProof/>
              <w:webHidden/>
            </w:rPr>
          </w:r>
          <w:r>
            <w:rPr>
              <w:noProof/>
              <w:webHidden/>
            </w:rPr>
            <w:fldChar w:fldCharType="separate"/>
          </w:r>
          <w:ins w:id="591"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0D6C6B08" w14:textId="4221CA63" w:rsidR="00351389" w:rsidRDefault="00351389">
          <w:pPr>
            <w:pStyle w:val="TOC2"/>
            <w:rPr>
              <w:ins w:id="59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ins>
          <w:r>
            <w:rPr>
              <w:noProof/>
              <w:webHidden/>
            </w:rPr>
          </w:r>
          <w:r>
            <w:rPr>
              <w:noProof/>
              <w:webHidden/>
            </w:rPr>
            <w:fldChar w:fldCharType="separate"/>
          </w:r>
          <w:ins w:id="594"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1352D08D" w14:textId="666F98EE" w:rsidR="00351389" w:rsidRDefault="00351389">
          <w:pPr>
            <w:pStyle w:val="TOC3"/>
            <w:rPr>
              <w:ins w:id="59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ins>
          <w:r>
            <w:rPr>
              <w:noProof/>
              <w:webHidden/>
            </w:rPr>
          </w:r>
          <w:r>
            <w:rPr>
              <w:noProof/>
              <w:webHidden/>
            </w:rPr>
            <w:fldChar w:fldCharType="separate"/>
          </w:r>
          <w:ins w:id="597"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6B175F00" w14:textId="40E009DD" w:rsidR="00351389" w:rsidRDefault="00351389">
          <w:pPr>
            <w:pStyle w:val="TOC2"/>
            <w:rPr>
              <w:ins w:id="59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9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ins>
          <w:r>
            <w:rPr>
              <w:noProof/>
              <w:webHidden/>
            </w:rPr>
          </w:r>
          <w:r>
            <w:rPr>
              <w:noProof/>
              <w:webHidden/>
            </w:rPr>
            <w:fldChar w:fldCharType="separate"/>
          </w:r>
          <w:ins w:id="600"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7AA48286" w14:textId="567CBB75" w:rsidR="00351389" w:rsidRDefault="00351389">
          <w:pPr>
            <w:pStyle w:val="TOC3"/>
            <w:rPr>
              <w:ins w:id="60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ins>
          <w:r>
            <w:rPr>
              <w:noProof/>
              <w:webHidden/>
            </w:rPr>
          </w:r>
          <w:r>
            <w:rPr>
              <w:noProof/>
              <w:webHidden/>
            </w:rPr>
            <w:fldChar w:fldCharType="separate"/>
          </w:r>
          <w:ins w:id="603"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143054E1" w14:textId="214FCF26" w:rsidR="00351389" w:rsidRDefault="00351389">
          <w:pPr>
            <w:pStyle w:val="TOC3"/>
            <w:rPr>
              <w:ins w:id="60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ins>
          <w:r>
            <w:rPr>
              <w:noProof/>
              <w:webHidden/>
            </w:rPr>
          </w:r>
          <w:r>
            <w:rPr>
              <w:noProof/>
              <w:webHidden/>
            </w:rPr>
            <w:fldChar w:fldCharType="separate"/>
          </w:r>
          <w:ins w:id="606"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1D34FB81" w14:textId="02C07D3A" w:rsidR="00351389" w:rsidRDefault="00351389">
          <w:pPr>
            <w:pStyle w:val="TOC3"/>
            <w:rPr>
              <w:ins w:id="60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ins>
          <w:r>
            <w:rPr>
              <w:noProof/>
              <w:webHidden/>
            </w:rPr>
          </w:r>
          <w:r>
            <w:rPr>
              <w:noProof/>
              <w:webHidden/>
            </w:rPr>
            <w:fldChar w:fldCharType="separate"/>
          </w:r>
          <w:ins w:id="609"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14A14D72" w14:textId="0DCE94D2" w:rsidR="00351389" w:rsidRDefault="00351389">
          <w:pPr>
            <w:pStyle w:val="TOC3"/>
            <w:rPr>
              <w:ins w:id="61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1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ins>
          <w:r>
            <w:rPr>
              <w:noProof/>
              <w:webHidden/>
            </w:rPr>
          </w:r>
          <w:r>
            <w:rPr>
              <w:noProof/>
              <w:webHidden/>
            </w:rPr>
            <w:fldChar w:fldCharType="separate"/>
          </w:r>
          <w:ins w:id="612"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0B24D021" w14:textId="3E325209" w:rsidR="00351389" w:rsidRDefault="00351389">
          <w:pPr>
            <w:pStyle w:val="TOC2"/>
            <w:rPr>
              <w:ins w:id="61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1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ins>
          <w:r>
            <w:rPr>
              <w:noProof/>
              <w:webHidden/>
            </w:rPr>
          </w:r>
          <w:r>
            <w:rPr>
              <w:noProof/>
              <w:webHidden/>
            </w:rPr>
            <w:fldChar w:fldCharType="separate"/>
          </w:r>
          <w:ins w:id="615"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1E5140EE" w14:textId="39962022" w:rsidR="00351389" w:rsidRDefault="00351389">
          <w:pPr>
            <w:pStyle w:val="TOC3"/>
            <w:rPr>
              <w:ins w:id="61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1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ins>
          <w:r>
            <w:rPr>
              <w:noProof/>
              <w:webHidden/>
            </w:rPr>
          </w:r>
          <w:r>
            <w:rPr>
              <w:noProof/>
              <w:webHidden/>
            </w:rPr>
            <w:fldChar w:fldCharType="separate"/>
          </w:r>
          <w:ins w:id="618"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2E34B41E" w14:textId="76EDD2B2" w:rsidR="00351389" w:rsidRDefault="00351389">
          <w:pPr>
            <w:pStyle w:val="TOC3"/>
            <w:rPr>
              <w:ins w:id="61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ins>
          <w:r>
            <w:rPr>
              <w:noProof/>
              <w:webHidden/>
            </w:rPr>
          </w:r>
          <w:r>
            <w:rPr>
              <w:noProof/>
              <w:webHidden/>
            </w:rPr>
            <w:fldChar w:fldCharType="separate"/>
          </w:r>
          <w:ins w:id="621" w:author="jonathan pritchard" w:date="2025-01-28T14:52:00Z" w16du:dateUtc="2025-01-28T14:52:00Z">
            <w:r>
              <w:rPr>
                <w:noProof/>
                <w:webHidden/>
              </w:rPr>
              <w:t>39</w:t>
            </w:r>
            <w:r>
              <w:rPr>
                <w:noProof/>
                <w:webHidden/>
              </w:rPr>
              <w:fldChar w:fldCharType="end"/>
            </w:r>
            <w:r w:rsidRPr="00011FF5">
              <w:rPr>
                <w:rStyle w:val="Hyperlink"/>
                <w:noProof/>
              </w:rPr>
              <w:fldChar w:fldCharType="end"/>
            </w:r>
          </w:ins>
        </w:p>
        <w:p w14:paraId="36EEAB94" w14:textId="3A8A2BC9" w:rsidR="00351389" w:rsidRDefault="00351389">
          <w:pPr>
            <w:pStyle w:val="TOC3"/>
            <w:rPr>
              <w:ins w:id="62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ins>
          <w:r>
            <w:rPr>
              <w:noProof/>
              <w:webHidden/>
            </w:rPr>
          </w:r>
          <w:r>
            <w:rPr>
              <w:noProof/>
              <w:webHidden/>
            </w:rPr>
            <w:fldChar w:fldCharType="separate"/>
          </w:r>
          <w:ins w:id="624" w:author="jonathan pritchard" w:date="2025-01-28T14:52:00Z" w16du:dateUtc="2025-01-28T14:52:00Z">
            <w:r>
              <w:rPr>
                <w:noProof/>
                <w:webHidden/>
              </w:rPr>
              <w:t>40</w:t>
            </w:r>
            <w:r>
              <w:rPr>
                <w:noProof/>
                <w:webHidden/>
              </w:rPr>
              <w:fldChar w:fldCharType="end"/>
            </w:r>
            <w:r w:rsidRPr="00011FF5">
              <w:rPr>
                <w:rStyle w:val="Hyperlink"/>
                <w:noProof/>
              </w:rPr>
              <w:fldChar w:fldCharType="end"/>
            </w:r>
          </w:ins>
        </w:p>
        <w:p w14:paraId="7D392DF2" w14:textId="4FBD631D" w:rsidR="00351389" w:rsidRDefault="00351389">
          <w:pPr>
            <w:pStyle w:val="TOC3"/>
            <w:rPr>
              <w:ins w:id="62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ins>
          <w:r>
            <w:rPr>
              <w:noProof/>
              <w:webHidden/>
            </w:rPr>
          </w:r>
          <w:r>
            <w:rPr>
              <w:noProof/>
              <w:webHidden/>
            </w:rPr>
            <w:fldChar w:fldCharType="separate"/>
          </w:r>
          <w:ins w:id="627" w:author="jonathan pritchard" w:date="2025-01-28T14:52:00Z" w16du:dateUtc="2025-01-28T14:52:00Z">
            <w:r>
              <w:rPr>
                <w:noProof/>
                <w:webHidden/>
              </w:rPr>
              <w:t>40</w:t>
            </w:r>
            <w:r>
              <w:rPr>
                <w:noProof/>
                <w:webHidden/>
              </w:rPr>
              <w:fldChar w:fldCharType="end"/>
            </w:r>
            <w:r w:rsidRPr="00011FF5">
              <w:rPr>
                <w:rStyle w:val="Hyperlink"/>
                <w:noProof/>
              </w:rPr>
              <w:fldChar w:fldCharType="end"/>
            </w:r>
          </w:ins>
        </w:p>
        <w:p w14:paraId="15A48D4F" w14:textId="25C5ECB5" w:rsidR="00351389" w:rsidRDefault="00351389">
          <w:pPr>
            <w:pStyle w:val="TOC1"/>
            <w:rPr>
              <w:ins w:id="62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29"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"_Toc188968619"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ins>
          <w:r>
            <w:rPr>
              <w:noProof/>
              <w:webHidden/>
            </w:rPr>
          </w:r>
          <w:r>
            <w:rPr>
              <w:noProof/>
              <w:webHidden/>
            </w:rPr>
            <w:fldChar w:fldCharType="separate"/>
          </w:r>
          <w:ins w:id="630"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64CDD4DB" w14:textId="6095856F" w:rsidR="00351389" w:rsidRDefault="00351389">
          <w:pPr>
            <w:pStyle w:val="TOC2"/>
            <w:rPr>
              <w:ins w:id="63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3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ins>
          <w:r>
            <w:rPr>
              <w:noProof/>
              <w:webHidden/>
            </w:rPr>
          </w:r>
          <w:r>
            <w:rPr>
              <w:noProof/>
              <w:webHidden/>
            </w:rPr>
            <w:fldChar w:fldCharType="separate"/>
          </w:r>
          <w:ins w:id="633"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476BC880" w14:textId="25412CEA" w:rsidR="00351389" w:rsidRDefault="00351389">
          <w:pPr>
            <w:pStyle w:val="TOC2"/>
            <w:rPr>
              <w:ins w:id="63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3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ins>
          <w:r>
            <w:rPr>
              <w:noProof/>
              <w:webHidden/>
            </w:rPr>
          </w:r>
          <w:r>
            <w:rPr>
              <w:noProof/>
              <w:webHidden/>
            </w:rPr>
            <w:fldChar w:fldCharType="separate"/>
          </w:r>
          <w:ins w:id="636"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0CF7A268" w14:textId="53A96D6C" w:rsidR="00351389" w:rsidRDefault="00351389">
          <w:pPr>
            <w:pStyle w:val="TOC1"/>
            <w:rPr>
              <w:ins w:id="63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3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ins>
          <w:r>
            <w:rPr>
              <w:noProof/>
              <w:webHidden/>
            </w:rPr>
          </w:r>
          <w:r>
            <w:rPr>
              <w:noProof/>
              <w:webHidden/>
            </w:rPr>
            <w:fldChar w:fldCharType="separate"/>
          </w:r>
          <w:ins w:id="639"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131E2356" w14:textId="09D8B7B0" w:rsidR="00351389" w:rsidRDefault="00351389">
          <w:pPr>
            <w:pStyle w:val="TOC2"/>
            <w:rPr>
              <w:ins w:id="64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4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ins>
          <w:r>
            <w:rPr>
              <w:noProof/>
              <w:webHidden/>
            </w:rPr>
          </w:r>
          <w:r>
            <w:rPr>
              <w:noProof/>
              <w:webHidden/>
            </w:rPr>
            <w:fldChar w:fldCharType="separate"/>
          </w:r>
          <w:ins w:id="642"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063E4C86" w14:textId="1EE3F184" w:rsidR="00351389" w:rsidRDefault="00351389">
          <w:pPr>
            <w:pStyle w:val="TOC1"/>
            <w:rPr>
              <w:ins w:id="64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4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ins>
          <w:r>
            <w:rPr>
              <w:noProof/>
              <w:webHidden/>
            </w:rPr>
          </w:r>
          <w:r>
            <w:rPr>
              <w:noProof/>
              <w:webHidden/>
            </w:rPr>
            <w:fldChar w:fldCharType="separate"/>
          </w:r>
          <w:ins w:id="645"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1F0A5F96" w14:textId="0099133D" w:rsidR="00351389" w:rsidRDefault="00351389">
          <w:pPr>
            <w:pStyle w:val="TOC2"/>
            <w:rPr>
              <w:ins w:id="64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4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ins>
          <w:r>
            <w:rPr>
              <w:noProof/>
              <w:webHidden/>
            </w:rPr>
          </w:r>
          <w:r>
            <w:rPr>
              <w:noProof/>
              <w:webHidden/>
            </w:rPr>
            <w:fldChar w:fldCharType="separate"/>
          </w:r>
          <w:ins w:id="648"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6C01CC17" w14:textId="56036A38" w:rsidR="00351389" w:rsidRDefault="00351389">
          <w:pPr>
            <w:pStyle w:val="TOC2"/>
            <w:rPr>
              <w:ins w:id="64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5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ins>
          <w:r>
            <w:rPr>
              <w:noProof/>
              <w:webHidden/>
            </w:rPr>
          </w:r>
          <w:r>
            <w:rPr>
              <w:noProof/>
              <w:webHidden/>
            </w:rPr>
            <w:fldChar w:fldCharType="separate"/>
          </w:r>
          <w:ins w:id="651"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1BFF7CF4" w14:textId="040D72AE" w:rsidR="00351389" w:rsidRDefault="00351389">
          <w:pPr>
            <w:pStyle w:val="TOC3"/>
            <w:rPr>
              <w:ins w:id="65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5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ins>
          <w:r>
            <w:rPr>
              <w:noProof/>
              <w:webHidden/>
            </w:rPr>
          </w:r>
          <w:r>
            <w:rPr>
              <w:noProof/>
              <w:webHidden/>
            </w:rPr>
            <w:fldChar w:fldCharType="separate"/>
          </w:r>
          <w:ins w:id="654"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3695404" w14:textId="29C18F79" w:rsidR="00351389" w:rsidRDefault="00351389">
          <w:pPr>
            <w:pStyle w:val="TOC3"/>
            <w:rPr>
              <w:ins w:id="65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5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ins>
          <w:r>
            <w:rPr>
              <w:noProof/>
              <w:webHidden/>
            </w:rPr>
          </w:r>
          <w:r>
            <w:rPr>
              <w:noProof/>
              <w:webHidden/>
            </w:rPr>
            <w:fldChar w:fldCharType="separate"/>
          </w:r>
          <w:ins w:id="657"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6AC8D9D8" w14:textId="3C12FC07" w:rsidR="00351389" w:rsidRDefault="00351389">
          <w:pPr>
            <w:pStyle w:val="TOC2"/>
            <w:rPr>
              <w:ins w:id="65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5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ins>
          <w:r>
            <w:rPr>
              <w:noProof/>
              <w:webHidden/>
            </w:rPr>
          </w:r>
          <w:r>
            <w:rPr>
              <w:noProof/>
              <w:webHidden/>
            </w:rPr>
            <w:fldChar w:fldCharType="separate"/>
          </w:r>
          <w:ins w:id="660"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65A1CBE" w14:textId="6555BCD8" w:rsidR="00351389" w:rsidRDefault="00351389">
          <w:pPr>
            <w:pStyle w:val="TOC3"/>
            <w:rPr>
              <w:ins w:id="66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6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ins>
          <w:r>
            <w:rPr>
              <w:noProof/>
              <w:webHidden/>
            </w:rPr>
          </w:r>
          <w:r>
            <w:rPr>
              <w:noProof/>
              <w:webHidden/>
            </w:rPr>
            <w:fldChar w:fldCharType="separate"/>
          </w:r>
          <w:ins w:id="663"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A0D86CE" w14:textId="181F5803" w:rsidR="00351389" w:rsidRDefault="00351389">
          <w:pPr>
            <w:pStyle w:val="TOC3"/>
            <w:rPr>
              <w:ins w:id="66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6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ins>
          <w:r>
            <w:rPr>
              <w:noProof/>
              <w:webHidden/>
            </w:rPr>
          </w:r>
          <w:r>
            <w:rPr>
              <w:noProof/>
              <w:webHidden/>
            </w:rPr>
            <w:fldChar w:fldCharType="separate"/>
          </w:r>
          <w:ins w:id="666"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3F96840" w14:textId="01FE333D" w:rsidR="00351389" w:rsidRDefault="00351389">
          <w:pPr>
            <w:pStyle w:val="TOC2"/>
            <w:rPr>
              <w:ins w:id="66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6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ins>
          <w:r>
            <w:rPr>
              <w:noProof/>
              <w:webHidden/>
            </w:rPr>
          </w:r>
          <w:r>
            <w:rPr>
              <w:noProof/>
              <w:webHidden/>
            </w:rPr>
            <w:fldChar w:fldCharType="separate"/>
          </w:r>
          <w:ins w:id="669" w:author="jonathan pritchard" w:date="2025-01-28T14:52:00Z" w16du:dateUtc="2025-01-28T14:52:00Z">
            <w:r>
              <w:rPr>
                <w:noProof/>
                <w:webHidden/>
              </w:rPr>
              <w:t>44</w:t>
            </w:r>
            <w:r>
              <w:rPr>
                <w:noProof/>
                <w:webHidden/>
              </w:rPr>
              <w:fldChar w:fldCharType="end"/>
            </w:r>
            <w:r w:rsidRPr="00011FF5">
              <w:rPr>
                <w:rStyle w:val="Hyperlink"/>
                <w:noProof/>
              </w:rPr>
              <w:fldChar w:fldCharType="end"/>
            </w:r>
          </w:ins>
        </w:p>
        <w:p w14:paraId="022129CF" w14:textId="2F94D350" w:rsidR="00351389" w:rsidRDefault="00351389">
          <w:pPr>
            <w:pStyle w:val="TOC1"/>
            <w:rPr>
              <w:ins w:id="67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ins>
          <w:r>
            <w:rPr>
              <w:noProof/>
              <w:webHidden/>
            </w:rPr>
          </w:r>
          <w:r>
            <w:rPr>
              <w:noProof/>
              <w:webHidden/>
            </w:rPr>
            <w:fldChar w:fldCharType="separate"/>
          </w:r>
          <w:ins w:id="672" w:author="jonathan pritchard" w:date="2025-01-28T14:52:00Z" w16du:dateUtc="2025-01-28T14:52:00Z">
            <w:r>
              <w:rPr>
                <w:noProof/>
                <w:webHidden/>
              </w:rPr>
              <w:t>44</w:t>
            </w:r>
            <w:r>
              <w:rPr>
                <w:noProof/>
                <w:webHidden/>
              </w:rPr>
              <w:fldChar w:fldCharType="end"/>
            </w:r>
            <w:r w:rsidRPr="00011FF5">
              <w:rPr>
                <w:rStyle w:val="Hyperlink"/>
                <w:noProof/>
              </w:rPr>
              <w:fldChar w:fldCharType="end"/>
            </w:r>
          </w:ins>
        </w:p>
        <w:p w14:paraId="4D4D9369" w14:textId="0F57E698" w:rsidR="00351389" w:rsidRDefault="00351389">
          <w:pPr>
            <w:pStyle w:val="TOC1"/>
            <w:rPr>
              <w:ins w:id="67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ins>
          <w:r>
            <w:rPr>
              <w:noProof/>
              <w:webHidden/>
            </w:rPr>
          </w:r>
          <w:r>
            <w:rPr>
              <w:noProof/>
              <w:webHidden/>
            </w:rPr>
            <w:fldChar w:fldCharType="separate"/>
          </w:r>
          <w:ins w:id="675"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341CF93E" w14:textId="651D734F" w:rsidR="00351389" w:rsidRDefault="00351389">
          <w:pPr>
            <w:pStyle w:val="TOC1"/>
            <w:rPr>
              <w:ins w:id="67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ins>
          <w:r>
            <w:rPr>
              <w:noProof/>
              <w:webHidden/>
            </w:rPr>
          </w:r>
          <w:r>
            <w:rPr>
              <w:noProof/>
              <w:webHidden/>
            </w:rPr>
            <w:fldChar w:fldCharType="separate"/>
          </w:r>
          <w:ins w:id="678"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56927EB0" w14:textId="30A5B08D" w:rsidR="00351389" w:rsidRDefault="00351389">
          <w:pPr>
            <w:pStyle w:val="TOC2"/>
            <w:rPr>
              <w:ins w:id="67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ins>
          <w:r>
            <w:rPr>
              <w:noProof/>
              <w:webHidden/>
            </w:rPr>
          </w:r>
          <w:r>
            <w:rPr>
              <w:noProof/>
              <w:webHidden/>
            </w:rPr>
            <w:fldChar w:fldCharType="separate"/>
          </w:r>
          <w:ins w:id="681"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4D13047F" w14:textId="440176F2" w:rsidR="00351389" w:rsidRDefault="00351389">
          <w:pPr>
            <w:pStyle w:val="TOC2"/>
            <w:rPr>
              <w:ins w:id="68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ins>
          <w:r>
            <w:rPr>
              <w:noProof/>
              <w:webHidden/>
            </w:rPr>
          </w:r>
          <w:r>
            <w:rPr>
              <w:noProof/>
              <w:webHidden/>
            </w:rPr>
            <w:fldChar w:fldCharType="separate"/>
          </w:r>
          <w:ins w:id="684"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6DA05ED1" w14:textId="3FEDDBF2" w:rsidR="00351389" w:rsidRDefault="00351389">
          <w:pPr>
            <w:pStyle w:val="TOC1"/>
            <w:rPr>
              <w:ins w:id="68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8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ins>
          <w:r>
            <w:rPr>
              <w:noProof/>
              <w:webHidden/>
            </w:rPr>
          </w:r>
          <w:r>
            <w:rPr>
              <w:noProof/>
              <w:webHidden/>
            </w:rPr>
            <w:fldChar w:fldCharType="separate"/>
          </w:r>
          <w:ins w:id="687"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3C625A3B" w14:textId="356A8E04" w:rsidR="00351389" w:rsidRDefault="00351389">
          <w:pPr>
            <w:pStyle w:val="TOC2"/>
            <w:rPr>
              <w:ins w:id="68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ins>
          <w:r>
            <w:rPr>
              <w:noProof/>
              <w:webHidden/>
            </w:rPr>
          </w:r>
          <w:r>
            <w:rPr>
              <w:noProof/>
              <w:webHidden/>
            </w:rPr>
            <w:fldChar w:fldCharType="separate"/>
          </w:r>
          <w:ins w:id="690"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242C6F43" w14:textId="2E4745C2" w:rsidR="00351389" w:rsidRDefault="00351389">
          <w:pPr>
            <w:pStyle w:val="TOC2"/>
            <w:rPr>
              <w:ins w:id="69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9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ins>
          <w:r>
            <w:rPr>
              <w:noProof/>
              <w:webHidden/>
            </w:rPr>
          </w:r>
          <w:r>
            <w:rPr>
              <w:noProof/>
              <w:webHidden/>
            </w:rPr>
            <w:fldChar w:fldCharType="separate"/>
          </w:r>
          <w:ins w:id="693"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57B53169" w14:textId="7D61994D" w:rsidR="00351389" w:rsidRDefault="00351389">
          <w:pPr>
            <w:pStyle w:val="TOC2"/>
            <w:rPr>
              <w:ins w:id="69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9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ins>
          <w:r>
            <w:rPr>
              <w:noProof/>
              <w:webHidden/>
            </w:rPr>
          </w:r>
          <w:r>
            <w:rPr>
              <w:noProof/>
              <w:webHidden/>
            </w:rPr>
            <w:fldChar w:fldCharType="separate"/>
          </w:r>
          <w:ins w:id="696"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5D355B57" w14:textId="022B011F" w:rsidR="00351389" w:rsidRDefault="00351389">
          <w:pPr>
            <w:pStyle w:val="TOC3"/>
            <w:rPr>
              <w:ins w:id="69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9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ins>
          <w:r>
            <w:rPr>
              <w:noProof/>
              <w:webHidden/>
            </w:rPr>
          </w:r>
          <w:r>
            <w:rPr>
              <w:noProof/>
              <w:webHidden/>
            </w:rPr>
            <w:fldChar w:fldCharType="separate"/>
          </w:r>
          <w:ins w:id="699"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62FDFC68" w14:textId="31A70F1F" w:rsidR="00351389" w:rsidRDefault="00351389">
          <w:pPr>
            <w:pStyle w:val="TOC3"/>
            <w:rPr>
              <w:ins w:id="70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ins>
          <w:r>
            <w:rPr>
              <w:noProof/>
              <w:webHidden/>
            </w:rPr>
          </w:r>
          <w:r>
            <w:rPr>
              <w:noProof/>
              <w:webHidden/>
            </w:rPr>
            <w:fldChar w:fldCharType="separate"/>
          </w:r>
          <w:ins w:id="702"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44C91FE3" w14:textId="7051D7AE" w:rsidR="00351389" w:rsidRDefault="00351389">
          <w:pPr>
            <w:pStyle w:val="TOC3"/>
            <w:rPr>
              <w:ins w:id="70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ins>
          <w:r>
            <w:rPr>
              <w:noProof/>
              <w:webHidden/>
            </w:rPr>
          </w:r>
          <w:r>
            <w:rPr>
              <w:noProof/>
              <w:webHidden/>
            </w:rPr>
            <w:fldChar w:fldCharType="separate"/>
          </w:r>
          <w:ins w:id="705"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72D915D6" w14:textId="050B46D4" w:rsidR="00351389" w:rsidRDefault="00351389">
          <w:pPr>
            <w:pStyle w:val="TOC3"/>
            <w:rPr>
              <w:ins w:id="70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ins>
          <w:r>
            <w:rPr>
              <w:noProof/>
              <w:webHidden/>
            </w:rPr>
          </w:r>
          <w:r>
            <w:rPr>
              <w:noProof/>
              <w:webHidden/>
            </w:rPr>
            <w:fldChar w:fldCharType="separate"/>
          </w:r>
          <w:ins w:id="708"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0D27B2CC" w14:textId="7A2E19B7" w:rsidR="00351389" w:rsidRDefault="00351389">
          <w:pPr>
            <w:pStyle w:val="TOC3"/>
            <w:rPr>
              <w:ins w:id="70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1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ins>
          <w:r>
            <w:rPr>
              <w:noProof/>
              <w:webHidden/>
            </w:rPr>
          </w:r>
          <w:r>
            <w:rPr>
              <w:noProof/>
              <w:webHidden/>
            </w:rPr>
            <w:fldChar w:fldCharType="separate"/>
          </w:r>
          <w:ins w:id="711"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4702FFEB" w14:textId="37586A7F" w:rsidR="00351389" w:rsidRDefault="00351389">
          <w:pPr>
            <w:pStyle w:val="TOC2"/>
            <w:rPr>
              <w:ins w:id="71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1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ins>
          <w:r>
            <w:rPr>
              <w:noProof/>
              <w:webHidden/>
            </w:rPr>
          </w:r>
          <w:r>
            <w:rPr>
              <w:noProof/>
              <w:webHidden/>
            </w:rPr>
            <w:fldChar w:fldCharType="separate"/>
          </w:r>
          <w:ins w:id="714" w:author="jonathan pritchard" w:date="2025-01-28T14:52:00Z" w16du:dateUtc="2025-01-28T14:52:00Z">
            <w:r>
              <w:rPr>
                <w:noProof/>
                <w:webHidden/>
              </w:rPr>
              <w:t>48</w:t>
            </w:r>
            <w:r>
              <w:rPr>
                <w:noProof/>
                <w:webHidden/>
              </w:rPr>
              <w:fldChar w:fldCharType="end"/>
            </w:r>
            <w:r w:rsidRPr="00011FF5">
              <w:rPr>
                <w:rStyle w:val="Hyperlink"/>
                <w:noProof/>
              </w:rPr>
              <w:fldChar w:fldCharType="end"/>
            </w:r>
          </w:ins>
        </w:p>
        <w:p w14:paraId="5920C2F8" w14:textId="211B0B91" w:rsidR="00351389" w:rsidRDefault="00351389">
          <w:pPr>
            <w:pStyle w:val="TOC3"/>
            <w:rPr>
              <w:ins w:id="71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1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ins>
          <w:r>
            <w:rPr>
              <w:noProof/>
              <w:webHidden/>
            </w:rPr>
          </w:r>
          <w:r>
            <w:rPr>
              <w:noProof/>
              <w:webHidden/>
            </w:rPr>
            <w:fldChar w:fldCharType="separate"/>
          </w:r>
          <w:ins w:id="717" w:author="jonathan pritchard" w:date="2025-01-28T14:52:00Z" w16du:dateUtc="2025-01-28T14:52:00Z">
            <w:r>
              <w:rPr>
                <w:noProof/>
                <w:webHidden/>
              </w:rPr>
              <w:t>48</w:t>
            </w:r>
            <w:r>
              <w:rPr>
                <w:noProof/>
                <w:webHidden/>
              </w:rPr>
              <w:fldChar w:fldCharType="end"/>
            </w:r>
            <w:r w:rsidRPr="00011FF5">
              <w:rPr>
                <w:rStyle w:val="Hyperlink"/>
                <w:noProof/>
              </w:rPr>
              <w:fldChar w:fldCharType="end"/>
            </w:r>
          </w:ins>
        </w:p>
        <w:p w14:paraId="58E493D0" w14:textId="74E0DDA4" w:rsidR="00351389" w:rsidRDefault="00351389">
          <w:pPr>
            <w:pStyle w:val="TOC2"/>
            <w:rPr>
              <w:ins w:id="71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1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ins>
          <w:r>
            <w:rPr>
              <w:noProof/>
              <w:webHidden/>
            </w:rPr>
          </w:r>
          <w:r>
            <w:rPr>
              <w:noProof/>
              <w:webHidden/>
            </w:rPr>
            <w:fldChar w:fldCharType="separate"/>
          </w:r>
          <w:ins w:id="720"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540765BB" w14:textId="5FE1504E" w:rsidR="00351389" w:rsidRDefault="00351389">
          <w:pPr>
            <w:pStyle w:val="TOC2"/>
            <w:rPr>
              <w:ins w:id="72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2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ins>
          <w:r>
            <w:rPr>
              <w:noProof/>
              <w:webHidden/>
            </w:rPr>
          </w:r>
          <w:r>
            <w:rPr>
              <w:noProof/>
              <w:webHidden/>
            </w:rPr>
            <w:fldChar w:fldCharType="separate"/>
          </w:r>
          <w:ins w:id="723"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3AD6A89A" w14:textId="6A3BC1A4" w:rsidR="00351389" w:rsidRDefault="00351389">
          <w:pPr>
            <w:pStyle w:val="TOC3"/>
            <w:rPr>
              <w:ins w:id="72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2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ins>
          <w:r>
            <w:rPr>
              <w:noProof/>
              <w:webHidden/>
            </w:rPr>
          </w:r>
          <w:r>
            <w:rPr>
              <w:noProof/>
              <w:webHidden/>
            </w:rPr>
            <w:fldChar w:fldCharType="separate"/>
          </w:r>
          <w:ins w:id="726"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580EE47A" w14:textId="53E76CF7" w:rsidR="00351389" w:rsidRDefault="00351389">
          <w:pPr>
            <w:pStyle w:val="TOC3"/>
            <w:rPr>
              <w:ins w:id="72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2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ins>
          <w:r>
            <w:rPr>
              <w:noProof/>
              <w:webHidden/>
            </w:rPr>
          </w:r>
          <w:r>
            <w:rPr>
              <w:noProof/>
              <w:webHidden/>
            </w:rPr>
            <w:fldChar w:fldCharType="separate"/>
          </w:r>
          <w:ins w:id="729"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4E5FEF91" w14:textId="18132CDC" w:rsidR="00351389" w:rsidRDefault="00351389">
          <w:pPr>
            <w:pStyle w:val="TOC1"/>
            <w:rPr>
              <w:ins w:id="73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3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ins>
          <w:r>
            <w:rPr>
              <w:noProof/>
              <w:webHidden/>
            </w:rPr>
          </w:r>
          <w:r>
            <w:rPr>
              <w:noProof/>
              <w:webHidden/>
            </w:rPr>
            <w:fldChar w:fldCharType="separate"/>
          </w:r>
          <w:ins w:id="732" w:author="jonathan pritchard" w:date="2025-01-28T14:52:00Z" w16du:dateUtc="2025-01-28T14:52:00Z">
            <w:r>
              <w:rPr>
                <w:noProof/>
                <w:webHidden/>
              </w:rPr>
              <w:t>54</w:t>
            </w:r>
            <w:r>
              <w:rPr>
                <w:noProof/>
                <w:webHidden/>
              </w:rPr>
              <w:fldChar w:fldCharType="end"/>
            </w:r>
            <w:r w:rsidRPr="00011FF5">
              <w:rPr>
                <w:rStyle w:val="Hyperlink"/>
                <w:noProof/>
              </w:rPr>
              <w:fldChar w:fldCharType="end"/>
            </w:r>
          </w:ins>
        </w:p>
        <w:p w14:paraId="51765FF2" w14:textId="0BCDE013" w:rsidR="00351389" w:rsidRDefault="00351389">
          <w:pPr>
            <w:pStyle w:val="TOC2"/>
            <w:rPr>
              <w:ins w:id="73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3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ins>
          <w:r>
            <w:rPr>
              <w:noProof/>
              <w:webHidden/>
            </w:rPr>
          </w:r>
          <w:r>
            <w:rPr>
              <w:noProof/>
              <w:webHidden/>
            </w:rPr>
            <w:fldChar w:fldCharType="separate"/>
          </w:r>
          <w:ins w:id="735" w:author="jonathan pritchard" w:date="2025-01-28T14:52:00Z" w16du:dateUtc="2025-01-28T14:52:00Z">
            <w:r>
              <w:rPr>
                <w:noProof/>
                <w:webHidden/>
              </w:rPr>
              <w:t>54</w:t>
            </w:r>
            <w:r>
              <w:rPr>
                <w:noProof/>
                <w:webHidden/>
              </w:rPr>
              <w:fldChar w:fldCharType="end"/>
            </w:r>
            <w:r w:rsidRPr="00011FF5">
              <w:rPr>
                <w:rStyle w:val="Hyperlink"/>
                <w:noProof/>
              </w:rPr>
              <w:fldChar w:fldCharType="end"/>
            </w:r>
          </w:ins>
        </w:p>
        <w:p w14:paraId="454BB1B0" w14:textId="770F93AD" w:rsidR="00351389" w:rsidRDefault="00351389">
          <w:pPr>
            <w:pStyle w:val="TOC2"/>
            <w:rPr>
              <w:ins w:id="73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3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ins>
          <w:r>
            <w:rPr>
              <w:noProof/>
              <w:webHidden/>
            </w:rPr>
          </w:r>
          <w:r>
            <w:rPr>
              <w:noProof/>
              <w:webHidden/>
            </w:rPr>
            <w:fldChar w:fldCharType="separate"/>
          </w:r>
          <w:ins w:id="738"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03EC8090" w14:textId="749595EB" w:rsidR="00351389" w:rsidRDefault="00351389">
          <w:pPr>
            <w:pStyle w:val="TOC2"/>
            <w:rPr>
              <w:ins w:id="73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4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ins>
          <w:r>
            <w:rPr>
              <w:noProof/>
              <w:webHidden/>
            </w:rPr>
          </w:r>
          <w:r>
            <w:rPr>
              <w:noProof/>
              <w:webHidden/>
            </w:rPr>
            <w:fldChar w:fldCharType="separate"/>
          </w:r>
          <w:ins w:id="741"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230CBCB3" w14:textId="07E1B4B2" w:rsidR="00351389" w:rsidRDefault="00351389">
          <w:pPr>
            <w:pStyle w:val="TOC3"/>
            <w:rPr>
              <w:ins w:id="74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ins>
          <w:r>
            <w:rPr>
              <w:noProof/>
              <w:webHidden/>
            </w:rPr>
          </w:r>
          <w:r>
            <w:rPr>
              <w:noProof/>
              <w:webHidden/>
            </w:rPr>
            <w:fldChar w:fldCharType="separate"/>
          </w:r>
          <w:ins w:id="744"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3AAFF532" w14:textId="706E17EC" w:rsidR="00351389" w:rsidRDefault="00351389">
          <w:pPr>
            <w:pStyle w:val="TOC3"/>
            <w:rPr>
              <w:ins w:id="74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ins>
          <w:r>
            <w:rPr>
              <w:noProof/>
              <w:webHidden/>
            </w:rPr>
          </w:r>
          <w:r>
            <w:rPr>
              <w:noProof/>
              <w:webHidden/>
            </w:rPr>
            <w:fldChar w:fldCharType="separate"/>
          </w:r>
          <w:ins w:id="747"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0B5E54A9" w14:textId="24BB86CC" w:rsidR="00351389" w:rsidRDefault="00351389">
          <w:pPr>
            <w:pStyle w:val="TOC2"/>
            <w:rPr>
              <w:ins w:id="74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4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ins>
          <w:r>
            <w:rPr>
              <w:noProof/>
              <w:webHidden/>
            </w:rPr>
          </w:r>
          <w:r>
            <w:rPr>
              <w:noProof/>
              <w:webHidden/>
            </w:rPr>
            <w:fldChar w:fldCharType="separate"/>
          </w:r>
          <w:ins w:id="750"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3CE29489" w14:textId="74E65ABE" w:rsidR="00351389" w:rsidRDefault="00351389">
          <w:pPr>
            <w:pStyle w:val="TOC3"/>
            <w:rPr>
              <w:ins w:id="75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ins>
          <w:r>
            <w:rPr>
              <w:noProof/>
              <w:webHidden/>
            </w:rPr>
          </w:r>
          <w:r>
            <w:rPr>
              <w:noProof/>
              <w:webHidden/>
            </w:rPr>
            <w:fldChar w:fldCharType="separate"/>
          </w:r>
          <w:ins w:id="753"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5B692E00" w14:textId="1DD23593" w:rsidR="00351389" w:rsidRDefault="00351389">
          <w:pPr>
            <w:pStyle w:val="TOC3"/>
            <w:rPr>
              <w:ins w:id="75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ins>
          <w:r>
            <w:rPr>
              <w:noProof/>
              <w:webHidden/>
            </w:rPr>
          </w:r>
          <w:r>
            <w:rPr>
              <w:noProof/>
              <w:webHidden/>
            </w:rPr>
            <w:fldChar w:fldCharType="separate"/>
          </w:r>
          <w:ins w:id="756"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6D1694DB" w14:textId="335220A5" w:rsidR="00351389" w:rsidRDefault="00351389">
          <w:pPr>
            <w:pStyle w:val="TOC3"/>
            <w:rPr>
              <w:ins w:id="75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ins>
          <w:r>
            <w:rPr>
              <w:noProof/>
              <w:webHidden/>
            </w:rPr>
          </w:r>
          <w:r>
            <w:rPr>
              <w:noProof/>
              <w:webHidden/>
            </w:rPr>
            <w:fldChar w:fldCharType="separate"/>
          </w:r>
          <w:ins w:id="759"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1659941E" w14:textId="26AB1F64" w:rsidR="00351389" w:rsidRDefault="00351389">
          <w:pPr>
            <w:pStyle w:val="TOC3"/>
            <w:rPr>
              <w:ins w:id="76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6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ins>
          <w:r>
            <w:rPr>
              <w:noProof/>
              <w:webHidden/>
            </w:rPr>
          </w:r>
          <w:r>
            <w:rPr>
              <w:noProof/>
              <w:webHidden/>
            </w:rPr>
            <w:fldChar w:fldCharType="separate"/>
          </w:r>
          <w:ins w:id="762" w:author="jonathan pritchard" w:date="2025-01-28T14:52:00Z" w16du:dateUtc="2025-01-28T14:52:00Z">
            <w:r>
              <w:rPr>
                <w:noProof/>
                <w:webHidden/>
              </w:rPr>
              <w:t>57</w:t>
            </w:r>
            <w:r>
              <w:rPr>
                <w:noProof/>
                <w:webHidden/>
              </w:rPr>
              <w:fldChar w:fldCharType="end"/>
            </w:r>
            <w:r w:rsidRPr="00011FF5">
              <w:rPr>
                <w:rStyle w:val="Hyperlink"/>
                <w:noProof/>
              </w:rPr>
              <w:fldChar w:fldCharType="end"/>
            </w:r>
          </w:ins>
        </w:p>
        <w:p w14:paraId="0593EE70" w14:textId="04E90D86" w:rsidR="00351389" w:rsidRDefault="00351389">
          <w:pPr>
            <w:pStyle w:val="TOC2"/>
            <w:rPr>
              <w:ins w:id="76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6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ins>
          <w:r>
            <w:rPr>
              <w:noProof/>
              <w:webHidden/>
            </w:rPr>
          </w:r>
          <w:r>
            <w:rPr>
              <w:noProof/>
              <w:webHidden/>
            </w:rPr>
            <w:fldChar w:fldCharType="separate"/>
          </w:r>
          <w:ins w:id="765" w:author="jonathan pritchard" w:date="2025-01-28T14:52:00Z" w16du:dateUtc="2025-01-28T14:52:00Z">
            <w:r>
              <w:rPr>
                <w:noProof/>
                <w:webHidden/>
              </w:rPr>
              <w:t>57</w:t>
            </w:r>
            <w:r>
              <w:rPr>
                <w:noProof/>
                <w:webHidden/>
              </w:rPr>
              <w:fldChar w:fldCharType="end"/>
            </w:r>
            <w:r w:rsidRPr="00011FF5">
              <w:rPr>
                <w:rStyle w:val="Hyperlink"/>
                <w:noProof/>
              </w:rPr>
              <w:fldChar w:fldCharType="end"/>
            </w:r>
          </w:ins>
        </w:p>
        <w:p w14:paraId="172EE042" w14:textId="4A3CEAAF" w:rsidR="00351389" w:rsidRDefault="00351389">
          <w:pPr>
            <w:pStyle w:val="TOC1"/>
            <w:rPr>
              <w:ins w:id="76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6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ins>
          <w:r>
            <w:rPr>
              <w:noProof/>
              <w:webHidden/>
            </w:rPr>
          </w:r>
          <w:r>
            <w:rPr>
              <w:noProof/>
              <w:webHidden/>
            </w:rPr>
            <w:fldChar w:fldCharType="separate"/>
          </w:r>
          <w:ins w:id="768"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7C5E05D6" w14:textId="7320D6F8" w:rsidR="00351389" w:rsidRDefault="00351389">
          <w:pPr>
            <w:pStyle w:val="TOC2"/>
            <w:rPr>
              <w:ins w:id="76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ins>
          <w:r>
            <w:rPr>
              <w:noProof/>
              <w:webHidden/>
            </w:rPr>
          </w:r>
          <w:r>
            <w:rPr>
              <w:noProof/>
              <w:webHidden/>
            </w:rPr>
            <w:fldChar w:fldCharType="separate"/>
          </w:r>
          <w:ins w:id="771"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3E12D5FB" w14:textId="4226CEE0" w:rsidR="00351389" w:rsidRDefault="00351389">
          <w:pPr>
            <w:pStyle w:val="TOC2"/>
            <w:rPr>
              <w:ins w:id="77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ins>
          <w:r>
            <w:rPr>
              <w:noProof/>
              <w:webHidden/>
            </w:rPr>
          </w:r>
          <w:r>
            <w:rPr>
              <w:noProof/>
              <w:webHidden/>
            </w:rPr>
            <w:fldChar w:fldCharType="separate"/>
          </w:r>
          <w:ins w:id="774"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73A7E61B" w14:textId="2E670AA5" w:rsidR="00351389" w:rsidRDefault="00351389">
          <w:pPr>
            <w:pStyle w:val="TOC2"/>
            <w:rPr>
              <w:ins w:id="77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ins>
          <w:r>
            <w:rPr>
              <w:noProof/>
              <w:webHidden/>
            </w:rPr>
          </w:r>
          <w:r>
            <w:rPr>
              <w:noProof/>
              <w:webHidden/>
            </w:rPr>
            <w:fldChar w:fldCharType="separate"/>
          </w:r>
          <w:ins w:id="777" w:author="jonathan pritchard" w:date="2025-01-28T14:52:00Z" w16du:dateUtc="2025-01-28T14:52:00Z">
            <w:r>
              <w:rPr>
                <w:noProof/>
                <w:webHidden/>
              </w:rPr>
              <w:t>59</w:t>
            </w:r>
            <w:r>
              <w:rPr>
                <w:noProof/>
                <w:webHidden/>
              </w:rPr>
              <w:fldChar w:fldCharType="end"/>
            </w:r>
            <w:r w:rsidRPr="00011FF5">
              <w:rPr>
                <w:rStyle w:val="Hyperlink"/>
                <w:noProof/>
              </w:rPr>
              <w:fldChar w:fldCharType="end"/>
            </w:r>
          </w:ins>
        </w:p>
        <w:p w14:paraId="0B33978B" w14:textId="63B54AD3" w:rsidR="00351389" w:rsidRDefault="00351389">
          <w:pPr>
            <w:pStyle w:val="TOC1"/>
            <w:rPr>
              <w:ins w:id="77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7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ins>
          <w:r>
            <w:rPr>
              <w:noProof/>
              <w:webHidden/>
            </w:rPr>
          </w:r>
          <w:r>
            <w:rPr>
              <w:noProof/>
              <w:webHidden/>
            </w:rPr>
            <w:fldChar w:fldCharType="separate"/>
          </w:r>
          <w:ins w:id="780" w:author="jonathan pritchard" w:date="2025-01-28T14:52:00Z" w16du:dateUtc="2025-01-28T14:52:00Z">
            <w:r>
              <w:rPr>
                <w:noProof/>
                <w:webHidden/>
              </w:rPr>
              <w:t>61</w:t>
            </w:r>
            <w:r>
              <w:rPr>
                <w:noProof/>
                <w:webHidden/>
              </w:rPr>
              <w:fldChar w:fldCharType="end"/>
            </w:r>
            <w:r w:rsidRPr="00011FF5">
              <w:rPr>
                <w:rStyle w:val="Hyperlink"/>
                <w:noProof/>
              </w:rPr>
              <w:fldChar w:fldCharType="end"/>
            </w:r>
          </w:ins>
        </w:p>
        <w:p w14:paraId="55495B2E" w14:textId="26D60EAF" w:rsidR="00351389" w:rsidRDefault="00351389">
          <w:pPr>
            <w:pStyle w:val="TOC2"/>
            <w:rPr>
              <w:ins w:id="78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8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ins>
          <w:r>
            <w:rPr>
              <w:noProof/>
              <w:webHidden/>
            </w:rPr>
          </w:r>
          <w:r>
            <w:rPr>
              <w:noProof/>
              <w:webHidden/>
            </w:rPr>
            <w:fldChar w:fldCharType="separate"/>
          </w:r>
          <w:ins w:id="783" w:author="jonathan pritchard" w:date="2025-01-28T14:52:00Z" w16du:dateUtc="2025-01-28T14:52:00Z">
            <w:r>
              <w:rPr>
                <w:noProof/>
                <w:webHidden/>
              </w:rPr>
              <w:t>61</w:t>
            </w:r>
            <w:r>
              <w:rPr>
                <w:noProof/>
                <w:webHidden/>
              </w:rPr>
              <w:fldChar w:fldCharType="end"/>
            </w:r>
            <w:r w:rsidRPr="00011FF5">
              <w:rPr>
                <w:rStyle w:val="Hyperlink"/>
                <w:noProof/>
              </w:rPr>
              <w:fldChar w:fldCharType="end"/>
            </w:r>
          </w:ins>
        </w:p>
        <w:p w14:paraId="7A3BC993" w14:textId="53ECABCB" w:rsidR="00351389" w:rsidRDefault="00351389">
          <w:pPr>
            <w:pStyle w:val="TOC2"/>
            <w:rPr>
              <w:ins w:id="78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8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ins>
          <w:r>
            <w:rPr>
              <w:noProof/>
              <w:webHidden/>
            </w:rPr>
          </w:r>
          <w:r>
            <w:rPr>
              <w:noProof/>
              <w:webHidden/>
            </w:rPr>
            <w:fldChar w:fldCharType="separate"/>
          </w:r>
          <w:ins w:id="786" w:author="jonathan pritchard" w:date="2025-01-28T14:52:00Z" w16du:dateUtc="2025-01-28T14:52:00Z">
            <w:r>
              <w:rPr>
                <w:noProof/>
                <w:webHidden/>
              </w:rPr>
              <w:t>63</w:t>
            </w:r>
            <w:r>
              <w:rPr>
                <w:noProof/>
                <w:webHidden/>
              </w:rPr>
              <w:fldChar w:fldCharType="end"/>
            </w:r>
            <w:r w:rsidRPr="00011FF5">
              <w:rPr>
                <w:rStyle w:val="Hyperlink"/>
                <w:noProof/>
              </w:rPr>
              <w:fldChar w:fldCharType="end"/>
            </w:r>
          </w:ins>
        </w:p>
        <w:p w14:paraId="62B112BF" w14:textId="405ABA15" w:rsidR="00351389" w:rsidRDefault="00351389">
          <w:pPr>
            <w:pStyle w:val="TOC1"/>
            <w:rPr>
              <w:ins w:id="78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8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ins>
          <w:r>
            <w:rPr>
              <w:noProof/>
              <w:webHidden/>
            </w:rPr>
          </w:r>
          <w:r>
            <w:rPr>
              <w:noProof/>
              <w:webHidden/>
            </w:rPr>
            <w:fldChar w:fldCharType="separate"/>
          </w:r>
          <w:ins w:id="789" w:author="jonathan pritchard" w:date="2025-01-28T14:52:00Z" w16du:dateUtc="2025-01-28T14:52:00Z">
            <w:r>
              <w:rPr>
                <w:noProof/>
                <w:webHidden/>
              </w:rPr>
              <w:t>65</w:t>
            </w:r>
            <w:r>
              <w:rPr>
                <w:noProof/>
                <w:webHidden/>
              </w:rPr>
              <w:fldChar w:fldCharType="end"/>
            </w:r>
            <w:r w:rsidRPr="00011FF5">
              <w:rPr>
                <w:rStyle w:val="Hyperlink"/>
                <w:noProof/>
              </w:rPr>
              <w:fldChar w:fldCharType="end"/>
            </w:r>
          </w:ins>
        </w:p>
        <w:p w14:paraId="3E291D73" w14:textId="6DB9324F" w:rsidR="00351389" w:rsidRDefault="00351389">
          <w:pPr>
            <w:pStyle w:val="TOC2"/>
            <w:rPr>
              <w:ins w:id="79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ins>
          <w:r>
            <w:rPr>
              <w:noProof/>
              <w:webHidden/>
            </w:rPr>
          </w:r>
          <w:r>
            <w:rPr>
              <w:noProof/>
              <w:webHidden/>
            </w:rPr>
            <w:fldChar w:fldCharType="separate"/>
          </w:r>
          <w:ins w:id="792" w:author="jonathan pritchard" w:date="2025-01-28T14:52:00Z" w16du:dateUtc="2025-01-28T14:52:00Z">
            <w:r>
              <w:rPr>
                <w:noProof/>
                <w:webHidden/>
              </w:rPr>
              <w:t>65</w:t>
            </w:r>
            <w:r>
              <w:rPr>
                <w:noProof/>
                <w:webHidden/>
              </w:rPr>
              <w:fldChar w:fldCharType="end"/>
            </w:r>
            <w:r w:rsidRPr="00011FF5">
              <w:rPr>
                <w:rStyle w:val="Hyperlink"/>
                <w:noProof/>
              </w:rPr>
              <w:fldChar w:fldCharType="end"/>
            </w:r>
          </w:ins>
        </w:p>
        <w:p w14:paraId="4A5BAC7A" w14:textId="5074FDFA" w:rsidR="00351389" w:rsidRDefault="00351389">
          <w:pPr>
            <w:pStyle w:val="TOC2"/>
            <w:rPr>
              <w:ins w:id="79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ins>
          <w:r>
            <w:rPr>
              <w:noProof/>
              <w:webHidden/>
            </w:rPr>
          </w:r>
          <w:r>
            <w:rPr>
              <w:noProof/>
              <w:webHidden/>
            </w:rPr>
            <w:fldChar w:fldCharType="separate"/>
          </w:r>
          <w:ins w:id="795" w:author="jonathan pritchard" w:date="2025-01-28T14:52:00Z" w16du:dateUtc="2025-01-28T14:52:00Z">
            <w:r>
              <w:rPr>
                <w:noProof/>
                <w:webHidden/>
              </w:rPr>
              <w:t>66</w:t>
            </w:r>
            <w:r>
              <w:rPr>
                <w:noProof/>
                <w:webHidden/>
              </w:rPr>
              <w:fldChar w:fldCharType="end"/>
            </w:r>
            <w:r w:rsidRPr="00011FF5">
              <w:rPr>
                <w:rStyle w:val="Hyperlink"/>
                <w:noProof/>
              </w:rPr>
              <w:fldChar w:fldCharType="end"/>
            </w:r>
          </w:ins>
        </w:p>
        <w:p w14:paraId="39F4AD25" w14:textId="365736FD" w:rsidR="00351389" w:rsidRDefault="00351389">
          <w:pPr>
            <w:pStyle w:val="TOC2"/>
            <w:rPr>
              <w:ins w:id="79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7"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"_Toc188968682"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ins>
          <w:r>
            <w:rPr>
              <w:noProof/>
              <w:webHidden/>
            </w:rPr>
          </w:r>
          <w:r>
            <w:rPr>
              <w:noProof/>
              <w:webHidden/>
            </w:rPr>
            <w:fldChar w:fldCharType="separate"/>
          </w:r>
          <w:ins w:id="798" w:author="jonathan pritchard" w:date="2025-01-28T14:52:00Z" w16du:dateUtc="2025-01-28T14:52:00Z">
            <w:r>
              <w:rPr>
                <w:noProof/>
                <w:webHidden/>
              </w:rPr>
              <w:t>67</w:t>
            </w:r>
            <w:r>
              <w:rPr>
                <w:noProof/>
                <w:webHidden/>
              </w:rPr>
              <w:fldChar w:fldCharType="end"/>
            </w:r>
            <w:r w:rsidRPr="00011FF5">
              <w:rPr>
                <w:rStyle w:val="Hyperlink"/>
                <w:noProof/>
              </w:rPr>
              <w:fldChar w:fldCharType="end"/>
            </w:r>
          </w:ins>
        </w:p>
        <w:p w14:paraId="7AA342B3" w14:textId="66D60CAD" w:rsidR="00351389" w:rsidRDefault="00351389">
          <w:pPr>
            <w:pStyle w:val="TOC1"/>
            <w:rPr>
              <w:ins w:id="79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ins>
          <w:r>
            <w:rPr>
              <w:noProof/>
              <w:webHidden/>
            </w:rPr>
          </w:r>
          <w:r>
            <w:rPr>
              <w:noProof/>
              <w:webHidden/>
            </w:rPr>
            <w:fldChar w:fldCharType="separate"/>
          </w:r>
          <w:ins w:id="801" w:author="jonathan pritchard" w:date="2025-01-28T14:52:00Z" w16du:dateUtc="2025-01-28T14:52:00Z">
            <w:r>
              <w:rPr>
                <w:noProof/>
                <w:webHidden/>
              </w:rPr>
              <w:t>71</w:t>
            </w:r>
            <w:r>
              <w:rPr>
                <w:noProof/>
                <w:webHidden/>
              </w:rPr>
              <w:fldChar w:fldCharType="end"/>
            </w:r>
            <w:r w:rsidRPr="00011FF5">
              <w:rPr>
                <w:rStyle w:val="Hyperlink"/>
                <w:noProof/>
              </w:rPr>
              <w:fldChar w:fldCharType="end"/>
            </w:r>
          </w:ins>
        </w:p>
        <w:p w14:paraId="6442BA32" w14:textId="201EF457" w:rsidR="00351389" w:rsidRDefault="00351389">
          <w:pPr>
            <w:pStyle w:val="TOC1"/>
            <w:rPr>
              <w:ins w:id="80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ins>
          <w:r>
            <w:rPr>
              <w:noProof/>
              <w:webHidden/>
            </w:rPr>
          </w:r>
          <w:r>
            <w:rPr>
              <w:noProof/>
              <w:webHidden/>
            </w:rPr>
            <w:fldChar w:fldCharType="separate"/>
          </w:r>
          <w:ins w:id="804" w:author="jonathan pritchard" w:date="2025-01-28T14:52:00Z" w16du:dateUtc="2025-01-28T14:52:00Z">
            <w:r>
              <w:rPr>
                <w:noProof/>
                <w:webHidden/>
              </w:rPr>
              <w:t>71</w:t>
            </w:r>
            <w:r>
              <w:rPr>
                <w:noProof/>
                <w:webHidden/>
              </w:rPr>
              <w:fldChar w:fldCharType="end"/>
            </w:r>
            <w:r w:rsidRPr="00011FF5">
              <w:rPr>
                <w:rStyle w:val="Hyperlink"/>
                <w:noProof/>
              </w:rPr>
              <w:fldChar w:fldCharType="end"/>
            </w:r>
          </w:ins>
        </w:p>
        <w:p w14:paraId="6EEE0307" w14:textId="3B3E966F" w:rsidR="00351389" w:rsidRDefault="00351389">
          <w:pPr>
            <w:pStyle w:val="TOC1"/>
            <w:rPr>
              <w:ins w:id="80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ins>
          <w:r>
            <w:rPr>
              <w:noProof/>
              <w:webHidden/>
            </w:rPr>
          </w:r>
          <w:r>
            <w:rPr>
              <w:noProof/>
              <w:webHidden/>
            </w:rPr>
            <w:fldChar w:fldCharType="separate"/>
          </w:r>
          <w:ins w:id="807" w:author="jonathan pritchard" w:date="2025-01-28T14:52:00Z" w16du:dateUtc="2025-01-28T14:52:00Z">
            <w:r>
              <w:rPr>
                <w:noProof/>
                <w:webHidden/>
              </w:rPr>
              <w:t>78</w:t>
            </w:r>
            <w:r>
              <w:rPr>
                <w:noProof/>
                <w:webHidden/>
              </w:rPr>
              <w:fldChar w:fldCharType="end"/>
            </w:r>
            <w:r w:rsidRPr="00011FF5">
              <w:rPr>
                <w:rStyle w:val="Hyperlink"/>
                <w:noProof/>
              </w:rPr>
              <w:fldChar w:fldCharType="end"/>
            </w:r>
          </w:ins>
        </w:p>
        <w:p w14:paraId="3BF70ED7" w14:textId="3CAAD831" w:rsidR="00351389" w:rsidRDefault="00351389">
          <w:pPr>
            <w:pStyle w:val="TOC1"/>
            <w:rPr>
              <w:ins w:id="80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ins>
          <w:r>
            <w:rPr>
              <w:noProof/>
              <w:webHidden/>
            </w:rPr>
          </w:r>
          <w:r>
            <w:rPr>
              <w:noProof/>
              <w:webHidden/>
            </w:rPr>
            <w:fldChar w:fldCharType="separate"/>
          </w:r>
          <w:ins w:id="810" w:author="jonathan pritchard" w:date="2025-01-28T14:52:00Z" w16du:dateUtc="2025-01-28T14:52:00Z">
            <w:r>
              <w:rPr>
                <w:noProof/>
                <w:webHidden/>
              </w:rPr>
              <w:t>78</w:t>
            </w:r>
            <w:r>
              <w:rPr>
                <w:noProof/>
                <w:webHidden/>
              </w:rPr>
              <w:fldChar w:fldCharType="end"/>
            </w:r>
            <w:r w:rsidRPr="00011FF5">
              <w:rPr>
                <w:rStyle w:val="Hyperlink"/>
                <w:noProof/>
              </w:rPr>
              <w:fldChar w:fldCharType="end"/>
            </w:r>
          </w:ins>
        </w:p>
        <w:p w14:paraId="10012C25" w14:textId="285DEEA2" w:rsidR="00351389" w:rsidRDefault="00351389">
          <w:pPr>
            <w:pStyle w:val="TOC2"/>
            <w:rPr>
              <w:ins w:id="81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ins>
          <w:r>
            <w:rPr>
              <w:noProof/>
              <w:webHidden/>
            </w:rPr>
          </w:r>
          <w:r>
            <w:rPr>
              <w:noProof/>
              <w:webHidden/>
            </w:rPr>
            <w:fldChar w:fldCharType="separate"/>
          </w:r>
          <w:ins w:id="813" w:author="jonathan pritchard" w:date="2025-01-28T14:52:00Z" w16du:dateUtc="2025-01-28T14:52:00Z">
            <w:r>
              <w:rPr>
                <w:noProof/>
                <w:webHidden/>
              </w:rPr>
              <w:t>79</w:t>
            </w:r>
            <w:r>
              <w:rPr>
                <w:noProof/>
                <w:webHidden/>
              </w:rPr>
              <w:fldChar w:fldCharType="end"/>
            </w:r>
            <w:r w:rsidRPr="00011FF5">
              <w:rPr>
                <w:rStyle w:val="Hyperlink"/>
                <w:noProof/>
              </w:rPr>
              <w:fldChar w:fldCharType="end"/>
            </w:r>
          </w:ins>
        </w:p>
        <w:p w14:paraId="18073959" w14:textId="1AFBD30F" w:rsidR="00351389" w:rsidRDefault="00351389">
          <w:pPr>
            <w:pStyle w:val="TOC2"/>
            <w:rPr>
              <w:ins w:id="81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ins>
          <w:r>
            <w:rPr>
              <w:noProof/>
              <w:webHidden/>
            </w:rPr>
          </w:r>
          <w:r>
            <w:rPr>
              <w:noProof/>
              <w:webHidden/>
            </w:rPr>
            <w:fldChar w:fldCharType="separate"/>
          </w:r>
          <w:ins w:id="816" w:author="jonathan pritchard" w:date="2025-01-28T14:52:00Z" w16du:dateUtc="2025-01-28T14:52:00Z">
            <w:r>
              <w:rPr>
                <w:noProof/>
                <w:webHidden/>
              </w:rPr>
              <w:t>80</w:t>
            </w:r>
            <w:r>
              <w:rPr>
                <w:noProof/>
                <w:webHidden/>
              </w:rPr>
              <w:fldChar w:fldCharType="end"/>
            </w:r>
            <w:r w:rsidRPr="00011FF5">
              <w:rPr>
                <w:rStyle w:val="Hyperlink"/>
                <w:noProof/>
              </w:rPr>
              <w:fldChar w:fldCharType="end"/>
            </w:r>
          </w:ins>
        </w:p>
        <w:p w14:paraId="682FBDC2" w14:textId="5D880501" w:rsidR="00351389" w:rsidRDefault="00351389">
          <w:pPr>
            <w:pStyle w:val="TOC2"/>
            <w:rPr>
              <w:ins w:id="81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ins>
          <w:r>
            <w:rPr>
              <w:noProof/>
              <w:webHidden/>
            </w:rPr>
          </w:r>
          <w:r>
            <w:rPr>
              <w:noProof/>
              <w:webHidden/>
            </w:rPr>
            <w:fldChar w:fldCharType="separate"/>
          </w:r>
          <w:ins w:id="819" w:author="jonathan pritchard" w:date="2025-01-28T14:52:00Z" w16du:dateUtc="2025-01-28T14:52:00Z">
            <w:r>
              <w:rPr>
                <w:noProof/>
                <w:webHidden/>
              </w:rPr>
              <w:t>81</w:t>
            </w:r>
            <w:r>
              <w:rPr>
                <w:noProof/>
                <w:webHidden/>
              </w:rPr>
              <w:fldChar w:fldCharType="end"/>
            </w:r>
            <w:r w:rsidRPr="00011FF5">
              <w:rPr>
                <w:rStyle w:val="Hyperlink"/>
                <w:noProof/>
              </w:rPr>
              <w:fldChar w:fldCharType="end"/>
            </w:r>
          </w:ins>
        </w:p>
        <w:p w14:paraId="0A8F9EAF" w14:textId="481049E7" w:rsidR="00351389" w:rsidRDefault="00351389">
          <w:pPr>
            <w:pStyle w:val="TOC1"/>
            <w:rPr>
              <w:ins w:id="82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ins>
          <w:r>
            <w:rPr>
              <w:noProof/>
              <w:webHidden/>
            </w:rPr>
          </w:r>
          <w:r>
            <w:rPr>
              <w:noProof/>
              <w:webHidden/>
            </w:rPr>
            <w:fldChar w:fldCharType="separate"/>
          </w:r>
          <w:ins w:id="822"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42C765EF" w14:textId="5158A3F8" w:rsidR="00351389" w:rsidRDefault="00351389">
          <w:pPr>
            <w:pStyle w:val="TOC1"/>
            <w:rPr>
              <w:ins w:id="82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ins>
          <w:r>
            <w:rPr>
              <w:noProof/>
              <w:webHidden/>
            </w:rPr>
          </w:r>
          <w:r>
            <w:rPr>
              <w:noProof/>
              <w:webHidden/>
            </w:rPr>
            <w:fldChar w:fldCharType="separate"/>
          </w:r>
          <w:ins w:id="825"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769E4ACD" w14:textId="021DC463" w:rsidR="00351389" w:rsidRDefault="00351389">
          <w:pPr>
            <w:pStyle w:val="TOC1"/>
            <w:rPr>
              <w:ins w:id="82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ins>
          <w:r>
            <w:rPr>
              <w:noProof/>
              <w:webHidden/>
            </w:rPr>
          </w:r>
          <w:r>
            <w:rPr>
              <w:noProof/>
              <w:webHidden/>
            </w:rPr>
            <w:fldChar w:fldCharType="separate"/>
          </w:r>
          <w:ins w:id="828"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31A89787" w14:textId="5DBBF3D9" w:rsidR="00351389" w:rsidRDefault="00351389">
          <w:pPr>
            <w:pStyle w:val="TOC1"/>
            <w:rPr>
              <w:ins w:id="82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ins>
          <w:r>
            <w:rPr>
              <w:noProof/>
              <w:webHidden/>
            </w:rPr>
          </w:r>
          <w:r>
            <w:rPr>
              <w:noProof/>
              <w:webHidden/>
            </w:rPr>
            <w:fldChar w:fldCharType="separate"/>
          </w:r>
          <w:ins w:id="831" w:author="jonathan pritchard" w:date="2025-01-28T14:52:00Z" w16du:dateUtc="2025-01-28T14:52:00Z">
            <w:r>
              <w:rPr>
                <w:noProof/>
                <w:webHidden/>
              </w:rPr>
              <w:t>84</w:t>
            </w:r>
            <w:r>
              <w:rPr>
                <w:noProof/>
                <w:webHidden/>
              </w:rPr>
              <w:fldChar w:fldCharType="end"/>
            </w:r>
            <w:r w:rsidRPr="00011FF5">
              <w:rPr>
                <w:rStyle w:val="Hyperlink"/>
                <w:noProof/>
              </w:rPr>
              <w:fldChar w:fldCharType="end"/>
            </w:r>
          </w:ins>
        </w:p>
        <w:p w14:paraId="2BC9F607" w14:textId="6416F55B" w:rsidR="00351389" w:rsidRDefault="00351389">
          <w:pPr>
            <w:pStyle w:val="TOC1"/>
            <w:rPr>
              <w:ins w:id="83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ins>
          <w:r>
            <w:rPr>
              <w:noProof/>
              <w:webHidden/>
            </w:rPr>
          </w:r>
          <w:r>
            <w:rPr>
              <w:noProof/>
              <w:webHidden/>
            </w:rPr>
            <w:fldChar w:fldCharType="separate"/>
          </w:r>
          <w:ins w:id="834" w:author="jonathan pritchard" w:date="2025-01-28T14:52:00Z" w16du:dateUtc="2025-01-28T14:52:00Z">
            <w:r>
              <w:rPr>
                <w:noProof/>
                <w:webHidden/>
              </w:rPr>
              <w:t>84</w:t>
            </w:r>
            <w:r>
              <w:rPr>
                <w:noProof/>
                <w:webHidden/>
              </w:rPr>
              <w:fldChar w:fldCharType="end"/>
            </w:r>
            <w:r w:rsidRPr="00011FF5">
              <w:rPr>
                <w:rStyle w:val="Hyperlink"/>
                <w:noProof/>
              </w:rPr>
              <w:fldChar w:fldCharType="end"/>
            </w:r>
          </w:ins>
        </w:p>
        <w:p w14:paraId="7DF0382A" w14:textId="56FC999D" w:rsidR="00351389" w:rsidRDefault="00351389">
          <w:pPr>
            <w:pStyle w:val="TOC1"/>
            <w:rPr>
              <w:ins w:id="83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ins>
          <w:r>
            <w:rPr>
              <w:noProof/>
              <w:webHidden/>
            </w:rPr>
          </w:r>
          <w:r>
            <w:rPr>
              <w:noProof/>
              <w:webHidden/>
            </w:rPr>
            <w:fldChar w:fldCharType="separate"/>
          </w:r>
          <w:ins w:id="837" w:author="jonathan pritchard" w:date="2025-01-28T14:52:00Z" w16du:dateUtc="2025-01-28T14:52:00Z">
            <w:r>
              <w:rPr>
                <w:noProof/>
                <w:webHidden/>
              </w:rPr>
              <w:t>85</w:t>
            </w:r>
            <w:r>
              <w:rPr>
                <w:noProof/>
                <w:webHidden/>
              </w:rPr>
              <w:fldChar w:fldCharType="end"/>
            </w:r>
            <w:r w:rsidRPr="00011FF5">
              <w:rPr>
                <w:rStyle w:val="Hyperlink"/>
                <w:noProof/>
              </w:rPr>
              <w:fldChar w:fldCharType="end"/>
            </w:r>
          </w:ins>
        </w:p>
        <w:p w14:paraId="03A7AA5C" w14:textId="37DA7E68" w:rsidR="00351389" w:rsidRDefault="00351389">
          <w:pPr>
            <w:pStyle w:val="TOC1"/>
            <w:rPr>
              <w:ins w:id="83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ins>
          <w:r>
            <w:rPr>
              <w:noProof/>
              <w:webHidden/>
            </w:rPr>
          </w:r>
          <w:r>
            <w:rPr>
              <w:noProof/>
              <w:webHidden/>
            </w:rPr>
            <w:fldChar w:fldCharType="separate"/>
          </w:r>
          <w:ins w:id="840" w:author="jonathan pritchard" w:date="2025-01-28T14:52:00Z" w16du:dateUtc="2025-01-28T14:52:00Z">
            <w:r>
              <w:rPr>
                <w:noProof/>
                <w:webHidden/>
              </w:rPr>
              <w:t>86</w:t>
            </w:r>
            <w:r>
              <w:rPr>
                <w:noProof/>
                <w:webHidden/>
              </w:rPr>
              <w:fldChar w:fldCharType="end"/>
            </w:r>
            <w:r w:rsidRPr="00011FF5">
              <w:rPr>
                <w:rStyle w:val="Hyperlink"/>
                <w:noProof/>
              </w:rPr>
              <w:fldChar w:fldCharType="end"/>
            </w:r>
          </w:ins>
        </w:p>
        <w:p w14:paraId="523F2BB7" w14:textId="730383F0" w:rsidR="00351389" w:rsidRDefault="00351389">
          <w:pPr>
            <w:pStyle w:val="TOC1"/>
            <w:rPr>
              <w:ins w:id="84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4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ins>
          <w:r>
            <w:rPr>
              <w:noProof/>
              <w:webHidden/>
            </w:rPr>
          </w:r>
          <w:r>
            <w:rPr>
              <w:noProof/>
              <w:webHidden/>
            </w:rPr>
            <w:fldChar w:fldCharType="separate"/>
          </w:r>
          <w:ins w:id="843" w:author="jonathan pritchard" w:date="2025-01-28T14:52:00Z" w16du:dateUtc="2025-01-28T14:52:00Z">
            <w:r>
              <w:rPr>
                <w:noProof/>
                <w:webHidden/>
              </w:rPr>
              <w:t>87</w:t>
            </w:r>
            <w:r>
              <w:rPr>
                <w:noProof/>
                <w:webHidden/>
              </w:rPr>
              <w:fldChar w:fldCharType="end"/>
            </w:r>
            <w:r w:rsidRPr="00011FF5">
              <w:rPr>
                <w:rStyle w:val="Hyperlink"/>
                <w:noProof/>
              </w:rPr>
              <w:fldChar w:fldCharType="end"/>
            </w:r>
          </w:ins>
        </w:p>
        <w:p w14:paraId="5C7CF055" w14:textId="348CE362" w:rsidR="00351389" w:rsidRDefault="00351389">
          <w:pPr>
            <w:pStyle w:val="TOC1"/>
            <w:rPr>
              <w:ins w:id="84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4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ins>
          <w:r>
            <w:rPr>
              <w:noProof/>
              <w:webHidden/>
            </w:rPr>
          </w:r>
          <w:r>
            <w:rPr>
              <w:noProof/>
              <w:webHidden/>
            </w:rPr>
            <w:fldChar w:fldCharType="separate"/>
          </w:r>
          <w:ins w:id="846"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401CD973" w14:textId="5E606C31" w:rsidR="00351389" w:rsidRDefault="00351389">
          <w:pPr>
            <w:pStyle w:val="TOC2"/>
            <w:rPr>
              <w:ins w:id="84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4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ins>
          <w:r>
            <w:rPr>
              <w:noProof/>
              <w:webHidden/>
            </w:rPr>
          </w:r>
          <w:r>
            <w:rPr>
              <w:noProof/>
              <w:webHidden/>
            </w:rPr>
            <w:fldChar w:fldCharType="separate"/>
          </w:r>
          <w:ins w:id="849"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2DCEF230" w14:textId="0C931990" w:rsidR="00351389" w:rsidRDefault="00351389">
          <w:pPr>
            <w:pStyle w:val="TOC2"/>
            <w:rPr>
              <w:ins w:id="85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ins>
          <w:r>
            <w:rPr>
              <w:noProof/>
              <w:webHidden/>
            </w:rPr>
          </w:r>
          <w:r>
            <w:rPr>
              <w:noProof/>
              <w:webHidden/>
            </w:rPr>
            <w:fldChar w:fldCharType="separate"/>
          </w:r>
          <w:ins w:id="852"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772DD401" w14:textId="162B230C" w:rsidR="00351389" w:rsidRDefault="00351389">
          <w:pPr>
            <w:pStyle w:val="TOC2"/>
            <w:rPr>
              <w:ins w:id="85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ins>
          <w:r>
            <w:rPr>
              <w:noProof/>
              <w:webHidden/>
            </w:rPr>
          </w:r>
          <w:r>
            <w:rPr>
              <w:noProof/>
              <w:webHidden/>
            </w:rPr>
            <w:fldChar w:fldCharType="separate"/>
          </w:r>
          <w:ins w:id="855" w:author="jonathan pritchard" w:date="2025-01-28T14:52:00Z" w16du:dateUtc="2025-01-28T14:52:00Z">
            <w:r>
              <w:rPr>
                <w:noProof/>
                <w:webHidden/>
              </w:rPr>
              <w:t>94</w:t>
            </w:r>
            <w:r>
              <w:rPr>
                <w:noProof/>
                <w:webHidden/>
              </w:rPr>
              <w:fldChar w:fldCharType="end"/>
            </w:r>
            <w:r w:rsidRPr="00011FF5">
              <w:rPr>
                <w:rStyle w:val="Hyperlink"/>
                <w:noProof/>
              </w:rPr>
              <w:fldChar w:fldCharType="end"/>
            </w:r>
          </w:ins>
        </w:p>
        <w:p w14:paraId="342B2FE3" w14:textId="0CF5B01A" w:rsidR="00351389" w:rsidRDefault="00351389">
          <w:pPr>
            <w:pStyle w:val="TOC2"/>
            <w:rPr>
              <w:ins w:id="85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ins>
          <w:r>
            <w:rPr>
              <w:noProof/>
              <w:webHidden/>
            </w:rPr>
          </w:r>
          <w:r>
            <w:rPr>
              <w:noProof/>
              <w:webHidden/>
            </w:rPr>
            <w:fldChar w:fldCharType="separate"/>
          </w:r>
          <w:ins w:id="858" w:author="jonathan pritchard" w:date="2025-01-28T14:52:00Z" w16du:dateUtc="2025-01-28T14:52:00Z">
            <w:r>
              <w:rPr>
                <w:noProof/>
                <w:webHidden/>
              </w:rPr>
              <w:t>95</w:t>
            </w:r>
            <w:r>
              <w:rPr>
                <w:noProof/>
                <w:webHidden/>
              </w:rPr>
              <w:fldChar w:fldCharType="end"/>
            </w:r>
            <w:r w:rsidRPr="00011FF5">
              <w:rPr>
                <w:rStyle w:val="Hyperlink"/>
                <w:noProof/>
              </w:rPr>
              <w:fldChar w:fldCharType="end"/>
            </w:r>
          </w:ins>
        </w:p>
        <w:p w14:paraId="77D8E550" w14:textId="74E0B2F1" w:rsidR="00351389" w:rsidRDefault="00351389">
          <w:pPr>
            <w:pStyle w:val="TOC2"/>
            <w:rPr>
              <w:ins w:id="85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6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ins>
          <w:r>
            <w:rPr>
              <w:noProof/>
              <w:webHidden/>
            </w:rPr>
          </w:r>
          <w:r>
            <w:rPr>
              <w:noProof/>
              <w:webHidden/>
            </w:rPr>
            <w:fldChar w:fldCharType="separate"/>
          </w:r>
          <w:ins w:id="861" w:author="jonathan pritchard" w:date="2025-01-28T14:52:00Z" w16du:dateUtc="2025-01-28T14:52:00Z">
            <w:r>
              <w:rPr>
                <w:noProof/>
                <w:webHidden/>
              </w:rPr>
              <w:t>95</w:t>
            </w:r>
            <w:r>
              <w:rPr>
                <w:noProof/>
                <w:webHidden/>
              </w:rPr>
              <w:fldChar w:fldCharType="end"/>
            </w:r>
            <w:r w:rsidRPr="00011FF5">
              <w:rPr>
                <w:rStyle w:val="Hyperlink"/>
                <w:noProof/>
              </w:rPr>
              <w:fldChar w:fldCharType="end"/>
            </w:r>
          </w:ins>
        </w:p>
        <w:p w14:paraId="56E223B3" w14:textId="0F8D1F16" w:rsidR="00351389" w:rsidRDefault="00351389">
          <w:pPr>
            <w:pStyle w:val="TOC1"/>
            <w:rPr>
              <w:ins w:id="86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6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ins>
          <w:r>
            <w:rPr>
              <w:noProof/>
              <w:webHidden/>
            </w:rPr>
          </w:r>
          <w:r>
            <w:rPr>
              <w:noProof/>
              <w:webHidden/>
            </w:rPr>
            <w:fldChar w:fldCharType="separate"/>
          </w:r>
          <w:ins w:id="864"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3C806AC3" w14:textId="72A07232" w:rsidR="00351389" w:rsidRDefault="00351389">
          <w:pPr>
            <w:pStyle w:val="TOC1"/>
            <w:rPr>
              <w:ins w:id="86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6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ins>
          <w:r>
            <w:rPr>
              <w:noProof/>
              <w:webHidden/>
            </w:rPr>
          </w:r>
          <w:r>
            <w:rPr>
              <w:noProof/>
              <w:webHidden/>
            </w:rPr>
            <w:fldChar w:fldCharType="separate"/>
          </w:r>
          <w:ins w:id="867"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258C816D" w14:textId="2D5B810D" w:rsidR="00351389" w:rsidRDefault="00351389">
          <w:pPr>
            <w:pStyle w:val="TOC3"/>
            <w:rPr>
              <w:ins w:id="86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86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ins>
          <w:r>
            <w:rPr>
              <w:noProof/>
              <w:webHidden/>
            </w:rPr>
          </w:r>
          <w:r>
            <w:rPr>
              <w:noProof/>
              <w:webHidden/>
            </w:rPr>
            <w:fldChar w:fldCharType="separate"/>
          </w:r>
          <w:ins w:id="870"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1A4DEA1F" w14:textId="7647242E" w:rsidR="00351389" w:rsidRDefault="00351389">
          <w:pPr>
            <w:pStyle w:val="TOC1"/>
            <w:rPr>
              <w:ins w:id="87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7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ins>
          <w:r>
            <w:rPr>
              <w:noProof/>
              <w:webHidden/>
            </w:rPr>
          </w:r>
          <w:r>
            <w:rPr>
              <w:noProof/>
              <w:webHidden/>
            </w:rPr>
            <w:fldChar w:fldCharType="separate"/>
          </w:r>
          <w:ins w:id="873"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3A1B7197" w14:textId="1ABC23D0" w:rsidR="00351389" w:rsidRDefault="00351389">
          <w:pPr>
            <w:pStyle w:val="TOC1"/>
            <w:rPr>
              <w:ins w:id="87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7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ins>
          <w:r>
            <w:rPr>
              <w:noProof/>
              <w:webHidden/>
            </w:rPr>
          </w:r>
          <w:r>
            <w:rPr>
              <w:noProof/>
              <w:webHidden/>
            </w:rPr>
            <w:fldChar w:fldCharType="separate"/>
          </w:r>
          <w:ins w:id="876"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49E18EE3" w14:textId="30DDD1B1" w:rsidR="00351389" w:rsidRDefault="00351389">
          <w:pPr>
            <w:pStyle w:val="TOC2"/>
            <w:rPr>
              <w:ins w:id="87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7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ins>
          <w:r>
            <w:rPr>
              <w:noProof/>
              <w:webHidden/>
            </w:rPr>
          </w:r>
          <w:r>
            <w:rPr>
              <w:noProof/>
              <w:webHidden/>
            </w:rPr>
            <w:fldChar w:fldCharType="separate"/>
          </w:r>
          <w:ins w:id="879"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6D337CEB" w14:textId="44E52FD3" w:rsidR="00351389" w:rsidRDefault="00351389">
          <w:pPr>
            <w:pStyle w:val="TOC2"/>
            <w:rPr>
              <w:ins w:id="88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8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ins>
          <w:r>
            <w:rPr>
              <w:noProof/>
              <w:webHidden/>
            </w:rPr>
          </w:r>
          <w:r>
            <w:rPr>
              <w:noProof/>
              <w:webHidden/>
            </w:rPr>
            <w:fldChar w:fldCharType="separate"/>
          </w:r>
          <w:ins w:id="882"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6B4C3722" w14:textId="47963833" w:rsidR="00351389" w:rsidRDefault="00351389">
          <w:pPr>
            <w:pStyle w:val="TOC1"/>
            <w:rPr>
              <w:ins w:id="88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8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ins>
          <w:r>
            <w:rPr>
              <w:noProof/>
              <w:webHidden/>
            </w:rPr>
          </w:r>
          <w:r>
            <w:rPr>
              <w:noProof/>
              <w:webHidden/>
            </w:rPr>
            <w:fldChar w:fldCharType="separate"/>
          </w:r>
          <w:ins w:id="885"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65EC059D" w14:textId="3885CE5C" w:rsidR="00351389" w:rsidRDefault="00351389">
          <w:pPr>
            <w:pStyle w:val="TOC1"/>
            <w:rPr>
              <w:ins w:id="88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8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ins>
          <w:r>
            <w:rPr>
              <w:noProof/>
              <w:webHidden/>
            </w:rPr>
          </w:r>
          <w:r>
            <w:rPr>
              <w:noProof/>
              <w:webHidden/>
            </w:rPr>
            <w:fldChar w:fldCharType="separate"/>
          </w:r>
          <w:ins w:id="888"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2AA05864" w14:textId="794A66DE" w:rsidR="00351389" w:rsidRDefault="00351389">
          <w:pPr>
            <w:pStyle w:val="TOC2"/>
            <w:rPr>
              <w:ins w:id="88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ins>
          <w:r>
            <w:rPr>
              <w:noProof/>
              <w:webHidden/>
            </w:rPr>
          </w:r>
          <w:r>
            <w:rPr>
              <w:noProof/>
              <w:webHidden/>
            </w:rPr>
            <w:fldChar w:fldCharType="separate"/>
          </w:r>
          <w:ins w:id="891"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646BAD92" w14:textId="32559CD0" w:rsidR="00351389" w:rsidRDefault="00351389">
          <w:pPr>
            <w:pStyle w:val="TOC1"/>
            <w:rPr>
              <w:ins w:id="89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ins>
          <w:r>
            <w:rPr>
              <w:noProof/>
              <w:webHidden/>
            </w:rPr>
          </w:r>
          <w:r>
            <w:rPr>
              <w:noProof/>
              <w:webHidden/>
            </w:rPr>
            <w:fldChar w:fldCharType="separate"/>
          </w:r>
          <w:ins w:id="894"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11EEB18E" w14:textId="188FC13D" w:rsidR="00351389" w:rsidRDefault="00351389">
          <w:pPr>
            <w:pStyle w:val="TOC1"/>
            <w:rPr>
              <w:ins w:id="89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ins>
          <w:r>
            <w:rPr>
              <w:noProof/>
              <w:webHidden/>
            </w:rPr>
          </w:r>
          <w:r>
            <w:rPr>
              <w:noProof/>
              <w:webHidden/>
            </w:rPr>
            <w:fldChar w:fldCharType="separate"/>
          </w:r>
          <w:ins w:id="897"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0D1E3D33" w14:textId="3E27904E" w:rsidR="00351389" w:rsidRDefault="00351389">
          <w:pPr>
            <w:pStyle w:val="TOC2"/>
            <w:rPr>
              <w:ins w:id="89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ins>
          <w:r>
            <w:rPr>
              <w:noProof/>
              <w:webHidden/>
            </w:rPr>
          </w:r>
          <w:r>
            <w:rPr>
              <w:noProof/>
              <w:webHidden/>
            </w:rPr>
            <w:fldChar w:fldCharType="separate"/>
          </w:r>
          <w:ins w:id="900"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5C1E923C" w14:textId="3702B86E" w:rsidR="00351389" w:rsidRDefault="00351389">
          <w:pPr>
            <w:pStyle w:val="TOC2"/>
            <w:rPr>
              <w:ins w:id="90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ins>
          <w:r>
            <w:rPr>
              <w:noProof/>
              <w:webHidden/>
            </w:rPr>
          </w:r>
          <w:r>
            <w:rPr>
              <w:noProof/>
              <w:webHidden/>
            </w:rPr>
            <w:fldChar w:fldCharType="separate"/>
          </w:r>
          <w:ins w:id="903" w:author="jonathan pritchard" w:date="2025-01-28T14:52:00Z" w16du:dateUtc="2025-01-28T14:52:00Z">
            <w:r>
              <w:rPr>
                <w:noProof/>
                <w:webHidden/>
              </w:rPr>
              <w:t>109</w:t>
            </w:r>
            <w:r>
              <w:rPr>
                <w:noProof/>
                <w:webHidden/>
              </w:rPr>
              <w:fldChar w:fldCharType="end"/>
            </w:r>
            <w:r w:rsidRPr="00011FF5">
              <w:rPr>
                <w:rStyle w:val="Hyperlink"/>
                <w:noProof/>
              </w:rPr>
              <w:fldChar w:fldCharType="end"/>
            </w:r>
          </w:ins>
        </w:p>
        <w:p w14:paraId="1BDCF74B" w14:textId="5FC430F0" w:rsidR="00351389" w:rsidRDefault="00351389">
          <w:pPr>
            <w:pStyle w:val="TOC2"/>
            <w:rPr>
              <w:ins w:id="90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ins>
          <w:r>
            <w:rPr>
              <w:noProof/>
              <w:webHidden/>
            </w:rPr>
          </w:r>
          <w:r>
            <w:rPr>
              <w:noProof/>
              <w:webHidden/>
            </w:rPr>
            <w:fldChar w:fldCharType="separate"/>
          </w:r>
          <w:ins w:id="906" w:author="jonathan pritchard" w:date="2025-01-28T14:52:00Z" w16du:dateUtc="2025-01-28T14:52:00Z">
            <w:r>
              <w:rPr>
                <w:noProof/>
                <w:webHidden/>
              </w:rPr>
              <w:t>110</w:t>
            </w:r>
            <w:r>
              <w:rPr>
                <w:noProof/>
                <w:webHidden/>
              </w:rPr>
              <w:fldChar w:fldCharType="end"/>
            </w:r>
            <w:r w:rsidRPr="00011FF5">
              <w:rPr>
                <w:rStyle w:val="Hyperlink"/>
                <w:noProof/>
              </w:rPr>
              <w:fldChar w:fldCharType="end"/>
            </w:r>
          </w:ins>
        </w:p>
        <w:p w14:paraId="0707B684" w14:textId="1A51EA65" w:rsidR="00351389" w:rsidRDefault="00351389">
          <w:pPr>
            <w:pStyle w:val="TOC2"/>
            <w:rPr>
              <w:ins w:id="90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ins>
          <w:r>
            <w:rPr>
              <w:noProof/>
              <w:webHidden/>
            </w:rPr>
          </w:r>
          <w:r>
            <w:rPr>
              <w:noProof/>
              <w:webHidden/>
            </w:rPr>
            <w:fldChar w:fldCharType="separate"/>
          </w:r>
          <w:ins w:id="909" w:author="jonathan pritchard" w:date="2025-01-28T14:52:00Z" w16du:dateUtc="2025-01-28T14:52:00Z">
            <w:r>
              <w:rPr>
                <w:noProof/>
                <w:webHidden/>
              </w:rPr>
              <w:t>111</w:t>
            </w:r>
            <w:r>
              <w:rPr>
                <w:noProof/>
                <w:webHidden/>
              </w:rPr>
              <w:fldChar w:fldCharType="end"/>
            </w:r>
            <w:r w:rsidRPr="00011FF5">
              <w:rPr>
                <w:rStyle w:val="Hyperlink"/>
                <w:noProof/>
              </w:rPr>
              <w:fldChar w:fldCharType="end"/>
            </w:r>
          </w:ins>
        </w:p>
        <w:p w14:paraId="5A3EFE88" w14:textId="4DF19741" w:rsidR="00FD4BD6" w:rsidDel="00624B58" w:rsidRDefault="00FD4BD6" w:rsidP="00FD4BD6">
          <w:pPr>
            <w:pStyle w:val="TOC1"/>
            <w:rPr>
              <w:del w:id="9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1" w:author="jonathan pritchard" w:date="2025-01-28T14:51:00Z" w16du:dateUtc="2025-01-28T14:51:00Z">
            <w:r w:rsidRPr="00624B58" w:rsidDel="00624B58">
              <w:rPr>
                <w:rPrChange w:id="912" w:author="jonathan pritchard" w:date="2025-01-28T14:51:00Z" w16du:dateUtc="2025-01-28T14:51:00Z">
                  <w:rPr>
                    <w:rStyle w:val="Hyperlink"/>
                    <w:b/>
                    <w:bCs w:val="0"/>
                    <w:noProof/>
                  </w:rPr>
                </w:rPrChange>
              </w:rPr>
              <w:delText>CONTENTS</w:delText>
            </w:r>
            <w:r w:rsidDel="00624B58">
              <w:rPr>
                <w:noProof/>
                <w:webHidden/>
              </w:rPr>
              <w:tab/>
              <w:delText>iii</w:delText>
            </w:r>
          </w:del>
        </w:p>
        <w:p w14:paraId="3DB79973" w14:textId="550F0EDB" w:rsidR="00FD4BD6" w:rsidDel="00624B58" w:rsidRDefault="00FD4BD6" w:rsidP="00FD4BD6">
          <w:pPr>
            <w:pStyle w:val="TOC1"/>
            <w:rPr>
              <w:del w:id="9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4" w:author="jonathan pritchard" w:date="2025-01-28T14:51:00Z" w16du:dateUtc="2025-01-28T14:51:00Z">
            <w:r w:rsidRPr="00624B58" w:rsidDel="00624B58">
              <w:rPr>
                <w:rPrChange w:id="915" w:author="jonathan pritchard" w:date="2025-01-28T14:51:00Z" w16du:dateUtc="2025-01-28T14:51:00Z">
                  <w:rPr>
                    <w:rStyle w:val="Hyperlink"/>
                    <w:bCs w:val="0"/>
                    <w:noProof/>
                  </w:rPr>
                </w:rPrChange>
              </w:rPr>
              <w:delText>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16" w:author="jonathan pritchard" w:date="2025-01-28T14:51:00Z" w16du:dateUtc="2025-01-28T14:51:00Z">
                  <w:rPr>
                    <w:rStyle w:val="Hyperlink"/>
                    <w:bCs w:val="0"/>
                    <w:noProof/>
                  </w:rPr>
                </w:rPrChange>
              </w:rPr>
              <w:delText>Introduction</w:delText>
            </w:r>
            <w:r w:rsidDel="00624B58">
              <w:rPr>
                <w:noProof/>
                <w:webHidden/>
              </w:rPr>
              <w:tab/>
              <w:delText>8</w:delText>
            </w:r>
          </w:del>
        </w:p>
        <w:p w14:paraId="478695C9" w14:textId="33B4908A" w:rsidR="00FD4BD6" w:rsidDel="00624B58" w:rsidRDefault="00FD4BD6" w:rsidP="00FD4BD6">
          <w:pPr>
            <w:pStyle w:val="TOC1"/>
            <w:rPr>
              <w:del w:id="9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8" w:author="jonathan pritchard" w:date="2025-01-28T14:51:00Z" w16du:dateUtc="2025-01-28T14:51:00Z">
            <w:r w:rsidRPr="00624B58" w:rsidDel="00624B58">
              <w:rPr>
                <w:rPrChange w:id="919" w:author="jonathan pritchard" w:date="2025-01-28T14:51:00Z" w16du:dateUtc="2025-01-28T14:51:00Z">
                  <w:rPr>
                    <w:rStyle w:val="Hyperlink"/>
                    <w:bCs w:val="0"/>
                    <w:noProof/>
                  </w:rPr>
                </w:rPrChange>
              </w:rPr>
              <w:delText>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0" w:author="jonathan pritchard" w:date="2025-01-28T14:51:00Z" w16du:dateUtc="2025-01-28T14:51:00Z">
                  <w:rPr>
                    <w:rStyle w:val="Hyperlink"/>
                    <w:bCs w:val="0"/>
                    <w:noProof/>
                  </w:rPr>
                </w:rPrChange>
              </w:rPr>
              <w:delText>References</w:delText>
            </w:r>
            <w:r w:rsidDel="00624B58">
              <w:rPr>
                <w:noProof/>
                <w:webHidden/>
              </w:rPr>
              <w:tab/>
              <w:delText>9</w:delText>
            </w:r>
          </w:del>
        </w:p>
        <w:p w14:paraId="112D2507" w14:textId="1833E3C9" w:rsidR="00FD4BD6" w:rsidDel="00624B58" w:rsidRDefault="00FD4BD6" w:rsidP="00FD4BD6">
          <w:pPr>
            <w:pStyle w:val="TOC2"/>
            <w:rPr>
              <w:del w:id="9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22" w:author="jonathan pritchard" w:date="2025-01-28T14:51:00Z" w16du:dateUtc="2025-01-28T14:51:00Z">
            <w:r w:rsidRPr="00624B58" w:rsidDel="00624B58">
              <w:rPr>
                <w:rPrChange w:id="923" w:author="jonathan pritchard" w:date="2025-01-28T14:51:00Z" w16du:dateUtc="2025-01-28T14:51:00Z">
                  <w:rPr>
                    <w:rStyle w:val="Hyperlink"/>
                    <w:noProof/>
                  </w:rPr>
                </w:rPrChange>
              </w:rPr>
              <w:delText>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4" w:author="jonathan pritchard" w:date="2025-01-28T14:51:00Z" w16du:dateUtc="2025-01-28T14:51:00Z">
                  <w:rPr>
                    <w:rStyle w:val="Hyperlink"/>
                    <w:noProof/>
                  </w:rPr>
                </w:rPrChange>
              </w:rPr>
              <w:delText>Normative references</w:delText>
            </w:r>
            <w:r w:rsidDel="00624B58">
              <w:rPr>
                <w:noProof/>
                <w:webHidden/>
              </w:rPr>
              <w:tab/>
              <w:delText>9</w:delText>
            </w:r>
          </w:del>
        </w:p>
        <w:p w14:paraId="0BF22B54" w14:textId="54D55A6E" w:rsidR="00FD4BD6" w:rsidDel="00624B58" w:rsidRDefault="00FD4BD6" w:rsidP="00FD4BD6">
          <w:pPr>
            <w:pStyle w:val="TOC2"/>
            <w:rPr>
              <w:del w:id="9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26" w:author="jonathan pritchard" w:date="2025-01-28T14:51:00Z" w16du:dateUtc="2025-01-28T14:51:00Z">
            <w:r w:rsidRPr="00624B58" w:rsidDel="00624B58">
              <w:rPr>
                <w:rPrChange w:id="927" w:author="jonathan pritchard" w:date="2025-01-28T14:51:00Z" w16du:dateUtc="2025-01-28T14:51:00Z">
                  <w:rPr>
                    <w:rStyle w:val="Hyperlink"/>
                    <w:noProof/>
                    <w:lang w:eastAsia="en-GB"/>
                  </w:rPr>
                </w:rPrChange>
              </w:rPr>
              <w:delText>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8" w:author="jonathan pritchard" w:date="2025-01-28T14:51:00Z" w16du:dateUtc="2025-01-28T14:51:00Z">
                  <w:rPr>
                    <w:rStyle w:val="Hyperlink"/>
                    <w:noProof/>
                    <w:lang w:eastAsia="en-GB"/>
                  </w:rPr>
                </w:rPrChange>
              </w:rPr>
              <w:delText>Informative references</w:delText>
            </w:r>
            <w:r w:rsidDel="00624B58">
              <w:rPr>
                <w:noProof/>
                <w:webHidden/>
              </w:rPr>
              <w:tab/>
              <w:delText>10</w:delText>
            </w:r>
          </w:del>
        </w:p>
        <w:p w14:paraId="6474E851" w14:textId="2E06F059" w:rsidR="00FD4BD6" w:rsidDel="00624B58" w:rsidRDefault="00FD4BD6" w:rsidP="00FD4BD6">
          <w:pPr>
            <w:pStyle w:val="TOC1"/>
            <w:rPr>
              <w:del w:id="9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0" w:author="jonathan pritchard" w:date="2025-01-28T14:51:00Z" w16du:dateUtc="2025-01-28T14:51:00Z">
            <w:r w:rsidRPr="00624B58" w:rsidDel="00624B58">
              <w:rPr>
                <w:rPrChange w:id="931" w:author="jonathan pritchard" w:date="2025-01-28T14:51:00Z" w16du:dateUtc="2025-01-28T14:51:00Z">
                  <w:rPr>
                    <w:rStyle w:val="Hyperlink"/>
                    <w:bCs w:val="0"/>
                    <w:noProof/>
                    <w:lang w:eastAsia="en-GB"/>
                  </w:rPr>
                </w:rPrChange>
              </w:rPr>
              <w:delText>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32" w:author="jonathan pritchard" w:date="2025-01-28T14:51:00Z" w16du:dateUtc="2025-01-28T14:51:00Z">
                  <w:rPr>
                    <w:rStyle w:val="Hyperlink"/>
                    <w:bCs w:val="0"/>
                    <w:noProof/>
                    <w:lang w:eastAsia="en-GB"/>
                  </w:rPr>
                </w:rPrChange>
              </w:rPr>
              <w:delText>Abbreviations and Notation</w:delText>
            </w:r>
            <w:r w:rsidDel="00624B58">
              <w:rPr>
                <w:noProof/>
                <w:webHidden/>
              </w:rPr>
              <w:tab/>
              <w:delText>10</w:delText>
            </w:r>
          </w:del>
        </w:p>
        <w:p w14:paraId="74014B1B" w14:textId="5B211906" w:rsidR="00FD4BD6" w:rsidDel="00624B58" w:rsidRDefault="00FD4BD6" w:rsidP="00FD4BD6">
          <w:pPr>
            <w:pStyle w:val="TOC2"/>
            <w:rPr>
              <w:del w:id="9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4" w:author="jonathan pritchard" w:date="2025-01-28T14:51:00Z" w16du:dateUtc="2025-01-28T14:51:00Z">
            <w:r w:rsidRPr="00624B58" w:rsidDel="00624B58">
              <w:rPr>
                <w:rPrChange w:id="935" w:author="jonathan pritchard" w:date="2025-01-28T14:51:00Z" w16du:dateUtc="2025-01-28T14:51:00Z">
                  <w:rPr>
                    <w:rStyle w:val="Hyperlink"/>
                    <w:noProof/>
                    <w:lang w:eastAsia="en-GB"/>
                  </w:rPr>
                </w:rPrChange>
              </w:rPr>
              <w:delText>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36" w:author="jonathan pritchard" w:date="2025-01-28T14:51:00Z" w16du:dateUtc="2025-01-28T14:51:00Z">
                  <w:rPr>
                    <w:rStyle w:val="Hyperlink"/>
                    <w:noProof/>
                    <w:lang w:eastAsia="en-GB"/>
                  </w:rPr>
                </w:rPrChange>
              </w:rPr>
              <w:delText>Abbreviations</w:delText>
            </w:r>
            <w:r w:rsidDel="00624B58">
              <w:rPr>
                <w:noProof/>
                <w:webHidden/>
              </w:rPr>
              <w:tab/>
              <w:delText>10</w:delText>
            </w:r>
          </w:del>
        </w:p>
        <w:p w14:paraId="70AB4949" w14:textId="4916CD94" w:rsidR="00FD4BD6" w:rsidDel="00624B58" w:rsidRDefault="00FD4BD6" w:rsidP="00FD4BD6">
          <w:pPr>
            <w:pStyle w:val="TOC2"/>
            <w:rPr>
              <w:del w:id="9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8" w:author="jonathan pritchard" w:date="2025-01-28T14:51:00Z" w16du:dateUtc="2025-01-28T14:51:00Z">
            <w:r w:rsidRPr="00624B58" w:rsidDel="00624B58">
              <w:rPr>
                <w:rPrChange w:id="939" w:author="jonathan pritchard" w:date="2025-01-28T14:51:00Z" w16du:dateUtc="2025-01-28T14:51:00Z">
                  <w:rPr>
                    <w:rStyle w:val="Hyperlink"/>
                    <w:noProof/>
                    <w:lang w:eastAsia="en-GB"/>
                  </w:rPr>
                </w:rPrChange>
              </w:rPr>
              <w:delText>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0" w:author="jonathan pritchard" w:date="2025-01-28T14:51:00Z" w16du:dateUtc="2025-01-28T14:51:00Z">
                  <w:rPr>
                    <w:rStyle w:val="Hyperlink"/>
                    <w:noProof/>
                    <w:lang w:eastAsia="en-GB"/>
                  </w:rPr>
                </w:rPrChange>
              </w:rPr>
              <w:delText>Notation</w:delText>
            </w:r>
            <w:r w:rsidDel="00624B58">
              <w:rPr>
                <w:noProof/>
                <w:webHidden/>
              </w:rPr>
              <w:tab/>
              <w:delText>10</w:delText>
            </w:r>
          </w:del>
        </w:p>
        <w:p w14:paraId="762766BC" w14:textId="3C963AC0" w:rsidR="00FD4BD6" w:rsidDel="00624B58" w:rsidRDefault="00FD4BD6" w:rsidP="00FD4BD6">
          <w:pPr>
            <w:pStyle w:val="TOC2"/>
            <w:rPr>
              <w:del w:id="9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42" w:author="jonathan pritchard" w:date="2025-01-28T14:51:00Z" w16du:dateUtc="2025-01-28T14:51:00Z">
            <w:r w:rsidRPr="00624B58" w:rsidDel="00624B58">
              <w:rPr>
                <w:rPrChange w:id="943" w:author="jonathan pritchard" w:date="2025-01-28T14:51:00Z" w16du:dateUtc="2025-01-28T14:51:00Z">
                  <w:rPr>
                    <w:rStyle w:val="Hyperlink"/>
                    <w:noProof/>
                    <w:lang w:eastAsia="en-GB"/>
                  </w:rPr>
                </w:rPrChange>
              </w:rPr>
              <w:delText>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4" w:author="jonathan pritchard" w:date="2025-01-28T14:51:00Z" w16du:dateUtc="2025-01-28T14:51:00Z">
                  <w:rPr>
                    <w:rStyle w:val="Hyperlink"/>
                    <w:noProof/>
                    <w:lang w:eastAsia="en-GB"/>
                  </w:rPr>
                </w:rPrChange>
              </w:rPr>
              <w:delText>Normative vs Informative within this document.</w:delText>
            </w:r>
            <w:r w:rsidDel="00624B58">
              <w:rPr>
                <w:noProof/>
                <w:webHidden/>
              </w:rPr>
              <w:tab/>
              <w:delText>11</w:delText>
            </w:r>
          </w:del>
        </w:p>
        <w:p w14:paraId="609D25D1" w14:textId="0A90F3FD" w:rsidR="00FD4BD6" w:rsidDel="00624B58" w:rsidRDefault="00FD4BD6" w:rsidP="00FD4BD6">
          <w:pPr>
            <w:pStyle w:val="TOC1"/>
            <w:rPr>
              <w:del w:id="9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46" w:author="jonathan pritchard" w:date="2025-01-28T14:51:00Z" w16du:dateUtc="2025-01-28T14:51:00Z">
            <w:r w:rsidRPr="00624B58" w:rsidDel="00624B58">
              <w:rPr>
                <w:rPrChange w:id="947" w:author="jonathan pritchard" w:date="2025-01-28T14:51:00Z" w16du:dateUtc="2025-01-28T14:51:00Z">
                  <w:rPr>
                    <w:rStyle w:val="Hyperlink"/>
                    <w:bCs w:val="0"/>
                    <w:noProof/>
                  </w:rPr>
                </w:rPrChange>
              </w:rPr>
              <w:delText>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8" w:author="jonathan pritchard" w:date="2025-01-28T14:51:00Z" w16du:dateUtc="2025-01-28T14:51:00Z">
                  <w:rPr>
                    <w:rStyle w:val="Hyperlink"/>
                    <w:bCs w:val="0"/>
                    <w:noProof/>
                  </w:rPr>
                </w:rPrChange>
              </w:rPr>
              <w:delText>Background - System Concepts and Limitations</w:delText>
            </w:r>
            <w:r w:rsidDel="00624B58">
              <w:rPr>
                <w:noProof/>
                <w:webHidden/>
              </w:rPr>
              <w:tab/>
              <w:delText>11</w:delText>
            </w:r>
          </w:del>
        </w:p>
        <w:p w14:paraId="07C0B5F2" w14:textId="391B002F" w:rsidR="00FD4BD6" w:rsidDel="00624B58" w:rsidRDefault="00FD4BD6" w:rsidP="00FD4BD6">
          <w:pPr>
            <w:pStyle w:val="TOC2"/>
            <w:rPr>
              <w:del w:id="9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0" w:author="jonathan pritchard" w:date="2025-01-28T14:51:00Z" w16du:dateUtc="2025-01-28T14:51:00Z">
            <w:r w:rsidRPr="00624B58" w:rsidDel="00624B58">
              <w:rPr>
                <w:rPrChange w:id="951" w:author="jonathan pritchard" w:date="2025-01-28T14:51:00Z" w16du:dateUtc="2025-01-28T14:51:00Z">
                  <w:rPr>
                    <w:rStyle w:val="Hyperlink"/>
                    <w:noProof/>
                  </w:rPr>
                </w:rPrChange>
              </w:rPr>
              <w:delText>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52" w:author="jonathan pritchard" w:date="2025-01-28T14:51:00Z" w16du:dateUtc="2025-01-28T14:51:00Z">
                  <w:rPr>
                    <w:rStyle w:val="Hyperlink"/>
                    <w:noProof/>
                  </w:rPr>
                </w:rPrChange>
              </w:rPr>
              <w:delText>The concepts of ENC, ENDS and System Database</w:delText>
            </w:r>
            <w:r w:rsidDel="00624B58">
              <w:rPr>
                <w:noProof/>
                <w:webHidden/>
              </w:rPr>
              <w:tab/>
              <w:delText>11</w:delText>
            </w:r>
          </w:del>
        </w:p>
        <w:p w14:paraId="0710B16D" w14:textId="0C45DB7B" w:rsidR="00FD4BD6" w:rsidDel="00624B58" w:rsidRDefault="00FD4BD6" w:rsidP="00FD4BD6">
          <w:pPr>
            <w:pStyle w:val="TOC2"/>
            <w:rPr>
              <w:del w:id="9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4" w:author="jonathan pritchard" w:date="2025-01-28T14:51:00Z" w16du:dateUtc="2025-01-28T14:51:00Z">
            <w:r w:rsidRPr="00624B58" w:rsidDel="00624B58">
              <w:rPr>
                <w:rPrChange w:id="955" w:author="jonathan pritchard" w:date="2025-01-28T14:51:00Z" w16du:dateUtc="2025-01-28T14:51:00Z">
                  <w:rPr>
                    <w:rStyle w:val="Hyperlink"/>
                    <w:noProof/>
                  </w:rPr>
                </w:rPrChange>
              </w:rPr>
              <w:delText>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56" w:author="jonathan pritchard" w:date="2025-01-28T14:51:00Z" w16du:dateUtc="2025-01-28T14:51:00Z">
                  <w:rPr>
                    <w:rStyle w:val="Hyperlink"/>
                    <w:noProof/>
                  </w:rPr>
                </w:rPrChange>
              </w:rPr>
              <w:delText>ECDIS concept, limitations, and challenges</w:delText>
            </w:r>
            <w:r w:rsidDel="00624B58">
              <w:rPr>
                <w:noProof/>
                <w:webHidden/>
              </w:rPr>
              <w:tab/>
              <w:delText>11</w:delText>
            </w:r>
          </w:del>
        </w:p>
        <w:p w14:paraId="26735207" w14:textId="51B2D758" w:rsidR="00FD4BD6" w:rsidDel="00624B58" w:rsidRDefault="00FD4BD6" w:rsidP="00FD4BD6">
          <w:pPr>
            <w:pStyle w:val="TOC3"/>
            <w:rPr>
              <w:del w:id="9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8" w:author="jonathan pritchard" w:date="2025-01-28T14:51:00Z" w16du:dateUtc="2025-01-28T14:51:00Z">
            <w:r w:rsidRPr="00624B58" w:rsidDel="00624B58">
              <w:rPr>
                <w:rPrChange w:id="959" w:author="jonathan pritchard" w:date="2025-01-28T14:51:00Z" w16du:dateUtc="2025-01-28T14:51:00Z">
                  <w:rPr>
                    <w:rStyle w:val="Hyperlink"/>
                    <w:iCs w:val="0"/>
                    <w:noProof/>
                  </w:rPr>
                </w:rPrChange>
              </w:rPr>
              <w:delText>4.2.1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0" w:author="jonathan pritchard" w:date="2025-01-28T14:51:00Z" w16du:dateUtc="2025-01-28T14:51:00Z">
                  <w:rPr>
                    <w:rStyle w:val="Hyperlink"/>
                    <w:iCs w:val="0"/>
                    <w:noProof/>
                  </w:rPr>
                </w:rPrChange>
              </w:rPr>
              <w:delText>Depth Related Functionality</w:delText>
            </w:r>
            <w:r w:rsidDel="00624B58">
              <w:rPr>
                <w:noProof/>
                <w:webHidden/>
              </w:rPr>
              <w:tab/>
              <w:delText>13</w:delText>
            </w:r>
          </w:del>
        </w:p>
        <w:p w14:paraId="311EAF8F" w14:textId="0EF093D1" w:rsidR="00FD4BD6" w:rsidDel="00624B58" w:rsidRDefault="00FD4BD6" w:rsidP="00FD4BD6">
          <w:pPr>
            <w:pStyle w:val="TOC2"/>
            <w:rPr>
              <w:del w:id="9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62" w:author="jonathan pritchard" w:date="2025-01-28T14:51:00Z" w16du:dateUtc="2025-01-28T14:51:00Z">
            <w:r w:rsidRPr="00624B58" w:rsidDel="00624B58">
              <w:rPr>
                <w:rPrChange w:id="963" w:author="jonathan pritchard" w:date="2025-01-28T14:51:00Z" w16du:dateUtc="2025-01-28T14:51:00Z">
                  <w:rPr>
                    <w:rStyle w:val="Hyperlink"/>
                    <w:noProof/>
                  </w:rPr>
                </w:rPrChange>
              </w:rPr>
              <w:delText>4.3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4" w:author="jonathan pritchard" w:date="2025-01-28T14:51:00Z" w16du:dateUtc="2025-01-28T14:51:00Z">
                  <w:rPr>
                    <w:rStyle w:val="Hyperlink"/>
                    <w:noProof/>
                  </w:rPr>
                </w:rPrChange>
              </w:rPr>
              <w:delText>Integrated Navigation System (INS) concept, limitations and challenges</w:delText>
            </w:r>
            <w:r w:rsidDel="00624B58">
              <w:rPr>
                <w:noProof/>
                <w:webHidden/>
              </w:rPr>
              <w:tab/>
              <w:delText>13</w:delText>
            </w:r>
          </w:del>
        </w:p>
        <w:p w14:paraId="0141D2B3" w14:textId="440251E9" w:rsidR="00FD4BD6" w:rsidDel="00624B58" w:rsidRDefault="00FD4BD6" w:rsidP="00FD4BD6">
          <w:pPr>
            <w:pStyle w:val="TOC1"/>
            <w:rPr>
              <w:del w:id="9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66" w:author="jonathan pritchard" w:date="2025-01-28T14:51:00Z" w16du:dateUtc="2025-01-28T14:51:00Z">
            <w:r w:rsidRPr="00624B58" w:rsidDel="00624B58">
              <w:rPr>
                <w:rPrChange w:id="967" w:author="jonathan pritchard" w:date="2025-01-28T14:51:00Z" w16du:dateUtc="2025-01-28T14:51:00Z">
                  <w:rPr>
                    <w:rStyle w:val="Hyperlink"/>
                    <w:bCs w:val="0"/>
                    <w:noProof/>
                  </w:rPr>
                </w:rPrChange>
              </w:rPr>
              <w:delText>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8" w:author="jonathan pritchard" w:date="2025-01-28T14:51:00Z" w16du:dateUtc="2025-01-28T14:51:00Z">
                  <w:rPr>
                    <w:rStyle w:val="Hyperlink"/>
                    <w:bCs w:val="0"/>
                    <w:noProof/>
                  </w:rPr>
                </w:rPrChange>
              </w:rPr>
              <w:delText>User Interface Design</w:delText>
            </w:r>
            <w:r w:rsidDel="00624B58">
              <w:rPr>
                <w:noProof/>
                <w:webHidden/>
              </w:rPr>
              <w:tab/>
              <w:delText>14</w:delText>
            </w:r>
          </w:del>
        </w:p>
        <w:p w14:paraId="553CD705" w14:textId="7BD887E9" w:rsidR="00FD4BD6" w:rsidDel="00624B58" w:rsidRDefault="00FD4BD6" w:rsidP="00FD4BD6">
          <w:pPr>
            <w:pStyle w:val="TOC2"/>
            <w:rPr>
              <w:del w:id="9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0" w:author="jonathan pritchard" w:date="2025-01-28T14:51:00Z" w16du:dateUtc="2025-01-28T14:51:00Z">
            <w:r w:rsidRPr="00624B58" w:rsidDel="00624B58">
              <w:rPr>
                <w:rPrChange w:id="971" w:author="jonathan pritchard" w:date="2025-01-28T14:51:00Z" w16du:dateUtc="2025-01-28T14:51:00Z">
                  <w:rPr>
                    <w:rStyle w:val="Hyperlink"/>
                    <w:noProof/>
                  </w:rPr>
                </w:rPrChange>
              </w:rPr>
              <w:delText>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72" w:author="jonathan pritchard" w:date="2025-01-28T14:51:00Z" w16du:dateUtc="2025-01-28T14:51:00Z">
                  <w:rPr>
                    <w:rStyle w:val="Hyperlink"/>
                    <w:noProof/>
                  </w:rPr>
                </w:rPrChange>
              </w:rPr>
              <w:delText>General principles</w:delText>
            </w:r>
            <w:r w:rsidDel="00624B58">
              <w:rPr>
                <w:noProof/>
                <w:webHidden/>
              </w:rPr>
              <w:tab/>
              <w:delText>14</w:delText>
            </w:r>
          </w:del>
        </w:p>
        <w:p w14:paraId="1A11CB4A" w14:textId="34C56BB1" w:rsidR="00FD4BD6" w:rsidDel="00624B58" w:rsidRDefault="00FD4BD6" w:rsidP="00FD4BD6">
          <w:pPr>
            <w:pStyle w:val="TOC1"/>
            <w:rPr>
              <w:del w:id="9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4" w:author="jonathan pritchard" w:date="2025-01-28T14:51:00Z" w16du:dateUtc="2025-01-28T14:51:00Z">
            <w:r w:rsidRPr="00624B58" w:rsidDel="00624B58">
              <w:rPr>
                <w:rPrChange w:id="975" w:author="jonathan pritchard" w:date="2025-01-28T14:51:00Z" w16du:dateUtc="2025-01-28T14:51:00Z">
                  <w:rPr>
                    <w:rStyle w:val="Hyperlink"/>
                    <w:bCs w:val="0"/>
                    <w:noProof/>
                  </w:rPr>
                </w:rPrChange>
              </w:rPr>
              <w:delText>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76" w:author="jonathan pritchard" w:date="2025-01-28T14:51:00Z" w16du:dateUtc="2025-01-28T14:51:00Z">
                  <w:rPr>
                    <w:rStyle w:val="Hyperlink"/>
                    <w:bCs w:val="0"/>
                    <w:noProof/>
                  </w:rPr>
                </w:rPrChange>
              </w:rPr>
              <w:delText>Data Layers</w:delText>
            </w:r>
            <w:r w:rsidDel="00624B58">
              <w:rPr>
                <w:noProof/>
                <w:webHidden/>
              </w:rPr>
              <w:tab/>
              <w:delText>14</w:delText>
            </w:r>
          </w:del>
        </w:p>
        <w:p w14:paraId="37B0871D" w14:textId="393E018C" w:rsidR="00FD4BD6" w:rsidDel="00624B58" w:rsidRDefault="00FD4BD6" w:rsidP="00FD4BD6">
          <w:pPr>
            <w:pStyle w:val="TOC2"/>
            <w:rPr>
              <w:del w:id="9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8" w:author="jonathan pritchard" w:date="2025-01-28T14:51:00Z" w16du:dateUtc="2025-01-28T14:51:00Z">
            <w:r w:rsidRPr="00624B58" w:rsidDel="00624B58">
              <w:rPr>
                <w:rPrChange w:id="979" w:author="jonathan pritchard" w:date="2025-01-28T14:51:00Z" w16du:dateUtc="2025-01-28T14:51:00Z">
                  <w:rPr>
                    <w:rStyle w:val="Hyperlink"/>
                    <w:noProof/>
                  </w:rPr>
                </w:rPrChange>
              </w:rPr>
              <w:delText>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0" w:author="jonathan pritchard" w:date="2025-01-28T14:51:00Z" w16du:dateUtc="2025-01-28T14:51:00Z">
                  <w:rPr>
                    <w:rStyle w:val="Hyperlink"/>
                    <w:noProof/>
                  </w:rPr>
                </w:rPrChange>
              </w:rPr>
              <w:delText>Data products and information layers</w:delText>
            </w:r>
            <w:r w:rsidDel="00624B58">
              <w:rPr>
                <w:noProof/>
                <w:webHidden/>
              </w:rPr>
              <w:tab/>
              <w:delText>14</w:delText>
            </w:r>
          </w:del>
        </w:p>
        <w:p w14:paraId="0A3C23FA" w14:textId="491987F2" w:rsidR="00FD4BD6" w:rsidDel="00624B58" w:rsidRDefault="00FD4BD6" w:rsidP="00FD4BD6">
          <w:pPr>
            <w:pStyle w:val="TOC3"/>
            <w:rPr>
              <w:del w:id="9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82" w:author="jonathan pritchard" w:date="2025-01-28T14:51:00Z" w16du:dateUtc="2025-01-28T14:51:00Z">
            <w:r w:rsidRPr="00624B58" w:rsidDel="00624B58">
              <w:rPr>
                <w:rPrChange w:id="983" w:author="jonathan pritchard" w:date="2025-01-28T14:51:00Z" w16du:dateUtc="2025-01-28T14:51:00Z">
                  <w:rPr>
                    <w:rStyle w:val="Hyperlink"/>
                    <w:iCs w:val="0"/>
                    <w:noProof/>
                  </w:rPr>
                </w:rPrChange>
              </w:rPr>
              <w:delText>6.1.1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4" w:author="jonathan pritchard" w:date="2025-01-28T14:51:00Z" w16du:dateUtc="2025-01-28T14:51:00Z">
                  <w:rPr>
                    <w:rStyle w:val="Hyperlink"/>
                    <w:iCs w:val="0"/>
                    <w:noProof/>
                  </w:rPr>
                </w:rPrChange>
              </w:rPr>
              <w:delText>Basic product specifications and layers</w:delText>
            </w:r>
            <w:r w:rsidDel="00624B58">
              <w:rPr>
                <w:noProof/>
                <w:webHidden/>
              </w:rPr>
              <w:tab/>
              <w:delText>14</w:delText>
            </w:r>
          </w:del>
        </w:p>
        <w:p w14:paraId="403CE963" w14:textId="3A73B08E" w:rsidR="00FD4BD6" w:rsidDel="00624B58" w:rsidRDefault="00FD4BD6" w:rsidP="00FD4BD6">
          <w:pPr>
            <w:pStyle w:val="TOC3"/>
            <w:rPr>
              <w:del w:id="9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86" w:author="jonathan pritchard" w:date="2025-01-28T14:51:00Z" w16du:dateUtc="2025-01-28T14:51:00Z">
            <w:r w:rsidRPr="00624B58" w:rsidDel="00624B58">
              <w:rPr>
                <w:rPrChange w:id="987" w:author="jonathan pritchard" w:date="2025-01-28T14:51:00Z" w16du:dateUtc="2025-01-28T14:51:00Z">
                  <w:rPr>
                    <w:rStyle w:val="Hyperlink"/>
                    <w:iCs w:val="0"/>
                    <w:noProof/>
                  </w:rPr>
                </w:rPrChange>
              </w:rPr>
              <w:delText>6.1.2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8" w:author="jonathan pritchard" w:date="2025-01-28T14:51:00Z" w16du:dateUtc="2025-01-28T14:51:00Z">
                  <w:rPr>
                    <w:rStyle w:val="Hyperlink"/>
                    <w:iCs w:val="0"/>
                    <w:noProof/>
                  </w:rPr>
                </w:rPrChange>
              </w:rPr>
              <w:delText>Other data products</w:delText>
            </w:r>
            <w:r w:rsidDel="00624B58">
              <w:rPr>
                <w:noProof/>
                <w:webHidden/>
              </w:rPr>
              <w:tab/>
              <w:delText>14</w:delText>
            </w:r>
          </w:del>
        </w:p>
        <w:p w14:paraId="7BD26450" w14:textId="107A1E4B" w:rsidR="00FD4BD6" w:rsidDel="00624B58" w:rsidRDefault="00FD4BD6" w:rsidP="00FD4BD6">
          <w:pPr>
            <w:pStyle w:val="TOC2"/>
            <w:rPr>
              <w:del w:id="9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0" w:author="jonathan pritchard" w:date="2025-01-28T14:51:00Z" w16du:dateUtc="2025-01-28T14:51:00Z">
            <w:r w:rsidRPr="00624B58" w:rsidDel="00624B58">
              <w:rPr>
                <w:rPrChange w:id="991" w:author="jonathan pritchard" w:date="2025-01-28T14:51:00Z" w16du:dateUtc="2025-01-28T14:51:00Z">
                  <w:rPr>
                    <w:rStyle w:val="Hyperlink"/>
                    <w:noProof/>
                  </w:rPr>
                </w:rPrChange>
              </w:rPr>
              <w:delText>6.2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92" w:author="jonathan pritchard" w:date="2025-01-28T14:51:00Z" w16du:dateUtc="2025-01-28T14:51:00Z">
                  <w:rPr>
                    <w:rStyle w:val="Hyperlink"/>
                    <w:noProof/>
                  </w:rPr>
                </w:rPrChange>
              </w:rPr>
              <w:delText>Mitigation of data overload</w:delText>
            </w:r>
            <w:r w:rsidDel="00624B58">
              <w:rPr>
                <w:noProof/>
                <w:webHidden/>
              </w:rPr>
              <w:tab/>
              <w:delText>15</w:delText>
            </w:r>
          </w:del>
        </w:p>
        <w:p w14:paraId="515F39BD" w14:textId="4AAC9941" w:rsidR="00FD4BD6" w:rsidDel="00624B58" w:rsidRDefault="00FD4BD6" w:rsidP="00FD4BD6">
          <w:pPr>
            <w:pStyle w:val="TOC1"/>
            <w:rPr>
              <w:del w:id="9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4" w:author="jonathan pritchard" w:date="2025-01-28T14:51:00Z" w16du:dateUtc="2025-01-28T14:51:00Z">
            <w:r w:rsidRPr="00624B58" w:rsidDel="00624B58">
              <w:rPr>
                <w:rPrChange w:id="995" w:author="jonathan pritchard" w:date="2025-01-28T14:51:00Z" w16du:dateUtc="2025-01-28T14:51:00Z">
                  <w:rPr>
                    <w:rStyle w:val="Hyperlink"/>
                    <w:bCs w:val="0"/>
                    <w:noProof/>
                  </w:rPr>
                </w:rPrChange>
              </w:rPr>
              <w:delText>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96" w:author="jonathan pritchard" w:date="2025-01-28T14:51:00Z" w16du:dateUtc="2025-01-28T14:51:00Z">
                  <w:rPr>
                    <w:rStyle w:val="Hyperlink"/>
                    <w:bCs w:val="0"/>
                    <w:noProof/>
                  </w:rPr>
                </w:rPrChange>
              </w:rPr>
              <w:delText>Portrayal Process, Catalogue Elements, and Alerting</w:delText>
            </w:r>
            <w:r w:rsidDel="00624B58">
              <w:rPr>
                <w:noProof/>
                <w:webHidden/>
              </w:rPr>
              <w:tab/>
              <w:delText>15</w:delText>
            </w:r>
          </w:del>
        </w:p>
        <w:p w14:paraId="4D36D80F" w14:textId="3CC00473" w:rsidR="00FD4BD6" w:rsidDel="00624B58" w:rsidRDefault="00FD4BD6" w:rsidP="00FD4BD6">
          <w:pPr>
            <w:pStyle w:val="TOC2"/>
            <w:rPr>
              <w:del w:id="9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8" w:author="jonathan pritchard" w:date="2025-01-28T14:51:00Z" w16du:dateUtc="2025-01-28T14:51:00Z">
            <w:r w:rsidRPr="00624B58" w:rsidDel="00624B58">
              <w:rPr>
                <w:rPrChange w:id="999" w:author="jonathan pritchard" w:date="2025-01-28T14:51:00Z" w16du:dateUtc="2025-01-28T14:51:00Z">
                  <w:rPr>
                    <w:rStyle w:val="Hyperlink"/>
                    <w:noProof/>
                  </w:rPr>
                </w:rPrChange>
              </w:rPr>
              <w:delText>7.1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0" w:author="jonathan pritchard" w:date="2025-01-28T14:51:00Z" w16du:dateUtc="2025-01-28T14:51:00Z">
                  <w:rPr>
                    <w:rStyle w:val="Hyperlink"/>
                    <w:noProof/>
                  </w:rPr>
                </w:rPrChange>
              </w:rPr>
              <w:delText>Overview of the portrayal process</w:delText>
            </w:r>
            <w:r w:rsidDel="00624B58">
              <w:rPr>
                <w:noProof/>
                <w:webHidden/>
              </w:rPr>
              <w:tab/>
              <w:delText>15</w:delText>
            </w:r>
          </w:del>
        </w:p>
        <w:p w14:paraId="4C0B8D77" w14:textId="393728AF" w:rsidR="00FD4BD6" w:rsidDel="00624B58" w:rsidRDefault="00FD4BD6" w:rsidP="00FD4BD6">
          <w:pPr>
            <w:pStyle w:val="TOC2"/>
            <w:rPr>
              <w:del w:id="10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02" w:author="jonathan pritchard" w:date="2025-01-28T14:51:00Z" w16du:dateUtc="2025-01-28T14:51:00Z">
            <w:r w:rsidRPr="00624B58" w:rsidDel="00624B58">
              <w:rPr>
                <w:rPrChange w:id="1003" w:author="jonathan pritchard" w:date="2025-01-28T14:51:00Z" w16du:dateUtc="2025-01-28T14:51:00Z">
                  <w:rPr>
                    <w:rStyle w:val="Hyperlink"/>
                    <w:noProof/>
                  </w:rPr>
                </w:rPrChange>
              </w:rPr>
              <w:delText>7.2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4" w:author="jonathan pritchard" w:date="2025-01-28T14:51:00Z" w16du:dateUtc="2025-01-28T14:51:00Z">
                  <w:rPr>
                    <w:rStyle w:val="Hyperlink"/>
                    <w:noProof/>
                  </w:rPr>
                </w:rPrChange>
              </w:rPr>
              <w:delText>Elements of S-100 Portrayal</w:delText>
            </w:r>
            <w:r w:rsidDel="00624B58">
              <w:rPr>
                <w:noProof/>
                <w:webHidden/>
              </w:rPr>
              <w:tab/>
              <w:delText>15</w:delText>
            </w:r>
          </w:del>
        </w:p>
        <w:p w14:paraId="723EFC26" w14:textId="150DA363" w:rsidR="00FD4BD6" w:rsidDel="00624B58" w:rsidRDefault="00FD4BD6" w:rsidP="00FD4BD6">
          <w:pPr>
            <w:pStyle w:val="TOC3"/>
            <w:rPr>
              <w:del w:id="10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06" w:author="jonathan pritchard" w:date="2025-01-28T14:51:00Z" w16du:dateUtc="2025-01-28T14:51:00Z">
            <w:r w:rsidRPr="00624B58" w:rsidDel="00624B58">
              <w:rPr>
                <w:rPrChange w:id="1007" w:author="jonathan pritchard" w:date="2025-01-28T14:51:00Z" w16du:dateUtc="2025-01-28T14:51:00Z">
                  <w:rPr>
                    <w:rStyle w:val="Hyperlink"/>
                    <w:iCs w:val="0"/>
                    <w:noProof/>
                  </w:rPr>
                </w:rPrChange>
              </w:rPr>
              <w:delText>7.2.1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8" w:author="jonathan pritchard" w:date="2025-01-28T14:51:00Z" w16du:dateUtc="2025-01-28T14:51:00Z">
                  <w:rPr>
                    <w:rStyle w:val="Hyperlink"/>
                    <w:iCs w:val="0"/>
                    <w:noProof/>
                  </w:rPr>
                </w:rPrChange>
              </w:rPr>
              <w:delText>Pixmaps</w:delText>
            </w:r>
            <w:r w:rsidDel="00624B58">
              <w:rPr>
                <w:noProof/>
                <w:webHidden/>
              </w:rPr>
              <w:tab/>
              <w:delText>16</w:delText>
            </w:r>
          </w:del>
        </w:p>
        <w:p w14:paraId="755C298C" w14:textId="1E85614B" w:rsidR="00FD4BD6" w:rsidDel="00624B58" w:rsidRDefault="00FD4BD6" w:rsidP="00FD4BD6">
          <w:pPr>
            <w:pStyle w:val="TOC3"/>
            <w:rPr>
              <w:del w:id="10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0" w:author="jonathan pritchard" w:date="2025-01-28T14:51:00Z" w16du:dateUtc="2025-01-28T14:51:00Z">
            <w:r w:rsidRPr="00624B58" w:rsidDel="00624B58">
              <w:rPr>
                <w:rPrChange w:id="1011" w:author="jonathan pritchard" w:date="2025-01-28T14:51:00Z" w16du:dateUtc="2025-01-28T14:51:00Z">
                  <w:rPr>
                    <w:rStyle w:val="Hyperlink"/>
                    <w:iCs w:val="0"/>
                    <w:noProof/>
                  </w:rPr>
                </w:rPrChange>
              </w:rPr>
              <w:delText>7.2.2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12" w:author="jonathan pritchard" w:date="2025-01-28T14:51:00Z" w16du:dateUtc="2025-01-28T14:51:00Z">
                  <w:rPr>
                    <w:rStyle w:val="Hyperlink"/>
                    <w:iCs w:val="0"/>
                    <w:noProof/>
                  </w:rPr>
                </w:rPrChange>
              </w:rPr>
              <w:delText>Colour coding scheme</w:delText>
            </w:r>
            <w:r w:rsidDel="00624B58">
              <w:rPr>
                <w:noProof/>
                <w:webHidden/>
              </w:rPr>
              <w:tab/>
              <w:delText>16</w:delText>
            </w:r>
          </w:del>
        </w:p>
        <w:p w14:paraId="6BB2E7DA" w14:textId="44AC6554" w:rsidR="00FD4BD6" w:rsidDel="00624B58" w:rsidRDefault="00FD4BD6" w:rsidP="00FD4BD6">
          <w:pPr>
            <w:pStyle w:val="TOC3"/>
            <w:rPr>
              <w:del w:id="10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4" w:author="jonathan pritchard" w:date="2025-01-28T14:51:00Z" w16du:dateUtc="2025-01-28T14:51:00Z">
            <w:r w:rsidRPr="00624B58" w:rsidDel="00624B58">
              <w:rPr>
                <w:rPrChange w:id="1015" w:author="jonathan pritchard" w:date="2025-01-28T14:51:00Z" w16du:dateUtc="2025-01-28T14:51:00Z">
                  <w:rPr>
                    <w:rStyle w:val="Hyperlink"/>
                    <w:iCs w:val="0"/>
                    <w:noProof/>
                  </w:rPr>
                </w:rPrChange>
              </w:rPr>
              <w:delText>7.2.3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16" w:author="jonathan pritchard" w:date="2025-01-28T14:51:00Z" w16du:dateUtc="2025-01-28T14:51:00Z">
                  <w:rPr>
                    <w:rStyle w:val="Hyperlink"/>
                    <w:iCs w:val="0"/>
                    <w:noProof/>
                  </w:rPr>
                </w:rPrChange>
              </w:rPr>
              <w:delText>Symbols</w:delText>
            </w:r>
            <w:r w:rsidDel="00624B58">
              <w:rPr>
                <w:noProof/>
                <w:webHidden/>
              </w:rPr>
              <w:tab/>
              <w:delText>16</w:delText>
            </w:r>
          </w:del>
        </w:p>
        <w:p w14:paraId="49758A1C" w14:textId="08911331" w:rsidR="00FD4BD6" w:rsidDel="00624B58" w:rsidRDefault="00FD4BD6" w:rsidP="00FD4BD6">
          <w:pPr>
            <w:pStyle w:val="TOC3"/>
            <w:rPr>
              <w:del w:id="10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8" w:author="jonathan pritchard" w:date="2025-01-28T14:51:00Z" w16du:dateUtc="2025-01-28T14:51:00Z">
            <w:r w:rsidRPr="00624B58" w:rsidDel="00624B58">
              <w:rPr>
                <w:rPrChange w:id="1019" w:author="jonathan pritchard" w:date="2025-01-28T14:51:00Z" w16du:dateUtc="2025-01-28T14:51:00Z">
                  <w:rPr>
                    <w:rStyle w:val="Hyperlink"/>
                    <w:iCs w:val="0"/>
                    <w:noProof/>
                  </w:rPr>
                </w:rPrChange>
              </w:rPr>
              <w:delText>7.2.4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0" w:author="jonathan pritchard" w:date="2025-01-28T14:51:00Z" w16du:dateUtc="2025-01-28T14:51:00Z">
                  <w:rPr>
                    <w:rStyle w:val="Hyperlink"/>
                    <w:iCs w:val="0"/>
                    <w:noProof/>
                  </w:rPr>
                </w:rPrChange>
              </w:rPr>
              <w:delText>Area fills</w:delText>
            </w:r>
            <w:r w:rsidDel="00624B58">
              <w:rPr>
                <w:noProof/>
                <w:webHidden/>
              </w:rPr>
              <w:tab/>
              <w:delText>16</w:delText>
            </w:r>
          </w:del>
        </w:p>
        <w:p w14:paraId="3D402E03" w14:textId="1C890A7E" w:rsidR="00FD4BD6" w:rsidDel="00624B58" w:rsidRDefault="00FD4BD6" w:rsidP="00FD4BD6">
          <w:pPr>
            <w:pStyle w:val="TOC3"/>
            <w:rPr>
              <w:del w:id="10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22" w:author="jonathan pritchard" w:date="2025-01-28T14:51:00Z" w16du:dateUtc="2025-01-28T14:51:00Z">
            <w:r w:rsidRPr="00624B58" w:rsidDel="00624B58">
              <w:rPr>
                <w:rPrChange w:id="1023" w:author="jonathan pritchard" w:date="2025-01-28T14:51:00Z" w16du:dateUtc="2025-01-28T14:51:00Z">
                  <w:rPr>
                    <w:rStyle w:val="Hyperlink"/>
                    <w:iCs w:val="0"/>
                    <w:noProof/>
                  </w:rPr>
                </w:rPrChange>
              </w:rPr>
              <w:delText>7.2.5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4" w:author="jonathan pritchard" w:date="2025-01-28T14:51:00Z" w16du:dateUtc="2025-01-28T14:51:00Z">
                  <w:rPr>
                    <w:rStyle w:val="Hyperlink"/>
                    <w:iCs w:val="0"/>
                    <w:noProof/>
                  </w:rPr>
                </w:rPrChange>
              </w:rPr>
              <w:delText>Line styles</w:delText>
            </w:r>
            <w:r w:rsidDel="00624B58">
              <w:rPr>
                <w:noProof/>
                <w:webHidden/>
              </w:rPr>
              <w:tab/>
              <w:delText>16</w:delText>
            </w:r>
          </w:del>
        </w:p>
        <w:p w14:paraId="6231FAC3" w14:textId="6AE4C73D" w:rsidR="00FD4BD6" w:rsidDel="00624B58" w:rsidRDefault="00FD4BD6" w:rsidP="00FD4BD6">
          <w:pPr>
            <w:pStyle w:val="TOC3"/>
            <w:rPr>
              <w:del w:id="10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26" w:author="jonathan pritchard" w:date="2025-01-28T14:51:00Z" w16du:dateUtc="2025-01-28T14:51:00Z">
            <w:r w:rsidRPr="00624B58" w:rsidDel="00624B58">
              <w:rPr>
                <w:rPrChange w:id="1027" w:author="jonathan pritchard" w:date="2025-01-28T14:51:00Z" w16du:dateUtc="2025-01-28T14:51:00Z">
                  <w:rPr>
                    <w:rStyle w:val="Hyperlink"/>
                    <w:iCs w:val="0"/>
                    <w:noProof/>
                  </w:rPr>
                </w:rPrChange>
              </w:rPr>
              <w:delText>7.2.6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8" w:author="jonathan pritchard" w:date="2025-01-28T14:51:00Z" w16du:dateUtc="2025-01-28T14:51:00Z">
                  <w:rPr>
                    <w:rStyle w:val="Hyperlink"/>
                    <w:iCs w:val="0"/>
                    <w:noProof/>
                  </w:rPr>
                </w:rPrChange>
              </w:rPr>
              <w:delText>Portrayal of Shared Edges.</w:delText>
            </w:r>
            <w:r w:rsidDel="00624B58">
              <w:rPr>
                <w:noProof/>
                <w:webHidden/>
              </w:rPr>
              <w:tab/>
              <w:delText>17</w:delText>
            </w:r>
          </w:del>
        </w:p>
        <w:p w14:paraId="326DE43B" w14:textId="31BEB19D" w:rsidR="00FD4BD6" w:rsidDel="00624B58" w:rsidRDefault="00FD4BD6" w:rsidP="00FD4BD6">
          <w:pPr>
            <w:pStyle w:val="TOC3"/>
            <w:rPr>
              <w:del w:id="10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0" w:author="jonathan pritchard" w:date="2025-01-28T14:51:00Z" w16du:dateUtc="2025-01-28T14:51:00Z">
            <w:r w:rsidRPr="00624B58" w:rsidDel="00624B58">
              <w:rPr>
                <w:rPrChange w:id="1031" w:author="jonathan pritchard" w:date="2025-01-28T14:51:00Z" w16du:dateUtc="2025-01-28T14:51:00Z">
                  <w:rPr>
                    <w:rStyle w:val="Hyperlink"/>
                    <w:iCs w:val="0"/>
                    <w:noProof/>
                  </w:rPr>
                </w:rPrChange>
              </w:rPr>
              <w:delText>7.2.7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32" w:author="jonathan pritchard" w:date="2025-01-28T14:51:00Z" w16du:dateUtc="2025-01-28T14:51:00Z">
                  <w:rPr>
                    <w:rStyle w:val="Hyperlink"/>
                    <w:iCs w:val="0"/>
                    <w:noProof/>
                  </w:rPr>
                </w:rPrChange>
              </w:rPr>
              <w:delText>Text</w:delText>
            </w:r>
            <w:r w:rsidDel="00624B58">
              <w:rPr>
                <w:noProof/>
                <w:webHidden/>
              </w:rPr>
              <w:tab/>
              <w:delText>17</w:delText>
            </w:r>
          </w:del>
        </w:p>
        <w:p w14:paraId="3CD979A9" w14:textId="221EB0AE" w:rsidR="00FD4BD6" w:rsidDel="00624B58" w:rsidRDefault="00FD4BD6" w:rsidP="00FD4BD6">
          <w:pPr>
            <w:pStyle w:val="TOC3"/>
            <w:rPr>
              <w:del w:id="10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4" w:author="jonathan pritchard" w:date="2025-01-28T14:51:00Z" w16du:dateUtc="2025-01-28T14:51:00Z">
            <w:r w:rsidRPr="00624B58" w:rsidDel="00624B58">
              <w:rPr>
                <w:rPrChange w:id="1035" w:author="jonathan pritchard" w:date="2025-01-28T14:51:00Z" w16du:dateUtc="2025-01-28T14:51:00Z">
                  <w:rPr>
                    <w:rStyle w:val="Hyperlink"/>
                    <w:iCs w:val="0"/>
                    <w:noProof/>
                  </w:rPr>
                </w:rPrChange>
              </w:rPr>
              <w:delText>7.2.8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36" w:author="jonathan pritchard" w:date="2025-01-28T14:51:00Z" w16du:dateUtc="2025-01-28T14:51:00Z">
                  <w:rPr>
                    <w:rStyle w:val="Hyperlink"/>
                    <w:iCs w:val="0"/>
                    <w:noProof/>
                  </w:rPr>
                </w:rPrChange>
              </w:rPr>
              <w:delText>Style sheets</w:delText>
            </w:r>
            <w:r w:rsidDel="00624B58">
              <w:rPr>
                <w:noProof/>
                <w:webHidden/>
              </w:rPr>
              <w:tab/>
              <w:delText>17</w:delText>
            </w:r>
          </w:del>
        </w:p>
        <w:p w14:paraId="7E1D1425" w14:textId="4B86F4CE" w:rsidR="00FD4BD6" w:rsidDel="00624B58" w:rsidRDefault="00FD4BD6" w:rsidP="00FD4BD6">
          <w:pPr>
            <w:pStyle w:val="TOC3"/>
            <w:rPr>
              <w:del w:id="10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8" w:author="jonathan pritchard" w:date="2025-01-28T14:51:00Z" w16du:dateUtc="2025-01-28T14:51:00Z">
            <w:r w:rsidRPr="00624B58" w:rsidDel="00624B58">
              <w:rPr>
                <w:rPrChange w:id="1039" w:author="jonathan pritchard" w:date="2025-01-28T14:51:00Z" w16du:dateUtc="2025-01-28T14:51:00Z">
                  <w:rPr>
                    <w:rStyle w:val="Hyperlink"/>
                    <w:iCs w:val="0"/>
                    <w:noProof/>
                  </w:rPr>
                </w:rPrChange>
              </w:rPr>
              <w:delText>7.2.9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0" w:author="jonathan pritchard" w:date="2025-01-28T14:51:00Z" w16du:dateUtc="2025-01-28T14:51:00Z">
                  <w:rPr>
                    <w:rStyle w:val="Hyperlink"/>
                    <w:iCs w:val="0"/>
                    <w:noProof/>
                  </w:rPr>
                </w:rPrChange>
              </w:rPr>
              <w:delText>Display planes</w:delText>
            </w:r>
            <w:r w:rsidDel="00624B58">
              <w:rPr>
                <w:noProof/>
                <w:webHidden/>
              </w:rPr>
              <w:tab/>
              <w:delText>18</w:delText>
            </w:r>
          </w:del>
        </w:p>
        <w:p w14:paraId="3C9AC1C8" w14:textId="11A574E5" w:rsidR="00FD4BD6" w:rsidDel="00624B58" w:rsidRDefault="00FD4BD6" w:rsidP="00FD4BD6">
          <w:pPr>
            <w:pStyle w:val="TOC3"/>
            <w:rPr>
              <w:del w:id="10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42" w:author="jonathan pritchard" w:date="2025-01-28T14:51:00Z" w16du:dateUtc="2025-01-28T14:51:00Z">
            <w:r w:rsidRPr="00624B58" w:rsidDel="00624B58">
              <w:rPr>
                <w:rPrChange w:id="1043" w:author="jonathan pritchard" w:date="2025-01-28T14:51:00Z" w16du:dateUtc="2025-01-28T14:51:00Z">
                  <w:rPr>
                    <w:rStyle w:val="Hyperlink"/>
                    <w:iCs w:val="0"/>
                    <w:noProof/>
                  </w:rPr>
                </w:rPrChange>
              </w:rPr>
              <w:delText>7.2.10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4" w:author="jonathan pritchard" w:date="2025-01-28T14:51:00Z" w16du:dateUtc="2025-01-28T14:51:00Z">
                  <w:rPr>
                    <w:rStyle w:val="Hyperlink"/>
                    <w:iCs w:val="0"/>
                    <w:noProof/>
                  </w:rPr>
                </w:rPrChange>
              </w:rPr>
              <w:delText>Display priorities</w:delText>
            </w:r>
            <w:r w:rsidDel="00624B58">
              <w:rPr>
                <w:noProof/>
                <w:webHidden/>
              </w:rPr>
              <w:tab/>
              <w:delText>18</w:delText>
            </w:r>
          </w:del>
        </w:p>
        <w:p w14:paraId="1808F6B1" w14:textId="38F53049" w:rsidR="00FD4BD6" w:rsidDel="00624B58" w:rsidRDefault="00FD4BD6" w:rsidP="00FD4BD6">
          <w:pPr>
            <w:pStyle w:val="TOC3"/>
            <w:rPr>
              <w:del w:id="10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46" w:author="jonathan pritchard" w:date="2025-01-28T14:51:00Z" w16du:dateUtc="2025-01-28T14:51:00Z">
            <w:r w:rsidRPr="00624B58" w:rsidDel="00624B58">
              <w:rPr>
                <w:rPrChange w:id="1047" w:author="jonathan pritchard" w:date="2025-01-28T14:51:00Z" w16du:dateUtc="2025-01-28T14:51:00Z">
                  <w:rPr>
                    <w:rStyle w:val="Hyperlink"/>
                    <w:iCs w:val="0"/>
                    <w:noProof/>
                  </w:rPr>
                </w:rPrChange>
              </w:rPr>
              <w:delText>7.2.11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8" w:author="jonathan pritchard" w:date="2025-01-28T14:51:00Z" w16du:dateUtc="2025-01-28T14:51:00Z">
                  <w:rPr>
                    <w:rStyle w:val="Hyperlink"/>
                    <w:iCs w:val="0"/>
                    <w:noProof/>
                  </w:rPr>
                </w:rPrChange>
              </w:rPr>
              <w:delText>Viewing groups</w:delText>
            </w:r>
            <w:r w:rsidDel="00624B58">
              <w:rPr>
                <w:noProof/>
                <w:webHidden/>
              </w:rPr>
              <w:tab/>
              <w:delText>18</w:delText>
            </w:r>
          </w:del>
        </w:p>
        <w:p w14:paraId="2AECA065" w14:textId="2F01065B" w:rsidR="00FD4BD6" w:rsidDel="00624B58" w:rsidRDefault="00FD4BD6" w:rsidP="00FD4BD6">
          <w:pPr>
            <w:pStyle w:val="TOC3"/>
            <w:rPr>
              <w:del w:id="10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0" w:author="jonathan pritchard" w:date="2025-01-28T14:51:00Z" w16du:dateUtc="2025-01-28T14:51:00Z">
            <w:r w:rsidRPr="00624B58" w:rsidDel="00624B58">
              <w:rPr>
                <w:rPrChange w:id="1051" w:author="jonathan pritchard" w:date="2025-01-28T14:51:00Z" w16du:dateUtc="2025-01-28T14:51:00Z">
                  <w:rPr>
                    <w:rStyle w:val="Hyperlink"/>
                    <w:iCs w:val="0"/>
                    <w:noProof/>
                  </w:rPr>
                </w:rPrChange>
              </w:rPr>
              <w:delText>7.2.12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52" w:author="jonathan pritchard" w:date="2025-01-28T14:51:00Z" w16du:dateUtc="2025-01-28T14:51:00Z">
                  <w:rPr>
                    <w:rStyle w:val="Hyperlink"/>
                    <w:iCs w:val="0"/>
                    <w:noProof/>
                  </w:rPr>
                </w:rPrChange>
              </w:rPr>
              <w:delText>Viewing group layers</w:delText>
            </w:r>
            <w:r w:rsidDel="00624B58">
              <w:rPr>
                <w:noProof/>
                <w:webHidden/>
              </w:rPr>
              <w:tab/>
              <w:delText>18</w:delText>
            </w:r>
          </w:del>
        </w:p>
        <w:p w14:paraId="52D21017" w14:textId="58247617" w:rsidR="00FD4BD6" w:rsidDel="00624B58" w:rsidRDefault="00FD4BD6" w:rsidP="00FD4BD6">
          <w:pPr>
            <w:pStyle w:val="TOC3"/>
            <w:rPr>
              <w:del w:id="10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4" w:author="jonathan pritchard" w:date="2025-01-28T14:51:00Z" w16du:dateUtc="2025-01-28T14:51:00Z">
            <w:r w:rsidRPr="00624B58" w:rsidDel="00624B58">
              <w:rPr>
                <w:rPrChange w:id="1055" w:author="jonathan pritchard" w:date="2025-01-28T14:51:00Z" w16du:dateUtc="2025-01-28T14:51:00Z">
                  <w:rPr>
                    <w:rStyle w:val="Hyperlink"/>
                    <w:iCs w:val="0"/>
                    <w:noProof/>
                  </w:rPr>
                </w:rPrChange>
              </w:rPr>
              <w:delText>7.2.13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56" w:author="jonathan pritchard" w:date="2025-01-28T14:51:00Z" w16du:dateUtc="2025-01-28T14:51:00Z">
                  <w:rPr>
                    <w:rStyle w:val="Hyperlink"/>
                    <w:iCs w:val="0"/>
                    <w:noProof/>
                  </w:rPr>
                </w:rPrChange>
              </w:rPr>
              <w:delText>Display modes</w:delText>
            </w:r>
            <w:r w:rsidDel="00624B58">
              <w:rPr>
                <w:noProof/>
                <w:webHidden/>
              </w:rPr>
              <w:tab/>
              <w:delText>18</w:delText>
            </w:r>
          </w:del>
        </w:p>
        <w:p w14:paraId="5FC0348B" w14:textId="27441131" w:rsidR="00FD4BD6" w:rsidDel="00624B58" w:rsidRDefault="00FD4BD6" w:rsidP="00FD4BD6">
          <w:pPr>
            <w:pStyle w:val="TOC3"/>
            <w:rPr>
              <w:del w:id="10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8" w:author="jonathan pritchard" w:date="2025-01-28T14:51:00Z" w16du:dateUtc="2025-01-28T14:51:00Z">
            <w:r w:rsidRPr="00624B58" w:rsidDel="00624B58">
              <w:rPr>
                <w:rPrChange w:id="1059" w:author="jonathan pritchard" w:date="2025-01-28T14:51:00Z" w16du:dateUtc="2025-01-28T14:51:00Z">
                  <w:rPr>
                    <w:rStyle w:val="Hyperlink"/>
                    <w:iCs w:val="0"/>
                    <w:noProof/>
                  </w:rPr>
                </w:rPrChange>
              </w:rPr>
              <w:delText>7.2.14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0" w:author="jonathan pritchard" w:date="2025-01-28T14:51:00Z" w16du:dateUtc="2025-01-28T14:51:00Z">
                  <w:rPr>
                    <w:rStyle w:val="Hyperlink"/>
                    <w:iCs w:val="0"/>
                    <w:noProof/>
                  </w:rPr>
                </w:rPrChange>
              </w:rPr>
              <w:delText>Rules</w:delText>
            </w:r>
            <w:r w:rsidDel="00624B58">
              <w:rPr>
                <w:noProof/>
                <w:webHidden/>
              </w:rPr>
              <w:tab/>
              <w:delText>18</w:delText>
            </w:r>
          </w:del>
        </w:p>
        <w:p w14:paraId="6BACB1CD" w14:textId="5429CC1C" w:rsidR="00FD4BD6" w:rsidDel="00624B58" w:rsidRDefault="00FD4BD6" w:rsidP="00FD4BD6">
          <w:pPr>
            <w:pStyle w:val="TOC3"/>
            <w:rPr>
              <w:del w:id="10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62" w:author="jonathan pritchard" w:date="2025-01-28T14:51:00Z" w16du:dateUtc="2025-01-28T14:51:00Z">
            <w:r w:rsidRPr="00624B58" w:rsidDel="00624B58">
              <w:rPr>
                <w:rPrChange w:id="1063" w:author="jonathan pritchard" w:date="2025-01-28T14:51:00Z" w16du:dateUtc="2025-01-28T14:51:00Z">
                  <w:rPr>
                    <w:rStyle w:val="Hyperlink"/>
                    <w:iCs w:val="0"/>
                    <w:noProof/>
                  </w:rPr>
                </w:rPrChange>
              </w:rPr>
              <w:delText>7.2.15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4" w:author="jonathan pritchard" w:date="2025-01-28T14:51:00Z" w16du:dateUtc="2025-01-28T14:51:00Z">
                  <w:rPr>
                    <w:rStyle w:val="Hyperlink"/>
                    <w:iCs w:val="0"/>
                    <w:noProof/>
                  </w:rPr>
                </w:rPrChange>
              </w:rPr>
              <w:delText>Context</w:delText>
            </w:r>
            <w:r w:rsidDel="00624B58">
              <w:rPr>
                <w:noProof/>
                <w:webHidden/>
              </w:rPr>
              <w:tab/>
              <w:delText>18</w:delText>
            </w:r>
          </w:del>
        </w:p>
        <w:p w14:paraId="5B2E0899" w14:textId="2729A2CD" w:rsidR="00FD4BD6" w:rsidDel="00624B58" w:rsidRDefault="00FD4BD6" w:rsidP="00FD4BD6">
          <w:pPr>
            <w:pStyle w:val="TOC3"/>
            <w:rPr>
              <w:del w:id="10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66" w:author="jonathan pritchard" w:date="2025-01-28T14:51:00Z" w16du:dateUtc="2025-01-28T14:51:00Z">
            <w:r w:rsidRPr="00624B58" w:rsidDel="00624B58">
              <w:rPr>
                <w:rPrChange w:id="1067" w:author="jonathan pritchard" w:date="2025-01-28T14:51:00Z" w16du:dateUtc="2025-01-28T14:51:00Z">
                  <w:rPr>
                    <w:rStyle w:val="Hyperlink"/>
                    <w:iCs w:val="0"/>
                    <w:noProof/>
                  </w:rPr>
                </w:rPrChange>
              </w:rPr>
              <w:delText>7.2.16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8" w:author="jonathan pritchard" w:date="2025-01-28T14:51:00Z" w16du:dateUtc="2025-01-28T14:51:00Z">
                  <w:rPr>
                    <w:rStyle w:val="Hyperlink"/>
                    <w:iCs w:val="0"/>
                    <w:noProof/>
                  </w:rPr>
                </w:rPrChange>
              </w:rPr>
              <w:delText>Validity times</w:delText>
            </w:r>
            <w:r w:rsidDel="00624B58">
              <w:rPr>
                <w:noProof/>
                <w:webHidden/>
              </w:rPr>
              <w:tab/>
              <w:delText>18</w:delText>
            </w:r>
          </w:del>
        </w:p>
        <w:p w14:paraId="100CAAA1" w14:textId="3EDC8F8E" w:rsidR="00FD4BD6" w:rsidDel="00624B58" w:rsidRDefault="00FD4BD6" w:rsidP="00FD4BD6">
          <w:pPr>
            <w:pStyle w:val="TOC2"/>
            <w:rPr>
              <w:del w:id="10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0" w:author="jonathan pritchard" w:date="2025-01-28T14:51:00Z" w16du:dateUtc="2025-01-28T14:51:00Z">
            <w:r w:rsidRPr="00624B58" w:rsidDel="00624B58">
              <w:rPr>
                <w:rPrChange w:id="1071" w:author="jonathan pritchard" w:date="2025-01-28T14:51:00Z" w16du:dateUtc="2025-01-28T14:51:00Z">
                  <w:rPr>
                    <w:rStyle w:val="Hyperlink"/>
                    <w:noProof/>
                  </w:rPr>
                </w:rPrChange>
              </w:rPr>
              <w:delText>7.3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72" w:author="jonathan pritchard" w:date="2025-01-28T14:51:00Z" w16du:dateUtc="2025-01-28T14:51:00Z">
                  <w:rPr>
                    <w:rStyle w:val="Hyperlink"/>
                    <w:noProof/>
                  </w:rPr>
                </w:rPrChange>
              </w:rPr>
              <w:delText>Alerts</w:delText>
            </w:r>
            <w:r w:rsidDel="00624B58">
              <w:rPr>
                <w:noProof/>
                <w:webHidden/>
              </w:rPr>
              <w:tab/>
              <w:delText>19</w:delText>
            </w:r>
          </w:del>
        </w:p>
        <w:p w14:paraId="50FA9C2F" w14:textId="1AA7294F" w:rsidR="00FD4BD6" w:rsidDel="00624B58" w:rsidRDefault="00FD4BD6" w:rsidP="00FD4BD6">
          <w:pPr>
            <w:pStyle w:val="TOC1"/>
            <w:rPr>
              <w:del w:id="10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4" w:author="jonathan pritchard" w:date="2025-01-28T14:51:00Z" w16du:dateUtc="2025-01-28T14:51:00Z">
            <w:r w:rsidRPr="00624B58" w:rsidDel="00624B58">
              <w:rPr>
                <w:rPrChange w:id="1075" w:author="jonathan pritchard" w:date="2025-01-28T14:51:00Z" w16du:dateUtc="2025-01-28T14:51:00Z">
                  <w:rPr>
                    <w:rStyle w:val="Hyperlink"/>
                    <w:bCs w:val="0"/>
                    <w:noProof/>
                  </w:rPr>
                </w:rPrChange>
              </w:rPr>
              <w:delText>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76" w:author="jonathan pritchard" w:date="2025-01-28T14:51:00Z" w16du:dateUtc="2025-01-28T14:51:00Z">
                  <w:rPr>
                    <w:rStyle w:val="Hyperlink"/>
                    <w:bCs w:val="0"/>
                    <w:noProof/>
                  </w:rPr>
                </w:rPrChange>
              </w:rPr>
              <w:delText>Interoperability</w:delText>
            </w:r>
            <w:r w:rsidDel="00624B58">
              <w:rPr>
                <w:noProof/>
                <w:webHidden/>
              </w:rPr>
              <w:tab/>
              <w:delText>19</w:delText>
            </w:r>
          </w:del>
        </w:p>
        <w:p w14:paraId="39468BAB" w14:textId="36D51FF5" w:rsidR="00FD4BD6" w:rsidDel="00624B58" w:rsidRDefault="00FD4BD6" w:rsidP="00FD4BD6">
          <w:pPr>
            <w:pStyle w:val="TOC1"/>
            <w:rPr>
              <w:del w:id="10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8" w:author="jonathan pritchard" w:date="2025-01-28T14:51:00Z" w16du:dateUtc="2025-01-28T14:51:00Z">
            <w:r w:rsidRPr="00624B58" w:rsidDel="00624B58">
              <w:rPr>
                <w:rPrChange w:id="1079" w:author="jonathan pritchard" w:date="2025-01-28T14:51:00Z" w16du:dateUtc="2025-01-28T14:51:00Z">
                  <w:rPr>
                    <w:rStyle w:val="Hyperlink"/>
                    <w:bCs w:val="0"/>
                    <w:noProof/>
                  </w:rPr>
                </w:rPrChange>
              </w:rPr>
              <w:delText>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0" w:author="jonathan pritchard" w:date="2025-01-28T14:51:00Z" w16du:dateUtc="2025-01-28T14:51:00Z">
                  <w:rPr>
                    <w:rStyle w:val="Hyperlink"/>
                    <w:bCs w:val="0"/>
                    <w:noProof/>
                  </w:rPr>
                </w:rPrChange>
              </w:rPr>
              <w:delText>Display Organisation and Operation</w:delText>
            </w:r>
            <w:r w:rsidDel="00624B58">
              <w:rPr>
                <w:noProof/>
                <w:webHidden/>
              </w:rPr>
              <w:tab/>
              <w:delText>20</w:delText>
            </w:r>
          </w:del>
        </w:p>
        <w:p w14:paraId="6268FBBB" w14:textId="46A3EFA2" w:rsidR="00FD4BD6" w:rsidDel="00624B58" w:rsidRDefault="00FD4BD6" w:rsidP="00FD4BD6">
          <w:pPr>
            <w:pStyle w:val="TOC2"/>
            <w:rPr>
              <w:del w:id="10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82" w:author="jonathan pritchard" w:date="2025-01-28T14:51:00Z" w16du:dateUtc="2025-01-28T14:51:00Z">
            <w:r w:rsidRPr="00624B58" w:rsidDel="00624B58">
              <w:rPr>
                <w:rPrChange w:id="1083" w:author="jonathan pritchard" w:date="2025-01-28T14:51:00Z" w16du:dateUtc="2025-01-28T14:51:00Z">
                  <w:rPr>
                    <w:rStyle w:val="Hyperlink"/>
                    <w:noProof/>
                  </w:rPr>
                </w:rPrChange>
              </w:rPr>
              <w:delText>9.1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4" w:author="jonathan pritchard" w:date="2025-01-28T14:51:00Z" w16du:dateUtc="2025-01-28T14:51:00Z">
                  <w:rPr>
                    <w:rStyle w:val="Hyperlink"/>
                    <w:noProof/>
                  </w:rPr>
                </w:rPrChange>
              </w:rPr>
              <w:delText>Display of non-S-100 information</w:delText>
            </w:r>
            <w:r w:rsidDel="00624B58">
              <w:rPr>
                <w:noProof/>
                <w:webHidden/>
              </w:rPr>
              <w:tab/>
              <w:delText>20</w:delText>
            </w:r>
          </w:del>
        </w:p>
        <w:p w14:paraId="708E2240" w14:textId="7016B818" w:rsidR="00FD4BD6" w:rsidDel="00624B58" w:rsidRDefault="00FD4BD6" w:rsidP="00FD4BD6">
          <w:pPr>
            <w:pStyle w:val="TOC3"/>
            <w:rPr>
              <w:del w:id="10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86" w:author="jonathan pritchard" w:date="2025-01-28T14:51:00Z" w16du:dateUtc="2025-01-28T14:51:00Z">
            <w:r w:rsidRPr="00624B58" w:rsidDel="00624B58">
              <w:rPr>
                <w:rPrChange w:id="1087" w:author="jonathan pritchard" w:date="2025-01-28T14:51:00Z" w16du:dateUtc="2025-01-28T14:51:00Z">
                  <w:rPr>
                    <w:rStyle w:val="Hyperlink"/>
                    <w:iCs w:val="0"/>
                    <w:noProof/>
                  </w:rPr>
                </w:rPrChange>
              </w:rPr>
              <w:delText>9.1.1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8" w:author="jonathan pritchard" w:date="2025-01-28T14:51:00Z" w16du:dateUtc="2025-01-28T14:51:00Z">
                  <w:rPr>
                    <w:rStyle w:val="Hyperlink"/>
                    <w:iCs w:val="0"/>
                    <w:noProof/>
                  </w:rPr>
                </w:rPrChange>
              </w:rPr>
              <w:delText>Distinguishing between official S-100 data and additional data</w:delText>
            </w:r>
            <w:r w:rsidDel="00624B58">
              <w:rPr>
                <w:noProof/>
                <w:webHidden/>
              </w:rPr>
              <w:tab/>
              <w:delText>20</w:delText>
            </w:r>
          </w:del>
        </w:p>
        <w:p w14:paraId="17C4F1FB" w14:textId="59E4C300" w:rsidR="00FD4BD6" w:rsidDel="00624B58" w:rsidRDefault="00FD4BD6" w:rsidP="00FD4BD6">
          <w:pPr>
            <w:pStyle w:val="TOC3"/>
            <w:rPr>
              <w:del w:id="10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0" w:author="jonathan pritchard" w:date="2025-01-28T14:51:00Z" w16du:dateUtc="2025-01-28T14:51:00Z">
            <w:r w:rsidRPr="00624B58" w:rsidDel="00624B58">
              <w:rPr>
                <w:rPrChange w:id="1091" w:author="jonathan pritchard" w:date="2025-01-28T14:51:00Z" w16du:dateUtc="2025-01-28T14:51:00Z">
                  <w:rPr>
                    <w:rStyle w:val="Hyperlink"/>
                    <w:iCs w:val="0"/>
                    <w:noProof/>
                  </w:rPr>
                </w:rPrChange>
              </w:rPr>
              <w:delText>9.1.2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92" w:author="jonathan pritchard" w:date="2025-01-28T14:51:00Z" w16du:dateUtc="2025-01-28T14:51:00Z">
                  <w:rPr>
                    <w:rStyle w:val="Hyperlink"/>
                    <w:iCs w:val="0"/>
                    <w:noProof/>
                  </w:rPr>
                </w:rPrChange>
              </w:rPr>
              <w:delText>Supplemental display items</w:delText>
            </w:r>
            <w:r w:rsidDel="00624B58">
              <w:rPr>
                <w:noProof/>
                <w:webHidden/>
              </w:rPr>
              <w:tab/>
              <w:delText>20</w:delText>
            </w:r>
          </w:del>
        </w:p>
        <w:p w14:paraId="7983E00E" w14:textId="07CA25E8" w:rsidR="00FD4BD6" w:rsidDel="00624B58" w:rsidRDefault="00FD4BD6" w:rsidP="00FD4BD6">
          <w:pPr>
            <w:pStyle w:val="TOC3"/>
            <w:rPr>
              <w:del w:id="10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4" w:author="jonathan pritchard" w:date="2025-01-28T14:51:00Z" w16du:dateUtc="2025-01-28T14:51:00Z">
            <w:r w:rsidRPr="00624B58" w:rsidDel="00624B58">
              <w:rPr>
                <w:rPrChange w:id="1095" w:author="jonathan pritchard" w:date="2025-01-28T14:51:00Z" w16du:dateUtc="2025-01-28T14:51:00Z">
                  <w:rPr>
                    <w:rStyle w:val="Hyperlink"/>
                    <w:iCs w:val="0"/>
                    <w:noProof/>
                  </w:rPr>
                </w:rPrChange>
              </w:rPr>
              <w:delText>9.1.3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096" w:author="jonathan pritchard" w:date="2025-01-28T14:51:00Z" w16du:dateUtc="2025-01-28T14:51:00Z">
                  <w:rPr>
                    <w:rStyle w:val="Hyperlink"/>
                    <w:iCs w:val="0"/>
                    <w:noProof/>
                    <w:highlight w:val="yellow"/>
                  </w:rPr>
                </w:rPrChange>
              </w:rPr>
              <w:delText>Navigational Warning functions</w:delText>
            </w:r>
            <w:r w:rsidDel="00624B58">
              <w:rPr>
                <w:noProof/>
                <w:webHidden/>
              </w:rPr>
              <w:tab/>
              <w:delText>21</w:delText>
            </w:r>
          </w:del>
        </w:p>
        <w:p w14:paraId="533769ED" w14:textId="01461775" w:rsidR="00FD4BD6" w:rsidDel="00624B58" w:rsidRDefault="00FD4BD6" w:rsidP="00FD4BD6">
          <w:pPr>
            <w:pStyle w:val="TOC3"/>
            <w:rPr>
              <w:del w:id="10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8" w:author="jonathan pritchard" w:date="2025-01-28T14:51:00Z" w16du:dateUtc="2025-01-28T14:51:00Z">
            <w:r w:rsidRPr="00624B58" w:rsidDel="00624B58">
              <w:rPr>
                <w:rPrChange w:id="1099" w:author="jonathan pritchard" w:date="2025-01-28T14:51:00Z" w16du:dateUtc="2025-01-28T14:51:00Z">
                  <w:rPr>
                    <w:rStyle w:val="Hyperlink"/>
                    <w:iCs w:val="0"/>
                    <w:noProof/>
                  </w:rPr>
                </w:rPrChange>
              </w:rPr>
              <w:delText>9.1.4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0" w:author="jonathan pritchard" w:date="2025-01-28T14:51:00Z" w16du:dateUtc="2025-01-28T14:51:00Z">
                  <w:rPr>
                    <w:rStyle w:val="Hyperlink"/>
                    <w:iCs w:val="0"/>
                    <w:noProof/>
                  </w:rPr>
                </w:rPrChange>
              </w:rPr>
              <w:delText>Units</w:delText>
            </w:r>
            <w:r w:rsidDel="00624B58">
              <w:rPr>
                <w:noProof/>
                <w:webHidden/>
              </w:rPr>
              <w:tab/>
              <w:delText>21</w:delText>
            </w:r>
          </w:del>
        </w:p>
        <w:p w14:paraId="0FE79838" w14:textId="4775CCF9" w:rsidR="00FD4BD6" w:rsidDel="00624B58" w:rsidRDefault="00FD4BD6" w:rsidP="00FD4BD6">
          <w:pPr>
            <w:pStyle w:val="TOC3"/>
            <w:rPr>
              <w:del w:id="11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02" w:author="jonathan pritchard" w:date="2025-01-28T14:51:00Z" w16du:dateUtc="2025-01-28T14:51:00Z">
            <w:r w:rsidRPr="00624B58" w:rsidDel="00624B58">
              <w:rPr>
                <w:rPrChange w:id="1103" w:author="jonathan pritchard" w:date="2025-01-28T14:51:00Z" w16du:dateUtc="2025-01-28T14:51:00Z">
                  <w:rPr>
                    <w:rStyle w:val="Hyperlink"/>
                    <w:iCs w:val="0"/>
                    <w:noProof/>
                  </w:rPr>
                </w:rPrChange>
              </w:rPr>
              <w:delText>9.1.5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4" w:author="jonathan pritchard" w:date="2025-01-28T14:51:00Z" w16du:dateUtc="2025-01-28T14:51:00Z">
                  <w:rPr>
                    <w:rStyle w:val="Hyperlink"/>
                    <w:iCs w:val="0"/>
                    <w:noProof/>
                  </w:rPr>
                </w:rPrChange>
              </w:rPr>
              <w:delText>Legend</w:delText>
            </w:r>
            <w:r w:rsidDel="00624B58">
              <w:rPr>
                <w:noProof/>
                <w:webHidden/>
              </w:rPr>
              <w:tab/>
              <w:delText>21</w:delText>
            </w:r>
          </w:del>
        </w:p>
        <w:p w14:paraId="42C75E22" w14:textId="7781F879" w:rsidR="00FD4BD6" w:rsidDel="00624B58" w:rsidRDefault="00FD4BD6" w:rsidP="00FD4BD6">
          <w:pPr>
            <w:pStyle w:val="TOC2"/>
            <w:rPr>
              <w:del w:id="11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06" w:author="jonathan pritchard" w:date="2025-01-28T14:51:00Z" w16du:dateUtc="2025-01-28T14:51:00Z">
            <w:r w:rsidRPr="00624B58" w:rsidDel="00624B58">
              <w:rPr>
                <w:rPrChange w:id="1107" w:author="jonathan pritchard" w:date="2025-01-28T14:51:00Z" w16du:dateUtc="2025-01-28T14:51:00Z">
                  <w:rPr>
                    <w:rStyle w:val="Hyperlink"/>
                    <w:noProof/>
                  </w:rPr>
                </w:rPrChange>
              </w:rPr>
              <w:delText>9.2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8" w:author="jonathan pritchard" w:date="2025-01-28T14:51:00Z" w16du:dateUtc="2025-01-28T14:51:00Z">
                  <w:rPr>
                    <w:rStyle w:val="Hyperlink"/>
                    <w:noProof/>
                  </w:rPr>
                </w:rPrChange>
              </w:rPr>
              <w:delText>Priority of information [Informative]</w:delText>
            </w:r>
            <w:r w:rsidDel="00624B58">
              <w:rPr>
                <w:noProof/>
                <w:webHidden/>
              </w:rPr>
              <w:tab/>
              <w:delText>22</w:delText>
            </w:r>
          </w:del>
        </w:p>
        <w:p w14:paraId="75730442" w14:textId="0F37E40A" w:rsidR="00FD4BD6" w:rsidDel="00624B58" w:rsidRDefault="00FD4BD6" w:rsidP="00FD4BD6">
          <w:pPr>
            <w:pStyle w:val="TOC3"/>
            <w:rPr>
              <w:del w:id="11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0" w:author="jonathan pritchard" w:date="2025-01-28T14:51:00Z" w16du:dateUtc="2025-01-28T14:51:00Z">
            <w:r w:rsidRPr="00624B58" w:rsidDel="00624B58">
              <w:rPr>
                <w:rPrChange w:id="1111" w:author="jonathan pritchard" w:date="2025-01-28T14:51:00Z" w16du:dateUtc="2025-01-28T14:51:00Z">
                  <w:rPr>
                    <w:rStyle w:val="Hyperlink"/>
                    <w:iCs w:val="0"/>
                    <w:noProof/>
                  </w:rPr>
                </w:rPrChange>
              </w:rPr>
              <w:delText>9.2.1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12" w:author="jonathan pritchard" w:date="2025-01-28T14:51:00Z" w16du:dateUtc="2025-01-28T14:51:00Z">
                  <w:rPr>
                    <w:rStyle w:val="Hyperlink"/>
                    <w:iCs w:val="0"/>
                    <w:noProof/>
                  </w:rPr>
                </w:rPrChange>
              </w:rPr>
              <w:delText>Priority layers</w:delText>
            </w:r>
            <w:r w:rsidDel="00624B58">
              <w:rPr>
                <w:noProof/>
                <w:webHidden/>
              </w:rPr>
              <w:tab/>
              <w:delText>22</w:delText>
            </w:r>
          </w:del>
        </w:p>
        <w:p w14:paraId="587743DF" w14:textId="193F5556" w:rsidR="00FD4BD6" w:rsidDel="00624B58" w:rsidRDefault="00FD4BD6" w:rsidP="00FD4BD6">
          <w:pPr>
            <w:pStyle w:val="TOC3"/>
            <w:rPr>
              <w:del w:id="11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4" w:author="jonathan pritchard" w:date="2025-01-28T14:51:00Z" w16du:dateUtc="2025-01-28T14:51:00Z">
            <w:r w:rsidRPr="00624B58" w:rsidDel="00624B58">
              <w:rPr>
                <w:rPrChange w:id="1115" w:author="jonathan pritchard" w:date="2025-01-28T14:51:00Z" w16du:dateUtc="2025-01-28T14:51:00Z">
                  <w:rPr>
                    <w:rStyle w:val="Hyperlink"/>
                    <w:iCs w:val="0"/>
                    <w:noProof/>
                  </w:rPr>
                </w:rPrChange>
              </w:rPr>
              <w:delText>9.2.2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16" w:author="jonathan pritchard" w:date="2025-01-28T14:51:00Z" w16du:dateUtc="2025-01-28T14:51:00Z">
                  <w:rPr>
                    <w:rStyle w:val="Hyperlink"/>
                    <w:iCs w:val="0"/>
                    <w:noProof/>
                  </w:rPr>
                </w:rPrChange>
              </w:rPr>
              <w:delText>Radar priority</w:delText>
            </w:r>
            <w:r w:rsidDel="00624B58">
              <w:rPr>
                <w:noProof/>
                <w:webHidden/>
              </w:rPr>
              <w:tab/>
              <w:delText>22</w:delText>
            </w:r>
          </w:del>
        </w:p>
        <w:p w14:paraId="7273B16D" w14:textId="54A23E56" w:rsidR="00FD4BD6" w:rsidDel="00624B58" w:rsidRDefault="00FD4BD6" w:rsidP="00FD4BD6">
          <w:pPr>
            <w:pStyle w:val="TOC2"/>
            <w:rPr>
              <w:del w:id="11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8" w:author="jonathan pritchard" w:date="2025-01-28T14:51:00Z" w16du:dateUtc="2025-01-28T14:51:00Z">
            <w:r w:rsidRPr="00624B58" w:rsidDel="00624B58">
              <w:rPr>
                <w:rPrChange w:id="1119" w:author="jonathan pritchard" w:date="2025-01-28T14:51:00Z" w16du:dateUtc="2025-01-28T14:51:00Z">
                  <w:rPr>
                    <w:rStyle w:val="Hyperlink"/>
                    <w:noProof/>
                  </w:rPr>
                </w:rPrChange>
              </w:rPr>
              <w:delText>9.3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0" w:author="jonathan pritchard" w:date="2025-01-28T14:51:00Z" w16du:dateUtc="2025-01-28T14:51:00Z">
                  <w:rPr>
                    <w:rStyle w:val="Hyperlink"/>
                    <w:noProof/>
                  </w:rPr>
                </w:rPrChange>
              </w:rPr>
              <w:delText>Displaying ECDIS updates</w:delText>
            </w:r>
            <w:r w:rsidDel="00624B58">
              <w:rPr>
                <w:noProof/>
                <w:webHidden/>
              </w:rPr>
              <w:tab/>
              <w:delText>22</w:delText>
            </w:r>
          </w:del>
        </w:p>
        <w:p w14:paraId="5B6AA69F" w14:textId="7288B9A4" w:rsidR="00FD4BD6" w:rsidDel="00624B58" w:rsidRDefault="00FD4BD6" w:rsidP="00FD4BD6">
          <w:pPr>
            <w:pStyle w:val="TOC2"/>
            <w:rPr>
              <w:del w:id="11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22" w:author="jonathan pritchard" w:date="2025-01-28T14:51:00Z" w16du:dateUtc="2025-01-28T14:51:00Z">
            <w:r w:rsidRPr="00624B58" w:rsidDel="00624B58">
              <w:rPr>
                <w:rPrChange w:id="1123" w:author="jonathan pritchard" w:date="2025-01-28T14:51:00Z" w16du:dateUtc="2025-01-28T14:51:00Z">
                  <w:rPr>
                    <w:rStyle w:val="Hyperlink"/>
                    <w:noProof/>
                  </w:rPr>
                </w:rPrChange>
              </w:rPr>
              <w:delText>9.4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4" w:author="jonathan pritchard" w:date="2025-01-28T14:51:00Z" w16du:dateUtc="2025-01-28T14:51:00Z">
                  <w:rPr>
                    <w:rStyle w:val="Hyperlink"/>
                    <w:noProof/>
                  </w:rPr>
                </w:rPrChange>
              </w:rPr>
              <w:delText>Display functions</w:delText>
            </w:r>
            <w:r w:rsidDel="00624B58">
              <w:rPr>
                <w:noProof/>
                <w:webHidden/>
              </w:rPr>
              <w:tab/>
              <w:delText>23</w:delText>
            </w:r>
          </w:del>
        </w:p>
        <w:p w14:paraId="2586FDB3" w14:textId="764FECFD" w:rsidR="00FD4BD6" w:rsidDel="00624B58" w:rsidRDefault="00FD4BD6" w:rsidP="00FD4BD6">
          <w:pPr>
            <w:pStyle w:val="TOC1"/>
            <w:rPr>
              <w:del w:id="11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26" w:author="jonathan pritchard" w:date="2025-01-28T14:51:00Z" w16du:dateUtc="2025-01-28T14:51:00Z">
            <w:r w:rsidRPr="00624B58" w:rsidDel="00624B58">
              <w:rPr>
                <w:rPrChange w:id="1127" w:author="jonathan pritchard" w:date="2025-01-28T14:51:00Z" w16du:dateUtc="2025-01-28T14:51:00Z">
                  <w:rPr>
                    <w:rStyle w:val="Hyperlink"/>
                    <w:bCs w:val="0"/>
                    <w:noProof/>
                  </w:rPr>
                </w:rPrChange>
              </w:rPr>
              <w:delText>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8" w:author="jonathan pritchard" w:date="2025-01-28T14:51:00Z" w16du:dateUtc="2025-01-28T14:51:00Z">
                  <w:rPr>
                    <w:rStyle w:val="Hyperlink"/>
                    <w:bCs w:val="0"/>
                    <w:noProof/>
                  </w:rPr>
                </w:rPrChange>
              </w:rPr>
              <w:delText>General Rules for Symbols and Text</w:delText>
            </w:r>
            <w:r w:rsidDel="00624B58">
              <w:rPr>
                <w:noProof/>
                <w:webHidden/>
              </w:rPr>
              <w:tab/>
              <w:delText>23</w:delText>
            </w:r>
          </w:del>
        </w:p>
        <w:p w14:paraId="46BF90FF" w14:textId="7FEEAF5B" w:rsidR="00FD4BD6" w:rsidDel="00624B58" w:rsidRDefault="00FD4BD6" w:rsidP="00FD4BD6">
          <w:pPr>
            <w:pStyle w:val="TOC2"/>
            <w:rPr>
              <w:del w:id="11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0" w:author="jonathan pritchard" w:date="2025-01-28T14:51:00Z" w16du:dateUtc="2025-01-28T14:51:00Z">
            <w:r w:rsidRPr="00624B58" w:rsidDel="00624B58">
              <w:rPr>
                <w:rPrChange w:id="1131" w:author="jonathan pritchard" w:date="2025-01-28T14:51:00Z" w16du:dateUtc="2025-01-28T14:51:00Z">
                  <w:rPr>
                    <w:rStyle w:val="Hyperlink"/>
                    <w:noProof/>
                  </w:rPr>
                </w:rPrChange>
              </w:rPr>
              <w:delText>10.1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32" w:author="jonathan pritchard" w:date="2025-01-28T14:51:00Z" w16du:dateUtc="2025-01-28T14:51:00Z">
                  <w:rPr>
                    <w:rStyle w:val="Hyperlink"/>
                    <w:noProof/>
                  </w:rPr>
                </w:rPrChange>
              </w:rPr>
              <w:delText>Symbol Specifications</w:delText>
            </w:r>
            <w:r w:rsidDel="00624B58">
              <w:rPr>
                <w:noProof/>
                <w:webHidden/>
              </w:rPr>
              <w:tab/>
              <w:delText>23</w:delText>
            </w:r>
          </w:del>
        </w:p>
        <w:p w14:paraId="3E2A5FBA" w14:textId="2DE42A3C" w:rsidR="00FD4BD6" w:rsidDel="00624B58" w:rsidRDefault="00FD4BD6" w:rsidP="00FD4BD6">
          <w:pPr>
            <w:pStyle w:val="TOC2"/>
            <w:rPr>
              <w:del w:id="11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4" w:author="jonathan pritchard" w:date="2025-01-28T14:51:00Z" w16du:dateUtc="2025-01-28T14:51:00Z">
            <w:r w:rsidRPr="00624B58" w:rsidDel="00624B58">
              <w:rPr>
                <w:rPrChange w:id="1135" w:author="jonathan pritchard" w:date="2025-01-28T14:51:00Z" w16du:dateUtc="2025-01-28T14:51:00Z">
                  <w:rPr>
                    <w:rStyle w:val="Hyperlink"/>
                    <w:noProof/>
                  </w:rPr>
                </w:rPrChange>
              </w:rPr>
              <w:delText>10.2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36" w:author="jonathan pritchard" w:date="2025-01-28T14:51:00Z" w16du:dateUtc="2025-01-28T14:51:00Z">
                  <w:rPr>
                    <w:rStyle w:val="Hyperlink"/>
                    <w:noProof/>
                  </w:rPr>
                </w:rPrChange>
              </w:rPr>
              <w:delText>Reproduction of lines, symbols and text</w:delText>
            </w:r>
            <w:r w:rsidDel="00624B58">
              <w:rPr>
                <w:noProof/>
                <w:webHidden/>
              </w:rPr>
              <w:tab/>
              <w:delText>23</w:delText>
            </w:r>
          </w:del>
        </w:p>
        <w:p w14:paraId="7AA73B48" w14:textId="571CE683" w:rsidR="00FD4BD6" w:rsidDel="00624B58" w:rsidRDefault="00FD4BD6" w:rsidP="00FD4BD6">
          <w:pPr>
            <w:pStyle w:val="TOC3"/>
            <w:rPr>
              <w:del w:id="11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8" w:author="jonathan pritchard" w:date="2025-01-28T14:51:00Z" w16du:dateUtc="2025-01-28T14:51:00Z">
            <w:r w:rsidRPr="00624B58" w:rsidDel="00624B58">
              <w:rPr>
                <w:rPrChange w:id="1139" w:author="jonathan pritchard" w:date="2025-01-28T14:51:00Z" w16du:dateUtc="2025-01-28T14:51:00Z">
                  <w:rPr>
                    <w:rStyle w:val="Hyperlink"/>
                    <w:iCs w:val="0"/>
                    <w:noProof/>
                  </w:rPr>
                </w:rPrChange>
              </w:rPr>
              <w:delText>10.2.1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0" w:author="jonathan pritchard" w:date="2025-01-28T14:51:00Z" w16du:dateUtc="2025-01-28T14:51:00Z">
                  <w:rPr>
                    <w:rStyle w:val="Hyperlink"/>
                    <w:iCs w:val="0"/>
                    <w:noProof/>
                  </w:rPr>
                </w:rPrChange>
              </w:rPr>
              <w:delText>Introduction [Informative]</w:delText>
            </w:r>
            <w:r w:rsidDel="00624B58">
              <w:rPr>
                <w:noProof/>
                <w:webHidden/>
              </w:rPr>
              <w:tab/>
              <w:delText>23</w:delText>
            </w:r>
          </w:del>
        </w:p>
        <w:p w14:paraId="7C9A3BC1" w14:textId="7385FADF" w:rsidR="00FD4BD6" w:rsidDel="00624B58" w:rsidRDefault="00FD4BD6" w:rsidP="00FD4BD6">
          <w:pPr>
            <w:pStyle w:val="TOC3"/>
            <w:rPr>
              <w:del w:id="11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42" w:author="jonathan pritchard" w:date="2025-01-28T14:51:00Z" w16du:dateUtc="2025-01-28T14:51:00Z">
            <w:r w:rsidRPr="00624B58" w:rsidDel="00624B58">
              <w:rPr>
                <w:rPrChange w:id="1143" w:author="jonathan pritchard" w:date="2025-01-28T14:51:00Z" w16du:dateUtc="2025-01-28T14:51:00Z">
                  <w:rPr>
                    <w:rStyle w:val="Hyperlink"/>
                    <w:iCs w:val="0"/>
                    <w:noProof/>
                  </w:rPr>
                </w:rPrChange>
              </w:rPr>
              <w:delText>10.2.2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4" w:author="jonathan pritchard" w:date="2025-01-28T14:51:00Z" w16du:dateUtc="2025-01-28T14:51:00Z">
                  <w:rPr>
                    <w:rStyle w:val="Hyperlink"/>
                    <w:iCs w:val="0"/>
                    <w:noProof/>
                  </w:rPr>
                </w:rPrChange>
              </w:rPr>
              <w:delText xml:space="preserve">Minimum Requirement for size and resolution </w:delText>
            </w:r>
            <w:r w:rsidDel="00624B58">
              <w:rPr>
                <w:noProof/>
                <w:webHidden/>
              </w:rPr>
              <w:tab/>
              <w:delText>23</w:delText>
            </w:r>
          </w:del>
        </w:p>
        <w:p w14:paraId="43F34C08" w14:textId="71F21CB6" w:rsidR="00FD4BD6" w:rsidDel="00624B58" w:rsidRDefault="00FD4BD6" w:rsidP="00FD4BD6">
          <w:pPr>
            <w:pStyle w:val="TOC3"/>
            <w:rPr>
              <w:del w:id="11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46" w:author="jonathan pritchard" w:date="2025-01-28T14:51:00Z" w16du:dateUtc="2025-01-28T14:51:00Z">
            <w:r w:rsidRPr="00624B58" w:rsidDel="00624B58">
              <w:rPr>
                <w:rPrChange w:id="1147" w:author="jonathan pritchard" w:date="2025-01-28T14:51:00Z" w16du:dateUtc="2025-01-28T14:51:00Z">
                  <w:rPr>
                    <w:rStyle w:val="Hyperlink"/>
                    <w:iCs w:val="0"/>
                    <w:noProof/>
                  </w:rPr>
                </w:rPrChange>
              </w:rPr>
              <w:delText>10.2.3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8" w:author="jonathan pritchard" w:date="2025-01-28T14:51:00Z" w16du:dateUtc="2025-01-28T14:51:00Z">
                  <w:rPr>
                    <w:rStyle w:val="Hyperlink"/>
                    <w:iCs w:val="0"/>
                    <w:noProof/>
                  </w:rPr>
                </w:rPrChange>
              </w:rPr>
              <w:delText>Zooming</w:delText>
            </w:r>
            <w:r w:rsidDel="00624B58">
              <w:rPr>
                <w:noProof/>
                <w:webHidden/>
              </w:rPr>
              <w:tab/>
              <w:delText>24</w:delText>
            </w:r>
          </w:del>
        </w:p>
        <w:p w14:paraId="67B89E8E" w14:textId="5FF568A1" w:rsidR="00FD4BD6" w:rsidDel="00624B58" w:rsidRDefault="00FD4BD6" w:rsidP="00FD4BD6">
          <w:pPr>
            <w:pStyle w:val="TOC2"/>
            <w:rPr>
              <w:del w:id="11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0" w:author="jonathan pritchard" w:date="2025-01-28T14:51:00Z" w16du:dateUtc="2025-01-28T14:51:00Z">
            <w:r w:rsidRPr="00624B58" w:rsidDel="00624B58">
              <w:rPr>
                <w:rPrChange w:id="1151" w:author="jonathan pritchard" w:date="2025-01-28T14:51:00Z" w16du:dateUtc="2025-01-28T14:51:00Z">
                  <w:rPr>
                    <w:rStyle w:val="Hyperlink"/>
                    <w:noProof/>
                  </w:rPr>
                </w:rPrChange>
              </w:rPr>
              <w:delText>10.3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52" w:author="jonathan pritchard" w:date="2025-01-28T14:51:00Z" w16du:dateUtc="2025-01-28T14:51:00Z">
                  <w:rPr>
                    <w:rStyle w:val="Hyperlink"/>
                    <w:noProof/>
                  </w:rPr>
                </w:rPrChange>
              </w:rPr>
              <w:delText>Common text and information attributes</w:delText>
            </w:r>
            <w:r w:rsidDel="00624B58">
              <w:rPr>
                <w:noProof/>
                <w:webHidden/>
              </w:rPr>
              <w:tab/>
              <w:delText>24</w:delText>
            </w:r>
          </w:del>
        </w:p>
        <w:p w14:paraId="30A78AA6" w14:textId="3D3FA42C" w:rsidR="00FD4BD6" w:rsidDel="00624B58" w:rsidRDefault="00FD4BD6" w:rsidP="00FD4BD6">
          <w:pPr>
            <w:pStyle w:val="TOC1"/>
            <w:rPr>
              <w:del w:id="11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4" w:author="jonathan pritchard" w:date="2025-01-28T14:51:00Z" w16du:dateUtc="2025-01-28T14:51:00Z">
            <w:r w:rsidRPr="00624B58" w:rsidDel="00624B58">
              <w:rPr>
                <w:rPrChange w:id="1155" w:author="jonathan pritchard" w:date="2025-01-28T14:51:00Z" w16du:dateUtc="2025-01-28T14:51:00Z">
                  <w:rPr>
                    <w:rStyle w:val="Hyperlink"/>
                    <w:bCs w:val="0"/>
                    <w:noProof/>
                  </w:rPr>
                </w:rPrChange>
              </w:rPr>
              <w:delText>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56" w:author="jonathan pritchard" w:date="2025-01-28T14:51:00Z" w16du:dateUtc="2025-01-28T14:51:00Z">
                  <w:rPr>
                    <w:rStyle w:val="Hyperlink"/>
                    <w:bCs w:val="0"/>
                    <w:noProof/>
                  </w:rPr>
                </w:rPrChange>
              </w:rPr>
              <w:delText>Text and Graphics</w:delText>
            </w:r>
            <w:r w:rsidDel="00624B58">
              <w:rPr>
                <w:noProof/>
                <w:webHidden/>
              </w:rPr>
              <w:tab/>
              <w:delText>25</w:delText>
            </w:r>
          </w:del>
        </w:p>
        <w:p w14:paraId="267ECCB6" w14:textId="68F318AE" w:rsidR="00FD4BD6" w:rsidDel="00624B58" w:rsidRDefault="00FD4BD6" w:rsidP="00FD4BD6">
          <w:pPr>
            <w:pStyle w:val="TOC2"/>
            <w:rPr>
              <w:del w:id="11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8" w:author="jonathan pritchard" w:date="2025-01-28T14:51:00Z" w16du:dateUtc="2025-01-28T14:51:00Z">
            <w:r w:rsidRPr="00624B58" w:rsidDel="00624B58">
              <w:rPr>
                <w:rPrChange w:id="1159" w:author="jonathan pritchard" w:date="2025-01-28T14:51:00Z" w16du:dateUtc="2025-01-28T14:51:00Z">
                  <w:rPr>
                    <w:rStyle w:val="Hyperlink"/>
                    <w:noProof/>
                  </w:rPr>
                </w:rPrChange>
              </w:rPr>
              <w:delText>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0" w:author="jonathan pritchard" w:date="2025-01-28T14:51:00Z" w16du:dateUtc="2025-01-28T14:51:00Z">
                  <w:rPr>
                    <w:rStyle w:val="Hyperlink"/>
                    <w:noProof/>
                  </w:rPr>
                </w:rPrChange>
              </w:rPr>
              <w:delText>Arrangement of viewing group layers.</w:delText>
            </w:r>
            <w:r w:rsidDel="00624B58">
              <w:rPr>
                <w:noProof/>
                <w:webHidden/>
              </w:rPr>
              <w:tab/>
              <w:delText>25</w:delText>
            </w:r>
          </w:del>
        </w:p>
        <w:p w14:paraId="698023C1" w14:textId="23D6059E" w:rsidR="00FD4BD6" w:rsidDel="00624B58" w:rsidRDefault="00FD4BD6" w:rsidP="00FD4BD6">
          <w:pPr>
            <w:pStyle w:val="TOC1"/>
            <w:rPr>
              <w:del w:id="11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62" w:author="jonathan pritchard" w:date="2025-01-28T14:51:00Z" w16du:dateUtc="2025-01-28T14:51:00Z">
            <w:r w:rsidRPr="00624B58" w:rsidDel="00624B58">
              <w:rPr>
                <w:rPrChange w:id="1163" w:author="jonathan pritchard" w:date="2025-01-28T14:51:00Z" w16du:dateUtc="2025-01-28T14:51:00Z">
                  <w:rPr>
                    <w:rStyle w:val="Hyperlink"/>
                    <w:bCs w:val="0"/>
                    <w:noProof/>
                  </w:rPr>
                </w:rPrChange>
              </w:rPr>
              <w:delText>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4" w:author="jonathan pritchard" w:date="2025-01-28T14:51:00Z" w16du:dateUtc="2025-01-28T14:51:00Z">
                  <w:rPr>
                    <w:rStyle w:val="Hyperlink"/>
                    <w:bCs w:val="0"/>
                    <w:noProof/>
                  </w:rPr>
                </w:rPrChange>
              </w:rPr>
              <w:delText>Display Elements</w:delText>
            </w:r>
            <w:r w:rsidDel="00624B58">
              <w:rPr>
                <w:noProof/>
                <w:webHidden/>
              </w:rPr>
              <w:tab/>
              <w:delText>25</w:delText>
            </w:r>
          </w:del>
        </w:p>
        <w:p w14:paraId="73E88172" w14:textId="4250E690" w:rsidR="00FD4BD6" w:rsidDel="00624B58" w:rsidRDefault="00FD4BD6" w:rsidP="00FD4BD6">
          <w:pPr>
            <w:pStyle w:val="TOC2"/>
            <w:rPr>
              <w:del w:id="11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66" w:author="jonathan pritchard" w:date="2025-01-28T14:51:00Z" w16du:dateUtc="2025-01-28T14:51:00Z">
            <w:r w:rsidRPr="00624B58" w:rsidDel="00624B58">
              <w:rPr>
                <w:rPrChange w:id="1167" w:author="jonathan pritchard" w:date="2025-01-28T14:51:00Z" w16du:dateUtc="2025-01-28T14:51:00Z">
                  <w:rPr>
                    <w:rStyle w:val="Hyperlink"/>
                    <w:noProof/>
                  </w:rPr>
                </w:rPrChange>
              </w:rPr>
              <w:delText>12.1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8" w:author="jonathan pritchard" w:date="2025-01-28T14:51:00Z" w16du:dateUtc="2025-01-28T14:51:00Z">
                  <w:rPr>
                    <w:rStyle w:val="Hyperlink"/>
                    <w:noProof/>
                  </w:rPr>
                </w:rPrChange>
              </w:rPr>
              <w:delText>Elements related to data and display scales</w:delText>
            </w:r>
            <w:r w:rsidDel="00624B58">
              <w:rPr>
                <w:noProof/>
                <w:webHidden/>
              </w:rPr>
              <w:tab/>
              <w:delText>25</w:delText>
            </w:r>
          </w:del>
        </w:p>
        <w:p w14:paraId="39BAE68E" w14:textId="043FD93C" w:rsidR="00FD4BD6" w:rsidDel="00624B58" w:rsidRDefault="00FD4BD6" w:rsidP="00FD4BD6">
          <w:pPr>
            <w:pStyle w:val="TOC3"/>
            <w:rPr>
              <w:del w:id="11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0" w:author="jonathan pritchard" w:date="2025-01-28T14:51:00Z" w16du:dateUtc="2025-01-28T14:51:00Z">
            <w:r w:rsidRPr="00624B58" w:rsidDel="00624B58">
              <w:rPr>
                <w:rPrChange w:id="1171" w:author="jonathan pritchard" w:date="2025-01-28T14:51:00Z" w16du:dateUtc="2025-01-28T14:51:00Z">
                  <w:rPr>
                    <w:rStyle w:val="Hyperlink"/>
                    <w:iCs w:val="0"/>
                    <w:noProof/>
                  </w:rPr>
                </w:rPrChange>
              </w:rPr>
              <w:delText>12.1.1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72" w:author="jonathan pritchard" w:date="2025-01-28T14:51:00Z" w16du:dateUtc="2025-01-28T14:51:00Z">
                  <w:rPr>
                    <w:rStyle w:val="Hyperlink"/>
                    <w:iCs w:val="0"/>
                    <w:noProof/>
                  </w:rPr>
                </w:rPrChange>
              </w:rPr>
              <w:delText>ENC scale</w:delText>
            </w:r>
            <w:r w:rsidDel="00624B58">
              <w:rPr>
                <w:noProof/>
                <w:webHidden/>
              </w:rPr>
              <w:tab/>
              <w:delText>25</w:delText>
            </w:r>
          </w:del>
        </w:p>
        <w:p w14:paraId="522B9E0A" w14:textId="595F0293" w:rsidR="00FD4BD6" w:rsidDel="00624B58" w:rsidRDefault="00FD4BD6" w:rsidP="00FD4BD6">
          <w:pPr>
            <w:pStyle w:val="TOC2"/>
            <w:rPr>
              <w:del w:id="11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4" w:author="jonathan pritchard" w:date="2025-01-28T14:51:00Z" w16du:dateUtc="2025-01-28T14:51:00Z">
            <w:r w:rsidRPr="00624B58" w:rsidDel="00624B58">
              <w:rPr>
                <w:rPrChange w:id="1175" w:author="jonathan pritchard" w:date="2025-01-28T14:51:00Z" w16du:dateUtc="2025-01-28T14:51:00Z">
                  <w:rPr>
                    <w:rStyle w:val="Hyperlink"/>
                    <w:noProof/>
                  </w:rPr>
                </w:rPrChange>
              </w:rPr>
              <w:delText>12.2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76" w:author="jonathan pritchard" w:date="2025-01-28T14:51:00Z" w16du:dateUtc="2025-01-28T14:51:00Z">
                  <w:rPr>
                    <w:rStyle w:val="Hyperlink"/>
                    <w:noProof/>
                  </w:rPr>
                </w:rPrChange>
              </w:rPr>
              <w:delText>Display of Non-ENC data layers</w:delText>
            </w:r>
            <w:r w:rsidDel="00624B58">
              <w:rPr>
                <w:noProof/>
                <w:webHidden/>
              </w:rPr>
              <w:tab/>
              <w:delText>26</w:delText>
            </w:r>
          </w:del>
        </w:p>
        <w:p w14:paraId="6E5AD845" w14:textId="262137F2" w:rsidR="00FD4BD6" w:rsidDel="00624B58" w:rsidRDefault="00FD4BD6" w:rsidP="00FD4BD6">
          <w:pPr>
            <w:pStyle w:val="TOC2"/>
            <w:rPr>
              <w:del w:id="11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8" w:author="jonathan pritchard" w:date="2025-01-28T14:51:00Z" w16du:dateUtc="2025-01-28T14:51:00Z">
            <w:r w:rsidRPr="00624B58" w:rsidDel="00624B58">
              <w:rPr>
                <w:rPrChange w:id="1179" w:author="jonathan pritchard" w:date="2025-01-28T14:51:00Z" w16du:dateUtc="2025-01-28T14:51:00Z">
                  <w:rPr>
                    <w:rStyle w:val="Hyperlink"/>
                    <w:noProof/>
                  </w:rPr>
                </w:rPrChange>
              </w:rPr>
              <w:delText>12.3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0" w:author="jonathan pritchard" w:date="2025-01-28T14:51:00Z" w16du:dateUtc="2025-01-28T14:51:00Z">
                  <w:rPr>
                    <w:rStyle w:val="Hyperlink"/>
                    <w:noProof/>
                  </w:rPr>
                </w:rPrChange>
              </w:rPr>
              <w:delText>Overscale</w:delText>
            </w:r>
            <w:r w:rsidDel="00624B58">
              <w:rPr>
                <w:noProof/>
                <w:webHidden/>
              </w:rPr>
              <w:tab/>
              <w:delText>26</w:delText>
            </w:r>
          </w:del>
        </w:p>
        <w:p w14:paraId="2E27CBD3" w14:textId="7383F7D9" w:rsidR="00FD4BD6" w:rsidDel="00624B58" w:rsidRDefault="00FD4BD6" w:rsidP="00FD4BD6">
          <w:pPr>
            <w:pStyle w:val="TOC3"/>
            <w:rPr>
              <w:del w:id="11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82" w:author="jonathan pritchard" w:date="2025-01-28T14:51:00Z" w16du:dateUtc="2025-01-28T14:51:00Z">
            <w:r w:rsidRPr="00624B58" w:rsidDel="00624B58">
              <w:rPr>
                <w:rPrChange w:id="1183" w:author="jonathan pritchard" w:date="2025-01-28T14:51:00Z" w16du:dateUtc="2025-01-28T14:51:00Z">
                  <w:rPr>
                    <w:rStyle w:val="Hyperlink"/>
                    <w:iCs w:val="0"/>
                    <w:noProof/>
                  </w:rPr>
                </w:rPrChange>
              </w:rPr>
              <w:delText>12.3.1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4" w:author="jonathan pritchard" w:date="2025-01-28T14:51:00Z" w16du:dateUtc="2025-01-28T14:51:00Z">
                  <w:rPr>
                    <w:rStyle w:val="Hyperlink"/>
                    <w:iCs w:val="0"/>
                    <w:noProof/>
                  </w:rPr>
                </w:rPrChange>
              </w:rPr>
              <w:delText>Scale boundary</w:delText>
            </w:r>
            <w:r w:rsidDel="00624B58">
              <w:rPr>
                <w:noProof/>
                <w:webHidden/>
              </w:rPr>
              <w:tab/>
              <w:delText>27</w:delText>
            </w:r>
          </w:del>
        </w:p>
        <w:p w14:paraId="47C321C3" w14:textId="69506A97" w:rsidR="00FD4BD6" w:rsidDel="00624B58" w:rsidRDefault="00FD4BD6" w:rsidP="00FD4BD6">
          <w:pPr>
            <w:pStyle w:val="TOC3"/>
            <w:rPr>
              <w:del w:id="11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86" w:author="jonathan pritchard" w:date="2025-01-28T14:51:00Z" w16du:dateUtc="2025-01-28T14:51:00Z">
            <w:r w:rsidRPr="00624B58" w:rsidDel="00624B58">
              <w:rPr>
                <w:rPrChange w:id="1187" w:author="jonathan pritchard" w:date="2025-01-28T14:51:00Z" w16du:dateUtc="2025-01-28T14:51:00Z">
                  <w:rPr>
                    <w:rStyle w:val="Hyperlink"/>
                    <w:iCs w:val="0"/>
                    <w:noProof/>
                  </w:rPr>
                </w:rPrChange>
              </w:rPr>
              <w:delText>12.3.2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8" w:author="jonathan pritchard" w:date="2025-01-28T14:51:00Z" w16du:dateUtc="2025-01-28T14:51:00Z">
                  <w:rPr>
                    <w:rStyle w:val="Hyperlink"/>
                    <w:iCs w:val="0"/>
                    <w:noProof/>
                  </w:rPr>
                </w:rPrChange>
              </w:rPr>
              <w:delText>Overscale Pattern</w:delText>
            </w:r>
            <w:r w:rsidDel="00624B58">
              <w:rPr>
                <w:noProof/>
                <w:webHidden/>
              </w:rPr>
              <w:tab/>
              <w:delText>27</w:delText>
            </w:r>
          </w:del>
        </w:p>
        <w:p w14:paraId="23F313F4" w14:textId="6E142508" w:rsidR="00FD4BD6" w:rsidDel="00624B58" w:rsidRDefault="00FD4BD6" w:rsidP="00FD4BD6">
          <w:pPr>
            <w:pStyle w:val="TOC3"/>
            <w:rPr>
              <w:del w:id="11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0" w:author="jonathan pritchard" w:date="2025-01-28T14:51:00Z" w16du:dateUtc="2025-01-28T14:51:00Z">
            <w:r w:rsidRPr="00624B58" w:rsidDel="00624B58">
              <w:rPr>
                <w:rPrChange w:id="1191" w:author="jonathan pritchard" w:date="2025-01-28T14:51:00Z" w16du:dateUtc="2025-01-28T14:51:00Z">
                  <w:rPr>
                    <w:rStyle w:val="Hyperlink"/>
                    <w:iCs w:val="0"/>
                    <w:noProof/>
                  </w:rPr>
                </w:rPrChange>
              </w:rPr>
              <w:delText>12.3.3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92" w:author="jonathan pritchard" w:date="2025-01-28T14:51:00Z" w16du:dateUtc="2025-01-28T14:51:00Z">
                  <w:rPr>
                    <w:rStyle w:val="Hyperlink"/>
                    <w:iCs w:val="0"/>
                    <w:noProof/>
                  </w:rPr>
                </w:rPrChange>
              </w:rPr>
              <w:delText>Larger scale data available</w:delText>
            </w:r>
            <w:r w:rsidDel="00624B58">
              <w:rPr>
                <w:noProof/>
                <w:webHidden/>
              </w:rPr>
              <w:tab/>
              <w:delText>28</w:delText>
            </w:r>
          </w:del>
        </w:p>
        <w:p w14:paraId="3F513083" w14:textId="28F26B31" w:rsidR="00FD4BD6" w:rsidDel="00624B58" w:rsidRDefault="00FD4BD6" w:rsidP="00FD4BD6">
          <w:pPr>
            <w:pStyle w:val="TOC2"/>
            <w:rPr>
              <w:del w:id="11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4" w:author="jonathan pritchard" w:date="2025-01-28T14:51:00Z" w16du:dateUtc="2025-01-28T14:51:00Z">
            <w:r w:rsidRPr="00624B58" w:rsidDel="00624B58">
              <w:rPr>
                <w:rPrChange w:id="1195" w:author="jonathan pritchard" w:date="2025-01-28T14:51:00Z" w16du:dateUtc="2025-01-28T14:51:00Z">
                  <w:rPr>
                    <w:rStyle w:val="Hyperlink"/>
                    <w:noProof/>
                  </w:rPr>
                </w:rPrChange>
              </w:rPr>
              <w:delText>12.4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96" w:author="jonathan pritchard" w:date="2025-01-28T14:51:00Z" w16du:dateUtc="2025-01-28T14:51:00Z">
                  <w:rPr>
                    <w:rStyle w:val="Hyperlink"/>
                    <w:noProof/>
                  </w:rPr>
                </w:rPrChange>
              </w:rPr>
              <w:delText>Graphical indexes</w:delText>
            </w:r>
            <w:r w:rsidDel="00624B58">
              <w:rPr>
                <w:noProof/>
                <w:webHidden/>
              </w:rPr>
              <w:tab/>
              <w:delText>28</w:delText>
            </w:r>
          </w:del>
        </w:p>
        <w:p w14:paraId="28BEE643" w14:textId="2DB62DA1" w:rsidR="00FD4BD6" w:rsidDel="00624B58" w:rsidRDefault="00FD4BD6" w:rsidP="00FD4BD6">
          <w:pPr>
            <w:pStyle w:val="TOC3"/>
            <w:rPr>
              <w:del w:id="11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8" w:author="jonathan pritchard" w:date="2025-01-28T14:51:00Z" w16du:dateUtc="2025-01-28T14:51:00Z">
            <w:r w:rsidRPr="00624B58" w:rsidDel="00624B58">
              <w:rPr>
                <w:rPrChange w:id="1199" w:author="jonathan pritchard" w:date="2025-01-28T14:51:00Z" w16du:dateUtc="2025-01-28T14:51:00Z">
                  <w:rPr>
                    <w:rStyle w:val="Hyperlink"/>
                    <w:iCs w:val="0"/>
                    <w:noProof/>
                  </w:rPr>
                </w:rPrChange>
              </w:rPr>
              <w:delText>12.4.1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00" w:author="jonathan pritchard" w:date="2025-01-28T14:51:00Z" w16du:dateUtc="2025-01-28T14:51:00Z">
                  <w:rPr>
                    <w:rStyle w:val="Hyperlink"/>
                    <w:iCs w:val="0"/>
                    <w:noProof/>
                  </w:rPr>
                </w:rPrChange>
              </w:rPr>
              <w:delText>Graphical indexes of ENCs</w:delText>
            </w:r>
            <w:r w:rsidDel="00624B58">
              <w:rPr>
                <w:noProof/>
                <w:webHidden/>
              </w:rPr>
              <w:tab/>
              <w:delText>28</w:delText>
            </w:r>
          </w:del>
        </w:p>
        <w:p w14:paraId="3E94558F" w14:textId="672BFD28" w:rsidR="00FD4BD6" w:rsidDel="00624B58" w:rsidRDefault="00FD4BD6" w:rsidP="00FD4BD6">
          <w:pPr>
            <w:pStyle w:val="TOC3"/>
            <w:rPr>
              <w:del w:id="12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02" w:author="jonathan pritchard" w:date="2025-01-28T14:51:00Z" w16du:dateUtc="2025-01-28T14:51:00Z">
            <w:r w:rsidRPr="00624B58" w:rsidDel="00624B58">
              <w:rPr>
                <w:rPrChange w:id="1203" w:author="jonathan pritchard" w:date="2025-01-28T14:51:00Z" w16du:dateUtc="2025-01-28T14:51:00Z">
                  <w:rPr>
                    <w:rStyle w:val="Hyperlink"/>
                    <w:iCs w:val="0"/>
                    <w:noProof/>
                  </w:rPr>
                </w:rPrChange>
              </w:rPr>
              <w:delText>12.4.2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04" w:author="jonathan pritchard" w:date="2025-01-28T14:51:00Z" w16du:dateUtc="2025-01-28T14:51:00Z">
                  <w:rPr>
                    <w:rStyle w:val="Hyperlink"/>
                    <w:iCs w:val="0"/>
                    <w:noProof/>
                  </w:rPr>
                </w:rPrChange>
              </w:rPr>
              <w:delText>Graphical indexes of other S-100 products</w:delText>
            </w:r>
            <w:r w:rsidDel="00624B58">
              <w:rPr>
                <w:noProof/>
                <w:webHidden/>
              </w:rPr>
              <w:tab/>
              <w:delText>28</w:delText>
            </w:r>
          </w:del>
        </w:p>
        <w:p w14:paraId="5BA311C9" w14:textId="18B73C89" w:rsidR="00FD4BD6" w:rsidDel="00624B58" w:rsidRDefault="00FD4BD6" w:rsidP="00FD4BD6">
          <w:pPr>
            <w:pStyle w:val="TOC2"/>
            <w:rPr>
              <w:del w:id="12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06" w:author="jonathan pritchard" w:date="2025-01-28T14:51:00Z" w16du:dateUtc="2025-01-28T14:51:00Z">
            <w:r w:rsidRPr="00624B58" w:rsidDel="00624B58">
              <w:rPr>
                <w:rPrChange w:id="1207" w:author="jonathan pritchard" w:date="2025-01-28T14:51:00Z" w16du:dateUtc="2025-01-28T14:51:00Z">
                  <w:rPr>
                    <w:rStyle w:val="Hyperlink"/>
                    <w:noProof/>
                  </w:rPr>
                </w:rPrChange>
              </w:rPr>
              <w:delText>12.5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08" w:author="jonathan pritchard" w:date="2025-01-28T14:51:00Z" w16du:dateUtc="2025-01-28T14:51:00Z">
                  <w:rPr>
                    <w:rStyle w:val="Hyperlink"/>
                    <w:noProof/>
                  </w:rPr>
                </w:rPrChange>
              </w:rPr>
              <w:delText>Limits of data</w:delText>
            </w:r>
            <w:r w:rsidDel="00624B58">
              <w:rPr>
                <w:noProof/>
                <w:webHidden/>
              </w:rPr>
              <w:tab/>
              <w:delText>28</w:delText>
            </w:r>
          </w:del>
        </w:p>
        <w:p w14:paraId="19EE26C3" w14:textId="5791D1CF" w:rsidR="00FD4BD6" w:rsidDel="00624B58" w:rsidRDefault="00FD4BD6" w:rsidP="00FD4BD6">
          <w:pPr>
            <w:pStyle w:val="TOC3"/>
            <w:rPr>
              <w:del w:id="12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0" w:author="jonathan pritchard" w:date="2025-01-28T14:51:00Z" w16du:dateUtc="2025-01-28T14:51:00Z">
            <w:r w:rsidRPr="00624B58" w:rsidDel="00624B58">
              <w:rPr>
                <w:rPrChange w:id="1211" w:author="jonathan pritchard" w:date="2025-01-28T14:51:00Z" w16du:dateUtc="2025-01-28T14:51:00Z">
                  <w:rPr>
                    <w:rStyle w:val="Hyperlink"/>
                    <w:iCs w:val="0"/>
                    <w:noProof/>
                  </w:rPr>
                </w:rPrChange>
              </w:rPr>
              <w:delText>12.5.1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12" w:author="jonathan pritchard" w:date="2025-01-28T14:51:00Z" w16du:dateUtc="2025-01-28T14:51:00Z">
                  <w:rPr>
                    <w:rStyle w:val="Hyperlink"/>
                    <w:iCs w:val="0"/>
                    <w:noProof/>
                  </w:rPr>
                </w:rPrChange>
              </w:rPr>
              <w:delText>ENC No data areas</w:delText>
            </w:r>
            <w:r w:rsidDel="00624B58">
              <w:rPr>
                <w:noProof/>
                <w:webHidden/>
              </w:rPr>
              <w:tab/>
              <w:delText>28</w:delText>
            </w:r>
          </w:del>
        </w:p>
        <w:p w14:paraId="6051B90A" w14:textId="459F5974" w:rsidR="00FD4BD6" w:rsidDel="00624B58" w:rsidRDefault="00FD4BD6" w:rsidP="00FD4BD6">
          <w:pPr>
            <w:pStyle w:val="TOC3"/>
            <w:rPr>
              <w:del w:id="12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4" w:author="jonathan pritchard" w:date="2025-01-28T14:51:00Z" w16du:dateUtc="2025-01-28T14:51:00Z">
            <w:r w:rsidRPr="00624B58" w:rsidDel="00624B58">
              <w:rPr>
                <w:highlight w:val="yellow"/>
                <w:rPrChange w:id="1215" w:author="jonathan pritchard" w:date="2025-01-28T14:51:00Z" w16du:dateUtc="2025-01-28T14:51:00Z">
                  <w:rPr>
                    <w:rStyle w:val="Hyperlink"/>
                    <w:iCs w:val="0"/>
                    <w:noProof/>
                    <w:highlight w:val="yellow"/>
                  </w:rPr>
                </w:rPrChange>
              </w:rPr>
              <w:delText>12.5.2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216" w:author="jonathan pritchard" w:date="2025-01-28T14:51:00Z" w16du:dateUtc="2025-01-28T14:51:00Z">
                  <w:rPr>
                    <w:rStyle w:val="Hyperlink"/>
                    <w:iCs w:val="0"/>
                    <w:noProof/>
                    <w:highlight w:val="yellow"/>
                  </w:rPr>
                </w:rPrChange>
              </w:rPr>
              <w:delText>Limit of HO S-101 data and data from non-HO sources [could apply to all products]</w:delText>
            </w:r>
            <w:r w:rsidDel="00624B58">
              <w:rPr>
                <w:noProof/>
                <w:webHidden/>
              </w:rPr>
              <w:tab/>
              <w:delText>28</w:delText>
            </w:r>
          </w:del>
        </w:p>
        <w:p w14:paraId="3A34A94C" w14:textId="3377DA47" w:rsidR="00FD4BD6" w:rsidDel="00624B58" w:rsidRDefault="00FD4BD6" w:rsidP="00FD4BD6">
          <w:pPr>
            <w:pStyle w:val="TOC3"/>
            <w:rPr>
              <w:del w:id="12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8" w:author="jonathan pritchard" w:date="2025-01-28T14:51:00Z" w16du:dateUtc="2025-01-28T14:51:00Z">
            <w:r w:rsidRPr="00624B58" w:rsidDel="00624B58">
              <w:rPr>
                <w:highlight w:val="yellow"/>
                <w:rPrChange w:id="1219" w:author="jonathan pritchard" w:date="2025-01-28T14:51:00Z" w16du:dateUtc="2025-01-28T14:51:00Z">
                  <w:rPr>
                    <w:rStyle w:val="Hyperlink"/>
                    <w:iCs w:val="0"/>
                    <w:noProof/>
                    <w:highlight w:val="yellow"/>
                  </w:rPr>
                </w:rPrChange>
              </w:rPr>
              <w:delText>12.5.3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220" w:author="jonathan pritchard" w:date="2025-01-28T14:51:00Z" w16du:dateUtc="2025-01-28T14:51:00Z">
                  <w:rPr>
                    <w:rStyle w:val="Hyperlink"/>
                    <w:iCs w:val="0"/>
                    <w:noProof/>
                    <w:highlight w:val="yellow"/>
                  </w:rPr>
                </w:rPrChange>
              </w:rPr>
              <w:delText>Limits of other S-100 product data</w:delText>
            </w:r>
            <w:r w:rsidDel="00624B58">
              <w:rPr>
                <w:noProof/>
                <w:webHidden/>
              </w:rPr>
              <w:tab/>
              <w:delText>29</w:delText>
            </w:r>
          </w:del>
        </w:p>
        <w:p w14:paraId="114F9B55" w14:textId="3C9831C4" w:rsidR="00FD4BD6" w:rsidDel="00624B58" w:rsidRDefault="00FD4BD6" w:rsidP="00FD4BD6">
          <w:pPr>
            <w:pStyle w:val="TOC2"/>
            <w:rPr>
              <w:del w:id="12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22" w:author="jonathan pritchard" w:date="2025-01-28T14:51:00Z" w16du:dateUtc="2025-01-28T14:51:00Z">
            <w:r w:rsidRPr="00624B58" w:rsidDel="00624B58">
              <w:rPr>
                <w:rPrChange w:id="1223" w:author="jonathan pritchard" w:date="2025-01-28T14:51:00Z" w16du:dateUtc="2025-01-28T14:51:00Z">
                  <w:rPr>
                    <w:rStyle w:val="Hyperlink"/>
                    <w:noProof/>
                  </w:rPr>
                </w:rPrChange>
              </w:rPr>
              <w:delText>12.6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24" w:author="jonathan pritchard" w:date="2025-01-28T14:51:00Z" w16du:dateUtc="2025-01-28T14:51:00Z">
                  <w:rPr>
                    <w:rStyle w:val="Hyperlink"/>
                    <w:noProof/>
                  </w:rPr>
                </w:rPrChange>
              </w:rPr>
              <w:delText>Special ECDIS chart symbols to identify unsafe depths</w:delText>
            </w:r>
            <w:r w:rsidDel="00624B58">
              <w:rPr>
                <w:noProof/>
                <w:webHidden/>
              </w:rPr>
              <w:tab/>
              <w:delText>29</w:delText>
            </w:r>
          </w:del>
        </w:p>
        <w:p w14:paraId="3606D3BC" w14:textId="6104C6AA" w:rsidR="00FD4BD6" w:rsidDel="00624B58" w:rsidRDefault="00FD4BD6" w:rsidP="00FD4BD6">
          <w:pPr>
            <w:pStyle w:val="TOC3"/>
            <w:rPr>
              <w:del w:id="12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26" w:author="jonathan pritchard" w:date="2025-01-28T14:51:00Z" w16du:dateUtc="2025-01-28T14:51:00Z">
            <w:r w:rsidRPr="00624B58" w:rsidDel="00624B58">
              <w:rPr>
                <w:rPrChange w:id="1227" w:author="jonathan pritchard" w:date="2025-01-28T14:51:00Z" w16du:dateUtc="2025-01-28T14:51:00Z">
                  <w:rPr>
                    <w:rStyle w:val="Hyperlink"/>
                    <w:iCs w:val="0"/>
                    <w:noProof/>
                  </w:rPr>
                </w:rPrChange>
              </w:rPr>
              <w:delText>12.6.1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28" w:author="jonathan pritchard" w:date="2025-01-28T14:51:00Z" w16du:dateUtc="2025-01-28T14:51:00Z">
                  <w:rPr>
                    <w:rStyle w:val="Hyperlink"/>
                    <w:iCs w:val="0"/>
                    <w:noProof/>
                  </w:rPr>
                </w:rPrChange>
              </w:rPr>
              <w:delText>Safety Contour</w:delText>
            </w:r>
            <w:r w:rsidDel="00624B58">
              <w:rPr>
                <w:noProof/>
                <w:webHidden/>
              </w:rPr>
              <w:tab/>
              <w:delText>29</w:delText>
            </w:r>
          </w:del>
        </w:p>
        <w:p w14:paraId="3EF5B48E" w14:textId="20D61103" w:rsidR="00FD4BD6" w:rsidDel="00624B58" w:rsidRDefault="00FD4BD6" w:rsidP="00FD4BD6">
          <w:pPr>
            <w:pStyle w:val="TOC2"/>
            <w:rPr>
              <w:del w:id="12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0" w:author="jonathan pritchard" w:date="2025-01-28T14:51:00Z" w16du:dateUtc="2025-01-28T14:51:00Z">
            <w:r w:rsidRPr="00624B58" w:rsidDel="00624B58">
              <w:rPr>
                <w:rPrChange w:id="1231" w:author="jonathan pritchard" w:date="2025-01-28T14:51:00Z" w16du:dateUtc="2025-01-28T14:51:00Z">
                  <w:rPr>
                    <w:rStyle w:val="Hyperlink"/>
                    <w:noProof/>
                  </w:rPr>
                </w:rPrChange>
              </w:rPr>
              <w:delText>12.7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32" w:author="jonathan pritchard" w:date="2025-01-28T14:51:00Z" w16du:dateUtc="2025-01-28T14:51:00Z">
                  <w:rPr>
                    <w:rStyle w:val="Hyperlink"/>
                    <w:noProof/>
                  </w:rPr>
                </w:rPrChange>
              </w:rPr>
              <w:delText>Other ECDIS symbols and their use</w:delText>
            </w:r>
            <w:r w:rsidDel="00624B58">
              <w:rPr>
                <w:noProof/>
                <w:webHidden/>
              </w:rPr>
              <w:tab/>
              <w:delText>29</w:delText>
            </w:r>
          </w:del>
        </w:p>
        <w:p w14:paraId="731C7C95" w14:textId="2CC6EFF0" w:rsidR="00FD4BD6" w:rsidDel="00624B58" w:rsidRDefault="00FD4BD6" w:rsidP="00FD4BD6">
          <w:pPr>
            <w:pStyle w:val="TOC2"/>
            <w:rPr>
              <w:del w:id="12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4" w:author="jonathan pritchard" w:date="2025-01-28T14:51:00Z" w16du:dateUtc="2025-01-28T14:51:00Z">
            <w:r w:rsidRPr="00624B58" w:rsidDel="00624B58">
              <w:rPr>
                <w:rPrChange w:id="1235" w:author="jonathan pritchard" w:date="2025-01-28T14:51:00Z" w16du:dateUtc="2025-01-28T14:51:00Z">
                  <w:rPr>
                    <w:rStyle w:val="Hyperlink"/>
                    <w:noProof/>
                  </w:rPr>
                </w:rPrChange>
              </w:rPr>
              <w:delText>12.8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36" w:author="jonathan pritchard" w:date="2025-01-28T14:51:00Z" w16du:dateUtc="2025-01-28T14:51:00Z">
                  <w:rPr>
                    <w:rStyle w:val="Hyperlink"/>
                    <w:noProof/>
                  </w:rPr>
                </w:rPrChange>
              </w:rPr>
              <w:delText>Date-dependent features</w:delText>
            </w:r>
            <w:r w:rsidDel="00624B58">
              <w:rPr>
                <w:noProof/>
                <w:webHidden/>
              </w:rPr>
              <w:tab/>
              <w:delText>29</w:delText>
            </w:r>
          </w:del>
        </w:p>
        <w:p w14:paraId="26E44788" w14:textId="76553DDA" w:rsidR="00FD4BD6" w:rsidDel="00624B58" w:rsidRDefault="00FD4BD6" w:rsidP="00FD4BD6">
          <w:pPr>
            <w:pStyle w:val="TOC3"/>
            <w:rPr>
              <w:del w:id="12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8" w:author="jonathan pritchard" w:date="2025-01-28T14:51:00Z" w16du:dateUtc="2025-01-28T14:51:00Z">
            <w:r w:rsidRPr="00624B58" w:rsidDel="00624B58">
              <w:rPr>
                <w:rPrChange w:id="1239" w:author="jonathan pritchard" w:date="2025-01-28T14:51:00Z" w16du:dateUtc="2025-01-28T14:51:00Z">
                  <w:rPr>
                    <w:rStyle w:val="Hyperlink"/>
                    <w:iCs w:val="0"/>
                    <w:noProof/>
                  </w:rPr>
                </w:rPrChange>
              </w:rPr>
              <w:delText>12.8.1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0" w:author="jonathan pritchard" w:date="2025-01-28T14:51:00Z" w16du:dateUtc="2025-01-28T14:51:00Z">
                  <w:rPr>
                    <w:rStyle w:val="Hyperlink"/>
                    <w:iCs w:val="0"/>
                    <w:noProof/>
                  </w:rPr>
                </w:rPrChange>
              </w:rPr>
              <w:delText>Display of date-dependent features by mariner-selected date</w:delText>
            </w:r>
            <w:r w:rsidDel="00624B58">
              <w:rPr>
                <w:noProof/>
                <w:webHidden/>
              </w:rPr>
              <w:tab/>
              <w:delText>29</w:delText>
            </w:r>
          </w:del>
        </w:p>
        <w:p w14:paraId="1E98F95C" w14:textId="25F17AC5" w:rsidR="00FD4BD6" w:rsidDel="00624B58" w:rsidRDefault="00FD4BD6" w:rsidP="00FD4BD6">
          <w:pPr>
            <w:pStyle w:val="TOC3"/>
            <w:rPr>
              <w:del w:id="12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42" w:author="jonathan pritchard" w:date="2025-01-28T14:51:00Z" w16du:dateUtc="2025-01-28T14:51:00Z">
            <w:r w:rsidRPr="00624B58" w:rsidDel="00624B58">
              <w:rPr>
                <w:rPrChange w:id="1243" w:author="jonathan pritchard" w:date="2025-01-28T14:51:00Z" w16du:dateUtc="2025-01-28T14:51:00Z">
                  <w:rPr>
                    <w:rStyle w:val="Hyperlink"/>
                    <w:iCs w:val="0"/>
                    <w:noProof/>
                  </w:rPr>
                </w:rPrChange>
              </w:rPr>
              <w:delText>12.8.2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4" w:author="jonathan pritchard" w:date="2025-01-28T14:51:00Z" w16du:dateUtc="2025-01-28T14:51:00Z">
                  <w:rPr>
                    <w:rStyle w:val="Hyperlink"/>
                    <w:iCs w:val="0"/>
                    <w:noProof/>
                  </w:rPr>
                </w:rPrChange>
              </w:rPr>
              <w:delText>Indication of date adjustment</w:delText>
            </w:r>
            <w:r w:rsidDel="00624B58">
              <w:rPr>
                <w:noProof/>
                <w:webHidden/>
              </w:rPr>
              <w:tab/>
              <w:delText>30</w:delText>
            </w:r>
          </w:del>
        </w:p>
        <w:p w14:paraId="6DA306CD" w14:textId="29B0FB16" w:rsidR="00FD4BD6" w:rsidDel="00624B58" w:rsidRDefault="00FD4BD6" w:rsidP="00FD4BD6">
          <w:pPr>
            <w:pStyle w:val="TOC2"/>
            <w:rPr>
              <w:del w:id="12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46" w:author="jonathan pritchard" w:date="2025-01-28T14:51:00Z" w16du:dateUtc="2025-01-28T14:51:00Z">
            <w:r w:rsidRPr="00624B58" w:rsidDel="00624B58">
              <w:rPr>
                <w:rPrChange w:id="1247" w:author="jonathan pritchard" w:date="2025-01-28T14:51:00Z" w16du:dateUtc="2025-01-28T14:51:00Z">
                  <w:rPr>
                    <w:rStyle w:val="Hyperlink"/>
                    <w:strike/>
                    <w:noProof/>
                  </w:rPr>
                </w:rPrChange>
              </w:rPr>
              <w:delText>12.9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8" w:author="jonathan pritchard" w:date="2025-01-28T14:51:00Z" w16du:dateUtc="2025-01-28T14:51:00Z">
                  <w:rPr>
                    <w:rStyle w:val="Hyperlink"/>
                    <w:noProof/>
                  </w:rPr>
                </w:rPrChange>
              </w:rPr>
              <w:delText>Decluttering the screen</w:delText>
            </w:r>
            <w:r w:rsidDel="00624B58">
              <w:rPr>
                <w:noProof/>
                <w:webHidden/>
              </w:rPr>
              <w:tab/>
              <w:delText>30</w:delText>
            </w:r>
          </w:del>
        </w:p>
        <w:p w14:paraId="2248D226" w14:textId="7053F1C0" w:rsidR="00FD4BD6" w:rsidDel="00624B58" w:rsidRDefault="00FD4BD6" w:rsidP="00FD4BD6">
          <w:pPr>
            <w:pStyle w:val="TOC2"/>
            <w:rPr>
              <w:del w:id="12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0" w:author="jonathan pritchard" w:date="2025-01-28T14:51:00Z" w16du:dateUtc="2025-01-28T14:51:00Z">
            <w:r w:rsidRPr="00624B58" w:rsidDel="00624B58">
              <w:rPr>
                <w:rPrChange w:id="1251" w:author="jonathan pritchard" w:date="2025-01-28T14:51:00Z" w16du:dateUtc="2025-01-28T14:51:00Z">
                  <w:rPr>
                    <w:rStyle w:val="Hyperlink"/>
                    <w:noProof/>
                  </w:rPr>
                </w:rPrChange>
              </w:rPr>
              <w:delText>12.10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52" w:author="jonathan pritchard" w:date="2025-01-28T14:51:00Z" w16du:dateUtc="2025-01-28T14:51:00Z">
                  <w:rPr>
                    <w:rStyle w:val="Hyperlink"/>
                    <w:noProof/>
                  </w:rPr>
                </w:rPrChange>
              </w:rPr>
              <w:delText>IMO presentation elements</w:delText>
            </w:r>
            <w:r w:rsidDel="00624B58">
              <w:rPr>
                <w:noProof/>
                <w:webHidden/>
              </w:rPr>
              <w:tab/>
              <w:delText>30</w:delText>
            </w:r>
          </w:del>
        </w:p>
        <w:p w14:paraId="5EB2B007" w14:textId="5C592D20" w:rsidR="00FD4BD6" w:rsidDel="00624B58" w:rsidRDefault="00FD4BD6" w:rsidP="00FD4BD6">
          <w:pPr>
            <w:pStyle w:val="TOC3"/>
            <w:rPr>
              <w:del w:id="12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4" w:author="jonathan pritchard" w:date="2025-01-28T14:51:00Z" w16du:dateUtc="2025-01-28T14:51:00Z">
            <w:r w:rsidRPr="00624B58" w:rsidDel="00624B58">
              <w:rPr>
                <w:rPrChange w:id="1255" w:author="jonathan pritchard" w:date="2025-01-28T14:51:00Z" w16du:dateUtc="2025-01-28T14:51:00Z">
                  <w:rPr>
                    <w:rStyle w:val="Hyperlink"/>
                    <w:iCs w:val="0"/>
                    <w:noProof/>
                  </w:rPr>
                </w:rPrChange>
              </w:rPr>
              <w:delText>12.10.1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56" w:author="jonathan pritchard" w:date="2025-01-28T14:51:00Z" w16du:dateUtc="2025-01-28T14:51:00Z">
                  <w:rPr>
                    <w:rStyle w:val="Hyperlink"/>
                    <w:iCs w:val="0"/>
                    <w:noProof/>
                  </w:rPr>
                </w:rPrChange>
              </w:rPr>
              <w:delText>Scale bar and latitude scale</w:delText>
            </w:r>
            <w:r w:rsidDel="00624B58">
              <w:rPr>
                <w:noProof/>
                <w:webHidden/>
              </w:rPr>
              <w:tab/>
              <w:delText>30</w:delText>
            </w:r>
          </w:del>
        </w:p>
        <w:p w14:paraId="0817ED8A" w14:textId="4521FD40" w:rsidR="00FD4BD6" w:rsidDel="00624B58" w:rsidRDefault="00FD4BD6" w:rsidP="00FD4BD6">
          <w:pPr>
            <w:pStyle w:val="TOC3"/>
            <w:rPr>
              <w:del w:id="12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8" w:author="jonathan pritchard" w:date="2025-01-28T14:51:00Z" w16du:dateUtc="2025-01-28T14:51:00Z">
            <w:r w:rsidRPr="00624B58" w:rsidDel="00624B58">
              <w:rPr>
                <w:rPrChange w:id="1259" w:author="jonathan pritchard" w:date="2025-01-28T14:51:00Z" w16du:dateUtc="2025-01-28T14:51:00Z">
                  <w:rPr>
                    <w:rStyle w:val="Hyperlink"/>
                    <w:iCs w:val="0"/>
                    <w:noProof/>
                  </w:rPr>
                </w:rPrChange>
              </w:rPr>
              <w:delText>12.10.2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0" w:author="jonathan pritchard" w:date="2025-01-28T14:51:00Z" w16du:dateUtc="2025-01-28T14:51:00Z">
                  <w:rPr>
                    <w:rStyle w:val="Hyperlink"/>
                    <w:iCs w:val="0"/>
                    <w:noProof/>
                  </w:rPr>
                </w:rPrChange>
              </w:rPr>
              <w:delText>North arrow</w:delText>
            </w:r>
            <w:r w:rsidDel="00624B58">
              <w:rPr>
                <w:noProof/>
                <w:webHidden/>
              </w:rPr>
              <w:tab/>
              <w:delText>31</w:delText>
            </w:r>
          </w:del>
        </w:p>
        <w:p w14:paraId="19007750" w14:textId="6B5CFD41" w:rsidR="00FD4BD6" w:rsidDel="00624B58" w:rsidRDefault="00FD4BD6" w:rsidP="00FD4BD6">
          <w:pPr>
            <w:pStyle w:val="TOC3"/>
            <w:rPr>
              <w:del w:id="12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62" w:author="jonathan pritchard" w:date="2025-01-28T14:51:00Z" w16du:dateUtc="2025-01-28T14:51:00Z">
            <w:r w:rsidRPr="00624B58" w:rsidDel="00624B58">
              <w:rPr>
                <w:rPrChange w:id="1263" w:author="jonathan pritchard" w:date="2025-01-28T14:51:00Z" w16du:dateUtc="2025-01-28T14:51:00Z">
                  <w:rPr>
                    <w:rStyle w:val="Hyperlink"/>
                    <w:iCs w:val="0"/>
                    <w:noProof/>
                  </w:rPr>
                </w:rPrChange>
              </w:rPr>
              <w:delText>12.10.3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4" w:author="jonathan pritchard" w:date="2025-01-28T14:51:00Z" w16du:dateUtc="2025-01-28T14:51:00Z">
                  <w:rPr>
                    <w:rStyle w:val="Hyperlink"/>
                    <w:iCs w:val="0"/>
                    <w:noProof/>
                  </w:rPr>
                </w:rPrChange>
              </w:rPr>
              <w:delText>Graticule</w:delText>
            </w:r>
            <w:r w:rsidDel="00624B58">
              <w:rPr>
                <w:noProof/>
                <w:webHidden/>
              </w:rPr>
              <w:tab/>
              <w:delText>31</w:delText>
            </w:r>
          </w:del>
        </w:p>
        <w:p w14:paraId="41EE0A09" w14:textId="7BF7473B" w:rsidR="00FD4BD6" w:rsidDel="00624B58" w:rsidRDefault="00FD4BD6" w:rsidP="00FD4BD6">
          <w:pPr>
            <w:pStyle w:val="TOC3"/>
            <w:rPr>
              <w:del w:id="12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66" w:author="jonathan pritchard" w:date="2025-01-28T14:51:00Z" w16du:dateUtc="2025-01-28T14:51:00Z">
            <w:r w:rsidRPr="00624B58" w:rsidDel="00624B58">
              <w:rPr>
                <w:rPrChange w:id="1267" w:author="jonathan pritchard" w:date="2025-01-28T14:51:00Z" w16du:dateUtc="2025-01-28T14:51:00Z">
                  <w:rPr>
                    <w:rStyle w:val="Hyperlink"/>
                    <w:iCs w:val="0"/>
                    <w:noProof/>
                  </w:rPr>
                </w:rPrChange>
              </w:rPr>
              <w:delText>12.10.4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8" w:author="jonathan pritchard" w:date="2025-01-28T14:51:00Z" w16du:dateUtc="2025-01-28T14:51:00Z">
                  <w:rPr>
                    <w:rStyle w:val="Hyperlink"/>
                    <w:iCs w:val="0"/>
                    <w:noProof/>
                  </w:rPr>
                </w:rPrChange>
              </w:rPr>
              <w:delText>Display mode</w:delText>
            </w:r>
            <w:r w:rsidDel="00624B58">
              <w:rPr>
                <w:noProof/>
                <w:webHidden/>
              </w:rPr>
              <w:tab/>
              <w:delText>31</w:delText>
            </w:r>
          </w:del>
        </w:p>
        <w:p w14:paraId="6403CA2B" w14:textId="2CDB2739" w:rsidR="00FD4BD6" w:rsidDel="00624B58" w:rsidRDefault="00FD4BD6" w:rsidP="00FD4BD6">
          <w:pPr>
            <w:pStyle w:val="TOC3"/>
            <w:rPr>
              <w:del w:id="12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0" w:author="jonathan pritchard" w:date="2025-01-28T14:51:00Z" w16du:dateUtc="2025-01-28T14:51:00Z">
            <w:r w:rsidRPr="00624B58" w:rsidDel="00624B58">
              <w:rPr>
                <w:rPrChange w:id="1271" w:author="jonathan pritchard" w:date="2025-01-28T14:51:00Z" w16du:dateUtc="2025-01-28T14:51:00Z">
                  <w:rPr>
                    <w:rStyle w:val="Hyperlink"/>
                    <w:iCs w:val="0"/>
                    <w:noProof/>
                  </w:rPr>
                </w:rPrChange>
              </w:rPr>
              <w:delText>12.10.5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72" w:author="jonathan pritchard" w:date="2025-01-28T14:51:00Z" w16du:dateUtc="2025-01-28T14:51:00Z">
                  <w:rPr>
                    <w:rStyle w:val="Hyperlink"/>
                    <w:iCs w:val="0"/>
                    <w:noProof/>
                  </w:rPr>
                </w:rPrChange>
              </w:rPr>
              <w:delText>Black level adjustment symbol</w:delText>
            </w:r>
            <w:r w:rsidDel="00624B58">
              <w:rPr>
                <w:noProof/>
                <w:webHidden/>
              </w:rPr>
              <w:tab/>
              <w:delText>31</w:delText>
            </w:r>
          </w:del>
        </w:p>
        <w:p w14:paraId="006FB7BB" w14:textId="5D1C6DC9" w:rsidR="00FD4BD6" w:rsidDel="00624B58" w:rsidRDefault="00FD4BD6" w:rsidP="00FD4BD6">
          <w:pPr>
            <w:pStyle w:val="TOC3"/>
            <w:rPr>
              <w:del w:id="12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4" w:author="jonathan pritchard" w:date="2025-01-28T14:51:00Z" w16du:dateUtc="2025-01-28T14:51:00Z">
            <w:r w:rsidRPr="00624B58" w:rsidDel="00624B58">
              <w:rPr>
                <w:rPrChange w:id="1275" w:author="jonathan pritchard" w:date="2025-01-28T14:51:00Z" w16du:dateUtc="2025-01-28T14:51:00Z">
                  <w:rPr>
                    <w:rStyle w:val="Hyperlink"/>
                    <w:iCs w:val="0"/>
                    <w:noProof/>
                  </w:rPr>
                </w:rPrChange>
              </w:rPr>
              <w:delText>12.10.6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76" w:author="jonathan pritchard" w:date="2025-01-28T14:51:00Z" w16du:dateUtc="2025-01-28T14:51:00Z">
                  <w:rPr>
                    <w:rStyle w:val="Hyperlink"/>
                    <w:iCs w:val="0"/>
                    <w:noProof/>
                  </w:rPr>
                </w:rPrChange>
              </w:rPr>
              <w:delText>Detection and notification of navigational hazards</w:delText>
            </w:r>
            <w:r w:rsidDel="00624B58">
              <w:rPr>
                <w:noProof/>
                <w:webHidden/>
              </w:rPr>
              <w:tab/>
              <w:delText>31</w:delText>
            </w:r>
          </w:del>
        </w:p>
        <w:p w14:paraId="58E827D2" w14:textId="64113D6D" w:rsidR="00FD4BD6" w:rsidDel="00624B58" w:rsidRDefault="00FD4BD6" w:rsidP="00FD4BD6">
          <w:pPr>
            <w:pStyle w:val="TOC3"/>
            <w:rPr>
              <w:del w:id="12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8" w:author="jonathan pritchard" w:date="2025-01-28T14:51:00Z" w16du:dateUtc="2025-01-28T14:51:00Z">
            <w:r w:rsidRPr="00624B58" w:rsidDel="00624B58">
              <w:rPr>
                <w:rPrChange w:id="1279" w:author="jonathan pritchard" w:date="2025-01-28T14:51:00Z" w16du:dateUtc="2025-01-28T14:51:00Z">
                  <w:rPr>
                    <w:rStyle w:val="Hyperlink"/>
                    <w:iCs w:val="0"/>
                    <w:noProof/>
                  </w:rPr>
                </w:rPrChange>
              </w:rPr>
              <w:delText>12.10.7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0" w:author="jonathan pritchard" w:date="2025-01-28T14:51:00Z" w16du:dateUtc="2025-01-28T14:51:00Z">
                  <w:rPr>
                    <w:rStyle w:val="Hyperlink"/>
                    <w:iCs w:val="0"/>
                    <w:noProof/>
                  </w:rPr>
                </w:rPrChange>
              </w:rPr>
              <w:delText>Detection of areas for which special conditions exist</w:delText>
            </w:r>
            <w:r w:rsidDel="00624B58">
              <w:rPr>
                <w:noProof/>
                <w:webHidden/>
              </w:rPr>
              <w:tab/>
              <w:delText>32</w:delText>
            </w:r>
          </w:del>
        </w:p>
        <w:p w14:paraId="5D4C878B" w14:textId="1F9A0E43" w:rsidR="00FD4BD6" w:rsidDel="00624B58" w:rsidRDefault="00FD4BD6" w:rsidP="00FD4BD6">
          <w:pPr>
            <w:pStyle w:val="TOC3"/>
            <w:rPr>
              <w:del w:id="12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82" w:author="jonathan pritchard" w:date="2025-01-28T14:51:00Z" w16du:dateUtc="2025-01-28T14:51:00Z">
            <w:r w:rsidRPr="00624B58" w:rsidDel="00624B58">
              <w:rPr>
                <w:rPrChange w:id="1283" w:author="jonathan pritchard" w:date="2025-01-28T14:51:00Z" w16du:dateUtc="2025-01-28T14:51:00Z">
                  <w:rPr>
                    <w:rStyle w:val="Hyperlink"/>
                    <w:iCs w:val="0"/>
                    <w:noProof/>
                  </w:rPr>
                </w:rPrChange>
              </w:rPr>
              <w:delText>12.10.8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4" w:author="jonathan pritchard" w:date="2025-01-28T14:51:00Z" w16du:dateUtc="2025-01-28T14:51:00Z">
                  <w:rPr>
                    <w:rStyle w:val="Hyperlink"/>
                    <w:iCs w:val="0"/>
                    <w:noProof/>
                  </w:rPr>
                </w:rPrChange>
              </w:rPr>
              <w:delText>Definition of safety contour</w:delText>
            </w:r>
            <w:r w:rsidDel="00624B58">
              <w:rPr>
                <w:noProof/>
                <w:webHidden/>
              </w:rPr>
              <w:tab/>
              <w:delText>33</w:delText>
            </w:r>
          </w:del>
        </w:p>
        <w:p w14:paraId="5BF8C625" w14:textId="63424119" w:rsidR="00FD4BD6" w:rsidDel="00624B58" w:rsidRDefault="00FD4BD6" w:rsidP="00FD4BD6">
          <w:pPr>
            <w:pStyle w:val="TOC3"/>
            <w:rPr>
              <w:del w:id="12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86" w:author="jonathan pritchard" w:date="2025-01-28T14:51:00Z" w16du:dateUtc="2025-01-28T14:51:00Z">
            <w:r w:rsidRPr="00624B58" w:rsidDel="00624B58">
              <w:rPr>
                <w:rPrChange w:id="1287" w:author="jonathan pritchard" w:date="2025-01-28T14:51:00Z" w16du:dateUtc="2025-01-28T14:51:00Z">
                  <w:rPr>
                    <w:rStyle w:val="Hyperlink"/>
                    <w:iCs w:val="0"/>
                    <w:noProof/>
                  </w:rPr>
                </w:rPrChange>
              </w:rPr>
              <w:delText>12.10.9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8" w:author="jonathan pritchard" w:date="2025-01-28T14:51:00Z" w16du:dateUtc="2025-01-28T14:51:00Z">
                  <w:rPr>
                    <w:rStyle w:val="Hyperlink"/>
                    <w:iCs w:val="0"/>
                    <w:noProof/>
                  </w:rPr>
                </w:rPrChange>
              </w:rPr>
              <w:delText>Detection of safety contour</w:delText>
            </w:r>
            <w:r w:rsidDel="00624B58">
              <w:rPr>
                <w:noProof/>
                <w:webHidden/>
              </w:rPr>
              <w:tab/>
              <w:delText>33</w:delText>
            </w:r>
          </w:del>
        </w:p>
        <w:p w14:paraId="71D673CC" w14:textId="23470214" w:rsidR="00FD4BD6" w:rsidDel="00624B58" w:rsidRDefault="00FD4BD6" w:rsidP="00FD4BD6">
          <w:pPr>
            <w:pStyle w:val="TOC3"/>
            <w:rPr>
              <w:del w:id="12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0" w:author="jonathan pritchard" w:date="2025-01-28T14:51:00Z" w16du:dateUtc="2025-01-28T14:51:00Z">
            <w:r w:rsidRPr="00624B58" w:rsidDel="00624B58">
              <w:rPr>
                <w:rPrChange w:id="1291" w:author="jonathan pritchard" w:date="2025-01-28T14:51:00Z" w16du:dateUtc="2025-01-28T14:51:00Z">
                  <w:rPr>
                    <w:rStyle w:val="Hyperlink"/>
                    <w:iCs w:val="0"/>
                    <w:noProof/>
                  </w:rPr>
                </w:rPrChange>
              </w:rPr>
              <w:delText>12.10.10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92" w:author="jonathan pritchard" w:date="2025-01-28T14:51:00Z" w16du:dateUtc="2025-01-28T14:51:00Z">
                  <w:rPr>
                    <w:rStyle w:val="Hyperlink"/>
                    <w:iCs w:val="0"/>
                    <w:noProof/>
                  </w:rPr>
                </w:rPrChange>
              </w:rPr>
              <w:delText>Indications related to ENC accuracy</w:delText>
            </w:r>
            <w:r w:rsidDel="00624B58">
              <w:rPr>
                <w:noProof/>
                <w:webHidden/>
              </w:rPr>
              <w:tab/>
              <w:delText>33</w:delText>
            </w:r>
          </w:del>
        </w:p>
        <w:p w14:paraId="4B254AB3" w14:textId="0435DC9A" w:rsidR="00FD4BD6" w:rsidDel="00624B58" w:rsidRDefault="00FD4BD6" w:rsidP="00FD4BD6">
          <w:pPr>
            <w:pStyle w:val="TOC3"/>
            <w:rPr>
              <w:del w:id="12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4" w:author="jonathan pritchard" w:date="2025-01-28T14:51:00Z" w16du:dateUtc="2025-01-28T14:51:00Z">
            <w:r w:rsidRPr="00624B58" w:rsidDel="00624B58">
              <w:rPr>
                <w:rPrChange w:id="1295" w:author="jonathan pritchard" w:date="2025-01-28T14:51:00Z" w16du:dateUtc="2025-01-28T14:51:00Z">
                  <w:rPr>
                    <w:rStyle w:val="Hyperlink"/>
                    <w:iCs w:val="0"/>
                    <w:noProof/>
                  </w:rPr>
                </w:rPrChange>
              </w:rPr>
              <w:delText>12.10.11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96" w:author="jonathan pritchard" w:date="2025-01-28T14:51:00Z" w16du:dateUtc="2025-01-28T14:51:00Z">
                  <w:rPr>
                    <w:rStyle w:val="Hyperlink"/>
                    <w:iCs w:val="0"/>
                    <w:noProof/>
                  </w:rPr>
                </w:rPrChange>
              </w:rPr>
              <w:delText>User Selected Safety Contour and Water Level Adjustment.</w:delText>
            </w:r>
            <w:r w:rsidDel="00624B58">
              <w:rPr>
                <w:noProof/>
                <w:webHidden/>
              </w:rPr>
              <w:tab/>
              <w:delText>35</w:delText>
            </w:r>
          </w:del>
        </w:p>
        <w:p w14:paraId="70AF9CF3" w14:textId="06B6C3E7" w:rsidR="00FD4BD6" w:rsidDel="00624B58" w:rsidRDefault="00FD4BD6" w:rsidP="00FD4BD6">
          <w:pPr>
            <w:pStyle w:val="TOC2"/>
            <w:rPr>
              <w:del w:id="12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8" w:author="jonathan pritchard" w:date="2025-01-28T14:51:00Z" w16du:dateUtc="2025-01-28T14:51:00Z">
            <w:r w:rsidRPr="00624B58" w:rsidDel="00624B58">
              <w:rPr>
                <w:rPrChange w:id="1299" w:author="jonathan pritchard" w:date="2025-01-28T14:51:00Z" w16du:dateUtc="2025-01-28T14:51:00Z">
                  <w:rPr>
                    <w:rStyle w:val="Hyperlink"/>
                    <w:strike/>
                    <w:noProof/>
                  </w:rPr>
                </w:rPrChange>
              </w:rPr>
              <w:delText>12.11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00" w:author="jonathan pritchard" w:date="2025-01-28T14:51:00Z" w16du:dateUtc="2025-01-28T14:51:00Z">
                  <w:rPr>
                    <w:rStyle w:val="Hyperlink"/>
                    <w:noProof/>
                  </w:rPr>
                </w:rPrChange>
              </w:rPr>
              <w:delText>Other specified display features</w:delText>
            </w:r>
            <w:r w:rsidDel="00624B58">
              <w:rPr>
                <w:noProof/>
                <w:webHidden/>
              </w:rPr>
              <w:tab/>
              <w:delText>36</w:delText>
            </w:r>
          </w:del>
        </w:p>
        <w:p w14:paraId="1C251402" w14:textId="7107D16C" w:rsidR="00FD4BD6" w:rsidDel="00624B58" w:rsidRDefault="00FD4BD6" w:rsidP="00FD4BD6">
          <w:pPr>
            <w:pStyle w:val="TOC3"/>
            <w:rPr>
              <w:del w:id="13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02" w:author="jonathan pritchard" w:date="2025-01-28T14:51:00Z" w16du:dateUtc="2025-01-28T14:51:00Z">
            <w:r w:rsidRPr="00624B58" w:rsidDel="00624B58">
              <w:rPr>
                <w:rPrChange w:id="1303" w:author="jonathan pritchard" w:date="2025-01-28T14:51:00Z" w16du:dateUtc="2025-01-28T14:51:00Z">
                  <w:rPr>
                    <w:rStyle w:val="Hyperlink"/>
                    <w:iCs w:val="0"/>
                    <w:noProof/>
                  </w:rPr>
                </w:rPrChange>
              </w:rPr>
              <w:delText>12.11.1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04" w:author="jonathan pritchard" w:date="2025-01-28T14:51:00Z" w16du:dateUtc="2025-01-28T14:51:00Z">
                  <w:rPr>
                    <w:rStyle w:val="Hyperlink"/>
                    <w:iCs w:val="0"/>
                    <w:noProof/>
                  </w:rPr>
                </w:rPrChange>
              </w:rPr>
              <w:delText>ECDIS Legend</w:delText>
            </w:r>
            <w:r w:rsidDel="00624B58">
              <w:rPr>
                <w:noProof/>
                <w:webHidden/>
              </w:rPr>
              <w:tab/>
              <w:delText>36</w:delText>
            </w:r>
          </w:del>
        </w:p>
        <w:p w14:paraId="557D62C6" w14:textId="398989AA" w:rsidR="00FD4BD6" w:rsidDel="00624B58" w:rsidRDefault="00FD4BD6" w:rsidP="00FD4BD6">
          <w:pPr>
            <w:pStyle w:val="TOC2"/>
            <w:rPr>
              <w:del w:id="13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06" w:author="jonathan pritchard" w:date="2025-01-28T14:51:00Z" w16du:dateUtc="2025-01-28T14:51:00Z">
            <w:r w:rsidRPr="00624B58" w:rsidDel="00624B58">
              <w:rPr>
                <w:rPrChange w:id="1307" w:author="jonathan pritchard" w:date="2025-01-28T14:51:00Z" w16du:dateUtc="2025-01-28T14:51:00Z">
                  <w:rPr>
                    <w:rStyle w:val="Hyperlink"/>
                    <w:noProof/>
                  </w:rPr>
                </w:rPrChange>
              </w:rPr>
              <w:delText>12.12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08" w:author="jonathan pritchard" w:date="2025-01-28T14:51:00Z" w16du:dateUtc="2025-01-28T14:51:00Z">
                  <w:rPr>
                    <w:rStyle w:val="Hyperlink"/>
                    <w:noProof/>
                    <w:highlight w:val="yellow"/>
                  </w:rPr>
                </w:rPrChange>
              </w:rPr>
              <w:delText>Displaying</w:delText>
            </w:r>
            <w:r w:rsidRPr="00624B58" w:rsidDel="00624B58">
              <w:rPr>
                <w:rPrChange w:id="1309" w:author="jonathan pritchard" w:date="2025-01-28T14:51:00Z" w16du:dateUtc="2025-01-28T14:51:00Z">
                  <w:rPr>
                    <w:rStyle w:val="Hyperlink"/>
                    <w:noProof/>
                  </w:rPr>
                </w:rPrChange>
              </w:rPr>
              <w:delText xml:space="preserve"> manual and automatic updates and added information</w:delText>
            </w:r>
            <w:r w:rsidDel="00624B58">
              <w:rPr>
                <w:noProof/>
                <w:webHidden/>
              </w:rPr>
              <w:tab/>
              <w:delText>37</w:delText>
            </w:r>
          </w:del>
        </w:p>
        <w:p w14:paraId="46431BCC" w14:textId="2882AFE2" w:rsidR="00FD4BD6" w:rsidDel="00624B58" w:rsidRDefault="00FD4BD6" w:rsidP="00FD4BD6">
          <w:pPr>
            <w:pStyle w:val="TOC3"/>
            <w:rPr>
              <w:del w:id="13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1" w:author="jonathan pritchard" w:date="2025-01-28T14:51:00Z" w16du:dateUtc="2025-01-28T14:51:00Z">
            <w:r w:rsidRPr="00624B58" w:rsidDel="00624B58">
              <w:rPr>
                <w:rPrChange w:id="1312" w:author="jonathan pritchard" w:date="2025-01-28T14:51:00Z" w16du:dateUtc="2025-01-28T14:51:00Z">
                  <w:rPr>
                    <w:rStyle w:val="Hyperlink"/>
                    <w:iCs w:val="0"/>
                    <w:noProof/>
                  </w:rPr>
                </w:rPrChange>
              </w:rPr>
              <w:delText>12.12.1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13" w:author="jonathan pritchard" w:date="2025-01-28T14:51:00Z" w16du:dateUtc="2025-01-28T14:51:00Z">
                  <w:rPr>
                    <w:rStyle w:val="Hyperlink"/>
                    <w:iCs w:val="0"/>
                    <w:noProof/>
                  </w:rPr>
                </w:rPrChange>
              </w:rPr>
              <w:delText>Manual updates</w:delText>
            </w:r>
            <w:r w:rsidDel="00624B58">
              <w:rPr>
                <w:noProof/>
                <w:webHidden/>
              </w:rPr>
              <w:tab/>
              <w:delText>37</w:delText>
            </w:r>
          </w:del>
        </w:p>
        <w:p w14:paraId="178E4118" w14:textId="3C39A0CD" w:rsidR="00FD4BD6" w:rsidDel="00624B58" w:rsidRDefault="00FD4BD6" w:rsidP="00FD4BD6">
          <w:pPr>
            <w:pStyle w:val="TOC3"/>
            <w:rPr>
              <w:del w:id="13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5" w:author="jonathan pritchard" w:date="2025-01-28T14:51:00Z" w16du:dateUtc="2025-01-28T14:51:00Z">
            <w:r w:rsidRPr="00624B58" w:rsidDel="00624B58">
              <w:rPr>
                <w:rPrChange w:id="1316" w:author="jonathan pritchard" w:date="2025-01-28T14:51:00Z" w16du:dateUtc="2025-01-28T14:51:00Z">
                  <w:rPr>
                    <w:rStyle w:val="Hyperlink"/>
                    <w:iCs w:val="0"/>
                    <w:noProof/>
                  </w:rPr>
                </w:rPrChange>
              </w:rPr>
              <w:delText>12.12.2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17" w:author="jonathan pritchard" w:date="2025-01-28T14:51:00Z" w16du:dateUtc="2025-01-28T14:51:00Z">
                  <w:rPr>
                    <w:rStyle w:val="Hyperlink"/>
                    <w:iCs w:val="0"/>
                    <w:noProof/>
                  </w:rPr>
                </w:rPrChange>
              </w:rPr>
              <w:delText>Automatic Updates</w:delText>
            </w:r>
            <w:r w:rsidDel="00624B58">
              <w:rPr>
                <w:noProof/>
                <w:webHidden/>
              </w:rPr>
              <w:tab/>
              <w:delText>38</w:delText>
            </w:r>
          </w:del>
        </w:p>
        <w:p w14:paraId="47640358" w14:textId="1CC4295D" w:rsidR="00FD4BD6" w:rsidDel="00624B58" w:rsidRDefault="00FD4BD6" w:rsidP="00FD4BD6">
          <w:pPr>
            <w:pStyle w:val="TOC3"/>
            <w:rPr>
              <w:del w:id="13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9" w:author="jonathan pritchard" w:date="2025-01-28T14:51:00Z" w16du:dateUtc="2025-01-28T14:51:00Z">
            <w:r w:rsidRPr="00624B58" w:rsidDel="00624B58">
              <w:rPr>
                <w:highlight w:val="yellow"/>
                <w:rPrChange w:id="1320" w:author="jonathan pritchard" w:date="2025-01-28T14:51:00Z" w16du:dateUtc="2025-01-28T14:51:00Z">
                  <w:rPr>
                    <w:rStyle w:val="Hyperlink"/>
                    <w:iCs w:val="0"/>
                    <w:noProof/>
                    <w:highlight w:val="yellow"/>
                  </w:rPr>
                </w:rPrChange>
              </w:rPr>
              <w:delText>12.12.3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21" w:author="jonathan pritchard" w:date="2025-01-28T14:51:00Z" w16du:dateUtc="2025-01-28T14:51:00Z">
                  <w:rPr>
                    <w:rStyle w:val="Hyperlink"/>
                    <w:iCs w:val="0"/>
                    <w:noProof/>
                    <w:highlight w:val="yellow"/>
                  </w:rPr>
                </w:rPrChange>
              </w:rPr>
              <w:delText>Non-HO (Non-ENC) Chart Information</w:delText>
            </w:r>
            <w:r w:rsidDel="00624B58">
              <w:rPr>
                <w:noProof/>
                <w:webHidden/>
              </w:rPr>
              <w:tab/>
              <w:delText>38</w:delText>
            </w:r>
          </w:del>
        </w:p>
        <w:p w14:paraId="62E127B3" w14:textId="62C2332D" w:rsidR="00FD4BD6" w:rsidDel="00624B58" w:rsidRDefault="00FD4BD6" w:rsidP="00FD4BD6">
          <w:pPr>
            <w:pStyle w:val="TOC3"/>
            <w:rPr>
              <w:del w:id="13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23" w:author="jonathan pritchard" w:date="2025-01-28T14:51:00Z" w16du:dateUtc="2025-01-28T14:51:00Z">
            <w:r w:rsidRPr="00624B58" w:rsidDel="00624B58">
              <w:rPr>
                <w:highlight w:val="yellow"/>
                <w:rPrChange w:id="1324" w:author="jonathan pritchard" w:date="2025-01-28T14:51:00Z" w16du:dateUtc="2025-01-28T14:51:00Z">
                  <w:rPr>
                    <w:rStyle w:val="Hyperlink"/>
                    <w:iCs w:val="0"/>
                    <w:noProof/>
                    <w:highlight w:val="yellow"/>
                  </w:rPr>
                </w:rPrChange>
              </w:rPr>
              <w:delText>12.12.4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25" w:author="jonathan pritchard" w:date="2025-01-28T14:51:00Z" w16du:dateUtc="2025-01-28T14:51:00Z">
                  <w:rPr>
                    <w:rStyle w:val="Hyperlink"/>
                    <w:iCs w:val="0"/>
                    <w:noProof/>
                    <w:highlight w:val="yellow"/>
                  </w:rPr>
                </w:rPrChange>
              </w:rPr>
              <w:delText>Other non-official data</w:delText>
            </w:r>
            <w:r w:rsidDel="00624B58">
              <w:rPr>
                <w:noProof/>
                <w:webHidden/>
              </w:rPr>
              <w:tab/>
              <w:delText>39</w:delText>
            </w:r>
          </w:del>
        </w:p>
        <w:p w14:paraId="72BCEAF8" w14:textId="46D1E8C5" w:rsidR="00FD4BD6" w:rsidDel="00624B58" w:rsidRDefault="00FD4BD6" w:rsidP="00FD4BD6">
          <w:pPr>
            <w:pStyle w:val="TOC2"/>
            <w:rPr>
              <w:del w:id="13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27" w:author="jonathan pritchard" w:date="2025-01-28T14:51:00Z" w16du:dateUtc="2025-01-28T14:51:00Z">
            <w:r w:rsidRPr="00624B58" w:rsidDel="00624B58">
              <w:rPr>
                <w:rPrChange w:id="1328" w:author="jonathan pritchard" w:date="2025-01-28T14:51:00Z" w16du:dateUtc="2025-01-28T14:51:00Z">
                  <w:rPr>
                    <w:rStyle w:val="Hyperlink"/>
                    <w:noProof/>
                  </w:rPr>
                </w:rPrChange>
              </w:rPr>
              <w:delText>12.13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29" w:author="jonathan pritchard" w:date="2025-01-28T14:51:00Z" w16du:dateUtc="2025-01-28T14:51:00Z">
                  <w:rPr>
                    <w:rStyle w:val="Hyperlink"/>
                    <w:noProof/>
                  </w:rPr>
                </w:rPrChange>
              </w:rPr>
              <w:delText>Display and Management of Navigational Warnings</w:delText>
            </w:r>
            <w:r w:rsidDel="00624B58">
              <w:rPr>
                <w:noProof/>
                <w:webHidden/>
              </w:rPr>
              <w:tab/>
              <w:delText>39</w:delText>
            </w:r>
          </w:del>
        </w:p>
        <w:p w14:paraId="548F3057" w14:textId="74383004" w:rsidR="00FD4BD6" w:rsidDel="00624B58" w:rsidRDefault="00FD4BD6" w:rsidP="00FD4BD6">
          <w:pPr>
            <w:pStyle w:val="TOC3"/>
            <w:rPr>
              <w:del w:id="13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1" w:author="jonathan pritchard" w:date="2025-01-28T14:51:00Z" w16du:dateUtc="2025-01-28T14:51:00Z">
            <w:r w:rsidRPr="00624B58" w:rsidDel="00624B58">
              <w:rPr>
                <w:rPrChange w:id="1332" w:author="jonathan pritchard" w:date="2025-01-28T14:51:00Z" w16du:dateUtc="2025-01-28T14:51:00Z">
                  <w:rPr>
                    <w:rStyle w:val="Hyperlink"/>
                    <w:iCs w:val="0"/>
                    <w:noProof/>
                  </w:rPr>
                </w:rPrChange>
              </w:rPr>
              <w:delText>12.13.1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33" w:author="jonathan pritchard" w:date="2025-01-28T14:51:00Z" w16du:dateUtc="2025-01-28T14:51:00Z">
                  <w:rPr>
                    <w:rStyle w:val="Hyperlink"/>
                    <w:iCs w:val="0"/>
                    <w:noProof/>
                  </w:rPr>
                </w:rPrChange>
              </w:rPr>
              <w:delText xml:space="preserve">Additional Portrayal requirements of the Graphical User Interface </w:delText>
            </w:r>
            <w:r w:rsidDel="00624B58">
              <w:rPr>
                <w:noProof/>
                <w:webHidden/>
              </w:rPr>
              <w:tab/>
              <w:delText>39</w:delText>
            </w:r>
          </w:del>
        </w:p>
        <w:p w14:paraId="143E6A60" w14:textId="7DB8C619" w:rsidR="00FD4BD6" w:rsidDel="00624B58" w:rsidRDefault="00FD4BD6" w:rsidP="00FD4BD6">
          <w:pPr>
            <w:pStyle w:val="TOC3"/>
            <w:rPr>
              <w:del w:id="13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5" w:author="jonathan pritchard" w:date="2025-01-28T14:51:00Z" w16du:dateUtc="2025-01-28T14:51:00Z">
            <w:r w:rsidRPr="00624B58" w:rsidDel="00624B58">
              <w:rPr>
                <w:rPrChange w:id="1336" w:author="jonathan pritchard" w:date="2025-01-28T14:51:00Z" w16du:dateUtc="2025-01-28T14:51:00Z">
                  <w:rPr>
                    <w:rStyle w:val="Hyperlink"/>
                    <w:iCs w:val="0"/>
                    <w:noProof/>
                  </w:rPr>
                </w:rPrChange>
              </w:rPr>
              <w:delText>12.13.2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37" w:author="jonathan pritchard" w:date="2025-01-28T14:51:00Z" w16du:dateUtc="2025-01-28T14:51:00Z">
                  <w:rPr>
                    <w:rStyle w:val="Hyperlink"/>
                    <w:iCs w:val="0"/>
                    <w:noProof/>
                  </w:rPr>
                </w:rPrChange>
              </w:rPr>
              <w:delText xml:space="preserve">Filtering Navigational Warning information </w:delText>
            </w:r>
            <w:r w:rsidDel="00624B58">
              <w:rPr>
                <w:noProof/>
                <w:webHidden/>
              </w:rPr>
              <w:tab/>
              <w:delText>39</w:delText>
            </w:r>
          </w:del>
        </w:p>
        <w:p w14:paraId="3983A683" w14:textId="75FE9927" w:rsidR="00FD4BD6" w:rsidDel="00624B58" w:rsidRDefault="00FD4BD6" w:rsidP="00FD4BD6">
          <w:pPr>
            <w:pStyle w:val="TOC3"/>
            <w:rPr>
              <w:del w:id="13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9" w:author="jonathan pritchard" w:date="2025-01-28T14:51:00Z" w16du:dateUtc="2025-01-28T14:51:00Z">
            <w:r w:rsidRPr="00624B58" w:rsidDel="00624B58">
              <w:rPr>
                <w:rPrChange w:id="1340" w:author="jonathan pritchard" w:date="2025-01-28T14:51:00Z" w16du:dateUtc="2025-01-28T14:51:00Z">
                  <w:rPr>
                    <w:rStyle w:val="Hyperlink"/>
                    <w:iCs w:val="0"/>
                    <w:noProof/>
                  </w:rPr>
                </w:rPrChange>
              </w:rPr>
              <w:delText>12.13.3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1" w:author="jonathan pritchard" w:date="2025-01-28T14:51:00Z" w16du:dateUtc="2025-01-28T14:51:00Z">
                  <w:rPr>
                    <w:rStyle w:val="Hyperlink"/>
                    <w:iCs w:val="0"/>
                    <w:noProof/>
                  </w:rPr>
                </w:rPrChange>
              </w:rPr>
              <w:delText>Cancelled datasets</w:delText>
            </w:r>
            <w:r w:rsidDel="00624B58">
              <w:rPr>
                <w:noProof/>
                <w:webHidden/>
              </w:rPr>
              <w:tab/>
              <w:delText>40</w:delText>
            </w:r>
          </w:del>
        </w:p>
        <w:p w14:paraId="0A97CDEE" w14:textId="2579DAE1" w:rsidR="00FD4BD6" w:rsidDel="00624B58" w:rsidRDefault="00FD4BD6" w:rsidP="00FD4BD6">
          <w:pPr>
            <w:pStyle w:val="TOC3"/>
            <w:rPr>
              <w:del w:id="13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43" w:author="jonathan pritchard" w:date="2025-01-28T14:51:00Z" w16du:dateUtc="2025-01-28T14:51:00Z">
            <w:r w:rsidRPr="00624B58" w:rsidDel="00624B58">
              <w:rPr>
                <w:rPrChange w:id="1344" w:author="jonathan pritchard" w:date="2025-01-28T14:51:00Z" w16du:dateUtc="2025-01-28T14:51:00Z">
                  <w:rPr>
                    <w:rStyle w:val="Hyperlink"/>
                    <w:iCs w:val="0"/>
                    <w:noProof/>
                  </w:rPr>
                </w:rPrChange>
              </w:rPr>
              <w:delText>12.13.4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5" w:author="jonathan pritchard" w:date="2025-01-28T14:51:00Z" w16du:dateUtc="2025-01-28T14:51:00Z">
                  <w:rPr>
                    <w:rStyle w:val="Hyperlink"/>
                    <w:iCs w:val="0"/>
                    <w:noProof/>
                  </w:rPr>
                </w:rPrChange>
              </w:rPr>
              <w:delText>Portrayal of feature classes</w:delText>
            </w:r>
            <w:r w:rsidDel="00624B58">
              <w:rPr>
                <w:noProof/>
                <w:webHidden/>
              </w:rPr>
              <w:tab/>
              <w:delText>40</w:delText>
            </w:r>
          </w:del>
        </w:p>
        <w:p w14:paraId="7CC3CADF" w14:textId="6CCA07B8" w:rsidR="00FD4BD6" w:rsidDel="00624B58" w:rsidRDefault="00FD4BD6" w:rsidP="00FD4BD6">
          <w:pPr>
            <w:pStyle w:val="TOC1"/>
            <w:rPr>
              <w:del w:id="13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47" w:author="jonathan pritchard" w:date="2025-01-28T14:51:00Z" w16du:dateUtc="2025-01-28T14:51:00Z">
            <w:r w:rsidRPr="00624B58" w:rsidDel="00624B58">
              <w:rPr>
                <w:rPrChange w:id="1348" w:author="jonathan pritchard" w:date="2025-01-28T14:51:00Z" w16du:dateUtc="2025-01-28T14:51:00Z">
                  <w:rPr>
                    <w:rStyle w:val="Hyperlink"/>
                    <w:bCs w:val="0"/>
                    <w:noProof/>
                  </w:rPr>
                </w:rPrChange>
              </w:rPr>
              <w:delText>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9" w:author="jonathan pritchard" w:date="2025-01-28T14:51:00Z" w16du:dateUtc="2025-01-28T14:51:00Z">
                  <w:rPr>
                    <w:rStyle w:val="Hyperlink"/>
                    <w:bCs w:val="0"/>
                    <w:noProof/>
                  </w:rPr>
                </w:rPrChange>
              </w:rPr>
              <w:delText>Coverages and Time Series for Gridded Data (S-102, S-104 and S-111)</w:delText>
            </w:r>
            <w:r w:rsidDel="00624B58">
              <w:rPr>
                <w:noProof/>
                <w:webHidden/>
              </w:rPr>
              <w:tab/>
              <w:delText>41</w:delText>
            </w:r>
          </w:del>
        </w:p>
        <w:p w14:paraId="7E4ABBAD" w14:textId="52B0F64B" w:rsidR="00FD4BD6" w:rsidDel="00624B58" w:rsidRDefault="00FD4BD6" w:rsidP="00FD4BD6">
          <w:pPr>
            <w:pStyle w:val="TOC2"/>
            <w:rPr>
              <w:del w:id="135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1" w:author="jonathan pritchard" w:date="2025-01-28T14:51:00Z" w16du:dateUtc="2025-01-28T14:51:00Z">
            <w:r w:rsidRPr="00624B58" w:rsidDel="00624B58">
              <w:rPr>
                <w:rPrChange w:id="1352" w:author="jonathan pritchard" w:date="2025-01-28T14:51:00Z" w16du:dateUtc="2025-01-28T14:51:00Z">
                  <w:rPr>
                    <w:rStyle w:val="Hyperlink"/>
                    <w:noProof/>
                  </w:rPr>
                </w:rPrChange>
              </w:rPr>
              <w:delText>13.1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53" w:author="jonathan pritchard" w:date="2025-01-28T14:51:00Z" w16du:dateUtc="2025-01-28T14:51:00Z">
                  <w:rPr>
                    <w:rStyle w:val="Hyperlink"/>
                    <w:noProof/>
                  </w:rPr>
                </w:rPrChange>
              </w:rPr>
              <w:delText>Thinning</w:delText>
            </w:r>
            <w:r w:rsidDel="00624B58">
              <w:rPr>
                <w:noProof/>
                <w:webHidden/>
              </w:rPr>
              <w:tab/>
              <w:delText>41</w:delText>
            </w:r>
          </w:del>
        </w:p>
        <w:p w14:paraId="140EE6FE" w14:textId="61E77D92" w:rsidR="00FD4BD6" w:rsidDel="00624B58" w:rsidRDefault="00FD4BD6" w:rsidP="00FD4BD6">
          <w:pPr>
            <w:pStyle w:val="TOC2"/>
            <w:rPr>
              <w:del w:id="135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5" w:author="jonathan pritchard" w:date="2025-01-28T14:51:00Z" w16du:dateUtc="2025-01-28T14:51:00Z">
            <w:r w:rsidRPr="00624B58" w:rsidDel="00624B58">
              <w:rPr>
                <w:rPrChange w:id="1356" w:author="jonathan pritchard" w:date="2025-01-28T14:51:00Z" w16du:dateUtc="2025-01-28T14:51:00Z">
                  <w:rPr>
                    <w:rStyle w:val="Hyperlink"/>
                    <w:noProof/>
                  </w:rPr>
                </w:rPrChange>
              </w:rPr>
              <w:delText>13.2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57" w:author="jonathan pritchard" w:date="2025-01-28T14:51:00Z" w16du:dateUtc="2025-01-28T14:51:00Z">
                  <w:rPr>
                    <w:rStyle w:val="Hyperlink"/>
                    <w:noProof/>
                  </w:rPr>
                </w:rPrChange>
              </w:rPr>
              <w:delText>Temporal variation</w:delText>
            </w:r>
            <w:r w:rsidDel="00624B58">
              <w:rPr>
                <w:noProof/>
                <w:webHidden/>
              </w:rPr>
              <w:tab/>
              <w:delText>41</w:delText>
            </w:r>
          </w:del>
        </w:p>
        <w:p w14:paraId="1AC05D97" w14:textId="2769460D" w:rsidR="00FD4BD6" w:rsidDel="00624B58" w:rsidRDefault="00FD4BD6" w:rsidP="00FD4BD6">
          <w:pPr>
            <w:pStyle w:val="TOC1"/>
            <w:rPr>
              <w:del w:id="13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9" w:author="jonathan pritchard" w:date="2025-01-28T14:51:00Z" w16du:dateUtc="2025-01-28T14:51:00Z">
            <w:r w:rsidRPr="00624B58" w:rsidDel="00624B58">
              <w:rPr>
                <w:rPrChange w:id="1360" w:author="jonathan pritchard" w:date="2025-01-28T14:51:00Z" w16du:dateUtc="2025-01-28T14:51:00Z">
                  <w:rPr>
                    <w:rStyle w:val="Hyperlink"/>
                    <w:bCs w:val="0"/>
                    <w:noProof/>
                  </w:rPr>
                </w:rPrChange>
              </w:rPr>
              <w:delText>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1" w:author="jonathan pritchard" w:date="2025-01-28T14:51:00Z" w16du:dateUtc="2025-01-28T14:51:00Z">
                  <w:rPr>
                    <w:rStyle w:val="Hyperlink"/>
                    <w:bCs w:val="0"/>
                    <w:noProof/>
                  </w:rPr>
                </w:rPrChange>
              </w:rPr>
              <w:delText>Colours</w:delText>
            </w:r>
            <w:r w:rsidDel="00624B58">
              <w:rPr>
                <w:noProof/>
                <w:webHidden/>
              </w:rPr>
              <w:tab/>
              <w:delText>42</w:delText>
            </w:r>
          </w:del>
        </w:p>
        <w:p w14:paraId="60D32FFD" w14:textId="372B6DD8" w:rsidR="00FD4BD6" w:rsidDel="00624B58" w:rsidRDefault="00FD4BD6" w:rsidP="00FD4BD6">
          <w:pPr>
            <w:pStyle w:val="TOC2"/>
            <w:rPr>
              <w:del w:id="13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63" w:author="jonathan pritchard" w:date="2025-01-28T14:51:00Z" w16du:dateUtc="2025-01-28T14:51:00Z">
            <w:r w:rsidRPr="00624B58" w:rsidDel="00624B58">
              <w:rPr>
                <w:rPrChange w:id="1364" w:author="jonathan pritchard" w:date="2025-01-28T14:51:00Z" w16du:dateUtc="2025-01-28T14:51:00Z">
                  <w:rPr>
                    <w:rStyle w:val="Hyperlink"/>
                    <w:noProof/>
                  </w:rPr>
                </w:rPrChange>
              </w:rPr>
              <w:delText>14.1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5" w:author="jonathan pritchard" w:date="2025-01-28T14:51:00Z" w16du:dateUtc="2025-01-28T14:51:00Z">
                  <w:rPr>
                    <w:rStyle w:val="Hyperlink"/>
                    <w:noProof/>
                  </w:rPr>
                </w:rPrChange>
              </w:rPr>
              <w:delText>Colour palettes implemented by the portrayal catalogue</w:delText>
            </w:r>
            <w:r w:rsidDel="00624B58">
              <w:rPr>
                <w:noProof/>
                <w:webHidden/>
              </w:rPr>
              <w:tab/>
              <w:delText>42</w:delText>
            </w:r>
          </w:del>
        </w:p>
        <w:p w14:paraId="20E4D75A" w14:textId="39331BC5" w:rsidR="00FD4BD6" w:rsidDel="00624B58" w:rsidRDefault="00FD4BD6" w:rsidP="00FD4BD6">
          <w:pPr>
            <w:pStyle w:val="TOC1"/>
            <w:rPr>
              <w:del w:id="13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67" w:author="jonathan pritchard" w:date="2025-01-28T14:51:00Z" w16du:dateUtc="2025-01-28T14:51:00Z">
            <w:r w:rsidRPr="00624B58" w:rsidDel="00624B58">
              <w:rPr>
                <w:rPrChange w:id="1368" w:author="jonathan pritchard" w:date="2025-01-28T14:51:00Z" w16du:dateUtc="2025-01-28T14:51:00Z">
                  <w:rPr>
                    <w:rStyle w:val="Hyperlink"/>
                    <w:bCs w:val="0"/>
                    <w:noProof/>
                  </w:rPr>
                </w:rPrChange>
              </w:rPr>
              <w:delText>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9" w:author="jonathan pritchard" w:date="2025-01-28T14:51:00Z" w16du:dateUtc="2025-01-28T14:51:00Z">
                  <w:rPr>
                    <w:rStyle w:val="Hyperlink"/>
                    <w:bCs w:val="0"/>
                    <w:noProof/>
                  </w:rPr>
                </w:rPrChange>
              </w:rPr>
              <w:delText>Cursor Pick Reports and Displays in Interface Panels</w:delText>
            </w:r>
            <w:r w:rsidDel="00624B58">
              <w:rPr>
                <w:noProof/>
                <w:webHidden/>
              </w:rPr>
              <w:tab/>
              <w:delText>42</w:delText>
            </w:r>
          </w:del>
        </w:p>
        <w:p w14:paraId="06265464" w14:textId="6614EC19" w:rsidR="00FD4BD6" w:rsidDel="00624B58" w:rsidRDefault="00FD4BD6" w:rsidP="00FD4BD6">
          <w:pPr>
            <w:pStyle w:val="TOC2"/>
            <w:rPr>
              <w:del w:id="13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1" w:author="jonathan pritchard" w:date="2025-01-28T14:51:00Z" w16du:dateUtc="2025-01-28T14:51:00Z">
            <w:r w:rsidRPr="00624B58" w:rsidDel="00624B58">
              <w:rPr>
                <w:rPrChange w:id="1372" w:author="jonathan pritchard" w:date="2025-01-28T14:51:00Z" w16du:dateUtc="2025-01-28T14:51:00Z">
                  <w:rPr>
                    <w:rStyle w:val="Hyperlink"/>
                    <w:noProof/>
                  </w:rPr>
                </w:rPrChange>
              </w:rPr>
              <w:delText>15.1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73" w:author="jonathan pritchard" w:date="2025-01-28T14:51:00Z" w16du:dateUtc="2025-01-28T14:51:00Z">
                  <w:rPr>
                    <w:rStyle w:val="Hyperlink"/>
                    <w:noProof/>
                  </w:rPr>
                </w:rPrChange>
              </w:rPr>
              <w:delText>Cursor pick rules</w:delText>
            </w:r>
            <w:r w:rsidDel="00624B58">
              <w:rPr>
                <w:noProof/>
                <w:webHidden/>
              </w:rPr>
              <w:tab/>
              <w:delText>42</w:delText>
            </w:r>
          </w:del>
        </w:p>
        <w:p w14:paraId="078038C1" w14:textId="00C65426" w:rsidR="00FD4BD6" w:rsidDel="00624B58" w:rsidRDefault="00FD4BD6" w:rsidP="00FD4BD6">
          <w:pPr>
            <w:pStyle w:val="TOC2"/>
            <w:rPr>
              <w:del w:id="13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5" w:author="jonathan pritchard" w:date="2025-01-28T14:51:00Z" w16du:dateUtc="2025-01-28T14:51:00Z">
            <w:r w:rsidRPr="00624B58" w:rsidDel="00624B58">
              <w:rPr>
                <w:rPrChange w:id="1376" w:author="jonathan pritchard" w:date="2025-01-28T14:51:00Z" w16du:dateUtc="2025-01-28T14:51:00Z">
                  <w:rPr>
                    <w:rStyle w:val="Hyperlink"/>
                    <w:noProof/>
                  </w:rPr>
                </w:rPrChange>
              </w:rPr>
              <w:delText>15.2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77" w:author="jonathan pritchard" w:date="2025-01-28T14:51:00Z" w16du:dateUtc="2025-01-28T14:51:00Z">
                  <w:rPr>
                    <w:rStyle w:val="Hyperlink"/>
                    <w:noProof/>
                  </w:rPr>
                </w:rPrChange>
              </w:rPr>
              <w:delText>Abbreviations</w:delText>
            </w:r>
            <w:r w:rsidDel="00624B58">
              <w:rPr>
                <w:noProof/>
                <w:webHidden/>
              </w:rPr>
              <w:tab/>
              <w:delText>43</w:delText>
            </w:r>
          </w:del>
        </w:p>
        <w:p w14:paraId="5D0DEEF9" w14:textId="3ABD1041" w:rsidR="00FD4BD6" w:rsidDel="00624B58" w:rsidRDefault="00FD4BD6" w:rsidP="00FD4BD6">
          <w:pPr>
            <w:pStyle w:val="TOC3"/>
            <w:rPr>
              <w:del w:id="13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9" w:author="jonathan pritchard" w:date="2025-01-28T14:51:00Z" w16du:dateUtc="2025-01-28T14:51:00Z">
            <w:r w:rsidRPr="00624B58" w:rsidDel="00624B58">
              <w:rPr>
                <w:rPrChange w:id="1380" w:author="jonathan pritchard" w:date="2025-01-28T14:51:00Z" w16du:dateUtc="2025-01-28T14:51:00Z">
                  <w:rPr>
                    <w:rStyle w:val="Hyperlink"/>
                    <w:iCs w:val="0"/>
                    <w:noProof/>
                  </w:rPr>
                </w:rPrChange>
              </w:rPr>
              <w:delText>15.2.1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1" w:author="jonathan pritchard" w:date="2025-01-28T14:51:00Z" w16du:dateUtc="2025-01-28T14:51:00Z">
                  <w:rPr>
                    <w:rStyle w:val="Hyperlink"/>
                    <w:iCs w:val="0"/>
                    <w:noProof/>
                  </w:rPr>
                </w:rPrChange>
              </w:rPr>
              <w:delText>Text abbreviations [Informative]</w:delText>
            </w:r>
            <w:r w:rsidDel="00624B58">
              <w:rPr>
                <w:noProof/>
                <w:webHidden/>
              </w:rPr>
              <w:tab/>
              <w:delText>43</w:delText>
            </w:r>
          </w:del>
        </w:p>
        <w:p w14:paraId="7A959C66" w14:textId="5F29830D" w:rsidR="00FD4BD6" w:rsidDel="00624B58" w:rsidRDefault="00FD4BD6" w:rsidP="00FD4BD6">
          <w:pPr>
            <w:pStyle w:val="TOC3"/>
            <w:rPr>
              <w:del w:id="13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83" w:author="jonathan pritchard" w:date="2025-01-28T14:51:00Z" w16du:dateUtc="2025-01-28T14:51:00Z">
            <w:r w:rsidRPr="00624B58" w:rsidDel="00624B58">
              <w:rPr>
                <w:rPrChange w:id="1384" w:author="jonathan pritchard" w:date="2025-01-28T14:51:00Z" w16du:dateUtc="2025-01-28T14:51:00Z">
                  <w:rPr>
                    <w:rStyle w:val="Hyperlink"/>
                    <w:iCs w:val="0"/>
                    <w:noProof/>
                  </w:rPr>
                </w:rPrChange>
              </w:rPr>
              <w:delText>15.2.2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5" w:author="jonathan pritchard" w:date="2025-01-28T14:51:00Z" w16du:dateUtc="2025-01-28T14:51:00Z">
                  <w:rPr>
                    <w:rStyle w:val="Hyperlink"/>
                    <w:iCs w:val="0"/>
                    <w:noProof/>
                  </w:rPr>
                </w:rPrChange>
              </w:rPr>
              <w:delText>User defined cursor pick parameters</w:delText>
            </w:r>
            <w:r w:rsidDel="00624B58">
              <w:rPr>
                <w:noProof/>
                <w:webHidden/>
              </w:rPr>
              <w:tab/>
              <w:delText>43</w:delText>
            </w:r>
          </w:del>
        </w:p>
        <w:p w14:paraId="589DDC01" w14:textId="4B524948" w:rsidR="00FD4BD6" w:rsidDel="00624B58" w:rsidRDefault="00FD4BD6" w:rsidP="00FD4BD6">
          <w:pPr>
            <w:pStyle w:val="TOC2"/>
            <w:rPr>
              <w:del w:id="13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87" w:author="jonathan pritchard" w:date="2025-01-28T14:51:00Z" w16du:dateUtc="2025-01-28T14:51:00Z">
            <w:r w:rsidRPr="00624B58" w:rsidDel="00624B58">
              <w:rPr>
                <w:rPrChange w:id="1388" w:author="jonathan pritchard" w:date="2025-01-28T14:51:00Z" w16du:dateUtc="2025-01-28T14:51:00Z">
                  <w:rPr>
                    <w:rStyle w:val="Hyperlink"/>
                    <w:noProof/>
                  </w:rPr>
                </w:rPrChange>
              </w:rPr>
              <w:delText>15.3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9" w:author="jonathan pritchard" w:date="2025-01-28T14:51:00Z" w16du:dateUtc="2025-01-28T14:51:00Z">
                  <w:rPr>
                    <w:rStyle w:val="Hyperlink"/>
                    <w:noProof/>
                  </w:rPr>
                </w:rPrChange>
              </w:rPr>
              <w:delText>Visibility of feature attributes.</w:delText>
            </w:r>
            <w:r w:rsidDel="00624B58">
              <w:rPr>
                <w:noProof/>
                <w:webHidden/>
              </w:rPr>
              <w:tab/>
              <w:delText>43</w:delText>
            </w:r>
          </w:del>
        </w:p>
        <w:p w14:paraId="3B0E0262" w14:textId="11D8E851" w:rsidR="00FD4BD6" w:rsidDel="00624B58" w:rsidRDefault="00FD4BD6" w:rsidP="00FD4BD6">
          <w:pPr>
            <w:pStyle w:val="TOC3"/>
            <w:rPr>
              <w:del w:id="13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1" w:author="jonathan pritchard" w:date="2025-01-28T14:51:00Z" w16du:dateUtc="2025-01-28T14:51:00Z">
            <w:r w:rsidRPr="00624B58" w:rsidDel="00624B58">
              <w:rPr>
                <w:rPrChange w:id="1392" w:author="jonathan pritchard" w:date="2025-01-28T14:51:00Z" w16du:dateUtc="2025-01-28T14:51:00Z">
                  <w:rPr>
                    <w:rStyle w:val="Hyperlink"/>
                    <w:iCs w:val="0"/>
                    <w:noProof/>
                  </w:rPr>
                </w:rPrChange>
              </w:rPr>
              <w:delText>15.3.1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93" w:author="jonathan pritchard" w:date="2025-01-28T14:51:00Z" w16du:dateUtc="2025-01-28T14:51:00Z">
                  <w:rPr>
                    <w:rStyle w:val="Hyperlink"/>
                    <w:iCs w:val="0"/>
                    <w:noProof/>
                  </w:rPr>
                </w:rPrChange>
              </w:rPr>
              <w:delText>Sorting order of results</w:delText>
            </w:r>
            <w:r w:rsidDel="00624B58">
              <w:rPr>
                <w:noProof/>
                <w:webHidden/>
              </w:rPr>
              <w:tab/>
              <w:delText>43</w:delText>
            </w:r>
          </w:del>
        </w:p>
        <w:p w14:paraId="237E3249" w14:textId="4CF4A523" w:rsidR="00FD4BD6" w:rsidDel="00624B58" w:rsidRDefault="00FD4BD6" w:rsidP="00FD4BD6">
          <w:pPr>
            <w:pStyle w:val="TOC3"/>
            <w:rPr>
              <w:del w:id="13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5" w:author="jonathan pritchard" w:date="2025-01-28T14:51:00Z" w16du:dateUtc="2025-01-28T14:51:00Z">
            <w:r w:rsidRPr="00624B58" w:rsidDel="00624B58">
              <w:rPr>
                <w:rPrChange w:id="1396" w:author="jonathan pritchard" w:date="2025-01-28T14:51:00Z" w16du:dateUtc="2025-01-28T14:51:00Z">
                  <w:rPr>
                    <w:rStyle w:val="Hyperlink"/>
                    <w:iCs w:val="0"/>
                    <w:noProof/>
                  </w:rPr>
                </w:rPrChange>
              </w:rPr>
              <w:delText>15.3.2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97" w:author="jonathan pritchard" w:date="2025-01-28T14:51:00Z" w16du:dateUtc="2025-01-28T14:51:00Z">
                  <w:rPr>
                    <w:rStyle w:val="Hyperlink"/>
                    <w:iCs w:val="0"/>
                    <w:noProof/>
                  </w:rPr>
                </w:rPrChange>
              </w:rPr>
              <w:delText>Hover-over function</w:delText>
            </w:r>
            <w:r w:rsidDel="00624B58">
              <w:rPr>
                <w:noProof/>
                <w:webHidden/>
              </w:rPr>
              <w:tab/>
              <w:delText>43</w:delText>
            </w:r>
          </w:del>
        </w:p>
        <w:p w14:paraId="3B5BD557" w14:textId="6C50A309" w:rsidR="00FD4BD6" w:rsidDel="00624B58" w:rsidRDefault="00FD4BD6" w:rsidP="00FD4BD6">
          <w:pPr>
            <w:pStyle w:val="TOC2"/>
            <w:rPr>
              <w:del w:id="13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9" w:author="jonathan pritchard" w:date="2025-01-28T14:51:00Z" w16du:dateUtc="2025-01-28T14:51:00Z">
            <w:r w:rsidRPr="00624B58" w:rsidDel="00624B58">
              <w:rPr>
                <w:rPrChange w:id="1400" w:author="jonathan pritchard" w:date="2025-01-28T14:51:00Z" w16du:dateUtc="2025-01-28T14:51:00Z">
                  <w:rPr>
                    <w:rStyle w:val="Hyperlink"/>
                    <w:noProof/>
                  </w:rPr>
                </w:rPrChange>
              </w:rPr>
              <w:delText>15.4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1" w:author="jonathan pritchard" w:date="2025-01-28T14:51:00Z" w16du:dateUtc="2025-01-28T14:51:00Z">
                  <w:rPr>
                    <w:rStyle w:val="Hyperlink"/>
                    <w:noProof/>
                  </w:rPr>
                </w:rPrChange>
              </w:rPr>
              <w:delText>Tidal stream data panels</w:delText>
            </w:r>
            <w:r w:rsidDel="00624B58">
              <w:rPr>
                <w:noProof/>
                <w:webHidden/>
              </w:rPr>
              <w:tab/>
              <w:delText>44</w:delText>
            </w:r>
          </w:del>
        </w:p>
        <w:p w14:paraId="4D1434A2" w14:textId="502B36F9" w:rsidR="00FD4BD6" w:rsidDel="00624B58" w:rsidRDefault="00FD4BD6" w:rsidP="00FD4BD6">
          <w:pPr>
            <w:pStyle w:val="TOC1"/>
            <w:rPr>
              <w:del w:id="14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03" w:author="jonathan pritchard" w:date="2025-01-28T14:51:00Z" w16du:dateUtc="2025-01-28T14:51:00Z">
            <w:r w:rsidRPr="00624B58" w:rsidDel="00624B58">
              <w:rPr>
                <w:rPrChange w:id="1404" w:author="jonathan pritchard" w:date="2025-01-28T14:51:00Z" w16du:dateUtc="2025-01-28T14:51:00Z">
                  <w:rPr>
                    <w:rStyle w:val="Hyperlink"/>
                    <w:bCs w:val="0"/>
                    <w:noProof/>
                  </w:rPr>
                </w:rPrChange>
              </w:rPr>
              <w:delText>16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5" w:author="jonathan pritchard" w:date="2025-01-28T14:51:00Z" w16du:dateUtc="2025-01-28T14:51:00Z">
                  <w:rPr>
                    <w:rStyle w:val="Hyperlink"/>
                    <w:bCs w:val="0"/>
                    <w:noProof/>
                  </w:rPr>
                </w:rPrChange>
              </w:rPr>
              <w:delText>Alerts and Indications</w:delText>
            </w:r>
            <w:r w:rsidDel="00624B58">
              <w:rPr>
                <w:noProof/>
                <w:webHidden/>
              </w:rPr>
              <w:tab/>
              <w:delText>45</w:delText>
            </w:r>
          </w:del>
        </w:p>
        <w:p w14:paraId="1B341660" w14:textId="5AC6F8DA" w:rsidR="00FD4BD6" w:rsidDel="00624B58" w:rsidRDefault="00FD4BD6" w:rsidP="00FD4BD6">
          <w:pPr>
            <w:pStyle w:val="TOC1"/>
            <w:rPr>
              <w:del w:id="14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07" w:author="jonathan pritchard" w:date="2025-01-28T14:51:00Z" w16du:dateUtc="2025-01-28T14:51:00Z">
            <w:r w:rsidRPr="00624B58" w:rsidDel="00624B58">
              <w:rPr>
                <w:rPrChange w:id="1408" w:author="jonathan pritchard" w:date="2025-01-28T14:51:00Z" w16du:dateUtc="2025-01-28T14:51:00Z">
                  <w:rPr>
                    <w:rStyle w:val="Hyperlink"/>
                    <w:bCs w:val="0"/>
                    <w:noProof/>
                  </w:rPr>
                </w:rPrChange>
              </w:rPr>
              <w:delText>17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9" w:author="jonathan pritchard" w:date="2025-01-28T14:51:00Z" w16du:dateUtc="2025-01-28T14:51:00Z">
                  <w:rPr>
                    <w:rStyle w:val="Hyperlink"/>
                    <w:bCs w:val="0"/>
                    <w:noProof/>
                  </w:rPr>
                </w:rPrChange>
              </w:rPr>
              <w:delText>Use of Context Parameters</w:delText>
            </w:r>
            <w:r w:rsidDel="00624B58">
              <w:rPr>
                <w:noProof/>
                <w:webHidden/>
              </w:rPr>
              <w:tab/>
              <w:delText>45</w:delText>
            </w:r>
          </w:del>
        </w:p>
        <w:p w14:paraId="384B2D74" w14:textId="7874CD0B" w:rsidR="00FD4BD6" w:rsidDel="00624B58" w:rsidRDefault="00FD4BD6" w:rsidP="00FD4BD6">
          <w:pPr>
            <w:pStyle w:val="TOC1"/>
            <w:rPr>
              <w:del w:id="14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1" w:author="jonathan pritchard" w:date="2025-01-28T14:51:00Z" w16du:dateUtc="2025-01-28T14:51:00Z">
            <w:r w:rsidRPr="00624B58" w:rsidDel="00624B58">
              <w:rPr>
                <w:rPrChange w:id="1412" w:author="jonathan pritchard" w:date="2025-01-28T14:51:00Z" w16du:dateUtc="2025-01-28T14:51:00Z">
                  <w:rPr>
                    <w:rStyle w:val="Hyperlink"/>
                    <w:bCs w:val="0"/>
                    <w:noProof/>
                  </w:rPr>
                </w:rPrChange>
              </w:rPr>
              <w:delText>18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13" w:author="jonathan pritchard" w:date="2025-01-28T14:51:00Z" w16du:dateUtc="2025-01-28T14:51:00Z">
                  <w:rPr>
                    <w:rStyle w:val="Hyperlink"/>
                    <w:bCs w:val="0"/>
                    <w:noProof/>
                  </w:rPr>
                </w:rPrChange>
              </w:rPr>
              <w:delText>Dual-fuel systems</w:delText>
            </w:r>
            <w:r w:rsidDel="00624B58">
              <w:rPr>
                <w:noProof/>
                <w:webHidden/>
              </w:rPr>
              <w:tab/>
              <w:delText>45</w:delText>
            </w:r>
          </w:del>
        </w:p>
        <w:p w14:paraId="371B870B" w14:textId="54A8B7A7" w:rsidR="00FD4BD6" w:rsidDel="00624B58" w:rsidRDefault="00FD4BD6" w:rsidP="00FD4BD6">
          <w:pPr>
            <w:pStyle w:val="TOC2"/>
            <w:rPr>
              <w:del w:id="14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5" w:author="jonathan pritchard" w:date="2025-01-28T14:51:00Z" w16du:dateUtc="2025-01-28T14:51:00Z">
            <w:r w:rsidRPr="00624B58" w:rsidDel="00624B58">
              <w:rPr>
                <w:rPrChange w:id="1416" w:author="jonathan pritchard" w:date="2025-01-28T14:51:00Z" w16du:dateUtc="2025-01-28T14:51:00Z">
                  <w:rPr>
                    <w:rStyle w:val="Hyperlink"/>
                    <w:noProof/>
                  </w:rPr>
                </w:rPrChange>
              </w:rPr>
              <w:delText>18.1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17" w:author="jonathan pritchard" w:date="2025-01-28T14:51:00Z" w16du:dateUtc="2025-01-28T14:51:00Z">
                  <w:rPr>
                    <w:rStyle w:val="Hyperlink"/>
                    <w:noProof/>
                  </w:rPr>
                </w:rPrChange>
              </w:rPr>
              <w:delText>Display of additional information layers</w:delText>
            </w:r>
            <w:r w:rsidDel="00624B58">
              <w:rPr>
                <w:noProof/>
                <w:webHidden/>
              </w:rPr>
              <w:tab/>
              <w:delText>45</w:delText>
            </w:r>
          </w:del>
        </w:p>
        <w:p w14:paraId="36188AE9" w14:textId="58AABE39" w:rsidR="00FD4BD6" w:rsidDel="00624B58" w:rsidRDefault="00FD4BD6" w:rsidP="00FD4BD6">
          <w:pPr>
            <w:pStyle w:val="TOC2"/>
            <w:rPr>
              <w:del w:id="14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9" w:author="jonathan pritchard" w:date="2025-01-28T14:51:00Z" w16du:dateUtc="2025-01-28T14:51:00Z">
            <w:r w:rsidRPr="00624B58" w:rsidDel="00624B58">
              <w:rPr>
                <w:rPrChange w:id="1420" w:author="jonathan pritchard" w:date="2025-01-28T14:51:00Z" w16du:dateUtc="2025-01-28T14:51:00Z">
                  <w:rPr>
                    <w:rStyle w:val="Hyperlink"/>
                    <w:noProof/>
                  </w:rPr>
                </w:rPrChange>
              </w:rPr>
              <w:delText>18.2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1" w:author="jonathan pritchard" w:date="2025-01-28T14:51:00Z" w16du:dateUtc="2025-01-28T14:51:00Z">
                  <w:rPr>
                    <w:rStyle w:val="Hyperlink"/>
                    <w:noProof/>
                  </w:rPr>
                </w:rPrChange>
              </w:rPr>
              <w:delText>Concurrent applicability of S-52 and S-57</w:delText>
            </w:r>
            <w:r w:rsidDel="00624B58">
              <w:rPr>
                <w:noProof/>
                <w:webHidden/>
              </w:rPr>
              <w:tab/>
              <w:delText>46</w:delText>
            </w:r>
          </w:del>
        </w:p>
        <w:p w14:paraId="6695E548" w14:textId="7DF87D84" w:rsidR="00FD4BD6" w:rsidDel="00624B58" w:rsidRDefault="00FD4BD6" w:rsidP="00FD4BD6">
          <w:pPr>
            <w:pStyle w:val="TOC1"/>
            <w:rPr>
              <w:del w:id="14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23" w:author="jonathan pritchard" w:date="2025-01-28T14:51:00Z" w16du:dateUtc="2025-01-28T14:51:00Z">
            <w:r w:rsidRPr="00624B58" w:rsidDel="00624B58">
              <w:rPr>
                <w:rPrChange w:id="1424" w:author="jonathan pritchard" w:date="2025-01-28T14:51:00Z" w16du:dateUtc="2025-01-28T14:51:00Z">
                  <w:rPr>
                    <w:rStyle w:val="Hyperlink"/>
                    <w:bCs w:val="0"/>
                    <w:noProof/>
                  </w:rPr>
                </w:rPrChange>
              </w:rPr>
              <w:delText>19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5" w:author="jonathan pritchard" w:date="2025-01-28T14:51:00Z" w16du:dateUtc="2025-01-28T14:51:00Z">
                  <w:rPr>
                    <w:rStyle w:val="Hyperlink"/>
                    <w:bCs w:val="0"/>
                    <w:noProof/>
                  </w:rPr>
                </w:rPrChange>
              </w:rPr>
              <w:delText>Specifications for the display screen</w:delText>
            </w:r>
            <w:r w:rsidDel="00624B58">
              <w:rPr>
                <w:noProof/>
                <w:webHidden/>
              </w:rPr>
              <w:tab/>
              <w:delText>46</w:delText>
            </w:r>
          </w:del>
        </w:p>
        <w:p w14:paraId="1F89F6CA" w14:textId="31C7AA8A" w:rsidR="00FD4BD6" w:rsidDel="00624B58" w:rsidRDefault="00FD4BD6" w:rsidP="00FD4BD6">
          <w:pPr>
            <w:pStyle w:val="TOC2"/>
            <w:rPr>
              <w:del w:id="14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27" w:author="jonathan pritchard" w:date="2025-01-28T14:51:00Z" w16du:dateUtc="2025-01-28T14:51:00Z">
            <w:r w:rsidRPr="00624B58" w:rsidDel="00624B58">
              <w:rPr>
                <w:rPrChange w:id="1428" w:author="jonathan pritchard" w:date="2025-01-28T14:51:00Z" w16du:dateUtc="2025-01-28T14:51:00Z">
                  <w:rPr>
                    <w:rStyle w:val="Hyperlink"/>
                    <w:noProof/>
                  </w:rPr>
                </w:rPrChange>
              </w:rPr>
              <w:delText>19.1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9" w:author="jonathan pritchard" w:date="2025-01-28T14:51:00Z" w16du:dateUtc="2025-01-28T14:51:00Z">
                  <w:rPr>
                    <w:rStyle w:val="Hyperlink"/>
                    <w:noProof/>
                  </w:rPr>
                </w:rPrChange>
              </w:rPr>
              <w:delText>Physical display requirements</w:delText>
            </w:r>
            <w:r w:rsidDel="00624B58">
              <w:rPr>
                <w:noProof/>
                <w:webHidden/>
              </w:rPr>
              <w:tab/>
              <w:delText>46</w:delText>
            </w:r>
          </w:del>
        </w:p>
        <w:p w14:paraId="0ACD71FC" w14:textId="2BA28740" w:rsidR="00FD4BD6" w:rsidDel="00624B58" w:rsidRDefault="00FD4BD6" w:rsidP="00FD4BD6">
          <w:pPr>
            <w:pStyle w:val="TOC2"/>
            <w:rPr>
              <w:del w:id="14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1" w:author="jonathan pritchard" w:date="2025-01-28T14:51:00Z" w16du:dateUtc="2025-01-28T14:51:00Z">
            <w:r w:rsidRPr="00624B58" w:rsidDel="00624B58">
              <w:rPr>
                <w:rPrChange w:id="1432" w:author="jonathan pritchard" w:date="2025-01-28T14:51:00Z" w16du:dateUtc="2025-01-28T14:51:00Z">
                  <w:rPr>
                    <w:rStyle w:val="Hyperlink"/>
                    <w:noProof/>
                  </w:rPr>
                </w:rPrChange>
              </w:rPr>
              <w:delText>19.2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33" w:author="jonathan pritchard" w:date="2025-01-28T14:51:00Z" w16du:dateUtc="2025-01-28T14:51:00Z">
                  <w:rPr>
                    <w:rStyle w:val="Hyperlink"/>
                    <w:noProof/>
                  </w:rPr>
                </w:rPrChange>
              </w:rPr>
              <w:delText>Colour reproduction</w:delText>
            </w:r>
            <w:r w:rsidDel="00624B58">
              <w:rPr>
                <w:noProof/>
                <w:webHidden/>
              </w:rPr>
              <w:tab/>
              <w:delText>47</w:delText>
            </w:r>
          </w:del>
        </w:p>
        <w:p w14:paraId="069A98C8" w14:textId="20846FFD" w:rsidR="00FD4BD6" w:rsidDel="00624B58" w:rsidRDefault="00FD4BD6" w:rsidP="00FD4BD6">
          <w:pPr>
            <w:pStyle w:val="TOC2"/>
            <w:rPr>
              <w:del w:id="14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5" w:author="jonathan pritchard" w:date="2025-01-28T14:51:00Z" w16du:dateUtc="2025-01-28T14:51:00Z">
            <w:r w:rsidRPr="00624B58" w:rsidDel="00624B58">
              <w:rPr>
                <w:rPrChange w:id="1436" w:author="jonathan pritchard" w:date="2025-01-28T14:51:00Z" w16du:dateUtc="2025-01-28T14:51:00Z">
                  <w:rPr>
                    <w:rStyle w:val="Hyperlink"/>
                    <w:noProof/>
                  </w:rPr>
                </w:rPrChange>
              </w:rPr>
              <w:delText>19.3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37" w:author="jonathan pritchard" w:date="2025-01-28T14:51:00Z" w16du:dateUtc="2025-01-28T14:51:00Z">
                  <w:rPr>
                    <w:rStyle w:val="Hyperlink"/>
                    <w:noProof/>
                  </w:rPr>
                </w:rPrChange>
              </w:rPr>
              <w:delText>Display requirements for colours</w:delText>
            </w:r>
            <w:r w:rsidDel="00624B58">
              <w:rPr>
                <w:noProof/>
                <w:webHidden/>
              </w:rPr>
              <w:tab/>
              <w:delText>47</w:delText>
            </w:r>
          </w:del>
        </w:p>
        <w:p w14:paraId="73E3E807" w14:textId="27C34738" w:rsidR="00FD4BD6" w:rsidDel="00624B58" w:rsidRDefault="00FD4BD6" w:rsidP="00FD4BD6">
          <w:pPr>
            <w:pStyle w:val="TOC3"/>
            <w:rPr>
              <w:del w:id="14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9" w:author="jonathan pritchard" w:date="2025-01-28T14:51:00Z" w16du:dateUtc="2025-01-28T14:51:00Z">
            <w:r w:rsidRPr="00624B58" w:rsidDel="00624B58">
              <w:rPr>
                <w:rPrChange w:id="1440" w:author="jonathan pritchard" w:date="2025-01-28T14:51:00Z" w16du:dateUtc="2025-01-28T14:51:00Z">
                  <w:rPr>
                    <w:rStyle w:val="Hyperlink"/>
                    <w:iCs w:val="0"/>
                    <w:noProof/>
                  </w:rPr>
                </w:rPrChange>
              </w:rPr>
              <w:delText>19.3.1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1" w:author="jonathan pritchard" w:date="2025-01-28T14:51:00Z" w16du:dateUtc="2025-01-28T14:51:00Z">
                  <w:rPr>
                    <w:rStyle w:val="Hyperlink"/>
                    <w:iCs w:val="0"/>
                    <w:noProof/>
                  </w:rPr>
                </w:rPrChange>
              </w:rPr>
              <w:delText>General</w:delText>
            </w:r>
            <w:r w:rsidDel="00624B58">
              <w:rPr>
                <w:noProof/>
                <w:webHidden/>
              </w:rPr>
              <w:tab/>
              <w:delText>47</w:delText>
            </w:r>
          </w:del>
        </w:p>
        <w:p w14:paraId="0949374D" w14:textId="04EA9AA3" w:rsidR="00FD4BD6" w:rsidDel="00624B58" w:rsidRDefault="00FD4BD6" w:rsidP="00FD4BD6">
          <w:pPr>
            <w:pStyle w:val="TOC3"/>
            <w:rPr>
              <w:del w:id="14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43" w:author="jonathan pritchard" w:date="2025-01-28T14:51:00Z" w16du:dateUtc="2025-01-28T14:51:00Z">
            <w:r w:rsidRPr="00624B58" w:rsidDel="00624B58">
              <w:rPr>
                <w:rPrChange w:id="1444" w:author="jonathan pritchard" w:date="2025-01-28T14:51:00Z" w16du:dateUtc="2025-01-28T14:51:00Z">
                  <w:rPr>
                    <w:rStyle w:val="Hyperlink"/>
                    <w:iCs w:val="0"/>
                    <w:noProof/>
                  </w:rPr>
                </w:rPrChange>
              </w:rPr>
              <w:delText>19.3.2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5" w:author="jonathan pritchard" w:date="2025-01-28T14:51:00Z" w16du:dateUtc="2025-01-28T14:51:00Z">
                  <w:rPr>
                    <w:rStyle w:val="Hyperlink"/>
                    <w:iCs w:val="0"/>
                    <w:noProof/>
                  </w:rPr>
                </w:rPrChange>
              </w:rPr>
              <w:delText>Display calibration and verification</w:delText>
            </w:r>
            <w:r w:rsidDel="00624B58">
              <w:rPr>
                <w:noProof/>
                <w:webHidden/>
              </w:rPr>
              <w:tab/>
              <w:delText>47</w:delText>
            </w:r>
          </w:del>
        </w:p>
        <w:p w14:paraId="58DB4808" w14:textId="41850C57" w:rsidR="00FD4BD6" w:rsidDel="00624B58" w:rsidRDefault="00FD4BD6" w:rsidP="00FD4BD6">
          <w:pPr>
            <w:pStyle w:val="TOC2"/>
            <w:rPr>
              <w:del w:id="14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47" w:author="jonathan pritchard" w:date="2025-01-28T14:51:00Z" w16du:dateUtc="2025-01-28T14:51:00Z">
            <w:r w:rsidRPr="00624B58" w:rsidDel="00624B58">
              <w:rPr>
                <w:rPrChange w:id="1448" w:author="jonathan pritchard" w:date="2025-01-28T14:51:00Z" w16du:dateUtc="2025-01-28T14:51:00Z">
                  <w:rPr>
                    <w:rStyle w:val="Hyperlink"/>
                    <w:noProof/>
                  </w:rPr>
                </w:rPrChange>
              </w:rPr>
              <w:delText>19.4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9" w:author="jonathan pritchard" w:date="2025-01-28T14:51:00Z" w16du:dateUtc="2025-01-28T14:51:00Z">
                  <w:rPr>
                    <w:rStyle w:val="Hyperlink"/>
                    <w:noProof/>
                  </w:rPr>
                </w:rPrChange>
              </w:rPr>
              <w:delText>Colour display capability</w:delText>
            </w:r>
            <w:r w:rsidDel="00624B58">
              <w:rPr>
                <w:noProof/>
                <w:webHidden/>
              </w:rPr>
              <w:tab/>
              <w:delText>49</w:delText>
            </w:r>
          </w:del>
        </w:p>
        <w:p w14:paraId="6F674A8C" w14:textId="60FB6F20" w:rsidR="00FD4BD6" w:rsidDel="00624B58" w:rsidRDefault="00FD4BD6" w:rsidP="00FD4BD6">
          <w:pPr>
            <w:pStyle w:val="TOC3"/>
            <w:rPr>
              <w:del w:id="145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1" w:author="jonathan pritchard" w:date="2025-01-28T14:51:00Z" w16du:dateUtc="2025-01-28T14:51:00Z">
            <w:r w:rsidRPr="00624B58" w:rsidDel="00624B58">
              <w:rPr>
                <w:rPrChange w:id="1452" w:author="jonathan pritchard" w:date="2025-01-28T14:51:00Z" w16du:dateUtc="2025-01-28T14:51:00Z">
                  <w:rPr>
                    <w:rStyle w:val="Hyperlink"/>
                    <w:iCs w:val="0"/>
                    <w:noProof/>
                  </w:rPr>
                </w:rPrChange>
              </w:rPr>
              <w:delText>19.4.1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53" w:author="jonathan pritchard" w:date="2025-01-28T14:51:00Z" w16du:dateUtc="2025-01-28T14:51:00Z">
                  <w:rPr>
                    <w:rStyle w:val="Hyperlink"/>
                    <w:iCs w:val="0"/>
                    <w:noProof/>
                  </w:rPr>
                </w:rPrChange>
              </w:rPr>
              <w:delText>Colour conversion tolerances and tests</w:delText>
            </w:r>
            <w:r w:rsidDel="00624B58">
              <w:rPr>
                <w:noProof/>
                <w:webHidden/>
              </w:rPr>
              <w:tab/>
              <w:delText>49</w:delText>
            </w:r>
          </w:del>
        </w:p>
        <w:p w14:paraId="68A3CF6C" w14:textId="0BB05D7D" w:rsidR="00FD4BD6" w:rsidDel="00624B58" w:rsidRDefault="00FD4BD6" w:rsidP="00FD4BD6">
          <w:pPr>
            <w:pStyle w:val="TOC2"/>
            <w:rPr>
              <w:del w:id="145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5" w:author="jonathan pritchard" w:date="2025-01-28T14:51:00Z" w16du:dateUtc="2025-01-28T14:51:00Z">
            <w:r w:rsidRPr="00624B58" w:rsidDel="00624B58">
              <w:rPr>
                <w:rPrChange w:id="1456" w:author="jonathan pritchard" w:date="2025-01-28T14:51:00Z" w16du:dateUtc="2025-01-28T14:51:00Z">
                  <w:rPr>
                    <w:rStyle w:val="Hyperlink"/>
                    <w:noProof/>
                  </w:rPr>
                </w:rPrChange>
              </w:rPr>
              <w:delText>19.5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57" w:author="jonathan pritchard" w:date="2025-01-28T14:51:00Z" w16du:dateUtc="2025-01-28T14:51:00Z">
                  <w:rPr>
                    <w:rStyle w:val="Hyperlink"/>
                    <w:noProof/>
                  </w:rPr>
                </w:rPrChange>
              </w:rPr>
              <w:delText>ECDIS Chart 1 and Colour (Differentiation) Test Diagram</w:delText>
            </w:r>
            <w:r w:rsidDel="00624B58">
              <w:rPr>
                <w:noProof/>
                <w:webHidden/>
              </w:rPr>
              <w:tab/>
              <w:delText>50</w:delText>
            </w:r>
          </w:del>
        </w:p>
        <w:p w14:paraId="6F595818" w14:textId="6D34D4F1" w:rsidR="00FD4BD6" w:rsidDel="00624B58" w:rsidRDefault="00FD4BD6" w:rsidP="00FD4BD6">
          <w:pPr>
            <w:pStyle w:val="TOC2"/>
            <w:rPr>
              <w:del w:id="14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9" w:author="jonathan pritchard" w:date="2025-01-28T14:51:00Z" w16du:dateUtc="2025-01-28T14:51:00Z">
            <w:r w:rsidRPr="00624B58" w:rsidDel="00624B58">
              <w:rPr>
                <w:rPrChange w:id="1460" w:author="jonathan pritchard" w:date="2025-01-28T14:51:00Z" w16du:dateUtc="2025-01-28T14:51:00Z">
                  <w:rPr>
                    <w:rStyle w:val="Hyperlink"/>
                    <w:noProof/>
                  </w:rPr>
                </w:rPrChange>
              </w:rPr>
              <w:delText>19.6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1" w:author="jonathan pritchard" w:date="2025-01-28T14:51:00Z" w16du:dateUtc="2025-01-28T14:51:00Z">
                  <w:rPr>
                    <w:rStyle w:val="Hyperlink"/>
                    <w:noProof/>
                  </w:rPr>
                </w:rPrChange>
              </w:rPr>
              <w:delText>Use of ECDIS Chart 1 and Colour Test Diagram</w:delText>
            </w:r>
            <w:r w:rsidDel="00624B58">
              <w:rPr>
                <w:noProof/>
                <w:webHidden/>
              </w:rPr>
              <w:tab/>
              <w:delText>51</w:delText>
            </w:r>
          </w:del>
        </w:p>
        <w:p w14:paraId="51958635" w14:textId="630001D5" w:rsidR="00FD4BD6" w:rsidDel="00624B58" w:rsidRDefault="00FD4BD6" w:rsidP="00FD4BD6">
          <w:pPr>
            <w:pStyle w:val="TOC3"/>
            <w:rPr>
              <w:del w:id="14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63" w:author="jonathan pritchard" w:date="2025-01-28T14:51:00Z" w16du:dateUtc="2025-01-28T14:51:00Z">
            <w:r w:rsidRPr="00624B58" w:rsidDel="00624B58">
              <w:rPr>
                <w:rPrChange w:id="1464" w:author="jonathan pritchard" w:date="2025-01-28T14:51:00Z" w16du:dateUtc="2025-01-28T14:51:00Z">
                  <w:rPr>
                    <w:rStyle w:val="Hyperlink"/>
                    <w:iCs w:val="0"/>
                    <w:noProof/>
                  </w:rPr>
                </w:rPrChange>
              </w:rPr>
              <w:delText>19.6.1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5" w:author="jonathan pritchard" w:date="2025-01-28T14:51:00Z" w16du:dateUtc="2025-01-28T14:51:00Z">
                  <w:rPr>
                    <w:rStyle w:val="Hyperlink"/>
                    <w:iCs w:val="0"/>
                    <w:noProof/>
                  </w:rPr>
                </w:rPrChange>
              </w:rPr>
              <w:delText>Specification for ECDIS Chart 1 and the Colour Test Diagram</w:delText>
            </w:r>
            <w:r w:rsidDel="00624B58">
              <w:rPr>
                <w:noProof/>
                <w:webHidden/>
              </w:rPr>
              <w:tab/>
              <w:delText>51</w:delText>
            </w:r>
          </w:del>
        </w:p>
        <w:p w14:paraId="704A71E6" w14:textId="7C44AB4F" w:rsidR="00FD4BD6" w:rsidDel="00624B58" w:rsidRDefault="00FD4BD6" w:rsidP="00FD4BD6">
          <w:pPr>
            <w:pStyle w:val="TOC3"/>
            <w:rPr>
              <w:del w:id="14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67" w:author="jonathan pritchard" w:date="2025-01-28T14:51:00Z" w16du:dateUtc="2025-01-28T14:51:00Z">
            <w:r w:rsidRPr="00624B58" w:rsidDel="00624B58">
              <w:rPr>
                <w:rPrChange w:id="1468" w:author="jonathan pritchard" w:date="2025-01-28T14:51:00Z" w16du:dateUtc="2025-01-28T14:51:00Z">
                  <w:rPr>
                    <w:rStyle w:val="Hyperlink"/>
                    <w:iCs w:val="0"/>
                    <w:noProof/>
                  </w:rPr>
                </w:rPrChange>
              </w:rPr>
              <w:delText>19.6.2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9" w:author="jonathan pritchard" w:date="2025-01-28T14:51:00Z" w16du:dateUtc="2025-01-28T14:51:00Z">
                  <w:rPr>
                    <w:rStyle w:val="Hyperlink"/>
                    <w:iCs w:val="0"/>
                    <w:noProof/>
                  </w:rPr>
                </w:rPrChange>
              </w:rPr>
              <w:delText>The Colour Test Diagram</w:delText>
            </w:r>
            <w:r w:rsidDel="00624B58">
              <w:rPr>
                <w:noProof/>
                <w:webHidden/>
              </w:rPr>
              <w:tab/>
              <w:delText>51</w:delText>
            </w:r>
          </w:del>
        </w:p>
        <w:p w14:paraId="73006BCE" w14:textId="5DCC8710" w:rsidR="00FD4BD6" w:rsidDel="00624B58" w:rsidRDefault="00FD4BD6" w:rsidP="00FD4BD6">
          <w:pPr>
            <w:pStyle w:val="TOC1"/>
            <w:rPr>
              <w:del w:id="14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1" w:author="jonathan pritchard" w:date="2025-01-28T14:51:00Z" w16du:dateUtc="2025-01-28T14:51:00Z">
            <w:r w:rsidRPr="00624B58" w:rsidDel="00624B58">
              <w:rPr>
                <w:rPrChange w:id="1472" w:author="jonathan pritchard" w:date="2025-01-28T14:51:00Z" w16du:dateUtc="2025-01-28T14:51:00Z">
                  <w:rPr>
                    <w:rStyle w:val="Hyperlink"/>
                    <w:bCs w:val="0"/>
                    <w:noProof/>
                  </w:rPr>
                </w:rPrChange>
              </w:rPr>
              <w:delText>20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73" w:author="jonathan pritchard" w:date="2025-01-28T14:51:00Z" w16du:dateUtc="2025-01-28T14:51:00Z">
                  <w:rPr>
                    <w:rStyle w:val="Hyperlink"/>
                    <w:bCs w:val="0"/>
                    <w:noProof/>
                  </w:rPr>
                </w:rPrChange>
              </w:rPr>
              <w:delText>Dataset Management</w:delText>
            </w:r>
            <w:r w:rsidDel="00624B58">
              <w:rPr>
                <w:noProof/>
                <w:webHidden/>
              </w:rPr>
              <w:tab/>
              <w:delText>54</w:delText>
            </w:r>
          </w:del>
        </w:p>
        <w:p w14:paraId="7234A35C" w14:textId="4E7B0091" w:rsidR="00FD4BD6" w:rsidDel="00624B58" w:rsidRDefault="00FD4BD6" w:rsidP="00FD4BD6">
          <w:pPr>
            <w:pStyle w:val="TOC2"/>
            <w:rPr>
              <w:del w:id="14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5" w:author="jonathan pritchard" w:date="2025-01-28T14:51:00Z" w16du:dateUtc="2025-01-28T14:51:00Z">
            <w:r w:rsidRPr="00624B58" w:rsidDel="00624B58">
              <w:rPr>
                <w:rPrChange w:id="1476" w:author="jonathan pritchard" w:date="2025-01-28T14:51:00Z" w16du:dateUtc="2025-01-28T14:51:00Z">
                  <w:rPr>
                    <w:rStyle w:val="Hyperlink"/>
                    <w:noProof/>
                  </w:rPr>
                </w:rPrChange>
              </w:rPr>
              <w:delText>20.1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77" w:author="jonathan pritchard" w:date="2025-01-28T14:51:00Z" w16du:dateUtc="2025-01-28T14:51:00Z">
                  <w:rPr>
                    <w:rStyle w:val="Hyperlink"/>
                    <w:noProof/>
                  </w:rPr>
                </w:rPrChange>
              </w:rPr>
              <w:delText>Multiple product versions and portrayal</w:delText>
            </w:r>
            <w:r w:rsidDel="00624B58">
              <w:rPr>
                <w:noProof/>
                <w:webHidden/>
              </w:rPr>
              <w:tab/>
              <w:delText>54</w:delText>
            </w:r>
          </w:del>
        </w:p>
        <w:p w14:paraId="686C056B" w14:textId="74B1363A" w:rsidR="00FD4BD6" w:rsidDel="00624B58" w:rsidRDefault="00FD4BD6" w:rsidP="00FD4BD6">
          <w:pPr>
            <w:pStyle w:val="TOC2"/>
            <w:rPr>
              <w:del w:id="14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9" w:author="jonathan pritchard" w:date="2025-01-28T14:51:00Z" w16du:dateUtc="2025-01-28T14:51:00Z">
            <w:r w:rsidRPr="00624B58" w:rsidDel="00624B58">
              <w:rPr>
                <w:rPrChange w:id="1480" w:author="jonathan pritchard" w:date="2025-01-28T14:51:00Z" w16du:dateUtc="2025-01-28T14:51:00Z">
                  <w:rPr>
                    <w:rStyle w:val="Hyperlink"/>
                    <w:noProof/>
                  </w:rPr>
                </w:rPrChange>
              </w:rPr>
              <w:delText>20.2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1" w:author="jonathan pritchard" w:date="2025-01-28T14:51:00Z" w16du:dateUtc="2025-01-28T14:51:00Z">
                  <w:rPr>
                    <w:rStyle w:val="Hyperlink"/>
                    <w:noProof/>
                  </w:rPr>
                </w:rPrChange>
              </w:rPr>
              <w:delText>Portrayal and feature catalogue compatibility.</w:delText>
            </w:r>
            <w:r w:rsidDel="00624B58">
              <w:rPr>
                <w:noProof/>
                <w:webHidden/>
              </w:rPr>
              <w:tab/>
              <w:delText>55</w:delText>
            </w:r>
          </w:del>
        </w:p>
        <w:p w14:paraId="1318C399" w14:textId="38DCF5CE" w:rsidR="00FD4BD6" w:rsidDel="00624B58" w:rsidRDefault="00FD4BD6" w:rsidP="00FD4BD6">
          <w:pPr>
            <w:pStyle w:val="TOC2"/>
            <w:rPr>
              <w:del w:id="14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83" w:author="jonathan pritchard" w:date="2025-01-28T14:51:00Z" w16du:dateUtc="2025-01-28T14:51:00Z">
            <w:r w:rsidRPr="00624B58" w:rsidDel="00624B58">
              <w:rPr>
                <w:rPrChange w:id="1484" w:author="jonathan pritchard" w:date="2025-01-28T14:51:00Z" w16du:dateUtc="2025-01-28T14:51:00Z">
                  <w:rPr>
                    <w:rStyle w:val="Hyperlink"/>
                    <w:noProof/>
                  </w:rPr>
                </w:rPrChange>
              </w:rPr>
              <w:delText>20.3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5" w:author="jonathan pritchard" w:date="2025-01-28T14:51:00Z" w16du:dateUtc="2025-01-28T14:51:00Z">
                  <w:rPr>
                    <w:rStyle w:val="Hyperlink"/>
                    <w:noProof/>
                  </w:rPr>
                </w:rPrChange>
              </w:rPr>
              <w:delText>Dataset overlaps and gaps</w:delText>
            </w:r>
            <w:r w:rsidDel="00624B58">
              <w:rPr>
                <w:noProof/>
                <w:webHidden/>
              </w:rPr>
              <w:tab/>
              <w:delText>56</w:delText>
            </w:r>
          </w:del>
        </w:p>
        <w:p w14:paraId="3814835F" w14:textId="0D63CF47" w:rsidR="00FD4BD6" w:rsidDel="00624B58" w:rsidRDefault="00FD4BD6" w:rsidP="00FD4BD6">
          <w:pPr>
            <w:pStyle w:val="TOC3"/>
            <w:rPr>
              <w:del w:id="14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87" w:author="jonathan pritchard" w:date="2025-01-28T14:51:00Z" w16du:dateUtc="2025-01-28T14:51:00Z">
            <w:r w:rsidRPr="00624B58" w:rsidDel="00624B58">
              <w:rPr>
                <w:rPrChange w:id="1488" w:author="jonathan pritchard" w:date="2025-01-28T14:51:00Z" w16du:dateUtc="2025-01-28T14:51:00Z">
                  <w:rPr>
                    <w:rStyle w:val="Hyperlink"/>
                    <w:iCs w:val="0"/>
                    <w:noProof/>
                  </w:rPr>
                </w:rPrChange>
              </w:rPr>
              <w:delText>20.3.1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9" w:author="jonathan pritchard" w:date="2025-01-28T14:51:00Z" w16du:dateUtc="2025-01-28T14:51:00Z">
                  <w:rPr>
                    <w:rStyle w:val="Hyperlink"/>
                    <w:iCs w:val="0"/>
                    <w:noProof/>
                  </w:rPr>
                </w:rPrChange>
              </w:rPr>
              <w:delText>Overlaps and gaps in ENC coverage</w:delText>
            </w:r>
            <w:r w:rsidDel="00624B58">
              <w:rPr>
                <w:noProof/>
                <w:webHidden/>
              </w:rPr>
              <w:tab/>
              <w:delText>56</w:delText>
            </w:r>
          </w:del>
        </w:p>
        <w:p w14:paraId="0600B599" w14:textId="28D9D422" w:rsidR="00FD4BD6" w:rsidDel="00624B58" w:rsidRDefault="00FD4BD6" w:rsidP="00FD4BD6">
          <w:pPr>
            <w:pStyle w:val="TOC3"/>
            <w:rPr>
              <w:del w:id="14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1" w:author="jonathan pritchard" w:date="2025-01-28T14:51:00Z" w16du:dateUtc="2025-01-28T14:51:00Z">
            <w:r w:rsidRPr="00624B58" w:rsidDel="00624B58">
              <w:rPr>
                <w:rPrChange w:id="1492" w:author="jonathan pritchard" w:date="2025-01-28T14:51:00Z" w16du:dateUtc="2025-01-28T14:51:00Z">
                  <w:rPr>
                    <w:rStyle w:val="Hyperlink"/>
                    <w:iCs w:val="0"/>
                    <w:noProof/>
                  </w:rPr>
                </w:rPrChange>
              </w:rPr>
              <w:delText>20.3.2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93" w:author="jonathan pritchard" w:date="2025-01-28T14:51:00Z" w16du:dateUtc="2025-01-28T14:51:00Z">
                  <w:rPr>
                    <w:rStyle w:val="Hyperlink"/>
                    <w:iCs w:val="0"/>
                    <w:noProof/>
                  </w:rPr>
                </w:rPrChange>
              </w:rPr>
              <w:delText>Overlaps and gaps between other data products</w:delText>
            </w:r>
            <w:r w:rsidDel="00624B58">
              <w:rPr>
                <w:noProof/>
                <w:webHidden/>
              </w:rPr>
              <w:tab/>
              <w:delText>56</w:delText>
            </w:r>
          </w:del>
        </w:p>
        <w:p w14:paraId="64435924" w14:textId="0AA22B0D" w:rsidR="00FD4BD6" w:rsidDel="00624B58" w:rsidRDefault="00FD4BD6" w:rsidP="00FD4BD6">
          <w:pPr>
            <w:pStyle w:val="TOC2"/>
            <w:rPr>
              <w:del w:id="14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5" w:author="jonathan pritchard" w:date="2025-01-28T14:51:00Z" w16du:dateUtc="2025-01-28T14:51:00Z">
            <w:r w:rsidRPr="00624B58" w:rsidDel="00624B58">
              <w:rPr>
                <w:rPrChange w:id="1496" w:author="jonathan pritchard" w:date="2025-01-28T14:51:00Z" w16du:dateUtc="2025-01-28T14:51:00Z">
                  <w:rPr>
                    <w:rStyle w:val="Hyperlink"/>
                    <w:noProof/>
                  </w:rPr>
                </w:rPrChange>
              </w:rPr>
              <w:delText>20.4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97" w:author="jonathan pritchard" w:date="2025-01-28T14:51:00Z" w16du:dateUtc="2025-01-28T14:51:00Z">
                  <w:rPr>
                    <w:rStyle w:val="Hyperlink"/>
                    <w:noProof/>
                  </w:rPr>
                </w:rPrChange>
              </w:rPr>
              <w:delText>Guidance on updating Datasets on ECDIS</w:delText>
            </w:r>
            <w:r w:rsidDel="00624B58">
              <w:rPr>
                <w:noProof/>
                <w:webHidden/>
              </w:rPr>
              <w:tab/>
              <w:delText>56</w:delText>
            </w:r>
          </w:del>
        </w:p>
        <w:p w14:paraId="06BF9A84" w14:textId="00BAED11" w:rsidR="00FD4BD6" w:rsidDel="00624B58" w:rsidRDefault="00FD4BD6" w:rsidP="00FD4BD6">
          <w:pPr>
            <w:pStyle w:val="TOC3"/>
            <w:rPr>
              <w:del w:id="14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9" w:author="jonathan pritchard" w:date="2025-01-28T14:51:00Z" w16du:dateUtc="2025-01-28T14:51:00Z">
            <w:r w:rsidRPr="00624B58" w:rsidDel="00624B58">
              <w:rPr>
                <w:rPrChange w:id="1500" w:author="jonathan pritchard" w:date="2025-01-28T14:51:00Z" w16du:dateUtc="2025-01-28T14:51:00Z">
                  <w:rPr>
                    <w:rStyle w:val="Hyperlink"/>
                    <w:iCs w:val="0"/>
                    <w:noProof/>
                  </w:rPr>
                </w:rPrChange>
              </w:rPr>
              <w:delText>20.4.1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1" w:author="jonathan pritchard" w:date="2025-01-28T14:51:00Z" w16du:dateUtc="2025-01-28T14:51:00Z">
                  <w:rPr>
                    <w:rStyle w:val="Hyperlink"/>
                    <w:iCs w:val="0"/>
                    <w:noProof/>
                  </w:rPr>
                </w:rPrChange>
              </w:rPr>
              <w:delText>Introduction</w:delText>
            </w:r>
            <w:r w:rsidDel="00624B58">
              <w:rPr>
                <w:noProof/>
                <w:webHidden/>
              </w:rPr>
              <w:tab/>
              <w:delText>56</w:delText>
            </w:r>
          </w:del>
        </w:p>
        <w:p w14:paraId="7F9764A9" w14:textId="040475B2" w:rsidR="00FD4BD6" w:rsidDel="00624B58" w:rsidRDefault="00FD4BD6" w:rsidP="00FD4BD6">
          <w:pPr>
            <w:pStyle w:val="TOC3"/>
            <w:rPr>
              <w:del w:id="15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03" w:author="jonathan pritchard" w:date="2025-01-28T14:51:00Z" w16du:dateUtc="2025-01-28T14:51:00Z">
            <w:r w:rsidRPr="00624B58" w:rsidDel="00624B58">
              <w:rPr>
                <w:rPrChange w:id="1504" w:author="jonathan pritchard" w:date="2025-01-28T14:51:00Z" w16du:dateUtc="2025-01-28T14:51:00Z">
                  <w:rPr>
                    <w:rStyle w:val="Hyperlink"/>
                    <w:iCs w:val="0"/>
                    <w:noProof/>
                  </w:rPr>
                </w:rPrChange>
              </w:rPr>
              <w:delText>20.4.2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5" w:author="jonathan pritchard" w:date="2025-01-28T14:51:00Z" w16du:dateUtc="2025-01-28T14:51:00Z">
                  <w:rPr>
                    <w:rStyle w:val="Hyperlink"/>
                    <w:iCs w:val="0"/>
                    <w:noProof/>
                  </w:rPr>
                </w:rPrChange>
              </w:rPr>
              <w:delText>General requirements</w:delText>
            </w:r>
            <w:r w:rsidDel="00624B58">
              <w:rPr>
                <w:noProof/>
                <w:webHidden/>
              </w:rPr>
              <w:tab/>
              <w:delText>56</w:delText>
            </w:r>
          </w:del>
        </w:p>
        <w:p w14:paraId="6DFD95C3" w14:textId="02A042DD" w:rsidR="00FD4BD6" w:rsidDel="00624B58" w:rsidRDefault="00FD4BD6" w:rsidP="00FD4BD6">
          <w:pPr>
            <w:pStyle w:val="TOC3"/>
            <w:rPr>
              <w:del w:id="15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07" w:author="jonathan pritchard" w:date="2025-01-28T14:51:00Z" w16du:dateUtc="2025-01-28T14:51:00Z">
            <w:r w:rsidRPr="00624B58" w:rsidDel="00624B58">
              <w:rPr>
                <w:rPrChange w:id="1508" w:author="jonathan pritchard" w:date="2025-01-28T14:51:00Z" w16du:dateUtc="2025-01-28T14:51:00Z">
                  <w:rPr>
                    <w:rStyle w:val="Hyperlink"/>
                    <w:iCs w:val="0"/>
                    <w:noProof/>
                  </w:rPr>
                </w:rPrChange>
              </w:rPr>
              <w:delText>20.4.3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9" w:author="jonathan pritchard" w:date="2025-01-28T14:51:00Z" w16du:dateUtc="2025-01-28T14:51:00Z">
                  <w:rPr>
                    <w:rStyle w:val="Hyperlink"/>
                    <w:iCs w:val="0"/>
                    <w:noProof/>
                  </w:rPr>
                </w:rPrChange>
              </w:rPr>
              <w:delText>Automatic Update</w:delText>
            </w:r>
            <w:r w:rsidDel="00624B58">
              <w:rPr>
                <w:noProof/>
                <w:webHidden/>
              </w:rPr>
              <w:tab/>
              <w:delText>57</w:delText>
            </w:r>
          </w:del>
        </w:p>
        <w:p w14:paraId="3467491C" w14:textId="28A0DF64" w:rsidR="00FD4BD6" w:rsidDel="00624B58" w:rsidRDefault="00FD4BD6" w:rsidP="00FD4BD6">
          <w:pPr>
            <w:pStyle w:val="TOC3"/>
            <w:rPr>
              <w:del w:id="15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1" w:author="jonathan pritchard" w:date="2025-01-28T14:51:00Z" w16du:dateUtc="2025-01-28T14:51:00Z">
            <w:r w:rsidRPr="00624B58" w:rsidDel="00624B58">
              <w:rPr>
                <w:rPrChange w:id="1512" w:author="jonathan pritchard" w:date="2025-01-28T14:51:00Z" w16du:dateUtc="2025-01-28T14:51:00Z">
                  <w:rPr>
                    <w:rStyle w:val="Hyperlink"/>
                    <w:iCs w:val="0"/>
                    <w:noProof/>
                  </w:rPr>
                </w:rPrChange>
              </w:rPr>
              <w:delText>20.4.4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13" w:author="jonathan pritchard" w:date="2025-01-28T14:51:00Z" w16du:dateUtc="2025-01-28T14:51:00Z">
                  <w:rPr>
                    <w:rStyle w:val="Hyperlink"/>
                    <w:iCs w:val="0"/>
                    <w:noProof/>
                  </w:rPr>
                </w:rPrChange>
              </w:rPr>
              <w:delText>Manual Update</w:delText>
            </w:r>
            <w:r w:rsidDel="00624B58">
              <w:rPr>
                <w:noProof/>
                <w:webHidden/>
              </w:rPr>
              <w:tab/>
              <w:delText>57</w:delText>
            </w:r>
          </w:del>
        </w:p>
        <w:p w14:paraId="796C86F8" w14:textId="13E3F154" w:rsidR="00FD4BD6" w:rsidDel="00624B58" w:rsidRDefault="00FD4BD6" w:rsidP="00FD4BD6">
          <w:pPr>
            <w:pStyle w:val="TOC2"/>
            <w:rPr>
              <w:del w:id="15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5" w:author="jonathan pritchard" w:date="2025-01-28T14:51:00Z" w16du:dateUtc="2025-01-28T14:51:00Z">
            <w:r w:rsidRPr="00624B58" w:rsidDel="00624B58">
              <w:rPr>
                <w:rPrChange w:id="1516" w:author="jonathan pritchard" w:date="2025-01-28T14:51:00Z" w16du:dateUtc="2025-01-28T14:51:00Z">
                  <w:rPr>
                    <w:rStyle w:val="Hyperlink"/>
                    <w:noProof/>
                  </w:rPr>
                </w:rPrChange>
              </w:rPr>
              <w:delText>20.5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17" w:author="jonathan pritchard" w:date="2025-01-28T14:51:00Z" w16du:dateUtc="2025-01-28T14:51:00Z">
                  <w:rPr>
                    <w:rStyle w:val="Hyperlink"/>
                    <w:noProof/>
                  </w:rPr>
                </w:rPrChange>
              </w:rPr>
              <w:delText>New editions, re-issues, cancellations and updates of datasets</w:delText>
            </w:r>
            <w:r w:rsidDel="00624B58">
              <w:rPr>
                <w:noProof/>
                <w:webHidden/>
              </w:rPr>
              <w:tab/>
              <w:delText>58</w:delText>
            </w:r>
          </w:del>
        </w:p>
        <w:p w14:paraId="5382C317" w14:textId="2F5A7D20" w:rsidR="00FD4BD6" w:rsidDel="00624B58" w:rsidRDefault="00FD4BD6" w:rsidP="00FD4BD6">
          <w:pPr>
            <w:pStyle w:val="TOC1"/>
            <w:rPr>
              <w:del w:id="15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9" w:author="jonathan pritchard" w:date="2025-01-28T14:51:00Z" w16du:dateUtc="2025-01-28T14:51:00Z">
            <w:r w:rsidRPr="00624B58" w:rsidDel="00624B58">
              <w:rPr>
                <w:rPrChange w:id="1520" w:author="jonathan pritchard" w:date="2025-01-28T14:51:00Z" w16du:dateUtc="2025-01-28T14:51:00Z">
                  <w:rPr>
                    <w:rStyle w:val="Hyperlink"/>
                    <w:bCs w:val="0"/>
                    <w:noProof/>
                  </w:rPr>
                </w:rPrChange>
              </w:rPr>
              <w:delText>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1" w:author="jonathan pritchard" w:date="2025-01-28T14:51:00Z" w16du:dateUtc="2025-01-28T14:51:00Z">
                  <w:rPr>
                    <w:rStyle w:val="Hyperlink"/>
                    <w:bCs w:val="0"/>
                    <w:noProof/>
                  </w:rPr>
                </w:rPrChange>
              </w:rPr>
              <w:delText>Dataset Support Files</w:delText>
            </w:r>
            <w:r w:rsidDel="00624B58">
              <w:rPr>
                <w:noProof/>
                <w:webHidden/>
              </w:rPr>
              <w:tab/>
              <w:delText>58</w:delText>
            </w:r>
          </w:del>
        </w:p>
        <w:p w14:paraId="5A8331E1" w14:textId="38F1B35F" w:rsidR="00FD4BD6" w:rsidDel="00624B58" w:rsidRDefault="00FD4BD6" w:rsidP="00FD4BD6">
          <w:pPr>
            <w:pStyle w:val="TOC2"/>
            <w:rPr>
              <w:del w:id="15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23" w:author="jonathan pritchard" w:date="2025-01-28T14:51:00Z" w16du:dateUtc="2025-01-28T14:51:00Z">
            <w:r w:rsidRPr="00624B58" w:rsidDel="00624B58">
              <w:rPr>
                <w:rPrChange w:id="1524" w:author="jonathan pritchard" w:date="2025-01-28T14:50:00Z" w16du:dateUtc="2025-01-28T14:50:00Z">
                  <w:rPr>
                    <w:rStyle w:val="Hyperlink"/>
                    <w:noProof/>
                  </w:rPr>
                </w:rPrChange>
              </w:rPr>
              <w:delText>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5" w:author="jonathan pritchard" w:date="2025-01-28T14:50:00Z" w16du:dateUtc="2025-01-28T14:50:00Z">
                  <w:rPr>
                    <w:rStyle w:val="Hyperlink"/>
                    <w:noProof/>
                  </w:rPr>
                </w:rPrChange>
              </w:rPr>
              <w:delText>Exchange set delivery.</w:delText>
            </w:r>
            <w:r w:rsidDel="00624B58">
              <w:rPr>
                <w:noProof/>
                <w:webHidden/>
              </w:rPr>
              <w:tab/>
              <w:delText>58</w:delText>
            </w:r>
          </w:del>
        </w:p>
        <w:p w14:paraId="761D6D7C" w14:textId="3F3156C7" w:rsidR="00FD4BD6" w:rsidDel="00624B58" w:rsidRDefault="00FD4BD6" w:rsidP="00FD4BD6">
          <w:pPr>
            <w:pStyle w:val="TOC2"/>
            <w:rPr>
              <w:del w:id="15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27" w:author="jonathan pritchard" w:date="2025-01-28T14:51:00Z" w16du:dateUtc="2025-01-28T14:51:00Z">
            <w:r w:rsidRPr="00624B58" w:rsidDel="00624B58">
              <w:rPr>
                <w:rPrChange w:id="1528" w:author="jonathan pritchard" w:date="2025-01-28T14:50:00Z" w16du:dateUtc="2025-01-28T14:50:00Z">
                  <w:rPr>
                    <w:rStyle w:val="Hyperlink"/>
                    <w:noProof/>
                  </w:rPr>
                </w:rPrChange>
              </w:rPr>
              <w:delText>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9" w:author="jonathan pritchard" w:date="2025-01-28T14:50:00Z" w16du:dateUtc="2025-01-28T14:50:00Z">
                  <w:rPr>
                    <w:rStyle w:val="Hyperlink"/>
                    <w:noProof/>
                  </w:rPr>
                </w:rPrChange>
              </w:rPr>
              <w:delText>Management of automatic updates to Dataset Support files</w:delText>
            </w:r>
            <w:r w:rsidDel="00624B58">
              <w:rPr>
                <w:noProof/>
                <w:webHidden/>
              </w:rPr>
              <w:tab/>
              <w:delText>59</w:delText>
            </w:r>
          </w:del>
        </w:p>
        <w:p w14:paraId="61FE2BB3" w14:textId="4E1E0660" w:rsidR="00FD4BD6" w:rsidDel="00624B58" w:rsidRDefault="00FD4BD6" w:rsidP="00FD4BD6">
          <w:pPr>
            <w:pStyle w:val="TOC2"/>
            <w:rPr>
              <w:del w:id="15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1" w:author="jonathan pritchard" w:date="2025-01-28T14:51:00Z" w16du:dateUtc="2025-01-28T14:51:00Z">
            <w:r w:rsidRPr="00624B58" w:rsidDel="00624B58">
              <w:rPr>
                <w:rPrChange w:id="1532" w:author="jonathan pritchard" w:date="2025-01-28T14:50:00Z" w16du:dateUtc="2025-01-28T14:50:00Z">
                  <w:rPr>
                    <w:rStyle w:val="Hyperlink"/>
                    <w:noProof/>
                  </w:rPr>
                </w:rPrChange>
              </w:rPr>
              <w:delText>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33" w:author="jonathan pritchard" w:date="2025-01-28T14:50:00Z" w16du:dateUtc="2025-01-28T14:50:00Z">
                  <w:rPr>
                    <w:rStyle w:val="Hyperlink"/>
                    <w:noProof/>
                  </w:rPr>
                </w:rPrChange>
              </w:rPr>
              <w:delText>Dataset Support File formats.</w:delText>
            </w:r>
            <w:r w:rsidDel="00624B58">
              <w:rPr>
                <w:noProof/>
                <w:webHidden/>
              </w:rPr>
              <w:tab/>
              <w:delText>59</w:delText>
            </w:r>
          </w:del>
        </w:p>
        <w:p w14:paraId="6EDF6364" w14:textId="2FABEE64" w:rsidR="00FD4BD6" w:rsidDel="00624B58" w:rsidRDefault="00FD4BD6" w:rsidP="00FD4BD6">
          <w:pPr>
            <w:pStyle w:val="TOC1"/>
            <w:rPr>
              <w:del w:id="15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5" w:author="jonathan pritchard" w:date="2025-01-28T14:51:00Z" w16du:dateUtc="2025-01-28T14:51:00Z">
            <w:r w:rsidRPr="00624B58" w:rsidDel="00624B58">
              <w:rPr>
                <w:rPrChange w:id="1536" w:author="jonathan pritchard" w:date="2025-01-28T14:50:00Z" w16du:dateUtc="2025-01-28T14:50:00Z">
                  <w:rPr>
                    <w:rStyle w:val="Hyperlink"/>
                    <w:bCs w:val="0"/>
                    <w:noProof/>
                  </w:rPr>
                </w:rPrChange>
              </w:rPr>
              <w:delText>Appendix A – Manual Updates</w:delText>
            </w:r>
            <w:r w:rsidDel="00624B58">
              <w:rPr>
                <w:noProof/>
                <w:webHidden/>
              </w:rPr>
              <w:tab/>
              <w:delText>61</w:delText>
            </w:r>
          </w:del>
        </w:p>
        <w:p w14:paraId="0AF4ECB7" w14:textId="43215B88" w:rsidR="00FD4BD6" w:rsidDel="00624B58" w:rsidRDefault="00FD4BD6" w:rsidP="00FD4BD6">
          <w:pPr>
            <w:pStyle w:val="TOC2"/>
            <w:rPr>
              <w:del w:id="15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8" w:author="jonathan pritchard" w:date="2025-01-28T14:51:00Z" w16du:dateUtc="2025-01-28T14:51:00Z">
            <w:r w:rsidRPr="00624B58" w:rsidDel="00624B58">
              <w:rPr>
                <w:rPrChange w:id="1539" w:author="jonathan pritchard" w:date="2025-01-28T14:50:00Z" w16du:dateUtc="2025-01-28T14:50:00Z">
                  <w:rPr>
                    <w:rStyle w:val="Hyperlink"/>
                    <w:noProof/>
                  </w:rPr>
                </w:rPrChange>
              </w:rPr>
              <w:delText>D-1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40" w:author="jonathan pritchard" w:date="2025-01-28T14:50:00Z" w16du:dateUtc="2025-01-28T14:50:00Z">
                  <w:rPr>
                    <w:rStyle w:val="Hyperlink"/>
                    <w:noProof/>
                  </w:rPr>
                </w:rPrChange>
              </w:rPr>
              <w:delText>Introduction</w:delText>
            </w:r>
            <w:r w:rsidDel="00624B58">
              <w:rPr>
                <w:noProof/>
                <w:webHidden/>
              </w:rPr>
              <w:tab/>
              <w:delText>61</w:delText>
            </w:r>
          </w:del>
        </w:p>
        <w:p w14:paraId="7129E5D8" w14:textId="0E16C89B" w:rsidR="00FD4BD6" w:rsidDel="00624B58" w:rsidRDefault="00FD4BD6" w:rsidP="00FD4BD6">
          <w:pPr>
            <w:pStyle w:val="TOC2"/>
            <w:rPr>
              <w:del w:id="15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2" w:author="jonathan pritchard" w:date="2025-01-28T14:51:00Z" w16du:dateUtc="2025-01-28T14:51:00Z">
            <w:r w:rsidRPr="00624B58" w:rsidDel="00624B58">
              <w:rPr>
                <w:rPrChange w:id="1543" w:author="jonathan pritchard" w:date="2025-01-28T14:50:00Z" w16du:dateUtc="2025-01-28T14:50:00Z">
                  <w:rPr>
                    <w:rStyle w:val="Hyperlink"/>
                    <w:noProof/>
                  </w:rPr>
                </w:rPrChange>
              </w:rPr>
              <w:delText>D-2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44" w:author="jonathan pritchard" w:date="2025-01-28T14:50:00Z" w16du:dateUtc="2025-01-28T14:50:00Z">
                  <w:rPr>
                    <w:rStyle w:val="Hyperlink"/>
                    <w:noProof/>
                  </w:rPr>
                </w:rPrChange>
              </w:rPr>
              <w:delText>Attribution of Manual Update Features</w:delText>
            </w:r>
            <w:r w:rsidDel="00624B58">
              <w:rPr>
                <w:noProof/>
                <w:webHidden/>
              </w:rPr>
              <w:tab/>
              <w:delText>63</w:delText>
            </w:r>
          </w:del>
        </w:p>
        <w:p w14:paraId="6F63869A" w14:textId="1E7181B3" w:rsidR="00FD4BD6" w:rsidDel="00624B58" w:rsidRDefault="00FD4BD6" w:rsidP="00FD4BD6">
          <w:pPr>
            <w:pStyle w:val="TOC1"/>
            <w:rPr>
              <w:del w:id="15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6" w:author="jonathan pritchard" w:date="2025-01-28T14:51:00Z" w16du:dateUtc="2025-01-28T14:51:00Z">
            <w:r w:rsidRPr="00624B58" w:rsidDel="00624B58">
              <w:rPr>
                <w:rPrChange w:id="1547" w:author="jonathan pritchard" w:date="2025-01-28T14:50:00Z" w16du:dateUtc="2025-01-28T14:50:00Z">
                  <w:rPr>
                    <w:rStyle w:val="Hyperlink"/>
                    <w:bCs w:val="0"/>
                    <w:noProof/>
                  </w:rPr>
                </w:rPrChange>
              </w:rPr>
              <w:delText>Appendix B: S-100 Data Import Error Codes and Explanations</w:delText>
            </w:r>
            <w:r w:rsidDel="00624B58">
              <w:rPr>
                <w:noProof/>
                <w:webHidden/>
              </w:rPr>
              <w:tab/>
              <w:delText>65</w:delText>
            </w:r>
          </w:del>
        </w:p>
        <w:p w14:paraId="582FBAF4" w14:textId="0F7EA604" w:rsidR="00FD4BD6" w:rsidDel="00624B58" w:rsidRDefault="00FD4BD6" w:rsidP="00FD4BD6">
          <w:pPr>
            <w:pStyle w:val="TOC2"/>
            <w:rPr>
              <w:del w:id="154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9" w:author="jonathan pritchard" w:date="2025-01-28T14:51:00Z" w16du:dateUtc="2025-01-28T14:51:00Z">
            <w:r w:rsidRPr="00624B58" w:rsidDel="00624B58">
              <w:rPr>
                <w:rPrChange w:id="1550" w:author="jonathan pritchard" w:date="2025-01-28T14:50:00Z" w16du:dateUtc="2025-01-28T14:50:00Z">
                  <w:rPr>
                    <w:rStyle w:val="Hyperlink"/>
                    <w:noProof/>
                  </w:rPr>
                </w:rPrChange>
              </w:rPr>
              <w:delText>B-1.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51" w:author="jonathan pritchard" w:date="2025-01-28T14:50:00Z" w16du:dateUtc="2025-01-28T14:50:00Z">
                  <w:rPr>
                    <w:rStyle w:val="Hyperlink"/>
                    <w:noProof/>
                  </w:rPr>
                </w:rPrChange>
              </w:rPr>
              <w:delText>Introduction.</w:delText>
            </w:r>
            <w:r w:rsidDel="00624B58">
              <w:rPr>
                <w:noProof/>
                <w:webHidden/>
              </w:rPr>
              <w:tab/>
              <w:delText>65</w:delText>
            </w:r>
          </w:del>
        </w:p>
        <w:p w14:paraId="3A2409F8" w14:textId="778ACD9E" w:rsidR="00FD4BD6" w:rsidDel="00624B58" w:rsidRDefault="00FD4BD6" w:rsidP="00FD4BD6">
          <w:pPr>
            <w:pStyle w:val="TOC2"/>
            <w:rPr>
              <w:del w:id="155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3" w:author="jonathan pritchard" w:date="2025-01-28T14:51:00Z" w16du:dateUtc="2025-01-28T14:51:00Z">
            <w:r w:rsidRPr="00624B58" w:rsidDel="00624B58">
              <w:rPr>
                <w:rPrChange w:id="1554" w:author="jonathan pritchard" w:date="2025-01-28T14:50:00Z" w16du:dateUtc="2025-01-28T14:50:00Z">
                  <w:rPr>
                    <w:rStyle w:val="Hyperlink"/>
                    <w:noProof/>
                  </w:rPr>
                </w:rPrChange>
              </w:rPr>
              <w:delText>B-2.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55" w:author="jonathan pritchard" w:date="2025-01-28T14:50:00Z" w16du:dateUtc="2025-01-28T14:50:00Z">
                  <w:rPr>
                    <w:rStyle w:val="Hyperlink"/>
                    <w:noProof/>
                  </w:rPr>
                </w:rPrChange>
              </w:rPr>
              <w:delText>Error code descriptions.</w:delText>
            </w:r>
            <w:r w:rsidDel="00624B58">
              <w:rPr>
                <w:noProof/>
                <w:webHidden/>
              </w:rPr>
              <w:tab/>
              <w:delText>66</w:delText>
            </w:r>
          </w:del>
        </w:p>
        <w:p w14:paraId="139F3514" w14:textId="2C4ECF5E" w:rsidR="00FD4BD6" w:rsidDel="00624B58" w:rsidRDefault="00FD4BD6" w:rsidP="00FD4BD6">
          <w:pPr>
            <w:pStyle w:val="TOC2"/>
            <w:rPr>
              <w:del w:id="155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7" w:author="jonathan pritchard" w:date="2025-01-28T14:51:00Z" w16du:dateUtc="2025-01-28T14:51:00Z">
            <w:r w:rsidRPr="00624B58" w:rsidDel="00624B58">
              <w:rPr>
                <w:rPrChange w:id="1558" w:author="jonathan pritchard" w:date="2025-01-28T14:50:00Z" w16du:dateUtc="2025-01-28T14:50:00Z">
                  <w:rPr>
                    <w:rStyle w:val="Hyperlink"/>
                    <w:noProof/>
                  </w:rPr>
                </w:rPrChange>
              </w:rPr>
              <w:delText>B-3.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59" w:author="jonathan pritchard" w:date="2025-01-28T14:50:00Z" w16du:dateUtc="2025-01-28T14:50:00Z">
                  <w:rPr>
                    <w:rStyle w:val="Hyperlink"/>
                    <w:noProof/>
                  </w:rPr>
                </w:rPrChange>
              </w:rPr>
              <w:delText>Exchange Set Installation on ECDIS.</w:delText>
            </w:r>
            <w:r w:rsidDel="00624B58">
              <w:rPr>
                <w:noProof/>
                <w:webHidden/>
              </w:rPr>
              <w:tab/>
              <w:delText>67</w:delText>
            </w:r>
          </w:del>
        </w:p>
        <w:p w14:paraId="5DC40CC4" w14:textId="04833DAF" w:rsidR="00FD4BD6" w:rsidDel="00624B58" w:rsidRDefault="00FD4BD6" w:rsidP="00FD4BD6">
          <w:pPr>
            <w:pStyle w:val="TOC1"/>
            <w:rPr>
              <w:del w:id="156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1" w:author="jonathan pritchard" w:date="2025-01-28T14:51:00Z" w16du:dateUtc="2025-01-28T14:51:00Z">
            <w:r w:rsidRPr="00624B58" w:rsidDel="00624B58">
              <w:rPr>
                <w:rPrChange w:id="1562" w:author="jonathan pritchard" w:date="2025-01-28T14:50:00Z" w16du:dateUtc="2025-01-28T14:50:00Z">
                  <w:rPr>
                    <w:rStyle w:val="Hyperlink"/>
                    <w:bCs w:val="0"/>
                    <w:noProof/>
                  </w:rPr>
                </w:rPrChange>
              </w:rPr>
              <w:delText>Appendix C  -  ECDIS Update Status Reports</w:delText>
            </w:r>
            <w:r w:rsidDel="00624B58">
              <w:rPr>
                <w:noProof/>
                <w:webHidden/>
              </w:rPr>
              <w:tab/>
              <w:delText>71</w:delText>
            </w:r>
          </w:del>
        </w:p>
        <w:p w14:paraId="452AA680" w14:textId="2E69BEE5" w:rsidR="00FD4BD6" w:rsidDel="00624B58" w:rsidRDefault="00FD4BD6" w:rsidP="00FD4BD6">
          <w:pPr>
            <w:pStyle w:val="TOC1"/>
            <w:rPr>
              <w:del w:id="156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4" w:author="jonathan pritchard" w:date="2025-01-28T14:51:00Z" w16du:dateUtc="2025-01-28T14:51:00Z">
            <w:r w:rsidRPr="00624B58" w:rsidDel="00624B58">
              <w:rPr>
                <w:rPrChange w:id="1565" w:author="jonathan pritchard" w:date="2025-01-28T14:50:00Z" w16du:dateUtc="2025-01-28T14:50:00Z">
                  <w:rPr>
                    <w:rStyle w:val="Hyperlink"/>
                    <w:bCs w:val="0"/>
                    <w:noProof/>
                  </w:rPr>
                </w:rPrChange>
              </w:rPr>
              <w:delText>C-1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66" w:author="jonathan pritchard" w:date="2025-01-28T14:50:00Z" w16du:dateUtc="2025-01-28T14:50:00Z">
                  <w:rPr>
                    <w:rStyle w:val="Hyperlink"/>
                    <w:bCs w:val="0"/>
                    <w:noProof/>
                  </w:rPr>
                </w:rPrChange>
              </w:rPr>
              <w:delText>Purpose</w:delText>
            </w:r>
            <w:r w:rsidDel="00624B58">
              <w:rPr>
                <w:noProof/>
                <w:webHidden/>
              </w:rPr>
              <w:tab/>
              <w:delText>71</w:delText>
            </w:r>
          </w:del>
        </w:p>
        <w:p w14:paraId="10425A8A" w14:textId="700C6E89" w:rsidR="00FD4BD6" w:rsidDel="00624B58" w:rsidRDefault="00FD4BD6" w:rsidP="00FD4BD6">
          <w:pPr>
            <w:pStyle w:val="TOC1"/>
            <w:rPr>
              <w:del w:id="156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8" w:author="jonathan pritchard" w:date="2025-01-28T14:51:00Z" w16du:dateUtc="2025-01-28T14:51:00Z">
            <w:r w:rsidRPr="00624B58" w:rsidDel="00624B58">
              <w:rPr>
                <w:rPrChange w:id="1569" w:author="jonathan pritchard" w:date="2025-01-28T14:50:00Z" w16du:dateUtc="2025-01-28T14:50:00Z">
                  <w:rPr>
                    <w:rStyle w:val="Hyperlink"/>
                    <w:bCs w:val="0"/>
                    <w:noProof/>
                  </w:rPr>
                </w:rPrChange>
              </w:rPr>
              <w:delText>Appendix D - Safety Contour and Water Level Adjustment</w:delText>
            </w:r>
            <w:r w:rsidDel="00624B58">
              <w:rPr>
                <w:noProof/>
                <w:webHidden/>
              </w:rPr>
              <w:tab/>
              <w:delText>78</w:delText>
            </w:r>
          </w:del>
        </w:p>
        <w:p w14:paraId="5C981209" w14:textId="50A8AD80" w:rsidR="00FD4BD6" w:rsidDel="00624B58" w:rsidRDefault="00FD4BD6" w:rsidP="00FD4BD6">
          <w:pPr>
            <w:pStyle w:val="TOC1"/>
            <w:rPr>
              <w:del w:id="15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1" w:author="jonathan pritchard" w:date="2025-01-28T14:51:00Z" w16du:dateUtc="2025-01-28T14:51:00Z">
            <w:r w:rsidRPr="00624B58" w:rsidDel="00624B58">
              <w:rPr>
                <w:rPrChange w:id="1572" w:author="jonathan pritchard" w:date="2025-01-28T14:50:00Z" w16du:dateUtc="2025-01-28T14:50:00Z">
                  <w:rPr>
                    <w:rStyle w:val="Hyperlink"/>
                    <w:bCs w:val="0"/>
                    <w:noProof/>
                  </w:rPr>
                </w:rPrChange>
              </w:rPr>
              <w:delText>D-3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73" w:author="jonathan pritchard" w:date="2025-01-28T14:50:00Z" w16du:dateUtc="2025-01-28T14:50:00Z">
                  <w:rPr>
                    <w:rStyle w:val="Hyperlink"/>
                    <w:bCs w:val="0"/>
                    <w:noProof/>
                  </w:rPr>
                </w:rPrChange>
              </w:rPr>
              <w:delText>User Selectable Safety Contour</w:delText>
            </w:r>
            <w:r w:rsidDel="00624B58">
              <w:rPr>
                <w:noProof/>
                <w:webHidden/>
              </w:rPr>
              <w:tab/>
              <w:delText>78</w:delText>
            </w:r>
          </w:del>
        </w:p>
        <w:p w14:paraId="50F8BC0F" w14:textId="6B9CD8D3" w:rsidR="00FD4BD6" w:rsidDel="00624B58" w:rsidRDefault="00FD4BD6" w:rsidP="00FD4BD6">
          <w:pPr>
            <w:pStyle w:val="TOC2"/>
            <w:rPr>
              <w:del w:id="15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5" w:author="jonathan pritchard" w:date="2025-01-28T14:51:00Z" w16du:dateUtc="2025-01-28T14:51:00Z">
            <w:r w:rsidRPr="00624B58" w:rsidDel="00624B58">
              <w:rPr>
                <w:rPrChange w:id="1576" w:author="jonathan pritchard" w:date="2025-01-28T14:50:00Z" w16du:dateUtc="2025-01-28T14:50:00Z">
                  <w:rPr>
                    <w:rStyle w:val="Hyperlink"/>
                    <w:noProof/>
                  </w:rPr>
                </w:rPrChange>
              </w:rPr>
              <w:delText>D-3.1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77" w:author="jonathan pritchard" w:date="2025-01-28T14:50:00Z" w16du:dateUtc="2025-01-28T14:50:00Z">
                  <w:rPr>
                    <w:rStyle w:val="Hyperlink"/>
                    <w:noProof/>
                  </w:rPr>
                </w:rPrChange>
              </w:rPr>
              <w:delText>Introduction</w:delText>
            </w:r>
            <w:r w:rsidDel="00624B58">
              <w:rPr>
                <w:noProof/>
                <w:webHidden/>
              </w:rPr>
              <w:tab/>
              <w:delText>78</w:delText>
            </w:r>
          </w:del>
        </w:p>
        <w:p w14:paraId="71536EA7" w14:textId="49A3EAFA" w:rsidR="00FD4BD6" w:rsidDel="00624B58" w:rsidRDefault="00FD4BD6" w:rsidP="00FD4BD6">
          <w:pPr>
            <w:pStyle w:val="TOC2"/>
            <w:rPr>
              <w:del w:id="15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9" w:author="jonathan pritchard" w:date="2025-01-28T14:51:00Z" w16du:dateUtc="2025-01-28T14:51:00Z">
            <w:r w:rsidRPr="00624B58" w:rsidDel="00624B58">
              <w:rPr>
                <w:rPrChange w:id="1580" w:author="jonathan pritchard" w:date="2025-01-28T14:50:00Z" w16du:dateUtc="2025-01-28T14:50:00Z">
                  <w:rPr>
                    <w:rStyle w:val="Hyperlink"/>
                    <w:noProof/>
                  </w:rPr>
                </w:rPrChange>
              </w:rPr>
              <w:delText>D-1.1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1" w:author="jonathan pritchard" w:date="2025-01-28T14:50:00Z" w16du:dateUtc="2025-01-28T14:50:00Z">
                  <w:rPr>
                    <w:rStyle w:val="Hyperlink"/>
                    <w:noProof/>
                  </w:rPr>
                </w:rPrChange>
              </w:rPr>
              <w:delText>Data Constraints</w:delText>
            </w:r>
            <w:r w:rsidDel="00624B58">
              <w:rPr>
                <w:noProof/>
                <w:webHidden/>
              </w:rPr>
              <w:tab/>
              <w:delText>79</w:delText>
            </w:r>
          </w:del>
        </w:p>
        <w:p w14:paraId="28C8E964" w14:textId="362F3499" w:rsidR="00FD4BD6" w:rsidDel="00624B58" w:rsidRDefault="00FD4BD6" w:rsidP="00FD4BD6">
          <w:pPr>
            <w:pStyle w:val="TOC2"/>
            <w:rPr>
              <w:del w:id="15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83" w:author="jonathan pritchard" w:date="2025-01-28T14:51:00Z" w16du:dateUtc="2025-01-28T14:51:00Z">
            <w:r w:rsidRPr="00624B58" w:rsidDel="00624B58">
              <w:rPr>
                <w:rPrChange w:id="1584" w:author="jonathan pritchard" w:date="2025-01-28T14:50:00Z" w16du:dateUtc="2025-01-28T14:50:00Z">
                  <w:rPr>
                    <w:rStyle w:val="Hyperlink"/>
                    <w:noProof/>
                  </w:rPr>
                </w:rPrChange>
              </w:rPr>
              <w:delText>D-1.1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5" w:author="jonathan pritchard" w:date="2025-01-28T14:50:00Z" w16du:dateUtc="2025-01-28T14:50:00Z">
                  <w:rPr>
                    <w:rStyle w:val="Hyperlink"/>
                    <w:noProof/>
                  </w:rPr>
                </w:rPrChange>
              </w:rPr>
              <w:delText>Implementation</w:delText>
            </w:r>
            <w:r w:rsidDel="00624B58">
              <w:rPr>
                <w:noProof/>
                <w:webHidden/>
              </w:rPr>
              <w:tab/>
              <w:delText>80</w:delText>
            </w:r>
          </w:del>
        </w:p>
        <w:p w14:paraId="3EAE6A62" w14:textId="527A1AD2" w:rsidR="00FD4BD6" w:rsidDel="00624B58" w:rsidRDefault="00FD4BD6" w:rsidP="00FD4BD6">
          <w:pPr>
            <w:pStyle w:val="TOC2"/>
            <w:rPr>
              <w:del w:id="15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87" w:author="jonathan pritchard" w:date="2025-01-28T14:51:00Z" w16du:dateUtc="2025-01-28T14:51:00Z">
            <w:r w:rsidRPr="00624B58" w:rsidDel="00624B58">
              <w:rPr>
                <w:rPrChange w:id="1588" w:author="jonathan pritchard" w:date="2025-01-28T14:50:00Z" w16du:dateUtc="2025-01-28T14:50:00Z">
                  <w:rPr>
                    <w:rStyle w:val="Hyperlink"/>
                    <w:noProof/>
                  </w:rPr>
                </w:rPrChange>
              </w:rPr>
              <w:delText>D-1.2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9" w:author="jonathan pritchard" w:date="2025-01-28T14:50:00Z" w16du:dateUtc="2025-01-28T14:50:00Z">
                  <w:rPr>
                    <w:rStyle w:val="Hyperlink"/>
                    <w:noProof/>
                  </w:rPr>
                </w:rPrChange>
              </w:rPr>
              <w:delText>Calculation of depth values.</w:delText>
            </w:r>
            <w:r w:rsidDel="00624B58">
              <w:rPr>
                <w:noProof/>
                <w:webHidden/>
              </w:rPr>
              <w:tab/>
              <w:delText>81</w:delText>
            </w:r>
          </w:del>
        </w:p>
        <w:p w14:paraId="44340F43" w14:textId="5A0375EA" w:rsidR="00FD4BD6" w:rsidDel="00624B58" w:rsidRDefault="00FD4BD6" w:rsidP="00FD4BD6">
          <w:pPr>
            <w:pStyle w:val="TOC1"/>
            <w:rPr>
              <w:del w:id="15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1" w:author="jonathan pritchard" w:date="2025-01-28T14:51:00Z" w16du:dateUtc="2025-01-28T14:51:00Z">
            <w:r w:rsidRPr="00624B58" w:rsidDel="00624B58">
              <w:rPr>
                <w:rPrChange w:id="1592" w:author="jonathan pritchard" w:date="2025-01-28T14:50:00Z" w16du:dateUtc="2025-01-28T14:50:00Z">
                  <w:rPr>
                    <w:rStyle w:val="Hyperlink"/>
                    <w:bCs w:val="0"/>
                    <w:noProof/>
                  </w:rPr>
                </w:rPrChange>
              </w:rPr>
              <w:delText>D-2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93" w:author="jonathan pritchard" w:date="2025-01-28T14:50:00Z" w16du:dateUtc="2025-01-28T14:50:00Z">
                  <w:rPr>
                    <w:rStyle w:val="Hyperlink"/>
                    <w:bCs w:val="0"/>
                    <w:noProof/>
                  </w:rPr>
                </w:rPrChange>
              </w:rPr>
              <w:delText>Water Level Adjustment</w:delText>
            </w:r>
            <w:r w:rsidDel="00624B58">
              <w:rPr>
                <w:noProof/>
                <w:webHidden/>
              </w:rPr>
              <w:tab/>
              <w:delText>83</w:delText>
            </w:r>
          </w:del>
        </w:p>
        <w:p w14:paraId="1C3A5921" w14:textId="2FEA027C" w:rsidR="00FD4BD6" w:rsidDel="00624B58" w:rsidRDefault="00FD4BD6" w:rsidP="00FD4BD6">
          <w:pPr>
            <w:pStyle w:val="TOC1"/>
            <w:rPr>
              <w:del w:id="15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5" w:author="jonathan pritchard" w:date="2025-01-28T14:51:00Z" w16du:dateUtc="2025-01-28T14:51:00Z">
            <w:r w:rsidRPr="00624B58" w:rsidDel="00624B58">
              <w:rPr>
                <w:rPrChange w:id="1596" w:author="jonathan pritchard" w:date="2025-01-28T14:50:00Z" w16du:dateUtc="2025-01-28T14:50:00Z">
                  <w:rPr>
                    <w:rStyle w:val="Hyperlink"/>
                    <w:bCs w:val="0"/>
                    <w:noProof/>
                  </w:rPr>
                </w:rPrChange>
              </w:rPr>
              <w:delText>D-2.1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97" w:author="jonathan pritchard" w:date="2025-01-28T14:50:00Z" w16du:dateUtc="2025-01-28T14:50:00Z">
                  <w:rPr>
                    <w:rStyle w:val="Hyperlink"/>
                    <w:bCs w:val="0"/>
                    <w:noProof/>
                  </w:rPr>
                </w:rPrChange>
              </w:rPr>
              <w:delText>Water Level Adjustment</w:delText>
            </w:r>
            <w:r w:rsidDel="00624B58">
              <w:rPr>
                <w:noProof/>
                <w:webHidden/>
              </w:rPr>
              <w:tab/>
              <w:delText>83</w:delText>
            </w:r>
          </w:del>
        </w:p>
        <w:p w14:paraId="057A0E06" w14:textId="71516568" w:rsidR="00FD4BD6" w:rsidDel="00624B58" w:rsidRDefault="00FD4BD6" w:rsidP="00FD4BD6">
          <w:pPr>
            <w:pStyle w:val="TOC1"/>
            <w:rPr>
              <w:del w:id="15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9" w:author="jonathan pritchard" w:date="2025-01-28T14:51:00Z" w16du:dateUtc="2025-01-28T14:51:00Z">
            <w:r w:rsidRPr="00624B58" w:rsidDel="00624B58">
              <w:rPr>
                <w:rPrChange w:id="1600" w:author="jonathan pritchard" w:date="2025-01-28T14:50:00Z" w16du:dateUtc="2025-01-28T14:50:00Z">
                  <w:rPr>
                    <w:rStyle w:val="Hyperlink"/>
                    <w:bCs w:val="0"/>
                    <w:noProof/>
                  </w:rPr>
                </w:rPrChange>
              </w:rPr>
              <w:delText>D-2.2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1" w:author="jonathan pritchard" w:date="2025-01-28T14:50:00Z" w16du:dateUtc="2025-01-28T14:50:00Z">
                  <w:rPr>
                    <w:rStyle w:val="Hyperlink"/>
                    <w:bCs w:val="0"/>
                    <w:noProof/>
                  </w:rPr>
                </w:rPrChange>
              </w:rPr>
              <w:delText>Constraints on input data.</w:delText>
            </w:r>
            <w:r w:rsidDel="00624B58">
              <w:rPr>
                <w:noProof/>
                <w:webHidden/>
              </w:rPr>
              <w:tab/>
              <w:delText>83</w:delText>
            </w:r>
          </w:del>
        </w:p>
        <w:p w14:paraId="3678B726" w14:textId="097492D3" w:rsidR="00FD4BD6" w:rsidDel="00624B58" w:rsidRDefault="00FD4BD6" w:rsidP="00FD4BD6">
          <w:pPr>
            <w:pStyle w:val="TOC1"/>
            <w:rPr>
              <w:del w:id="16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03" w:author="jonathan pritchard" w:date="2025-01-28T14:51:00Z" w16du:dateUtc="2025-01-28T14:51:00Z">
            <w:r w:rsidRPr="00624B58" w:rsidDel="00624B58">
              <w:rPr>
                <w:rPrChange w:id="1604" w:author="jonathan pritchard" w:date="2025-01-28T14:50:00Z" w16du:dateUtc="2025-01-28T14:50:00Z">
                  <w:rPr>
                    <w:rStyle w:val="Hyperlink"/>
                    <w:bCs w:val="0"/>
                    <w:noProof/>
                  </w:rPr>
                </w:rPrChange>
              </w:rPr>
              <w:delText>D-2.3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5" w:author="jonathan pritchard" w:date="2025-01-28T14:50:00Z" w16du:dateUtc="2025-01-28T14:50:00Z">
                  <w:rPr>
                    <w:rStyle w:val="Hyperlink"/>
                    <w:bCs w:val="0"/>
                    <w:noProof/>
                  </w:rPr>
                </w:rPrChange>
              </w:rPr>
              <w:delText>User Inputs</w:delText>
            </w:r>
            <w:r w:rsidDel="00624B58">
              <w:rPr>
                <w:noProof/>
                <w:webHidden/>
              </w:rPr>
              <w:tab/>
              <w:delText>84</w:delText>
            </w:r>
          </w:del>
        </w:p>
        <w:p w14:paraId="501704C5" w14:textId="3D2A3843" w:rsidR="00FD4BD6" w:rsidDel="00624B58" w:rsidRDefault="00FD4BD6" w:rsidP="00FD4BD6">
          <w:pPr>
            <w:pStyle w:val="TOC1"/>
            <w:rPr>
              <w:del w:id="16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07" w:author="jonathan pritchard" w:date="2025-01-28T14:51:00Z" w16du:dateUtc="2025-01-28T14:51:00Z">
            <w:r w:rsidRPr="00624B58" w:rsidDel="00624B58">
              <w:rPr>
                <w:rPrChange w:id="1608" w:author="jonathan pritchard" w:date="2025-01-28T14:50:00Z" w16du:dateUtc="2025-01-28T14:50:00Z">
                  <w:rPr>
                    <w:rStyle w:val="Hyperlink"/>
                    <w:bCs w:val="0"/>
                    <w:noProof/>
                  </w:rPr>
                </w:rPrChange>
              </w:rPr>
              <w:delText>D-2.4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9" w:author="jonathan pritchard" w:date="2025-01-28T14:50:00Z" w16du:dateUtc="2025-01-28T14:50:00Z">
                  <w:rPr>
                    <w:rStyle w:val="Hyperlink"/>
                    <w:bCs w:val="0"/>
                    <w:noProof/>
                  </w:rPr>
                </w:rPrChange>
              </w:rPr>
              <w:delText>Implementation - general</w:delText>
            </w:r>
            <w:r w:rsidDel="00624B58">
              <w:rPr>
                <w:noProof/>
                <w:webHidden/>
              </w:rPr>
              <w:tab/>
              <w:delText>84</w:delText>
            </w:r>
          </w:del>
        </w:p>
        <w:p w14:paraId="1E1EDCD9" w14:textId="7BAD565D" w:rsidR="00FD4BD6" w:rsidDel="00624B58" w:rsidRDefault="00FD4BD6" w:rsidP="00FD4BD6">
          <w:pPr>
            <w:pStyle w:val="TOC1"/>
            <w:rPr>
              <w:del w:id="16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1" w:author="jonathan pritchard" w:date="2025-01-28T14:51:00Z" w16du:dateUtc="2025-01-28T14:51:00Z">
            <w:r w:rsidRPr="00624B58" w:rsidDel="00624B58">
              <w:rPr>
                <w:rPrChange w:id="1612" w:author="jonathan pritchard" w:date="2025-01-28T14:50:00Z" w16du:dateUtc="2025-01-28T14:50:00Z">
                  <w:rPr>
                    <w:rStyle w:val="Hyperlink"/>
                    <w:bCs w:val="0"/>
                    <w:noProof/>
                  </w:rPr>
                </w:rPrChange>
              </w:rPr>
              <w:delText>D-2.5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13" w:author="jonathan pritchard" w:date="2025-01-28T14:50:00Z" w16du:dateUtc="2025-01-28T14:50:00Z">
                  <w:rPr>
                    <w:rStyle w:val="Hyperlink"/>
                    <w:bCs w:val="0"/>
                    <w:noProof/>
                  </w:rPr>
                </w:rPrChange>
              </w:rPr>
              <w:delText>Implementation of WLA Option 1 – WLA for a single datetime instant</w:delText>
            </w:r>
            <w:r w:rsidDel="00624B58">
              <w:rPr>
                <w:noProof/>
                <w:webHidden/>
              </w:rPr>
              <w:tab/>
              <w:delText>85</w:delText>
            </w:r>
          </w:del>
        </w:p>
        <w:p w14:paraId="210B3E29" w14:textId="07126752" w:rsidR="00FD4BD6" w:rsidDel="00624B58" w:rsidRDefault="00FD4BD6" w:rsidP="00FD4BD6">
          <w:pPr>
            <w:pStyle w:val="TOC1"/>
            <w:rPr>
              <w:del w:id="16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5" w:author="jonathan pritchard" w:date="2025-01-28T14:51:00Z" w16du:dateUtc="2025-01-28T14:51:00Z">
            <w:r w:rsidRPr="00624B58" w:rsidDel="00624B58">
              <w:rPr>
                <w:rPrChange w:id="1616" w:author="jonathan pritchard" w:date="2025-01-28T14:50:00Z" w16du:dateUtc="2025-01-28T14:50:00Z">
                  <w:rPr>
                    <w:rStyle w:val="Hyperlink"/>
                    <w:bCs w:val="0"/>
                    <w:noProof/>
                  </w:rPr>
                </w:rPrChange>
              </w:rPr>
              <w:delText>D-2.6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17" w:author="jonathan pritchard" w:date="2025-01-28T14:50:00Z" w16du:dateUtc="2025-01-28T14:50:00Z">
                  <w:rPr>
                    <w:rStyle w:val="Hyperlink"/>
                    <w:bCs w:val="0"/>
                    <w:noProof/>
                  </w:rPr>
                </w:rPrChange>
              </w:rPr>
              <w:delText>Implementation of WLA Option 2 – WLA for a datetime range specified by the user as a time period</w:delText>
            </w:r>
            <w:r w:rsidDel="00624B58">
              <w:rPr>
                <w:noProof/>
                <w:webHidden/>
              </w:rPr>
              <w:tab/>
              <w:delText>86</w:delText>
            </w:r>
          </w:del>
        </w:p>
        <w:p w14:paraId="475C6FC1" w14:textId="6348DACA" w:rsidR="00FD4BD6" w:rsidDel="00624B58" w:rsidRDefault="00FD4BD6" w:rsidP="00FD4BD6">
          <w:pPr>
            <w:pStyle w:val="TOC1"/>
            <w:rPr>
              <w:del w:id="16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9" w:author="jonathan pritchard" w:date="2025-01-28T14:51:00Z" w16du:dateUtc="2025-01-28T14:51:00Z">
            <w:r w:rsidRPr="00624B58" w:rsidDel="00624B58">
              <w:rPr>
                <w:rPrChange w:id="1620" w:author="jonathan pritchard" w:date="2025-01-28T14:50:00Z" w16du:dateUtc="2025-01-28T14:50:00Z">
                  <w:rPr>
                    <w:rStyle w:val="Hyperlink"/>
                    <w:bCs w:val="0"/>
                    <w:noProof/>
                  </w:rPr>
                </w:rPrChange>
              </w:rPr>
              <w:delText>D-2.7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1" w:author="jonathan pritchard" w:date="2025-01-28T14:50:00Z" w16du:dateUtc="2025-01-28T14:50:00Z">
                  <w:rPr>
                    <w:rStyle w:val="Hyperlink"/>
                    <w:bCs w:val="0"/>
                    <w:noProof/>
                  </w:rPr>
                </w:rPrChange>
              </w:rPr>
              <w:delText>Implementation of WLA Option 2 – linking of WLA to a defined route with planned waypoints and times</w:delText>
            </w:r>
            <w:r w:rsidDel="00624B58">
              <w:rPr>
                <w:noProof/>
                <w:webHidden/>
              </w:rPr>
              <w:tab/>
              <w:delText>87</w:delText>
            </w:r>
          </w:del>
        </w:p>
        <w:p w14:paraId="4038162E" w14:textId="0C3F28E5" w:rsidR="00FD4BD6" w:rsidDel="00624B58" w:rsidRDefault="00FD4BD6" w:rsidP="00FD4BD6">
          <w:pPr>
            <w:pStyle w:val="TOC1"/>
            <w:rPr>
              <w:del w:id="16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23" w:author="jonathan pritchard" w:date="2025-01-28T14:51:00Z" w16du:dateUtc="2025-01-28T14:51:00Z">
            <w:r w:rsidRPr="00624B58" w:rsidDel="00624B58">
              <w:rPr>
                <w:rPrChange w:id="1624" w:author="jonathan pritchard" w:date="2025-01-28T14:50:00Z" w16du:dateUtc="2025-01-28T14:50:00Z">
                  <w:rPr>
                    <w:rStyle w:val="Hyperlink"/>
                    <w:bCs w:val="0"/>
                    <w:noProof/>
                  </w:rPr>
                </w:rPrChange>
              </w:rPr>
              <w:delText>D-3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5" w:author="jonathan pritchard" w:date="2025-01-28T14:50:00Z" w16du:dateUtc="2025-01-28T14:50:00Z">
                  <w:rPr>
                    <w:rStyle w:val="Hyperlink"/>
                    <w:bCs w:val="0"/>
                    <w:noProof/>
                  </w:rPr>
                </w:rPrChange>
              </w:rPr>
              <w:delText>Treatment of depth and water level related S-101 features</w:delText>
            </w:r>
            <w:r w:rsidDel="00624B58">
              <w:rPr>
                <w:noProof/>
                <w:webHidden/>
              </w:rPr>
              <w:tab/>
              <w:delText>92</w:delText>
            </w:r>
          </w:del>
        </w:p>
        <w:p w14:paraId="42B7BF19" w14:textId="13823990" w:rsidR="00FD4BD6" w:rsidDel="00624B58" w:rsidRDefault="00FD4BD6" w:rsidP="00FD4BD6">
          <w:pPr>
            <w:pStyle w:val="TOC2"/>
            <w:rPr>
              <w:del w:id="16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27" w:author="jonathan pritchard" w:date="2025-01-28T14:51:00Z" w16du:dateUtc="2025-01-28T14:51:00Z">
            <w:r w:rsidRPr="00624B58" w:rsidDel="00624B58">
              <w:rPr>
                <w:rPrChange w:id="1628" w:author="jonathan pritchard" w:date="2025-01-28T14:50:00Z" w16du:dateUtc="2025-01-28T14:50:00Z">
                  <w:rPr>
                    <w:rStyle w:val="Hyperlink"/>
                    <w:noProof/>
                  </w:rPr>
                </w:rPrChange>
              </w:rPr>
              <w:delText>D-3.1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9" w:author="jonathan pritchard" w:date="2025-01-28T14:50:00Z" w16du:dateUtc="2025-01-28T14:50:00Z">
                  <w:rPr>
                    <w:rStyle w:val="Hyperlink"/>
                    <w:noProof/>
                  </w:rPr>
                </w:rPrChange>
              </w:rPr>
              <w:delText>Substitution and adjustment of depth values</w:delText>
            </w:r>
            <w:r w:rsidDel="00624B58">
              <w:rPr>
                <w:noProof/>
                <w:webHidden/>
              </w:rPr>
              <w:tab/>
              <w:delText>92</w:delText>
            </w:r>
          </w:del>
        </w:p>
        <w:p w14:paraId="1E2AFA80" w14:textId="415BA70A" w:rsidR="00FD4BD6" w:rsidDel="00624B58" w:rsidRDefault="00FD4BD6" w:rsidP="00FD4BD6">
          <w:pPr>
            <w:pStyle w:val="TOC2"/>
            <w:rPr>
              <w:del w:id="16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1" w:author="jonathan pritchard" w:date="2025-01-28T14:51:00Z" w16du:dateUtc="2025-01-28T14:51:00Z">
            <w:r w:rsidRPr="00624B58" w:rsidDel="00624B58">
              <w:rPr>
                <w:rPrChange w:id="1632" w:author="jonathan pritchard" w:date="2025-01-28T14:50:00Z" w16du:dateUtc="2025-01-28T14:50:00Z">
                  <w:rPr>
                    <w:rStyle w:val="Hyperlink"/>
                    <w:noProof/>
                  </w:rPr>
                </w:rPrChange>
              </w:rPr>
              <w:delText>D-3.2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33" w:author="jonathan pritchard" w:date="2025-01-28T14:50:00Z" w16du:dateUtc="2025-01-28T14:50:00Z">
                  <w:rPr>
                    <w:rStyle w:val="Hyperlink"/>
                    <w:noProof/>
                  </w:rPr>
                </w:rPrChange>
              </w:rPr>
              <w:delText>Areas covered by S-102 only or by both S-102 and S-104</w:delText>
            </w:r>
            <w:r w:rsidDel="00624B58">
              <w:rPr>
                <w:noProof/>
                <w:webHidden/>
              </w:rPr>
              <w:tab/>
              <w:delText>92</w:delText>
            </w:r>
          </w:del>
        </w:p>
        <w:p w14:paraId="71D8C0DC" w14:textId="153D1F2D" w:rsidR="00FD4BD6" w:rsidDel="00624B58" w:rsidRDefault="00FD4BD6" w:rsidP="00FD4BD6">
          <w:pPr>
            <w:pStyle w:val="TOC2"/>
            <w:rPr>
              <w:del w:id="16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5" w:author="jonathan pritchard" w:date="2025-01-28T14:51:00Z" w16du:dateUtc="2025-01-28T14:51:00Z">
            <w:r w:rsidRPr="00624B58" w:rsidDel="00624B58">
              <w:rPr>
                <w:rPrChange w:id="1636" w:author="jonathan pritchard" w:date="2025-01-28T14:50:00Z" w16du:dateUtc="2025-01-28T14:50:00Z">
                  <w:rPr>
                    <w:rStyle w:val="Hyperlink"/>
                    <w:noProof/>
                  </w:rPr>
                </w:rPrChange>
              </w:rPr>
              <w:delText>D-3.3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37" w:author="jonathan pritchard" w:date="2025-01-28T14:50:00Z" w16du:dateUtc="2025-01-28T14:50:00Z">
                  <w:rPr>
                    <w:rStyle w:val="Hyperlink"/>
                    <w:noProof/>
                  </w:rPr>
                </w:rPrChange>
              </w:rPr>
              <w:delText>Adjustment of heights and vertical clearance values</w:delText>
            </w:r>
            <w:r w:rsidDel="00624B58">
              <w:rPr>
                <w:noProof/>
                <w:webHidden/>
              </w:rPr>
              <w:tab/>
              <w:delText>94</w:delText>
            </w:r>
          </w:del>
        </w:p>
        <w:p w14:paraId="236BB940" w14:textId="229B39D3" w:rsidR="00FD4BD6" w:rsidDel="00624B58" w:rsidRDefault="00FD4BD6" w:rsidP="00FD4BD6">
          <w:pPr>
            <w:pStyle w:val="TOC2"/>
            <w:rPr>
              <w:del w:id="16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9" w:author="jonathan pritchard" w:date="2025-01-28T14:51:00Z" w16du:dateUtc="2025-01-28T14:51:00Z">
            <w:r w:rsidRPr="00624B58" w:rsidDel="00624B58">
              <w:rPr>
                <w:rPrChange w:id="1640" w:author="jonathan pritchard" w:date="2025-01-28T14:50:00Z" w16du:dateUtc="2025-01-28T14:50:00Z">
                  <w:rPr>
                    <w:rStyle w:val="Hyperlink"/>
                    <w:noProof/>
                  </w:rPr>
                </w:rPrChange>
              </w:rPr>
              <w:delText>D-3.4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41" w:author="jonathan pritchard" w:date="2025-01-28T14:50:00Z" w16du:dateUtc="2025-01-28T14:50:00Z">
                  <w:rPr>
                    <w:rStyle w:val="Hyperlink"/>
                    <w:noProof/>
                  </w:rPr>
                </w:rPrChange>
              </w:rPr>
              <w:delText>Alerts and indication details</w:delText>
            </w:r>
            <w:r w:rsidDel="00624B58">
              <w:rPr>
                <w:noProof/>
                <w:webHidden/>
              </w:rPr>
              <w:tab/>
              <w:delText>95</w:delText>
            </w:r>
          </w:del>
        </w:p>
        <w:p w14:paraId="76AE9381" w14:textId="70E0C815" w:rsidR="00FD4BD6" w:rsidDel="00624B58" w:rsidRDefault="00FD4BD6" w:rsidP="00FD4BD6">
          <w:pPr>
            <w:pStyle w:val="TOC2"/>
            <w:rPr>
              <w:del w:id="16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3" w:author="jonathan pritchard" w:date="2025-01-28T14:51:00Z" w16du:dateUtc="2025-01-28T14:51:00Z">
            <w:r w:rsidRPr="00624B58" w:rsidDel="00624B58">
              <w:rPr>
                <w:rPrChange w:id="1644" w:author="jonathan pritchard" w:date="2025-01-28T14:50:00Z" w16du:dateUtc="2025-01-28T14:50:00Z">
                  <w:rPr>
                    <w:rStyle w:val="Hyperlink"/>
                    <w:noProof/>
                  </w:rPr>
                </w:rPrChange>
              </w:rPr>
              <w:delText>D-3.5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45" w:author="jonathan pritchard" w:date="2025-01-28T14:50:00Z" w16du:dateUtc="2025-01-28T14:50:00Z">
                  <w:rPr>
                    <w:rStyle w:val="Hyperlink"/>
                    <w:noProof/>
                  </w:rPr>
                </w:rPrChange>
              </w:rPr>
              <w:delText>Legend details</w:delText>
            </w:r>
            <w:r w:rsidDel="00624B58">
              <w:rPr>
                <w:noProof/>
                <w:webHidden/>
              </w:rPr>
              <w:tab/>
              <w:delText>95</w:delText>
            </w:r>
          </w:del>
        </w:p>
        <w:p w14:paraId="225DB21A" w14:textId="57647D7E" w:rsidR="00FD4BD6" w:rsidDel="00624B58" w:rsidRDefault="00FD4BD6" w:rsidP="00FD4BD6">
          <w:pPr>
            <w:pStyle w:val="TOC1"/>
            <w:rPr>
              <w:del w:id="16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7" w:author="jonathan pritchard" w:date="2025-01-28T14:51:00Z" w16du:dateUtc="2025-01-28T14:51:00Z">
            <w:r w:rsidRPr="00624B58" w:rsidDel="00624B58">
              <w:rPr>
                <w:rPrChange w:id="1648" w:author="jonathan pritchard" w:date="2025-01-28T14:50:00Z" w16du:dateUtc="2025-01-28T14:50:00Z">
                  <w:rPr>
                    <w:rStyle w:val="Hyperlink"/>
                    <w:bCs w:val="0"/>
                    <w:noProof/>
                  </w:rPr>
                </w:rPrChange>
              </w:rPr>
              <w:delText>Appendix R – Dataset Loading and Display (Rendering) Algorithms</w:delText>
            </w:r>
            <w:r w:rsidDel="00624B58">
              <w:rPr>
                <w:noProof/>
                <w:webHidden/>
              </w:rPr>
              <w:tab/>
              <w:delText>97</w:delText>
            </w:r>
          </w:del>
        </w:p>
        <w:p w14:paraId="7F865B32" w14:textId="4133C8C0" w:rsidR="00FD4BD6" w:rsidDel="00624B58" w:rsidRDefault="00FD4BD6" w:rsidP="00FD4BD6">
          <w:pPr>
            <w:pStyle w:val="TOC1"/>
            <w:rPr>
              <w:del w:id="16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0" w:author="jonathan pritchard" w:date="2025-01-28T14:51:00Z" w16du:dateUtc="2025-01-28T14:51:00Z">
            <w:r w:rsidRPr="00624B58" w:rsidDel="00624B58">
              <w:rPr>
                <w:rPrChange w:id="1651" w:author="jonathan pritchard" w:date="2025-01-28T14:50:00Z" w16du:dateUtc="2025-01-28T14:50:00Z">
                  <w:rPr>
                    <w:rStyle w:val="Hyperlink"/>
                    <w:bCs w:val="0"/>
                    <w:noProof/>
                  </w:rPr>
                </w:rPrChange>
              </w:rPr>
              <w:delText>E-1.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52" w:author="jonathan pritchard" w:date="2025-01-28T14:50:00Z" w16du:dateUtc="2025-01-28T14:50:00Z">
                  <w:rPr>
                    <w:rStyle w:val="Hyperlink"/>
                    <w:bCs w:val="0"/>
                    <w:noProof/>
                  </w:rPr>
                </w:rPrChange>
              </w:rPr>
              <w:delText>Introduction</w:delText>
            </w:r>
            <w:r w:rsidDel="00624B58">
              <w:rPr>
                <w:noProof/>
                <w:webHidden/>
              </w:rPr>
              <w:tab/>
              <w:delText>97</w:delText>
            </w:r>
          </w:del>
        </w:p>
        <w:p w14:paraId="60657F81" w14:textId="5A1B5086" w:rsidR="00FD4BD6" w:rsidDel="00624B58" w:rsidRDefault="00FD4BD6" w:rsidP="00FD4BD6">
          <w:pPr>
            <w:pStyle w:val="TOC3"/>
            <w:rPr>
              <w:del w:id="16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4" w:author="jonathan pritchard" w:date="2025-01-28T14:51:00Z" w16du:dateUtc="2025-01-28T14:51:00Z">
            <w:r w:rsidRPr="00624B58" w:rsidDel="00624B58">
              <w:rPr>
                <w:rPrChange w:id="1655" w:author="jonathan pritchard" w:date="2025-01-28T14:50:00Z" w16du:dateUtc="2025-01-28T14:50:00Z">
                  <w:rPr>
                    <w:rStyle w:val="Hyperlink"/>
                    <w:iCs w:val="0"/>
                    <w:noProof/>
                    <w:lang w:eastAsia="en-US"/>
                  </w:rPr>
                </w:rPrChange>
              </w:rPr>
              <w:delText>E-1.1.1.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56" w:author="jonathan pritchard" w:date="2025-01-28T14:50:00Z" w16du:dateUtc="2025-01-28T14:50:00Z">
                  <w:rPr>
                    <w:rStyle w:val="Hyperlink"/>
                    <w:iCs w:val="0"/>
                    <w:noProof/>
                    <w:lang w:eastAsia="en-US"/>
                  </w:rPr>
                </w:rPrChange>
              </w:rPr>
              <w:delText>Prerequisites</w:delText>
            </w:r>
            <w:r w:rsidDel="00624B58">
              <w:rPr>
                <w:noProof/>
                <w:webHidden/>
              </w:rPr>
              <w:tab/>
              <w:delText>97</w:delText>
            </w:r>
          </w:del>
        </w:p>
        <w:p w14:paraId="30D958E6" w14:textId="13793308" w:rsidR="00FD4BD6" w:rsidDel="00624B58" w:rsidRDefault="00FD4BD6" w:rsidP="00FD4BD6">
          <w:pPr>
            <w:pStyle w:val="TOC1"/>
            <w:rPr>
              <w:del w:id="16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8" w:author="jonathan pritchard" w:date="2025-01-28T14:51:00Z" w16du:dateUtc="2025-01-28T14:51:00Z">
            <w:r w:rsidRPr="00624B58" w:rsidDel="00624B58">
              <w:rPr>
                <w:rPrChange w:id="1659" w:author="jonathan pritchard" w:date="2025-01-28T14:50:00Z" w16du:dateUtc="2025-01-28T14:50:00Z">
                  <w:rPr>
                    <w:rStyle w:val="Hyperlink"/>
                    <w:bCs w:val="0"/>
                    <w:noProof/>
                  </w:rPr>
                </w:rPrChange>
              </w:rPr>
              <w:delText>Appendix F – GML Coverage Polygons</w:delText>
            </w:r>
            <w:r w:rsidDel="00624B58">
              <w:rPr>
                <w:noProof/>
                <w:webHidden/>
              </w:rPr>
              <w:tab/>
              <w:delText>103</w:delText>
            </w:r>
          </w:del>
        </w:p>
        <w:p w14:paraId="1D342BA6" w14:textId="61850878" w:rsidR="00FD4BD6" w:rsidDel="00624B58" w:rsidRDefault="00FD4BD6" w:rsidP="00FD4BD6">
          <w:pPr>
            <w:pStyle w:val="TOC1"/>
            <w:rPr>
              <w:del w:id="166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1" w:author="jonathan pritchard" w:date="2025-01-28T14:51:00Z" w16du:dateUtc="2025-01-28T14:51:00Z">
            <w:r w:rsidRPr="00624B58" w:rsidDel="00624B58">
              <w:rPr>
                <w:rPrChange w:id="1662" w:author="jonathan pritchard" w:date="2025-01-28T14:50:00Z" w16du:dateUtc="2025-01-28T14:50:00Z">
                  <w:rPr>
                    <w:rStyle w:val="Hyperlink"/>
                    <w:bCs w:val="0"/>
                    <w:noProof/>
                  </w:rPr>
                </w:rPrChange>
              </w:rPr>
              <w:delText>F-1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63" w:author="jonathan pritchard" w:date="2025-01-28T14:50:00Z" w16du:dateUtc="2025-01-28T14:50:00Z">
                  <w:rPr>
                    <w:rStyle w:val="Hyperlink"/>
                    <w:bCs w:val="0"/>
                    <w:noProof/>
                  </w:rPr>
                </w:rPrChange>
              </w:rPr>
              <w:delText>GML Coverage Polygons</w:delText>
            </w:r>
            <w:r w:rsidDel="00624B58">
              <w:rPr>
                <w:noProof/>
                <w:webHidden/>
              </w:rPr>
              <w:tab/>
              <w:delText>103</w:delText>
            </w:r>
          </w:del>
        </w:p>
        <w:p w14:paraId="757B4CB4" w14:textId="18AE0933" w:rsidR="00FD4BD6" w:rsidDel="00624B58" w:rsidRDefault="00FD4BD6" w:rsidP="00FD4BD6">
          <w:pPr>
            <w:pStyle w:val="TOC2"/>
            <w:rPr>
              <w:del w:id="166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5" w:author="jonathan pritchard" w:date="2025-01-28T14:51:00Z" w16du:dateUtc="2025-01-28T14:51:00Z">
            <w:r w:rsidRPr="00624B58" w:rsidDel="00624B58">
              <w:rPr>
                <w:rPrChange w:id="1666" w:author="jonathan pritchard" w:date="2025-01-28T14:50:00Z" w16du:dateUtc="2025-01-28T14:50:00Z">
                  <w:rPr>
                    <w:rStyle w:val="Hyperlink"/>
                    <w:noProof/>
                  </w:rPr>
                </w:rPrChange>
              </w:rPr>
              <w:delText>F-1.1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67" w:author="jonathan pritchard" w:date="2025-01-28T14:50:00Z" w16du:dateUtc="2025-01-28T14:50:00Z">
                  <w:rPr>
                    <w:rStyle w:val="Hyperlink"/>
                    <w:noProof/>
                  </w:rPr>
                </w:rPrChange>
              </w:rPr>
              <w:delText>Introduction</w:delText>
            </w:r>
            <w:r w:rsidDel="00624B58">
              <w:rPr>
                <w:noProof/>
                <w:webHidden/>
              </w:rPr>
              <w:tab/>
              <w:delText>103</w:delText>
            </w:r>
          </w:del>
        </w:p>
        <w:p w14:paraId="163A8796" w14:textId="6EE942B9" w:rsidR="00FD4BD6" w:rsidDel="00624B58" w:rsidRDefault="00FD4BD6" w:rsidP="00FD4BD6">
          <w:pPr>
            <w:pStyle w:val="TOC2"/>
            <w:rPr>
              <w:del w:id="166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9" w:author="jonathan pritchard" w:date="2025-01-28T14:51:00Z" w16du:dateUtc="2025-01-28T14:51:00Z">
            <w:r w:rsidRPr="00624B58" w:rsidDel="00624B58">
              <w:rPr>
                <w:rPrChange w:id="1670" w:author="jonathan pritchard" w:date="2025-01-28T14:50:00Z" w16du:dateUtc="2025-01-28T14:50:00Z">
                  <w:rPr>
                    <w:rStyle w:val="Hyperlink"/>
                    <w:noProof/>
                  </w:rPr>
                </w:rPrChange>
              </w:rPr>
              <w:delText>F-1.2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71" w:author="jonathan pritchard" w:date="2025-01-28T14:50:00Z" w16du:dateUtc="2025-01-28T14:50:00Z">
                  <w:rPr>
                    <w:rStyle w:val="Hyperlink"/>
                    <w:noProof/>
                  </w:rPr>
                </w:rPrChange>
              </w:rPr>
              <w:delText>Specification</w:delText>
            </w:r>
            <w:r w:rsidDel="00624B58">
              <w:rPr>
                <w:noProof/>
                <w:webHidden/>
              </w:rPr>
              <w:tab/>
              <w:delText>103</w:delText>
            </w:r>
          </w:del>
        </w:p>
        <w:p w14:paraId="5E703213" w14:textId="03FE67F2" w:rsidR="00FD4BD6" w:rsidDel="00624B58" w:rsidRDefault="00FD4BD6" w:rsidP="00FD4BD6">
          <w:pPr>
            <w:pStyle w:val="TOC1"/>
            <w:rPr>
              <w:del w:id="167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3" w:author="jonathan pritchard" w:date="2025-01-28T14:51:00Z" w16du:dateUtc="2025-01-28T14:51:00Z">
            <w:r w:rsidRPr="00624B58" w:rsidDel="00624B58">
              <w:rPr>
                <w:rPrChange w:id="1674" w:author="jonathan pritchard" w:date="2025-01-28T14:50:00Z" w16du:dateUtc="2025-01-28T14:50:00Z">
                  <w:rPr>
                    <w:rStyle w:val="Hyperlink"/>
                    <w:bCs w:val="0"/>
                    <w:noProof/>
                  </w:rPr>
                </w:rPrChange>
              </w:rPr>
              <w:delText>Appendix G - Thinning Algorithms</w:delText>
            </w:r>
            <w:r w:rsidDel="00624B58">
              <w:rPr>
                <w:noProof/>
                <w:webHidden/>
              </w:rPr>
              <w:tab/>
              <w:delText>104</w:delText>
            </w:r>
          </w:del>
        </w:p>
        <w:p w14:paraId="113DDFAB" w14:textId="1ED59474" w:rsidR="00FD4BD6" w:rsidDel="00624B58" w:rsidRDefault="00FD4BD6" w:rsidP="00FD4BD6">
          <w:pPr>
            <w:pStyle w:val="TOC1"/>
            <w:rPr>
              <w:del w:id="167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6" w:author="jonathan pritchard" w:date="2025-01-28T14:51:00Z" w16du:dateUtc="2025-01-28T14:51:00Z">
            <w:r w:rsidRPr="00624B58" w:rsidDel="00624B58">
              <w:rPr>
                <w:rPrChange w:id="1677" w:author="jonathan pritchard" w:date="2025-01-28T14:50:00Z" w16du:dateUtc="2025-01-28T14:50:00Z">
                  <w:rPr>
                    <w:rStyle w:val="Hyperlink"/>
                    <w:bCs w:val="0"/>
                    <w:noProof/>
                  </w:rPr>
                </w:rPrChange>
              </w:rPr>
              <w:delText>G-1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78" w:author="jonathan pritchard" w:date="2025-01-28T14:50:00Z" w16du:dateUtc="2025-01-28T14:50:00Z">
                  <w:rPr>
                    <w:rStyle w:val="Hyperlink"/>
                    <w:bCs w:val="0"/>
                    <w:noProof/>
                  </w:rPr>
                </w:rPrChange>
              </w:rPr>
              <w:delText>Introduction</w:delText>
            </w:r>
            <w:r w:rsidDel="00624B58">
              <w:rPr>
                <w:noProof/>
                <w:webHidden/>
              </w:rPr>
              <w:tab/>
              <w:delText>104</w:delText>
            </w:r>
          </w:del>
        </w:p>
        <w:p w14:paraId="0DBA51A8" w14:textId="7E2903BF" w:rsidR="00FD4BD6" w:rsidDel="00624B58" w:rsidRDefault="00FD4BD6" w:rsidP="00FD4BD6">
          <w:pPr>
            <w:pStyle w:val="TOC2"/>
            <w:rPr>
              <w:del w:id="167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0" w:author="jonathan pritchard" w:date="2025-01-28T14:51:00Z" w16du:dateUtc="2025-01-28T14:51:00Z">
            <w:r w:rsidRPr="00624B58" w:rsidDel="00624B58">
              <w:rPr>
                <w:rPrChange w:id="1681" w:author="jonathan pritchard" w:date="2025-01-28T14:50:00Z" w16du:dateUtc="2025-01-28T14:50:00Z">
                  <w:rPr>
                    <w:rStyle w:val="Hyperlink"/>
                    <w:noProof/>
                  </w:rPr>
                </w:rPrChange>
              </w:rPr>
              <w:delText>G-1.1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82" w:author="jonathan pritchard" w:date="2025-01-28T14:50:00Z" w16du:dateUtc="2025-01-28T14:50:00Z">
                  <w:rPr>
                    <w:rStyle w:val="Hyperlink"/>
                    <w:noProof/>
                  </w:rPr>
                </w:rPrChange>
              </w:rPr>
              <w:delText>Regularly gridded data</w:delText>
            </w:r>
            <w:r w:rsidDel="00624B58">
              <w:rPr>
                <w:noProof/>
                <w:webHidden/>
              </w:rPr>
              <w:tab/>
              <w:delText>104</w:delText>
            </w:r>
          </w:del>
        </w:p>
        <w:p w14:paraId="3FDB45CA" w14:textId="20739CF9" w:rsidR="00FD4BD6" w:rsidDel="00624B58" w:rsidRDefault="00FD4BD6" w:rsidP="00FD4BD6">
          <w:pPr>
            <w:pStyle w:val="TOC1"/>
            <w:rPr>
              <w:del w:id="168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4" w:author="jonathan pritchard" w:date="2025-01-28T14:51:00Z" w16du:dateUtc="2025-01-28T14:51:00Z">
            <w:r w:rsidRPr="00624B58" w:rsidDel="00624B58">
              <w:rPr>
                <w:rPrChange w:id="1685" w:author="jonathan pritchard" w:date="2025-01-28T14:50:00Z" w16du:dateUtc="2025-01-28T14:50:00Z">
                  <w:rPr>
                    <w:rStyle w:val="Hyperlink"/>
                    <w:bCs w:val="0"/>
                    <w:noProof/>
                  </w:rPr>
                </w:rPrChange>
              </w:rPr>
              <w:delText>Appendix H-  Import and Use of projected data on S-100 ECDIS</w:delText>
            </w:r>
            <w:r w:rsidDel="00624B58">
              <w:rPr>
                <w:noProof/>
                <w:webHidden/>
              </w:rPr>
              <w:tab/>
              <w:delText>108</w:delText>
            </w:r>
          </w:del>
        </w:p>
        <w:p w14:paraId="5A113338" w14:textId="4E0F9278" w:rsidR="00FD4BD6" w:rsidDel="00624B58" w:rsidRDefault="00FD4BD6" w:rsidP="00FD4BD6">
          <w:pPr>
            <w:pStyle w:val="TOC1"/>
            <w:rPr>
              <w:del w:id="16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7" w:author="jonathan pritchard" w:date="2025-01-28T14:51:00Z" w16du:dateUtc="2025-01-28T14:51:00Z">
            <w:r w:rsidRPr="00624B58" w:rsidDel="00624B58">
              <w:rPr>
                <w:rPrChange w:id="1688" w:author="jonathan pritchard" w:date="2025-01-28T14:50:00Z" w16du:dateUtc="2025-01-28T14:50:00Z">
                  <w:rPr>
                    <w:rStyle w:val="Hyperlink"/>
                    <w:bCs w:val="0"/>
                    <w:noProof/>
                  </w:rPr>
                </w:rPrChange>
              </w:rPr>
              <w:delText>H-1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89" w:author="jonathan pritchard" w:date="2025-01-28T14:50:00Z" w16du:dateUtc="2025-01-28T14:50:00Z">
                  <w:rPr>
                    <w:rStyle w:val="Hyperlink"/>
                    <w:bCs w:val="0"/>
                    <w:noProof/>
                  </w:rPr>
                </w:rPrChange>
              </w:rPr>
              <w:delText>Introduction</w:delText>
            </w:r>
            <w:r w:rsidDel="00624B58">
              <w:rPr>
                <w:noProof/>
                <w:webHidden/>
              </w:rPr>
              <w:tab/>
              <w:delText>108</w:delText>
            </w:r>
          </w:del>
        </w:p>
        <w:p w14:paraId="60E6C734" w14:textId="7363E874" w:rsidR="00FD4BD6" w:rsidDel="00624B58" w:rsidRDefault="00FD4BD6" w:rsidP="00FD4BD6">
          <w:pPr>
            <w:pStyle w:val="TOC2"/>
            <w:rPr>
              <w:del w:id="16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1" w:author="jonathan pritchard" w:date="2025-01-28T14:51:00Z" w16du:dateUtc="2025-01-28T14:51:00Z">
            <w:r w:rsidRPr="00624B58" w:rsidDel="00624B58">
              <w:rPr>
                <w:rPrChange w:id="1692" w:author="jonathan pritchard" w:date="2025-01-28T14:50:00Z" w16du:dateUtc="2025-01-28T14:50:00Z">
                  <w:rPr>
                    <w:rStyle w:val="Hyperlink"/>
                    <w:noProof/>
                  </w:rPr>
                </w:rPrChange>
              </w:rPr>
              <w:delText>H-1.1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93" w:author="jonathan pritchard" w:date="2025-01-28T14:50:00Z" w16du:dateUtc="2025-01-28T14:50:00Z">
                  <w:rPr>
                    <w:rStyle w:val="Hyperlink"/>
                    <w:noProof/>
                  </w:rPr>
                </w:rPrChange>
              </w:rPr>
              <w:delText>Conversion from UTM to WGS 84</w:delText>
            </w:r>
            <w:r w:rsidDel="00624B58">
              <w:rPr>
                <w:noProof/>
                <w:webHidden/>
              </w:rPr>
              <w:tab/>
              <w:delText>108</w:delText>
            </w:r>
          </w:del>
        </w:p>
        <w:p w14:paraId="10750A42" w14:textId="2B868E5F" w:rsidR="00FD4BD6" w:rsidDel="00624B58" w:rsidRDefault="00FD4BD6" w:rsidP="00FD4BD6">
          <w:pPr>
            <w:pStyle w:val="TOC2"/>
            <w:rPr>
              <w:del w:id="16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5" w:author="jonathan pritchard" w:date="2025-01-28T14:51:00Z" w16du:dateUtc="2025-01-28T14:51:00Z">
            <w:r w:rsidRPr="00624B58" w:rsidDel="00624B58">
              <w:rPr>
                <w:rPrChange w:id="1696" w:author="jonathan pritchard" w:date="2025-01-28T14:50:00Z" w16du:dateUtc="2025-01-28T14:50:00Z">
                  <w:rPr>
                    <w:rStyle w:val="Hyperlink"/>
                    <w:noProof/>
                  </w:rPr>
                </w:rPrChange>
              </w:rPr>
              <w:delText>H-1.2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97" w:author="jonathan pritchard" w:date="2025-01-28T14:50:00Z" w16du:dateUtc="2025-01-28T14:50:00Z">
                  <w:rPr>
                    <w:rStyle w:val="Hyperlink"/>
                    <w:noProof/>
                  </w:rPr>
                </w:rPrChange>
              </w:rPr>
              <w:delText>Conversion from UPS North to WGS 84</w:delText>
            </w:r>
            <w:r w:rsidDel="00624B58">
              <w:rPr>
                <w:noProof/>
                <w:webHidden/>
              </w:rPr>
              <w:tab/>
              <w:delText>109</w:delText>
            </w:r>
          </w:del>
        </w:p>
        <w:p w14:paraId="75173CD2" w14:textId="02F89433" w:rsidR="00FD4BD6" w:rsidDel="00624B58" w:rsidRDefault="00FD4BD6" w:rsidP="00FD4BD6">
          <w:pPr>
            <w:pStyle w:val="TOC2"/>
            <w:rPr>
              <w:del w:id="16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9" w:author="jonathan pritchard" w:date="2025-01-28T14:51:00Z" w16du:dateUtc="2025-01-28T14:51:00Z">
            <w:r w:rsidRPr="00624B58" w:rsidDel="00624B58">
              <w:rPr>
                <w:rPrChange w:id="1700" w:author="jonathan pritchard" w:date="2025-01-28T14:50:00Z" w16du:dateUtc="2025-01-28T14:50:00Z">
                  <w:rPr>
                    <w:rStyle w:val="Hyperlink"/>
                    <w:noProof/>
                  </w:rPr>
                </w:rPrChange>
              </w:rPr>
              <w:delText>H-1.3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701" w:author="jonathan pritchard" w:date="2025-01-28T14:50:00Z" w16du:dateUtc="2025-01-28T14:50:00Z">
                  <w:rPr>
                    <w:rStyle w:val="Hyperlink"/>
                    <w:noProof/>
                  </w:rPr>
                </w:rPrChange>
              </w:rPr>
              <w:delText>Conversion from UPS South to WGS 84</w:delText>
            </w:r>
            <w:r w:rsidDel="00624B58">
              <w:rPr>
                <w:noProof/>
                <w:webHidden/>
              </w:rPr>
              <w:tab/>
              <w:delText>110</w:delText>
            </w:r>
          </w:del>
        </w:p>
        <w:p w14:paraId="178542FF" w14:textId="33E561BC" w:rsidR="00FD4BD6" w:rsidDel="00624B58" w:rsidRDefault="00FD4BD6" w:rsidP="00FD4BD6">
          <w:pPr>
            <w:pStyle w:val="TOC2"/>
            <w:rPr>
              <w:del w:id="17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703" w:author="jonathan pritchard" w:date="2025-01-28T14:51:00Z" w16du:dateUtc="2025-01-28T14:51:00Z">
            <w:r w:rsidRPr="00624B58" w:rsidDel="00624B58">
              <w:rPr>
                <w:rPrChange w:id="1704" w:author="jonathan pritchard" w:date="2025-01-28T14:50:00Z" w16du:dateUtc="2025-01-28T14:50:00Z">
                  <w:rPr>
                    <w:rStyle w:val="Hyperlink"/>
                    <w:noProof/>
                  </w:rPr>
                </w:rPrChange>
              </w:rPr>
              <w:delText>H-1.4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705" w:author="jonathan pritchard" w:date="2025-01-28T14:50:00Z" w16du:dateUtc="2025-01-28T14:50:00Z">
                  <w:rPr>
                    <w:rStyle w:val="Hyperlink"/>
                    <w:noProof/>
                  </w:rPr>
                </w:rPrChange>
              </w:rPr>
              <w:delText>References</w:delText>
            </w:r>
            <w:r w:rsidDel="00624B58">
              <w:rPr>
                <w:noProof/>
                <w:webHidden/>
              </w:rPr>
              <w:tab/>
              <w:delText>111</w:delText>
            </w:r>
          </w:del>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1706" w:name="_Hlk178940581"/>
            <w:r w:rsidRPr="00B77A92">
              <w:rPr>
                <w:rFonts w:cs="Arial"/>
              </w:rPr>
              <w:t>MSC.530(106</w:t>
            </w:r>
            <w:bookmarkEnd w:id="170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rPr>
          <w:ins w:id="1707" w:author="jonathan pritchard" w:date="2025-01-14T13:38:00Z"/>
        </w:trPr>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ins w:id="1708" w:author="jonathan pritchard" w:date="2025-01-14T13:38:00Z" w16du:dateUtc="2025-01-14T13:38:00Z"/>
                <w:rFonts w:cs="Arial"/>
              </w:rPr>
            </w:pPr>
            <w:ins w:id="1709" w:author="jonathan pritchard" w:date="2025-01-14T13:38:00Z" w16du:dateUtc="2025-01-14T13:38:00Z">
              <w:r>
                <w:rPr>
                  <w:rFonts w:cs="Arial"/>
                </w:rPr>
                <w:t>1.8.0 [2.0.0]</w:t>
              </w:r>
            </w:ins>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ins w:id="1710" w:author="jonathan pritchard" w:date="2025-01-14T13:38:00Z" w16du:dateUtc="2025-01-14T13:38:00Z"/>
                <w:rFonts w:cs="Arial"/>
              </w:rPr>
            </w:pPr>
            <w:ins w:id="1711" w:author="jonathan pritchard" w:date="2025-01-14T13:38:00Z" w16du:dateUtc="2025-01-14T13:38:00Z">
              <w:r>
                <w:rPr>
                  <w:rFonts w:cs="Arial"/>
                </w:rPr>
                <w:t>January 2025</w:t>
              </w:r>
            </w:ins>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ins w:id="1712" w:author="jonathan pritchard" w:date="2025-01-14T13:38:00Z" w16du:dateUtc="2025-01-14T13:38:00Z"/>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ins w:id="1713" w:author="jonathan pritchard" w:date="2025-01-14T13:38:00Z" w16du:dateUtc="2025-01-14T13:38:00Z"/>
                <w:rFonts w:cs="Arial"/>
              </w:rPr>
            </w:pPr>
            <w:ins w:id="1714" w:author="jonathan pritchard" w:date="2025-01-14T13:38:00Z" w16du:dateUtc="2025-01-14T13:38:00Z">
              <w:r>
                <w:rPr>
                  <w:rFonts w:cs="Arial"/>
                </w:rPr>
                <w:t>Draft for 2.0.0</w:t>
              </w:r>
            </w:ins>
            <w:ins w:id="1715" w:author="jonathan pritchard" w:date="2025-01-24T16:44:00Z" w16du:dateUtc="2025-01-24T16:44:00Z">
              <w:r w:rsidR="00B94DFF">
                <w:rPr>
                  <w:rFonts w:cs="Arial"/>
                </w:rPr>
                <w:t>, HSSC 2025 following VTC reviews and resolutions of comments from F2F meeting.</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9"/>
          <w:headerReference w:type="default" r:id="rId20"/>
          <w:footerReference w:type="even" r:id="rId21"/>
          <w:footerReference w:type="default" r:id="rId22"/>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717" w:name="_Toc188968497"/>
      <w:bookmarkEnd w:id="2"/>
      <w:bookmarkEnd w:id="3"/>
      <w:bookmarkEnd w:id="4"/>
      <w:r w:rsidRPr="00237F07">
        <w:rPr>
          <w:rFonts w:eastAsia="MS Mincho"/>
        </w:rPr>
        <w:lastRenderedPageBreak/>
        <w:t>Introduction</w:t>
      </w:r>
      <w:bookmarkEnd w:id="1717"/>
    </w:p>
    <w:p w14:paraId="0BEA3CBA" w14:textId="725C9EBB" w:rsidR="00C951BB" w:rsidRPr="00237F07" w:rsidRDefault="0096094A" w:rsidP="004E61EE">
      <w:pPr>
        <w:spacing w:after="120" w:line="240" w:lineRule="auto"/>
        <w:jc w:val="both"/>
      </w:pPr>
      <w:r w:rsidRPr="00237F07">
        <w:t xml:space="preserve">This </w:t>
      </w:r>
      <w:del w:id="1718" w:author="jonathan pritchard" w:date="2025-01-13T14:48:00Z" w16du:dateUtc="2025-01-13T14:48:00Z">
        <w:r w:rsidR="007F33C3" w:rsidRPr="00237F07" w:rsidDel="008B07B0">
          <w:delText>Annex</w:delText>
        </w:r>
        <w:r w:rsidRPr="00237F07" w:rsidDel="008B07B0">
          <w:delText xml:space="preserve"> </w:delText>
        </w:r>
      </w:del>
      <w:ins w:id="1719" w:author="jonathan pritchard" w:date="2025-01-13T14:48:00Z" w16du:dateUtc="2025-01-13T14:48:00Z">
        <w:r w:rsidR="008B07B0">
          <w:t>document</w:t>
        </w:r>
        <w:r w:rsidR="008B07B0" w:rsidRPr="00237F07">
          <w:t xml:space="preserve"> </w:t>
        </w:r>
      </w:ins>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w:t>
      </w:r>
      <w:del w:id="1720" w:author="jonathan pritchard" w:date="2025-01-13T14:48:00Z" w16du:dateUtc="2025-01-13T14:48:00Z">
        <w:r w:rsidRPr="00237F07" w:rsidDel="008B07B0">
          <w:delText>alitie</w:delText>
        </w:r>
      </w:del>
      <w:r w:rsidRPr="00237F07">
        <w:t xml:space="preserv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6EC19CE" w:rsidR="0096094A" w:rsidRPr="00237F07" w:rsidRDefault="00C951BB" w:rsidP="004E61EE">
      <w:pPr>
        <w:spacing w:after="120" w:line="240" w:lineRule="auto"/>
        <w:jc w:val="both"/>
      </w:pPr>
      <w:r w:rsidRPr="00237F07">
        <w:t xml:space="preserve">This </w:t>
      </w:r>
      <w:del w:id="1721" w:author="jonathan pritchard" w:date="2025-01-13T14:57:00Z" w16du:dateUtc="2025-01-13T14:57:00Z">
        <w:r w:rsidRPr="00237F07" w:rsidDel="004554DE">
          <w:delText>Annex</w:delText>
        </w:r>
        <w:r w:rsidR="007F33C3" w:rsidRPr="00237F07" w:rsidDel="004554DE">
          <w:delText xml:space="preserve"> </w:delText>
        </w:r>
      </w:del>
      <w:ins w:id="1722" w:author="jonathan pritchard" w:date="2025-01-13T14:57:00Z" w16du:dateUtc="2025-01-13T14:57:00Z">
        <w:r w:rsidR="004554DE">
          <w:t>specification</w:t>
        </w:r>
        <w:r w:rsidR="004554DE" w:rsidRPr="00237F07">
          <w:t xml:space="preserve"> </w:t>
        </w:r>
      </w:ins>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854025F" w:rsidR="00413E27" w:rsidRPr="00237F07" w:rsidRDefault="00E60658" w:rsidP="004E61EE">
      <w:pPr>
        <w:spacing w:after="120" w:line="240" w:lineRule="auto"/>
        <w:jc w:val="both"/>
      </w:pPr>
      <w:r w:rsidRPr="00237F07">
        <w:t xml:space="preserve">This </w:t>
      </w:r>
      <w:del w:id="1723" w:author="jonathan pritchard" w:date="2025-01-13T14:57:00Z" w16du:dateUtc="2025-01-13T14:57:00Z">
        <w:r w:rsidRPr="00237F07" w:rsidDel="004554DE">
          <w:delText xml:space="preserve">Annex </w:delText>
        </w:r>
      </w:del>
      <w:ins w:id="1724" w:author="jonathan pritchard" w:date="2025-01-13T14:57:00Z" w16du:dateUtc="2025-01-13T14:57:00Z">
        <w:r w:rsidR="004554DE">
          <w:t>specification</w:t>
        </w:r>
        <w:r w:rsidR="004554DE" w:rsidRPr="00237F07">
          <w:t xml:space="preserve"> </w:t>
        </w:r>
      </w:ins>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615AA11C"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del w:id="1725" w:author="jonathan pritchard" w:date="2025-01-13T14:57:00Z" w16du:dateUtc="2025-01-13T14:57:00Z">
        <w:r w:rsidRPr="00237F07" w:rsidDel="004554DE">
          <w:delText xml:space="preserve">Annex </w:delText>
        </w:r>
      </w:del>
      <w:ins w:id="1726" w:author="jonathan pritchard" w:date="2025-01-13T14:57:00Z" w16du:dateUtc="2025-01-13T14:57:00Z">
        <w:r w:rsidR="004554DE">
          <w:t>specification</w:t>
        </w:r>
        <w:r w:rsidR="004554DE" w:rsidRPr="00237F07">
          <w:t xml:space="preserve"> </w:t>
        </w:r>
      </w:ins>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ins w:id="1727" w:author="jonathan pritchard" w:date="2025-01-14T13:40:00Z" w16du:dateUtc="2025-01-14T13:40:00Z">
        <w:r w:rsidR="001D420D">
          <w:t>a</w:t>
        </w:r>
      </w:ins>
      <w:del w:id="1728" w:author="jonathan pritchard" w:date="2025-01-14T13:40:00Z" w16du:dateUtc="2025-01-14T13:40:00Z">
        <w:r w:rsidR="00451A0E" w:rsidRPr="00237F07" w:rsidDel="001D420D">
          <w:delText>A</w:delText>
        </w:r>
      </w:del>
      <w:r w:rsidR="00451A0E" w:rsidRPr="00237F07">
        <w:t>.</w:t>
      </w:r>
    </w:p>
    <w:p w14:paraId="3AEB7C84" w14:textId="38C4133F"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del w:id="1729" w:author="jonathan pritchard" w:date="2025-01-13T14:57:00Z" w16du:dateUtc="2025-01-13T14:57:00Z">
        <w:r w:rsidRPr="00237F07" w:rsidDel="004554DE">
          <w:delText>Annex</w:delText>
        </w:r>
        <w:r w:rsidR="008748FB" w:rsidRPr="00237F07" w:rsidDel="004554DE">
          <w:delText xml:space="preserve"> </w:delText>
        </w:r>
      </w:del>
      <w:ins w:id="1730" w:author="jonathan pritchard" w:date="2025-01-13T14:57:00Z" w16du:dateUtc="2025-01-13T14:57:00Z">
        <w:r w:rsidR="004554DE">
          <w:t>specification</w:t>
        </w:r>
        <w:r w:rsidR="004554DE" w:rsidRPr="00237F07">
          <w:t xml:space="preserve"> </w:t>
        </w:r>
      </w:ins>
      <w:r w:rsidR="008748FB" w:rsidRPr="00237F07">
        <w:t xml:space="preserve">and a mandatory requirement in an applicable standard, the requirement in the standard supersedes the guidance in this </w:t>
      </w:r>
      <w:ins w:id="1731" w:author="jonathan pritchard" w:date="2025-01-13T14:58:00Z" w16du:dateUtc="2025-01-13T14:58:00Z">
        <w:r w:rsidR="004554DE">
          <w:t>specification</w:t>
        </w:r>
      </w:ins>
      <w:del w:id="1732" w:author="jonathan pritchard" w:date="2025-01-13T14:58:00Z" w16du:dateUtc="2025-01-13T14:58:00Z">
        <w:r w:rsidRPr="00237F07" w:rsidDel="004554DE">
          <w:delText>Annex</w:delText>
        </w:r>
      </w:del>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ins w:id="1733" w:author="jonathan pritchard" w:date="2025-01-13T14:58:00Z" w16du:dateUtc="2025-01-13T14:58:00Z">
        <w:r w:rsidR="004554DE">
          <w:rPr>
            <w:lang w:eastAsia="en-US"/>
          </w:rPr>
          <w:t>is</w:t>
        </w:r>
      </w:ins>
      <w:del w:id="1734" w:author="jonathan pritchard" w:date="2025-01-13T14:58:00Z" w16du:dateUtc="2025-01-13T14:58:00Z">
        <w:r w:rsidR="00D748F6" w:rsidRPr="00B812CA" w:rsidDel="004554DE">
          <w:rPr>
            <w:lang w:eastAsia="en-US"/>
          </w:rPr>
          <w:delText>e</w:delText>
        </w:r>
      </w:del>
      <w:r w:rsidR="00D748F6" w:rsidRPr="00B812CA">
        <w:rPr>
          <w:lang w:eastAsia="en-US"/>
        </w:rPr>
        <w:t xml:space="preserve"> </w:t>
      </w:r>
      <w:del w:id="1735" w:author="jonathan pritchard" w:date="2025-01-13T14:58:00Z" w16du:dateUtc="2025-01-13T14:58:00Z">
        <w:r w:rsidR="00D748F6" w:rsidRPr="00B812CA" w:rsidDel="004554DE">
          <w:rPr>
            <w:lang w:eastAsia="en-US"/>
          </w:rPr>
          <w:delText>S</w:delText>
        </w:r>
      </w:del>
      <w:ins w:id="1736" w:author="jonathan pritchard" w:date="2025-01-13T14:58:00Z" w16du:dateUtc="2025-01-13T14:58:00Z">
        <w:r w:rsidR="004554DE">
          <w:rPr>
            <w:lang w:eastAsia="en-US"/>
          </w:rPr>
          <w:t>s</w:t>
        </w:r>
      </w:ins>
      <w:r w:rsidR="00D748F6" w:rsidRPr="00B812CA">
        <w:rPr>
          <w:lang w:eastAsia="en-US"/>
        </w:rPr>
        <w:t>pecifications can be kept effective and up to date.</w:t>
      </w:r>
    </w:p>
    <w:p w14:paraId="74DA086D" w14:textId="180B9CA8" w:rsidR="008172D8" w:rsidRPr="00237F07" w:rsidRDefault="00C23C23" w:rsidP="004E61EE">
      <w:pPr>
        <w:spacing w:after="120" w:line="240" w:lineRule="auto"/>
        <w:jc w:val="both"/>
      </w:pPr>
      <w:r w:rsidRPr="00237F07">
        <w:t>Th</w:t>
      </w:r>
      <w:ins w:id="1737" w:author="jonathan pritchard" w:date="2025-01-14T13:40:00Z" w16du:dateUtc="2025-01-14T13:40:00Z">
        <w:r w:rsidR="001D420D">
          <w:t>is</w:t>
        </w:r>
      </w:ins>
      <w:del w:id="1738" w:author="jonathan pritchard" w:date="2025-01-14T13:40:00Z" w16du:dateUtc="2025-01-14T13:40:00Z">
        <w:r w:rsidRPr="00237F07" w:rsidDel="001D420D">
          <w:delText>e</w:delText>
        </w:r>
      </w:del>
      <w:r w:rsidRPr="00237F07">
        <w:t xml:space="preserve"> specification</w:t>
      </w:r>
      <w:del w:id="1739" w:author="jonathan pritchard" w:date="2025-01-14T13:40:00Z" w16du:dateUtc="2025-01-14T13:40:00Z">
        <w:r w:rsidRPr="00237F07" w:rsidDel="001D420D">
          <w:delText>s</w:delText>
        </w:r>
      </w:del>
      <w:r w:rsidRPr="00237F07">
        <w:t xml:space="preserve"> </w:t>
      </w:r>
      <w:del w:id="1740" w:author="jonathan pritchard" w:date="2025-01-14T13:40:00Z" w16du:dateUtc="2025-01-14T13:40:00Z">
        <w:r w:rsidRPr="00237F07" w:rsidDel="001D420D">
          <w:delText>in this Annex al</w:delText>
        </w:r>
      </w:del>
      <w:ins w:id="1741" w:author="jonathan pritchard" w:date="2025-01-14T13:40:00Z" w16du:dateUtc="2025-01-14T13:40:00Z">
        <w:r w:rsidR="001D420D">
          <w:t>al</w:t>
        </w:r>
      </w:ins>
      <w:r w:rsidRPr="00237F07">
        <w:t>so app</w:t>
      </w:r>
      <w:ins w:id="1742" w:author="jonathan pritchard" w:date="2025-01-14T13:40:00Z" w16du:dateUtc="2025-01-14T13:40:00Z">
        <w:r w:rsidR="001D420D">
          <w:t>lies</w:t>
        </w:r>
      </w:ins>
      <w:del w:id="1743" w:author="jonathan pritchard" w:date="2025-01-14T13:40:00Z" w16du:dateUtc="2025-01-14T13:40:00Z">
        <w:r w:rsidRPr="00237F07" w:rsidDel="001D420D">
          <w:delText>ly</w:delText>
        </w:r>
      </w:del>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rPr>
          <w:ins w:id="1744" w:author="jonathan pritchard" w:date="2025-01-13T14:54:00Z" w16du:dateUtc="2025-01-13T14:54:00Z"/>
        </w:rPr>
      </w:pPr>
      <w:bookmarkStart w:id="1745" w:name="_Toc38829536"/>
      <w:bookmarkStart w:id="1746" w:name="_Toc38830039"/>
      <w:bookmarkStart w:id="1747" w:name="_Toc38936204"/>
      <w:bookmarkStart w:id="1748" w:name="_Toc40990380"/>
      <w:bookmarkStart w:id="1749" w:name="_Toc484523815"/>
      <w:bookmarkEnd w:id="1745"/>
      <w:bookmarkEnd w:id="1746"/>
      <w:bookmarkEnd w:id="1747"/>
      <w:bookmarkEnd w:id="1748"/>
      <w:ins w:id="1750" w:author="jonathan pritchard" w:date="2025-01-13T14:52:00Z" w16du:dateUtc="2025-01-13T14:52:00Z">
        <w:r>
          <w:t xml:space="preserve">This </w:t>
        </w:r>
      </w:ins>
      <w:ins w:id="1751" w:author="jonathan pritchard" w:date="2025-01-13T14:53:00Z" w16du:dateUtc="2025-01-13T14:53:00Z">
        <w:r>
          <w:t>document</w:t>
        </w:r>
      </w:ins>
      <w:ins w:id="1752" w:author="jonathan pritchard" w:date="2025-01-13T14:52:00Z" w16du:dateUtc="2025-01-13T14:52:00Z">
        <w:r>
          <w:t xml:space="preserve"> contains </w:t>
        </w:r>
      </w:ins>
      <w:ins w:id="1753" w:author="jonathan pritchard" w:date="2025-01-13T14:53:00Z" w16du:dateUtc="2025-01-13T14:53:00Z">
        <w:r>
          <w:t xml:space="preserve">the main requirements and guidance for development of S-100 ECDIS. </w:t>
        </w:r>
      </w:ins>
      <w:ins w:id="1754" w:author="jonathan pritchard" w:date="2025-01-13T14:52:00Z" w16du:dateUtc="2025-01-13T14:52:00Z">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ins>
      <w:ins w:id="1755" w:author="jonathan pritchard" w:date="2025-01-13T14:54:00Z" w16du:dateUtc="2025-01-13T14:54:00Z">
        <w:r>
          <w:t xml:space="preserve"> </w:t>
        </w:r>
      </w:ins>
    </w:p>
    <w:p w14:paraId="4876EE24" w14:textId="77777777" w:rsidR="001D420D" w:rsidRDefault="004554DE">
      <w:pPr>
        <w:spacing w:after="120"/>
        <w:jc w:val="both"/>
        <w:rPr>
          <w:ins w:id="1756" w:author="jonathan pritchard" w:date="2025-01-14T13:41:00Z" w16du:dateUtc="2025-01-14T13:41:00Z"/>
        </w:rPr>
      </w:pPr>
      <w:ins w:id="1757" w:author="jonathan pritchard" w:date="2025-01-13T14:52:00Z" w16du:dateUtc="2025-01-13T14:52:00Z">
        <w:r w:rsidRPr="00773509">
          <w:t>The smooth interoper</w:t>
        </w:r>
      </w:ins>
      <w:ins w:id="1758" w:author="jonathan pritchard" w:date="2025-01-13T14:54:00Z" w16du:dateUtc="2025-01-13T14:54:00Z">
        <w:r>
          <w:t>ability</w:t>
        </w:r>
      </w:ins>
      <w:ins w:id="1759" w:author="jonathan pritchard" w:date="2025-01-13T14:52:00Z" w16du:dateUtc="2025-01-13T14:52:00Z">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ins>
      <w:ins w:id="1760" w:author="jonathan pritchard" w:date="2025-01-13T14:54:00Z" w16du:dateUtc="2025-01-13T14:54:00Z">
        <w:r>
          <w:t>which</w:t>
        </w:r>
      </w:ins>
      <w:ins w:id="1761" w:author="jonathan pritchard" w:date="2025-01-13T14:52:00Z" w16du:dateUtc="2025-01-13T14:52:00Z">
        <w:r w:rsidRPr="00773509">
          <w:t xml:space="preserve"> describes how </w:t>
        </w:r>
      </w:ins>
      <w:ins w:id="1762" w:author="jonathan pritchard" w:date="2025-01-13T14:54:00Z" w16du:dateUtc="2025-01-13T14:54:00Z">
        <w:r>
          <w:t xml:space="preserve">groups of </w:t>
        </w:r>
      </w:ins>
      <w:ins w:id="1763" w:author="jonathan pritchard" w:date="2025-01-13T14:52:00Z" w16du:dateUtc="2025-01-13T14:52:00Z">
        <w:r w:rsidRPr="00773509">
          <w:t>products are to be used and displayed simultaneously.</w:t>
        </w:r>
      </w:ins>
      <w:bookmarkEnd w:id="1749"/>
      <w:ins w:id="1764" w:author="jonathan pritchard" w:date="2025-01-13T14:54:00Z" w16du:dateUtc="2025-01-13T14:54:00Z">
        <w:r>
          <w:t xml:space="preserve"> </w:t>
        </w:r>
      </w:ins>
      <w:bookmarkStart w:id="1765" w:name="_Toc484523816"/>
    </w:p>
    <w:p w14:paraId="0545F5CA" w14:textId="1C03E2FA" w:rsidR="004554DE" w:rsidRDefault="004554DE">
      <w:pPr>
        <w:spacing w:after="120"/>
        <w:jc w:val="both"/>
        <w:rPr>
          <w:ins w:id="1766" w:author="jonathan pritchard" w:date="2025-01-14T13:41:00Z" w16du:dateUtc="2025-01-14T13:41:00Z"/>
        </w:rPr>
      </w:pPr>
      <w:ins w:id="1767" w:author="jonathan pritchard" w:date="2025-01-13T14:55:00Z" w16du:dateUtc="2025-01-13T14:55:00Z">
        <w:r>
          <w:t>Annex A to t</w:t>
        </w:r>
      </w:ins>
      <w:ins w:id="1768" w:author="jonathan pritchard" w:date="2025-01-13T14:52:00Z" w16du:dateUtc="2025-01-13T14:52:00Z">
        <w:r w:rsidRPr="00773509">
          <w:t xml:space="preserve">his Specification describes the structure, usage and rules for development of Interoperability Catalogues that can be used by systems to </w:t>
        </w:r>
      </w:ins>
      <w:ins w:id="1769" w:author="jonathan pritchard" w:date="2025-01-13T14:55:00Z" w16du:dateUtc="2025-01-13T14:55:00Z">
        <w:r>
          <w:t>control</w:t>
        </w:r>
      </w:ins>
      <w:ins w:id="1770" w:author="jonathan pritchard" w:date="2025-01-13T14:52:00Z" w16du:dateUtc="2025-01-13T14:52:00Z">
        <w:r w:rsidRPr="00773509">
          <w:t xml:space="preserve"> the simultaneous use and display of two or more S-100 based data products.</w:t>
        </w:r>
        <w:bookmarkEnd w:id="1765"/>
        <w:r w:rsidRPr="00773509">
          <w:t xml:space="preserve"> It is an implementation of the abstract interoperability concepts described in S-100 Part 16.</w:t>
        </w:r>
      </w:ins>
      <w:ins w:id="1771" w:author="jonathan pritchard" w:date="2025-01-14T13:40:00Z" w16du:dateUtc="2025-01-14T13:40:00Z">
        <w:r w:rsidR="001D420D">
          <w:t xml:space="preserve"> </w:t>
        </w:r>
      </w:ins>
      <w:ins w:id="1772" w:author="jonathan pritchard" w:date="2025-01-14T13:41:00Z" w16du:dateUtc="2025-01-14T13:41:00Z">
        <w:r w:rsidR="001D420D">
          <w:t xml:space="preserve">Part A and B of this specification describe two interoperability levels. </w:t>
        </w:r>
      </w:ins>
    </w:p>
    <w:p w14:paraId="418C945C" w14:textId="79805395" w:rsidR="001D420D" w:rsidRPr="001D420D" w:rsidRDefault="001D420D">
      <w:pPr>
        <w:spacing w:after="120"/>
        <w:jc w:val="both"/>
        <w:rPr>
          <w:ins w:id="1773" w:author="jonathan pritchard" w:date="2025-01-13T14:52:00Z" w16du:dateUtc="2025-01-13T14:52:00Z"/>
        </w:rPr>
        <w:pPrChange w:id="1774" w:author="jonathan pritchard" w:date="2025-01-13T14:55:00Z" w16du:dateUtc="2025-01-13T14:55:00Z">
          <w:pPr>
            <w:pStyle w:val="Heading1"/>
          </w:pPr>
        </w:pPrChange>
      </w:pPr>
      <w:ins w:id="1775" w:author="jonathan pritchard" w:date="2025-01-14T13:41:00Z" w16du:dateUtc="2025-01-14T13:41:00Z">
        <w:r>
          <w:rPr>
            <w:b/>
            <w:bCs/>
          </w:rPr>
          <w:t xml:space="preserve">Note: </w:t>
        </w:r>
        <w:r>
          <w:t>the current edition of S-98 does not use the full interoperability specificati</w:t>
        </w:r>
      </w:ins>
      <w:ins w:id="1776" w:author="jonathan pritchard" w:date="2025-01-14T13:42:00Z" w16du:dateUtc="2025-01-14T13:42:00Z">
        <w:r>
          <w:t>on, it is included on the basis that it is highly likely to be brought in in a future edition.</w:t>
        </w:r>
      </w:ins>
    </w:p>
    <w:p w14:paraId="697FD68D" w14:textId="15B01C10" w:rsidR="0064639B" w:rsidRPr="00237F07" w:rsidRDefault="0064639B" w:rsidP="00AE3E22">
      <w:pPr>
        <w:pStyle w:val="Heading1"/>
      </w:pPr>
      <w:bookmarkStart w:id="1777" w:name="_Toc188968498"/>
      <w:r w:rsidRPr="00237F07">
        <w:t>References</w:t>
      </w:r>
      <w:bookmarkEnd w:id="1777"/>
    </w:p>
    <w:p w14:paraId="263D91F4" w14:textId="7B06BD9B" w:rsidR="0096295A" w:rsidRDefault="0096295A" w:rsidP="00DB7CFE">
      <w:pPr>
        <w:pStyle w:val="Heading2"/>
      </w:pPr>
      <w:bookmarkStart w:id="1778" w:name="_Toc188968499"/>
      <w:r w:rsidRPr="00237F07">
        <w:t>Normative references</w:t>
      </w:r>
      <w:bookmarkEnd w:id="1778"/>
    </w:p>
    <w:p w14:paraId="6BD7343C" w14:textId="3530E47E" w:rsidR="00B727EB" w:rsidRPr="00237F07" w:rsidRDefault="00B727EB" w:rsidP="004E61EE">
      <w:pPr>
        <w:spacing w:after="120" w:line="240" w:lineRule="auto"/>
        <w:ind w:left="1418" w:hanging="1418"/>
        <w:jc w:val="both"/>
        <w:rPr>
          <w:lang w:eastAsia="en-GB"/>
        </w:rPr>
      </w:pPr>
      <w:bookmarkStart w:id="1779"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779"/>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ins w:id="1780" w:author="jonathan pritchard" w:date="2025-01-14T15:33:00Z" w16du:dateUtc="2025-01-14T15:33: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ins w:id="1781" w:author="jonathan pritchard" w:date="2025-01-14T15:33:00Z">
        <w:r w:rsidRPr="00425B5E">
          <w:rPr>
            <w:lang w:eastAsia="en-GB"/>
          </w:rPr>
          <w:t>IEC 63173-2</w:t>
        </w:r>
      </w:ins>
      <w:ins w:id="1782" w:author="jonathan pritchard" w:date="2025-01-14T15:33:00Z" w16du:dateUtc="2025-01-14T15:33:00Z">
        <w:r>
          <w:rPr>
            <w:lang w:eastAsia="en-GB"/>
          </w:rPr>
          <w:tab/>
        </w:r>
      </w:ins>
      <w:ins w:id="1783" w:author="jonathan pritchard" w:date="2025-01-14T15:33:00Z">
        <w:r w:rsidRPr="00425B5E">
          <w:rPr>
            <w:lang w:eastAsia="en-GB"/>
          </w:rPr>
          <w:t>Maritime navigation and radiocommunication equipment and systems - Data interfaces - Part 2: Secure communication between ship and shore (SECOM)</w:t>
        </w:r>
      </w:ins>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84"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785" w:name="_Toc188968500"/>
      <w:bookmarkEnd w:id="1784"/>
      <w:r w:rsidRPr="00237F07">
        <w:rPr>
          <w:lang w:eastAsia="en-GB"/>
        </w:rPr>
        <w:lastRenderedPageBreak/>
        <w:t>Informative references</w:t>
      </w:r>
      <w:bookmarkEnd w:id="1785"/>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786" w:name="_Toc188968501"/>
      <w:r w:rsidRPr="00237F07">
        <w:rPr>
          <w:lang w:eastAsia="en-GB"/>
        </w:rPr>
        <w:t>Abbreviations and Notation</w:t>
      </w:r>
      <w:bookmarkEnd w:id="1786"/>
    </w:p>
    <w:p w14:paraId="672C963E" w14:textId="6BCD1D62" w:rsidR="003E7D16" w:rsidRPr="00237F07" w:rsidRDefault="003E7D16" w:rsidP="00DB7CFE">
      <w:pPr>
        <w:pStyle w:val="Heading2"/>
        <w:rPr>
          <w:lang w:eastAsia="en-GB"/>
        </w:rPr>
      </w:pPr>
      <w:bookmarkStart w:id="1787" w:name="_Toc99104495"/>
      <w:bookmarkStart w:id="1788" w:name="_Toc99104948"/>
      <w:bookmarkStart w:id="1789" w:name="_Toc188968502"/>
      <w:bookmarkEnd w:id="1787"/>
      <w:bookmarkEnd w:id="1788"/>
      <w:r w:rsidRPr="00237F07">
        <w:rPr>
          <w:lang w:eastAsia="en-GB"/>
        </w:rPr>
        <w:t>Abbreviations</w:t>
      </w:r>
      <w:bookmarkEnd w:id="1789"/>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ins w:id="1790" w:author="jonathan pritchard" w:date="2025-01-14T15:33:00Z" w16du:dateUtc="2025-01-14T15:33:00Z"/>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ins w:id="1791" w:author="jonathan pritchard" w:date="2025-01-14T15:33:00Z">
        <w:r w:rsidRPr="00425B5E">
          <w:rPr>
            <w:lang w:eastAsia="en-GB"/>
          </w:rPr>
          <w:t>SECOM: Secure communication between ship and shore</w:t>
        </w:r>
      </w:ins>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9CE7488"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ins w:id="1792" w:author="jonathan pritchard" w:date="2025-01-14T13:46:00Z" w16du:dateUtc="2025-01-14T13:46:00Z">
        <w:r w:rsidR="004C74B2">
          <w:rPr>
            <w:lang w:eastAsia="en-GB"/>
          </w:rPr>
          <w:t>e</w:t>
        </w:r>
      </w:ins>
      <w:del w:id="1793" w:author="jonathan pritchard" w:date="2025-01-14T13:46:00Z" w16du:dateUtc="2025-01-14T13:46:00Z">
        <w:r w:rsidR="00815769" w:rsidRPr="00237F07" w:rsidDel="004C74B2">
          <w:rPr>
            <w:lang w:eastAsia="en-GB"/>
          </w:rPr>
          <w:delText>E</w:delText>
        </w:r>
      </w:del>
      <w:r w:rsidR="00815769" w:rsidRPr="00237F07">
        <w:rPr>
          <w:lang w:eastAsia="en-GB"/>
        </w:rPr>
        <w:t>Xtensible</w:t>
      </w:r>
      <w:proofErr w:type="spellEnd"/>
      <w:r w:rsidR="00815769" w:rsidRPr="00237F07">
        <w:rPr>
          <w:lang w:eastAsia="en-GB"/>
        </w:rPr>
        <w:t xml:space="preserve"> Markup Language</w:t>
      </w:r>
    </w:p>
    <w:p w14:paraId="39D7BC53" w14:textId="38047468"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ins w:id="1794" w:author="jonathan pritchard" w:date="2025-01-14T13:46:00Z" w16du:dateUtc="2025-01-14T13:46:00Z">
        <w:r w:rsidR="004C74B2">
          <w:rPr>
            <w:lang w:eastAsia="en-GB"/>
          </w:rPr>
          <w:t>e</w:t>
        </w:r>
      </w:ins>
      <w:del w:id="1795" w:author="jonathan pritchard" w:date="2025-01-14T13:46:00Z" w16du:dateUtc="2025-01-14T13:46:00Z">
        <w:r w:rsidRPr="00237F07" w:rsidDel="004C74B2">
          <w:rPr>
            <w:lang w:eastAsia="en-GB"/>
          </w:rPr>
          <w:delText>E</w:delText>
        </w:r>
      </w:del>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1796" w:name="_Toc188968503"/>
      <w:r w:rsidRPr="00237F07">
        <w:rPr>
          <w:lang w:eastAsia="en-GB"/>
        </w:rPr>
        <w:t>Notation</w:t>
      </w:r>
      <w:bookmarkEnd w:id="1796"/>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797"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1797"/>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1798"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1798"/>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799" w:name="_Toc40990386"/>
      <w:bookmarkStart w:id="1800" w:name="_Toc40990387"/>
      <w:bookmarkStart w:id="1801" w:name="_Toc40990388"/>
      <w:bookmarkStart w:id="1802" w:name="_Toc40990389"/>
      <w:bookmarkStart w:id="1803" w:name="_Toc40990390"/>
      <w:bookmarkStart w:id="1804" w:name="_Toc40990391"/>
      <w:bookmarkStart w:id="1805" w:name="_Toc40990392"/>
      <w:bookmarkStart w:id="1806" w:name="_Toc40990393"/>
      <w:bookmarkStart w:id="1807" w:name="_Toc40990394"/>
      <w:bookmarkStart w:id="1808" w:name="_Toc40990395"/>
      <w:bookmarkStart w:id="1809" w:name="_Toc40990396"/>
      <w:bookmarkStart w:id="1810" w:name="_Toc40990397"/>
      <w:bookmarkStart w:id="1811" w:name="_Toc40990398"/>
      <w:bookmarkStart w:id="1812" w:name="_Toc40990399"/>
      <w:bookmarkStart w:id="1813" w:name="_Toc40990400"/>
      <w:bookmarkStart w:id="1814" w:name="_Toc40990401"/>
      <w:bookmarkStart w:id="1815" w:name="_Toc38829544"/>
      <w:bookmarkStart w:id="1816" w:name="_Toc38830047"/>
      <w:bookmarkStart w:id="1817" w:name="_Toc188968505"/>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817"/>
      <w:r w:rsidR="00411D24" w:rsidRPr="00B812CA">
        <w:t xml:space="preserve"> </w:t>
      </w:r>
    </w:p>
    <w:p w14:paraId="72A69B43" w14:textId="29666087" w:rsidR="00826285" w:rsidRPr="00237F07" w:rsidRDefault="00826285" w:rsidP="00DB7CFE">
      <w:pPr>
        <w:pStyle w:val="Heading2"/>
      </w:pPr>
      <w:bookmarkStart w:id="1818" w:name="_Toc188968506"/>
      <w:r w:rsidRPr="00237F07">
        <w:t>The concepts of ENC</w:t>
      </w:r>
      <w:r w:rsidR="00C64C79" w:rsidRPr="00237F07">
        <w:t>, ENDS and System Database</w:t>
      </w:r>
      <w:bookmarkEnd w:id="181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819"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819"/>
      <w:r w:rsidR="0007117E" w:rsidRPr="00237F07">
        <w:rPr>
          <w:i w:val="0"/>
          <w:iCs w:val="0"/>
        </w:rPr>
        <w:t>.</w:t>
      </w:r>
    </w:p>
    <w:p w14:paraId="11B34173" w14:textId="77777777" w:rsidR="00826285" w:rsidRPr="00237F07" w:rsidRDefault="00826285" w:rsidP="00DB7CFE">
      <w:pPr>
        <w:pStyle w:val="Heading2"/>
      </w:pPr>
      <w:bookmarkStart w:id="1820" w:name="_Ref98329076"/>
      <w:bookmarkStart w:id="1821" w:name="_Ref98339151"/>
      <w:bookmarkStart w:id="1822" w:name="_Ref98339270"/>
      <w:bookmarkStart w:id="1823" w:name="_Toc188968507"/>
      <w:r w:rsidRPr="00237F07">
        <w:t>ECDIS concept, limitations, and challenges</w:t>
      </w:r>
      <w:bookmarkEnd w:id="1820"/>
      <w:bookmarkEnd w:id="1821"/>
      <w:bookmarkEnd w:id="1822"/>
      <w:bookmarkEnd w:id="1823"/>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824" w:name="_Toc188968508"/>
      <w:r w:rsidRPr="00237F07">
        <w:t>Depth Related Functionality</w:t>
      </w:r>
      <w:bookmarkEnd w:id="1824"/>
    </w:p>
    <w:p w14:paraId="24F56AB2" w14:textId="0538E4E6"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ins w:id="1825" w:author="jonathan pritchard" w:date="2025-01-28T14:50:00Z" w16du:dateUtc="2025-01-28T14:50:00Z">
        <w:r w:rsidR="00624B58">
          <w:t>D of this document</w:t>
        </w:r>
      </w:ins>
      <w:del w:id="1826" w:author="jonathan pritchard" w:date="2025-01-28T14:50:00Z" w16du:dateUtc="2025-01-28T14:50:00Z">
        <w:r w:rsidR="00EF57B5" w:rsidRPr="00237F07" w:rsidDel="00624B58">
          <w:delText>C-2</w:delText>
        </w:r>
      </w:del>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827" w:name="_Toc188968509"/>
      <w:r w:rsidRPr="00237F07">
        <w:t>I</w:t>
      </w:r>
      <w:r w:rsidR="000F49BE" w:rsidRPr="00237F07">
        <w:t>ntegrated Navigation System (INS)</w:t>
      </w:r>
      <w:r w:rsidR="004C242A" w:rsidRPr="00237F07">
        <w:t xml:space="preserve"> concept, limitations and challenges</w:t>
      </w:r>
      <w:bookmarkEnd w:id="182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1828" w:name="_Toc38936212"/>
      <w:bookmarkStart w:id="1829" w:name="_Toc40990404"/>
      <w:bookmarkStart w:id="1830" w:name="_Toc41235015"/>
      <w:bookmarkStart w:id="1831" w:name="_Toc41235059"/>
      <w:bookmarkStart w:id="1832" w:name="_Toc38936213"/>
      <w:bookmarkStart w:id="1833" w:name="_Toc40990405"/>
      <w:bookmarkStart w:id="1834" w:name="_Toc41235016"/>
      <w:bookmarkStart w:id="1835" w:name="_Toc41235060"/>
      <w:bookmarkStart w:id="1836" w:name="_Toc188968510"/>
      <w:bookmarkEnd w:id="1828"/>
      <w:bookmarkEnd w:id="1829"/>
      <w:bookmarkEnd w:id="1830"/>
      <w:bookmarkEnd w:id="1831"/>
      <w:bookmarkEnd w:id="1832"/>
      <w:bookmarkEnd w:id="1833"/>
      <w:bookmarkEnd w:id="1834"/>
      <w:bookmarkEnd w:id="1835"/>
      <w:r w:rsidRPr="00237F07">
        <w:t>User Interface Design</w:t>
      </w:r>
      <w:bookmarkEnd w:id="1836"/>
    </w:p>
    <w:p w14:paraId="5681FAC0" w14:textId="00D054DE" w:rsidR="00793684" w:rsidRPr="00237F07" w:rsidRDefault="00793684" w:rsidP="00DB7CFE">
      <w:pPr>
        <w:pStyle w:val="Heading2"/>
      </w:pPr>
      <w:bookmarkStart w:id="1837" w:name="_Toc188968511"/>
      <w:r w:rsidRPr="00237F07">
        <w:t>General principles</w:t>
      </w:r>
      <w:bookmarkEnd w:id="1837"/>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838" w:name="_Toc47708006"/>
      <w:bookmarkStart w:id="1839" w:name="_Ref188951485"/>
      <w:bookmarkStart w:id="1840" w:name="_Toc188968512"/>
      <w:bookmarkEnd w:id="1838"/>
      <w:r w:rsidRPr="00237F07">
        <w:t>Data</w:t>
      </w:r>
      <w:r w:rsidR="00E12CDB" w:rsidRPr="00237F07">
        <w:t xml:space="preserve"> </w:t>
      </w:r>
      <w:r w:rsidRPr="00237F07">
        <w:t>L</w:t>
      </w:r>
      <w:r w:rsidR="00E12CDB" w:rsidRPr="00237F07">
        <w:t>ayers</w:t>
      </w:r>
      <w:bookmarkEnd w:id="1839"/>
      <w:bookmarkEnd w:id="1840"/>
    </w:p>
    <w:p w14:paraId="77DB75E3" w14:textId="39CA3488" w:rsidR="00D60E7E" w:rsidRPr="00237F07" w:rsidRDefault="00B55D04" w:rsidP="00DB7CFE">
      <w:pPr>
        <w:pStyle w:val="Heading2"/>
      </w:pPr>
      <w:bookmarkStart w:id="1841" w:name="_Toc175130107"/>
      <w:bookmarkStart w:id="1842" w:name="_Toc178784314"/>
      <w:bookmarkStart w:id="1843" w:name="_Ref45143574"/>
      <w:bookmarkStart w:id="1844" w:name="_Toc188968513"/>
      <w:bookmarkEnd w:id="1841"/>
      <w:bookmarkEnd w:id="1842"/>
      <w:r w:rsidRPr="00237F07">
        <w:t>D</w:t>
      </w:r>
      <w:r w:rsidR="00960834" w:rsidRPr="00237F07">
        <w:t xml:space="preserve">ata </w:t>
      </w:r>
      <w:r w:rsidR="008549AF" w:rsidRPr="00237F07">
        <w:t>products and information layers</w:t>
      </w:r>
      <w:bookmarkEnd w:id="1843"/>
      <w:bookmarkEnd w:id="1844"/>
    </w:p>
    <w:p w14:paraId="130C22D9" w14:textId="0D0BF85D" w:rsidR="00B55D04" w:rsidRPr="00237F07" w:rsidRDefault="00B55D04" w:rsidP="00F2390C">
      <w:pPr>
        <w:pStyle w:val="Heading3"/>
      </w:pPr>
      <w:bookmarkStart w:id="1845" w:name="_Ref45055302"/>
      <w:bookmarkStart w:id="1846" w:name="_Ref45211567"/>
      <w:bookmarkStart w:id="1847" w:name="_Toc188968514"/>
      <w:r w:rsidRPr="00237F07">
        <w:t>Basic product</w:t>
      </w:r>
      <w:r w:rsidR="00FD4A8D" w:rsidRPr="00237F07">
        <w:t xml:space="preserve"> specifications</w:t>
      </w:r>
      <w:r w:rsidRPr="00237F07">
        <w:t xml:space="preserve"> and layers</w:t>
      </w:r>
      <w:bookmarkEnd w:id="1845"/>
      <w:bookmarkEnd w:id="1846"/>
      <w:bookmarkEnd w:id="1847"/>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848" w:author="jonathan pritchard" w:date="2024-10-14T00:53:00Z" w16du:dateUtc="2024-10-13T23:53:00Z">
        <w:r w:rsidR="008972A2">
          <w:t>;</w:t>
        </w:r>
      </w:ins>
      <w:del w:id="1849"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ins w:id="1850" w:author="jonathan pritchard" w:date="2024-10-14T00:52:00Z" w16du:dateUtc="2024-10-13T23:52:00Z">
        <w:r w:rsidR="008972A2">
          <w:t>K</w:t>
        </w:r>
      </w:ins>
      <w:del w:id="1851" w:author="jonathan pritchard" w:date="2024-10-14T00:52:00Z" w16du:dateUtc="2024-10-13T23:52:00Z">
        <w:r w:rsidRPr="00237F07" w:rsidDel="008972A2">
          <w:delText>k</w:delText>
        </w:r>
      </w:del>
      <w:r w:rsidRPr="00237F07">
        <w:t>eel Clearance</w:t>
      </w:r>
      <w:ins w:id="1852" w:author="jonathan pritchard" w:date="2024-10-14T00:52:00Z" w16du:dateUtc="2024-10-13T23:52:00Z">
        <w:r w:rsidR="008972A2">
          <w:t xml:space="preserve"> Management</w:t>
        </w:r>
      </w:ins>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pPr>
        <w:spacing w:after="120" w:line="240" w:lineRule="auto"/>
        <w:jc w:val="both"/>
        <w:rPr>
          <w:ins w:id="1853" w:author="jonathan pritchard" w:date="2025-01-17T16:47:00Z" w16du:dateUtc="2025-01-17T16:47:00Z"/>
        </w:rPr>
        <w:pPrChange w:id="1854" w:author="jonathan pritchard" w:date="2025-01-17T16:47:00Z" w16du:dateUtc="2025-01-17T16:47:00Z">
          <w:pPr>
            <w:pStyle w:val="ListParagraph"/>
            <w:spacing w:after="120" w:line="240" w:lineRule="auto"/>
            <w:jc w:val="both"/>
          </w:pPr>
        </w:pPrChange>
      </w:pPr>
      <w:ins w:id="1855" w:author="jonathan pritchard" w:date="2025-01-17T16:47:00Z" w16du:dateUtc="2025-01-17T16:47:00Z">
        <w:r>
          <w:t>ECDIS must support the import of data products using unprojected geographic latitude and longitude values. Additionally, EC</w:t>
        </w:r>
      </w:ins>
      <w:ins w:id="1856" w:author="jonathan pritchard" w:date="2025-01-17T16:48:00Z" w16du:dateUtc="2025-01-17T16:48:00Z">
        <w:r>
          <w:t xml:space="preserve">DIS must support the import of S-102 and S-104 data products using coordinates which are projected using either UTM or UPS projections. The procedures and normative formulas for </w:t>
        </w:r>
        <w:r w:rsidRPr="00624B58">
          <w:t xml:space="preserve">conversion of such coordinates back to </w:t>
        </w:r>
      </w:ins>
      <w:ins w:id="1857" w:author="jonathan pritchard" w:date="2025-01-17T16:49:00Z" w16du:dateUtc="2025-01-17T16:49:00Z">
        <w:r w:rsidRPr="00624B58">
          <w:t xml:space="preserve">unprojected latitude and longitude values are contained in appendix </w:t>
        </w:r>
      </w:ins>
      <w:ins w:id="1858" w:author="jonathan pritchard" w:date="2025-01-28T14:49:00Z" w16du:dateUtc="2025-01-28T14:49:00Z">
        <w:r w:rsidR="00624B58" w:rsidRPr="00624B58">
          <w:t>H</w:t>
        </w:r>
      </w:ins>
      <w:ins w:id="1859" w:author="jonathan pritchard" w:date="2025-01-17T16:49:00Z" w16du:dateUtc="2025-01-17T16:49:00Z">
        <w:r w:rsidRPr="00624B58">
          <w:t xml:space="preserve"> of this</w:t>
        </w:r>
        <w:r>
          <w:t xml:space="preserve"> document.</w:t>
        </w:r>
      </w:ins>
    </w:p>
    <w:p w14:paraId="752F0D33" w14:textId="77777777" w:rsidR="00F13E78" w:rsidRPr="00237F07" w:rsidRDefault="00F13E78">
      <w:pPr>
        <w:spacing w:after="120" w:line="240" w:lineRule="auto"/>
        <w:jc w:val="both"/>
        <w:pPrChange w:id="1860" w:author="jonathan pritchard" w:date="2025-01-28T14:50:00Z" w16du:dateUtc="2025-01-28T14:50:00Z">
          <w:pPr>
            <w:pStyle w:val="ListParagraph"/>
            <w:spacing w:after="120" w:line="240" w:lineRule="auto"/>
            <w:jc w:val="both"/>
          </w:pPr>
        </w:pPrChange>
      </w:pPr>
    </w:p>
    <w:p w14:paraId="2AA0EF74" w14:textId="76329AB1" w:rsidR="00D60E7E" w:rsidRPr="00237F07" w:rsidRDefault="00B55D04" w:rsidP="00B42F17">
      <w:pPr>
        <w:pStyle w:val="Heading3"/>
      </w:pPr>
      <w:bookmarkStart w:id="1861" w:name="_Ref45055480"/>
      <w:bookmarkStart w:id="1862" w:name="_Ref45211570"/>
      <w:bookmarkStart w:id="1863" w:name="_Toc188968515"/>
      <w:r w:rsidRPr="00237F07">
        <w:t xml:space="preserve">Other </w:t>
      </w:r>
      <w:r w:rsidR="008549AF" w:rsidRPr="00237F07">
        <w:t>data products</w:t>
      </w:r>
      <w:bookmarkEnd w:id="1861"/>
      <w:bookmarkEnd w:id="1862"/>
      <w:bookmarkEnd w:id="1863"/>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ins w:id="1864"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lastRenderedPageBreak/>
        <w:t>WMO S-411</w:t>
      </w:r>
      <w:del w:id="1865" w:author="jonathan pritchard" w:date="2024-10-14T00:53:00Z" w16du:dateUtc="2024-10-13T23:53:00Z">
        <w:r w:rsidRPr="00B77A92" w:rsidDel="008972A2">
          <w:delText xml:space="preserve"> </w:delText>
        </w:r>
      </w:del>
      <w:del w:id="1866"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1867" w:author="jonathan pritchard" w:date="2024-10-14T00:53:00Z" w16du:dateUtc="2024-10-13T23:53:00Z">
        <w:r w:rsidRPr="00B77A92" w:rsidDel="008972A2">
          <w:delText>S-412-</w:delText>
        </w:r>
      </w:del>
      <w:ins w:id="1868" w:author="jonathan pritchard" w:date="2024-10-14T00:53:00Z" w16du:dateUtc="2024-10-13T23:53:00Z">
        <w:r w:rsidR="008972A2">
          <w:t>–</w:t>
        </w:r>
      </w:ins>
      <w:r w:rsidRPr="00B77A92">
        <w:t xml:space="preserve"> </w:t>
      </w:r>
      <w:ins w:id="1869" w:author="jonathan pritchard" w:date="2024-10-14T00:53:00Z" w16du:dateUtc="2024-10-13T23:53:00Z">
        <w:r w:rsidR="008972A2">
          <w:t>Weather and Wave Hazards</w:t>
        </w:r>
      </w:ins>
      <w:del w:id="1870" w:author="jonathan pritchard" w:date="2024-10-14T00:53:00Z" w16du:dateUtc="2024-10-13T23:53:00Z">
        <w:r w:rsidRPr="00B77A92" w:rsidDel="008972A2">
          <w:delText>Marine Weather Warnings</w:delText>
        </w:r>
      </w:del>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871" w:name="_Ref42642169"/>
      <w:bookmarkStart w:id="1872" w:name="_Toc188968516"/>
      <w:r w:rsidRPr="00237F07">
        <w:t>Mitigation of d</w:t>
      </w:r>
      <w:r w:rsidR="00A36C96" w:rsidRPr="00237F07">
        <w:t>ata overload</w:t>
      </w:r>
      <w:bookmarkEnd w:id="1871"/>
      <w:bookmarkEnd w:id="1872"/>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1873"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ins w:id="1874" w:author="jonathan pritchard" w:date="2024-10-14T00:56:00Z" w16du:dateUtc="2024-10-13T23:56:00Z">
        <w:r w:rsidRPr="00F81DCC">
          <w:t>With the exception of the ENC layer, which must be permanently on, the mariner must be able to switch the graphical display of individual products on and off.</w:t>
        </w:r>
      </w:ins>
      <w:ins w:id="1875" w:author="jonathan pritchard" w:date="2025-01-16T10:38:00Z" w16du:dateUtc="2025-01-16T10:38:00Z">
        <w:r w:rsidR="00FF1663">
          <w:t xml:space="preserve"> </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1876"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1876"/>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1877" w:name="_Toc188968518"/>
      <w:r w:rsidRPr="00237F07">
        <w:t>Overview of the portrayal process</w:t>
      </w:r>
      <w:bookmarkEnd w:id="1877"/>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DB7CFE">
      <w:pPr>
        <w:pStyle w:val="Heading2"/>
      </w:pPr>
      <w:bookmarkStart w:id="1878" w:name="_Toc188968519"/>
      <w:r w:rsidRPr="00237F07">
        <w:t xml:space="preserve">Elements of </w:t>
      </w:r>
      <w:r w:rsidR="00AD2F07" w:rsidRPr="00237F07">
        <w:t>S-100 P</w:t>
      </w:r>
      <w:r w:rsidRPr="00237F07">
        <w:t>ortrayal</w:t>
      </w:r>
      <w:bookmarkEnd w:id="1878"/>
      <w:del w:id="1879" w:author="jonathan pritchard" w:date="2025-01-17T12:03:00Z" w16du:dateUtc="2025-01-17T12:03:00Z">
        <w:r w:rsidR="009A245C" w:rsidRPr="00237F07" w:rsidDel="005D64AA">
          <w:delText xml:space="preserve"> </w:delText>
        </w:r>
        <w:r w:rsidR="00F0338B" w:rsidDel="005D64AA">
          <w:delText>[Informative]</w:delText>
        </w:r>
      </w:del>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1880" w:name="_Toc188968520"/>
      <w:proofErr w:type="spellStart"/>
      <w:r w:rsidRPr="00237F07">
        <w:lastRenderedPageBreak/>
        <w:t>Pixmaps</w:t>
      </w:r>
      <w:bookmarkEnd w:id="1880"/>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1881" w:name="_Toc188968521"/>
      <w:r w:rsidRPr="00237F07">
        <w:t xml:space="preserve">Colour </w:t>
      </w:r>
      <w:r w:rsidR="00E75C72" w:rsidRPr="00237F07">
        <w:t>c</w:t>
      </w:r>
      <w:r w:rsidRPr="00237F07">
        <w:t xml:space="preserve">oding </w:t>
      </w:r>
      <w:r w:rsidR="00E75C72" w:rsidRPr="00237F07">
        <w:t>s</w:t>
      </w:r>
      <w:r w:rsidRPr="00237F07">
        <w:t>cheme</w:t>
      </w:r>
      <w:bookmarkEnd w:id="1881"/>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1882" w:name="_Toc188968522"/>
      <w:r w:rsidRPr="00B77A92">
        <w:t>Symbols</w:t>
      </w:r>
      <w:bookmarkEnd w:id="1882"/>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1883" w:name="_Toc188968523"/>
      <w:r w:rsidRPr="00B77A92">
        <w:t xml:space="preserve">Area </w:t>
      </w:r>
      <w:r w:rsidR="00E75C72" w:rsidRPr="00B77A92">
        <w:t>f</w:t>
      </w:r>
      <w:r w:rsidRPr="00B77A92">
        <w:t>ills</w:t>
      </w:r>
      <w:bookmarkEnd w:id="1883"/>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1884" w:name="_Toc188968524"/>
      <w:r w:rsidRPr="00B77A92">
        <w:t xml:space="preserve">Line </w:t>
      </w:r>
      <w:r w:rsidR="00E75C72" w:rsidRPr="00B77A92">
        <w:t>s</w:t>
      </w:r>
      <w:r w:rsidRPr="00B77A92">
        <w:t>tyles</w:t>
      </w:r>
      <w:bookmarkEnd w:id="1884"/>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1885" w:name="_Toc175130120"/>
      <w:bookmarkStart w:id="1886" w:name="_Toc188968525"/>
      <w:bookmarkEnd w:id="1885"/>
      <w:r w:rsidRPr="00B77A92">
        <w:lastRenderedPageBreak/>
        <w:t>Portrayal of Shared Edges.</w:t>
      </w:r>
      <w:bookmarkEnd w:id="1886"/>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1887" w:name="_Toc188968526"/>
      <w:r w:rsidRPr="00B77A92">
        <w:t>Text</w:t>
      </w:r>
      <w:bookmarkEnd w:id="1887"/>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1888" w:name="_Ref44530594"/>
      <w:bookmarkStart w:id="1889" w:name="_Toc188968527"/>
      <w:r w:rsidRPr="00B77A92">
        <w:t>Style sheets</w:t>
      </w:r>
      <w:bookmarkEnd w:id="1888"/>
      <w:bookmarkEnd w:id="1889"/>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1890" w:name="_Toc188968528"/>
      <w:r w:rsidRPr="00B77A92">
        <w:t>Display planes</w:t>
      </w:r>
      <w:bookmarkEnd w:id="1890"/>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1891" w:name="_Toc188968529"/>
      <w:r w:rsidRPr="00B77A92">
        <w:t xml:space="preserve">Display </w:t>
      </w:r>
      <w:r w:rsidR="00E75C72" w:rsidRPr="00B77A92">
        <w:t>p</w:t>
      </w:r>
      <w:r w:rsidRPr="00B77A92">
        <w:t>riorities</w:t>
      </w:r>
      <w:bookmarkEnd w:id="1891"/>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1892" w:author="jonathan pritchard" w:date="2024-10-14T01:00:00Z" w16du:dateUtc="2024-10-14T00:00:00Z">
        <w:r w:rsidR="008939E5" w:rsidRPr="00B77A92" w:rsidDel="00740990">
          <w:delText xml:space="preserve"> (see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1893" w:name="_Toc188968530"/>
      <w:r w:rsidRPr="00B77A92">
        <w:t>Viewing groups</w:t>
      </w:r>
      <w:bookmarkEnd w:id="1893"/>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1894" w:name="_Toc188968531"/>
      <w:r w:rsidRPr="00B77A92">
        <w:t>Viewing group layers</w:t>
      </w:r>
      <w:bookmarkEnd w:id="189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1895" w:name="_Toc188968532"/>
      <w:r w:rsidRPr="00B77A92">
        <w:t>Display modes</w:t>
      </w:r>
      <w:bookmarkEnd w:id="189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3AE44DDA" w:rsidR="00EE220D" w:rsidRPr="00F0338B" w:rsidDel="005D64AA" w:rsidRDefault="00EE220D" w:rsidP="00A13F5A">
      <w:pPr>
        <w:pStyle w:val="Heading3"/>
        <w:rPr>
          <w:del w:id="1896" w:author="jonathan pritchard" w:date="2025-01-17T12:03:00Z" w16du:dateUtc="2025-01-17T12:03:00Z"/>
          <w:strike/>
          <w:highlight w:val="yellow"/>
        </w:rPr>
      </w:pPr>
      <w:del w:id="1897" w:author="jonathan pritchard" w:date="2025-01-17T12:03:00Z" w16du:dateUtc="2025-01-17T12:03:00Z">
        <w:r w:rsidRPr="00F0338B" w:rsidDel="005D64AA">
          <w:rPr>
            <w:strike/>
            <w:highlight w:val="yellow"/>
          </w:rPr>
          <w:delText>Foundation mode</w:delText>
        </w:r>
        <w:bookmarkStart w:id="1898" w:name="_Toc188368609"/>
        <w:bookmarkStart w:id="1899" w:name="_Toc188621811"/>
        <w:bookmarkStart w:id="1900" w:name="_Toc188950392"/>
        <w:bookmarkStart w:id="1901" w:name="_Toc188968308"/>
        <w:bookmarkStart w:id="1902" w:name="_Toc188968533"/>
        <w:bookmarkEnd w:id="1898"/>
        <w:bookmarkEnd w:id="1899"/>
        <w:bookmarkEnd w:id="1900"/>
        <w:bookmarkEnd w:id="1901"/>
        <w:bookmarkEnd w:id="1902"/>
      </w:del>
    </w:p>
    <w:p w14:paraId="2B619DBB" w14:textId="51ECF652" w:rsidR="00EE62F6" w:rsidRPr="00F0338B" w:rsidDel="005D64AA" w:rsidRDefault="0016682D" w:rsidP="00025127">
      <w:pPr>
        <w:spacing w:line="240" w:lineRule="auto"/>
        <w:jc w:val="both"/>
        <w:rPr>
          <w:del w:id="1903" w:author="jonathan pritchard" w:date="2025-01-17T12:03:00Z" w16du:dateUtc="2025-01-17T12:03:00Z"/>
          <w:strike/>
        </w:rPr>
      </w:pPr>
      <w:del w:id="1904" w:author="jonathan pritchard" w:date="2025-01-17T12:03:00Z" w16du:dateUtc="2025-01-17T12:03:00Z">
        <w:r w:rsidRPr="00F0338B" w:rsidDel="005D64AA">
          <w:rPr>
            <w:strike/>
            <w:highlight w:val="yellow"/>
          </w:rPr>
          <w:delText xml:space="preserve">The foundation mode defines </w:delText>
        </w:r>
        <w:r w:rsidR="00F02835" w:rsidRPr="00F0338B" w:rsidDel="005D64AA">
          <w:rPr>
            <w:strike/>
            <w:highlight w:val="yellow"/>
          </w:rPr>
          <w:delText>a collection</w:delText>
        </w:r>
        <w:r w:rsidRPr="00F0338B" w:rsidDel="005D64AA">
          <w:rPr>
            <w:strike/>
            <w:highlight w:val="yellow"/>
          </w:rPr>
          <w:delText xml:space="preserve"> of viewing groups that forms the foundation of the portrayal and cannot be removed from the display.</w:delText>
        </w:r>
        <w:r w:rsidR="00811D5B" w:rsidRPr="00F0338B" w:rsidDel="005D64AA">
          <w:rPr>
            <w:strike/>
            <w:highlight w:val="yellow"/>
          </w:rPr>
          <w:delText xml:space="preserve"> The content of these viewing groups </w:delText>
        </w:r>
        <w:r w:rsidR="00203B06" w:rsidRPr="00F0338B" w:rsidDel="005D64AA">
          <w:rPr>
            <w:strike/>
            <w:highlight w:val="yellow"/>
          </w:rPr>
          <w:delText xml:space="preserve">must </w:delText>
        </w:r>
        <w:r w:rsidR="00811D5B" w:rsidRPr="00F0338B" w:rsidDel="005D64AA">
          <w:rPr>
            <w:strike/>
            <w:highlight w:val="yellow"/>
          </w:rPr>
          <w:delText>comply with Display Base rules in IMO MSC.</w:delText>
        </w:r>
        <w:r w:rsidR="002514B8" w:rsidRPr="00F0338B" w:rsidDel="005D64AA">
          <w:rPr>
            <w:strike/>
            <w:highlight w:val="yellow"/>
          </w:rPr>
          <w:delText>530(106)</w:delText>
        </w:r>
        <w:r w:rsidR="00F00C10" w:rsidRPr="00F0338B" w:rsidDel="005D64AA">
          <w:rPr>
            <w:strike/>
            <w:highlight w:val="yellow"/>
          </w:rPr>
          <w:delText xml:space="preserve"> Appendix 2</w:delText>
        </w:r>
        <w:r w:rsidR="00811D5B" w:rsidRPr="00F0338B" w:rsidDel="005D64AA">
          <w:rPr>
            <w:strike/>
            <w:highlight w:val="yellow"/>
          </w:rPr>
          <w:delText>.</w:delText>
        </w:r>
        <w:bookmarkStart w:id="1905" w:name="_Toc188368610"/>
        <w:bookmarkStart w:id="1906" w:name="_Toc188621812"/>
        <w:bookmarkStart w:id="1907" w:name="_Toc188950393"/>
        <w:bookmarkStart w:id="1908" w:name="_Toc188968309"/>
        <w:bookmarkStart w:id="1909" w:name="_Toc188968534"/>
        <w:bookmarkEnd w:id="1905"/>
        <w:bookmarkEnd w:id="1906"/>
        <w:bookmarkEnd w:id="1907"/>
        <w:bookmarkEnd w:id="1908"/>
        <w:bookmarkEnd w:id="1909"/>
      </w:del>
    </w:p>
    <w:p w14:paraId="078C71DF" w14:textId="77777777" w:rsidR="00341B76" w:rsidRPr="00B77A92" w:rsidRDefault="00341B76" w:rsidP="00A13F5A">
      <w:pPr>
        <w:pStyle w:val="Heading3"/>
      </w:pPr>
      <w:bookmarkStart w:id="1910" w:name="_Toc188968535"/>
      <w:r w:rsidRPr="00B77A92">
        <w:t>Rules</w:t>
      </w:r>
      <w:bookmarkEnd w:id="1910"/>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911" w:name="_Ref44796990"/>
      <w:bookmarkStart w:id="1912" w:name="_Toc188968536"/>
      <w:r w:rsidRPr="00B77A92">
        <w:t>Context</w:t>
      </w:r>
      <w:bookmarkEnd w:id="1911"/>
      <w:bookmarkEnd w:id="1912"/>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1913"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914" w:name="_Toc188968537"/>
      <w:r w:rsidRPr="00B77A92">
        <w:t>Validity times</w:t>
      </w:r>
      <w:bookmarkEnd w:id="1914"/>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915" w:name="_Toc188968538"/>
      <w:r w:rsidRPr="00B77A92">
        <w:t>Alerts</w:t>
      </w:r>
      <w:bookmarkEnd w:id="1915"/>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916" w:name="_Ref41928217"/>
      <w:bookmarkStart w:id="1917" w:name="_Toc188968539"/>
      <w:bookmarkStart w:id="1918" w:name="_Ref171092510"/>
      <w:r w:rsidRPr="00B77A92">
        <w:t>I</w:t>
      </w:r>
      <w:r w:rsidR="000A5F45" w:rsidRPr="00B77A92">
        <w:t>nteroperability</w:t>
      </w:r>
      <w:bookmarkEnd w:id="1916"/>
      <w:bookmarkEnd w:id="1917"/>
      <w:r w:rsidR="008D0923" w:rsidRPr="00B77A92">
        <w:t xml:space="preserve"> </w:t>
      </w:r>
      <w:bookmarkEnd w:id="1918"/>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919" w:name="_Ref49380568"/>
      <w:r w:rsidRPr="00B77A92">
        <w:br w:type="page"/>
      </w:r>
    </w:p>
    <w:p w14:paraId="6D762915" w14:textId="43B75661" w:rsidR="00BC555A" w:rsidRPr="00B77A92" w:rsidRDefault="00FD648E" w:rsidP="00A13F5A">
      <w:pPr>
        <w:pStyle w:val="Heading1"/>
      </w:pPr>
      <w:bookmarkStart w:id="1920" w:name="_Toc188968540"/>
      <w:r w:rsidRPr="00B77A92">
        <w:lastRenderedPageBreak/>
        <w:t>Display Organisation</w:t>
      </w:r>
      <w:r w:rsidR="00A80530" w:rsidRPr="00B77A92">
        <w:t xml:space="preserve"> and Operation</w:t>
      </w:r>
      <w:bookmarkEnd w:id="1919"/>
      <w:bookmarkEnd w:id="1920"/>
    </w:p>
    <w:p w14:paraId="501C6929" w14:textId="7DAEDB8F" w:rsidR="00D37328" w:rsidRPr="00A527F0" w:rsidRDefault="00D37328" w:rsidP="00DB7CFE">
      <w:pPr>
        <w:pStyle w:val="Heading2"/>
      </w:pPr>
      <w:bookmarkStart w:id="1921" w:name="_Toc38829553"/>
      <w:bookmarkStart w:id="1922" w:name="_Toc38830056"/>
      <w:bookmarkStart w:id="1923" w:name="_Ref49480223"/>
      <w:bookmarkStart w:id="1924" w:name="_Ref49480231"/>
      <w:bookmarkStart w:id="1925" w:name="_Toc188968541"/>
      <w:bookmarkStart w:id="1926" w:name="_Hlk167438924"/>
      <w:bookmarkEnd w:id="1921"/>
      <w:bookmarkEnd w:id="1922"/>
      <w:r w:rsidRPr="00A527F0">
        <w:t xml:space="preserve">Display of </w:t>
      </w:r>
      <w:r w:rsidR="00950DDE" w:rsidRPr="00A527F0">
        <w:t>non-</w:t>
      </w:r>
      <w:r w:rsidR="00716B39" w:rsidRPr="00A527F0">
        <w:t>S-100</w:t>
      </w:r>
      <w:r w:rsidR="00950DDE" w:rsidRPr="00A527F0">
        <w:t xml:space="preserve"> </w:t>
      </w:r>
      <w:r w:rsidRPr="00A527F0">
        <w:t>information</w:t>
      </w:r>
      <w:bookmarkEnd w:id="1923"/>
      <w:bookmarkEnd w:id="1924"/>
      <w:bookmarkEnd w:id="1925"/>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927" w:name="_Ref49482794"/>
      <w:bookmarkStart w:id="1928" w:name="_Ref178773055"/>
      <w:bookmarkStart w:id="1929" w:name="_Ref179768848"/>
      <w:bookmarkStart w:id="1930"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1927"/>
      <w:bookmarkEnd w:id="1928"/>
      <w:bookmarkEnd w:id="1929"/>
      <w:bookmarkEnd w:id="1930"/>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1931"/>
      <w:del w:id="1932" w:author="jonathan pritchard" w:date="2024-10-14T01:02:00Z" w16du:dateUtc="2024-10-14T00:02:00Z">
        <w:r w:rsidR="00DC2AC5" w:rsidRPr="00A527F0" w:rsidDel="00740990">
          <w:delText xml:space="preserve">digitial </w:delText>
        </w:r>
      </w:del>
      <w:commentRangeEnd w:id="1931"/>
      <w:ins w:id="1933" w:author="jonathan pritchard" w:date="2024-10-14T01:02:00Z" w16du:dateUtc="2024-10-14T00:02:00Z">
        <w:r w:rsidR="00740990">
          <w:t>digital</w:t>
        </w:r>
        <w:r w:rsidR="00740990" w:rsidRPr="00A527F0">
          <w:t xml:space="preserve"> </w:t>
        </w:r>
      </w:ins>
      <w:r w:rsidR="00411E72">
        <w:rPr>
          <w:rStyle w:val="CommentReference"/>
        </w:rPr>
        <w:commentReference w:id="1931"/>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1934" w:author="jonathan pritchard" w:date="2024-10-14T00:48:00Z" w16du:dateUtc="2024-10-13T23:48:00Z">
        <w:r w:rsidRPr="00B77A92" w:rsidDel="008972A2">
          <w:rPr>
            <w:rFonts w:cs="Arial"/>
          </w:rPr>
          <w:delText xml:space="preserve">  </w:delText>
        </w:r>
      </w:del>
      <w:ins w:id="1935"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1936"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ins w:id="1937" w:author="jonathan pritchard" w:date="2024-10-14T01:05:00Z" w16du:dateUtc="2024-10-14T00:05:00Z">
        <w:r w:rsidR="00C1137D">
          <w:rPr>
            <w:rFonts w:cs="Arial"/>
          </w:rPr>
          <w:t>For digitally signed datasets, t</w:t>
        </w:r>
      </w:ins>
      <w:del w:id="1938"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1939" w:author="jonathan pritchard" w:date="2024-10-14T01:05:00Z" w16du:dateUtc="2024-10-14T00:05:00Z">
        <w:r w:rsidR="00C1137D">
          <w:rPr>
            <w:rFonts w:cs="Arial"/>
          </w:rPr>
          <w:t xml:space="preserve"> elements in the</w:t>
        </w:r>
      </w:ins>
      <w:ins w:id="1940" w:author="jonathan pritchard" w:date="2024-10-14T01:06:00Z" w16du:dateUtc="2024-10-14T00:06:00Z">
        <w:r w:rsidR="00C1137D">
          <w:rPr>
            <w:rFonts w:cs="Arial"/>
          </w:rPr>
          <w:t xml:space="preserve"> </w:t>
        </w:r>
      </w:ins>
      <w:ins w:id="1941" w:author="jonathan pritchard" w:date="2024-10-14T01:05:00Z" w16du:dateUtc="2024-10-14T00:05:00Z">
        <w:r w:rsidR="00C1137D">
          <w:rPr>
            <w:rFonts w:cs="Arial"/>
          </w:rPr>
          <w:t>MRN</w:t>
        </w:r>
      </w:ins>
      <w:ins w:id="1942" w:author="jonathan pritchard" w:date="2024-10-14T01:06:00Z" w16du:dateUtc="2024-10-14T00:06:00Z">
        <w:r w:rsidR="00C1137D">
          <w:rPr>
            <w:rFonts w:cs="Arial"/>
          </w:rPr>
          <w:t xml:space="preserve"> of </w:t>
        </w:r>
      </w:ins>
      <w:ins w:id="1943" w:author="jonathan pritchard" w:date="2024-10-14T01:07:00Z" w16du:dateUtc="2024-10-14T00:07:00Z">
        <w:r w:rsidR="00C1137D">
          <w:rPr>
            <w:rFonts w:cs="Arial"/>
          </w:rPr>
          <w:t xml:space="preserve">at least one of </w:t>
        </w:r>
      </w:ins>
      <w:ins w:id="1944" w:author="jonathan pritchard" w:date="2024-10-14T01:06:00Z" w16du:dateUtc="2024-10-14T00:06:00Z">
        <w:r w:rsidR="00C1137D">
          <w:rPr>
            <w:rFonts w:cs="Arial"/>
          </w:rPr>
          <w:t>the authenticating certificate</w:t>
        </w:r>
      </w:ins>
      <w:ins w:id="1945" w:author="jonathan pritchard" w:date="2024-10-14T01:07:00Z" w16du:dateUtc="2024-10-14T00:07:00Z">
        <w:r w:rsidR="00C1137D">
          <w:rPr>
            <w:rFonts w:cs="Arial"/>
          </w:rPr>
          <w:t>s</w:t>
        </w:r>
      </w:ins>
      <w:r w:rsidRPr="00B812CA">
        <w:rPr>
          <w:rFonts w:cs="Arial"/>
        </w:rPr>
        <w:t xml:space="preserve"> must match those contained in the</w:t>
      </w:r>
      <w:ins w:id="1946" w:author="jonathan pritchard" w:date="2024-10-14T01:06:00Z" w16du:dateUtc="2024-10-14T00:06:00Z">
        <w:r w:rsidR="00C1137D">
          <w:rPr>
            <w:rFonts w:cs="Arial"/>
          </w:rPr>
          <w:t xml:space="preserve"> </w:t>
        </w:r>
      </w:ins>
      <w:del w:id="1947" w:author="jonathan pritchard" w:date="2024-10-14T01:06:00Z" w16du:dateUtc="2024-10-14T00:06:00Z">
        <w:r w:rsidRPr="00B812CA" w:rsidDel="00C1137D">
          <w:rPr>
            <w:rFonts w:cs="Arial"/>
          </w:rPr>
          <w:delText xml:space="preserve"> </w:delText>
        </w:r>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926"/>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948" w:name="_Toc175130138"/>
      <w:bookmarkStart w:id="1949" w:name="_Toc175130139"/>
      <w:bookmarkStart w:id="1950" w:name="_Ref49484794"/>
      <w:bookmarkStart w:id="1951" w:name="_Toc188968543"/>
      <w:bookmarkEnd w:id="1948"/>
      <w:bookmarkEnd w:id="1949"/>
      <w:r w:rsidRPr="00A527F0">
        <w:t>Supplemental display items</w:t>
      </w:r>
      <w:bookmarkEnd w:id="1950"/>
      <w:bookmarkEnd w:id="1951"/>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1952"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1953" w:author="jonathan pritchard" w:date="2024-10-14T01:18:00Z" w16du:dateUtc="2024-10-14T00:18:00Z"/>
        </w:rPr>
      </w:pPr>
      <w:r w:rsidRPr="00A527F0">
        <w:t>ECDIS Chart 1</w:t>
      </w:r>
      <w:ins w:id="1954"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1955" w:author="jonathan pritchard" w:date="2024-10-14T01:18:00Z" w16du:dateUtc="2024-10-14T00:18:00Z"/>
        </w:rPr>
      </w:pPr>
      <w:del w:id="1956" w:author="jonathan pritchard" w:date="2024-10-14T01:17:00Z" w16du:dateUtc="2024-10-14T00:17:00Z">
        <w:r w:rsidRPr="00A527F0" w:rsidDel="00D755A5">
          <w:delText xml:space="preserve">, </w:delText>
        </w:r>
      </w:del>
      <w:r w:rsidRPr="00A527F0">
        <w:t>Black adjust symbol for contrast adjustment</w:t>
      </w:r>
      <w:ins w:id="1957"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1958" w:author="jonathan pritchard" w:date="2024-10-14T01:18:00Z" w16du:dateUtc="2024-10-14T00:18:00Z"/>
        </w:rPr>
      </w:pPr>
      <w:ins w:id="1959" w:author="jonathan pritchard" w:date="2024-10-14T01:18:00Z" w16du:dateUtc="2024-10-14T00:18:00Z">
        <w:r>
          <w:t>C</w:t>
        </w:r>
      </w:ins>
      <w:del w:id="1960"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1961"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rPr>
          <w:ins w:id="1962" w:author="jonathan pritchard" w:date="2024-10-14T01:19:00Z" w16du:dateUtc="2024-10-14T00:19:00Z"/>
        </w:rPr>
      </w:pPr>
      <w:ins w:id="1963" w:author="jonathan pritchard" w:date="2024-10-14T01:19:00Z" w16du:dateUtc="2024-10-14T00:19:00Z">
        <w:r w:rsidRPr="00B94DFF">
          <w:t>Edition number</w:t>
        </w:r>
      </w:ins>
      <w:ins w:id="1964" w:author="jonathan pritchard" w:date="2024-10-14T01:20:00Z" w16du:dateUtc="2024-10-14T00:20:00Z">
        <w:r w:rsidRPr="00B94DFF">
          <w:t>s</w:t>
        </w:r>
      </w:ins>
      <w:ins w:id="1965" w:author="jonathan pritchard" w:date="2024-10-14T01:19:00Z" w16du:dateUtc="2024-10-14T00:19:00Z">
        <w:r w:rsidRPr="00B94DFF">
          <w:t xml:space="preserve"> of Presentation Librar</w:t>
        </w:r>
      </w:ins>
      <w:ins w:id="1966" w:author="jonathan pritchard" w:date="2024-10-14T01:20:00Z" w16du:dateUtc="2024-10-14T00:20:00Z">
        <w:r w:rsidRPr="00B94DFF">
          <w:t>ies</w:t>
        </w:r>
      </w:ins>
      <w:ins w:id="1967" w:author="jonathan pritchard" w:date="2024-10-14T01:19:00Z" w16du:dateUtc="2024-10-14T00:19:00Z">
        <w:r w:rsidRPr="00B94DFF">
          <w:t xml:space="preserve"> in use</w:t>
        </w:r>
      </w:ins>
      <w:ins w:id="1968" w:author="jonathan pritchard" w:date="2024-10-14T01:20:00Z" w16du:dateUtc="2024-10-14T00:20:00Z">
        <w:r w:rsidRPr="00B94DFF">
          <w:t>;</w:t>
        </w:r>
      </w:ins>
    </w:p>
    <w:p w14:paraId="43251EB1" w14:textId="7B37539E" w:rsidR="00D755A5" w:rsidRPr="00B94DFF" w:rsidRDefault="00D755A5" w:rsidP="00AE2737">
      <w:pPr>
        <w:pStyle w:val="ListParagraph"/>
        <w:numPr>
          <w:ilvl w:val="0"/>
          <w:numId w:val="25"/>
        </w:numPr>
        <w:spacing w:after="60" w:line="240" w:lineRule="auto"/>
        <w:jc w:val="both"/>
      </w:pPr>
      <w:ins w:id="1969" w:author="jonathan pritchard" w:date="2024-10-14T01:19:00Z" w16du:dateUtc="2024-10-14T00:19:00Z">
        <w:r w:rsidRPr="00B94DFF">
          <w:t xml:space="preserve">Edition numbers </w:t>
        </w:r>
      </w:ins>
      <w:ins w:id="1970" w:author="jonathan pritchard" w:date="2024-10-14T01:20:00Z" w16du:dateUtc="2024-10-14T00:20:00Z">
        <w:r w:rsidRPr="00B94DFF">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F87E8E" w:rsidRDefault="00D755A5" w:rsidP="00D755A5">
      <w:pPr>
        <w:pStyle w:val="Heading3"/>
        <w:rPr>
          <w:ins w:id="1971" w:author="jonathan pritchard" w:date="2024-10-14T01:23:00Z" w16du:dateUtc="2024-10-14T00:23:00Z"/>
          <w:rPrChange w:id="1972" w:author="jonathan pritchard" w:date="2024-10-14T01:23:00Z" w16du:dateUtc="2024-10-14T00:23:00Z">
            <w:rPr>
              <w:ins w:id="1973" w:author="jonathan pritchard" w:date="2024-10-14T01:23:00Z" w16du:dateUtc="2024-10-14T00:23:00Z"/>
              <w:highlight w:val="yellow"/>
            </w:rPr>
          </w:rPrChange>
        </w:rPr>
      </w:pPr>
      <w:bookmarkStart w:id="1974" w:name="_Toc188968544"/>
      <w:ins w:id="1975" w:author="jonathan pritchard" w:date="2024-10-14T01:23:00Z" w16du:dateUtc="2024-10-14T00:23:00Z">
        <w:r w:rsidRPr="00F87E8E">
          <w:t>Navigational Warning functions</w:t>
        </w:r>
        <w:bookmarkEnd w:id="1974"/>
      </w:ins>
    </w:p>
    <w:p w14:paraId="3D95DF90" w14:textId="3CB89B09" w:rsidR="000F4DF4" w:rsidRPr="00A527F0" w:rsidRDefault="000F4DF4">
      <w:pPr>
        <w:pPrChange w:id="1976" w:author="jonathan pritchard" w:date="2024-10-14T01:23:00Z" w16du:dateUtc="2024-10-14T00:23:00Z">
          <w:pPr>
            <w:spacing w:after="120" w:line="240" w:lineRule="auto"/>
            <w:jc w:val="both"/>
          </w:pPr>
        </w:pPrChange>
      </w:pPr>
      <w:r w:rsidRPr="007750F0">
        <w:t xml:space="preserve">Specification for the display of navigational warnings are contained in section </w:t>
      </w:r>
      <w:ins w:id="1977" w:author="jonathan pritchard" w:date="2025-01-29T15:30:00Z" w16du:dateUtc="2025-01-29T15:30:00Z">
        <w:r w:rsidR="007750F0" w:rsidRPr="007750F0">
          <w:rPr>
            <w:rPrChange w:id="1978" w:author="jonathan pritchard" w:date="2025-01-29T15:30:00Z" w16du:dateUtc="2025-01-29T15:30:00Z">
              <w:rPr>
                <w:highlight w:val="yellow"/>
              </w:rPr>
            </w:rPrChange>
          </w:rPr>
          <w:fldChar w:fldCharType="begin"/>
        </w:r>
        <w:r w:rsidR="007750F0" w:rsidRPr="007750F0">
          <w:rPr>
            <w:rPrChange w:id="1979" w:author="jonathan pritchard" w:date="2025-01-29T15:30:00Z" w16du:dateUtc="2025-01-29T15:30:00Z">
              <w:rPr>
                <w:highlight w:val="yellow"/>
              </w:rPr>
            </w:rPrChange>
          </w:rPr>
          <w:instrText xml:space="preserve"> REF _Ref189057024 \r \h </w:instrText>
        </w:r>
      </w:ins>
      <w:r w:rsidR="007750F0">
        <w:instrText xml:space="preserve"> \* MERGEFORMAT </w:instrText>
      </w:r>
      <w:r w:rsidR="007750F0" w:rsidRPr="007750F0">
        <w:rPr>
          <w:rPrChange w:id="1980" w:author="jonathan pritchard" w:date="2025-01-29T15:30:00Z" w16du:dateUtc="2025-01-29T15:30:00Z">
            <w:rPr/>
          </w:rPrChange>
        </w:rPr>
      </w:r>
      <w:ins w:id="1981" w:author="jonathan pritchard" w:date="2025-01-29T15:30:00Z" w16du:dateUtc="2025-01-29T15:30:00Z">
        <w:r w:rsidR="007750F0" w:rsidRPr="007750F0">
          <w:rPr>
            <w:rPrChange w:id="1982" w:author="jonathan pritchard" w:date="2025-01-29T15:30:00Z" w16du:dateUtc="2025-01-29T15:30:00Z">
              <w:rPr>
                <w:highlight w:val="yellow"/>
              </w:rPr>
            </w:rPrChange>
          </w:rPr>
          <w:fldChar w:fldCharType="separate"/>
        </w:r>
        <w:r w:rsidR="007750F0" w:rsidRPr="007750F0">
          <w:rPr>
            <w:rPrChange w:id="1983" w:author="jonathan pritchard" w:date="2025-01-29T15:30:00Z" w16du:dateUtc="2025-01-29T15:30:00Z">
              <w:rPr>
                <w:highlight w:val="yellow"/>
              </w:rPr>
            </w:rPrChange>
          </w:rPr>
          <w:t>12.13</w:t>
        </w:r>
        <w:r w:rsidR="007750F0" w:rsidRPr="007750F0">
          <w:rPr>
            <w:rPrChange w:id="1984" w:author="jonathan pritchard" w:date="2025-01-29T15:30:00Z" w16du:dateUtc="2025-01-29T15:30:00Z">
              <w:rPr>
                <w:highlight w:val="yellow"/>
              </w:rPr>
            </w:rPrChange>
          </w:rPr>
          <w:fldChar w:fldCharType="end"/>
        </w:r>
      </w:ins>
      <w:del w:id="1985" w:author="jonathan pritchard" w:date="2025-01-29T15:30:00Z" w16du:dateUtc="2025-01-29T15:30:00Z">
        <w:r w:rsidRPr="007750F0" w:rsidDel="007750F0">
          <w:rPr>
            <w:rPrChange w:id="1986" w:author="jonathan pritchard" w:date="2025-01-29T15:30:00Z" w16du:dateUtc="2025-01-29T15:30:00Z">
              <w:rPr>
                <w:highlight w:val="yellow"/>
              </w:rPr>
            </w:rPrChange>
          </w:rPr>
          <w:delText>XXX</w:delText>
        </w:r>
      </w:del>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987" w:name="_Toc188968545"/>
      <w:r w:rsidRPr="00A527F0">
        <w:t>Units</w:t>
      </w:r>
      <w:bookmarkEnd w:id="1987"/>
    </w:p>
    <w:p w14:paraId="460878B4" w14:textId="77777777" w:rsidR="00B94DFF" w:rsidRPr="00B94DFF" w:rsidRDefault="00D755A5" w:rsidP="000D5648">
      <w:pPr>
        <w:spacing w:after="60" w:line="240" w:lineRule="auto"/>
        <w:jc w:val="both"/>
        <w:rPr>
          <w:ins w:id="1988" w:author="jonathan pritchard" w:date="2025-01-24T16:45:00Z" w16du:dateUtc="2025-01-24T16:45:00Z"/>
          <w:rPrChange w:id="1989" w:author="jonathan pritchard" w:date="2025-01-24T16:45:00Z" w16du:dateUtc="2025-01-24T16:45:00Z">
            <w:rPr>
              <w:ins w:id="1990" w:author="jonathan pritchard" w:date="2025-01-24T16:45:00Z" w16du:dateUtc="2025-01-24T16:45:00Z"/>
              <w:highlight w:val="yellow"/>
            </w:rPr>
          </w:rPrChange>
        </w:rPr>
      </w:pPr>
      <w:ins w:id="1991" w:author="jonathan pritchard" w:date="2024-10-14T01:26:00Z" w16du:dateUtc="2024-10-14T00:26:00Z">
        <w:r w:rsidRPr="00B94DFF">
          <w:t xml:space="preserve">The units of height and depth listed below must be permanently </w:t>
        </w:r>
      </w:ins>
      <w:ins w:id="1992" w:author="jonathan pritchard" w:date="2024-10-14T01:27:00Z" w16du:dateUtc="2024-10-14T00:27:00Z">
        <w:r w:rsidR="00171271" w:rsidRPr="00B94DFF">
          <w:t>indicated</w:t>
        </w:r>
      </w:ins>
      <w:ins w:id="1993" w:author="jonathan pritchard" w:date="2025-01-24T16:45:00Z" w16du:dateUtc="2025-01-24T16:45:00Z">
        <w:r w:rsidR="00B94DFF" w:rsidRPr="00B94DFF">
          <w:rPr>
            <w:rPrChange w:id="1994" w:author="jonathan pritchard" w:date="2025-01-24T16:45:00Z" w16du:dateUtc="2025-01-24T16:45:00Z">
              <w:rPr>
                <w:highlight w:val="yellow"/>
              </w:rPr>
            </w:rPrChange>
          </w:rPr>
          <w:t>.</w:t>
        </w:r>
      </w:ins>
    </w:p>
    <w:p w14:paraId="4D996FD9" w14:textId="0BAEA54F" w:rsidR="00D755A5" w:rsidRPr="00B94DFF" w:rsidRDefault="00171271" w:rsidP="000D5648">
      <w:pPr>
        <w:spacing w:after="60" w:line="240" w:lineRule="auto"/>
        <w:jc w:val="both"/>
        <w:rPr>
          <w:ins w:id="1995" w:author="jonathan pritchard" w:date="2024-10-14T01:27:00Z" w16du:dateUtc="2024-10-14T00:27:00Z"/>
        </w:rPr>
      </w:pPr>
      <w:ins w:id="1996" w:author="jonathan pritchard" w:date="2024-10-14T01:27:00Z" w16du:dateUtc="2024-10-14T00:27:00Z">
        <w:r w:rsidRPr="00B94DFF">
          <w:t>Equivalent values using other units may also be shown:</w:t>
        </w:r>
      </w:ins>
    </w:p>
    <w:p w14:paraId="0646F867" w14:textId="77777777" w:rsidR="00D755A5" w:rsidRPr="00B94DFF" w:rsidRDefault="00D755A5" w:rsidP="00D755A5">
      <w:pPr>
        <w:spacing w:after="60" w:line="240" w:lineRule="auto"/>
        <w:ind w:left="720"/>
        <w:jc w:val="both"/>
        <w:rPr>
          <w:moveTo w:id="1997" w:author="jonathan pritchard" w:date="2024-10-14T01:27:00Z" w16du:dateUtc="2024-10-14T00:27:00Z"/>
        </w:rPr>
      </w:pPr>
      <w:moveToRangeStart w:id="1998" w:author="jonathan pritchard" w:date="2024-10-14T01:27:00Z" w:name="move179761652"/>
      <w:moveTo w:id="1999" w:author="jonathan pritchard" w:date="2024-10-14T01:27:00Z" w16du:dateUtc="2024-10-14T00:27:00Z">
        <w:r w:rsidRPr="00B94DFF">
          <w:t>Depth:</w:t>
        </w:r>
        <w:r w:rsidRPr="00B94DFF">
          <w:tab/>
        </w:r>
        <w:r w:rsidRPr="00B94DFF">
          <w:tab/>
          <w:t>Metres and decimetres.</w:t>
        </w:r>
      </w:moveTo>
    </w:p>
    <w:p w14:paraId="6BB43845" w14:textId="77777777" w:rsidR="00D755A5" w:rsidRPr="00A527F0" w:rsidDel="00D755A5" w:rsidRDefault="00D755A5" w:rsidP="00D755A5">
      <w:pPr>
        <w:spacing w:after="60" w:line="240" w:lineRule="auto"/>
        <w:ind w:left="720"/>
        <w:jc w:val="both"/>
        <w:rPr>
          <w:del w:id="2000" w:author="jonathan pritchard" w:date="2024-10-14T01:27:00Z" w16du:dateUtc="2024-10-14T00:27:00Z"/>
          <w:moveTo w:id="2001" w:author="jonathan pritchard" w:date="2024-10-14T01:27:00Z" w16du:dateUtc="2024-10-14T00:27:00Z"/>
        </w:rPr>
      </w:pPr>
      <w:moveTo w:id="2002" w:author="jonathan pritchard" w:date="2024-10-14T01:27:00Z" w16du:dateUtc="2024-10-14T00:27:00Z">
        <w:r w:rsidRPr="00B94DFF">
          <w:t>Height:</w:t>
        </w:r>
        <w:r w:rsidRPr="00B94DFF">
          <w:tab/>
        </w:r>
        <w:r w:rsidRPr="00B94DFF">
          <w:tab/>
          <w:t>Metres.</w:t>
        </w:r>
      </w:moveTo>
    </w:p>
    <w:moveToRangeEnd w:id="1998"/>
    <w:p w14:paraId="1BC7902D" w14:textId="77777777" w:rsidR="00D755A5" w:rsidRDefault="00D755A5">
      <w:pPr>
        <w:spacing w:after="60" w:line="240" w:lineRule="auto"/>
        <w:ind w:left="720"/>
        <w:jc w:val="both"/>
        <w:rPr>
          <w:ins w:id="2003" w:author="jonathan pritchard" w:date="2024-10-14T01:27:00Z" w16du:dateUtc="2024-10-14T00:27:00Z"/>
        </w:rPr>
        <w:pPrChange w:id="2004"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2005"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2006" w:author="jonathan pritchard" w:date="2024-10-14T01:27:00Z" w16du:dateUtc="2024-10-14T00:27:00Z"/>
        </w:rPr>
      </w:pPr>
      <w:ins w:id="2007" w:author="jonathan pritchard" w:date="2024-10-14T01:27:00Z" w16du:dateUtc="2024-10-14T00:27:00Z">
        <w:r>
          <w:t>Additionally, t</w:t>
        </w:r>
      </w:ins>
      <w:del w:id="2008"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2009"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2010"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2011" w:author="jonathan pritchard" w:date="2024-10-14T01:27:00Z" w16du:dateUtc="2024-10-14T00:27:00Z"/>
        </w:rPr>
      </w:pPr>
      <w:moveFromRangeStart w:id="2012" w:author="jonathan pritchard" w:date="2024-10-14T01:27:00Z" w:name="move179761652"/>
      <w:moveFrom w:id="2013"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2014" w:author="jonathan pritchard" w:date="2024-10-14T01:27:00Z" w16du:dateUtc="2024-10-14T00:27:00Z"/>
        </w:rPr>
      </w:pPr>
      <w:moveFrom w:id="2015"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2012"/>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2016" w:name="_Ref167188547"/>
      <w:bookmarkStart w:id="2017" w:name="_Toc188968546"/>
      <w:r w:rsidRPr="00A527F0">
        <w:t>Legend</w:t>
      </w:r>
      <w:bookmarkEnd w:id="2016"/>
      <w:bookmarkEnd w:id="2017"/>
    </w:p>
    <w:p w14:paraId="51852F08" w14:textId="74B42B8B" w:rsidR="00282925" w:rsidRPr="00A527F0" w:rsidRDefault="00282925" w:rsidP="000D5648">
      <w:pPr>
        <w:spacing w:after="60" w:line="240" w:lineRule="auto"/>
        <w:jc w:val="both"/>
      </w:pPr>
      <w:r w:rsidRPr="00B812CA">
        <w:t xml:space="preserve">A standard legend of general </w:t>
      </w:r>
      <w:ins w:id="2018" w:author="jonathan pritchard" w:date="2025-01-17T12:10:00Z" w16du:dateUtc="2025-01-17T12:10:00Z">
        <w:r w:rsidR="005D64AA">
          <w:t xml:space="preserve">S-101 </w:t>
        </w:r>
      </w:ins>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187464AE" w:rsidR="00282925" w:rsidRPr="00F0338B" w:rsidDel="00B94DFF" w:rsidRDefault="00D21916" w:rsidP="00AE2737">
      <w:pPr>
        <w:pStyle w:val="ListParagraph"/>
        <w:numPr>
          <w:ilvl w:val="0"/>
          <w:numId w:val="24"/>
        </w:numPr>
        <w:spacing w:after="60" w:line="240" w:lineRule="auto"/>
        <w:jc w:val="both"/>
        <w:rPr>
          <w:del w:id="2019" w:author="jonathan pritchard" w:date="2025-01-24T16:45:00Z" w16du:dateUtc="2025-01-24T16:45:00Z"/>
          <w:strike/>
          <w:highlight w:val="yellow"/>
        </w:rPr>
      </w:pPr>
      <w:del w:id="2020"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depth</w:delText>
        </w:r>
        <w:r w:rsidRPr="00F0338B" w:rsidDel="00B94DFF">
          <w:rPr>
            <w:strike/>
            <w:highlight w:val="yellow"/>
          </w:rPr>
          <w:delText>;</w:delText>
        </w:r>
        <w:r w:rsidR="00282925" w:rsidRPr="00F0338B" w:rsidDel="00B94DFF">
          <w:rPr>
            <w:strike/>
            <w:highlight w:val="yellow"/>
          </w:rPr>
          <w:delText xml:space="preserve"> </w:delText>
        </w:r>
      </w:del>
    </w:p>
    <w:p w14:paraId="6D88AC52" w14:textId="07579A39" w:rsidR="00282925" w:rsidRPr="00F0338B" w:rsidDel="00B94DFF" w:rsidRDefault="00D21916" w:rsidP="00AE2737">
      <w:pPr>
        <w:pStyle w:val="ListParagraph"/>
        <w:numPr>
          <w:ilvl w:val="0"/>
          <w:numId w:val="24"/>
        </w:numPr>
        <w:spacing w:after="60" w:line="240" w:lineRule="auto"/>
        <w:jc w:val="both"/>
        <w:rPr>
          <w:del w:id="2021" w:author="jonathan pritchard" w:date="2025-01-24T16:45:00Z" w16du:dateUtc="2025-01-24T16:45:00Z"/>
          <w:strike/>
          <w:highlight w:val="yellow"/>
        </w:rPr>
      </w:pPr>
      <w:del w:id="2022"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height</w:delText>
        </w:r>
        <w:r w:rsidRPr="00F0338B" w:rsidDel="00B94DFF">
          <w:rPr>
            <w:strike/>
            <w:highlight w:val="yellow"/>
          </w:rPr>
          <w:delText>;</w:delText>
        </w:r>
      </w:del>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B94DFF" w:rsidRDefault="00D21916" w:rsidP="00AE2737">
      <w:pPr>
        <w:pStyle w:val="ListParagraph"/>
        <w:numPr>
          <w:ilvl w:val="0"/>
          <w:numId w:val="24"/>
        </w:numPr>
        <w:spacing w:after="60" w:line="240" w:lineRule="auto"/>
        <w:jc w:val="both"/>
        <w:rPr>
          <w:ins w:id="2023" w:author="jonathan pritchard" w:date="2024-10-14T01:33:00Z" w16du:dateUtc="2024-10-14T00:33:00Z"/>
          <w:rPrChange w:id="2024" w:author="jonathan pritchard" w:date="2025-01-24T16:45:00Z" w16du:dateUtc="2025-01-24T16:45:00Z">
            <w:rPr>
              <w:ins w:id="2025" w:author="jonathan pritchard" w:date="2024-10-14T01:33:00Z" w16du:dateUtc="2024-10-14T00:33:00Z"/>
              <w:highlight w:val="yellow"/>
            </w:rPr>
          </w:rPrChange>
        </w:rPr>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ins w:id="2026" w:author="jonathan pritchard" w:date="2024-10-14T01:33:00Z" w16du:dateUtc="2024-10-14T00:33:00Z">
        <w:r w:rsidRPr="00B94DFF">
          <w:rPr>
            <w:rPrChange w:id="2027" w:author="jonathan pritchard" w:date="2025-01-24T16:45:00Z" w16du:dateUtc="2025-01-24T16:45:00Z">
              <w:rPr>
                <w:highlight w:val="yellow"/>
              </w:rPr>
            </w:rPrChange>
          </w:rPr>
          <w:t>Method of Water Level Adjustment (if ena</w:t>
        </w:r>
      </w:ins>
      <w:ins w:id="2028" w:author="jonathan pritchard" w:date="2024-10-14T01:34:00Z" w16du:dateUtc="2024-10-14T00:34:00Z">
        <w:r w:rsidRPr="00B94DFF">
          <w:rPr>
            <w:rPrChange w:id="2029" w:author="jonathan pritchard" w:date="2025-01-24T16:45:00Z" w16du:dateUtc="2025-01-24T16:45:00Z">
              <w:rPr>
                <w:highlight w:val="yellow"/>
              </w:rPr>
            </w:rPrChange>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2030" w:author="jonathan pritchard" w:date="2024-10-14T01:30:00Z" w16du:dateUtc="2024-10-14T00:30:00Z">
        <w:r w:rsidR="00171271">
          <w:t xml:space="preserve"> currently in use</w:t>
        </w:r>
      </w:ins>
      <w:r w:rsidRPr="00A527F0">
        <w:t>;</w:t>
      </w:r>
    </w:p>
    <w:p w14:paraId="20418F7F" w14:textId="23022560" w:rsidR="00282925" w:rsidRPr="00A527F0" w:rsidRDefault="007750F0" w:rsidP="00AE2737">
      <w:pPr>
        <w:pStyle w:val="ListParagraph"/>
        <w:numPr>
          <w:ilvl w:val="0"/>
          <w:numId w:val="24"/>
        </w:numPr>
        <w:spacing w:after="120" w:line="240" w:lineRule="auto"/>
        <w:jc w:val="both"/>
      </w:pPr>
      <w:ins w:id="2031" w:author="jonathan pritchard" w:date="2025-01-29T15:31:00Z" w16du:dateUtc="2025-01-29T15:31:00Z">
        <w:r>
          <w:t xml:space="preserve">ENC </w:t>
        </w:r>
      </w:ins>
      <w:r w:rsidR="00D21916" w:rsidRPr="00A527F0">
        <w:t>C</w:t>
      </w:r>
      <w:r w:rsidR="00282925" w:rsidRPr="00A527F0">
        <w:t>hart projection</w:t>
      </w:r>
      <w:r w:rsidR="00D21916" w:rsidRPr="00A527F0">
        <w:t>.</w:t>
      </w:r>
    </w:p>
    <w:p w14:paraId="69DEB4E5" w14:textId="43E7E0D7"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ins w:id="2032" w:author="jonathan pritchard" w:date="2025-01-29T15:28:00Z" w16du:dateUtc="2025-01-29T15:28:00Z">
        <w:r w:rsidR="007750F0">
          <w:t>12.11.1</w:t>
        </w:r>
      </w:ins>
      <w:del w:id="2033" w:author="jonathan pritchard" w:date="2025-01-29T15:28:00Z" w16du:dateUtc="2025-01-29T15:28:00Z">
        <w:r w:rsidR="000553AC" w:rsidDel="007750F0">
          <w:delText>C-15.9.1</w:delText>
        </w:r>
      </w:del>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2034"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2034"/>
    </w:p>
    <w:p w14:paraId="48C6DDC4" w14:textId="7F00C2B6" w:rsidR="00145602" w:rsidRPr="00A527F0" w:rsidRDefault="00950DDE" w:rsidP="00214B3A">
      <w:pPr>
        <w:pStyle w:val="Heading3"/>
      </w:pPr>
      <w:bookmarkStart w:id="2035" w:name="_Toc188968548"/>
      <w:r w:rsidRPr="00A527F0">
        <w:t>Priority layers</w:t>
      </w:r>
      <w:bookmarkEnd w:id="2035"/>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2036" w:author="jonathan pritchard" w:date="2024-10-14T01:37:00Z" w16du:dateUtc="2024-10-14T00:37:00Z">
        <w:r w:rsidR="00171271">
          <w:t>a</w:t>
        </w:r>
      </w:ins>
      <w:ins w:id="2037" w:author="jonathan pritchard" w:date="2024-10-14T01:35:00Z" w16du:dateUtc="2024-10-14T00:35:00Z">
        <w:r w:rsidR="00171271">
          <w:t xml:space="preserve">ll </w:t>
        </w:r>
      </w:ins>
      <w:ins w:id="2038" w:author="jonathan pritchard" w:date="2024-10-14T01:37:00Z" w16du:dateUtc="2024-10-14T00:37:00Z">
        <w:r w:rsidR="00171271">
          <w:t>o</w:t>
        </w:r>
      </w:ins>
      <w:del w:id="2039" w:author="jonathan pritchard" w:date="2024-10-14T01:37:00Z" w16du:dateUtc="2024-10-14T00:37:00Z">
        <w:r w:rsidRPr="00A527F0" w:rsidDel="00171271">
          <w:delText>O</w:delText>
        </w:r>
      </w:del>
      <w:r w:rsidRPr="00A527F0">
        <w:t xml:space="preserve">ther </w:t>
      </w:r>
      <w:ins w:id="2040" w:author="jonathan pritchard" w:date="2024-10-14T01:37:00Z" w16du:dateUtc="2024-10-14T00:37:00Z">
        <w:r w:rsidR="00171271">
          <w:t>i</w:t>
        </w:r>
      </w:ins>
      <w:del w:id="2041"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2042"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ins w:id="2043" w:author="jonathan pritchard" w:date="2024-10-14T01:38:00Z" w16du:dateUtc="2024-10-14T00:38:00Z">
        <w:r w:rsidR="005D2986">
          <w:t>’</w:t>
        </w:r>
      </w:ins>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2044"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2045" w:name="_Toc188968549"/>
      <w:r w:rsidRPr="00A527F0">
        <w:t>Radar priority</w:t>
      </w:r>
      <w:bookmarkEnd w:id="2045"/>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2046" w:name="_Ref49427616"/>
      <w:bookmarkStart w:id="2047" w:name="_Toc188968550"/>
      <w:bookmarkStart w:id="2048" w:name="_Ref44795999"/>
      <w:r w:rsidRPr="00453DD3">
        <w:rPr>
          <w:rPrChange w:id="2049" w:author="jon pritchard" w:date="2024-11-27T20:57:00Z" w16du:dateUtc="2024-11-27T19:57:00Z">
            <w:rPr>
              <w:highlight w:val="yellow"/>
            </w:rPr>
          </w:rPrChange>
        </w:rPr>
        <w:t>Displaying</w:t>
      </w:r>
      <w:r w:rsidRPr="00453DD3">
        <w:t xml:space="preserve"> ECDIS updates</w:t>
      </w:r>
      <w:bookmarkEnd w:id="2046"/>
      <w:bookmarkEnd w:id="2047"/>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ins w:id="2050" w:author="jonathan pritchard" w:date="2025-01-24T16:47:00Z" w16du:dateUtc="2025-01-24T16:47:00Z">
        <w:r w:rsidR="00B94DFF">
          <w:t xml:space="preserve"> The quoted requirements </w:t>
        </w:r>
      </w:ins>
      <w:ins w:id="2051" w:author="jonathan pritchard" w:date="2025-01-24T16:48:00Z" w16du:dateUtc="2025-01-24T16:48:00Z">
        <w:r w:rsidR="00B94DFF">
          <w:t>are mandatory and must be implemented by the ECDIS.</w:t>
        </w:r>
      </w:ins>
    </w:p>
    <w:p w14:paraId="12F938AC" w14:textId="06F8EA7B"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ins w:id="2052" w:author="jonathan pritchard" w:date="2024-10-14T01:42:00Z" w16du:dateUtc="2024-10-14T00:42:00Z">
        <w:r w:rsidR="005D2986" w:rsidRPr="00453DD3">
          <w:rPr>
            <w:i/>
            <w:iCs/>
            <w:rPrChange w:id="2053" w:author="jon pritchard" w:date="2024-11-27T20:57:00Z" w16du:dateUtc="2024-11-27T19:57:00Z">
              <w:rPr/>
            </w:rPrChange>
          </w:rPr>
          <w:t xml:space="preserve">ECDIS </w:t>
        </w:r>
      </w:ins>
      <w:ins w:id="2054" w:author="jonathan pritchard" w:date="2025-01-24T16:47:00Z" w16du:dateUtc="2025-01-24T16:47:00Z">
        <w:r w:rsidR="00B94DFF" w:rsidRPr="00C72695">
          <w:rPr>
            <w:i/>
            <w:iCs/>
          </w:rPr>
          <w:t>should</w:t>
        </w:r>
      </w:ins>
      <w:ins w:id="2055" w:author="jonathan pritchard" w:date="2024-10-14T01:42:00Z" w16du:dateUtc="2024-10-14T00:42:00Z">
        <w:r w:rsidR="005D2986" w:rsidRPr="00453DD3">
          <w:rPr>
            <w:i/>
            <w:iCs/>
            <w:rPrChange w:id="2056" w:author="jon pritchard" w:date="2024-11-27T20:57:00Z" w16du:dateUtc="2024-11-27T19:57:00Z">
              <w:rPr/>
            </w:rPrChange>
          </w:rPr>
          <w:t xml:space="preserve"> be capable of accepting official updates to the </w:t>
        </w:r>
        <w:r w:rsidR="005D2986" w:rsidRPr="00B94DFF">
          <w:rPr>
            <w:i/>
            <w:iCs/>
            <w:rPrChange w:id="2057" w:author="jonathan pritchard" w:date="2025-01-24T16:48:00Z" w16du:dateUtc="2025-01-24T16:48:00Z">
              <w:rPr/>
            </w:rPrChange>
          </w:rPr>
          <w:t>ENDS</w:t>
        </w:r>
        <w:r w:rsidR="005D2986" w:rsidRPr="00453DD3">
          <w:rPr>
            <w:i/>
            <w:iCs/>
            <w:rPrChange w:id="2058" w:author="jon pritchard" w:date="2024-11-27T20:57:00Z" w16du:dateUtc="2024-11-27T19:57:00Z">
              <w:rPr/>
            </w:rPrChange>
          </w:rPr>
          <w:t xml:space="preserve"> provided in conformity with IHO standards. These updates must be automatically applied to the system database. By whatever means updates are received, the implementation procedure must not interfere with the display in use</w:t>
        </w:r>
        <w:r w:rsidR="005D2986" w:rsidRPr="00453DD3">
          <w:t>.</w:t>
        </w:r>
      </w:ins>
      <w:del w:id="2059" w:author="jonathan pritchard" w:date="2024-10-14T01:42:00Z" w16du:dateUtc="2024-10-14T00:42:00Z">
        <w:r w:rsidR="004C64D4" w:rsidRPr="00453DD3" w:rsidDel="005D2986">
          <w:delText xml:space="preserve">Automatic and </w:delText>
        </w:r>
        <w:commentRangeStart w:id="2060"/>
        <w:r w:rsidR="004C64D4" w:rsidRPr="00453DD3" w:rsidDel="005D2986">
          <w:delText>semi-automatic updates</w:delText>
        </w:r>
        <w:commentRangeEnd w:id="2060"/>
        <w:r w:rsidR="00411E72" w:rsidRPr="00453DD3" w:rsidDel="005D2986">
          <w:rPr>
            <w:rStyle w:val="CommentReference"/>
          </w:rPr>
          <w:commentReference w:id="2060"/>
        </w:r>
        <w:r w:rsidR="004C64D4" w:rsidRPr="00453DD3" w:rsidDel="005D2986">
          <w:delText xml:space="preserve">: </w:delText>
        </w:r>
        <w:r w:rsidR="009B0403" w:rsidRPr="00453DD3" w:rsidDel="005D2986">
          <w:delText>T</w:delText>
        </w:r>
        <w:r w:rsidR="004C64D4" w:rsidRPr="00453DD3" w:rsidDel="005D2986">
          <w:delText xml:space="preserve">hese </w:delText>
        </w:r>
        <w:r w:rsidR="00D04DD7" w:rsidRPr="00453DD3" w:rsidDel="005D2986">
          <w:rPr>
            <w:rPrChange w:id="2061" w:author="jon pritchard" w:date="2024-11-27T20:57:00Z" w16du:dateUtc="2024-11-27T19:57:00Z">
              <w:rPr>
                <w:highlight w:val="yellow"/>
              </w:rPr>
            </w:rPrChange>
          </w:rPr>
          <w:delText xml:space="preserve">must </w:delText>
        </w:r>
        <w:r w:rsidR="004C64D4" w:rsidRPr="00453DD3" w:rsidDel="005D2986">
          <w:delText>be displayed in the same manner as ENC information, using standard colours and symbols.</w:delText>
        </w:r>
      </w:del>
    </w:p>
    <w:p w14:paraId="7DFFE0DE" w14:textId="1E010333"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ins w:id="2062" w:author="jonathan pritchard" w:date="2024-10-14T01:43:00Z" w16du:dateUtc="2024-10-14T00:43:00Z">
        <w:r w:rsidR="005D2986" w:rsidRPr="00453DD3">
          <w:rPr>
            <w:i/>
            <w:iCs/>
            <w:rPrChange w:id="2063" w:author="jon pritchard" w:date="2024-11-27T20:57:00Z" w16du:dateUtc="2024-11-27T19:57:00Z">
              <w:rPr/>
            </w:rPrChange>
          </w:rPr>
          <w:t xml:space="preserve">ECDIS </w:t>
        </w:r>
      </w:ins>
      <w:ins w:id="2064" w:author="jonathan pritchard" w:date="2025-01-24T16:47:00Z" w16du:dateUtc="2025-01-24T16:47:00Z">
        <w:r w:rsidR="00B94DFF" w:rsidRPr="00C72695">
          <w:rPr>
            <w:i/>
            <w:iCs/>
          </w:rPr>
          <w:t>should</w:t>
        </w:r>
      </w:ins>
      <w:ins w:id="2065" w:author="jonathan pritchard" w:date="2024-10-14T01:43:00Z" w16du:dateUtc="2024-10-14T00:43:00Z">
        <w:r w:rsidR="005D2986" w:rsidRPr="00453DD3">
          <w:rPr>
            <w:i/>
            <w:iCs/>
            <w:rPrChange w:id="2066" w:author="jon pritchard" w:date="2024-11-27T20:57:00Z" w16du:dateUtc="2024-11-27T19:57: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w:t>
        </w:r>
      </w:ins>
      <w:ins w:id="2067" w:author="jonathan pritchard" w:date="2024-10-14T01:45:00Z" w16du:dateUtc="2024-10-14T00:45:00Z">
        <w:r w:rsidR="005D2986" w:rsidRPr="00453DD3">
          <w:t>The requirements for Manual Updates are given in clauses C-12.3.</w:t>
        </w:r>
      </w:ins>
      <w:r w:rsidR="00036FFD" w:rsidRPr="00453DD3">
        <w:rPr>
          <w:rPrChange w:id="2068" w:author="jon pritchard" w:date="2024-11-27T20:57:00Z" w16du:dateUtc="2024-11-27T19:57:00Z">
            <w:rPr>
              <w:highlight w:val="yellow"/>
            </w:rPr>
          </w:rPrChange>
        </w:rPr>
        <w:t>1</w:t>
      </w:r>
      <w:ins w:id="2069" w:author="jonathan pritchard" w:date="2024-10-14T01:45:00Z" w16du:dateUtc="2024-10-14T00:45:00Z">
        <w:r w:rsidR="005D2986" w:rsidRPr="00453DD3">
          <w:t xml:space="preserve"> and C-15.10.</w:t>
        </w:r>
      </w:ins>
      <w:del w:id="2070" w:author="jonathan pritchard" w:date="2024-10-14T01:45:00Z" w16du:dateUtc="2024-10-14T00:45:00Z">
        <w:r w:rsidR="004C64D4" w:rsidRPr="00453DD3" w:rsidDel="005D2986">
          <w:delText>Manual updates</w:delText>
        </w:r>
        <w:r w:rsidR="004A2268" w:rsidRPr="00453DD3" w:rsidDel="005D2986">
          <w:delText xml:space="preserve"> </w:delText>
        </w:r>
        <w:r w:rsidR="005C568A" w:rsidRPr="00453DD3" w:rsidDel="005D2986">
          <w:delText xml:space="preserve">must </w:delText>
        </w:r>
        <w:r w:rsidR="004A2268" w:rsidRPr="00453DD3" w:rsidDel="005D2986">
          <w:delText xml:space="preserve">be distinguished as specified in </w:delText>
        </w:r>
        <w:r w:rsidR="009B0403" w:rsidRPr="00453DD3" w:rsidDel="005D2986">
          <w:delText xml:space="preserve">clause </w:delText>
        </w:r>
      </w:del>
      <w:commentRangeStart w:id="2071"/>
      <w:commentRangeStart w:id="2072"/>
      <w:del w:id="2073" w:author="jonathan pritchard" w:date="2024-10-14T01:43:00Z" w16du:dateUtc="2024-10-14T00:43:00Z">
        <w:r w:rsidR="004A2268" w:rsidRPr="00453DD3" w:rsidDel="005D2986">
          <w:rPr>
            <w:rPrChange w:id="2074" w:author="jon pritchard" w:date="2024-11-27T20:57:00Z" w16du:dateUtc="2024-11-27T19:57:00Z">
              <w:rPr>
                <w:highlight w:val="yellow"/>
              </w:rPr>
            </w:rPrChange>
          </w:rPr>
          <w:delText>C</w:delText>
        </w:r>
        <w:commentRangeEnd w:id="2071"/>
        <w:r w:rsidR="007F4C50" w:rsidRPr="00453DD3" w:rsidDel="005D2986">
          <w:rPr>
            <w:rStyle w:val="CommentReference"/>
          </w:rPr>
          <w:commentReference w:id="2071"/>
        </w:r>
        <w:commentRangeEnd w:id="2072"/>
        <w:r w:rsidR="002128CD" w:rsidRPr="00453DD3" w:rsidDel="005D2986">
          <w:rPr>
            <w:rStyle w:val="CommentReference"/>
          </w:rPr>
          <w:commentReference w:id="2072"/>
        </w:r>
        <w:r w:rsidR="004A2268" w:rsidRPr="00453DD3" w:rsidDel="005D2986">
          <w:rPr>
            <w:rPrChange w:id="2075" w:author="jon pritchard" w:date="2024-11-27T20:57:00Z" w16du:dateUtc="2024-11-27T19:57:00Z">
              <w:rPr>
                <w:highlight w:val="yellow"/>
              </w:rPr>
            </w:rPrChange>
          </w:rPr>
          <w:delText>-14.11</w:delText>
        </w:r>
      </w:del>
      <w:ins w:id="2076" w:author="jonathan pritchard" w:date="2024-10-14T01:43:00Z" w16du:dateUtc="2024-10-14T00:43:00Z">
        <w:r w:rsidR="005D2986" w:rsidRPr="00453DD3">
          <w:t>)</w:t>
        </w:r>
      </w:ins>
    </w:p>
    <w:p w14:paraId="5C62A24D" w14:textId="1F0BD8D1"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ins w:id="2077" w:author="jonathan pritchard" w:date="2024-10-14T01:44:00Z" w16du:dateUtc="2024-10-14T00:44:00Z">
        <w:r w:rsidR="005D2986" w:rsidRPr="00453DD3">
          <w:rPr>
            <w:i/>
            <w:iCs/>
            <w:rPrChange w:id="2078" w:author="jon pritchard" w:date="2024-11-27T20:57:00Z" w16du:dateUtc="2024-11-27T19:57:00Z">
              <w:rPr/>
            </w:rPrChange>
          </w:rPr>
          <w:t xml:space="preserve">ECDIS </w:t>
        </w:r>
      </w:ins>
      <w:del w:id="2079" w:author="jonathan pritchard" w:date="2025-01-24T16:47:00Z" w16du:dateUtc="2025-01-24T16:47:00Z">
        <w:r w:rsidR="00D87C55" w:rsidRPr="00C72695" w:rsidDel="00B94DFF">
          <w:rPr>
            <w:i/>
            <w:iCs/>
            <w:rPrChange w:id="2080" w:author="jon pritchard" w:date="2024-11-27T20:57:00Z" w16du:dateUtc="2024-11-27T19:57:00Z">
              <w:rPr>
                <w:highlight w:val="yellow"/>
              </w:rPr>
            </w:rPrChange>
          </w:rPr>
          <w:delText>must</w:delText>
        </w:r>
      </w:del>
      <w:ins w:id="2081" w:author="jonathan pritchard" w:date="2025-01-24T16:47:00Z" w16du:dateUtc="2025-01-24T16:47:00Z">
        <w:r w:rsidR="00B94DFF" w:rsidRPr="00C72695">
          <w:rPr>
            <w:i/>
            <w:iCs/>
          </w:rPr>
          <w:t>should</w:t>
        </w:r>
        <w:r w:rsidR="00B94DFF" w:rsidRPr="00453DD3">
          <w:rPr>
            <w:i/>
            <w:iCs/>
            <w:rPrChange w:id="2082" w:author="jon pritchard" w:date="2024-11-27T20:57:00Z" w16du:dateUtc="2024-11-27T19:57:00Z">
              <w:rPr/>
            </w:rPrChange>
          </w:rPr>
          <w:t xml:space="preserve"> </w:t>
        </w:r>
      </w:ins>
      <w:ins w:id="2083" w:author="jonathan pritchard" w:date="2024-10-14T01:44:00Z" w16du:dateUtc="2024-10-14T00:44:00Z">
        <w:r w:rsidR="005D2986" w:rsidRPr="00453DD3">
          <w:rPr>
            <w:i/>
            <w:iCs/>
            <w:rPrChange w:id="2084" w:author="jon pritchard" w:date="2024-11-27T20:57:00Z" w16du:dateUtc="2024-11-27T19:57:00Z">
              <w:rPr/>
            </w:rPrChange>
          </w:rPr>
          <w:t>allow the mariner to display updates in order to review their contents and to ascertain that they have been included in the system database.</w:t>
        </w:r>
      </w:ins>
      <w:ins w:id="2085" w:author="jonathan pritchard" w:date="2024-10-14T01:45:00Z" w16du:dateUtc="2024-10-14T00:45:00Z">
        <w:r w:rsidR="005D2986" w:rsidRPr="00453DD3">
          <w:rPr>
            <w:i/>
            <w:iCs/>
            <w:rPrChange w:id="2086" w:author="jon pritchard" w:date="2024-11-27T20:57:00Z" w16du:dateUtc="2024-11-27T19:57:00Z">
              <w:rPr/>
            </w:rPrChange>
          </w:rPr>
          <w:t>(</w:t>
        </w:r>
      </w:ins>
      <w:ins w:id="2087" w:author="jonathan pritchard" w:date="2024-10-14T01:44:00Z" w16du:dateUtc="2024-10-14T00:44:00Z">
        <w:r w:rsidR="005D2986" w:rsidRPr="00453DD3">
          <w:t>The requirements for displaying updates for review are given in clause C-15.10.2.</w:t>
        </w:r>
      </w:ins>
      <w:ins w:id="2088" w:author="jonathan pritchard" w:date="2024-10-14T01:45:00Z" w16du:dateUtc="2024-10-14T00:45:00Z">
        <w:r w:rsidR="005D2986" w:rsidRPr="00453DD3">
          <w:t>)</w:t>
        </w:r>
      </w:ins>
      <w:del w:id="2089" w:author="jonathan pritchard" w:date="2024-10-14T01:44:00Z" w16du:dateUtc="2024-10-14T00:44:00Z">
        <w:r w:rsidR="004C64D4" w:rsidRPr="00453DD3" w:rsidDel="005D2986">
          <w:delText xml:space="preserve">The mariner </w:delText>
        </w:r>
        <w:r w:rsidR="005C568A" w:rsidRPr="00453DD3" w:rsidDel="005D2986">
          <w:delText xml:space="preserve">must </w:delText>
        </w:r>
        <w:r w:rsidR="004C64D4" w:rsidRPr="00453DD3" w:rsidDel="005D2986">
          <w:delText xml:space="preserve">be able to display updates for review as described in </w:delText>
        </w:r>
        <w:r w:rsidR="009B0403" w:rsidRPr="00453DD3" w:rsidDel="005D2986">
          <w:delText xml:space="preserve">clauses </w:delText>
        </w:r>
        <w:r w:rsidR="004C64D4" w:rsidRPr="00453DD3" w:rsidDel="005D2986">
          <w:rPr>
            <w:rPrChange w:id="2090" w:author="jon pritchard" w:date="2024-11-27T20:57:00Z" w16du:dateUtc="2024-11-27T19:57:00Z">
              <w:rPr>
                <w:highlight w:val="yellow"/>
              </w:rPr>
            </w:rPrChange>
          </w:rPr>
          <w:fldChar w:fldCharType="begin"/>
        </w:r>
        <w:r w:rsidR="004C64D4" w:rsidRPr="00453DD3" w:rsidDel="005D2986">
          <w:rPr>
            <w:rPrChange w:id="2091" w:author="jon pritchard" w:date="2024-11-27T20:57:00Z" w16du:dateUtc="2024-11-27T19:57:00Z">
              <w:rPr>
                <w:highlight w:val="yellow"/>
              </w:rPr>
            </w:rPrChange>
          </w:rPr>
          <w:delInstrText xml:space="preserve"> REF _Ref43155418 \n \h </w:delInstrText>
        </w:r>
        <w:r w:rsidR="009B0403" w:rsidRPr="00453DD3" w:rsidDel="005D2986">
          <w:rPr>
            <w:rPrChange w:id="2092" w:author="jon pritchard" w:date="2024-11-27T20:57:00Z" w16du:dateUtc="2024-11-27T19:57:00Z">
              <w:rPr>
                <w:highlight w:val="yellow"/>
              </w:rPr>
            </w:rPrChange>
          </w:rPr>
          <w:delInstrText xml:space="preserve"> \* MERGEFORMAT </w:delInstrText>
        </w:r>
        <w:r w:rsidR="004C64D4" w:rsidRPr="00453DD3" w:rsidDel="005D2986">
          <w:rPr>
            <w:rPrChange w:id="2093" w:author="jon pritchard" w:date="2024-11-27T20:57:00Z" w16du:dateUtc="2024-11-27T19:57:00Z">
              <w:rPr/>
            </w:rPrChange>
          </w:rPr>
        </w:r>
        <w:r w:rsidR="004C64D4" w:rsidRPr="00453DD3" w:rsidDel="005D2986">
          <w:rPr>
            <w:rPrChange w:id="2094" w:author="jon pritchard" w:date="2024-11-27T20:57:00Z" w16du:dateUtc="2024-11-27T19:57:00Z">
              <w:rPr>
                <w:highlight w:val="yellow"/>
              </w:rPr>
            </w:rPrChange>
          </w:rPr>
          <w:fldChar w:fldCharType="separate"/>
        </w:r>
        <w:r w:rsidR="00832978" w:rsidRPr="00453DD3" w:rsidDel="005D2986">
          <w:rPr>
            <w:rPrChange w:id="2095" w:author="jon pritchard" w:date="2024-11-27T20:57:00Z" w16du:dateUtc="2024-11-27T19:57:00Z">
              <w:rPr>
                <w:highlight w:val="yellow"/>
              </w:rPr>
            </w:rPrChange>
          </w:rPr>
          <w:delText>C-9.7.1</w:delText>
        </w:r>
        <w:r w:rsidR="004C64D4" w:rsidRPr="00453DD3" w:rsidDel="005D2986">
          <w:rPr>
            <w:rPrChange w:id="2096" w:author="jon pritchard" w:date="2024-11-27T20:57:00Z" w16du:dateUtc="2024-11-27T19:57:00Z">
              <w:rPr>
                <w:highlight w:val="yellow"/>
              </w:rPr>
            </w:rPrChange>
          </w:rPr>
          <w:fldChar w:fldCharType="end"/>
        </w:r>
        <w:r w:rsidR="004C64D4" w:rsidRPr="00453DD3" w:rsidDel="005D2986">
          <w:rPr>
            <w:rPrChange w:id="2097" w:author="jon pritchard" w:date="2024-11-27T20:57:00Z" w16du:dateUtc="2024-11-27T19:57:00Z">
              <w:rPr>
                <w:highlight w:val="yellow"/>
              </w:rPr>
            </w:rPrChange>
          </w:rPr>
          <w:delText xml:space="preserve"> and </w:delText>
        </w:r>
        <w:r w:rsidR="004C64D4" w:rsidRPr="00453DD3" w:rsidDel="005D2986">
          <w:rPr>
            <w:rPrChange w:id="2098" w:author="jon pritchard" w:date="2024-11-27T20:57:00Z" w16du:dateUtc="2024-11-27T19:57:00Z">
              <w:rPr>
                <w:highlight w:val="yellow"/>
              </w:rPr>
            </w:rPrChange>
          </w:rPr>
          <w:fldChar w:fldCharType="begin"/>
        </w:r>
        <w:r w:rsidR="004C64D4" w:rsidRPr="00453DD3" w:rsidDel="005D2986">
          <w:rPr>
            <w:rPrChange w:id="2099" w:author="jon pritchard" w:date="2024-11-27T20:57:00Z" w16du:dateUtc="2024-11-27T19:57:00Z">
              <w:rPr>
                <w:highlight w:val="yellow"/>
              </w:rPr>
            </w:rPrChange>
          </w:rPr>
          <w:delInstrText xml:space="preserve"> REF _Ref43155422 \n \h </w:delInstrText>
        </w:r>
        <w:r w:rsidR="000F4DF4" w:rsidRPr="00453DD3" w:rsidDel="005D2986">
          <w:rPr>
            <w:rPrChange w:id="2100" w:author="jon pritchard" w:date="2024-11-27T20:57:00Z" w16du:dateUtc="2024-11-27T19:57:00Z">
              <w:rPr>
                <w:highlight w:val="yellow"/>
              </w:rPr>
            </w:rPrChange>
          </w:rPr>
          <w:delInstrText xml:space="preserve"> \* MERGEFORMAT </w:delInstrText>
        </w:r>
        <w:r w:rsidR="004C64D4" w:rsidRPr="00453DD3" w:rsidDel="005D2986">
          <w:rPr>
            <w:rPrChange w:id="2101" w:author="jon pritchard" w:date="2024-11-27T20:57:00Z" w16du:dateUtc="2024-11-27T19:57:00Z">
              <w:rPr/>
            </w:rPrChange>
          </w:rPr>
        </w:r>
        <w:r w:rsidR="004C64D4" w:rsidRPr="00453DD3" w:rsidDel="005D2986">
          <w:rPr>
            <w:rPrChange w:id="2102" w:author="jon pritchard" w:date="2024-11-27T20:57:00Z" w16du:dateUtc="2024-11-27T19:57:00Z">
              <w:rPr>
                <w:highlight w:val="yellow"/>
              </w:rPr>
            </w:rPrChange>
          </w:rPr>
          <w:fldChar w:fldCharType="separate"/>
        </w:r>
        <w:r w:rsidR="00832978" w:rsidRPr="00453DD3" w:rsidDel="005D2986">
          <w:rPr>
            <w:rPrChange w:id="2103" w:author="jon pritchard" w:date="2024-11-27T20:57:00Z" w16du:dateUtc="2024-11-27T19:57:00Z">
              <w:rPr>
                <w:highlight w:val="yellow"/>
              </w:rPr>
            </w:rPrChange>
          </w:rPr>
          <w:delText>C-9.7.2</w:delText>
        </w:r>
        <w:r w:rsidR="004C64D4" w:rsidRPr="00453DD3" w:rsidDel="005D2986">
          <w:rPr>
            <w:rPrChange w:id="2104" w:author="jon pritchard" w:date="2024-11-27T20:57:00Z" w16du:dateUtc="2024-11-27T19:57:00Z">
              <w:rPr>
                <w:highlight w:val="yellow"/>
              </w:rPr>
            </w:rPrChange>
          </w:rPr>
          <w:fldChar w:fldCharType="end"/>
        </w:r>
      </w:del>
      <w:r w:rsidR="004C64D4" w:rsidRPr="00453DD3">
        <w:rPr>
          <w:rPrChange w:id="2105" w:author="jon pritchard" w:date="2024-11-27T20:57:00Z" w16du:dateUtc="2024-11-27T19:57:00Z">
            <w:rPr>
              <w:highlight w:val="yellow"/>
            </w:rPr>
          </w:rPrChange>
        </w:rPr>
        <w:t>.</w:t>
      </w:r>
    </w:p>
    <w:p w14:paraId="57605055" w14:textId="14952C17" w:rsidR="004C64D4" w:rsidRPr="00036FFD" w:rsidDel="00453DD3" w:rsidRDefault="004C64D4">
      <w:pPr>
        <w:pStyle w:val="Heading2"/>
        <w:rPr>
          <w:ins w:id="2106" w:author="jonathan pritchard" w:date="2024-10-14T01:54:00Z" w16du:dateUtc="2024-10-14T00:54:00Z"/>
          <w:del w:id="2107" w:author="jon pritchard" w:date="2024-11-27T20:57:00Z" w16du:dateUtc="2024-11-27T19:57:00Z"/>
          <w:highlight w:val="yellow"/>
        </w:rPr>
        <w:pPrChange w:id="2108" w:author="jonathan pritchard" w:date="2025-01-16T10:51:00Z" w16du:dateUtc="2025-01-16T10:51:00Z">
          <w:pPr>
            <w:pStyle w:val="Heading3"/>
          </w:pPr>
        </w:pPrChange>
      </w:pPr>
      <w:bookmarkStart w:id="2109" w:name="_Ref43155422"/>
      <w:del w:id="2110" w:author="jon pritchard" w:date="2024-11-27T20:57:00Z" w16du:dateUtc="2024-11-27T19:57:00Z">
        <w:r w:rsidRPr="00036FFD" w:rsidDel="00453DD3">
          <w:rPr>
            <w:highlight w:val="yellow"/>
          </w:rPr>
          <w:delText>Manual updates</w:delText>
        </w:r>
      </w:del>
      <w:bookmarkStart w:id="2111" w:name="_Toc187673042"/>
      <w:bookmarkStart w:id="2112" w:name="_Toc187673274"/>
      <w:bookmarkStart w:id="2113" w:name="_Toc188368627"/>
      <w:bookmarkStart w:id="2114" w:name="_Toc188621829"/>
      <w:bookmarkStart w:id="2115" w:name="_Toc188950410"/>
      <w:bookmarkStart w:id="2116" w:name="_Toc188968326"/>
      <w:bookmarkStart w:id="2117" w:name="_Toc188968551"/>
      <w:bookmarkEnd w:id="2109"/>
      <w:bookmarkEnd w:id="2111"/>
      <w:bookmarkEnd w:id="2112"/>
      <w:bookmarkEnd w:id="2113"/>
      <w:bookmarkEnd w:id="2114"/>
      <w:bookmarkEnd w:id="2115"/>
      <w:bookmarkEnd w:id="2116"/>
      <w:bookmarkEnd w:id="2117"/>
    </w:p>
    <w:p w14:paraId="665658A9" w14:textId="79E0DCE9" w:rsidR="004E2D45" w:rsidRPr="00036FFD" w:rsidDel="00453DD3" w:rsidRDefault="004E2D45">
      <w:pPr>
        <w:pStyle w:val="Heading2"/>
        <w:rPr>
          <w:ins w:id="2118" w:author="jonathan pritchard" w:date="2024-10-14T01:54:00Z" w16du:dateUtc="2024-10-14T00:54:00Z"/>
          <w:del w:id="2119" w:author="jon pritchard" w:date="2024-11-27T20:57:00Z" w16du:dateUtc="2024-11-27T19:57:00Z"/>
          <w:highlight w:val="yellow"/>
        </w:rPr>
        <w:pPrChange w:id="2120" w:author="jonathan pritchard" w:date="2025-01-16T10:51:00Z" w16du:dateUtc="2025-01-16T10:51:00Z">
          <w:pPr/>
        </w:pPrChange>
      </w:pPr>
      <w:ins w:id="2121" w:author="jonathan pritchard" w:date="2024-10-14T01:54:00Z" w16du:dateUtc="2024-10-14T00:54:00Z">
        <w:del w:id="2122" w:author="jon pritchard" w:date="2024-11-27T20:57:00Z" w16du:dateUtc="2024-11-27T19:57:00Z">
          <w:r w:rsidRPr="00036FFD" w:rsidDel="00453DD3">
            <w:rPr>
              <w:highlight w:val="yellow"/>
            </w:rPr>
            <w:delText>It must be possible to be able to make the following manual updates to an ENC:</w:delText>
          </w:r>
          <w:bookmarkStart w:id="2123" w:name="_Toc187673043"/>
          <w:bookmarkStart w:id="2124" w:name="_Toc187673275"/>
          <w:bookmarkStart w:id="2125" w:name="_Toc188368628"/>
          <w:bookmarkStart w:id="2126" w:name="_Toc188621830"/>
          <w:bookmarkStart w:id="2127" w:name="_Toc188950411"/>
          <w:bookmarkStart w:id="2128" w:name="_Toc188968327"/>
          <w:bookmarkStart w:id="2129" w:name="_Toc188968552"/>
          <w:bookmarkEnd w:id="2123"/>
          <w:bookmarkEnd w:id="2124"/>
          <w:bookmarkEnd w:id="2125"/>
          <w:bookmarkEnd w:id="2126"/>
          <w:bookmarkEnd w:id="2127"/>
          <w:bookmarkEnd w:id="2128"/>
          <w:bookmarkEnd w:id="2129"/>
        </w:del>
      </w:ins>
    </w:p>
    <w:p w14:paraId="1994326C" w14:textId="709A90F4" w:rsidR="004E2D45" w:rsidRPr="00036FFD" w:rsidDel="00453DD3" w:rsidRDefault="004E2D45">
      <w:pPr>
        <w:pStyle w:val="Heading2"/>
        <w:rPr>
          <w:ins w:id="2130" w:author="jonathan pritchard" w:date="2024-10-14T01:54:00Z" w16du:dateUtc="2024-10-14T00:54:00Z"/>
          <w:del w:id="2131" w:author="jon pritchard" w:date="2024-11-27T20:57:00Z" w16du:dateUtc="2024-11-27T19:57:00Z"/>
          <w:highlight w:val="yellow"/>
        </w:rPr>
        <w:pPrChange w:id="2132" w:author="jonathan pritchard" w:date="2025-01-16T10:51:00Z" w16du:dateUtc="2025-01-16T10:51:00Z">
          <w:pPr/>
        </w:pPrChange>
      </w:pPr>
      <w:ins w:id="2133" w:author="jonathan pritchard" w:date="2024-10-14T01:54:00Z" w16du:dateUtc="2024-10-14T00:54:00Z">
        <w:del w:id="2134" w:author="jon pritchard" w:date="2024-11-27T20:57:00Z" w16du:dateUtc="2024-11-27T19:57:00Z">
          <w:r w:rsidRPr="00036FFD" w:rsidDel="00453DD3">
            <w:rPr>
              <w:highlight w:val="yellow"/>
            </w:rPr>
            <w:delText>Add feature</w:delText>
          </w:r>
          <w:bookmarkStart w:id="2135" w:name="_Toc187673044"/>
          <w:bookmarkStart w:id="2136" w:name="_Toc187673276"/>
          <w:bookmarkStart w:id="2137" w:name="_Toc188368629"/>
          <w:bookmarkStart w:id="2138" w:name="_Toc188621831"/>
          <w:bookmarkStart w:id="2139" w:name="_Toc188950412"/>
          <w:bookmarkStart w:id="2140" w:name="_Toc188968328"/>
          <w:bookmarkStart w:id="2141" w:name="_Toc188968553"/>
          <w:bookmarkEnd w:id="2135"/>
          <w:bookmarkEnd w:id="2136"/>
          <w:bookmarkEnd w:id="2137"/>
          <w:bookmarkEnd w:id="2138"/>
          <w:bookmarkEnd w:id="2139"/>
          <w:bookmarkEnd w:id="2140"/>
          <w:bookmarkEnd w:id="2141"/>
        </w:del>
      </w:ins>
    </w:p>
    <w:p w14:paraId="655F29B5" w14:textId="4E282568" w:rsidR="004E2D45" w:rsidRPr="00036FFD" w:rsidDel="00453DD3" w:rsidRDefault="004E2D45">
      <w:pPr>
        <w:pStyle w:val="Heading2"/>
        <w:rPr>
          <w:ins w:id="2142" w:author="jonathan pritchard" w:date="2024-10-14T01:54:00Z" w16du:dateUtc="2024-10-14T00:54:00Z"/>
          <w:del w:id="2143" w:author="jon pritchard" w:date="2024-11-27T20:57:00Z" w16du:dateUtc="2024-11-27T19:57:00Z"/>
          <w:highlight w:val="yellow"/>
        </w:rPr>
        <w:pPrChange w:id="2144" w:author="jonathan pritchard" w:date="2025-01-16T10:51:00Z" w16du:dateUtc="2025-01-16T10:51:00Z">
          <w:pPr/>
        </w:pPrChange>
      </w:pPr>
      <w:ins w:id="2145" w:author="jonathan pritchard" w:date="2024-10-14T01:54:00Z" w16du:dateUtc="2024-10-14T00:54:00Z">
        <w:del w:id="2146" w:author="jon pritchard" w:date="2024-11-27T20:57:00Z" w16du:dateUtc="2024-11-27T19:57:00Z">
          <w:r w:rsidRPr="00036FFD" w:rsidDel="00453DD3">
            <w:rPr>
              <w:highlight w:val="yellow"/>
            </w:rPr>
            <w:delText>Delete feature</w:delText>
          </w:r>
          <w:bookmarkStart w:id="2147" w:name="_Toc187673045"/>
          <w:bookmarkStart w:id="2148" w:name="_Toc187673277"/>
          <w:bookmarkStart w:id="2149" w:name="_Toc188368630"/>
          <w:bookmarkStart w:id="2150" w:name="_Toc188621832"/>
          <w:bookmarkStart w:id="2151" w:name="_Toc188950413"/>
          <w:bookmarkStart w:id="2152" w:name="_Toc188968329"/>
          <w:bookmarkStart w:id="2153" w:name="_Toc188968554"/>
          <w:bookmarkEnd w:id="2147"/>
          <w:bookmarkEnd w:id="2148"/>
          <w:bookmarkEnd w:id="2149"/>
          <w:bookmarkEnd w:id="2150"/>
          <w:bookmarkEnd w:id="2151"/>
          <w:bookmarkEnd w:id="2152"/>
          <w:bookmarkEnd w:id="2153"/>
        </w:del>
      </w:ins>
    </w:p>
    <w:p w14:paraId="15D3874D" w14:textId="49364085" w:rsidR="004E2D45" w:rsidRPr="00036FFD" w:rsidDel="00453DD3" w:rsidRDefault="004E2D45">
      <w:pPr>
        <w:pStyle w:val="Heading2"/>
        <w:rPr>
          <w:ins w:id="2154" w:author="jonathan pritchard" w:date="2024-10-14T01:58:00Z" w16du:dateUtc="2024-10-14T00:58:00Z"/>
          <w:del w:id="2155" w:author="jon pritchard" w:date="2024-11-27T20:57:00Z" w16du:dateUtc="2024-11-27T19:57:00Z"/>
          <w:highlight w:val="yellow"/>
        </w:rPr>
        <w:pPrChange w:id="2156" w:author="jonathan pritchard" w:date="2025-01-16T10:51:00Z" w16du:dateUtc="2025-01-16T10:51:00Z">
          <w:pPr>
            <w:pStyle w:val="ListParagraph"/>
            <w:numPr>
              <w:numId w:val="156"/>
            </w:numPr>
            <w:ind w:left="1440" w:hanging="720"/>
          </w:pPr>
        </w:pPrChange>
      </w:pPr>
      <w:ins w:id="2157" w:author="jonathan pritchard" w:date="2024-10-14T01:54:00Z" w16du:dateUtc="2024-10-14T00:54:00Z">
        <w:del w:id="2158" w:author="jon pritchard" w:date="2024-11-27T20:57:00Z" w16du:dateUtc="2024-11-27T19:57:00Z">
          <w:r w:rsidRPr="00036FFD" w:rsidDel="00453DD3">
            <w:rPr>
              <w:highlight w:val="yellow"/>
            </w:rPr>
            <w:delText>Modify feature</w:delText>
          </w:r>
        </w:del>
      </w:ins>
      <w:bookmarkStart w:id="2159" w:name="_Toc187673046"/>
      <w:bookmarkStart w:id="2160" w:name="_Toc187673278"/>
      <w:bookmarkStart w:id="2161" w:name="_Toc188368631"/>
      <w:bookmarkStart w:id="2162" w:name="_Toc188621833"/>
      <w:bookmarkStart w:id="2163" w:name="_Toc188950414"/>
      <w:bookmarkStart w:id="2164" w:name="_Toc188968330"/>
      <w:bookmarkStart w:id="2165" w:name="_Toc188968555"/>
      <w:bookmarkEnd w:id="2159"/>
      <w:bookmarkEnd w:id="2160"/>
      <w:bookmarkEnd w:id="2161"/>
      <w:bookmarkEnd w:id="2162"/>
      <w:bookmarkEnd w:id="2163"/>
      <w:bookmarkEnd w:id="2164"/>
      <w:bookmarkEnd w:id="2165"/>
    </w:p>
    <w:p w14:paraId="129F844F" w14:textId="1BF9BE6A" w:rsidR="00AC6B03" w:rsidRPr="00036FFD" w:rsidDel="00453DD3" w:rsidRDefault="00AC6B03">
      <w:pPr>
        <w:pStyle w:val="Heading2"/>
        <w:rPr>
          <w:del w:id="2166" w:author="jon pritchard" w:date="2024-11-27T20:57:00Z" w16du:dateUtc="2024-11-27T19:57:00Z"/>
          <w:highlight w:val="yellow"/>
          <w:rPrChange w:id="2167" w:author="jonathan pritchard" w:date="2024-10-14T01:58:00Z" w16du:dateUtc="2024-10-14T00:58:00Z">
            <w:rPr>
              <w:del w:id="2168" w:author="jon pritchard" w:date="2024-11-27T20:57:00Z" w16du:dateUtc="2024-11-27T19:57:00Z"/>
            </w:rPr>
          </w:rPrChange>
        </w:rPr>
        <w:pPrChange w:id="2169" w:author="jonathan pritchard" w:date="2025-01-16T10:51:00Z" w16du:dateUtc="2025-01-16T10:51:00Z">
          <w:pPr>
            <w:pStyle w:val="Heading3"/>
          </w:pPr>
        </w:pPrChange>
      </w:pPr>
      <w:ins w:id="2170" w:author="jonathan pritchard" w:date="2024-10-14T01:58:00Z" w16du:dateUtc="2024-10-14T00:58:00Z">
        <w:del w:id="2171" w:author="jon pritchard" w:date="2024-11-27T20:57:00Z" w16du:dateUtc="2024-11-27T19:57:00Z">
          <w:r w:rsidRPr="00036FFD" w:rsidDel="00453DD3">
            <w:rPr>
              <w:highlight w:val="yellow"/>
              <w:rPrChange w:id="2172" w:author="jonathan pritchard" w:date="2024-10-14T01:58:00Z" w16du:dateUtc="2024-10-14T00:58:00Z">
                <w:rPr/>
              </w:rPrChange>
            </w:rPr>
            <w:delText>A manually updated feature must be capable of the same performance in feature selection, response to cursor-picking, etc, as an ENC feature. In addition, it must provide updating information (identification and source of update, when and by whom entered, etc) on cursor picking</w:delText>
          </w:r>
        </w:del>
      </w:ins>
      <w:bookmarkStart w:id="2173" w:name="_Toc187673047"/>
      <w:bookmarkStart w:id="2174" w:name="_Toc187673279"/>
      <w:bookmarkStart w:id="2175" w:name="_Toc188368632"/>
      <w:bookmarkStart w:id="2176" w:name="_Toc188621834"/>
      <w:bookmarkStart w:id="2177" w:name="_Toc188950415"/>
      <w:bookmarkStart w:id="2178" w:name="_Toc188968331"/>
      <w:bookmarkStart w:id="2179" w:name="_Toc188968556"/>
      <w:bookmarkEnd w:id="2173"/>
      <w:bookmarkEnd w:id="2174"/>
      <w:bookmarkEnd w:id="2175"/>
      <w:bookmarkEnd w:id="2176"/>
      <w:bookmarkEnd w:id="2177"/>
      <w:bookmarkEnd w:id="2178"/>
      <w:bookmarkEnd w:id="2179"/>
    </w:p>
    <w:p w14:paraId="05CF681F" w14:textId="52263371" w:rsidR="009B0403" w:rsidRPr="00DE19F5" w:rsidDel="00453DD3" w:rsidRDefault="004E2D45">
      <w:pPr>
        <w:pStyle w:val="Heading2"/>
        <w:rPr>
          <w:del w:id="2180" w:author="jon pritchard" w:date="2024-11-27T20:57:00Z" w16du:dateUtc="2024-11-27T19:57:00Z"/>
        </w:rPr>
        <w:pPrChange w:id="2181" w:author="jonathan pritchard" w:date="2025-01-16T10:51:00Z" w16du:dateUtc="2025-01-16T10:51:00Z">
          <w:pPr>
            <w:spacing w:after="120" w:line="240" w:lineRule="auto"/>
            <w:jc w:val="both"/>
          </w:pPr>
        </w:pPrChange>
      </w:pPr>
      <w:ins w:id="2182" w:author="jonathan pritchard" w:date="2024-10-14T01:53:00Z" w16du:dateUtc="2024-10-14T00:53:00Z">
        <w:del w:id="2183" w:author="jon pritchard" w:date="2024-11-27T20:57:00Z" w16du:dateUtc="2024-11-27T19:57:00Z">
          <w:r w:rsidRPr="00036FFD" w:rsidDel="00453DD3">
            <w:rPr>
              <w:highlight w:val="yellow"/>
            </w:rPr>
            <w:delText>M</w:delText>
          </w:r>
        </w:del>
      </w:ins>
      <w:commentRangeStart w:id="2184"/>
      <w:commentRangeStart w:id="2185"/>
      <w:commentRangeStart w:id="2186"/>
      <w:commentRangeStart w:id="2187"/>
      <w:del w:id="2188" w:author="jon pritchard" w:date="2024-11-27T20:57:00Z" w16du:dateUtc="2024-11-27T19:57:00Z">
        <w:r w:rsidR="004C64D4" w:rsidRPr="00036FFD" w:rsidDel="00453DD3">
          <w:rPr>
            <w:highlight w:val="yellow"/>
          </w:rPr>
          <w:delText xml:space="preserve">The manual updates </w:delText>
        </w:r>
        <w:r w:rsidR="00046A2C" w:rsidRPr="00036FFD" w:rsidDel="00453DD3">
          <w:rPr>
            <w:highlight w:val="yellow"/>
          </w:rPr>
          <w:delText xml:space="preserve">must </w:delText>
        </w:r>
        <w:r w:rsidR="004C64D4" w:rsidRPr="00036FFD" w:rsidDel="00453DD3">
          <w:rPr>
            <w:highlight w:val="yellow"/>
          </w:rPr>
          <w:delText xml:space="preserve">be distinguishable from </w:delText>
        </w:r>
        <w:r w:rsidR="009F2A8E" w:rsidRPr="00036FFD" w:rsidDel="00453DD3">
          <w:rPr>
            <w:highlight w:val="yellow"/>
          </w:rPr>
          <w:delText xml:space="preserve">official </w:delText>
        </w:r>
        <w:r w:rsidR="004C64D4" w:rsidRPr="00036FFD" w:rsidDel="00453DD3">
          <w:rPr>
            <w:highlight w:val="yellow"/>
          </w:rPr>
          <w:delText>information and its official updates</w:delText>
        </w:r>
      </w:del>
      <w:ins w:id="2189" w:author="jonathan pritchard" w:date="2024-10-14T01:57:00Z" w16du:dateUtc="2024-10-14T00:57:00Z">
        <w:del w:id="2190" w:author="jon pritchard" w:date="2024-11-27T20:57:00Z" w16du:dateUtc="2024-11-27T19:57:00Z">
          <w:r w:rsidR="00AC6B03" w:rsidRPr="00036FFD" w:rsidDel="00453DD3">
            <w:rPr>
              <w:highlight w:val="yellow"/>
            </w:rPr>
            <w:delText xml:space="preserve"> as defined in XX-</w:delText>
          </w:r>
          <w:commentRangeStart w:id="2191"/>
          <w:r w:rsidR="00AC6B03" w:rsidRPr="00036FFD" w:rsidDel="00453DD3">
            <w:rPr>
              <w:highlight w:val="yellow"/>
            </w:rPr>
            <w:delText>XXX</w:delText>
          </w:r>
        </w:del>
      </w:ins>
      <w:commentRangeEnd w:id="2191"/>
      <w:del w:id="2192" w:author="jon pritchard" w:date="2024-11-27T20:57:00Z" w16du:dateUtc="2024-11-27T19:57:00Z">
        <w:r w:rsidR="00036FFD" w:rsidDel="00453DD3">
          <w:rPr>
            <w:rStyle w:val="CommentReference"/>
          </w:rPr>
          <w:commentReference w:id="2191"/>
        </w:r>
        <w:r w:rsidR="004C64D4" w:rsidRPr="00036FFD" w:rsidDel="00453DD3">
          <w:rPr>
            <w:highlight w:val="yellow"/>
          </w:rPr>
          <w:delText>.</w:delText>
        </w:r>
        <w:commentRangeEnd w:id="2184"/>
        <w:r w:rsidR="00411E72" w:rsidRPr="00036FFD" w:rsidDel="00453DD3">
          <w:rPr>
            <w:rStyle w:val="CommentReference"/>
            <w:highlight w:val="yellow"/>
            <w:rPrChange w:id="2193" w:author="jonathan pritchard" w:date="2024-10-14T01:58:00Z" w16du:dateUtc="2024-10-14T00:58:00Z">
              <w:rPr>
                <w:rStyle w:val="CommentReference"/>
              </w:rPr>
            </w:rPrChange>
          </w:rPr>
          <w:commentReference w:id="2184"/>
        </w:r>
        <w:commentRangeEnd w:id="2185"/>
        <w:r w:rsidR="00411E72" w:rsidRPr="00036FFD" w:rsidDel="00453DD3">
          <w:rPr>
            <w:rStyle w:val="CommentReference"/>
            <w:highlight w:val="yellow"/>
            <w:rPrChange w:id="2194" w:author="jonathan pritchard" w:date="2024-10-14T01:58:00Z" w16du:dateUtc="2024-10-14T00:58:00Z">
              <w:rPr>
                <w:rStyle w:val="CommentReference"/>
              </w:rPr>
            </w:rPrChange>
          </w:rPr>
          <w:commentReference w:id="2185"/>
        </w:r>
        <w:commentRangeEnd w:id="2186"/>
        <w:r w:rsidR="00411E72" w:rsidRPr="00036FFD" w:rsidDel="00453DD3">
          <w:rPr>
            <w:rStyle w:val="CommentReference"/>
            <w:highlight w:val="yellow"/>
            <w:rPrChange w:id="2195" w:author="jonathan pritchard" w:date="2024-10-14T01:58:00Z" w16du:dateUtc="2024-10-14T00:58:00Z">
              <w:rPr>
                <w:rStyle w:val="CommentReference"/>
              </w:rPr>
            </w:rPrChange>
          </w:rPr>
          <w:commentReference w:id="2186"/>
        </w:r>
        <w:commentRangeEnd w:id="2187"/>
        <w:r w:rsidR="00AC6B03" w:rsidRPr="00036FFD" w:rsidDel="00453DD3">
          <w:rPr>
            <w:rStyle w:val="CommentReference"/>
            <w:highlight w:val="yellow"/>
          </w:rPr>
          <w:commentReference w:id="2187"/>
        </w:r>
        <w:bookmarkStart w:id="2196" w:name="_Toc187673048"/>
        <w:bookmarkStart w:id="2197" w:name="_Toc187673280"/>
        <w:bookmarkStart w:id="2198" w:name="_Toc188368633"/>
        <w:bookmarkStart w:id="2199" w:name="_Toc188621835"/>
        <w:bookmarkStart w:id="2200" w:name="_Toc188950416"/>
        <w:bookmarkStart w:id="2201" w:name="_Toc188968332"/>
        <w:bookmarkStart w:id="2202" w:name="_Toc188968557"/>
        <w:bookmarkEnd w:id="2196"/>
        <w:bookmarkEnd w:id="2197"/>
        <w:bookmarkEnd w:id="2198"/>
        <w:bookmarkEnd w:id="2199"/>
        <w:bookmarkEnd w:id="2200"/>
        <w:bookmarkEnd w:id="2201"/>
        <w:bookmarkEnd w:id="2202"/>
      </w:del>
    </w:p>
    <w:p w14:paraId="4A3A326D" w14:textId="4604F477" w:rsidR="00CE0733" w:rsidRPr="00DE19F5" w:rsidRDefault="00CE0733" w:rsidP="00DB7CFE">
      <w:pPr>
        <w:pStyle w:val="Heading2"/>
      </w:pPr>
      <w:bookmarkStart w:id="2203" w:name="_Ref45240945"/>
      <w:bookmarkStart w:id="2204" w:name="_Toc188968558"/>
      <w:r w:rsidRPr="00DE19F5">
        <w:t>Display functions</w:t>
      </w:r>
      <w:bookmarkEnd w:id="2048"/>
      <w:bookmarkEnd w:id="2203"/>
      <w:bookmarkEnd w:id="2204"/>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2205" w:name="_Toc46655801"/>
      <w:bookmarkStart w:id="2206" w:name="_Toc46659185"/>
      <w:bookmarkStart w:id="2207" w:name="_Toc46659364"/>
      <w:bookmarkStart w:id="2208" w:name="_Toc47457004"/>
      <w:bookmarkStart w:id="2209" w:name="_Toc47574675"/>
      <w:bookmarkStart w:id="2210" w:name="_Toc47618735"/>
      <w:bookmarkStart w:id="2211" w:name="_Toc47651153"/>
      <w:bookmarkStart w:id="2212" w:name="_Toc47708078"/>
      <w:bookmarkStart w:id="2213" w:name="_Toc47708340"/>
      <w:bookmarkStart w:id="2214" w:name="_Toc47708574"/>
      <w:bookmarkStart w:id="2215" w:name="_Toc47711981"/>
      <w:bookmarkStart w:id="2216" w:name="_Toc46655802"/>
      <w:bookmarkStart w:id="2217" w:name="_Toc46659186"/>
      <w:bookmarkStart w:id="2218" w:name="_Toc46659365"/>
      <w:bookmarkStart w:id="2219" w:name="_Toc47457005"/>
      <w:bookmarkStart w:id="2220" w:name="_Toc47574676"/>
      <w:bookmarkStart w:id="2221" w:name="_Toc47618736"/>
      <w:bookmarkStart w:id="2222" w:name="_Toc47651154"/>
      <w:bookmarkStart w:id="2223" w:name="_Toc47708079"/>
      <w:bookmarkStart w:id="2224" w:name="_Toc47708341"/>
      <w:bookmarkStart w:id="2225" w:name="_Toc47708575"/>
      <w:bookmarkStart w:id="2226" w:name="_Toc47711982"/>
      <w:bookmarkStart w:id="2227" w:name="_Toc46655803"/>
      <w:bookmarkStart w:id="2228" w:name="_Toc46659187"/>
      <w:bookmarkStart w:id="2229" w:name="_Toc46659366"/>
      <w:bookmarkStart w:id="2230" w:name="_Toc47457006"/>
      <w:bookmarkStart w:id="2231" w:name="_Toc47574677"/>
      <w:bookmarkStart w:id="2232" w:name="_Toc47618737"/>
      <w:bookmarkStart w:id="2233" w:name="_Toc47651155"/>
      <w:bookmarkStart w:id="2234" w:name="_Toc47708080"/>
      <w:bookmarkStart w:id="2235" w:name="_Toc47708342"/>
      <w:bookmarkStart w:id="2236" w:name="_Toc47708576"/>
      <w:bookmarkStart w:id="2237" w:name="_Toc47711983"/>
      <w:bookmarkStart w:id="2238" w:name="_Toc188968559"/>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r w:rsidRPr="00B77A92">
        <w:t>General Rules for Symbols and Text</w:t>
      </w:r>
      <w:bookmarkEnd w:id="2238"/>
    </w:p>
    <w:p w14:paraId="31594813" w14:textId="77777777" w:rsidR="000002BE" w:rsidRPr="00DE19F5" w:rsidRDefault="000002BE" w:rsidP="00DB7CFE">
      <w:pPr>
        <w:pStyle w:val="Heading2"/>
      </w:pPr>
      <w:bookmarkStart w:id="2239" w:name="_Ref49475956"/>
      <w:bookmarkStart w:id="2240" w:name="_Toc188968560"/>
      <w:r w:rsidRPr="00DE19F5">
        <w:t>Symbol Specifications</w:t>
      </w:r>
      <w:bookmarkEnd w:id="2239"/>
      <w:bookmarkEnd w:id="2240"/>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Del="00453DD3" w:rsidRDefault="000002BE" w:rsidP="003B31CC">
      <w:pPr>
        <w:spacing w:after="120" w:line="240" w:lineRule="auto"/>
        <w:jc w:val="both"/>
        <w:rPr>
          <w:del w:id="2241" w:author="jon pritchard" w:date="2024-11-27T20:59:00Z" w16du:dateUtc="2024-11-27T19:59:00Z"/>
        </w:rPr>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DB7CFE">
      <w:pPr>
        <w:pStyle w:val="Heading2"/>
      </w:pPr>
      <w:bookmarkStart w:id="2242" w:name="_Ref49261612"/>
      <w:bookmarkStart w:id="2243"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242"/>
      <w:bookmarkEnd w:id="2243"/>
      <w:r w:rsidR="003B02BE" w:rsidRPr="00DE19F5">
        <w:t xml:space="preserve"> </w:t>
      </w:r>
    </w:p>
    <w:p w14:paraId="1EBBC62A" w14:textId="7C446DD6" w:rsidR="0057617F" w:rsidRPr="00B77A92" w:rsidRDefault="0057617F" w:rsidP="00214B3A">
      <w:pPr>
        <w:pStyle w:val="Heading3"/>
      </w:pPr>
      <w:bookmarkStart w:id="2244" w:name="_Toc188968562"/>
      <w:r w:rsidRPr="00B77A92">
        <w:t xml:space="preserve">Introduction </w:t>
      </w:r>
      <w:r w:rsidR="00AA714E" w:rsidRPr="00B77A92">
        <w:t>[I</w:t>
      </w:r>
      <w:r w:rsidRPr="00B77A92">
        <w:t>nformative</w:t>
      </w:r>
      <w:r w:rsidR="00AA714E" w:rsidRPr="00B77A92">
        <w:t>]</w:t>
      </w:r>
      <w:bookmarkEnd w:id="2244"/>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245" w:name="_Ref49150167"/>
      <w:bookmarkStart w:id="2246" w:name="_Toc188968563"/>
      <w:r w:rsidRPr="00B77A92">
        <w:t xml:space="preserve">Minimum Requirement </w:t>
      </w:r>
      <w:r w:rsidR="0057617F" w:rsidRPr="00B77A92">
        <w:t>for size and resolution</w:t>
      </w:r>
      <w:bookmarkEnd w:id="2245"/>
      <w:bookmarkEnd w:id="2246"/>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2247" w:author="jonathan pritchard" w:date="2024-10-14T00:49:00Z" w16du:dateUtc="2024-10-13T23:49:00Z">
        <w:r w:rsidRPr="00DE19F5" w:rsidDel="008972A2">
          <w:delText xml:space="preserve"> </w:delText>
        </w:r>
        <w:r w:rsidR="007E041F" w:rsidRPr="00DE19F5" w:rsidDel="008972A2">
          <w:delText xml:space="preserve"> </w:delText>
        </w:r>
      </w:del>
      <w:ins w:id="2248"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249" w:name="_Toc188968564"/>
      <w:r w:rsidRPr="00DE19F5">
        <w:t>Zooming</w:t>
      </w:r>
      <w:bookmarkEnd w:id="2249"/>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250" w:name="_Toc188968565"/>
      <w:bookmarkStart w:id="2251" w:name="_Ref189057755"/>
      <w:r w:rsidRPr="00DE19F5">
        <w:t>Common text</w:t>
      </w:r>
      <w:ins w:id="2252" w:author="jon pritchard" w:date="2024-11-27T20:59:00Z" w16du:dateUtc="2024-11-27T19:59:00Z">
        <w:r w:rsidR="00453DD3">
          <w:t xml:space="preserve"> and</w:t>
        </w:r>
      </w:ins>
      <w:r w:rsidRPr="00DE19F5">
        <w:t xml:space="preserve"> information</w:t>
      </w:r>
      <w:r w:rsidR="0004119A" w:rsidRPr="00DE19F5">
        <w:t xml:space="preserve"> attributes</w:t>
      </w:r>
      <w:bookmarkEnd w:id="2250"/>
      <w:bookmarkEnd w:id="2251"/>
    </w:p>
    <w:p w14:paraId="0739365C" w14:textId="3E176814" w:rsidR="00F747C8" w:rsidRPr="00B77A92" w:rsidDel="00AC6B03" w:rsidRDefault="00F747C8">
      <w:pPr>
        <w:spacing w:after="120" w:line="240" w:lineRule="auto"/>
        <w:jc w:val="both"/>
        <w:rPr>
          <w:del w:id="2253" w:author="jonathan pritchard" w:date="2024-10-14T02:05:00Z" w16du:dateUtc="2024-10-14T01:05:00Z"/>
        </w:rPr>
      </w:pPr>
      <w:r w:rsidRPr="00B77A92">
        <w:t xml:space="preserve">Several Product Specifications use </w:t>
      </w:r>
      <w:del w:id="2254" w:author="jon pritchard" w:date="2024-11-27T20:58:00Z" w16du:dateUtc="2024-11-27T19:58:00Z">
        <w:r w:rsidRPr="00B77A92" w:rsidDel="00453DD3">
          <w:delText xml:space="preserve">similar </w:delText>
        </w:r>
      </w:del>
      <w:ins w:id="2255" w:author="jon pritchard" w:date="2024-11-27T20:58:00Z" w16du:dateUtc="2024-11-27T19:58:00Z">
        <w:r w:rsidR="00453DD3">
          <w:t>common</w:t>
        </w:r>
        <w:r w:rsidR="00453DD3" w:rsidRPr="00B77A92">
          <w:t xml:space="preserve"> </w:t>
        </w:r>
      </w:ins>
      <w:r w:rsidRPr="00B77A92">
        <w:t xml:space="preserve">structures for feature names </w:t>
      </w:r>
      <w:ins w:id="2256" w:author="jon pritchard" w:date="2024-11-27T20:58:00Z" w16du:dateUtc="2024-11-27T19:58:00Z">
        <w:r w:rsidR="00453DD3">
          <w:t>(</w:t>
        </w:r>
        <w:proofErr w:type="spellStart"/>
        <w:r w:rsidR="00453DD3" w:rsidRPr="00453DD3">
          <w:rPr>
            <w:b/>
            <w:bCs/>
            <w:rPrChange w:id="2257" w:author="jon pritchard" w:date="2024-11-27T20:58:00Z" w16du:dateUtc="2024-11-27T19:58:00Z">
              <w:rPr/>
            </w:rPrChange>
          </w:rPr>
          <w:t>featureName</w:t>
        </w:r>
        <w:proofErr w:type="spellEnd"/>
        <w:r w:rsidR="00453DD3">
          <w:t>)</w:t>
        </w:r>
      </w:ins>
      <w:r w:rsidR="00C72695">
        <w:t xml:space="preserve"> </w:t>
      </w:r>
      <w:r w:rsidRPr="00B77A92">
        <w:t>and information attributes</w:t>
      </w:r>
      <w:ins w:id="2258" w:author="jon pritchard" w:date="2024-11-27T20:58:00Z" w16du:dateUtc="2024-11-27T19:58:00Z">
        <w:r w:rsidR="00453DD3">
          <w:t xml:space="preserve"> (</w:t>
        </w:r>
        <w:r w:rsidR="00453DD3" w:rsidRPr="00453DD3">
          <w:rPr>
            <w:b/>
            <w:bCs/>
            <w:rPrChange w:id="2259" w:author="jon pritchard" w:date="2024-11-27T20:58:00Z" w16du:dateUtc="2024-11-27T19:58:00Z">
              <w:rPr/>
            </w:rPrChange>
          </w:rPr>
          <w:t>information/text</w:t>
        </w:r>
        <w:r w:rsidR="00453DD3">
          <w:t>)</w:t>
        </w:r>
      </w:ins>
      <w:del w:id="2260" w:author="jon pritchard" w:date="2024-11-27T20:58:00Z" w16du:dateUtc="2024-11-27T19:58:00Z">
        <w:r w:rsidRPr="00B77A92" w:rsidDel="00453DD3">
          <w:delText xml:space="preserve">. </w:delText>
        </w:r>
      </w:del>
      <w:del w:id="2261"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2262" w:author="jonathan pritchard" w:date="2024-10-14T02:05:00Z" w16du:dateUtc="2024-10-14T01:05:00Z"/>
          <w:moveFrom w:id="2263" w:author="jonathan pritchard" w:date="2024-10-14T02:03:00Z" w16du:dateUtc="2024-10-14T01:03:00Z"/>
          <w:b/>
          <w:bCs/>
        </w:rPr>
      </w:pPr>
      <w:moveFromRangeStart w:id="2264" w:author="jonathan pritchard" w:date="2024-10-14T02:03:00Z" w:name="move179763826"/>
      <w:moveFrom w:id="2265" w:author="jonathan pritchard" w:date="2024-10-14T02:03:00Z" w16du:dateUtc="2024-10-14T01:03:00Z">
        <w:del w:id="2266" w:author="jonathan pritchard" w:date="2024-10-14T02:05:00Z" w16du:dateUtc="2024-10-14T01:05:00Z">
          <w:r w:rsidRPr="00AC6B03" w:rsidDel="00AC6B03">
            <w:rPr>
              <w:highlight w:val="yellow"/>
              <w:rPrChange w:id="2267" w:author="jonathan pritchard" w:date="2024-10-14T02:03:00Z" w16du:dateUtc="2024-10-14T01:03:00Z">
                <w:rPr/>
              </w:rPrChange>
            </w:rPr>
            <w:delText>[</w:delText>
          </w:r>
          <w:r w:rsidRPr="00AC6B03" w:rsidDel="00AC6B03">
            <w:rPr>
              <w:b/>
              <w:bCs/>
              <w:highlight w:val="yellow"/>
              <w:rPrChange w:id="2268" w:author="jonathan pritchard" w:date="2024-10-14T02:03:00Z" w16du:dateUtc="2024-10-14T01:03:00Z">
                <w:rPr>
                  <w:b/>
                  <w:bCs/>
                </w:rPr>
              </w:rPrChange>
            </w:rPr>
            <w:delText>information attributes]</w:delText>
          </w:r>
        </w:del>
      </w:moveFrom>
    </w:p>
    <w:moveFromRangeEnd w:id="2264"/>
    <w:p w14:paraId="20AED040" w14:textId="7522D25A" w:rsidR="00F747C8" w:rsidRPr="00B77A92" w:rsidDel="00453DD3" w:rsidRDefault="00F747C8">
      <w:pPr>
        <w:spacing w:after="120" w:line="240" w:lineRule="auto"/>
        <w:jc w:val="both"/>
        <w:rPr>
          <w:del w:id="2269" w:author="jon pritchard" w:date="2024-11-27T20:58:00Z" w16du:dateUtc="2024-11-27T19:58:00Z"/>
        </w:rPr>
        <w:pPrChange w:id="2270" w:author="jonathan pritchard" w:date="2024-10-14T02:05:00Z" w16du:dateUtc="2024-10-14T01:05:00Z">
          <w:pPr>
            <w:jc w:val="both"/>
          </w:pPr>
        </w:pPrChange>
      </w:pPr>
      <w:del w:id="2271"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2272"/>
        <w:commentRangeStart w:id="2273"/>
        <w:r w:rsidRPr="00B77A92" w:rsidDel="00AC6B03">
          <w:delText xml:space="preserve"> </w:delText>
        </w:r>
        <w:r w:rsidRPr="00DE19F5" w:rsidDel="00AC6B03">
          <w:rPr>
            <w:highlight w:val="yellow"/>
          </w:rPr>
          <w:delText xml:space="preserve">if a name should </w:delText>
        </w:r>
      </w:del>
      <w:del w:id="2274" w:author="jonathan pritchard" w:date="2024-10-14T02:01:00Z" w16du:dateUtc="2024-10-14T01:01:00Z">
        <w:r w:rsidRPr="00DE19F5" w:rsidDel="00AC6B03">
          <w:rPr>
            <w:highlight w:val="yellow"/>
          </w:rPr>
          <w:delText xml:space="preserve">not </w:delText>
        </w:r>
      </w:del>
      <w:del w:id="2275" w:author="jonathan pritchard" w:date="2024-10-14T02:05:00Z" w16du:dateUtc="2024-10-14T01:05:00Z">
        <w:r w:rsidRPr="00DE19F5" w:rsidDel="00AC6B03">
          <w:rPr>
            <w:highlight w:val="yellow"/>
          </w:rPr>
          <w:delText xml:space="preserve">be </w:delText>
        </w:r>
      </w:del>
      <w:del w:id="2276" w:author="jonathan pritchard" w:date="2024-10-14T02:01:00Z" w16du:dateUtc="2024-10-14T01:01:00Z">
        <w:r w:rsidRPr="00DE19F5" w:rsidDel="00AC6B03">
          <w:rPr>
            <w:highlight w:val="yellow"/>
          </w:rPr>
          <w:delText xml:space="preserve">displayed (3), </w:delText>
        </w:r>
      </w:del>
      <w:del w:id="2277" w:author="jonathan pritchard" w:date="2024-10-14T02:05:00Z" w16du:dateUtc="2024-10-14T01:05:00Z">
        <w:r w:rsidRPr="00DE19F5" w:rsidDel="00AC6B03">
          <w:rPr>
            <w:highlight w:val="yellow"/>
          </w:rPr>
          <w:delText xml:space="preserve">displayed when </w:delText>
        </w:r>
      </w:del>
      <w:del w:id="2278" w:author="jonathan pritchard" w:date="2024-10-14T02:04:00Z" w16du:dateUtc="2024-10-14T01:04:00Z">
        <w:r w:rsidRPr="00DE19F5" w:rsidDel="00AC6B03">
          <w:rPr>
            <w:highlight w:val="yellow"/>
          </w:rPr>
          <w:delText>national</w:delText>
        </w:r>
      </w:del>
      <w:del w:id="2279" w:author="jonathan pritchard" w:date="2024-10-14T02:05:00Z" w16du:dateUtc="2024-10-14T01:05:00Z">
        <w:r w:rsidRPr="00DE19F5" w:rsidDel="00AC6B03">
          <w:rPr>
            <w:highlight w:val="yellow"/>
          </w:rPr>
          <w:delText xml:space="preserve"> language is not selected (1), or displayed when </w:delText>
        </w:r>
      </w:del>
      <w:del w:id="2280" w:author="jonathan pritchard" w:date="2024-10-14T02:04:00Z" w16du:dateUtc="2024-10-14T01:04:00Z">
        <w:r w:rsidRPr="00DE19F5" w:rsidDel="00AC6B03">
          <w:rPr>
            <w:highlight w:val="yellow"/>
          </w:rPr>
          <w:delText xml:space="preserve">national </w:delText>
        </w:r>
      </w:del>
      <w:del w:id="2281" w:author="jonathan pritchard" w:date="2024-10-14T02:05:00Z" w16du:dateUtc="2024-10-14T01:05:00Z">
        <w:r w:rsidRPr="00DE19F5" w:rsidDel="00AC6B03">
          <w:rPr>
            <w:highlight w:val="yellow"/>
          </w:rPr>
          <w:delText>language is selected (2).</w:delText>
        </w:r>
        <w:commentRangeEnd w:id="2272"/>
        <w:r w:rsidR="00F62570" w:rsidRPr="00DE19F5" w:rsidDel="00AC6B03">
          <w:rPr>
            <w:rStyle w:val="CommentReference"/>
            <w:lang w:val="en-GB"/>
          </w:rPr>
          <w:commentReference w:id="2272"/>
        </w:r>
        <w:commentRangeEnd w:id="2273"/>
        <w:r w:rsidR="00AC6B03" w:rsidDel="00AC6B03">
          <w:rPr>
            <w:rStyle w:val="CommentReference"/>
          </w:rPr>
          <w:commentReference w:id="2273"/>
        </w:r>
      </w:del>
    </w:p>
    <w:p w14:paraId="7262E771" w14:textId="77777777" w:rsidR="00AC6B03" w:rsidRPr="00AC6B03" w:rsidDel="00AC6B03" w:rsidRDefault="00AC6B03" w:rsidP="00AC6B03">
      <w:pPr>
        <w:spacing w:after="120" w:line="240" w:lineRule="auto"/>
        <w:jc w:val="both"/>
        <w:rPr>
          <w:del w:id="2282" w:author="jonathan pritchard" w:date="2024-10-14T02:03:00Z" w16du:dateUtc="2024-10-14T01:03:00Z"/>
          <w:moveTo w:id="2283" w:author="jonathan pritchard" w:date="2024-10-14T02:03:00Z" w16du:dateUtc="2024-10-14T01:03:00Z"/>
          <w:b/>
          <w:bCs/>
          <w:i/>
          <w:iCs/>
          <w:rPrChange w:id="2284" w:author="jonathan pritchard" w:date="2024-10-14T02:03:00Z" w16du:dateUtc="2024-10-14T01:03:00Z">
            <w:rPr>
              <w:del w:id="2285" w:author="jonathan pritchard" w:date="2024-10-14T02:03:00Z" w16du:dateUtc="2024-10-14T01:03:00Z"/>
              <w:moveTo w:id="2286" w:author="jonathan pritchard" w:date="2024-10-14T02:03:00Z" w16du:dateUtc="2024-10-14T01:03:00Z"/>
              <w:b/>
              <w:bCs/>
            </w:rPr>
          </w:rPrChange>
        </w:rPr>
      </w:pPr>
      <w:moveToRangeStart w:id="2287" w:author="jonathan pritchard" w:date="2024-10-14T02:03:00Z" w:name="move179763826"/>
      <w:moveTo w:id="2288" w:author="jonathan pritchard" w:date="2024-10-14T02:03:00Z" w16du:dateUtc="2024-10-14T01:03:00Z">
        <w:del w:id="2289" w:author="jon pritchard" w:date="2024-11-27T20:58:00Z" w16du:dateUtc="2024-11-27T19:58:00Z">
          <w:r w:rsidRPr="00AC6B03" w:rsidDel="00453DD3">
            <w:rPr>
              <w:i/>
              <w:iCs/>
              <w:highlight w:val="yellow"/>
              <w:rPrChange w:id="2290" w:author="jonathan pritchard" w:date="2024-10-14T02:03:00Z" w16du:dateUtc="2024-10-14T01:03:00Z">
                <w:rPr>
                  <w:highlight w:val="yellow"/>
                </w:rPr>
              </w:rPrChange>
            </w:rPr>
            <w:delText>[</w:delText>
          </w:r>
          <w:r w:rsidRPr="00AC6B03" w:rsidDel="00453DD3">
            <w:rPr>
              <w:b/>
              <w:bCs/>
              <w:i/>
              <w:iCs/>
              <w:highlight w:val="yellow"/>
              <w:rPrChange w:id="2291" w:author="jonathan pritchard" w:date="2024-10-14T02:03:00Z" w16du:dateUtc="2024-10-14T01:03:00Z">
                <w:rPr>
                  <w:b/>
                  <w:bCs/>
                  <w:highlight w:val="yellow"/>
                </w:rPr>
              </w:rPrChange>
            </w:rPr>
            <w:delText>information attributes]</w:delText>
          </w:r>
        </w:del>
      </w:moveTo>
    </w:p>
    <w:moveToRangeEnd w:id="2287"/>
    <w:p w14:paraId="20F5E552" w14:textId="77777777" w:rsidR="00AC6B03" w:rsidRDefault="00AC6B03">
      <w:pPr>
        <w:spacing w:after="120" w:line="240" w:lineRule="auto"/>
        <w:jc w:val="both"/>
        <w:rPr>
          <w:ins w:id="2292" w:author="jonathan pritchard" w:date="2024-10-14T02:03:00Z" w16du:dateUtc="2024-10-14T01:03:00Z"/>
        </w:rPr>
        <w:pPrChange w:id="2293"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453DD3">
        <w:rPr>
          <w:b/>
          <w:bCs/>
          <w:rPrChange w:id="2294" w:author="jon pritchard" w:date="2024-11-27T20:58:00Z" w16du:dateUtc="2024-11-27T19:58:00Z">
            <w:rPr>
              <w:b/>
              <w:bCs/>
              <w:highlight w:val="yellow"/>
            </w:rPr>
          </w:rPrChange>
        </w:rPr>
        <w:t>National Language (</w:t>
      </w:r>
      <w:r w:rsidRPr="00453DD3">
        <w:rPr>
          <w:rPrChange w:id="2295" w:author="jon pritchard" w:date="2024-11-27T20:58:00Z" w16du:dateUtc="2024-11-27T19:58:00Z">
            <w:rPr>
              <w:highlight w:val="yellow"/>
            </w:rPr>
          </w:rPrChange>
        </w:rPr>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2296" w:author="jonathan pritchard" w:date="2024-10-14T02:05:00Z" w16du:dateUtc="2024-10-14T01:05:00Z"/>
        </w:rPr>
      </w:pPr>
      <w:moveToRangeStart w:id="2297" w:author="jonathan pritchard" w:date="2024-10-14T02:06:00Z" w:name="move179764006"/>
      <w:moveTo w:id="2298" w:author="jonathan pritchard" w:date="2024-10-14T02:06:00Z" w16du:dateUtc="2024-10-14T01:06:00Z">
        <w:r w:rsidRPr="00B77A92">
          <w:t xml:space="preserve">This context parameter contains an ordered list 0 or more preferred language values. </w:t>
        </w:r>
      </w:moveTo>
      <w:moveToRangeEnd w:id="2297"/>
      <w:ins w:id="2299"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2300" w:author="jonathan pritchard" w:date="2024-10-14T02:05:00Z" w16du:dateUtc="2024-10-14T01:05:00Z"/>
        </w:rPr>
      </w:pPr>
      <w:ins w:id="2301" w:author="jonathan pritchard" w:date="2024-10-14T02:05:00Z" w16du:dateUtc="2024-10-14T01:05:00Z">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453DD3">
          <w:rPr>
            <w:rPrChange w:id="2302" w:author="jon pritchard" w:date="2024-11-27T21:00:00Z" w16du:dateUtc="2024-11-27T20:00:00Z">
              <w:rPr>
                <w:highlight w:val="yellow"/>
              </w:rPr>
            </w:rPrChange>
          </w:rPr>
          <w:t>if a name should be displayed when preferred language is not selected (1), or may be displayed when preferred language is selected (2).</w:t>
        </w:r>
      </w:ins>
    </w:p>
    <w:p w14:paraId="0AACE72B" w14:textId="26072A5C" w:rsidR="00F747C8" w:rsidRPr="00B77A92" w:rsidRDefault="00AC6B03" w:rsidP="00DE19F5">
      <w:pPr>
        <w:jc w:val="both"/>
      </w:pPr>
      <w:ins w:id="2303" w:author="jonathan pritchard" w:date="2024-10-14T02:07:00Z" w16du:dateUtc="2024-10-14T01:07:00Z">
        <w:r>
          <w:t xml:space="preserve">If selected, </w:t>
        </w:r>
      </w:ins>
      <w:moveFromRangeStart w:id="2304" w:author="jonathan pritchard" w:date="2024-10-14T02:06:00Z" w:name="move179764006"/>
      <w:moveFrom w:id="2305"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2304"/>
      <w:ins w:id="2306" w:author="jonathan pritchard" w:date="2024-10-14T02:07:00Z" w16du:dateUtc="2024-10-14T01:07:00Z">
        <w:r>
          <w:t>f</w:t>
        </w:r>
      </w:ins>
      <w:del w:id="2307"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ins w:id="2308" w:author="jon pritchard" w:date="2024-11-27T20:59:00Z" w16du:dateUtc="2024-11-27T19:59:00Z">
        <w:r w:rsidR="00453DD3">
          <w:t xml:space="preserve"> following</w:t>
        </w:r>
      </w:ins>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4C7ABE64"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ins w:id="2309" w:author="jonathan pritchard" w:date="2024-10-14T02:08:00Z" w16du:dateUtc="2024-10-14T01:08:00Z">
        <w:r w:rsidR="00045787">
          <w:t>, because it contains a name with the language “</w:t>
        </w:r>
        <w:proofErr w:type="spellStart"/>
        <w:r w:rsidR="00045787">
          <w:t>sms</w:t>
        </w:r>
        <w:proofErr w:type="spellEnd"/>
        <w:r w:rsidR="00045787">
          <w:t>”, the highest priority in the language preference list. With no lang</w:t>
        </w:r>
      </w:ins>
      <w:ins w:id="2310" w:author="jonathan pritchard" w:date="2024-10-14T02:09:00Z" w16du:dateUtc="2024-10-14T01:09:00Z">
        <w:r w:rsidR="00045787">
          <w:t>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ins>
      <w:del w:id="2311"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12" w:name="_Toc175130157"/>
      <w:bookmarkStart w:id="2313" w:name="_Toc175130158"/>
      <w:bookmarkStart w:id="2314" w:name="_Toc46655819"/>
      <w:bookmarkStart w:id="2315" w:name="_Toc46659203"/>
      <w:bookmarkStart w:id="2316" w:name="_Toc46659382"/>
      <w:bookmarkStart w:id="2317" w:name="_Toc47457023"/>
      <w:bookmarkStart w:id="2318" w:name="_Toc47574699"/>
      <w:bookmarkStart w:id="2319" w:name="_Toc47618759"/>
      <w:bookmarkStart w:id="2320" w:name="_Toc47651177"/>
      <w:bookmarkStart w:id="2321" w:name="_Toc47708102"/>
      <w:bookmarkStart w:id="2322" w:name="_Toc47708364"/>
      <w:bookmarkStart w:id="2323" w:name="_Toc47708598"/>
      <w:bookmarkStart w:id="2324" w:name="_Toc188968566"/>
      <w:bookmarkEnd w:id="2312"/>
      <w:bookmarkEnd w:id="2313"/>
      <w:bookmarkEnd w:id="2314"/>
      <w:bookmarkEnd w:id="2315"/>
      <w:bookmarkEnd w:id="2316"/>
      <w:bookmarkEnd w:id="2317"/>
      <w:bookmarkEnd w:id="2318"/>
      <w:bookmarkEnd w:id="2319"/>
      <w:bookmarkEnd w:id="2320"/>
      <w:bookmarkEnd w:id="2321"/>
      <w:bookmarkEnd w:id="2322"/>
      <w:bookmarkEnd w:id="2323"/>
      <w:r w:rsidRPr="00DE19F5">
        <w:t>Text</w:t>
      </w:r>
      <w:r w:rsidR="00007DC7" w:rsidRPr="00DE19F5">
        <w:t xml:space="preserve"> and Graphics</w:t>
      </w:r>
      <w:bookmarkEnd w:id="2324"/>
    </w:p>
    <w:p w14:paraId="223F4165" w14:textId="215750E5" w:rsidR="001D7E15" w:rsidRPr="001D7E15" w:rsidRDefault="001D7E15" w:rsidP="00DB7CFE">
      <w:pPr>
        <w:pStyle w:val="Heading2"/>
      </w:pPr>
      <w:bookmarkStart w:id="2325" w:name="_Toc188968567"/>
      <w:r>
        <w:t>Arrangement of viewing group layers.</w:t>
      </w:r>
      <w:bookmarkEnd w:id="2325"/>
    </w:p>
    <w:p w14:paraId="22EDEFDA" w14:textId="75013241" w:rsidR="001D7E15" w:rsidRDefault="00B94DFF" w:rsidP="00B812CA">
      <w:pPr>
        <w:spacing w:after="120" w:line="240" w:lineRule="auto"/>
        <w:jc w:val="both"/>
      </w:pPr>
      <w:bookmarkStart w:id="2326" w:name="_Ref44339526"/>
      <w:ins w:id="2327" w:author="jonathan pritchard" w:date="2025-01-24T16:49:00Z" w16du:dateUtc="2025-01-24T16:49:00Z">
        <w:r w:rsidRPr="00B94DFF">
          <w:rPr>
            <w:rPrChange w:id="2328" w:author="jonathan pritchard" w:date="2025-01-24T16:49:00Z" w16du:dateUtc="2025-01-24T16:49:00Z">
              <w:rPr>
                <w:i/>
                <w:iCs/>
              </w:rPr>
            </w:rPrChange>
          </w:rPr>
          <w:t>V</w:t>
        </w:r>
      </w:ins>
      <w:del w:id="2329" w:author="jonathan pritchard" w:date="2025-01-24T16:48:00Z" w16du:dateUtc="2025-01-24T16:48:00Z">
        <w:r w:rsidR="001D7E15" w:rsidRPr="00B94DFF" w:rsidDel="00B94DFF">
          <w:delText>N</w:delText>
        </w:r>
        <w:bookmarkEnd w:id="2326"/>
        <w:commentRangeStart w:id="2330"/>
        <w:r w:rsidR="001D7E15" w:rsidRPr="00B94DFF" w:rsidDel="00B94DFF">
          <w:rPr>
            <w:b/>
            <w:bCs/>
            <w:highlight w:val="yellow"/>
            <w:rPrChange w:id="2331" w:author="jonathan pritchard" w:date="2025-01-24T16:49:00Z" w16du:dateUtc="2025-01-24T16:49:00Z">
              <w:rPr>
                <w:b/>
                <w:bCs/>
                <w:i/>
                <w:iCs/>
                <w:highlight w:val="yellow"/>
              </w:rPr>
            </w:rPrChange>
          </w:rPr>
          <w:delText>ew Text</w:delText>
        </w:r>
        <w:r w:rsidR="008C16DA" w:rsidRPr="00B94DFF" w:rsidDel="00B94DFF">
          <w:rPr>
            <w:b/>
            <w:bCs/>
            <w:highlight w:val="yellow"/>
            <w:rPrChange w:id="2332" w:author="jonathan pritchard" w:date="2025-01-24T16:49:00Z" w16du:dateUtc="2025-01-24T16:49:00Z">
              <w:rPr>
                <w:b/>
                <w:bCs/>
                <w:i/>
                <w:iCs/>
                <w:highlight w:val="yellow"/>
              </w:rPr>
            </w:rPrChange>
          </w:rPr>
          <w:delText>.</w:delText>
        </w:r>
        <w:commentRangeEnd w:id="2330"/>
        <w:r w:rsidR="001D7E15" w:rsidRPr="00B94DFF" w:rsidDel="00B94DFF">
          <w:rPr>
            <w:rStyle w:val="CommentReference"/>
          </w:rPr>
          <w:commentReference w:id="2330"/>
        </w:r>
        <w:r w:rsidR="001D7E15" w:rsidRPr="00B94DFF" w:rsidDel="00B94DFF">
          <w:delText xml:space="preserve"> V</w:delText>
        </w:r>
      </w:del>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333" w:name="_Toc175130161"/>
      <w:bookmarkEnd w:id="2333"/>
    </w:p>
    <w:p w14:paraId="44CDD629" w14:textId="65098B32" w:rsidR="00AD5025" w:rsidRPr="00450770" w:rsidRDefault="001F310E" w:rsidP="00BE68E8">
      <w:pPr>
        <w:pStyle w:val="Heading1"/>
      </w:pPr>
      <w:bookmarkStart w:id="2334" w:name="_Toc175130163"/>
      <w:bookmarkStart w:id="2335" w:name="_Toc175130164"/>
      <w:bookmarkStart w:id="2336" w:name="_Toc175130165"/>
      <w:bookmarkStart w:id="2337" w:name="_Toc175130166"/>
      <w:bookmarkStart w:id="2338" w:name="_Toc175130167"/>
      <w:bookmarkStart w:id="2339" w:name="_Toc175130168"/>
      <w:bookmarkStart w:id="2340" w:name="_Toc175130169"/>
      <w:bookmarkStart w:id="2341" w:name="_Toc175130170"/>
      <w:bookmarkStart w:id="2342" w:name="_Toc175130171"/>
      <w:bookmarkStart w:id="2343" w:name="_Toc175130172"/>
      <w:bookmarkStart w:id="2344" w:name="_Toc175130173"/>
      <w:bookmarkStart w:id="2345" w:name="_Toc175130174"/>
      <w:bookmarkStart w:id="2346" w:name="_Toc175130175"/>
      <w:bookmarkStart w:id="2347" w:name="_Toc175130176"/>
      <w:bookmarkStart w:id="2348" w:name="_Toc175130177"/>
      <w:bookmarkStart w:id="2349" w:name="_Toc175130178"/>
      <w:bookmarkStart w:id="2350" w:name="_Toc175130179"/>
      <w:bookmarkStart w:id="2351" w:name="_Toc175130194"/>
      <w:bookmarkStart w:id="2352" w:name="_Toc175130195"/>
      <w:bookmarkStart w:id="2353" w:name="_Toc175130196"/>
      <w:bookmarkStart w:id="2354" w:name="_Toc175130197"/>
      <w:bookmarkStart w:id="2355" w:name="_Toc99104596"/>
      <w:bookmarkStart w:id="2356" w:name="_Toc99105049"/>
      <w:bookmarkStart w:id="2357" w:name="_Toc175130198"/>
      <w:bookmarkStart w:id="2358" w:name="_Toc175130199"/>
      <w:bookmarkStart w:id="2359" w:name="_Toc175130200"/>
      <w:bookmarkStart w:id="2360" w:name="_Toc175130201"/>
      <w:bookmarkStart w:id="2361" w:name="_Toc175130202"/>
      <w:bookmarkStart w:id="2362" w:name="_Toc175130203"/>
      <w:bookmarkStart w:id="2363" w:name="_Toc175130204"/>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del w:id="2364" w:author="jonathan pritchard" w:date="2025-01-16T10:39:00Z" w16du:dateUtc="2025-01-16T10:39:00Z">
        <w:r w:rsidRPr="00450770" w:rsidDel="00FF1663">
          <w:delText>Miscellaneous</w:delText>
        </w:r>
        <w:r w:rsidR="00EA6515" w:rsidRPr="00450770" w:rsidDel="00FF1663">
          <w:delText xml:space="preserve"> </w:delText>
        </w:r>
      </w:del>
      <w:bookmarkStart w:id="2365" w:name="_Toc188968568"/>
      <w:r w:rsidR="00EA6515" w:rsidRPr="00450770">
        <w:t>Display Elements</w:t>
      </w:r>
      <w:bookmarkEnd w:id="2365"/>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2366" w:author="jonathan pritchard" w:date="2024-10-14T01:38:00Z" w16du:dateUtc="2024-10-14T00:38:00Z">
        <w:r w:rsidR="005D2986">
          <w:t>’</w:t>
        </w:r>
      </w:ins>
      <w:r w:rsidR="008B16DC" w:rsidRPr="00B77A92">
        <w:t>s</w:t>
      </w:r>
      <w:del w:id="2367"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368"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368"/>
      <w:r w:rsidR="002A10D2" w:rsidRPr="00450770">
        <w:t xml:space="preserve"> </w:t>
      </w:r>
    </w:p>
    <w:p w14:paraId="4A2521A0" w14:textId="5C62B33A" w:rsidR="0010683F" w:rsidRDefault="00CF374E" w:rsidP="008F1A27">
      <w:pPr>
        <w:rPr>
          <w:ins w:id="2369" w:author="jonathan pritchard" w:date="2025-01-16T10:40:00Z" w16du:dateUtc="2025-01-16T10:40:00Z"/>
        </w:rPr>
      </w:pPr>
      <w:r w:rsidRPr="00B812CA">
        <w:t xml:space="preserve">ENC Features are grouped into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ins w:id="2370" w:author="jonathan pritchard" w:date="2025-01-24T16:50:00Z" w16du:dateUtc="2025-01-24T16:50:00Z">
        <w:r w:rsidR="00B94DFF">
          <w:fldChar w:fldCharType="begin"/>
        </w:r>
        <w:r w:rsidR="00B94DFF">
          <w:instrText xml:space="preserve"> REF _Ref188629855 \h </w:instrText>
        </w:r>
      </w:ins>
      <w:r w:rsidR="00B94DFF">
        <w:fldChar w:fldCharType="separate"/>
      </w:r>
      <w:ins w:id="2371" w:author="jonathan pritchard" w:date="2025-01-24T16:50:00Z" w16du:dateUtc="2025-01-24T16:50:00Z">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ins>
      <w:del w:id="2372" w:author="jonathan pritchard" w:date="2025-01-24T16:50:00Z" w16du:dateUtc="2025-01-24T16:50:00Z">
        <w:r w:rsidR="008F1A27" w:rsidRPr="00B812CA" w:rsidDel="00B94DFF">
          <w:rPr>
            <w:highlight w:val="yellow"/>
          </w:rPr>
          <w:fldChar w:fldCharType="begin"/>
        </w:r>
        <w:r w:rsidR="008F1A27" w:rsidRPr="00B812CA" w:rsidDel="00B94DFF">
          <w:rPr>
            <w:highlight w:val="yellow"/>
          </w:rPr>
          <w:delInstrText xml:space="preserve"> REF _Ref178772775 \r \h  \* MERGEFORMAT </w:delInstrText>
        </w:r>
        <w:r w:rsidR="008F1A27" w:rsidRPr="00B812CA" w:rsidDel="00B94DFF">
          <w:rPr>
            <w:highlight w:val="yellow"/>
          </w:rPr>
        </w:r>
        <w:r w:rsidR="008F1A27" w:rsidRPr="00B812CA" w:rsidDel="00B94DFF">
          <w:rPr>
            <w:highlight w:val="yellow"/>
          </w:rPr>
          <w:fldChar w:fldCharType="separate"/>
        </w:r>
      </w:del>
      <w:del w:id="2373" w:author="jonathan pritchard" w:date="2025-01-16T10:54:00Z" w16du:dateUtc="2025-01-16T10:54:00Z">
        <w:r w:rsidR="000553AC" w:rsidDel="00B17B0C">
          <w:rPr>
            <w:highlight w:val="yellow"/>
          </w:rPr>
          <w:delText>C-7.5</w:delText>
        </w:r>
      </w:del>
      <w:del w:id="2374" w:author="jonathan pritchard" w:date="2025-01-24T16:50:00Z" w16du:dateUtc="2025-01-24T16:50:00Z">
        <w:r w:rsidR="008F1A27" w:rsidRPr="00B812CA" w:rsidDel="00B94DFF">
          <w:rPr>
            <w:highlight w:val="yellow"/>
          </w:rPr>
          <w:fldChar w:fldCharType="end"/>
        </w:r>
      </w:del>
    </w:p>
    <w:p w14:paraId="7870940F" w14:textId="61150528" w:rsidR="00FF1663" w:rsidRPr="00B812CA" w:rsidDel="00FF1663" w:rsidRDefault="00FF1663" w:rsidP="008F1A27">
      <w:pPr>
        <w:rPr>
          <w:del w:id="2375" w:author="jonathan pritchard" w:date="2025-01-16T10:40:00Z" w16du:dateUtc="2025-01-16T10:40:00Z"/>
        </w:rPr>
      </w:pPr>
      <w:bookmarkStart w:id="2376" w:name="_Toc188368646"/>
      <w:bookmarkStart w:id="2377" w:name="_Toc188621848"/>
      <w:bookmarkStart w:id="2378" w:name="_Toc188950429"/>
      <w:bookmarkStart w:id="2379" w:name="_Toc188968345"/>
      <w:bookmarkStart w:id="2380" w:name="_Toc188968570"/>
      <w:bookmarkEnd w:id="2376"/>
      <w:bookmarkEnd w:id="2377"/>
      <w:bookmarkEnd w:id="2378"/>
      <w:bookmarkEnd w:id="2379"/>
      <w:bookmarkEnd w:id="2380"/>
    </w:p>
    <w:p w14:paraId="00620AFF" w14:textId="4436BC53" w:rsidR="002A10D2" w:rsidRPr="00450770" w:rsidRDefault="002A10D2" w:rsidP="00450770">
      <w:pPr>
        <w:pStyle w:val="Heading3"/>
      </w:pPr>
      <w:bookmarkStart w:id="2381" w:name="_Toc188968571"/>
      <w:r w:rsidRPr="00450770">
        <w:t>ENC scale</w:t>
      </w:r>
      <w:bookmarkEnd w:id="2381"/>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ins w:id="2382" w:author="jonathan pritchard" w:date="2025-01-16T10:42:00Z" w16du:dateUtc="2025-01-16T10:42:00Z">
        <w:r w:rsidR="00FF1663">
          <w:t>DataCoverage</w:t>
        </w:r>
        <w:proofErr w:type="spellEnd"/>
        <w:r w:rsidR="00FF1663">
          <w:t xml:space="preserve"> </w:t>
        </w:r>
      </w:ins>
      <w:r w:rsidR="00B73DF0" w:rsidRPr="00450770">
        <w:t xml:space="preserve">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ins w:id="2383" w:author="jonathan pritchard" w:date="2025-01-16T10:41:00Z" w16du:dateUtc="2025-01-16T10:41:00Z">
        <w:r w:rsidR="00FF1663">
          <w:t xml:space="preserve"> </w:t>
        </w:r>
      </w:ins>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29E2172C" w:rsidR="00CF374E" w:rsidRPr="00B812CA" w:rsidRDefault="00CF374E" w:rsidP="00450770">
      <w:pPr>
        <w:pStyle w:val="BodyText"/>
        <w:spacing w:before="120" w:after="240"/>
        <w:rPr>
          <w:bCs/>
          <w:iCs/>
        </w:rPr>
      </w:pPr>
      <w:r w:rsidRPr="00E567B0">
        <w:rPr>
          <w:bCs/>
          <w:iCs/>
          <w:sz w:val="20"/>
        </w:rPr>
        <w:t>The ordering</w:t>
      </w:r>
      <w:ins w:id="2384" w:author="jonathan pritchard" w:date="2024-10-14T02:12:00Z" w16du:dateUtc="2024-10-14T01:12:00Z">
        <w:r w:rsidR="00045787" w:rsidRPr="00E567B0">
          <w:rPr>
            <w:bCs/>
            <w:iCs/>
            <w:sz w:val="20"/>
          </w:rPr>
          <w:t xml:space="preserve"> and selection</w:t>
        </w:r>
      </w:ins>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ins w:id="2385" w:author="jonathan pritchard" w:date="2025-01-24T16:51:00Z" w16du:dateUtc="2025-01-24T16:51:00Z">
        <w:r w:rsidR="00E567B0" w:rsidRPr="00E567B0">
          <w:rPr>
            <w:bCs/>
            <w:iCs/>
            <w:sz w:val="20"/>
            <w:rPrChange w:id="2386" w:author="jonathan pritchard" w:date="2025-01-24T16:51:00Z" w16du:dateUtc="2025-01-24T16:51:00Z">
              <w:rPr>
                <w:bCs/>
                <w:iCs/>
                <w:sz w:val="20"/>
                <w:highlight w:val="yellow"/>
              </w:rPr>
            </w:rPrChange>
          </w:rPr>
          <w:t xml:space="preserve">  </w:t>
        </w:r>
        <w:r w:rsidR="00E567B0" w:rsidRPr="00E567B0">
          <w:rPr>
            <w:bCs/>
            <w:iCs/>
            <w:sz w:val="22"/>
            <w:szCs w:val="22"/>
            <w:highlight w:val="yellow"/>
            <w:rPrChange w:id="2387" w:author="jonathan pritchard" w:date="2025-01-24T16:52:00Z" w16du:dateUtc="2025-01-24T16:52:00Z">
              <w:rPr>
                <w:bCs/>
                <w:iCs/>
                <w:sz w:val="20"/>
                <w:highlight w:val="yellow"/>
              </w:rPr>
            </w:rPrChange>
          </w:rPr>
          <w:fldChar w:fldCharType="begin"/>
        </w:r>
        <w:r w:rsidR="00E567B0" w:rsidRPr="00E567B0">
          <w:rPr>
            <w:bCs/>
            <w:iCs/>
            <w:sz w:val="22"/>
            <w:szCs w:val="22"/>
            <w:highlight w:val="yellow"/>
            <w:rPrChange w:id="2388" w:author="jonathan pritchard" w:date="2025-01-24T16:52:00Z" w16du:dateUtc="2025-01-24T16:52:00Z">
              <w:rPr>
                <w:bCs/>
                <w:iCs/>
                <w:sz w:val="20"/>
                <w:highlight w:val="yellow"/>
              </w:rPr>
            </w:rPrChange>
          </w:rPr>
          <w:instrText xml:space="preserve"> REF _Ref188629910 \h </w:instrText>
        </w:r>
      </w:ins>
      <w:r w:rsidR="00E567B0">
        <w:rPr>
          <w:bCs/>
          <w:iCs/>
          <w:sz w:val="22"/>
          <w:szCs w:val="22"/>
          <w:highlight w:val="yellow"/>
        </w:rPr>
        <w:instrText xml:space="preserve"> \* MERGEFORMAT </w:instrText>
      </w:r>
      <w:r w:rsidR="00E567B0" w:rsidRPr="00E567B0">
        <w:rPr>
          <w:bCs/>
          <w:iCs/>
          <w:sz w:val="22"/>
          <w:szCs w:val="22"/>
          <w:highlight w:val="yellow"/>
          <w:rPrChange w:id="2389" w:author="jonathan pritchard" w:date="2025-01-24T16:52:00Z" w16du:dateUtc="2025-01-24T16:52:00Z">
            <w:rPr>
              <w:bCs/>
              <w:iCs/>
              <w:sz w:val="22"/>
              <w:szCs w:val="22"/>
              <w:highlight w:val="yellow"/>
            </w:rPr>
          </w:rPrChange>
        </w:rPr>
      </w:r>
      <w:r w:rsidR="00E567B0" w:rsidRPr="00E567B0">
        <w:rPr>
          <w:bCs/>
          <w:iCs/>
          <w:sz w:val="22"/>
          <w:szCs w:val="22"/>
          <w:highlight w:val="yellow"/>
          <w:rPrChange w:id="2390" w:author="jonathan pritchard" w:date="2025-01-24T16:52:00Z" w16du:dateUtc="2025-01-24T16:52:00Z">
            <w:rPr>
              <w:bCs/>
              <w:iCs/>
              <w:sz w:val="20"/>
              <w:highlight w:val="yellow"/>
            </w:rPr>
          </w:rPrChange>
        </w:rPr>
        <w:fldChar w:fldCharType="separate"/>
      </w:r>
      <w:ins w:id="2391" w:author="jonathan pritchard" w:date="2025-01-24T16:51:00Z" w16du:dateUtc="2025-01-24T16:51:00Z">
        <w:r w:rsidR="00E567B0" w:rsidRPr="00E567B0">
          <w:rPr>
            <w:sz w:val="20"/>
            <w:szCs w:val="22"/>
            <w:rPrChange w:id="2392" w:author="jonathan pritchard" w:date="2025-01-24T16:52:00Z" w16du:dateUtc="2025-01-24T16:52:00Z">
              <w:rPr/>
            </w:rPrChange>
          </w:rPr>
          <w:t xml:space="preserve">Appendix E – </w:t>
        </w:r>
        <w:r w:rsidR="00E567B0" w:rsidRPr="00E567B0">
          <w:rPr>
            <w:sz w:val="20"/>
            <w:szCs w:val="22"/>
            <w:lang w:val="en-US"/>
            <w:rPrChange w:id="2393" w:author="jonathan pritchard" w:date="2025-01-24T16:52:00Z" w16du:dateUtc="2025-01-24T16:52:00Z">
              <w:rPr>
                <w:lang w:val="en-US"/>
              </w:rPr>
            </w:rPrChange>
          </w:rPr>
          <w:t>Dataset Loading and Display (Rendering) Algorithms</w:t>
        </w:r>
        <w:r w:rsidR="00E567B0" w:rsidRPr="00E567B0">
          <w:rPr>
            <w:bCs/>
            <w:iCs/>
            <w:sz w:val="22"/>
            <w:szCs w:val="22"/>
            <w:highlight w:val="yellow"/>
            <w:rPrChange w:id="2394" w:author="jonathan pritchard" w:date="2025-01-24T16:52:00Z" w16du:dateUtc="2025-01-24T16:52:00Z">
              <w:rPr>
                <w:bCs/>
                <w:iCs/>
                <w:sz w:val="20"/>
                <w:highlight w:val="yellow"/>
              </w:rPr>
            </w:rPrChange>
          </w:rPr>
          <w:fldChar w:fldCharType="end"/>
        </w:r>
      </w:ins>
      <w:del w:id="2395" w:author="jonathan pritchard" w:date="2025-01-24T16:51:00Z" w16du:dateUtc="2025-01-24T16:51:00Z">
        <w:r w:rsidRPr="00E567B0" w:rsidDel="00E567B0">
          <w:rPr>
            <w:bCs/>
            <w:iCs/>
            <w:sz w:val="22"/>
            <w:szCs w:val="22"/>
            <w:highlight w:val="yellow"/>
            <w:rPrChange w:id="2396" w:author="jonathan pritchard" w:date="2025-01-24T16:52:00Z" w16du:dateUtc="2025-01-24T16:52:00Z">
              <w:rPr>
                <w:bCs/>
                <w:iCs/>
                <w:sz w:val="20"/>
              </w:rPr>
            </w:rPrChange>
          </w:rPr>
          <w:delText xml:space="preserve"> Annex </w:delText>
        </w:r>
        <w:r w:rsidRPr="00E567B0" w:rsidDel="00E567B0">
          <w:rPr>
            <w:bCs/>
            <w:iCs/>
            <w:sz w:val="22"/>
            <w:szCs w:val="22"/>
            <w:highlight w:val="yellow"/>
            <w:rPrChange w:id="2397" w:author="jonathan pritchard" w:date="2025-01-24T16:52:00Z" w16du:dateUtc="2025-01-24T16:52:00Z">
              <w:rPr>
                <w:bCs/>
                <w:iCs/>
                <w:sz w:val="20"/>
                <w:highlight w:val="yellow"/>
              </w:rPr>
            </w:rPrChange>
          </w:rPr>
          <w:delText>XXX</w:delText>
        </w:r>
        <w:r w:rsidRPr="00E567B0" w:rsidDel="00E567B0">
          <w:rPr>
            <w:bCs/>
            <w:iCs/>
            <w:sz w:val="22"/>
            <w:szCs w:val="22"/>
            <w:highlight w:val="yellow"/>
            <w:rPrChange w:id="2398" w:author="jonathan pritchard" w:date="2025-01-24T16:52:00Z" w16du:dateUtc="2025-01-24T16:52:00Z">
              <w:rPr>
                <w:bCs/>
                <w:iCs/>
                <w:sz w:val="20"/>
              </w:rPr>
            </w:rPrChange>
          </w:rPr>
          <w:delText xml:space="preserve"> – Data Loading </w:delText>
        </w:r>
        <w:r w:rsidR="00CF32A4" w:rsidRPr="00E567B0" w:rsidDel="00E567B0">
          <w:rPr>
            <w:bCs/>
            <w:iCs/>
            <w:sz w:val="22"/>
            <w:szCs w:val="22"/>
            <w:highlight w:val="yellow"/>
            <w:rPrChange w:id="2399" w:author="jonathan pritchard" w:date="2025-01-24T16:52:00Z" w16du:dateUtc="2025-01-24T16:52:00Z">
              <w:rPr>
                <w:bCs/>
                <w:iCs/>
                <w:sz w:val="20"/>
              </w:rPr>
            </w:rPrChange>
          </w:rPr>
          <w:delText>and Rendering Algorithms</w:delText>
        </w:r>
      </w:del>
      <w:r w:rsidR="00931344" w:rsidRPr="00E567B0">
        <w:rPr>
          <w:bCs/>
          <w:iCs/>
          <w:sz w:val="22"/>
          <w:szCs w:val="22"/>
          <w:rPrChange w:id="2400" w:author="jonathan pritchard" w:date="2025-01-24T16:52:00Z" w16du:dateUtc="2025-01-24T16:52:00Z">
            <w:rPr>
              <w:bCs/>
              <w:iCs/>
              <w:sz w:val="20"/>
            </w:rPr>
          </w:rPrChange>
        </w:rPr>
        <w:t>.</w:t>
      </w:r>
    </w:p>
    <w:p w14:paraId="71EEBD7C" w14:textId="543F29A9" w:rsidR="00FF1663" w:rsidRDefault="00FF1663">
      <w:pPr>
        <w:pStyle w:val="Heading2"/>
        <w:rPr>
          <w:ins w:id="2401" w:author="jonathan pritchard" w:date="2025-01-16T10:41:00Z" w16du:dateUtc="2025-01-16T10:41:00Z"/>
        </w:rPr>
        <w:pPrChange w:id="2402" w:author="jonathan pritchard" w:date="2025-01-16T10:51:00Z" w16du:dateUtc="2025-01-16T10:51:00Z">
          <w:pPr>
            <w:pStyle w:val="Heading3"/>
          </w:pPr>
        </w:pPrChange>
      </w:pPr>
      <w:bookmarkStart w:id="2403" w:name="_Toc175130208"/>
      <w:bookmarkStart w:id="2404" w:name="_Toc188968572"/>
      <w:bookmarkStart w:id="2405" w:name="_Ref49483442"/>
      <w:bookmarkEnd w:id="2403"/>
      <w:ins w:id="2406" w:author="jonathan pritchard" w:date="2025-01-16T10:41:00Z" w16du:dateUtc="2025-01-16T10:41:00Z">
        <w:r w:rsidRPr="00DB7CFE">
          <w:t>Display</w:t>
        </w:r>
        <w:r>
          <w:t xml:space="preserve"> of Non-ENC data layers</w:t>
        </w:r>
        <w:bookmarkEnd w:id="2404"/>
        <w:r>
          <w:t xml:space="preserve"> </w:t>
        </w:r>
      </w:ins>
    </w:p>
    <w:p w14:paraId="5FEFB5A4" w14:textId="6596660E" w:rsidR="00FF1663" w:rsidRPr="00450770" w:rsidRDefault="00FF1663">
      <w:pPr>
        <w:spacing w:after="120" w:line="276" w:lineRule="auto"/>
        <w:jc w:val="both"/>
        <w:rPr>
          <w:ins w:id="2407" w:author="jonathan pritchard" w:date="2025-01-16T10:42:00Z" w16du:dateUtc="2025-01-16T10:42:00Z"/>
        </w:rPr>
        <w:pPrChange w:id="2408" w:author="jonathan pritchard" w:date="2025-01-24T16:51:00Z" w16du:dateUtc="2025-01-24T16:51:00Z">
          <w:pPr>
            <w:pStyle w:val="ListParagraph"/>
            <w:numPr>
              <w:numId w:val="25"/>
            </w:numPr>
            <w:spacing w:after="120" w:line="240" w:lineRule="auto"/>
            <w:ind w:hanging="360"/>
            <w:jc w:val="both"/>
          </w:pPr>
        </w:pPrChange>
      </w:pPr>
      <w:ins w:id="2409" w:author="jonathan pritchard" w:date="2025-01-16T10:42:00Z" w16du:dateUtc="2025-01-16T10:42:00Z">
        <w:r>
          <w:t xml:space="preserve">Non-ENC data layers may not contain </w:t>
        </w:r>
      </w:ins>
      <w:proofErr w:type="spellStart"/>
      <w:ins w:id="2410" w:author="jonathan pritchard" w:date="2025-01-16T10:43:00Z" w16du:dateUtc="2025-01-16T10:43:00Z">
        <w:r>
          <w:t>DataCoverage</w:t>
        </w:r>
        <w:proofErr w:type="spellEnd"/>
        <w:r>
          <w:t xml:space="preserve"> features. Where the dataset discovery metadata entries for non-ENC datasets contains v</w:t>
        </w:r>
      </w:ins>
      <w:ins w:id="2411" w:author="jonathan pritchard" w:date="2025-01-16T10:42:00Z" w16du:dateUtc="2025-01-16T10:42:00Z">
        <w:r w:rsidRPr="00450770">
          <w:t xml:space="preserve">alues </w:t>
        </w:r>
        <w:proofErr w:type="spellStart"/>
        <w:r w:rsidRPr="00E567B0">
          <w:rPr>
            <w:b/>
            <w:bCs/>
            <w:i/>
            <w:iCs/>
            <w:rPrChange w:id="2412" w:author="jonathan pritchard" w:date="2025-01-24T16:53:00Z" w16du:dateUtc="2025-01-24T16:53:00Z">
              <w:rPr>
                <w:i/>
                <w:iCs/>
              </w:rPr>
            </w:rPrChange>
          </w:rPr>
          <w:t>minimumdisplayScale</w:t>
        </w:r>
      </w:ins>
      <w:proofErr w:type="spellEnd"/>
      <w:ins w:id="2413" w:author="jonathan pritchard" w:date="2025-01-16T10:43:00Z" w16du:dateUtc="2025-01-16T10:43:00Z">
        <w:r>
          <w:t xml:space="preserve"> and</w:t>
        </w:r>
      </w:ins>
      <w:ins w:id="2414" w:author="jonathan pritchard" w:date="2025-01-16T10:42:00Z" w16du:dateUtc="2025-01-16T10:42:00Z">
        <w:r w:rsidRPr="00450770">
          <w:t xml:space="preserve"> </w:t>
        </w:r>
      </w:ins>
      <w:proofErr w:type="spellStart"/>
      <w:ins w:id="2415" w:author="jonathan pritchard" w:date="2025-01-24T16:53:00Z" w16du:dateUtc="2025-01-24T16:53:00Z">
        <w:r w:rsidR="00E567B0">
          <w:rPr>
            <w:b/>
            <w:bCs/>
            <w:i/>
            <w:iCs/>
          </w:rPr>
          <w:t>m</w:t>
        </w:r>
      </w:ins>
      <w:ins w:id="2416" w:author="jonathan pritchard" w:date="2025-01-16T10:43:00Z" w16du:dateUtc="2025-01-16T10:43:00Z">
        <w:r w:rsidRPr="00E567B0">
          <w:rPr>
            <w:b/>
            <w:bCs/>
            <w:i/>
            <w:iCs/>
            <w:rPrChange w:id="2417" w:author="jonathan pritchard" w:date="2025-01-24T16:53:00Z" w16du:dateUtc="2025-01-24T16:53:00Z">
              <w:rPr>
                <w:i/>
                <w:iCs/>
              </w:rPr>
            </w:rPrChange>
          </w:rPr>
          <w:t>aximumDisplayScale</w:t>
        </w:r>
        <w:proofErr w:type="spellEnd"/>
        <w:r>
          <w:t xml:space="preserve"> th</w:t>
        </w:r>
      </w:ins>
      <w:ins w:id="2418" w:author="jonathan pritchard" w:date="2025-01-16T10:44:00Z" w16du:dateUtc="2025-01-16T10:44:00Z">
        <w:r>
          <w:t xml:space="preserve">ese </w:t>
        </w:r>
      </w:ins>
      <w:ins w:id="2419" w:author="jonathan pritchard" w:date="2025-01-16T10:42:00Z" w16du:dateUtc="2025-01-16T10:42:00Z">
        <w:r w:rsidRPr="00450770">
          <w:t xml:space="preserve">values define the range of </w:t>
        </w:r>
      </w:ins>
      <w:ins w:id="2420" w:author="jonathan pritchard" w:date="2025-01-16T10:45:00Z" w16du:dateUtc="2025-01-16T10:45:00Z">
        <w:r>
          <w:t xml:space="preserve">display </w:t>
        </w:r>
      </w:ins>
      <w:ins w:id="2421" w:author="jonathan pritchard" w:date="2025-01-16T10:42:00Z" w16du:dateUtc="2025-01-16T10:42:00Z">
        <w:r w:rsidRPr="00450770">
          <w:t xml:space="preserve">scales </w:t>
        </w:r>
      </w:ins>
      <w:ins w:id="2422" w:author="jonathan pritchard" w:date="2025-01-16T10:45:00Z" w16du:dateUtc="2025-01-16T10:45:00Z">
        <w:r>
          <w:t>for</w:t>
        </w:r>
      </w:ins>
      <w:ins w:id="2423" w:author="jonathan pritchard" w:date="2025-01-16T10:42:00Z" w16du:dateUtc="2025-01-16T10:42:00Z">
        <w:r w:rsidRPr="00450770">
          <w:t xml:space="preserve"> which </w:t>
        </w:r>
      </w:ins>
      <w:ins w:id="2424" w:author="jonathan pritchard" w:date="2025-01-16T10:45:00Z" w16du:dateUtc="2025-01-16T10:45:00Z">
        <w:r>
          <w:t>a</w:t>
        </w:r>
      </w:ins>
      <w:ins w:id="2425" w:author="jonathan pritchard" w:date="2025-01-16T10:44:00Z" w16du:dateUtc="2025-01-16T10:44:00Z">
        <w:r>
          <w:t xml:space="preserve"> non-</w:t>
        </w:r>
      </w:ins>
      <w:ins w:id="2426" w:author="jonathan pritchard" w:date="2025-01-16T10:42:00Z" w16du:dateUtc="2025-01-16T10:42:00Z">
        <w:r w:rsidRPr="00450770">
          <w:t xml:space="preserve">ENC </w:t>
        </w:r>
      </w:ins>
      <w:ins w:id="2427" w:author="jonathan pritchard" w:date="2025-01-16T10:44:00Z" w16du:dateUtc="2025-01-16T10:44:00Z">
        <w:r>
          <w:t>dataset</w:t>
        </w:r>
      </w:ins>
      <w:ins w:id="2428" w:author="jonathan pritchard" w:date="2025-01-16T10:42:00Z" w16du:dateUtc="2025-01-16T10:42:00Z">
        <w:r w:rsidRPr="00450770">
          <w:t xml:space="preserve"> m</w:t>
        </w:r>
      </w:ins>
      <w:ins w:id="2429" w:author="jonathan pritchard" w:date="2025-01-16T10:45:00Z" w16du:dateUtc="2025-01-16T10:45:00Z">
        <w:r>
          <w:t>ust</w:t>
        </w:r>
      </w:ins>
      <w:ins w:id="2430" w:author="jonathan pritchard" w:date="2025-01-16T10:42:00Z" w16du:dateUtc="2025-01-16T10:42:00Z">
        <w:r w:rsidRPr="00450770">
          <w:t xml:space="preserve"> be displayed.</w:t>
        </w:r>
      </w:ins>
      <w:ins w:id="2431" w:author="jonathan pritchard" w:date="2025-01-16T10:44:00Z" w16du:dateUtc="2025-01-16T10:44:00Z">
        <w:r>
          <w:t xml:space="preserve"> There is no algorithm defined for the selection and rendering of non-ENC </w:t>
        </w:r>
      </w:ins>
      <w:ins w:id="2432" w:author="jonathan pritchard" w:date="2025-01-16T10:45:00Z" w16du:dateUtc="2025-01-16T10:45:00Z">
        <w:r>
          <w:t>coverage.</w:t>
        </w:r>
      </w:ins>
    </w:p>
    <w:p w14:paraId="07D20E6D" w14:textId="77777777" w:rsidR="00FF1663" w:rsidRPr="00FF1663" w:rsidRDefault="00FF1663">
      <w:pPr>
        <w:rPr>
          <w:ins w:id="2433" w:author="jonathan pritchard" w:date="2025-01-16T10:41:00Z" w16du:dateUtc="2025-01-16T10:41:00Z"/>
        </w:rPr>
        <w:pPrChange w:id="2434" w:author="jonathan pritchard" w:date="2025-01-16T10:41:00Z" w16du:dateUtc="2025-01-16T10:41:00Z">
          <w:pPr>
            <w:pStyle w:val="Heading3"/>
          </w:pPr>
        </w:pPrChange>
      </w:pPr>
    </w:p>
    <w:p w14:paraId="4B8E4439" w14:textId="444DA639" w:rsidR="002A10D2" w:rsidRPr="00450770" w:rsidRDefault="002A10D2">
      <w:pPr>
        <w:pStyle w:val="Heading2"/>
        <w:pPrChange w:id="2435" w:author="jonathan pritchard" w:date="2025-01-16T10:51:00Z" w16du:dateUtc="2025-01-16T10:51:00Z">
          <w:pPr>
            <w:pStyle w:val="Heading3"/>
          </w:pPr>
        </w:pPrChange>
      </w:pPr>
      <w:bookmarkStart w:id="2436" w:name="_Ref188968037"/>
      <w:bookmarkStart w:id="2437" w:name="_Toc188968573"/>
      <w:r w:rsidRPr="00450770">
        <w:t>Overscale</w:t>
      </w:r>
      <w:bookmarkEnd w:id="2405"/>
      <w:bookmarkEnd w:id="2436"/>
      <w:bookmarkEnd w:id="2437"/>
    </w:p>
    <w:p w14:paraId="2BDC2A75" w14:textId="78E6E210" w:rsidR="002A10D2" w:rsidRPr="00450770" w:rsidRDefault="002A10D2">
      <w:pPr>
        <w:spacing w:after="120" w:line="276" w:lineRule="auto"/>
        <w:jc w:val="both"/>
        <w:pPrChange w:id="2438" w:author="jonathan pritchard" w:date="2025-01-24T16:52:00Z" w16du:dateUtc="2025-01-24T16:52:00Z">
          <w:pPr>
            <w:spacing w:after="120" w:line="240" w:lineRule="auto"/>
            <w:jc w:val="both"/>
          </w:pPr>
        </w:pPrChange>
      </w:pPr>
      <w:r w:rsidRPr="00E567B0">
        <w:t xml:space="preserve">Overscale is where the mariner has zoomed larger than the largest </w:t>
      </w:r>
      <w:proofErr w:type="spellStart"/>
      <w:ins w:id="2439" w:author="jonathan pritchard" w:date="2024-10-14T02:16:00Z" w16du:dateUtc="2024-10-14T01:16:00Z">
        <w:r w:rsidR="00045787" w:rsidRPr="00E567B0">
          <w:rPr>
            <w:b/>
            <w:bCs/>
            <w:i/>
            <w:iCs/>
            <w:rPrChange w:id="2440" w:author="jonathan pritchard" w:date="2025-01-24T16:53:00Z" w16du:dateUtc="2025-01-24T16:53:00Z">
              <w:rPr>
                <w:i/>
                <w:iCs/>
              </w:rPr>
            </w:rPrChange>
          </w:rPr>
          <w:t>optimum</w:t>
        </w:r>
      </w:ins>
      <w:del w:id="2441" w:author="jonathan pritchard" w:date="2024-10-14T02:16:00Z" w16du:dateUtc="2024-10-14T01:16:00Z">
        <w:r w:rsidRPr="00E567B0" w:rsidDel="00045787">
          <w:rPr>
            <w:b/>
            <w:bCs/>
            <w:i/>
            <w:iCs/>
            <w:rPrChange w:id="2442" w:author="jonathan pritchard" w:date="2025-01-24T16:53:00Z" w16du:dateUtc="2025-01-24T16:53:00Z">
              <w:rPr>
                <w:i/>
                <w:iCs/>
              </w:rPr>
            </w:rPrChange>
          </w:rPr>
          <w:delText>maximum</w:delText>
        </w:r>
      </w:del>
      <w:r w:rsidRPr="00E567B0">
        <w:rPr>
          <w:b/>
          <w:bCs/>
          <w:i/>
          <w:iCs/>
          <w:rPrChange w:id="2443" w:author="jonathan pritchard" w:date="2025-01-24T16:53:00Z" w16du:dateUtc="2025-01-24T16:53:00Z">
            <w:rPr>
              <w:i/>
              <w:iCs/>
            </w:rPr>
          </w:rPrChange>
        </w:rPr>
        <w:t>DisplayScale</w:t>
      </w:r>
      <w:proofErr w:type="spellEnd"/>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0E642870"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2444" w:author="jonathan pritchard" w:date="2024-10-14T00:49:00Z" w16du:dateUtc="2024-10-13T23:49:00Z">
        <w:r w:rsidR="0042425D" w:rsidRPr="00450770" w:rsidDel="008972A2">
          <w:delText xml:space="preserve"> </w:delText>
        </w:r>
        <w:r w:rsidRPr="00450770" w:rsidDel="008972A2">
          <w:delText xml:space="preserve"> </w:delText>
        </w:r>
      </w:del>
      <w:ins w:id="2445" w:author="jonathan pritchard" w:date="2024-10-14T00:49:00Z" w16du:dateUtc="2024-10-13T23:49:00Z">
        <w:r w:rsidR="008972A2">
          <w:t xml:space="preserve"> </w:t>
        </w:r>
      </w:ins>
      <w:r w:rsidRPr="00450770">
        <w:t xml:space="preserve">A 1 mm error at </w:t>
      </w:r>
      <w:proofErr w:type="spellStart"/>
      <w:r w:rsidRPr="00E567B0">
        <w:rPr>
          <w:b/>
          <w:bCs/>
          <w:i/>
          <w:iCs/>
          <w:rPrChange w:id="2446" w:author="jonathan pritchard" w:date="2025-01-24T16:53:00Z" w16du:dateUtc="2025-01-24T16:53:00Z">
            <w:rPr>
              <w:i/>
              <w:iCs/>
              <w:highlight w:val="yellow"/>
            </w:rPr>
          </w:rPrChange>
        </w:rPr>
        <w:t>maximumDisplayScale</w:t>
      </w:r>
      <w:proofErr w:type="spellEnd"/>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F20069">
        <w:rPr>
          <w:rPrChange w:id="2447" w:author="jonathan pritchard" w:date="2024-11-25T12:22:00Z" w16du:dateUtc="2024-11-25T12:22:00Z">
            <w:rPr>
              <w:b/>
              <w:bCs/>
            </w:rPr>
          </w:rPrChange>
        </w:rPr>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E567B0">
        <w:rPr>
          <w:b/>
          <w:bCs/>
          <w:i/>
          <w:iCs/>
          <w:rPrChange w:id="2448" w:author="jonathan pritchard" w:date="2025-01-24T16:53:00Z" w16du:dateUtc="2025-01-24T16:53:00Z">
            <w:rPr>
              <w:i/>
              <w:iCs/>
            </w:rPr>
          </w:rPrChange>
        </w:rPr>
        <w:t>optimum</w:t>
      </w:r>
      <w:r w:rsidRPr="00E567B0">
        <w:rPr>
          <w:b/>
          <w:bCs/>
          <w:i/>
          <w:iCs/>
          <w:rPrChange w:id="2449" w:author="jonathan pritchard" w:date="2025-01-24T16:53:00Z" w16du:dateUtc="2025-01-24T16:53:00Z">
            <w:rPr>
              <w:i/>
              <w:iCs/>
            </w:rPr>
          </w:rPrChange>
        </w:rPr>
        <w:t>DisplayScale</w:t>
      </w:r>
      <w:proofErr w:type="spellEnd"/>
      <w:r w:rsidRPr="00450770">
        <w:t>] / [denominator of the mariner</w:t>
      </w:r>
      <w:ins w:id="2450"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2451" w:author="jonathan pritchard" w:date="2024-10-14T02:13:00Z" w16du:dateUtc="2024-10-14T01:13:00Z">
        <w:r>
          <w:t>When the overscale factor is &gt; 1 it must</w:t>
        </w:r>
      </w:ins>
      <w:del w:id="2452"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275CBB26"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ins w:id="2453" w:author="jonathan pritchard" w:date="2024-11-25T12:23:00Z" w16du:dateUtc="2024-11-25T12:23:00Z">
        <w:r w:rsidR="00F20069">
          <w:t xml:space="preserve">and must be shown </w:t>
        </w:r>
      </w:ins>
      <w:del w:id="2454" w:author="jonathan pritchard" w:date="2024-11-25T12:23:00Z" w16du:dateUtc="2024-11-25T12:23:00Z">
        <w:r w:rsidRPr="00BB7133" w:rsidDel="00F20069">
          <w:delText>whenev</w:delText>
        </w:r>
      </w:del>
      <w:ins w:id="2455" w:author="jonathan pritchard" w:date="2024-11-25T12:23:00Z" w16du:dateUtc="2024-11-25T12:23:00Z">
        <w:r w:rsidR="00F20069">
          <w:t>whenev</w:t>
        </w:r>
      </w:ins>
      <w:r w:rsidRPr="00BB7133">
        <w:t>er the display scale</w:t>
      </w:r>
      <w:r w:rsidR="00BB7133" w:rsidRPr="00BB7133">
        <w:t xml:space="preserve"> at </w:t>
      </w:r>
      <w:r w:rsidR="00BB7133" w:rsidRPr="00E567B0">
        <w:t xml:space="preserve">the </w:t>
      </w:r>
      <w:del w:id="2456" w:author="jonathan pritchard" w:date="2024-11-25T12:15:00Z" w16du:dateUtc="2024-11-25T12:15:00Z">
        <w:r w:rsidR="00BB7133" w:rsidRPr="00E567B0" w:rsidDel="00F20069">
          <w:rPr>
            <w:rPrChange w:id="2457" w:author="jonathan pritchard" w:date="2025-01-24T16:53:00Z" w16du:dateUtc="2025-01-24T16:53:00Z">
              <w:rPr>
                <w:highlight w:val="yellow"/>
              </w:rPr>
            </w:rPrChange>
          </w:rPr>
          <w:delText>centre of the display</w:delText>
        </w:r>
        <w:r w:rsidR="00B02B12" w:rsidRPr="00E567B0" w:rsidDel="00F20069">
          <w:rPr>
            <w:rPrChange w:id="2458" w:author="jonathan pritchard" w:date="2025-01-24T16:53:00Z" w16du:dateUtc="2025-01-24T16:53:00Z">
              <w:rPr>
                <w:highlight w:val="yellow"/>
              </w:rPr>
            </w:rPrChange>
          </w:rPr>
          <w:delText xml:space="preserve">, or </w:delText>
        </w:r>
      </w:del>
      <w:r w:rsidR="00B02B12" w:rsidRPr="00E567B0">
        <w:rPr>
          <w:rPrChange w:id="2459" w:author="jonathan pritchard" w:date="2025-01-24T16:53:00Z" w16du:dateUtc="2025-01-24T16:53:00Z">
            <w:rPr>
              <w:highlight w:val="yellow"/>
            </w:rPr>
          </w:rPrChange>
        </w:rPr>
        <w:t>at the vessel location when the vessel is on screen</w:t>
      </w:r>
      <w:ins w:id="2460" w:author="jonathan pritchard" w:date="2024-11-25T12:15:00Z" w16du:dateUtc="2024-11-25T12:15:00Z">
        <w:r w:rsidR="00F20069" w:rsidRPr="00E567B0">
          <w:rPr>
            <w:rPrChange w:id="2461" w:author="jonathan pritchard" w:date="2025-01-24T16:53:00Z" w16du:dateUtc="2025-01-24T16:53:00Z">
              <w:rPr>
                <w:highlight w:val="yellow"/>
              </w:rPr>
            </w:rPrChange>
          </w:rPr>
          <w:t>, or at the centre of the s</w:t>
        </w:r>
      </w:ins>
      <w:ins w:id="2462" w:author="jonathan pritchard" w:date="2024-11-25T12:16:00Z" w16du:dateUtc="2024-11-25T12:16:00Z">
        <w:r w:rsidR="00F20069" w:rsidRPr="00E567B0">
          <w:rPr>
            <w:rPrChange w:id="2463" w:author="jonathan pritchard" w:date="2025-01-24T16:53:00Z" w16du:dateUtc="2025-01-24T16:53:00Z">
              <w:rPr>
                <w:highlight w:val="yellow"/>
              </w:rPr>
            </w:rPrChange>
          </w:rPr>
          <w:t>creen when the vessel position is not on screen</w:t>
        </w:r>
      </w:ins>
      <w:r w:rsidR="00B02B12" w:rsidRPr="00E567B0">
        <w:rPr>
          <w:rPrChange w:id="2464" w:author="jonathan pritchard" w:date="2025-01-24T16:53:00Z" w16du:dateUtc="2025-01-24T16:53:00Z">
            <w:rPr>
              <w:highlight w:val="yellow"/>
            </w:rPr>
          </w:rPrChange>
        </w:rPr>
        <w:t>,</w:t>
      </w:r>
      <w:r w:rsidRPr="00E567B0">
        <w:t xml:space="preserve"> exceeds</w:t>
      </w:r>
      <w:r w:rsidRPr="00BB7133">
        <w:t xml:space="preserve"> the</w:t>
      </w:r>
      <w:r w:rsidR="00632E3E" w:rsidRPr="00BB7133">
        <w:t xml:space="preserve"> intended viewing</w:t>
      </w:r>
      <w:r w:rsidRPr="00BB7133">
        <w:t xml:space="preserve"> scale</w:t>
      </w:r>
      <w:ins w:id="2465" w:author="jonathan pritchard" w:date="2025-01-24T16:53:00Z" w16du:dateUtc="2025-01-24T16:53:00Z">
        <w:r w:rsidR="00E567B0">
          <w:t>, as</w:t>
        </w:r>
      </w:ins>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E567B0">
        <w:rPr>
          <w:b/>
          <w:bCs/>
          <w:i/>
          <w:iCs/>
          <w:rPrChange w:id="2466" w:author="jonathan pritchard" w:date="2025-01-24T16:53:00Z" w16du:dateUtc="2025-01-24T16:53:00Z">
            <w:rPr>
              <w:i/>
              <w:iCs/>
            </w:rPr>
          </w:rPrChange>
        </w:rPr>
        <w:t>optimum</w:t>
      </w:r>
      <w:r w:rsidR="00632E3E" w:rsidRPr="00E567B0">
        <w:rPr>
          <w:b/>
          <w:bCs/>
          <w:i/>
          <w:iCs/>
          <w:rPrChange w:id="2467" w:author="jonathan pritchard" w:date="2025-01-24T16:53:00Z" w16du:dateUtc="2025-01-24T16:53:00Z">
            <w:rPr>
              <w:i/>
              <w:iCs/>
            </w:rPr>
          </w:rPrChange>
        </w:rPr>
        <w:t>DisplayScale</w:t>
      </w:r>
      <w:proofErr w:type="spellEnd"/>
      <w:r w:rsidR="005E5376" w:rsidRPr="00BB7133">
        <w:t xml:space="preserve"> attribute.</w:t>
      </w:r>
    </w:p>
    <w:p w14:paraId="015E92D6" w14:textId="634A024E" w:rsidR="002A10D2" w:rsidRPr="00B02B12" w:rsidDel="00F20069" w:rsidRDefault="002A10D2" w:rsidP="00916A2A">
      <w:pPr>
        <w:spacing w:after="120" w:line="240" w:lineRule="auto"/>
        <w:jc w:val="both"/>
        <w:rPr>
          <w:moveFrom w:id="2468" w:author="jonathan pritchard" w:date="2024-11-25T12:24:00Z" w16du:dateUtc="2024-11-25T12:24:00Z"/>
        </w:rPr>
      </w:pPr>
      <w:moveFromRangeStart w:id="2469" w:author="jonathan pritchard" w:date="2024-11-25T12:24:00Z" w:name="move183429876"/>
      <w:commentRangeStart w:id="2470"/>
      <w:commentRangeStart w:id="2471"/>
      <w:commentRangeStart w:id="2472"/>
      <w:moveFrom w:id="2473" w:author="jonathan pritchard" w:date="2024-11-25T12:24:00Z" w16du:dateUtc="2024-11-25T12:24:00Z">
        <w:r w:rsidRPr="00B02B12" w:rsidDel="00F20069">
          <w:rPr>
            <w:highlight w:val="yellow"/>
          </w:rPr>
          <w:lastRenderedPageBreak/>
          <w:t>NOTE</w:t>
        </w:r>
        <w:r w:rsidR="00B02B12" w:rsidDel="00F20069">
          <w:rPr>
            <w:highlight w:val="yellow"/>
          </w:rPr>
          <w:t>:</w:t>
        </w:r>
        <w:r w:rsidRPr="00B02B12" w:rsidDel="00F20069">
          <w:rPr>
            <w:highlight w:val="yellow"/>
          </w:rPr>
          <w:t xml:space="preserve"> </w:t>
        </w:r>
        <w:r w:rsidRPr="00B02B12" w:rsidDel="00F20069">
          <w:rPr>
            <w:highlight w:val="yellow"/>
          </w:rPr>
          <w:tab/>
          <w:t>If the display is compiled from more than one ENC of the same</w:t>
        </w:r>
        <w:r w:rsidR="00BB7133" w:rsidRPr="00B02B12" w:rsidDel="00F20069">
          <w:rPr>
            <w:i/>
            <w:iCs/>
            <w:highlight w:val="yellow"/>
          </w:rPr>
          <w:t xml:space="preserve"> optimum</w:t>
        </w:r>
        <w:r w:rsidRPr="00B02B12" w:rsidDel="00F20069">
          <w:rPr>
            <w:i/>
            <w:iCs/>
            <w:highlight w:val="yellow"/>
          </w:rPr>
          <w:t>DisplayScale</w:t>
        </w:r>
        <w:r w:rsidRPr="00B02B12" w:rsidDel="00F20069">
          <w:rPr>
            <w:highlight w:val="yellow"/>
          </w:rPr>
          <w:t xml:space="preserve">, and if the mariner deliberately chooses to zoom in so that the display scale exceeds the </w:t>
        </w:r>
        <w:r w:rsidR="00B02B12" w:rsidDel="00F20069">
          <w:rPr>
            <w:i/>
            <w:iCs/>
            <w:highlight w:val="yellow"/>
          </w:rPr>
          <w:t>maximum</w:t>
        </w:r>
        <w:r w:rsidRPr="00B02B12" w:rsidDel="00F20069">
          <w:rPr>
            <w:i/>
            <w:iCs/>
            <w:highlight w:val="yellow"/>
          </w:rPr>
          <w:t>DisplayScale</w:t>
        </w:r>
        <w:r w:rsidRPr="00B02B12" w:rsidDel="00F20069">
          <w:rPr>
            <w:highlight w:val="yellow"/>
          </w:rPr>
          <w:t>, then only the "overscale indication" must be shown.</w:t>
        </w:r>
        <w:r w:rsidR="0042425D" w:rsidRPr="00B02B12" w:rsidDel="00F20069">
          <w:rPr>
            <w:highlight w:val="yellow"/>
          </w:rPr>
          <w:t xml:space="preserve"> </w:t>
        </w:r>
        <w:r w:rsidRPr="00B02B12" w:rsidDel="00F20069">
          <w:rPr>
            <w:highlight w:val="yellow"/>
          </w:rPr>
          <w:t xml:space="preserve">The "overscale pattern" </w:t>
        </w:r>
        <w:r w:rsidR="00905FAA" w:rsidRPr="00B02B12" w:rsidDel="00F20069">
          <w:rPr>
            <w:highlight w:val="yellow"/>
          </w:rPr>
          <w:t xml:space="preserve">(area fill </w:t>
        </w:r>
        <w:r w:rsidRPr="00B02B12" w:rsidDel="00F20069">
          <w:rPr>
            <w:highlight w:val="yellow"/>
          </w:rPr>
          <w:t>OVERSC01) must not be shown</w:t>
        </w:r>
        <w:r w:rsidR="00632E3E" w:rsidRPr="00F20069" w:rsidDel="00F20069">
          <w:rPr>
            <w:highlight w:val="yellow"/>
          </w:rPr>
          <w:t>.</w:t>
        </w:r>
        <w:commentRangeEnd w:id="2470"/>
        <w:r w:rsidR="00C8687E" w:rsidRPr="00F20069" w:rsidDel="00F20069">
          <w:rPr>
            <w:rStyle w:val="CommentReference"/>
            <w:highlight w:val="yellow"/>
            <w:lang w:val="en-GB"/>
          </w:rPr>
          <w:commentReference w:id="2470"/>
        </w:r>
        <w:commentRangeEnd w:id="2471"/>
        <w:r w:rsidR="00513917" w:rsidRPr="00F20069" w:rsidDel="00F20069">
          <w:rPr>
            <w:rStyle w:val="CommentReference"/>
            <w:highlight w:val="yellow"/>
          </w:rPr>
          <w:commentReference w:id="2471"/>
        </w:r>
        <w:r w:rsidR="00B02B12" w:rsidRPr="00F20069" w:rsidDel="00F20069">
          <w:rPr>
            <w:highlight w:val="yellow"/>
            <w:rPrChange w:id="2474" w:author="jonathan pritchard" w:date="2024-11-25T12:17:00Z" w16du:dateUtc="2024-11-25T12:17:00Z">
              <w:rPr/>
            </w:rPrChange>
          </w:rPr>
          <w:t xml:space="preserve"> [Areas used to fill in the screen]</w:t>
        </w:r>
        <w:commentRangeEnd w:id="2472"/>
        <w:r w:rsidR="00B02B12" w:rsidRPr="00F20069" w:rsidDel="00F20069">
          <w:rPr>
            <w:rStyle w:val="CommentReference"/>
            <w:highlight w:val="yellow"/>
            <w:rPrChange w:id="2475" w:author="jonathan pritchard" w:date="2024-11-25T12:17:00Z" w16du:dateUtc="2024-11-25T12:17:00Z">
              <w:rPr>
                <w:rStyle w:val="CommentReference"/>
              </w:rPr>
            </w:rPrChange>
          </w:rPr>
          <w:commentReference w:id="2472"/>
        </w:r>
        <w:bookmarkStart w:id="2476" w:name="_Toc187673063"/>
        <w:bookmarkStart w:id="2477" w:name="_Toc187673295"/>
        <w:bookmarkStart w:id="2478" w:name="_Toc188368650"/>
        <w:bookmarkStart w:id="2479" w:name="_Toc188621852"/>
        <w:bookmarkStart w:id="2480" w:name="_Toc188950433"/>
        <w:bookmarkStart w:id="2481" w:name="_Toc188968349"/>
        <w:bookmarkStart w:id="2482" w:name="_Toc188968574"/>
        <w:bookmarkEnd w:id="2476"/>
        <w:bookmarkEnd w:id="2477"/>
        <w:bookmarkEnd w:id="2478"/>
        <w:bookmarkEnd w:id="2479"/>
        <w:bookmarkEnd w:id="2480"/>
        <w:bookmarkEnd w:id="2481"/>
        <w:bookmarkEnd w:id="2482"/>
      </w:moveFrom>
    </w:p>
    <w:p w14:paraId="7392DE27" w14:textId="4D699213" w:rsidR="002A10D2" w:rsidRPr="00450770" w:rsidRDefault="002A10D2" w:rsidP="00C8687E">
      <w:pPr>
        <w:pStyle w:val="Heading3"/>
      </w:pPr>
      <w:bookmarkStart w:id="2483" w:name="_Toc188968575"/>
      <w:moveFromRangeEnd w:id="2469"/>
      <w:r w:rsidRPr="00450770">
        <w:t>Scale boundary</w:t>
      </w:r>
      <w:bookmarkEnd w:id="2483"/>
    </w:p>
    <w:p w14:paraId="64616228" w14:textId="0E9DF6CB" w:rsidR="002A10D2" w:rsidRPr="00450770" w:rsidRDefault="002A10D2" w:rsidP="00632E3E">
      <w:pPr>
        <w:spacing w:after="120" w:line="240" w:lineRule="auto"/>
        <w:jc w:val="both"/>
      </w:pPr>
      <w:del w:id="2484" w:author="jonathan pritchard" w:date="2025-01-24T16:54:00Z" w16du:dateUtc="2025-01-24T16:54:00Z">
        <w:r w:rsidRPr="00450770" w:rsidDel="00E567B0">
          <w:delText xml:space="preserve">This </w:delText>
        </w:r>
      </w:del>
      <w:del w:id="2485" w:author="jonathan pritchard" w:date="2025-01-24T16:55:00Z" w16du:dateUtc="2025-01-24T16:55:00Z">
        <w:r w:rsidRPr="00450770" w:rsidDel="00E567B0">
          <w:delText>shows w</w:delText>
        </w:r>
      </w:del>
      <w:ins w:id="2486" w:author="jonathan pritchard" w:date="2025-01-24T16:55:00Z" w16du:dateUtc="2025-01-24T16:55:00Z">
        <w:r w:rsidR="00E567B0">
          <w:t>W</w:t>
        </w:r>
      </w:ins>
      <w:r w:rsidRPr="00450770">
        <w:t xml:space="preserve">here the </w:t>
      </w:r>
      <w:proofErr w:type="spellStart"/>
      <w:r w:rsidR="00962051" w:rsidRPr="00E567B0">
        <w:rPr>
          <w:b/>
          <w:bCs/>
          <w:i/>
          <w:iCs/>
          <w:rPrChange w:id="2487" w:author="jonathan pritchard" w:date="2025-01-24T16:54:00Z" w16du:dateUtc="2025-01-24T16:54:00Z">
            <w:rPr>
              <w:i/>
              <w:iCs/>
            </w:rPr>
          </w:rPrChange>
        </w:rPr>
        <w:t>optimum</w:t>
      </w:r>
      <w:r w:rsidRPr="00E567B0">
        <w:rPr>
          <w:b/>
          <w:bCs/>
          <w:i/>
          <w:iCs/>
          <w:rPrChange w:id="2488" w:author="jonathan pritchard" w:date="2025-01-24T16:54:00Z" w16du:dateUtc="2025-01-24T16:54:00Z">
            <w:rPr>
              <w:i/>
              <w:iCs/>
            </w:rPr>
          </w:rPrChange>
        </w:rPr>
        <w:t>DisplayScale</w:t>
      </w:r>
      <w:proofErr w:type="spellEnd"/>
      <w:r w:rsidRPr="00450770">
        <w:t xml:space="preserve"> of the ENC data available changes</w:t>
      </w:r>
      <w:ins w:id="2489" w:author="jonathan pritchard" w:date="2025-01-24T16:55:00Z" w16du:dateUtc="2025-01-24T16:55:00Z">
        <w:r w:rsidR="00E567B0">
          <w:t xml:space="preserve"> t</w:t>
        </w:r>
      </w:ins>
      <w:del w:id="2490" w:author="jonathan pritchard" w:date="2025-01-24T16:55:00Z" w16du:dateUtc="2025-01-24T16:55:00Z">
        <w:r w:rsidRPr="00450770" w:rsidDel="00E567B0">
          <w:delText>. T</w:delText>
        </w:r>
      </w:del>
      <w:r w:rsidRPr="00450770">
        <w:t xml:space="preserve">he ECDIS should warn the mariner of upcoming ENC scale change. Only the major changes in </w:t>
      </w:r>
      <w:proofErr w:type="spellStart"/>
      <w:r w:rsidR="00962051" w:rsidRPr="00E567B0">
        <w:rPr>
          <w:i/>
          <w:iCs/>
        </w:rPr>
        <w:t>optimumDisplayScale</w:t>
      </w:r>
      <w:proofErr w:type="spellEnd"/>
      <w:r w:rsidR="00962051" w:rsidRPr="00E567B0">
        <w:t xml:space="preserve"> </w:t>
      </w:r>
      <w:r w:rsidRPr="00E567B0">
        <w:t>resulting from the scale jumping more than three</w:t>
      </w:r>
      <w:r w:rsidR="005E6B56" w:rsidRPr="00E567B0">
        <w:t xml:space="preserve"> steps in</w:t>
      </w:r>
      <w:r w:rsidRPr="00E567B0">
        <w:t xml:space="preserve"> </w:t>
      </w:r>
      <w:proofErr w:type="spellStart"/>
      <w:r w:rsidR="00962051" w:rsidRPr="00E567B0">
        <w:rPr>
          <w:i/>
          <w:iCs/>
        </w:rPr>
        <w:t>optimumDisplayScale</w:t>
      </w:r>
      <w:proofErr w:type="spellEnd"/>
      <w:r w:rsidR="00962051" w:rsidRPr="00E567B0">
        <w:t xml:space="preserve"> </w:t>
      </w:r>
      <w:r w:rsidRPr="00E567B0">
        <w:t>should be shown.</w:t>
      </w:r>
      <w:r w:rsidR="005E6B56" w:rsidRPr="00E567B0">
        <w:t xml:space="preserve"> The steps are </w:t>
      </w:r>
      <w:del w:id="2491" w:author="jonathan pritchard" w:date="2024-10-14T02:18:00Z" w16du:dateUtc="2024-10-14T01:18:00Z">
        <w:r w:rsidR="005E6B56" w:rsidRPr="00E567B0" w:rsidDel="00513917">
          <w:delText>given in S-101.</w:delText>
        </w:r>
      </w:del>
      <w:ins w:id="2492" w:author="jonathan pritchard" w:date="2024-10-14T02:18:00Z" w16du:dateUtc="2024-10-14T01:18:00Z">
        <w:r w:rsidR="00513917" w:rsidRPr="00E567B0">
          <w:rPr>
            <w:rPrChange w:id="2493" w:author="jonathan pritchard" w:date="2025-01-24T16:55:00Z" w16du:dateUtc="2025-01-24T16:55:00Z">
              <w:rPr>
                <w:highlight w:val="yellow"/>
              </w:rPr>
            </w:rPrChange>
          </w:rPr>
          <w:t xml:space="preserve">the defined scale bands in the display Loading </w:t>
        </w:r>
        <w:r w:rsidR="00513917" w:rsidRPr="00C72695">
          <w:rPr>
            <w:rPrChange w:id="2494" w:author="jonathan pritchard" w:date="2025-01-24T16:55:00Z" w16du:dateUtc="2025-01-24T16:55:00Z">
              <w:rPr>
                <w:highlight w:val="yellow"/>
              </w:rPr>
            </w:rPrChange>
          </w:rPr>
          <w:t xml:space="preserve">and </w:t>
        </w:r>
        <w:r w:rsidR="00513917" w:rsidRPr="00C72695">
          <w:t xml:space="preserve">rendering </w:t>
        </w:r>
      </w:ins>
      <w:r w:rsidR="00C72695" w:rsidRPr="00C72695">
        <w:t xml:space="preserve">Appendix E </w:t>
      </w:r>
      <w:ins w:id="2495" w:author="jonathan pritchard" w:date="2024-10-14T02:18:00Z" w16du:dateUtc="2024-10-14T01:18:00Z">
        <w:r w:rsidR="00513917" w:rsidRPr="00C72695">
          <w:t>Table 1.</w:t>
        </w:r>
      </w:ins>
      <w:r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7AAA2D0B" w:rsidR="002A10D2" w:rsidRPr="00450770" w:rsidRDefault="002A10D2" w:rsidP="00C8687E">
      <w:pPr>
        <w:pStyle w:val="Heading3"/>
      </w:pPr>
      <w:commentRangeStart w:id="2496"/>
      <w:commentRangeStart w:id="2497"/>
      <w:del w:id="2498" w:author="jonathan pritchard" w:date="2024-11-25T12:26:00Z" w16du:dateUtc="2024-11-25T12:26:00Z">
        <w:r w:rsidRPr="00450770" w:rsidDel="004857B7">
          <w:delText>Overscale area at scale boundary</w:delText>
        </w:r>
        <w:commentRangeEnd w:id="2496"/>
        <w:r w:rsidR="00BE1192" w:rsidDel="004857B7">
          <w:rPr>
            <w:rStyle w:val="CommentReference"/>
            <w:b w:val="0"/>
            <w:bCs w:val="0"/>
          </w:rPr>
          <w:commentReference w:id="2496"/>
        </w:r>
        <w:commentRangeEnd w:id="2497"/>
        <w:r w:rsidR="00C85EB1" w:rsidDel="004857B7">
          <w:rPr>
            <w:rStyle w:val="CommentReference"/>
            <w:b w:val="0"/>
            <w:bCs w:val="0"/>
          </w:rPr>
          <w:commentReference w:id="2497"/>
        </w:r>
      </w:del>
      <w:bookmarkStart w:id="2499" w:name="_Toc188968576"/>
      <w:ins w:id="2500" w:author="jonathan pritchard" w:date="2024-11-25T12:26:00Z" w16du:dateUtc="2024-11-25T12:26:00Z">
        <w:r w:rsidR="004857B7">
          <w:t>Overscale Pattern</w:t>
        </w:r>
      </w:ins>
      <w:bookmarkEnd w:id="2499"/>
    </w:p>
    <w:p w14:paraId="778993BB" w14:textId="48A24BE7"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E567B0">
        <w:rPr>
          <w:rPrChange w:id="2501" w:author="jonathan pritchard" w:date="2025-01-24T16:56:00Z" w16du:dateUtc="2025-01-24T16:56:00Z">
            <w:rPr>
              <w:highlight w:val="yellow"/>
            </w:rPr>
          </w:rPrChange>
        </w:rPr>
        <w:t>. In order to avoid leaving part</w:t>
      </w:r>
      <w:ins w:id="2502" w:author="jonathan pritchard" w:date="2024-11-25T12:17:00Z" w16du:dateUtc="2024-11-25T12:17:00Z">
        <w:r w:rsidR="00F20069" w:rsidRPr="00E567B0">
          <w:rPr>
            <w:rPrChange w:id="2503" w:author="jonathan pritchard" w:date="2025-01-24T16:56:00Z" w16du:dateUtc="2025-01-24T16:56:00Z">
              <w:rPr>
                <w:highlight w:val="yellow"/>
              </w:rPr>
            </w:rPrChange>
          </w:rPr>
          <w:t>s</w:t>
        </w:r>
      </w:ins>
      <w:r w:rsidRPr="00E567B0">
        <w:rPr>
          <w:rPrChange w:id="2504" w:author="jonathan pritchard" w:date="2025-01-24T16:56:00Z" w16du:dateUtc="2025-01-24T16:56:00Z">
            <w:rPr>
              <w:highlight w:val="yellow"/>
            </w:rPr>
          </w:rPrChange>
        </w:rPr>
        <w:t xml:space="preserve"> of the display blank,</w:t>
      </w:r>
      <w:r w:rsidRPr="00E567B0">
        <w:t xml:space="preserve"> the display </w:t>
      </w:r>
      <w:del w:id="2505" w:author="jonathan pritchard" w:date="2024-10-14T02:18:00Z" w16du:dateUtc="2024-10-14T01:18:00Z">
        <w:r w:rsidRPr="00E567B0" w:rsidDel="00513917">
          <w:delText xml:space="preserve">may </w:delText>
        </w:r>
      </w:del>
      <w:ins w:id="2506" w:author="jonathan pritchard" w:date="2024-11-25T12:17:00Z" w16du:dateUtc="2024-11-25T12:17:00Z">
        <w:r w:rsidR="00F20069" w:rsidRPr="00E567B0">
          <w:t>may</w:t>
        </w:r>
      </w:ins>
      <w:ins w:id="2507" w:author="jonathan pritchard" w:date="2024-10-14T02:18:00Z" w16du:dateUtc="2024-10-14T01:18:00Z">
        <w:r w:rsidR="00513917" w:rsidRPr="00E567B0">
          <w:t xml:space="preserve"> </w:t>
        </w:r>
      </w:ins>
      <w:r w:rsidRPr="00E567B0">
        <w:t>be rendered using data from</w:t>
      </w:r>
      <w:r w:rsidRPr="00117C0F">
        <w:t xml:space="preserve"> multiple datasets</w:t>
      </w:r>
      <w:ins w:id="2508" w:author="jon pritchard" w:date="2024-11-27T07:49:00Z" w16du:dateUtc="2024-11-27T06:49:00Z">
        <w:r w:rsidR="0017170A">
          <w:t xml:space="preserve"> using the algorithm defined </w:t>
        </w:r>
      </w:ins>
      <w:ins w:id="2509" w:author="jonathan pritchard" w:date="2025-01-24T16:56:00Z" w16du:dateUtc="2025-01-24T16:56:00Z">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ins>
      <w:r w:rsidR="00E567B0" w:rsidRPr="00541D1A">
        <w:rPr>
          <w:bCs/>
          <w:iCs/>
          <w:sz w:val="22"/>
          <w:szCs w:val="22"/>
          <w:highlight w:val="yellow"/>
        </w:rPr>
      </w:r>
      <w:ins w:id="2510" w:author="jonathan pritchard" w:date="2025-01-24T16:56:00Z" w16du:dateUtc="2025-01-24T16:56:00Z">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ins>
      <w:ins w:id="2511" w:author="jonathan pritchard" w:date="2025-01-24T16:57:00Z" w16du:dateUtc="2025-01-24T16:57:00Z">
        <w:r w:rsidR="00E567B0">
          <w:rPr>
            <w:bCs/>
            <w:iCs/>
            <w:sz w:val="22"/>
            <w:szCs w:val="22"/>
          </w:rPr>
          <w:t xml:space="preserve">. </w:t>
        </w:r>
      </w:ins>
      <w:ins w:id="2512" w:author="jon pritchard" w:date="2024-11-27T07:49:00Z" w16du:dateUtc="2024-11-27T06:49:00Z">
        <w:del w:id="2513" w:author="jonathan pritchard" w:date="2025-01-24T16:56:00Z" w16du:dateUtc="2025-01-24T16:56:00Z">
          <w:r w:rsidR="0017170A" w:rsidDel="00E567B0">
            <w:delText>in Section D-1.3</w:delText>
          </w:r>
        </w:del>
      </w:ins>
      <w:del w:id="2514" w:author="jonathan pritchard" w:date="2025-01-24T16:56:00Z" w16du:dateUtc="2025-01-24T16:56:00Z">
        <w:r w:rsidRPr="00117C0F" w:rsidDel="00E567B0">
          <w:delText>.</w:delText>
        </w:r>
        <w:r w:rsidRPr="00450770" w:rsidDel="00E567B0">
          <w:delText xml:space="preserve"> T</w:delText>
        </w:r>
      </w:del>
      <w:ins w:id="2515" w:author="jonathan pritchard" w:date="2025-01-24T16:56:00Z" w16du:dateUtc="2025-01-24T16:56:00Z">
        <w:r w:rsidR="00E567B0">
          <w:t>T</w:t>
        </w:r>
      </w:ins>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2516" w:author="jonathan pritchard" w:date="2024-10-14T02:20:00Z" w16du:dateUtc="2024-10-14T01:20:00Z">
        <w:r w:rsidRPr="00450770" w:rsidDel="00513917">
          <w:delText xml:space="preserve">varying </w:delText>
        </w:r>
      </w:del>
      <w:ins w:id="2517" w:author="jonathan pritchard" w:date="2024-10-14T02:20:00Z" w16du:dateUtc="2024-10-14T01:20:00Z">
        <w:r w:rsidR="00513917">
          <w:t>different</w:t>
        </w:r>
        <w:r w:rsidR="00513917" w:rsidRPr="00450770">
          <w:t xml:space="preserve"> </w:t>
        </w:r>
      </w:ins>
      <w:proofErr w:type="spellStart"/>
      <w:r w:rsidR="009A279C" w:rsidRPr="00450770">
        <w:rPr>
          <w:i/>
          <w:iCs/>
        </w:rPr>
        <w:t>optimumDisplayScale</w:t>
      </w:r>
      <w:proofErr w:type="spellEnd"/>
      <w:r w:rsidRPr="00450770">
        <w:t>.</w:t>
      </w:r>
    </w:p>
    <w:p w14:paraId="08042A4C" w14:textId="24F53D11" w:rsidR="00587BD5" w:rsidRDefault="002A10D2" w:rsidP="00632E3E">
      <w:pPr>
        <w:spacing w:after="120" w:line="240" w:lineRule="auto"/>
        <w:jc w:val="both"/>
        <w:rPr>
          <w:ins w:id="2518" w:author="jonathan pritchard" w:date="2024-11-25T12:24:00Z" w16du:dateUtc="2024-11-25T12:24:00Z"/>
        </w:rPr>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del w:id="2519" w:author="jonathan pritchard" w:date="2024-11-25T12:26:00Z" w16du:dateUtc="2024-11-25T12:26:00Z">
        <w:r w:rsidR="00BB7133" w:rsidRPr="00C72695" w:rsidDel="004857B7">
          <w:rPr>
            <w:i/>
            <w:iCs/>
          </w:rPr>
          <w:delText>maximum</w:delText>
        </w:r>
        <w:r w:rsidR="009A279C" w:rsidRPr="00C72695" w:rsidDel="004857B7">
          <w:rPr>
            <w:i/>
            <w:iCs/>
          </w:rPr>
          <w:delText>DisplayScale</w:delText>
        </w:r>
      </w:del>
      <w:proofErr w:type="spellStart"/>
      <w:ins w:id="2520" w:author="jon pritchard" w:date="2024-11-27T07:49:00Z" w16du:dateUtc="2024-11-27T06:49:00Z">
        <w:r w:rsidR="0017170A" w:rsidRPr="00C72695">
          <w:rPr>
            <w:i/>
            <w:iCs/>
          </w:rPr>
          <w:t>m</w:t>
        </w:r>
      </w:ins>
      <w:ins w:id="2521" w:author="jonathan pritchard" w:date="2024-11-25T12:26:00Z" w16du:dateUtc="2024-11-25T12:26:00Z">
        <w:del w:id="2522" w:author="jon pritchard" w:date="2024-11-27T07:49:00Z" w16du:dateUtc="2024-11-27T06:49:00Z">
          <w:r w:rsidR="004857B7" w:rsidRPr="00C72695" w:rsidDel="0017170A">
            <w:rPr>
              <w:i/>
              <w:iCs/>
            </w:rPr>
            <w:delText>M</w:delText>
          </w:r>
        </w:del>
        <w:r w:rsidR="004857B7" w:rsidRPr="00C72695">
          <w:rPr>
            <w:i/>
            <w:iCs/>
          </w:rPr>
          <w:t>aximumDisplayScale</w:t>
        </w:r>
        <w:proofErr w:type="spellEnd"/>
        <w:r w:rsidR="004857B7" w:rsidRPr="00C72695">
          <w:t>,</w:t>
        </w:r>
      </w:ins>
      <w:del w:id="2523" w:author="jonathan pritchard" w:date="2024-11-25T12:26:00Z" w16du:dateUtc="2024-11-25T12:26:00Z">
        <w:r w:rsidRPr="00C72695" w:rsidDel="004857B7">
          <w:delText>;</w:delText>
        </w:r>
      </w:del>
      <w:r w:rsidRPr="00C72695">
        <w:t xml:space="preserve"> </w:t>
      </w:r>
      <w:ins w:id="2524" w:author="jonathan pritchard" w:date="2024-11-25T12:26:00Z" w16du:dateUtc="2024-11-25T12:26:00Z">
        <w:r w:rsidR="004857B7" w:rsidRPr="00C72695">
          <w:t xml:space="preserve">when </w:t>
        </w:r>
      </w:ins>
      <w:del w:id="2525" w:author="jonathan pritchard" w:date="2024-11-25T12:26:00Z" w16du:dateUtc="2024-11-25T12:26:00Z">
        <w:r w:rsidRPr="00C72695" w:rsidDel="004857B7">
          <w:delText xml:space="preserve">provided that </w:delText>
        </w:r>
      </w:del>
      <w:r w:rsidRPr="00C72695">
        <w:t xml:space="preserve">the area </w:t>
      </w:r>
      <w:del w:id="2526" w:author="jon pritchard" w:date="2024-11-27T07:39:00Z" w16du:dateUtc="2024-11-27T06:39:00Z">
        <w:r w:rsidRPr="00C72695" w:rsidDel="00587BD5">
          <w:delText xml:space="preserve">was </w:delText>
        </w:r>
      </w:del>
      <w:ins w:id="2527" w:author="jon pritchard" w:date="2024-11-27T07:39:00Z" w16du:dateUtc="2024-11-27T06:39:00Z">
        <w:r w:rsidR="00587BD5" w:rsidRPr="00C72695">
          <w:t xml:space="preserve">has been </w:t>
        </w:r>
      </w:ins>
      <w:ins w:id="2528" w:author="jonathan pritchard" w:date="2024-11-25T12:26:00Z" w16du:dateUtc="2024-11-25T12:26:00Z">
        <w:r w:rsidR="004857B7" w:rsidRPr="00C72695">
          <w:t xml:space="preserve">selected for </w:t>
        </w:r>
      </w:ins>
      <w:r w:rsidRPr="00C72695">
        <w:t>display</w:t>
      </w:r>
      <w:del w:id="2529" w:author="jonathan pritchard" w:date="2024-11-25T12:27:00Z" w16du:dateUtc="2024-11-25T12:27:00Z">
        <w:r w:rsidRPr="00C72695" w:rsidDel="004857B7">
          <w:delText>ed</w:delText>
        </w:r>
      </w:del>
      <w:r w:rsidRPr="00C72695">
        <w:t xml:space="preserve"> </w:t>
      </w:r>
      <w:del w:id="2530" w:author="jonathan pritchard" w:date="2024-11-25T12:26:00Z" w16du:dateUtc="2024-11-25T12:26:00Z">
        <w:r w:rsidRPr="00C72695" w:rsidDel="004857B7">
          <w:delText xml:space="preserve">automatically </w:delText>
        </w:r>
      </w:del>
      <w:r w:rsidRPr="00C72695">
        <w:t>by the ECDIS in order to avoid leaving that portion of the display blank</w:t>
      </w:r>
      <w:ins w:id="2531" w:author="jon pritchard" w:date="2024-11-27T07:47:00Z" w16du:dateUtc="2024-11-27T06:47:00Z">
        <w:r w:rsidR="00587BD5" w:rsidRPr="00C72695">
          <w:t>.</w:t>
        </w:r>
      </w:ins>
      <w:del w:id="2532" w:author="jon pritchard" w:date="2024-11-27T07:39:00Z" w16du:dateUtc="2024-11-27T06:39:00Z">
        <w:r w:rsidRPr="00C72695" w:rsidDel="00587BD5">
          <w:delText>.</w:delText>
        </w:r>
      </w:del>
      <w:ins w:id="2533" w:author="jon pritchard" w:date="2024-11-27T07:49:00Z" w16du:dateUtc="2024-11-27T06:49:00Z">
        <w:r w:rsidR="0017170A" w:rsidRPr="00C72695">
          <w:t xml:space="preserve"> </w:t>
        </w:r>
      </w:ins>
      <w:ins w:id="2534" w:author="jon pritchard" w:date="2024-11-27T07:48:00Z" w16du:dateUtc="2024-11-27T06:48:00Z">
        <w:r w:rsidR="0017170A" w:rsidRPr="00C72695">
          <w:t xml:space="preserve">These </w:t>
        </w:r>
      </w:ins>
      <w:ins w:id="2535" w:author="jon pritchard" w:date="2024-11-27T07:46:00Z">
        <w:r w:rsidR="00587BD5" w:rsidRPr="00C72695">
          <w:t>Data</w:t>
        </w:r>
      </w:ins>
      <w:ins w:id="2536" w:author="jon pritchard" w:date="2024-11-27T07:47:00Z" w16du:dateUtc="2024-11-27T06:47:00Z">
        <w:r w:rsidR="00587BD5" w:rsidRPr="00C72695">
          <w:t xml:space="preserve"> </w:t>
        </w:r>
      </w:ins>
      <w:ins w:id="2537" w:author="jon pritchard" w:date="2024-11-27T07:46:00Z">
        <w:r w:rsidR="00587BD5" w:rsidRPr="00C72695">
          <w:t xml:space="preserve">Coverage areas </w:t>
        </w:r>
      </w:ins>
      <w:ins w:id="2538" w:author="jon pritchard" w:date="2024-11-27T07:48:00Z" w16du:dateUtc="2024-11-27T06:48:00Z">
        <w:r w:rsidR="0017170A" w:rsidRPr="00C72695">
          <w:t xml:space="preserve">are those </w:t>
        </w:r>
      </w:ins>
      <w:ins w:id="2539" w:author="jon pritchard" w:date="2024-11-27T07:46:00Z">
        <w:r w:rsidR="00587BD5" w:rsidRPr="00C72695">
          <w:t xml:space="preserve">selected after stage 3.b </w:t>
        </w:r>
      </w:ins>
      <w:r w:rsidR="00C72695">
        <w:t xml:space="preserve">is reached </w:t>
      </w:r>
      <w:ins w:id="2540" w:author="jon pritchard" w:date="2024-11-27T07:46:00Z">
        <w:r w:rsidR="00587BD5" w:rsidRPr="00C72695">
          <w:t xml:space="preserve">in the </w:t>
        </w:r>
        <w:proofErr w:type="spellStart"/>
        <w:r w:rsidR="00587BD5" w:rsidRPr="00C72695">
          <w:t>SelectDataCoverages</w:t>
        </w:r>
        <w:proofErr w:type="spellEnd"/>
        <w:r w:rsidR="00587BD5" w:rsidRPr="00C72695">
          <w:t xml:space="preserve"> function</w:t>
        </w:r>
      </w:ins>
      <w:ins w:id="2541" w:author="jonathan pritchard" w:date="2025-01-24T16:57:00Z" w16du:dateUtc="2025-01-24T16:57:00Z">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ins>
      <w:r w:rsidR="00E567B0" w:rsidRPr="00C72695">
        <w:rPr>
          <w:bCs/>
          <w:iCs/>
          <w:sz w:val="22"/>
          <w:szCs w:val="22"/>
        </w:rPr>
      </w:r>
      <w:ins w:id="2542" w:author="jonathan pritchard" w:date="2025-01-24T16:57:00Z" w16du:dateUtc="2025-01-24T16:57:00Z">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ins>
      <w:ins w:id="2543" w:author="jon pritchard" w:date="2024-11-27T07:46:00Z">
        <w:del w:id="2544" w:author="jonathan pritchard" w:date="2025-01-24T16:57:00Z" w16du:dateUtc="2025-01-24T16:57:00Z">
          <w:r w:rsidR="00587BD5" w:rsidRPr="00587BD5" w:rsidDel="00E567B0">
            <w:delText>, Section D-1.3</w:delText>
          </w:r>
        </w:del>
      </w:ins>
      <w:ins w:id="2545" w:author="jon pritchard" w:date="2024-11-27T07:48:00Z" w16du:dateUtc="2024-11-27T06:48:00Z">
        <w:r w:rsidR="0017170A">
          <w:t>.</w:t>
        </w:r>
      </w:ins>
      <w:ins w:id="2546" w:author="jon pritchard" w:date="2024-11-27T07:46:00Z">
        <w:r w:rsidR="00587BD5" w:rsidRPr="00587BD5">
          <w:t>.</w:t>
        </w:r>
      </w:ins>
    </w:p>
    <w:p w14:paraId="2CF633D6" w14:textId="4B04035B" w:rsidR="00F20069" w:rsidRPr="00587BD5" w:rsidDel="00F20069" w:rsidRDefault="00F20069" w:rsidP="00F20069">
      <w:pPr>
        <w:spacing w:after="120" w:line="240" w:lineRule="auto"/>
        <w:jc w:val="both"/>
        <w:rPr>
          <w:del w:id="2547" w:author="jonathan pritchard" w:date="2024-11-25T12:24:00Z" w16du:dateUtc="2024-11-25T12:24:00Z"/>
          <w:moveTo w:id="2548" w:author="jonathan pritchard" w:date="2024-11-25T12:24:00Z" w16du:dateUtc="2024-11-25T12:24:00Z"/>
          <w:strike/>
          <w:rPrChange w:id="2549" w:author="jon pritchard" w:date="2024-11-27T07:38:00Z" w16du:dateUtc="2024-11-27T06:38:00Z">
            <w:rPr>
              <w:del w:id="2550" w:author="jonathan pritchard" w:date="2024-11-25T12:24:00Z" w16du:dateUtc="2024-11-25T12:24:00Z"/>
              <w:moveTo w:id="2551" w:author="jonathan pritchard" w:date="2024-11-25T12:24:00Z" w16du:dateUtc="2024-11-25T12:24:00Z"/>
            </w:rPr>
          </w:rPrChange>
        </w:rPr>
      </w:pPr>
      <w:moveToRangeStart w:id="2552" w:author="jonathan pritchard" w:date="2024-11-25T12:24:00Z" w:name="move183429876"/>
      <w:commentRangeStart w:id="2553"/>
      <w:commentRangeStart w:id="2554"/>
      <w:commentRangeStart w:id="2555"/>
      <w:commentRangeStart w:id="2556"/>
      <w:moveTo w:id="2557" w:author="jonathan pritchard" w:date="2024-11-25T12:24:00Z" w16du:dateUtc="2024-11-25T12:24:00Z">
        <w:del w:id="2558" w:author="jonathan pritchard" w:date="2025-01-17T12:16:00Z" w16du:dateUtc="2025-01-17T12:16:00Z">
          <w:r w:rsidRPr="00587BD5" w:rsidDel="004F0771">
            <w:rPr>
              <w:strike/>
              <w:highlight w:val="yellow"/>
              <w:rPrChange w:id="2559" w:author="jon pritchard" w:date="2024-11-27T07:38:00Z" w16du:dateUtc="2024-11-27T06:38:00Z">
                <w:rPr>
                  <w:highlight w:val="yellow"/>
                </w:rPr>
              </w:rPrChange>
            </w:rPr>
            <w:delText xml:space="preserve">NOTE: </w:delText>
          </w:r>
          <w:r w:rsidRPr="00587BD5" w:rsidDel="004F0771">
            <w:rPr>
              <w:strike/>
              <w:highlight w:val="yellow"/>
              <w:rPrChange w:id="2560" w:author="jon pritchard" w:date="2024-11-27T07:38:00Z" w16du:dateUtc="2024-11-27T06:38:00Z">
                <w:rPr>
                  <w:highlight w:val="yellow"/>
                </w:rPr>
              </w:rPrChange>
            </w:rPr>
            <w:tab/>
            <w:delText>If the display is compiled from more than one ENC of the same</w:delText>
          </w:r>
          <w:r w:rsidRPr="00587BD5" w:rsidDel="004F0771">
            <w:rPr>
              <w:i/>
              <w:iCs/>
              <w:strike/>
              <w:highlight w:val="yellow"/>
              <w:rPrChange w:id="2561" w:author="jon pritchard" w:date="2024-11-27T07:38:00Z" w16du:dateUtc="2024-11-27T06:38:00Z">
                <w:rPr>
                  <w:i/>
                  <w:iCs/>
                  <w:highlight w:val="yellow"/>
                </w:rPr>
              </w:rPrChange>
            </w:rPr>
            <w:delText xml:space="preserve"> optimumDisplayScale</w:delText>
          </w:r>
          <w:r w:rsidRPr="00587BD5" w:rsidDel="004F0771">
            <w:rPr>
              <w:strike/>
              <w:highlight w:val="yellow"/>
              <w:rPrChange w:id="2562" w:author="jon pritchard" w:date="2024-11-27T07:38:00Z" w16du:dateUtc="2024-11-27T06:38:00Z">
                <w:rPr>
                  <w:highlight w:val="yellow"/>
                </w:rPr>
              </w:rPrChange>
            </w:rPr>
            <w:delText xml:space="preserve">, and if the mariner deliberately chooses to zoom in so that the display scale exceeds the </w:delText>
          </w:r>
          <w:r w:rsidRPr="00587BD5" w:rsidDel="004F0771">
            <w:rPr>
              <w:i/>
              <w:iCs/>
              <w:strike/>
              <w:highlight w:val="yellow"/>
              <w:rPrChange w:id="2563" w:author="jon pritchard" w:date="2024-11-27T07:38:00Z" w16du:dateUtc="2024-11-27T06:38:00Z">
                <w:rPr>
                  <w:i/>
                  <w:iCs/>
                  <w:highlight w:val="yellow"/>
                </w:rPr>
              </w:rPrChange>
            </w:rPr>
            <w:delText>maximumDisplayScale</w:delText>
          </w:r>
          <w:r w:rsidRPr="00587BD5" w:rsidDel="004F0771">
            <w:rPr>
              <w:strike/>
              <w:highlight w:val="yellow"/>
              <w:rPrChange w:id="2564" w:author="jon pritchard" w:date="2024-11-27T07:38:00Z" w16du:dateUtc="2024-11-27T06:38:00Z">
                <w:rPr>
                  <w:highlight w:val="yellow"/>
                </w:rPr>
              </w:rPrChange>
            </w:rPr>
            <w:delText xml:space="preserve">, then only the "overscale indication" must be shown. </w:delText>
          </w:r>
        </w:del>
        <w:del w:id="2565" w:author="jonathan pritchard" w:date="2024-11-25T12:25:00Z" w16du:dateUtc="2024-11-25T12:25:00Z">
          <w:r w:rsidRPr="00587BD5" w:rsidDel="004857B7">
            <w:rPr>
              <w:strike/>
              <w:highlight w:val="yellow"/>
              <w:rPrChange w:id="2566" w:author="jon pritchard" w:date="2024-11-27T07:38:00Z" w16du:dateUtc="2024-11-27T06:38:00Z">
                <w:rPr>
                  <w:highlight w:val="yellow"/>
                </w:rPr>
              </w:rPrChange>
            </w:rPr>
            <w:delText>T</w:delText>
          </w:r>
        </w:del>
        <w:del w:id="2567" w:author="jonathan pritchard" w:date="2025-01-17T12:16:00Z" w16du:dateUtc="2025-01-17T12:16:00Z">
          <w:r w:rsidRPr="00587BD5" w:rsidDel="004F0771">
            <w:rPr>
              <w:strike/>
              <w:highlight w:val="yellow"/>
              <w:rPrChange w:id="2568" w:author="jon pritchard" w:date="2024-11-27T07:38:00Z" w16du:dateUtc="2024-11-27T06:38:00Z">
                <w:rPr>
                  <w:highlight w:val="yellow"/>
                </w:rPr>
              </w:rPrChange>
            </w:rPr>
            <w:delText>he "overscale pattern" (area fill OVERSC01) must not be sho</w:delText>
          </w:r>
        </w:del>
        <w:del w:id="2569" w:author="jonathan pritchard" w:date="2024-11-25T12:25:00Z" w16du:dateUtc="2024-11-25T12:25:00Z">
          <w:r w:rsidRPr="00587BD5" w:rsidDel="004857B7">
            <w:rPr>
              <w:strike/>
              <w:highlight w:val="yellow"/>
              <w:rPrChange w:id="2570" w:author="jon pritchard" w:date="2024-11-27T07:38:00Z" w16du:dateUtc="2024-11-27T06:38:00Z">
                <w:rPr>
                  <w:highlight w:val="yellow"/>
                </w:rPr>
              </w:rPrChange>
            </w:rPr>
            <w:delText>wn.</w:delText>
          </w:r>
          <w:commentRangeEnd w:id="2553"/>
          <w:r w:rsidRPr="00587BD5" w:rsidDel="004857B7">
            <w:rPr>
              <w:rStyle w:val="CommentReference"/>
              <w:strike/>
              <w:highlight w:val="yellow"/>
              <w:lang w:val="en-GB"/>
              <w:rPrChange w:id="2571" w:author="jon pritchard" w:date="2024-11-27T07:38:00Z" w16du:dateUtc="2024-11-27T06:38:00Z">
                <w:rPr>
                  <w:rStyle w:val="CommentReference"/>
                  <w:highlight w:val="yellow"/>
                  <w:lang w:val="en-GB"/>
                </w:rPr>
              </w:rPrChange>
            </w:rPr>
            <w:commentReference w:id="2553"/>
          </w:r>
          <w:commentRangeEnd w:id="2554"/>
          <w:r w:rsidRPr="00587BD5" w:rsidDel="004857B7">
            <w:rPr>
              <w:rStyle w:val="CommentReference"/>
              <w:strike/>
              <w:highlight w:val="yellow"/>
              <w:rPrChange w:id="2572" w:author="jon pritchard" w:date="2024-11-27T07:38:00Z" w16du:dateUtc="2024-11-27T06:38:00Z">
                <w:rPr>
                  <w:rStyle w:val="CommentReference"/>
                  <w:highlight w:val="yellow"/>
                </w:rPr>
              </w:rPrChange>
            </w:rPr>
            <w:commentReference w:id="2554"/>
          </w:r>
          <w:r w:rsidRPr="00587BD5" w:rsidDel="004857B7">
            <w:rPr>
              <w:strike/>
              <w:highlight w:val="yellow"/>
              <w:rPrChange w:id="2573" w:author="jon pritchard" w:date="2024-11-27T07:38:00Z" w16du:dateUtc="2024-11-27T06:38:00Z">
                <w:rPr>
                  <w:highlight w:val="yellow"/>
                </w:rPr>
              </w:rPrChange>
            </w:rPr>
            <w:delText xml:space="preserve"> [Areas used to fill in the screen]</w:delText>
          </w:r>
          <w:commentRangeEnd w:id="2555"/>
          <w:r w:rsidRPr="00587BD5" w:rsidDel="004857B7">
            <w:rPr>
              <w:rStyle w:val="CommentReference"/>
              <w:strike/>
              <w:highlight w:val="yellow"/>
              <w:rPrChange w:id="2574" w:author="jon pritchard" w:date="2024-11-27T07:38:00Z" w16du:dateUtc="2024-11-27T06:38:00Z">
                <w:rPr>
                  <w:rStyle w:val="CommentReference"/>
                  <w:highlight w:val="yellow"/>
                </w:rPr>
              </w:rPrChange>
            </w:rPr>
            <w:commentReference w:id="2555"/>
          </w:r>
        </w:del>
      </w:moveTo>
      <w:commentRangeEnd w:id="2556"/>
      <w:del w:id="2575" w:author="jonathan pritchard" w:date="2024-11-25T12:25:00Z" w16du:dateUtc="2024-11-25T12:25:00Z">
        <w:r w:rsidRPr="00587BD5" w:rsidDel="004857B7">
          <w:rPr>
            <w:rStyle w:val="CommentReference"/>
            <w:strike/>
            <w:rPrChange w:id="2576" w:author="jon pritchard" w:date="2024-11-27T07:38:00Z" w16du:dateUtc="2024-11-27T06:38:00Z">
              <w:rPr>
                <w:rStyle w:val="CommentReference"/>
              </w:rPr>
            </w:rPrChange>
          </w:rPr>
          <w:commentReference w:id="2556"/>
        </w:r>
      </w:del>
    </w:p>
    <w:moveToRangeEnd w:id="2552"/>
    <w:p w14:paraId="48F578E9" w14:textId="6B825F68" w:rsidR="00F20069" w:rsidRPr="00587BD5" w:rsidDel="004F0771" w:rsidRDefault="00F20069" w:rsidP="00632E3E">
      <w:pPr>
        <w:spacing w:after="120" w:line="240" w:lineRule="auto"/>
        <w:jc w:val="both"/>
        <w:rPr>
          <w:del w:id="2577" w:author="jonathan pritchard" w:date="2025-01-17T12:16:00Z" w16du:dateUtc="2025-01-17T12:16:00Z"/>
          <w:strike/>
          <w:rPrChange w:id="2578" w:author="jon pritchard" w:date="2024-11-27T07:38:00Z" w16du:dateUtc="2024-11-27T06:38:00Z">
            <w:rPr>
              <w:del w:id="2579" w:author="jonathan pritchard" w:date="2025-01-17T12:16:00Z" w16du:dateUtc="2025-01-17T12:16:00Z"/>
            </w:rPr>
          </w:rPrChange>
        </w:rPr>
      </w:pPr>
    </w:p>
    <w:p w14:paraId="25C442C8" w14:textId="52E18707" w:rsidR="00587BD5" w:rsidRPr="00587BD5" w:rsidDel="004F0771" w:rsidRDefault="002A10D2" w:rsidP="00632E3E">
      <w:pPr>
        <w:spacing w:after="120" w:line="240" w:lineRule="auto"/>
        <w:jc w:val="both"/>
        <w:rPr>
          <w:del w:id="2580" w:author="jonathan pritchard" w:date="2025-01-17T12:16:00Z" w16du:dateUtc="2025-01-17T12:16:00Z"/>
          <w:strike/>
          <w:rPrChange w:id="2581" w:author="jon pritchard" w:date="2024-11-27T07:38:00Z" w16du:dateUtc="2024-11-27T06:38:00Z">
            <w:rPr>
              <w:del w:id="2582" w:author="jonathan pritchard" w:date="2025-01-17T12:16:00Z" w16du:dateUtc="2025-01-17T12:16:00Z"/>
            </w:rPr>
          </w:rPrChange>
        </w:rPr>
      </w:pPr>
      <w:del w:id="2583" w:author="jonathan pritchard" w:date="2025-01-17T12:16:00Z" w16du:dateUtc="2025-01-17T12:16:00Z">
        <w:r w:rsidRPr="00587BD5" w:rsidDel="004F0771">
          <w:rPr>
            <w:strike/>
            <w:highlight w:val="yellow"/>
            <w:rPrChange w:id="2584" w:author="jon pritchard" w:date="2024-11-27T07:38:00Z" w16du:dateUtc="2024-11-27T06:38:00Z">
              <w:rPr>
                <w:highlight w:val="yellow"/>
              </w:rPr>
            </w:rPrChange>
          </w:rPr>
          <w:delText>NOTE</w:delText>
        </w:r>
        <w:r w:rsidR="002F2E1D" w:rsidRPr="00587BD5" w:rsidDel="004F0771">
          <w:rPr>
            <w:strike/>
            <w:highlight w:val="yellow"/>
            <w:rPrChange w:id="2585" w:author="jon pritchard" w:date="2024-11-27T07:38:00Z" w16du:dateUtc="2024-11-27T06:38:00Z">
              <w:rPr>
                <w:highlight w:val="yellow"/>
              </w:rPr>
            </w:rPrChange>
          </w:rPr>
          <w:delText xml:space="preserve">: </w:delText>
        </w:r>
        <w:r w:rsidRPr="00587BD5" w:rsidDel="004F0771">
          <w:rPr>
            <w:strike/>
            <w:highlight w:val="yellow"/>
            <w:rPrChange w:id="2586" w:author="jon pritchard" w:date="2024-11-27T07:38:00Z" w16du:dateUtc="2024-11-27T06:38:00Z">
              <w:rPr>
                <w:highlight w:val="yellow"/>
              </w:rPr>
            </w:rPrChange>
          </w:rPr>
          <w:delText xml:space="preserve">This </w:delText>
        </w:r>
        <w:r w:rsidR="00D13AAB" w:rsidRPr="00587BD5" w:rsidDel="004F0771">
          <w:rPr>
            <w:strike/>
            <w:highlight w:val="yellow"/>
            <w:rPrChange w:id="2587" w:author="jon pritchard" w:date="2024-11-27T07:38:00Z" w16du:dateUtc="2024-11-27T06:38:00Z">
              <w:rPr>
                <w:highlight w:val="yellow"/>
              </w:rPr>
            </w:rPrChange>
          </w:rPr>
          <w:delText xml:space="preserve">rule </w:delText>
        </w:r>
        <w:r w:rsidRPr="00587BD5" w:rsidDel="004F0771">
          <w:rPr>
            <w:strike/>
            <w:highlight w:val="yellow"/>
            <w:rPrChange w:id="2588" w:author="jon pritchard" w:date="2024-11-27T07:38:00Z" w16du:dateUtc="2024-11-27T06:38:00Z">
              <w:rPr>
                <w:highlight w:val="yellow"/>
              </w:rPr>
            </w:rPrChange>
          </w:rPr>
          <w:delText xml:space="preserve">applies only to the automatic overscaling performed by the ECDIS in matching ENCs </w:delText>
        </w:r>
        <w:r w:rsidR="00117C0F" w:rsidRPr="00587BD5" w:rsidDel="004F0771">
          <w:rPr>
            <w:strike/>
            <w:highlight w:val="yellow"/>
            <w:rPrChange w:id="2589" w:author="jon pritchard" w:date="2024-11-27T07:38:00Z" w16du:dateUtc="2024-11-27T06:38:00Z">
              <w:rPr>
                <w:highlight w:val="yellow"/>
              </w:rPr>
            </w:rPrChange>
          </w:rPr>
          <w:delText>with</w:delText>
        </w:r>
        <w:r w:rsidRPr="00587BD5" w:rsidDel="004F0771">
          <w:rPr>
            <w:strike/>
            <w:highlight w:val="yellow"/>
            <w:rPrChange w:id="2590" w:author="jon pritchard" w:date="2024-11-27T07:38:00Z" w16du:dateUtc="2024-11-27T06:38:00Z">
              <w:rPr>
                <w:highlight w:val="yellow"/>
              </w:rPr>
            </w:rPrChange>
          </w:rPr>
          <w:delText xml:space="preserve"> different </w:delText>
        </w:r>
        <w:commentRangeStart w:id="2591"/>
        <w:r w:rsidR="009A279C" w:rsidRPr="00587BD5" w:rsidDel="004F0771">
          <w:rPr>
            <w:i/>
            <w:iCs/>
            <w:strike/>
            <w:highlight w:val="yellow"/>
            <w:rPrChange w:id="2592" w:author="jon pritchard" w:date="2024-11-27T07:38:00Z" w16du:dateUtc="2024-11-27T06:38:00Z">
              <w:rPr>
                <w:i/>
                <w:iCs/>
                <w:highlight w:val="yellow"/>
              </w:rPr>
            </w:rPrChange>
          </w:rPr>
          <w:delText>optimumDisplayScale</w:delText>
        </w:r>
        <w:commentRangeEnd w:id="2591"/>
        <w:r w:rsidR="00117C0F" w:rsidRPr="00587BD5" w:rsidDel="004F0771">
          <w:rPr>
            <w:rStyle w:val="CommentReference"/>
            <w:strike/>
            <w:highlight w:val="yellow"/>
            <w:rPrChange w:id="2593" w:author="jon pritchard" w:date="2024-11-27T07:38:00Z" w16du:dateUtc="2024-11-27T06:38:00Z">
              <w:rPr>
                <w:rStyle w:val="CommentReference"/>
                <w:highlight w:val="yellow"/>
              </w:rPr>
            </w:rPrChange>
          </w:rPr>
          <w:commentReference w:id="2591"/>
        </w:r>
        <w:r w:rsidRPr="00587BD5" w:rsidDel="004F0771">
          <w:rPr>
            <w:strike/>
            <w:highlight w:val="yellow"/>
            <w:rPrChange w:id="2594" w:author="jon pritchard" w:date="2024-11-27T07:38:00Z" w16du:dateUtc="2024-11-27T06:38:00Z">
              <w:rPr>
                <w:highlight w:val="yellow"/>
              </w:rPr>
            </w:rPrChange>
          </w:rPr>
          <w:delText xml:space="preserve">. It should not be applied to an overscale display deliberately requested by the mariner, which </w:delText>
        </w:r>
      </w:del>
      <w:del w:id="2595" w:author="jonathan pritchard" w:date="2024-10-14T02:24:00Z" w16du:dateUtc="2024-10-14T01:24:00Z">
        <w:r w:rsidRPr="00587BD5" w:rsidDel="00513917">
          <w:rPr>
            <w:strike/>
            <w:highlight w:val="yellow"/>
            <w:rPrChange w:id="2596" w:author="jon pritchard" w:date="2024-11-27T07:38:00Z" w16du:dateUtc="2024-11-27T06:38:00Z">
              <w:rPr>
                <w:highlight w:val="yellow"/>
              </w:rPr>
            </w:rPrChange>
          </w:rPr>
          <w:delText xml:space="preserve">should </w:delText>
        </w:r>
        <w:r w:rsidR="00117C0F" w:rsidRPr="00587BD5" w:rsidDel="00513917">
          <w:rPr>
            <w:strike/>
            <w:highlight w:val="yellow"/>
            <w:rPrChange w:id="2597" w:author="jon pritchard" w:date="2024-11-27T07:38:00Z" w16du:dateUtc="2024-11-27T06:38:00Z">
              <w:rPr>
                <w:highlight w:val="yellow"/>
              </w:rPr>
            </w:rPrChange>
          </w:rPr>
          <w:delText xml:space="preserve">only </w:delText>
        </w:r>
      </w:del>
      <w:del w:id="2598" w:author="jonathan pritchard" w:date="2025-01-17T12:16:00Z" w16du:dateUtc="2025-01-17T12:16:00Z">
        <w:r w:rsidRPr="00587BD5" w:rsidDel="004F0771">
          <w:rPr>
            <w:strike/>
            <w:highlight w:val="yellow"/>
            <w:rPrChange w:id="2599" w:author="jon pritchard" w:date="2024-11-27T07:38:00Z" w16du:dateUtc="2024-11-27T06:38:00Z">
              <w:rPr>
                <w:highlight w:val="yellow"/>
              </w:rPr>
            </w:rPrChange>
          </w:rPr>
          <w:delText xml:space="preserve">trigger the overscale indication required by IMO Performance Standard </w:delText>
        </w:r>
        <w:r w:rsidR="00D13AAB" w:rsidRPr="00587BD5" w:rsidDel="004F0771">
          <w:rPr>
            <w:strike/>
            <w:highlight w:val="yellow"/>
            <w:rPrChange w:id="2600" w:author="jon pritchard" w:date="2024-11-27T07:38:00Z" w16du:dateUtc="2024-11-27T06:38:00Z">
              <w:rPr>
                <w:highlight w:val="yellow"/>
              </w:rPr>
            </w:rPrChange>
          </w:rPr>
          <w:delText xml:space="preserve">MSC 530(106) </w:delText>
        </w:r>
        <w:r w:rsidRPr="00587BD5" w:rsidDel="004F0771">
          <w:rPr>
            <w:strike/>
            <w:highlight w:val="yellow"/>
            <w:rPrChange w:id="2601" w:author="jon pritchard" w:date="2024-11-27T07:38:00Z" w16du:dateUtc="2024-11-27T06:38:00Z">
              <w:rPr>
                <w:highlight w:val="yellow"/>
              </w:rPr>
            </w:rPrChange>
          </w:rPr>
          <w:delText>section 6.1.1.</w:delText>
        </w:r>
      </w:del>
    </w:p>
    <w:p w14:paraId="1DF9F2C0" w14:textId="15F240D2" w:rsidR="002A10D2" w:rsidRPr="00450770" w:rsidRDefault="0017170A" w:rsidP="00632E3E">
      <w:pPr>
        <w:spacing w:after="120" w:line="240" w:lineRule="auto"/>
        <w:jc w:val="both"/>
      </w:pPr>
      <w:ins w:id="2602" w:author="jon pritchard" w:date="2024-11-27T07:50:00Z" w16du:dateUtc="2024-11-27T06:50:00Z">
        <w:r>
          <w:t xml:space="preserve">For example, </w:t>
        </w:r>
      </w:ins>
      <w:r w:rsidR="002A10D2" w:rsidRPr="00450770">
        <w:t>A</w:t>
      </w:r>
      <w:ins w:id="2603" w:author="jon pritchard" w:date="2024-11-27T07:50:00Z" w16du:dateUtc="2024-11-27T06:50:00Z">
        <w:r>
          <w:t xml:space="preserve">n </w:t>
        </w:r>
      </w:ins>
      <w:del w:id="2604" w:author="jon pritchard" w:date="2024-11-27T07:50:00Z" w16du:dateUtc="2024-11-27T06:50:00Z">
        <w:r w:rsidR="002A10D2" w:rsidRPr="00450770" w:rsidDel="0017170A">
          <w:delText xml:space="preserve"> different </w:delText>
        </w:r>
      </w:del>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77777777" w:rsidR="00E567B0" w:rsidRDefault="00117C0F" w:rsidP="00E567B0">
      <w:pPr>
        <w:keepNext/>
        <w:spacing w:line="240" w:lineRule="auto"/>
        <w:jc w:val="center"/>
        <w:rPr>
          <w:ins w:id="2605" w:author="jonathan pritchard" w:date="2025-01-24T16:54:00Z" w16du:dateUtc="2025-01-24T16:54:00Z"/>
        </w:rPr>
      </w:pPr>
      <w:bookmarkStart w:id="2606" w:name="_Ref45642442"/>
      <w:del w:id="2607" w:author="jonathan pritchard" w:date="2025-01-16T10:54:00Z" w16du:dateUtc="2025-01-16T10:54:00Z">
        <w:r w:rsidRPr="00513917" w:rsidDel="00B17B0C">
          <w:rPr>
            <w:noProof/>
            <w:highlight w:val="yellow"/>
            <w:rPrChange w:id="2608" w:author="jonathan pritchard" w:date="2024-10-14T02:24:00Z" w16du:dateUtc="2024-10-14T01:24:00Z">
              <w:rPr>
                <w:noProof/>
              </w:rPr>
            </w:rPrChange>
          </w:rPr>
          <w:drawing>
            <wp:inline distT="0" distB="0" distL="0" distR="0" wp14:anchorId="19D73171" wp14:editId="51FD54F4">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del>
      <w:ins w:id="2609" w:author="jonathan pritchard" w:date="2025-01-16T10:54:00Z" w16du:dateUtc="2025-01-16T10:54:00Z">
        <w:r w:rsidR="00B17B0C" w:rsidRPr="00B17B0C">
          <w:t xml:space="preserve"> </w:t>
        </w:r>
        <w:r w:rsidR="00B17B0C">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ins>
    </w:p>
    <w:p w14:paraId="2C38D67B" w14:textId="63C55056" w:rsidR="00117C0F" w:rsidRPr="00513917" w:rsidRDefault="00E567B0">
      <w:pPr>
        <w:pStyle w:val="Caption"/>
        <w:jc w:val="center"/>
        <w:rPr>
          <w:highlight w:val="yellow"/>
          <w:rPrChange w:id="2610" w:author="jonathan pritchard" w:date="2024-10-14T02:24:00Z" w16du:dateUtc="2024-10-14T01:24:00Z">
            <w:rPr/>
          </w:rPrChange>
        </w:rPr>
        <w:pPrChange w:id="2611" w:author="jonathan pritchard" w:date="2025-01-24T16:54:00Z" w16du:dateUtc="2025-01-24T16:54:00Z">
          <w:pPr>
            <w:keepNext/>
            <w:spacing w:line="240" w:lineRule="auto"/>
            <w:jc w:val="center"/>
          </w:pPr>
        </w:pPrChange>
      </w:pPr>
      <w:ins w:id="2612" w:author="jonathan pritchard" w:date="2025-01-24T16:54:00Z" w16du:dateUtc="2025-01-24T16:54:00Z">
        <w:r>
          <w:t xml:space="preserve">Figure </w:t>
        </w:r>
        <w:r>
          <w:fldChar w:fldCharType="begin"/>
        </w:r>
        <w:r>
          <w:instrText xml:space="preserve"> SEQ Figure \* ARABIC </w:instrText>
        </w:r>
      </w:ins>
      <w:r>
        <w:fldChar w:fldCharType="separate"/>
      </w:r>
      <w:ins w:id="2613" w:author="jonathan pritchard" w:date="2025-01-24T16:54:00Z" w16du:dateUtc="2025-01-24T16:54:00Z">
        <w:r>
          <w:rPr>
            <w:noProof/>
          </w:rPr>
          <w:t>1</w:t>
        </w:r>
        <w:r>
          <w:fldChar w:fldCharType="end"/>
        </w:r>
        <w:r>
          <w:t xml:space="preserve">: </w:t>
        </w:r>
        <w:r w:rsidRPr="002D1873">
          <w:t>Illustration of overscale display</w:t>
        </w:r>
      </w:ins>
    </w:p>
    <w:p w14:paraId="2DA84ACE" w14:textId="75DCADDD" w:rsidR="00735361" w:rsidRPr="002C3AE5" w:rsidDel="00E567B0" w:rsidRDefault="00ED0269" w:rsidP="00735361">
      <w:pPr>
        <w:pStyle w:val="Caption"/>
        <w:spacing w:after="120" w:line="240" w:lineRule="auto"/>
        <w:jc w:val="center"/>
        <w:rPr>
          <w:del w:id="2614" w:author="jonathan pritchard" w:date="2025-01-24T16:54:00Z" w16du:dateUtc="2025-01-24T16:54:00Z"/>
        </w:rPr>
      </w:pPr>
      <w:del w:id="2615" w:author="jonathan pritchard" w:date="2025-01-24T16:54:00Z" w16du:dateUtc="2025-01-24T16:54:00Z">
        <w:r w:rsidRPr="002C3AE5" w:rsidDel="00E567B0">
          <w:delText xml:space="preserve">Figure </w:delText>
        </w:r>
        <w:r w:rsidR="00735361" w:rsidRPr="002C3AE5" w:rsidDel="00E567B0">
          <w:delText>C-</w:delText>
        </w:r>
        <w:r w:rsidRPr="00680774" w:rsidDel="00E567B0">
          <w:rPr>
            <w:b w:val="0"/>
          </w:rPr>
          <w:fldChar w:fldCharType="begin"/>
        </w:r>
        <w:r w:rsidRPr="002C3AE5" w:rsidDel="00E567B0">
          <w:delInstrText xml:space="preserve"> SEQ Figure \* ARABIC </w:delInstrText>
        </w:r>
        <w:r w:rsidRPr="00680774" w:rsidDel="00E567B0">
          <w:rPr>
            <w:b w:val="0"/>
          </w:rPr>
          <w:fldChar w:fldCharType="separate"/>
        </w:r>
        <w:r w:rsidR="00B7137E" w:rsidDel="00E567B0">
          <w:rPr>
            <w:noProof/>
          </w:rPr>
          <w:delText>1</w:delText>
        </w:r>
        <w:r w:rsidRPr="00680774" w:rsidDel="00E567B0">
          <w:rPr>
            <w:b w:val="0"/>
          </w:rPr>
          <w:fldChar w:fldCharType="end"/>
        </w:r>
        <w:bookmarkEnd w:id="2606"/>
        <w:r w:rsidRPr="002C3AE5" w:rsidDel="00E567B0">
          <w:delText xml:space="preserve"> - Illustration of overscale display</w:delText>
        </w:r>
      </w:del>
    </w:p>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4D58CC9A" w:rsidR="00A36BF3" w:rsidRPr="002C3AE5" w:rsidRDefault="002A10D2" w:rsidP="00AA1762">
      <w:pPr>
        <w:spacing w:after="120" w:line="240" w:lineRule="auto"/>
        <w:jc w:val="both"/>
        <w:rPr>
          <w:ins w:id="2616"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ins w:id="2617" w:author="jonathan pritchard" w:date="2024-11-25T12:15:00Z" w16du:dateUtc="2024-11-25T12:15:00Z">
        <w:r w:rsidR="00F20069">
          <w:t xml:space="preserve"> only</w:t>
        </w:r>
      </w:ins>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del w:id="2618" w:author="jonathan pritchard" w:date="2024-10-14T00:49:00Z" w16du:dateUtc="2024-10-13T23:49:00Z">
        <w:r w:rsidRPr="002C3AE5" w:rsidDel="008972A2">
          <w:delText xml:space="preserve">.  </w:delText>
        </w:r>
      </w:del>
      <w:ins w:id="2619" w:author="jonathan pritchard" w:date="2024-10-14T00:49:00Z" w16du:dateUtc="2024-10-13T23:49:00Z">
        <w:r w:rsidR="008972A2" w:rsidRPr="002C3AE5">
          <w:t xml:space="preserve"> </w:t>
        </w:r>
      </w:ins>
    </w:p>
    <w:p w14:paraId="485851D7" w14:textId="552BBF52" w:rsidR="002A10D2" w:rsidRPr="00D76083" w:rsidRDefault="002A10D2" w:rsidP="00AA1762">
      <w:pPr>
        <w:spacing w:after="120" w:line="240" w:lineRule="auto"/>
        <w:jc w:val="both"/>
      </w:pPr>
      <w:r w:rsidRPr="00D76083">
        <w:rPr>
          <w:rPrChange w:id="2620" w:author="jonathan pritchard" w:date="2025-01-24T16:58:00Z" w16du:dateUtc="2025-01-24T16:58:00Z">
            <w:rPr>
              <w:b/>
              <w:bCs/>
            </w:rPr>
          </w:rPrChange>
        </w:rPr>
        <w:lastRenderedPageBreak/>
        <w:t xml:space="preserve">For example if the display scale </w:t>
      </w:r>
      <w:ins w:id="2621" w:author="jonathan pritchard" w:date="2024-10-14T02:27:00Z" w16du:dateUtc="2024-10-14T01:27:00Z">
        <w:r w:rsidR="00513917" w:rsidRPr="00D76083">
          <w:rPr>
            <w:rPrChange w:id="2622" w:author="jonathan pritchard" w:date="2025-01-24T16:58:00Z" w16du:dateUtc="2025-01-24T16:58:00Z">
              <w:rPr>
                <w:b/>
                <w:bCs/>
              </w:rPr>
            </w:rPrChange>
          </w:rPr>
          <w:t>(MSVS) 1:3,500 is selected,</w:t>
        </w:r>
      </w:ins>
      <w:del w:id="2623" w:author="jonathan pritchard" w:date="2024-10-14T02:27:00Z" w16du:dateUtc="2024-10-14T01:27:00Z">
        <w:r w:rsidRPr="00D76083" w:rsidDel="00513917">
          <w:rPr>
            <w:rPrChange w:id="2624" w:author="jonathan pritchard" w:date="2025-01-24T16:58:00Z" w16du:dateUtc="2025-01-24T16:58:00Z">
              <w:rPr>
                <w:b/>
                <w:bCs/>
              </w:rPr>
            </w:rPrChange>
          </w:rPr>
          <w:delText>of the situation in the data coverage diagram was 1/3,500</w:delText>
        </w:r>
      </w:del>
      <w:r w:rsidRPr="00D76083">
        <w:rPr>
          <w:rPrChange w:id="2625" w:author="jonathan pritchard" w:date="2025-01-24T16:58:00Z" w16du:dateUtc="2025-01-24T16:58:00Z">
            <w:rPr>
              <w:b/>
              <w:bCs/>
            </w:rPr>
          </w:rPrChange>
        </w:rPr>
        <w:t xml:space="preserve"> the area of </w:t>
      </w:r>
      <w:proofErr w:type="spellStart"/>
      <w:r w:rsidR="009A279C" w:rsidRPr="00D76083">
        <w:rPr>
          <w:i/>
          <w:iCs/>
          <w:rPrChange w:id="2626" w:author="jonathan pritchard" w:date="2025-01-24T16:58:00Z" w16du:dateUtc="2025-01-24T16:58:00Z">
            <w:rPr>
              <w:b/>
              <w:bCs/>
              <w:i/>
              <w:iCs/>
            </w:rPr>
          </w:rPrChange>
        </w:rPr>
        <w:t>optimum</w:t>
      </w:r>
      <w:r w:rsidR="00117C0F" w:rsidRPr="00D76083">
        <w:rPr>
          <w:i/>
          <w:iCs/>
          <w:rPrChange w:id="2627" w:author="jonathan pritchard" w:date="2025-01-24T16:58:00Z" w16du:dateUtc="2025-01-24T16:58:00Z">
            <w:rPr>
              <w:b/>
              <w:bCs/>
              <w:i/>
              <w:iCs/>
            </w:rPr>
          </w:rPrChange>
        </w:rPr>
        <w:t>D</w:t>
      </w:r>
      <w:r w:rsidR="009A279C" w:rsidRPr="00D76083">
        <w:rPr>
          <w:i/>
          <w:iCs/>
          <w:rPrChange w:id="2628" w:author="jonathan pritchard" w:date="2025-01-24T16:58:00Z" w16du:dateUtc="2025-01-24T16:58:00Z">
            <w:rPr>
              <w:b/>
              <w:bCs/>
              <w:i/>
              <w:iCs/>
            </w:rPr>
          </w:rPrChange>
        </w:rPr>
        <w:t>isplay</w:t>
      </w:r>
      <w:r w:rsidR="00117C0F" w:rsidRPr="00D76083">
        <w:rPr>
          <w:i/>
          <w:iCs/>
          <w:rPrChange w:id="2629" w:author="jonathan pritchard" w:date="2025-01-24T16:58:00Z" w16du:dateUtc="2025-01-24T16:58:00Z">
            <w:rPr>
              <w:b/>
              <w:bCs/>
              <w:i/>
              <w:iCs/>
            </w:rPr>
          </w:rPrChange>
        </w:rPr>
        <w:t>S</w:t>
      </w:r>
      <w:r w:rsidR="009A279C" w:rsidRPr="00D76083">
        <w:rPr>
          <w:i/>
          <w:iCs/>
          <w:rPrChange w:id="2630" w:author="jonathan pritchard" w:date="2025-01-24T16:58:00Z" w16du:dateUtc="2025-01-24T16:58:00Z">
            <w:rPr>
              <w:b/>
              <w:bCs/>
              <w:i/>
              <w:iCs/>
            </w:rPr>
          </w:rPrChange>
        </w:rPr>
        <w:t>cale</w:t>
      </w:r>
      <w:proofErr w:type="spellEnd"/>
      <w:r w:rsidR="009A279C" w:rsidRPr="00D76083" w:rsidDel="009A279C">
        <w:rPr>
          <w:rPrChange w:id="2631" w:author="jonathan pritchard" w:date="2025-01-24T16:58:00Z" w16du:dateUtc="2025-01-24T16:58:00Z">
            <w:rPr>
              <w:b/>
              <w:bCs/>
            </w:rPr>
          </w:rPrChange>
        </w:rPr>
        <w:t xml:space="preserve"> </w:t>
      </w:r>
      <w:r w:rsidRPr="00D76083">
        <w:rPr>
          <w:rPrChange w:id="2632" w:author="jonathan pritchard" w:date="2025-01-24T16:58:00Z" w16du:dateUtc="2025-01-24T16:58:00Z">
            <w:rPr>
              <w:b/>
              <w:bCs/>
            </w:rPr>
          </w:rPrChange>
        </w:rPr>
        <w:t>1</w:t>
      </w:r>
      <w:ins w:id="2633" w:author="jonathan pritchard" w:date="2024-10-14T02:27:00Z" w16du:dateUtc="2024-10-14T01:27:00Z">
        <w:r w:rsidR="00513917" w:rsidRPr="00D76083">
          <w:rPr>
            <w:rPrChange w:id="2634" w:author="jonathan pritchard" w:date="2025-01-24T16:58:00Z" w16du:dateUtc="2025-01-24T16:58:00Z">
              <w:rPr>
                <w:b/>
                <w:bCs/>
              </w:rPr>
            </w:rPrChange>
          </w:rPr>
          <w:t>:</w:t>
        </w:r>
      </w:ins>
      <w:del w:id="2635" w:author="jonathan pritchard" w:date="2024-10-14T02:27:00Z" w16du:dateUtc="2024-10-14T01:27:00Z">
        <w:r w:rsidRPr="00D76083" w:rsidDel="00513917">
          <w:rPr>
            <w:rPrChange w:id="2636" w:author="jonathan pritchard" w:date="2025-01-24T16:58:00Z" w16du:dateUtc="2025-01-24T16:58:00Z">
              <w:rPr>
                <w:b/>
                <w:bCs/>
              </w:rPr>
            </w:rPrChange>
          </w:rPr>
          <w:delText>/</w:delText>
        </w:r>
      </w:del>
      <w:r w:rsidRPr="00D76083">
        <w:rPr>
          <w:rPrChange w:id="2637" w:author="jonathan pritchard" w:date="2025-01-24T16:58:00Z" w16du:dateUtc="2025-01-24T16:58:00Z">
            <w:rPr>
              <w:b/>
              <w:bCs/>
            </w:rPr>
          </w:rPrChange>
        </w:rPr>
        <w:t>12,500 would have an overscale indication of X 3.6 but would have no OVERSC01</w:t>
      </w:r>
      <w:r w:rsidR="00214FE6" w:rsidRPr="00D76083">
        <w:rPr>
          <w:rPrChange w:id="2638" w:author="jonathan pritchard" w:date="2025-01-24T16:58:00Z" w16du:dateUtc="2025-01-24T16:58:00Z">
            <w:rPr>
              <w:b/>
              <w:bCs/>
            </w:rPr>
          </w:rPrChange>
        </w:rPr>
        <w:t xml:space="preserve"> area fill</w:t>
      </w:r>
      <w:r w:rsidRPr="00D76083">
        <w:rPr>
          <w:rPrChange w:id="2639" w:author="jonathan pritchard" w:date="2025-01-24T16:58:00Z" w16du:dateUtc="2025-01-24T16:58:00Z">
            <w:rPr>
              <w:b/>
              <w:bCs/>
            </w:rPr>
          </w:rPrChange>
        </w:rPr>
        <w:t>.</w:t>
      </w:r>
    </w:p>
    <w:p w14:paraId="72BD321A" w14:textId="2C827F5A" w:rsidR="002A10D2" w:rsidRPr="00450770" w:rsidRDefault="002A10D2" w:rsidP="00C8687E">
      <w:pPr>
        <w:pStyle w:val="Heading3"/>
      </w:pPr>
      <w:bookmarkStart w:id="2640" w:name="_Ref49483424"/>
      <w:bookmarkStart w:id="2641" w:name="_Toc18896857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2640"/>
      <w:bookmarkEnd w:id="2641"/>
    </w:p>
    <w:p w14:paraId="5F37F44C" w14:textId="6BF648FA" w:rsidR="002A10D2" w:rsidDel="00A36BF3" w:rsidRDefault="002A10D2" w:rsidP="00AA1762">
      <w:pPr>
        <w:spacing w:after="120" w:line="240" w:lineRule="auto"/>
        <w:jc w:val="both"/>
        <w:rPr>
          <w:del w:id="2642" w:author="jonathan pritchard" w:date="2024-10-14T02:31:00Z" w16du:dateUtc="2024-10-14T01:31:00Z"/>
        </w:rPr>
      </w:pPr>
      <w:r w:rsidRPr="00E567B0">
        <w:rPr>
          <w:rPrChange w:id="2643" w:author="jonathan pritchard" w:date="2025-01-24T16:58:00Z" w16du:dateUtc="2025-01-24T16:58:00Z">
            <w:rPr>
              <w:highlight w:val="yellow"/>
            </w:rPr>
          </w:rPrChange>
        </w:rPr>
        <w:t>As the mariner</w:t>
      </w:r>
      <w:r w:rsidR="00FD24F2" w:rsidRPr="00E567B0">
        <w:rPr>
          <w:rPrChange w:id="2644" w:author="jonathan pritchard" w:date="2025-01-24T16:58:00Z" w16du:dateUtc="2025-01-24T16:58:00Z">
            <w:rPr>
              <w:highlight w:val="yellow"/>
            </w:rPr>
          </w:rPrChange>
        </w:rPr>
        <w:t>’</w:t>
      </w:r>
      <w:r w:rsidRPr="00E567B0">
        <w:rPr>
          <w:rPrChange w:id="2645" w:author="jonathan pritchard" w:date="2025-01-24T16:58:00Z" w16du:dateUtc="2025-01-24T16:58:00Z">
            <w:rPr>
              <w:highlight w:val="yellow"/>
            </w:rPr>
          </w:rPrChange>
        </w:rPr>
        <w:t xml:space="preserve">s display window moves and begins to cover an ENC that is of a larger </w:t>
      </w:r>
      <w:proofErr w:type="spellStart"/>
      <w:r w:rsidR="009A279C" w:rsidRPr="00E567B0">
        <w:rPr>
          <w:b/>
          <w:bCs/>
          <w:i/>
          <w:iCs/>
          <w:rPrChange w:id="2646" w:author="jonathan pritchard" w:date="2025-01-24T16:58:00Z" w16du:dateUtc="2025-01-24T16:58:00Z">
            <w:rPr>
              <w:i/>
              <w:iCs/>
              <w:highlight w:val="yellow"/>
            </w:rPr>
          </w:rPrChange>
        </w:rPr>
        <w:t>optimumDisplayScale</w:t>
      </w:r>
      <w:proofErr w:type="spellEnd"/>
      <w:r w:rsidRPr="00E567B0">
        <w:rPr>
          <w:rPrChange w:id="2647" w:author="jonathan pritchard" w:date="2025-01-24T16:58:00Z" w16du:dateUtc="2025-01-24T16:58:00Z">
            <w:rPr>
              <w:highlight w:val="yellow"/>
            </w:rPr>
          </w:rPrChange>
        </w:rPr>
        <w:t>, the ECDIS must indicate</w:t>
      </w:r>
      <w:ins w:id="2648" w:author="jonathan pritchard" w:date="2024-10-14T02:30:00Z" w16du:dateUtc="2024-10-14T01:30:00Z">
        <w:r w:rsidR="00A36BF3" w:rsidRPr="00E567B0">
          <w:rPr>
            <w:rPrChange w:id="2649" w:author="jonathan pritchard" w:date="2025-01-24T16:58:00Z" w16du:dateUtc="2025-01-24T16:58:00Z">
              <w:rPr>
                <w:highlight w:val="yellow"/>
              </w:rPr>
            </w:rPrChange>
          </w:rPr>
          <w:t xml:space="preserve"> when the ship’s position enters the larger scale ENC, as required </w:t>
        </w:r>
      </w:ins>
      <w:ins w:id="2650" w:author="jonathan pritchard" w:date="2024-10-14T02:31:00Z" w16du:dateUtc="2024-10-14T01:31:00Z">
        <w:r w:rsidR="00A36BF3" w:rsidRPr="00E567B0">
          <w:rPr>
            <w:rPrChange w:id="2651" w:author="jonathan pritchard" w:date="2025-01-24T16:58:00Z" w16du:dateUtc="2025-01-24T16:58:00Z">
              <w:rPr>
                <w:highlight w:val="yellow"/>
              </w:rPr>
            </w:rPrChange>
          </w:rPr>
          <w:t>by MSC.530(106) 6.1.2.</w:t>
        </w:r>
      </w:ins>
      <w:del w:id="2652" w:author="jonathan pritchard" w:date="2024-10-14T02:31:00Z" w16du:dateUtc="2024-10-14T01:31:00Z">
        <w:r w:rsidRPr="00E567B0" w:rsidDel="00A36BF3">
          <w:rPr>
            <w:rPrChange w:id="2653" w:author="jonathan pritchard" w:date="2025-01-24T16:58:00Z" w16du:dateUtc="2025-01-24T16:58:00Z">
              <w:rPr>
                <w:highlight w:val="yellow"/>
              </w:rPr>
            </w:rPrChange>
          </w:rPr>
          <w:delText xml:space="preserve"> that larger scale data will shortly become available, as required by IMO P</w:delText>
        </w:r>
        <w:r w:rsidR="00D42A93" w:rsidRPr="00E567B0" w:rsidDel="00A36BF3">
          <w:rPr>
            <w:rPrChange w:id="2654" w:author="jonathan pritchard" w:date="2025-01-24T16:58:00Z" w16du:dateUtc="2025-01-24T16:58:00Z">
              <w:rPr>
                <w:highlight w:val="yellow"/>
              </w:rPr>
            </w:rPrChange>
          </w:rPr>
          <w:delText>erformance Standards</w:delText>
        </w:r>
        <w:r w:rsidRPr="00E567B0" w:rsidDel="00A36BF3">
          <w:rPr>
            <w:rPrChange w:id="2655" w:author="jonathan pritchard" w:date="2025-01-24T16:58:00Z" w16du:dateUtc="2025-01-24T16:58:00Z">
              <w:rPr>
                <w:highlight w:val="yellow"/>
              </w:rPr>
            </w:rPrChange>
          </w:rPr>
          <w:delText>.</w:delText>
        </w:r>
      </w:del>
    </w:p>
    <w:p w14:paraId="5AFF2DFD" w14:textId="77777777" w:rsidR="00A36BF3" w:rsidRPr="00450770" w:rsidRDefault="00A36BF3" w:rsidP="00AA1762">
      <w:pPr>
        <w:spacing w:after="120" w:line="240" w:lineRule="auto"/>
        <w:jc w:val="both"/>
        <w:rPr>
          <w:ins w:id="2656"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2657" w:name="_Ref49376543"/>
      <w:bookmarkStart w:id="2658" w:name="_Toc188968578"/>
      <w:r w:rsidRPr="00450770">
        <w:t>Graphical indexes</w:t>
      </w:r>
      <w:bookmarkEnd w:id="2657"/>
      <w:bookmarkEnd w:id="2658"/>
    </w:p>
    <w:p w14:paraId="704627B5" w14:textId="1C88F51F" w:rsidR="00910895" w:rsidRPr="00450770" w:rsidRDefault="002A10D2" w:rsidP="00C8687E">
      <w:pPr>
        <w:pStyle w:val="Heading3"/>
      </w:pPr>
      <w:bookmarkStart w:id="2659" w:name="_Ref45727559"/>
      <w:bookmarkStart w:id="2660"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2659"/>
      <w:bookmarkEnd w:id="2660"/>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rPr>
          <w:ins w:id="2661" w:author="jonathan pritchard" w:date="2025-01-17T12:18:00Z" w16du:dateUtc="2025-01-17T12:18:00Z"/>
        </w:rPr>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ins w:id="2662" w:author="jonathan pritchard" w:date="2025-01-17T12:18:00Z" w16du:dateUtc="2025-01-17T12:18:00Z">
        <w:r>
          <w:t>Additionall</w:t>
        </w:r>
      </w:ins>
      <w:ins w:id="2663" w:author="jonathan pritchard" w:date="2025-01-17T12:19:00Z" w16du:dateUtc="2025-01-17T12:19:00Z">
        <w:r>
          <w:t>y:</w:t>
        </w:r>
      </w:ins>
    </w:p>
    <w:p w14:paraId="58B07EC9" w14:textId="66AB7B12" w:rsidR="00A36BF3" w:rsidRDefault="00A4022E" w:rsidP="00A36BF3">
      <w:pPr>
        <w:pStyle w:val="ListParagraph"/>
        <w:numPr>
          <w:ilvl w:val="0"/>
          <w:numId w:val="157"/>
        </w:numPr>
        <w:spacing w:after="120" w:line="240" w:lineRule="auto"/>
        <w:jc w:val="both"/>
        <w:rPr>
          <w:ins w:id="2664" w:author="jonathan pritchard" w:date="2024-10-14T02:36:00Z" w16du:dateUtc="2024-10-14T01:36:00Z"/>
        </w:rPr>
      </w:pPr>
      <w:ins w:id="2665" w:author="jonathan pritchard" w:date="2024-10-14T03:27:00Z" w16du:dateUtc="2024-10-14T02:27:00Z">
        <w:r>
          <w:fldChar w:fldCharType="begin"/>
        </w:r>
        <w:r>
          <w:instrText xml:space="preserve"> REF _Ref179768848 \r \h </w:instrText>
        </w:r>
      </w:ins>
      <w:r>
        <w:fldChar w:fldCharType="separate"/>
      </w:r>
      <w:r w:rsidR="000553AC">
        <w:t>C-12.1.1</w:t>
      </w:r>
      <w:ins w:id="2666" w:author="jonathan pritchard" w:date="2024-10-14T03:27:00Z" w16du:dateUtc="2024-10-14T02:27:00Z">
        <w:r>
          <w:fldChar w:fldCharType="end"/>
        </w:r>
      </w:ins>
      <w:ins w:id="2667" w:author="jonathan pritchard" w:date="2025-01-17T12:19:00Z" w16du:dateUtc="2025-01-17T12:19:00Z">
        <w:r w:rsidR="004F0771">
          <w:t xml:space="preserve"> </w:t>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2668" w:author="jonathan pritchard" w:date="2024-10-14T02:36:00Z" w16du:dateUtc="2024-10-14T01:36:00Z"/>
        </w:rPr>
      </w:pPr>
      <w:del w:id="2669" w:author="jonathan pritchard" w:date="2024-10-14T02:36:00Z" w16du:dateUtc="2024-10-14T01:36:00Z">
        <w:r w:rsidRPr="00B77A92" w:rsidDel="00A36BF3">
          <w:delText xml:space="preserve">, </w:delText>
        </w:r>
      </w:del>
      <w:ins w:id="2670" w:author="jonathan pritchard" w:date="2024-10-14T02:36:00Z" w16du:dateUtc="2024-10-14T01:36:00Z">
        <w:r w:rsidR="00A36BF3">
          <w:t>I</w:t>
        </w:r>
      </w:ins>
      <w:del w:id="2671"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2672"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6D96C575" w:rsidR="00C46349" w:rsidRPr="00D76083" w:rsidDel="00A36BF3" w:rsidRDefault="004F0771" w:rsidP="00A36BF3">
      <w:pPr>
        <w:spacing w:after="120" w:line="240" w:lineRule="auto"/>
        <w:jc w:val="both"/>
        <w:rPr>
          <w:del w:id="2673" w:author="jonathan pritchard" w:date="2024-10-14T02:37:00Z" w16du:dateUtc="2024-10-14T01:37:00Z"/>
        </w:rPr>
      </w:pPr>
      <w:ins w:id="2674" w:author="jonathan pritchard" w:date="2025-01-17T12:19:00Z" w16du:dateUtc="2025-01-17T12:19:00Z">
        <w:r>
          <w:t xml:space="preserve">(data which may be available, but which is not installed) </w:t>
        </w:r>
      </w:ins>
      <w:del w:id="2675" w:author="jonathan pritchard" w:date="2024-10-14T02:36:00Z" w16du:dateUtc="2024-10-14T01:36:00Z">
        <w:r w:rsidR="00A2747F" w:rsidRPr="00B77A92" w:rsidDel="00A36BF3">
          <w:delText xml:space="preserve"> </w:delText>
        </w:r>
      </w:del>
      <w:ins w:id="2676" w:author="jonathan pritchard" w:date="2024-10-14T02:37:00Z" w16du:dateUtc="2024-10-14T01:37:00Z">
        <w:r w:rsidR="00A36BF3">
          <w:t>m</w:t>
        </w:r>
      </w:ins>
      <w:del w:id="2677" w:author="jonathan pritchard" w:date="2024-10-14T02:36:00Z" w16du:dateUtc="2024-10-14T01:36:00Z">
        <w:r w:rsidR="00AF6AD6" w:rsidRPr="00B77A92" w:rsidDel="00A36BF3">
          <w:delText>m</w:delText>
        </w:r>
      </w:del>
      <w:r w:rsidR="00AF6AD6" w:rsidRPr="00B77A92">
        <w:t>ay</w:t>
      </w:r>
      <w:del w:id="2678"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00A2747F" w:rsidRPr="00B77A92">
        <w:t>be used</w:t>
      </w:r>
      <w:r w:rsidR="00F65057" w:rsidRPr="00B812CA">
        <w:t xml:space="preserve"> </w:t>
      </w:r>
      <w:ins w:id="2679" w:author="jonathan pritchard" w:date="2024-10-14T02:37:00Z" w16du:dateUtc="2024-10-14T01:37:00Z">
        <w:r w:rsidR="00A36BF3">
          <w:t xml:space="preserve">to generate ENC graphical index </w:t>
        </w:r>
      </w:ins>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ins w:id="2680" w:author="jonathan pritchard" w:date="2024-10-14T02:37:00Z" w16du:dateUtc="2024-10-14T01:37:00Z">
        <w:r w:rsidR="00A36BF3" w:rsidRPr="00D76083">
          <w:t xml:space="preserve">the </w:t>
        </w:r>
      </w:ins>
      <w:r w:rsidR="00F65057" w:rsidRPr="00D76083">
        <w:t>data</w:t>
      </w:r>
      <w:r w:rsidR="00D66CA5" w:rsidRPr="00D76083">
        <w:t>sets</w:t>
      </w:r>
      <w:r w:rsidR="00F65057" w:rsidRPr="00D76083">
        <w:t xml:space="preserve"> installed on the system</w:t>
      </w:r>
      <w:r w:rsidR="00D66CA5" w:rsidRPr="00D76083">
        <w:t>.</w:t>
      </w:r>
      <w:ins w:id="2681" w:author="jonathan pritchard" w:date="2024-10-14T02:37:00Z" w16du:dateUtc="2024-10-14T01:37:00Z">
        <w:r w:rsidR="00A36BF3" w:rsidRPr="00D76083">
          <w:t xml:space="preserve"> </w:t>
        </w:r>
      </w:ins>
    </w:p>
    <w:p w14:paraId="1D072915" w14:textId="1E563473" w:rsidR="003937A2" w:rsidRPr="00D76083" w:rsidRDefault="003937A2">
      <w:pPr>
        <w:spacing w:after="120" w:line="240" w:lineRule="auto"/>
        <w:jc w:val="both"/>
        <w:rPr>
          <w:ins w:id="2682" w:author="jonathan pritchard" w:date="2024-10-14T02:32:00Z" w16du:dateUtc="2024-10-14T01:32:00Z"/>
        </w:rPr>
        <w:pPrChange w:id="2683" w:author="jonathan pritchard" w:date="2024-10-14T02:37:00Z" w16du:dateUtc="2024-10-14T01:37:00Z">
          <w:pPr>
            <w:spacing w:after="120" w:line="240" w:lineRule="auto"/>
          </w:pPr>
        </w:pPrChange>
      </w:pPr>
      <w:r w:rsidRPr="00D76083">
        <w:t xml:space="preserve">The description of dataset extents in </w:t>
      </w:r>
      <w:ins w:id="2684" w:author="jonathan pritchard" w:date="2024-10-14T02:32:00Z" w16du:dateUtc="2024-10-14T01:32:00Z">
        <w:r w:rsidR="00A36BF3" w:rsidRPr="00D76083">
          <w:t xml:space="preserve">S-101 </w:t>
        </w:r>
      </w:ins>
      <w:r w:rsidRPr="00D76083">
        <w:t xml:space="preserve">ENC discovery metadata in exchange catalogue files uses a fixed format, described in Appendix </w:t>
      </w:r>
      <w:r w:rsidR="00EC17AE" w:rsidRPr="00D76083">
        <w:t>C-8</w:t>
      </w:r>
      <w:r w:rsidRPr="00D76083">
        <w:t>.</w:t>
      </w:r>
    </w:p>
    <w:p w14:paraId="7B7C4C8E" w14:textId="6394BF5B" w:rsidR="00A36BF3" w:rsidRPr="00450770" w:rsidRDefault="00A36BF3">
      <w:pPr>
        <w:spacing w:after="120" w:line="240" w:lineRule="auto"/>
      </w:pPr>
      <w:ins w:id="2685" w:author="jonathan pritchard" w:date="2024-10-14T02:32:00Z" w16du:dateUtc="2024-10-14T01:32:00Z">
        <w:r w:rsidRPr="00D76083">
          <w:t>It must be possible to ind</w:t>
        </w:r>
      </w:ins>
      <w:ins w:id="2686" w:author="jonathan pritchard" w:date="2024-10-14T02:33:00Z" w16du:dateUtc="2024-10-14T01:33:00Z">
        <w:r w:rsidRPr="00D76083">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2687" w:author="jonathan pritchard" w:date="2024-10-14T03:21:00Z" w16du:dateUtc="2024-10-14T02:21:00Z"/>
        </w:rPr>
      </w:pPr>
      <w:bookmarkStart w:id="2688" w:name="_Ref45727563"/>
      <w:bookmarkStart w:id="2689" w:name="_Toc188968580"/>
      <w:r w:rsidRPr="00450770">
        <w:t>Graphical indexes of other S-100 products</w:t>
      </w:r>
      <w:bookmarkEnd w:id="2688"/>
      <w:bookmarkEnd w:id="2689"/>
    </w:p>
    <w:p w14:paraId="6F2EBA4D" w14:textId="38F5707A" w:rsidR="00A4022E" w:rsidRPr="00E567B0" w:rsidDel="00A4022E" w:rsidRDefault="00A4022E">
      <w:pPr>
        <w:rPr>
          <w:del w:id="2690" w:author="jonathan pritchard" w:date="2024-10-14T03:22:00Z" w16du:dateUtc="2024-10-14T02:22:00Z"/>
        </w:rPr>
        <w:pPrChange w:id="2691" w:author="jonathan pritchard" w:date="2024-10-14T03:21:00Z" w16du:dateUtc="2024-10-14T02:21:00Z">
          <w:pPr>
            <w:pStyle w:val="Heading3"/>
          </w:pPr>
        </w:pPrChange>
      </w:pPr>
      <w:ins w:id="2692" w:author="jonathan pritchard" w:date="2024-10-14T03:21:00Z" w16du:dateUtc="2024-10-14T02:21:00Z">
        <w:r w:rsidRPr="00E567B0">
          <w:t>The ECDIS must additionally implement a capability for d</w:t>
        </w:r>
      </w:ins>
      <w:ins w:id="2693" w:author="jonathan pritchard" w:date="2024-10-14T03:22:00Z" w16du:dateUtc="2024-10-14T02:22:00Z">
        <w:r w:rsidRPr="00E567B0">
          <w:t xml:space="preserve">isplaying graphical indexes of S-102 and S-104 data products, and </w:t>
        </w:r>
      </w:ins>
    </w:p>
    <w:p w14:paraId="68FD5F3A" w14:textId="4C82E21E" w:rsidR="00377E3F" w:rsidRPr="00E567B0" w:rsidRDefault="00AF63FF">
      <w:pPr>
        <w:rPr>
          <w:strike/>
        </w:rPr>
        <w:pPrChange w:id="2694" w:author="jonathan pritchard" w:date="2024-10-14T03:22:00Z" w16du:dateUtc="2024-10-14T02:22:00Z">
          <w:pPr>
            <w:spacing w:after="120" w:line="240" w:lineRule="auto"/>
            <w:jc w:val="both"/>
          </w:pPr>
        </w:pPrChange>
      </w:pPr>
      <w:del w:id="2695" w:author="jonathan pritchard" w:date="2024-10-14T03:22:00Z" w16du:dateUtc="2024-10-14T02:22:00Z">
        <w:r w:rsidRPr="00E567B0" w:rsidDel="00A4022E">
          <w:delText xml:space="preserve">The system </w:delText>
        </w:r>
      </w:del>
      <w:r w:rsidRPr="00E567B0">
        <w:t>may implement a</w:t>
      </w:r>
      <w:del w:id="2696" w:author="jonathan pritchard" w:date="2024-10-14T03:22:00Z" w16du:dateUtc="2024-10-14T02:22:00Z">
        <w:r w:rsidRPr="00E567B0" w:rsidDel="00A4022E">
          <w:delText xml:space="preserve"> capability for displaying</w:delText>
        </w:r>
      </w:del>
      <w:r w:rsidRPr="00E567B0">
        <w:t xml:space="preserve"> graphical index</w:t>
      </w:r>
      <w:del w:id="2697" w:author="jonathan pritchard" w:date="2024-10-14T03:22:00Z" w16du:dateUtc="2024-10-14T02:22:00Z">
        <w:r w:rsidRPr="00E567B0" w:rsidDel="00A4022E">
          <w:delText>es</w:delText>
        </w:r>
      </w:del>
      <w:r w:rsidRPr="00E567B0">
        <w:t xml:space="preserve"> of </w:t>
      </w:r>
      <w:ins w:id="2698" w:author="jonathan pritchard" w:date="2024-10-14T03:22:00Z" w16du:dateUtc="2024-10-14T02:22:00Z">
        <w:r w:rsidR="00A4022E" w:rsidRPr="00E567B0">
          <w:t xml:space="preserve">other </w:t>
        </w:r>
      </w:ins>
      <w:r w:rsidRPr="00E567B0">
        <w:t>non-ENC data products</w:t>
      </w:r>
    </w:p>
    <w:p w14:paraId="12298C92" w14:textId="0F9C3BAF" w:rsidR="00A4022E" w:rsidRDefault="00377E3F" w:rsidP="007B6A6F">
      <w:pPr>
        <w:spacing w:after="120" w:line="240" w:lineRule="auto"/>
        <w:jc w:val="both"/>
        <w:rPr>
          <w:ins w:id="2699" w:author="jonathan pritchard" w:date="2024-10-14T03:23:00Z" w16du:dateUtc="2024-10-14T02:23:00Z"/>
        </w:rPr>
      </w:pPr>
      <w:r w:rsidRPr="00E567B0">
        <w:t>If the system displays graphical indexes for different products simultaneously</w:t>
      </w:r>
      <w:ins w:id="2700" w:author="jonathan pritchard" w:date="2024-10-14T03:23:00Z" w16du:dateUtc="2024-10-14T02:23:00Z">
        <w:r w:rsidR="00A4022E" w:rsidRPr="00E567B0">
          <w:t xml:space="preserve"> it must be possible to individually select the display of each supported data product. T</w:t>
        </w:r>
      </w:ins>
      <w:ins w:id="2701" w:author="jonathan pritchard" w:date="2024-10-14T03:24:00Z" w16du:dateUtc="2024-10-14T02:24:00Z">
        <w:r w:rsidR="00A4022E" w:rsidRPr="00E567B0">
          <w:t xml:space="preserve">he display of each supported </w:t>
        </w:r>
        <w:proofErr w:type="spellStart"/>
        <w:r w:rsidR="00A4022E" w:rsidRPr="00E567B0">
          <w:t>dat</w:t>
        </w:r>
        <w:proofErr w:type="spellEnd"/>
        <w:r w:rsidR="00A4022E" w:rsidRPr="00E567B0">
          <w:t xml:space="preserve"> product shall be graphically differentiated.</w:t>
        </w:r>
      </w:ins>
      <w:del w:id="2702" w:author="jonathan pritchard" w:date="2024-10-14T03:23:00Z" w16du:dateUtc="2024-10-14T02:23:00Z">
        <w:r w:rsidRPr="00E567B0" w:rsidDel="00A4022E">
          <w:delText>,</w:delText>
        </w:r>
      </w:del>
    </w:p>
    <w:p w14:paraId="1196DA07" w14:textId="4BAFC90A" w:rsidR="00377E3F" w:rsidRPr="00B77A92" w:rsidDel="00A4022E" w:rsidRDefault="00377E3F">
      <w:pPr>
        <w:pStyle w:val="Heading2"/>
        <w:rPr>
          <w:del w:id="2703" w:author="jonathan pritchard" w:date="2024-10-14T03:24:00Z" w16du:dateUtc="2024-10-14T02:24:00Z"/>
        </w:rPr>
        <w:pPrChange w:id="2704" w:author="jonathan pritchard" w:date="2025-01-16T10:51:00Z" w16du:dateUtc="2025-01-16T10:51:00Z">
          <w:pPr>
            <w:spacing w:after="120" w:line="240" w:lineRule="auto"/>
            <w:jc w:val="both"/>
          </w:pPr>
        </w:pPrChange>
      </w:pPr>
      <w:del w:id="2705"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bookmarkStart w:id="2706" w:name="_Toc187673070"/>
        <w:bookmarkStart w:id="2707" w:name="_Toc187673302"/>
        <w:bookmarkStart w:id="2708" w:name="_Toc188368657"/>
        <w:bookmarkStart w:id="2709" w:name="_Toc188621859"/>
        <w:bookmarkStart w:id="2710" w:name="_Toc188950440"/>
        <w:bookmarkStart w:id="2711" w:name="_Toc188968356"/>
        <w:bookmarkStart w:id="2712" w:name="_Toc188968581"/>
        <w:bookmarkEnd w:id="2706"/>
        <w:bookmarkEnd w:id="2707"/>
        <w:bookmarkEnd w:id="2708"/>
        <w:bookmarkEnd w:id="2709"/>
        <w:bookmarkEnd w:id="2710"/>
        <w:bookmarkEnd w:id="2711"/>
        <w:bookmarkEnd w:id="2712"/>
      </w:del>
    </w:p>
    <w:p w14:paraId="22856E97" w14:textId="6B27E20D" w:rsidR="00910006" w:rsidRPr="00B77A92" w:rsidRDefault="00910006" w:rsidP="00DB7CFE">
      <w:pPr>
        <w:pStyle w:val="Heading2"/>
      </w:pPr>
      <w:bookmarkStart w:id="2713" w:name="_Toc175130216"/>
      <w:bookmarkStart w:id="2714" w:name="_Toc175130217"/>
      <w:bookmarkStart w:id="2715" w:name="_Toc188968582"/>
      <w:bookmarkEnd w:id="2713"/>
      <w:bookmarkEnd w:id="2714"/>
      <w:r w:rsidRPr="00B77A92">
        <w:t>Limits of data</w:t>
      </w:r>
      <w:bookmarkEnd w:id="2715"/>
    </w:p>
    <w:p w14:paraId="1971E9CE" w14:textId="0B2AE818" w:rsidR="00115385" w:rsidRPr="00450770" w:rsidRDefault="007B18E6" w:rsidP="00115385">
      <w:pPr>
        <w:pStyle w:val="Heading3"/>
      </w:pPr>
      <w:bookmarkStart w:id="2716" w:name="_Ref45730411"/>
      <w:bookmarkStart w:id="2717" w:name="_Toc188968583"/>
      <w:r w:rsidRPr="00450770">
        <w:t xml:space="preserve">ENC </w:t>
      </w:r>
      <w:r w:rsidR="00115385" w:rsidRPr="00450770">
        <w:t>No data areas</w:t>
      </w:r>
      <w:bookmarkEnd w:id="2716"/>
      <w:bookmarkEnd w:id="2717"/>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2718"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2718"/>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2D531736"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ins w:id="2719" w:author="jonathan pritchard" w:date="2024-10-14T03:26:00Z" w16du:dateUtc="2024-10-14T02:26:00Z">
        <w:r w:rsidR="00A4022E">
          <w:t>as specified by Section</w:t>
        </w:r>
      </w:ins>
      <w:ins w:id="2720"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D76083">
        <w:t>9.1.1</w:t>
      </w:r>
      <w:ins w:id="2721" w:author="jonathan pritchard" w:date="2024-10-14T03:27:00Z" w16du:dateUtc="2024-10-14T02:27:00Z">
        <w:r w:rsidR="00A4022E">
          <w:fldChar w:fldCharType="end"/>
        </w:r>
      </w:ins>
      <w:del w:id="2722" w:author="jonathan pritchard" w:date="2024-10-14T03:28:00Z" w16du:dateUtc="2024-10-14T02:28:00Z">
        <w:r w:rsidR="006577E0" w:rsidRPr="00450770" w:rsidDel="00A4022E">
          <w:delText>[</w:delText>
        </w:r>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p>
    <w:p w14:paraId="4DC1DFAF" w14:textId="1F5A0E07" w:rsidR="002A10D2" w:rsidRPr="00D76083" w:rsidRDefault="002A10D2" w:rsidP="00226D98">
      <w:pPr>
        <w:pStyle w:val="Heading3"/>
      </w:pPr>
      <w:bookmarkStart w:id="2723"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2723"/>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0553AC" w:rsidRPr="00D76083">
        <w:t>C-12.1.1</w:t>
      </w:r>
      <w:r w:rsidR="008F1A27" w:rsidRPr="00DF6704">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0553AC" w:rsidRPr="00D76083">
        <w:t>C-15.3.1</w:t>
      </w:r>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rPr>
          <w:ins w:id="2724" w:author="jonathan pritchard" w:date="2024-10-14T04:33:00Z" w16du:dateUtc="2024-10-14T03:33:00Z"/>
        </w:rPr>
      </w:pPr>
      <w:bookmarkStart w:id="2725" w:name="_Toc188968585"/>
      <w:r w:rsidRPr="00D76083">
        <w:t>Limits of other S-100 product data</w:t>
      </w:r>
      <w:bookmarkEnd w:id="2725"/>
    </w:p>
    <w:p w14:paraId="2FC95972" w14:textId="77777777" w:rsidR="00FB5B93" w:rsidRDefault="00FB5B93">
      <w:pPr>
        <w:jc w:val="both"/>
        <w:rPr>
          <w:ins w:id="2726" w:author="jonathan pritchard" w:date="2024-10-14T04:34:00Z" w16du:dateUtc="2024-10-14T03:34:00Z"/>
        </w:rPr>
        <w:pPrChange w:id="2727" w:author="jonathan pritchard" w:date="2024-10-14T04:35:00Z" w16du:dateUtc="2024-10-14T03:35:00Z">
          <w:pPr/>
        </w:pPrChange>
      </w:pPr>
      <w:ins w:id="2728" w:author="jonathan pritchard" w:date="2024-10-14T04:34:00Z" w16du:dateUtc="2024-10-14T03:34:00Z">
        <w:r w:rsidRPr="00D76083">
          <w:t>The ‘no data’ and ‘non-HO data’ requirements for S-57 and S-101 ENCs are described in C-15.3.1 and C-15.3.2 respectively</w:t>
        </w:r>
        <w:r>
          <w:t>.</w:t>
        </w:r>
      </w:ins>
    </w:p>
    <w:p w14:paraId="5A79247B" w14:textId="77777777" w:rsidR="00FB5B93" w:rsidRDefault="00FB5B93">
      <w:pPr>
        <w:jc w:val="both"/>
        <w:rPr>
          <w:ins w:id="2729" w:author="jonathan pritchard" w:date="2024-10-14T04:34:00Z" w16du:dateUtc="2024-10-14T03:34:00Z"/>
        </w:rPr>
        <w:pPrChange w:id="2730" w:author="jonathan pritchard" w:date="2024-10-14T04:35:00Z" w16du:dateUtc="2024-10-14T03:35:00Z">
          <w:pPr/>
        </w:pPrChange>
      </w:pPr>
      <w:ins w:id="2731"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2732" w:author="jonathan pritchard" w:date="2024-10-14T04:33:00Z" w16du:dateUtc="2024-10-14T03:33:00Z">
            <w:rPr/>
          </w:rPrChange>
        </w:rPr>
        <w:pPrChange w:id="2733" w:author="jonathan pritchard" w:date="2024-10-14T04:35:00Z" w16du:dateUtc="2024-10-14T03:35:00Z">
          <w:pPr>
            <w:pStyle w:val="Heading3"/>
          </w:pPr>
        </w:pPrChange>
      </w:pPr>
      <w:ins w:id="2734"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2735" w:author="jonathan pritchard" w:date="2024-10-14T04:34:00Z" w16du:dateUtc="2024-10-14T03:34:00Z"/>
        </w:rPr>
      </w:pPr>
      <w:del w:id="2736" w:author="jonathan pritchard" w:date="2024-10-14T04:34:00Z" w16du:dateUtc="2024-10-14T03:34:00Z">
        <w:r w:rsidRPr="00FB5B93" w:rsidDel="00FB5B93">
          <w:rPr>
            <w:highlight w:val="yellow"/>
            <w:rPrChange w:id="2737" w:author="jonathan pritchard" w:date="2024-10-14T04:32:00Z" w16du:dateUtc="2024-10-14T03:32:00Z">
              <w:rPr/>
            </w:rPrChange>
          </w:rPr>
          <w:delText>To reduce screen clutter</w:delText>
        </w:r>
        <w:commentRangeStart w:id="2738"/>
        <w:r w:rsidRPr="00FB5B93" w:rsidDel="00FB5B93">
          <w:rPr>
            <w:highlight w:val="yellow"/>
            <w:rPrChange w:id="2739" w:author="jonathan pritchard" w:date="2024-10-14T04:32:00Z" w16du:dateUtc="2024-10-14T03:32:00Z">
              <w:rPr/>
            </w:rPrChange>
          </w:rPr>
          <w:delText xml:space="preserve">, “no data” areas and “non-HO data” boundaries </w:delText>
        </w:r>
        <w:commentRangeEnd w:id="2738"/>
        <w:r w:rsidR="000A639D" w:rsidRPr="00FB5B93" w:rsidDel="00FB5B93">
          <w:rPr>
            <w:rStyle w:val="CommentReference"/>
            <w:highlight w:val="yellow"/>
            <w:rPrChange w:id="2740" w:author="jonathan pritchard" w:date="2024-10-14T04:32:00Z" w16du:dateUtc="2024-10-14T03:32:00Z">
              <w:rPr>
                <w:rStyle w:val="CommentReference"/>
              </w:rPr>
            </w:rPrChange>
          </w:rPr>
          <w:commentReference w:id="2738"/>
        </w:r>
        <w:r w:rsidRPr="00FB5B93" w:rsidDel="00FB5B93">
          <w:rPr>
            <w:highlight w:val="yellow"/>
            <w:rPrChange w:id="2741" w:author="jonathan pritchard" w:date="2024-10-14T04:32:00Z" w16du:dateUtc="2024-10-14T03:32:00Z">
              <w:rPr/>
            </w:rPrChange>
          </w:rPr>
          <w:delText xml:space="preserve">for products other than </w:delText>
        </w:r>
        <w:r w:rsidR="005465C0" w:rsidRPr="00FB5B93" w:rsidDel="00FB5B93">
          <w:rPr>
            <w:highlight w:val="yellow"/>
            <w:rPrChange w:id="2742" w:author="jonathan pritchard" w:date="2024-10-14T04:32:00Z" w16du:dateUtc="2024-10-14T03:32:00Z">
              <w:rPr/>
            </w:rPrChange>
          </w:rPr>
          <w:delText xml:space="preserve">S-101 and S-57 </w:delText>
        </w:r>
        <w:r w:rsidRPr="00FB5B93" w:rsidDel="00FB5B93">
          <w:rPr>
            <w:highlight w:val="yellow"/>
            <w:rPrChange w:id="2743" w:author="jonathan pritchard" w:date="2024-10-14T04:32:00Z" w16du:dateUtc="2024-10-14T03:32:00Z">
              <w:rPr/>
            </w:rPrChange>
          </w:rPr>
          <w:delText xml:space="preserve">ENCs </w:delText>
        </w:r>
        <w:commentRangeStart w:id="2744"/>
        <w:r w:rsidR="00A605B3" w:rsidRPr="00FB5B93" w:rsidDel="00FB5B93">
          <w:rPr>
            <w:highlight w:val="yellow"/>
            <w:rPrChange w:id="2745" w:author="jonathan pritchard" w:date="2024-10-14T04:32:00Z" w16du:dateUtc="2024-10-14T03:32:00Z">
              <w:rPr/>
            </w:rPrChange>
          </w:rPr>
          <w:delText xml:space="preserve">should </w:delText>
        </w:r>
        <w:commentRangeEnd w:id="2744"/>
        <w:r w:rsidR="0083785C" w:rsidRPr="00FB5B93" w:rsidDel="00FB5B93">
          <w:rPr>
            <w:rStyle w:val="CommentReference"/>
            <w:highlight w:val="yellow"/>
            <w:lang w:val="en-GB"/>
            <w:rPrChange w:id="2746" w:author="jonathan pritchard" w:date="2024-10-14T04:32:00Z" w16du:dateUtc="2024-10-14T03:32:00Z">
              <w:rPr>
                <w:rStyle w:val="CommentReference"/>
                <w:lang w:val="en-GB"/>
              </w:rPr>
            </w:rPrChange>
          </w:rPr>
          <w:commentReference w:id="2744"/>
        </w:r>
        <w:r w:rsidR="00A605B3" w:rsidRPr="00FB5B93" w:rsidDel="00FB5B93">
          <w:rPr>
            <w:highlight w:val="yellow"/>
            <w:rPrChange w:id="2747" w:author="jonathan pritchard" w:date="2024-10-14T04:32:00Z" w16du:dateUtc="2024-10-14T03:32:00Z">
              <w:rPr/>
            </w:rPrChange>
          </w:rPr>
          <w:delText>be</w:delText>
        </w:r>
        <w:r w:rsidRPr="00FB5B93" w:rsidDel="00FB5B93">
          <w:rPr>
            <w:highlight w:val="yellow"/>
            <w:rPrChange w:id="2748"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2749" w:author="jonathan pritchard" w:date="2024-10-14T04:32:00Z" w16du:dateUtc="2024-10-14T03:32:00Z">
              <w:rPr/>
            </w:rPrChange>
          </w:rPr>
          <w:delText>for a product</w:delText>
        </w:r>
        <w:r w:rsidR="005465C0" w:rsidRPr="00FB5B93" w:rsidDel="00FB5B93">
          <w:rPr>
            <w:highlight w:val="yellow"/>
            <w:rPrChange w:id="2750" w:author="jonathan pritchard" w:date="2024-10-14T04:32:00Z" w16du:dateUtc="2024-10-14T03:32:00Z">
              <w:rPr/>
            </w:rPrChange>
          </w:rPr>
          <w:delText>,</w:delText>
        </w:r>
        <w:r w:rsidR="00A605B3" w:rsidRPr="00FB5B93" w:rsidDel="00FB5B93">
          <w:rPr>
            <w:highlight w:val="yellow"/>
            <w:rPrChange w:id="2751" w:author="jonathan pritchard" w:date="2024-10-14T04:32:00Z" w16du:dateUtc="2024-10-14T03:32:00Z">
              <w:rPr/>
            </w:rPrChange>
          </w:rPr>
          <w:delText xml:space="preserve"> </w:delText>
        </w:r>
        <w:r w:rsidRPr="00FB5B93" w:rsidDel="00FB5B93">
          <w:rPr>
            <w:highlight w:val="yellow"/>
            <w:rPrChange w:id="2752" w:author="jonathan pritchard" w:date="2024-10-14T04:32:00Z" w16du:dateUtc="2024-10-14T03:32:00Z">
              <w:rPr/>
            </w:rPrChange>
          </w:rPr>
          <w:delText xml:space="preserve">and then only </w:delText>
        </w:r>
        <w:r w:rsidR="00A605B3" w:rsidRPr="00FB5B93" w:rsidDel="00FB5B93">
          <w:rPr>
            <w:highlight w:val="yellow"/>
            <w:rPrChange w:id="2753" w:author="jonathan pritchard" w:date="2024-10-14T04:32:00Z" w16du:dateUtc="2024-10-14T03:32:00Z">
              <w:rPr/>
            </w:rPrChange>
          </w:rPr>
          <w:delText>if</w:delText>
        </w:r>
        <w:r w:rsidRPr="00FB5B93" w:rsidDel="00FB5B93">
          <w:rPr>
            <w:highlight w:val="yellow"/>
            <w:rPrChange w:id="2754" w:author="jonathan pritchard" w:date="2024-10-14T04:32:00Z" w16du:dateUtc="2024-10-14T03:32:00Z">
              <w:rPr/>
            </w:rPrChange>
          </w:rPr>
          <w:delText xml:space="preserve"> </w:delText>
        </w:r>
        <w:r w:rsidR="00A605B3" w:rsidRPr="00FB5B93" w:rsidDel="00FB5B93">
          <w:rPr>
            <w:highlight w:val="yellow"/>
            <w:rPrChange w:id="2755" w:author="jonathan pritchard" w:date="2024-10-14T04:32:00Z" w16du:dateUtc="2024-10-14T03:32:00Z">
              <w:rPr/>
            </w:rPrChange>
          </w:rPr>
          <w:delText xml:space="preserve">the </w:delText>
        </w:r>
        <w:r w:rsidRPr="00FB5B93" w:rsidDel="00FB5B93">
          <w:rPr>
            <w:highlight w:val="yellow"/>
            <w:rPrChange w:id="2756" w:author="jonathan pritchard" w:date="2024-10-14T04:32:00Z" w16du:dateUtc="2024-10-14T03:32:00Z">
              <w:rPr/>
            </w:rPrChange>
          </w:rPr>
          <w:delText>product</w:delText>
        </w:r>
        <w:r w:rsidR="00A605B3" w:rsidRPr="00FB5B93" w:rsidDel="00FB5B93">
          <w:rPr>
            <w:highlight w:val="yellow"/>
            <w:rPrChange w:id="2757" w:author="jonathan pritchard" w:date="2024-10-14T04:32:00Z" w16du:dateUtc="2024-10-14T03:32:00Z">
              <w:rPr/>
            </w:rPrChange>
          </w:rPr>
          <w:delText xml:space="preserve"> is</w:delText>
        </w:r>
        <w:r w:rsidRPr="00FB5B93" w:rsidDel="00FB5B93">
          <w:rPr>
            <w:highlight w:val="yellow"/>
            <w:rPrChange w:id="2758" w:author="jonathan pritchard" w:date="2024-10-14T04:32:00Z" w16du:dateUtc="2024-10-14T03:32:00Z">
              <w:rPr/>
            </w:rPrChange>
          </w:rPr>
          <w:delText xml:space="preserve"> actually displayed on the screen. The</w:delText>
        </w:r>
        <w:r w:rsidR="00C1640C" w:rsidRPr="00FB5B93" w:rsidDel="00FB5B93">
          <w:rPr>
            <w:highlight w:val="yellow"/>
            <w:rPrChange w:id="2759" w:author="jonathan pritchard" w:date="2024-10-14T04:32:00Z" w16du:dateUtc="2024-10-14T03:32:00Z">
              <w:rPr/>
            </w:rPrChange>
          </w:rPr>
          <w:delText xml:space="preserve"> </w:delText>
        </w:r>
        <w:r w:rsidR="00C1640C" w:rsidRPr="00FB5B93" w:rsidDel="00FB5B93">
          <w:rPr>
            <w:i/>
            <w:iCs/>
            <w:highlight w:val="yellow"/>
            <w:rPrChange w:id="2760" w:author="jonathan pritchard" w:date="2024-10-14T04:32:00Z" w16du:dateUtc="2024-10-14T03:32:00Z">
              <w:rPr>
                <w:i/>
                <w:iCs/>
              </w:rPr>
            </w:rPrChange>
          </w:rPr>
          <w:delText>chosen</w:delText>
        </w:r>
        <w:r w:rsidRPr="00FB5B93" w:rsidDel="00FB5B93">
          <w:rPr>
            <w:highlight w:val="yellow"/>
            <w:rPrChange w:id="2761" w:author="jonathan pritchard" w:date="2024-10-14T04:32:00Z" w16du:dateUtc="2024-10-14T03:32:00Z">
              <w:rPr/>
            </w:rPrChange>
          </w:rPr>
          <w:delText xml:space="preserve"> </w:delText>
        </w:r>
        <w:r w:rsidR="00A605B3" w:rsidRPr="00FB5B93" w:rsidDel="00FB5B93">
          <w:rPr>
            <w:highlight w:val="yellow"/>
            <w:rPrChange w:id="2762"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2763" w:author="jonathan pritchard" w:date="2024-10-14T04:32:00Z" w16du:dateUtc="2024-10-14T03:32:00Z">
              <w:rPr/>
            </w:rPrChange>
          </w:rPr>
          <w:fldChar w:fldCharType="begin"/>
        </w:r>
        <w:r w:rsidR="00A605B3" w:rsidRPr="00FB5B93" w:rsidDel="00FB5B93">
          <w:rPr>
            <w:highlight w:val="yellow"/>
            <w:rPrChange w:id="2764" w:author="jonathan pritchard" w:date="2024-10-14T04:32:00Z" w16du:dateUtc="2024-10-14T03:32:00Z">
              <w:rPr/>
            </w:rPrChange>
          </w:rPr>
          <w:delInstrText xml:space="preserve"> REF _Ref45727559 \r \h </w:delInstrText>
        </w:r>
        <w:r w:rsidR="0008472D" w:rsidRPr="00FB5B93" w:rsidDel="00FB5B93">
          <w:rPr>
            <w:highlight w:val="yellow"/>
            <w:rPrChange w:id="2765" w:author="jonathan pritchard" w:date="2024-10-14T04:32:00Z" w16du:dateUtc="2024-10-14T03:32:00Z">
              <w:rPr/>
            </w:rPrChange>
          </w:rPr>
          <w:delInstrText xml:space="preserve"> \* MERGEFORMAT </w:delInstrText>
        </w:r>
        <w:r w:rsidR="00A605B3" w:rsidRPr="00FB5B93" w:rsidDel="00FB5B93">
          <w:rPr>
            <w:highlight w:val="yellow"/>
            <w:rPrChange w:id="2766" w:author="jonathan pritchard" w:date="2024-10-14T04:32:00Z" w16du:dateUtc="2024-10-14T03:32:00Z">
              <w:rPr>
                <w:highlight w:val="yellow"/>
              </w:rPr>
            </w:rPrChange>
          </w:rPr>
        </w:r>
        <w:r w:rsidR="00A605B3" w:rsidRPr="00FB5B93" w:rsidDel="00FB5B93">
          <w:rPr>
            <w:highlight w:val="yellow"/>
            <w:rPrChange w:id="2767" w:author="jonathan pritchard" w:date="2024-10-14T04:32:00Z" w16du:dateUtc="2024-10-14T03:32:00Z">
              <w:rPr/>
            </w:rPrChange>
          </w:rPr>
          <w:fldChar w:fldCharType="separate"/>
        </w:r>
        <w:r w:rsidR="00832978" w:rsidRPr="00FB5B93" w:rsidDel="00FB5B93">
          <w:rPr>
            <w:highlight w:val="yellow"/>
            <w:rPrChange w:id="2768" w:author="jonathan pritchard" w:date="2024-10-14T04:32:00Z" w16du:dateUtc="2024-10-14T03:32:00Z">
              <w:rPr/>
            </w:rPrChange>
          </w:rPr>
          <w:delText>C-12.2.1</w:delText>
        </w:r>
        <w:r w:rsidR="00A605B3" w:rsidRPr="00FB5B93" w:rsidDel="00FB5B93">
          <w:rPr>
            <w:highlight w:val="yellow"/>
            <w:rPrChange w:id="2769" w:author="jonathan pritchard" w:date="2024-10-14T04:32:00Z" w16du:dateUtc="2024-10-14T03:32:00Z">
              <w:rPr/>
            </w:rPrChange>
          </w:rPr>
          <w:fldChar w:fldCharType="end"/>
        </w:r>
        <w:r w:rsidR="00A605B3" w:rsidRPr="00FB5B93" w:rsidDel="00FB5B93">
          <w:rPr>
            <w:highlight w:val="yellow"/>
            <w:rPrChange w:id="2770" w:author="jonathan pritchard" w:date="2024-10-14T04:32:00Z" w16du:dateUtc="2024-10-14T03:32:00Z">
              <w:rPr/>
            </w:rPrChange>
          </w:rPr>
          <w:delText xml:space="preserve"> and </w:delText>
        </w:r>
        <w:r w:rsidR="00A605B3" w:rsidRPr="00FB5B93" w:rsidDel="00FB5B93">
          <w:rPr>
            <w:highlight w:val="yellow"/>
            <w:rPrChange w:id="2771" w:author="jonathan pritchard" w:date="2024-10-14T04:32:00Z" w16du:dateUtc="2024-10-14T03:32:00Z">
              <w:rPr/>
            </w:rPrChange>
          </w:rPr>
          <w:fldChar w:fldCharType="begin"/>
        </w:r>
        <w:r w:rsidR="00A605B3" w:rsidRPr="00FB5B93" w:rsidDel="00FB5B93">
          <w:rPr>
            <w:highlight w:val="yellow"/>
            <w:rPrChange w:id="2772" w:author="jonathan pritchard" w:date="2024-10-14T04:32:00Z" w16du:dateUtc="2024-10-14T03:32:00Z">
              <w:rPr/>
            </w:rPrChange>
          </w:rPr>
          <w:delInstrText xml:space="preserve"> REF _Ref45727563 \r \h </w:delInstrText>
        </w:r>
        <w:r w:rsidR="0008472D" w:rsidRPr="00FB5B93" w:rsidDel="00FB5B93">
          <w:rPr>
            <w:highlight w:val="yellow"/>
            <w:rPrChange w:id="2773" w:author="jonathan pritchard" w:date="2024-10-14T04:32:00Z" w16du:dateUtc="2024-10-14T03:32:00Z">
              <w:rPr/>
            </w:rPrChange>
          </w:rPr>
          <w:delInstrText xml:space="preserve"> \* MERGEFORMAT </w:delInstrText>
        </w:r>
        <w:r w:rsidR="00A605B3" w:rsidRPr="00FB5B93" w:rsidDel="00FB5B93">
          <w:rPr>
            <w:highlight w:val="yellow"/>
            <w:rPrChange w:id="2774" w:author="jonathan pritchard" w:date="2024-10-14T04:32:00Z" w16du:dateUtc="2024-10-14T03:32:00Z">
              <w:rPr>
                <w:highlight w:val="yellow"/>
              </w:rPr>
            </w:rPrChange>
          </w:rPr>
        </w:r>
        <w:r w:rsidR="00A605B3" w:rsidRPr="00FB5B93" w:rsidDel="00FB5B93">
          <w:rPr>
            <w:highlight w:val="yellow"/>
            <w:rPrChange w:id="2775" w:author="jonathan pritchard" w:date="2024-10-14T04:32:00Z" w16du:dateUtc="2024-10-14T03:32:00Z">
              <w:rPr/>
            </w:rPrChange>
          </w:rPr>
          <w:fldChar w:fldCharType="separate"/>
        </w:r>
        <w:r w:rsidR="00832978" w:rsidRPr="00FB5B93" w:rsidDel="00FB5B93">
          <w:rPr>
            <w:highlight w:val="yellow"/>
            <w:rPrChange w:id="2776" w:author="jonathan pritchard" w:date="2024-10-14T04:32:00Z" w16du:dateUtc="2024-10-14T03:32:00Z">
              <w:rPr/>
            </w:rPrChange>
          </w:rPr>
          <w:delText>C-12.2.2</w:delText>
        </w:r>
        <w:r w:rsidR="00A605B3" w:rsidRPr="00FB5B93" w:rsidDel="00FB5B93">
          <w:rPr>
            <w:highlight w:val="yellow"/>
            <w:rPrChange w:id="2777" w:author="jonathan pritchard" w:date="2024-10-14T04:32:00Z" w16du:dateUtc="2024-10-14T03:32:00Z">
              <w:rPr/>
            </w:rPrChange>
          </w:rPr>
          <w:fldChar w:fldCharType="end"/>
        </w:r>
        <w:r w:rsidR="00A605B3" w:rsidRPr="00FB5B93" w:rsidDel="00FB5B93">
          <w:rPr>
            <w:highlight w:val="yellow"/>
            <w:rPrChange w:id="2778"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2779" w:author="jonathan pritchard" w:date="2024-10-14T04:34:00Z" w16du:dateUtc="2024-10-14T03:34:00Z"/>
        </w:rPr>
      </w:pPr>
      <w:del w:id="2780"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2781" w:author="jonathan pritchard" w:date="2024-10-14T04:35:00Z" w16du:dateUtc="2024-10-14T03:35:00Z"/>
          <w:b/>
          <w:bCs/>
        </w:rPr>
      </w:pPr>
      <w:del w:id="2782"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2783"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2784" w:author="jonathan pritchard" w:date="2024-10-14T04:35:00Z" w16du:dateUtc="2024-10-14T03:35:00Z">
        <w:r w:rsidR="00D6305C" w:rsidRPr="00450770" w:rsidDel="00FB5B93">
          <w:delText xml:space="preserve">recommended </w:delText>
        </w:r>
      </w:del>
      <w:ins w:id="2785" w:author="jonathan pritchard" w:date="2024-10-14T04:35:00Z" w16du:dateUtc="2024-10-14T03:35:00Z">
        <w:r w:rsidR="00FB5B93">
          <w:t>required</w:t>
        </w:r>
        <w:r w:rsidR="00FB5B93" w:rsidRPr="00450770">
          <w:t xml:space="preserve"> </w:t>
        </w:r>
      </w:ins>
      <w:r w:rsidR="00D6305C" w:rsidRPr="00450770">
        <w:t>for the convenience of the mariner - either this clause should be implemented for all the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DB7CFE">
      <w:pPr>
        <w:pStyle w:val="Heading2"/>
      </w:pPr>
      <w:bookmarkStart w:id="2786" w:name="_Ref98335407"/>
      <w:bookmarkStart w:id="2787" w:name="_Toc188968586"/>
      <w:r w:rsidRPr="00450770">
        <w:t>Special ECDIS chart symbols to identify unsafe depths</w:t>
      </w:r>
      <w:bookmarkEnd w:id="2786"/>
      <w:bookmarkEnd w:id="2787"/>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ins w:id="2788" w:author="jonathan pritchard" w:date="2024-10-14T04:38:00Z" w16du:dateUtc="2024-10-14T03:38:00Z">
        <w:r w:rsidR="00FB5B93">
          <w:t>. Dep</w:t>
        </w:r>
      </w:ins>
      <w:ins w:id="2789" w:author="jonathan pritchard" w:date="2024-10-14T04:39:00Z" w16du:dateUtc="2024-10-14T03:39:00Z">
        <w:r w:rsidR="00FB5B93">
          <w:t xml:space="preserve">th </w:t>
        </w:r>
      </w:ins>
      <w:r w:rsidR="00D76083">
        <w:t>shades</w:t>
      </w:r>
      <w:ins w:id="2790" w:author="jonathan pritchard" w:date="2024-10-14T04:39:00Z" w16du:dateUtc="2024-10-14T03:39:00Z">
        <w:r w:rsidR="00FB5B93">
          <w:t xml:space="preserve">, safety depth and isolated dangers are implemented in the portrayal catalogue. </w:t>
        </w:r>
      </w:ins>
    </w:p>
    <w:p w14:paraId="21364CD9" w14:textId="7BC1E763" w:rsidR="002A10D2" w:rsidRPr="00450770" w:rsidRDefault="002A10D2" w:rsidP="00793CB3">
      <w:pPr>
        <w:pStyle w:val="Heading3"/>
      </w:pPr>
      <w:bookmarkStart w:id="2791" w:name="_Ref49484089"/>
      <w:bookmarkStart w:id="2792" w:name="_Toc188968587"/>
      <w:r w:rsidRPr="00450770">
        <w:t>Safety Contour</w:t>
      </w:r>
      <w:bookmarkEnd w:id="2791"/>
      <w:bookmarkEnd w:id="2792"/>
    </w:p>
    <w:p w14:paraId="3B2ED9C7" w14:textId="3D0E8F6C" w:rsidR="002A10D2" w:rsidRPr="00450770" w:rsidRDefault="002A10D2" w:rsidP="00A72FA4">
      <w:pPr>
        <w:spacing w:after="120" w:line="240" w:lineRule="auto"/>
        <w:jc w:val="both"/>
      </w:pPr>
      <w:r w:rsidRPr="00450770">
        <w:t>The own-ship safety contour</w:t>
      </w:r>
      <w:del w:id="2793" w:author="jonathan pritchard" w:date="2024-10-14T04:40:00Z" w16du:dateUtc="2024-10-14T03:40:00Z">
        <w:r w:rsidRPr="00450770" w:rsidDel="00224FDE">
          <w:delText xml:space="preserve">, </w:delText>
        </w:r>
        <w:commentRangeStart w:id="2794"/>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2794"/>
      <w:r w:rsidR="0039600D">
        <w:rPr>
          <w:rStyle w:val="CommentReference"/>
        </w:rPr>
        <w:commentReference w:id="2794"/>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2795"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2796" w:name="_Toc188968588"/>
      <w:r w:rsidRPr="00450770">
        <w:t>Other ECDIS symbols and their use</w:t>
      </w:r>
      <w:bookmarkEnd w:id="2796"/>
    </w:p>
    <w:p w14:paraId="0C277B55" w14:textId="1E5A3FBF" w:rsidR="000C4FCD" w:rsidRPr="00450770" w:rsidRDefault="000C4FCD" w:rsidP="00DB7CFE">
      <w:pPr>
        <w:pStyle w:val="Heading2"/>
      </w:pPr>
      <w:bookmarkStart w:id="2797" w:name="_Toc178784384"/>
      <w:bookmarkStart w:id="2798" w:name="_Toc178784385"/>
      <w:bookmarkStart w:id="2799" w:name="_Toc178784386"/>
      <w:bookmarkStart w:id="2800" w:name="_Toc178784387"/>
      <w:bookmarkStart w:id="2801" w:name="_Toc178784388"/>
      <w:bookmarkStart w:id="2802" w:name="_Toc178784389"/>
      <w:bookmarkStart w:id="2803" w:name="_Toc178784390"/>
      <w:bookmarkStart w:id="2804" w:name="_Toc178784391"/>
      <w:bookmarkStart w:id="2805" w:name="_Toc175130228"/>
      <w:bookmarkStart w:id="2806" w:name="_Toc175130229"/>
      <w:bookmarkStart w:id="2807" w:name="_Toc175130230"/>
      <w:bookmarkStart w:id="2808" w:name="_Toc175130231"/>
      <w:bookmarkStart w:id="2809" w:name="_Toc175130232"/>
      <w:bookmarkStart w:id="2810" w:name="_Toc175130233"/>
      <w:bookmarkStart w:id="2811" w:name="_Ref49471603"/>
      <w:bookmarkStart w:id="2812" w:name="_Toc188968589"/>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r w:rsidRPr="00450770">
        <w:t>Date-dependent features</w:t>
      </w:r>
      <w:bookmarkEnd w:id="2811"/>
      <w:bookmarkEnd w:id="2812"/>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2813" w:name="_Toc188968590"/>
      <w:r w:rsidRPr="00B77A92">
        <w:t>Display of date-dependent features by mariner-selected date</w:t>
      </w:r>
      <w:bookmarkEnd w:id="2813"/>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2814" w:name="_Toc175130236"/>
      <w:bookmarkStart w:id="2815" w:name="_Toc175130237"/>
      <w:bookmarkStart w:id="2816" w:name="_Ref49481796"/>
      <w:bookmarkStart w:id="2817" w:name="_Toc188968591"/>
      <w:bookmarkEnd w:id="2814"/>
      <w:bookmarkEnd w:id="2815"/>
      <w:r w:rsidRPr="00B77A92">
        <w:t>Indication of date adjustment</w:t>
      </w:r>
      <w:bookmarkEnd w:id="2816"/>
      <w:bookmarkEnd w:id="2817"/>
    </w:p>
    <w:p w14:paraId="074C39D6" w14:textId="5F5E01C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2818"/>
      <w:commentRangeStart w:id="2819"/>
      <w:del w:id="2820" w:author="jonathan pritchard" w:date="2025-01-17T12:20:00Z" w16du:dateUtc="2025-01-17T12:20:00Z">
        <w:r w:rsidR="009C5D16" w:rsidRPr="00224FDE" w:rsidDel="004F0771">
          <w:rPr>
            <w:strike/>
            <w:highlight w:val="yellow"/>
            <w:rPrChange w:id="2821" w:author="jonathan pritchard" w:date="2024-10-14T04:43:00Z" w16du:dateUtc="2024-10-14T03:43:00Z">
              <w:rPr/>
            </w:rPrChange>
          </w:rPr>
          <w:delText xml:space="preserve">The format of the date </w:delText>
        </w:r>
        <w:r w:rsidR="00004400" w:rsidRPr="00224FDE" w:rsidDel="004F0771">
          <w:rPr>
            <w:strike/>
            <w:highlight w:val="yellow"/>
            <w:rPrChange w:id="2822" w:author="jonathan pritchard" w:date="2024-10-14T04:43:00Z" w16du:dateUtc="2024-10-14T03:43:00Z">
              <w:rPr/>
            </w:rPrChange>
          </w:rPr>
          <w:delText xml:space="preserve">must </w:delText>
        </w:r>
        <w:r w:rsidR="009C5D16" w:rsidRPr="00224FDE" w:rsidDel="004F0771">
          <w:rPr>
            <w:strike/>
            <w:highlight w:val="yellow"/>
            <w:rPrChange w:id="2823" w:author="jonathan pritchard" w:date="2024-10-14T04:43:00Z" w16du:dateUtc="2024-10-14T03:43:00Z">
              <w:rPr/>
            </w:rPrChange>
          </w:rPr>
          <w:delText>be</w:delText>
        </w:r>
        <w:r w:rsidR="00DD4813" w:rsidRPr="00224FDE" w:rsidDel="004F0771">
          <w:rPr>
            <w:strike/>
            <w:highlight w:val="yellow"/>
            <w:rPrChange w:id="2824" w:author="jonathan pritchard" w:date="2024-10-14T04:43:00Z" w16du:dateUtc="2024-10-14T03:43:00Z">
              <w:rPr/>
            </w:rPrChange>
          </w:rPr>
          <w:delText>: dd mmm yyyy = Day, Month, Year</w:delText>
        </w:r>
        <w:r w:rsidR="00651368" w:rsidRPr="00224FDE" w:rsidDel="004F0771">
          <w:rPr>
            <w:strike/>
            <w:highlight w:val="yellow"/>
            <w:rPrChange w:id="2825" w:author="jonathan pritchard" w:date="2024-10-14T04:43:00Z" w16du:dateUtc="2024-10-14T03:43:00Z">
              <w:rPr/>
            </w:rPrChange>
          </w:rPr>
          <w:delText>; for</w:delText>
        </w:r>
        <w:r w:rsidR="009C5D16" w:rsidRPr="00224FDE" w:rsidDel="004F0771">
          <w:rPr>
            <w:strike/>
            <w:highlight w:val="yellow"/>
            <w:rPrChange w:id="2826" w:author="jonathan pritchard" w:date="2024-10-14T04:43:00Z" w16du:dateUtc="2024-10-14T03:43:00Z">
              <w:rPr/>
            </w:rPrChange>
          </w:rPr>
          <w:delText xml:space="preserve"> </w:delText>
        </w:r>
        <w:r w:rsidR="00651368" w:rsidRPr="00224FDE" w:rsidDel="004F0771">
          <w:rPr>
            <w:strike/>
            <w:highlight w:val="yellow"/>
            <w:rPrChange w:id="2827" w:author="jonathan pritchard" w:date="2024-10-14T04:43:00Z" w16du:dateUtc="2024-10-14T03:43:00Z">
              <w:rPr/>
            </w:rPrChange>
          </w:rPr>
          <w:delText>example, 28</w:delText>
        </w:r>
        <w:r w:rsidR="00DD4813" w:rsidRPr="00224FDE" w:rsidDel="004F0771">
          <w:rPr>
            <w:strike/>
            <w:highlight w:val="yellow"/>
            <w:rPrChange w:id="2828" w:author="jonathan pritchard" w:date="2024-10-14T04:43:00Z" w16du:dateUtc="2024-10-14T03:43:00Z">
              <w:rPr/>
            </w:rPrChange>
          </w:rPr>
          <w:delText xml:space="preserve"> Jan 2014</w:delText>
        </w:r>
        <w:r w:rsidR="009C5D16" w:rsidRPr="00B77A92" w:rsidDel="004F0771">
          <w:delText>.</w:delText>
        </w:r>
        <w:commentRangeEnd w:id="2818"/>
        <w:r w:rsidR="0039600D" w:rsidDel="004F0771">
          <w:rPr>
            <w:rStyle w:val="CommentReference"/>
          </w:rPr>
          <w:commentReference w:id="2818"/>
        </w:r>
        <w:commentRangeEnd w:id="2819"/>
        <w:r w:rsidR="00224FDE" w:rsidDel="004F0771">
          <w:rPr>
            <w:rStyle w:val="CommentReference"/>
          </w:rPr>
          <w:commentReference w:id="2819"/>
        </w:r>
      </w:del>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2829" w:name="_Toc188968592"/>
      <w:r w:rsidRPr="00450770">
        <w:t>Decluttering the screen</w:t>
      </w:r>
      <w:bookmarkEnd w:id="2829"/>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del w:id="2830"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2831"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2832" w:name="_Toc188968593"/>
      <w:r w:rsidRPr="00450770">
        <w:t>IMO presentation elements</w:t>
      </w:r>
      <w:bookmarkEnd w:id="2832"/>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2833" w:name="_Ref49482141"/>
      <w:bookmarkStart w:id="2834" w:name="_Toc188968594"/>
      <w:r w:rsidRPr="00450770">
        <w:t xml:space="preserve">Scale bar </w:t>
      </w:r>
      <w:r w:rsidR="006455DA" w:rsidRPr="00450770">
        <w:t>and</w:t>
      </w:r>
      <w:r w:rsidRPr="00450770">
        <w:t xml:space="preserve"> latitude scale</w:t>
      </w:r>
      <w:bookmarkEnd w:id="2833"/>
      <w:bookmarkEnd w:id="2834"/>
    </w:p>
    <w:p w14:paraId="5655115B" w14:textId="67FB481A" w:rsidR="00A9027F" w:rsidRPr="00450770" w:rsidRDefault="00A9027F" w:rsidP="00737C53">
      <w:pPr>
        <w:spacing w:after="60" w:line="240" w:lineRule="auto"/>
        <w:jc w:val="both"/>
      </w:pPr>
      <w:bookmarkStart w:id="2835" w:name="_Hlk47653421"/>
      <w:r w:rsidRPr="00450770">
        <w:t xml:space="preserve">The IMO </w:t>
      </w:r>
      <w:r w:rsidR="001F7977" w:rsidRPr="00450770">
        <w:t>Performance Standards</w:t>
      </w:r>
      <w:r w:rsidRPr="00450770">
        <w:t xml:space="preserve"> require an indication of scale and range as part of the Display Base.</w:t>
      </w:r>
      <w:bookmarkEnd w:id="2835"/>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ins w:id="2836" w:author="jonathan pritchard" w:date="2024-10-14T04:46:00Z" w16du:dateUtc="2024-10-14T03:46:00Z">
        <w:r w:rsidR="00224FDE">
          <w:t>8</w:t>
        </w:r>
      </w:ins>
      <w:del w:id="2837" w:author="jonathan pritchard" w:date="2024-10-14T04:46:00Z" w16du:dateUtc="2024-10-14T03:46:00Z">
        <w:r w:rsidR="00A9027F" w:rsidRPr="00450770" w:rsidDel="00224FDE">
          <w:delText>9</w:delText>
        </w:r>
      </w:del>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2838" w:author="jonathan pritchard" w:date="2024-10-14T04:46:00Z" w16du:dateUtc="2024-10-14T03:46:00Z">
        <w:r w:rsidR="00224FDE">
          <w:t>8</w:t>
        </w:r>
      </w:ins>
      <w:del w:id="2839"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2840"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2841" w:author="jonathan pritchard" w:date="2024-10-14T04:46:00Z" w16du:dateUtc="2024-10-14T03:46:00Z">
              <w:r w:rsidR="00224FDE">
                <w:t>7</w:t>
              </w:r>
            </w:ins>
            <w:del w:id="2842"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2840"/>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2843" w:author="jonathan pritchard" w:date="2024-10-14T04:46:00Z" w16du:dateUtc="2024-10-14T03:46:00Z">
              <w:r w:rsidR="00224FDE">
                <w:t>8</w:t>
              </w:r>
            </w:ins>
            <w:del w:id="2844"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2845" w:name="_Ref46837498"/>
      <w:bookmarkStart w:id="2846"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2845"/>
      <w:r w:rsidRPr="00B77A92">
        <w:t xml:space="preserve"> - Scale bar presentation</w:t>
      </w:r>
      <w:bookmarkEnd w:id="2846"/>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2847" w:author="jonathan pritchard" w:date="2024-10-14T04:47:00Z" w16du:dateUtc="2024-10-14T03:47:00Z">
        <w:r w:rsidR="00224FDE">
          <w:t>8</w:t>
        </w:r>
      </w:ins>
      <w:del w:id="2848" w:author="jonathan pritchard" w:date="2024-10-14T04:47:00Z" w16du:dateUtc="2024-10-14T03:47:00Z">
        <w:r w:rsidR="001F7977" w:rsidRPr="00450770" w:rsidDel="00224FDE">
          <w:delText>9</w:delText>
        </w:r>
      </w:del>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t xml:space="preserve">EXAMPLE 2: </w:t>
      </w:r>
      <w:r w:rsidR="001F7977" w:rsidRPr="00450770">
        <w:t>For display scales of 1/</w:t>
      </w:r>
      <w:ins w:id="2849" w:author="jonathan pritchard" w:date="2024-10-14T04:47:00Z" w16du:dateUtc="2024-10-14T03:47:00Z">
        <w:r w:rsidR="00224FDE">
          <w:t>8</w:t>
        </w:r>
      </w:ins>
      <w:del w:id="2850"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2851" w:name="_Ref49482026"/>
      <w:bookmarkStart w:id="2852" w:name="_Toc188968595"/>
      <w:r w:rsidRPr="00450770">
        <w:t>North arrow</w:t>
      </w:r>
      <w:bookmarkEnd w:id="2851"/>
      <w:bookmarkEnd w:id="2852"/>
    </w:p>
    <w:p w14:paraId="5100DC40" w14:textId="43A83005" w:rsidR="00004400" w:rsidRPr="00B812CA" w:rsidRDefault="00224FDE" w:rsidP="00F42179">
      <w:pPr>
        <w:spacing w:after="120" w:line="240" w:lineRule="auto"/>
        <w:jc w:val="both"/>
      </w:pPr>
      <w:ins w:id="2853" w:author="jonathan pritchard" w:date="2024-10-14T04:49:00Z" w16du:dateUtc="2024-10-14T03:49:00Z">
        <w:r>
          <w:t>A</w:t>
        </w:r>
      </w:ins>
      <w:del w:id="2854"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2855"/>
        <w:r w:rsidR="00A9027F" w:rsidRPr="00450770" w:rsidDel="00224FDE">
          <w:delText xml:space="preserve">requires </w:delText>
        </w:r>
        <w:commentRangeEnd w:id="2855"/>
        <w:r w:rsidR="002D13C2" w:rsidRPr="00B812CA" w:rsidDel="00224FDE">
          <w:rPr>
            <w:rStyle w:val="CommentReference"/>
            <w:lang w:val="en-GB"/>
          </w:rPr>
          <w:commentReference w:id="2855"/>
        </w:r>
      </w:del>
      <w:del w:id="2856" w:author="jonathan pritchard" w:date="2024-10-14T04:48:00Z" w16du:dateUtc="2024-10-14T03:48:00Z">
        <w:r w:rsidR="00A9027F" w:rsidRPr="00B812CA" w:rsidDel="00224FDE">
          <w:delText>a</w:delText>
        </w:r>
      </w:del>
      <w:r w:rsidR="00A9027F" w:rsidRPr="00B812CA">
        <w:t xml:space="preserve"> north arrow </w:t>
      </w:r>
      <w:ins w:id="2857" w:author="jonathan pritchard" w:date="2024-10-14T04:48:00Z" w16du:dateUtc="2024-10-14T03:48:00Z">
        <w:r>
          <w:t xml:space="preserve">must be provided </w:t>
        </w:r>
      </w:ins>
      <w:r w:rsidR="00A9027F" w:rsidRPr="00B812CA">
        <w:t>as part of the Display Base</w:t>
      </w:r>
      <w:ins w:id="2858" w:author="jonathan pritchard" w:date="2024-10-14T04:48:00Z" w16du:dateUtc="2024-10-14T03:48:00Z">
        <w:r>
          <w:t xml:space="preserve"> according to </w:t>
        </w:r>
      </w:ins>
      <w:ins w:id="2859"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2860" w:name="_Toc188968596"/>
      <w:r w:rsidRPr="00B77A92">
        <w:t>Graticule</w:t>
      </w:r>
      <w:bookmarkEnd w:id="2860"/>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2861" w:name="_Toc188968597"/>
      <w:r w:rsidRPr="00B77A92">
        <w:t>Display mode</w:t>
      </w:r>
      <w:bookmarkEnd w:id="2861"/>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2862" w:name="_Toc188968598"/>
      <w:r w:rsidRPr="00B77A92">
        <w:t>Black level adjustment symbol</w:t>
      </w:r>
      <w:bookmarkEnd w:id="2862"/>
    </w:p>
    <w:p w14:paraId="1FA380C5" w14:textId="00D6AF3C"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ins w:id="2863" w:author="jonathan pritchard" w:date="2025-01-29T15:35:00Z" w16du:dateUtc="2025-01-29T15:35:00Z">
        <w:r w:rsidR="007750F0">
          <w:fldChar w:fldCharType="begin"/>
        </w:r>
        <w:r w:rsidR="007750F0">
          <w:instrText xml:space="preserve"> REF _Ref189057358 \r \h </w:instrText>
        </w:r>
      </w:ins>
      <w:ins w:id="2864" w:author="jonathan pritchard" w:date="2025-01-29T15:35:00Z" w16du:dateUtc="2025-01-29T15:35:00Z">
        <w:r w:rsidR="007750F0">
          <w:fldChar w:fldCharType="separate"/>
        </w:r>
        <w:r w:rsidR="007750F0">
          <w:t>19.5</w:t>
        </w:r>
        <w:r w:rsidR="007750F0">
          <w:fldChar w:fldCharType="end"/>
        </w:r>
      </w:ins>
      <w:del w:id="2865" w:author="jonathan pritchard" w:date="2025-01-29T15:35:00Z" w16du:dateUtc="2025-01-29T15:35:00Z">
        <w:r w:rsidR="004E69AF" w:rsidRPr="00450770" w:rsidDel="007750F0">
          <w:rPr>
            <w:highlight w:val="yellow"/>
          </w:rPr>
          <w:delText>XXX</w:delText>
        </w:r>
      </w:del>
    </w:p>
    <w:p w14:paraId="0A7FEA69" w14:textId="7E3436F7" w:rsidR="001275B6" w:rsidRPr="00B77A92" w:rsidRDefault="001275B6" w:rsidP="00EC44E4">
      <w:pPr>
        <w:pStyle w:val="Heading3"/>
      </w:pPr>
      <w:bookmarkStart w:id="2866" w:name="_Toc175130246"/>
      <w:bookmarkStart w:id="2867" w:name="_Ref49340745"/>
      <w:bookmarkStart w:id="2868" w:name="_Toc188968599"/>
      <w:bookmarkEnd w:id="2866"/>
      <w:r w:rsidRPr="00B77A92">
        <w:t>Detection and notification of navigational hazards</w:t>
      </w:r>
      <w:bookmarkEnd w:id="2867"/>
      <w:bookmarkEnd w:id="2868"/>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ins w:id="2869" w:author="jonathan pritchard" w:date="2024-10-14T04:50:00Z" w16du:dateUtc="2024-10-14T03:50:00Z">
        <w:r w:rsidR="00224FDE">
          <w:t>7</w:t>
        </w:r>
      </w:ins>
      <w:del w:id="2870" w:author="jonathan pritchard" w:date="2024-10-14T04:50:00Z" w16du:dateUtc="2024-10-14T03:50:00Z">
        <w:r w:rsidR="009D43C5" w:rsidRPr="00B77A92" w:rsidDel="00224FDE">
          <w:delText>5</w:delText>
        </w:r>
      </w:del>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114860" w:rsidRDefault="000F7EC7">
      <w:pPr>
        <w:spacing w:after="120" w:line="240" w:lineRule="auto"/>
        <w:ind w:left="851"/>
        <w:jc w:val="both"/>
        <w:rPr>
          <w:i/>
          <w:iCs/>
          <w:rPrChange w:id="2871" w:author="jonathan pritchard" w:date="2024-10-14T04:50:00Z" w16du:dateUtc="2024-10-14T03:50:00Z">
            <w:rPr/>
          </w:rPrChange>
        </w:rPr>
        <w:pPrChange w:id="2872" w:author="jonathan pritchard" w:date="2024-10-14T04:50:00Z" w16du:dateUtc="2024-10-14T03:50:00Z">
          <w:pPr>
            <w:spacing w:after="120" w:line="240" w:lineRule="auto"/>
            <w:jc w:val="both"/>
          </w:pPr>
        </w:pPrChange>
      </w:pPr>
      <w:r w:rsidRPr="00114860">
        <w:rPr>
          <w:i/>
          <w:iCs/>
          <w:rPrChange w:id="2873"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2874" w:author="jonathan pritchard" w:date="2024-10-14T04:50:00Z" w16du:dateUtc="2024-10-14T03:50:00Z">
            <w:rPr/>
          </w:rPrChange>
        </w:rPr>
        <w:t xml:space="preserve">. </w:t>
      </w:r>
      <w:r w:rsidR="00730D49" w:rsidRPr="00114860">
        <w:rPr>
          <w:i/>
          <w:iCs/>
          <w:rPrChange w:id="2875" w:author="jonathan pritchard" w:date="2024-10-14T04:50:00Z" w16du:dateUtc="2024-10-14T03:50:00Z">
            <w:rPr/>
          </w:rPrChange>
        </w:rPr>
        <w:t xml:space="preserve">The ECDIS </w:t>
      </w:r>
      <w:r w:rsidR="00B15F52" w:rsidRPr="00114860">
        <w:rPr>
          <w:i/>
          <w:iCs/>
          <w:rPrChange w:id="2876" w:author="jonathan pritchard" w:date="2024-10-14T04:50:00Z" w16du:dateUtc="2024-10-14T03:50:00Z">
            <w:rPr/>
          </w:rPrChange>
        </w:rPr>
        <w:t>must</w:t>
      </w:r>
      <w:r w:rsidR="002C4C4D" w:rsidRPr="00114860">
        <w:rPr>
          <w:i/>
          <w:iCs/>
          <w:rPrChange w:id="2877" w:author="jonathan pritchard" w:date="2024-10-14T04:50:00Z" w16du:dateUtc="2024-10-14T03:50:00Z">
            <w:rPr/>
          </w:rPrChange>
        </w:rPr>
        <w:t xml:space="preserve"> </w:t>
      </w:r>
      <w:r w:rsidR="00730D49" w:rsidRPr="00114860">
        <w:rPr>
          <w:i/>
          <w:iCs/>
          <w:rPrChange w:id="2878" w:author="jonathan pritchard" w:date="2024-10-14T04:50:00Z" w16du:dateUtc="2024-10-14T03:50:00Z">
            <w:rPr/>
          </w:rPrChange>
        </w:rPr>
        <w:t xml:space="preserve">implement support for the </w:t>
      </w:r>
      <w:r w:rsidR="009D43C5" w:rsidRPr="00114860">
        <w:rPr>
          <w:i/>
          <w:iCs/>
          <w:rPrChange w:id="2879" w:author="jonathan pritchard" w:date="2024-10-14T04:50:00Z" w16du:dateUtc="2024-10-14T03:50:00Z">
            <w:rPr/>
          </w:rPrChange>
        </w:rPr>
        <w:t>A</w:t>
      </w:r>
      <w:r w:rsidR="00730D49" w:rsidRPr="00114860">
        <w:rPr>
          <w:i/>
          <w:iCs/>
          <w:rPrChange w:id="2880" w:author="jonathan pritchard" w:date="2024-10-14T04:50:00Z" w16du:dateUtc="2024-10-14T03:50:00Z">
            <w:rPr/>
          </w:rPrChange>
        </w:rPr>
        <w:t xml:space="preserve">lert and </w:t>
      </w:r>
      <w:r w:rsidR="009D43C5" w:rsidRPr="00114860">
        <w:rPr>
          <w:i/>
          <w:iCs/>
          <w:rPrChange w:id="2881" w:author="jonathan pritchard" w:date="2024-10-14T04:50:00Z" w16du:dateUtc="2024-10-14T03:50:00Z">
            <w:rPr/>
          </w:rPrChange>
        </w:rPr>
        <w:t>I</w:t>
      </w:r>
      <w:r w:rsidR="00730D49" w:rsidRPr="00114860">
        <w:rPr>
          <w:i/>
          <w:iCs/>
          <w:rPrChange w:id="2882" w:author="jonathan pritchard" w:date="2024-10-14T04:50:00Z" w16du:dateUtc="2024-10-14T03:50:00Z">
            <w:rPr/>
          </w:rPrChange>
        </w:rPr>
        <w:t xml:space="preserve">ndications </w:t>
      </w:r>
      <w:r w:rsidR="009D43C5" w:rsidRPr="00114860">
        <w:rPr>
          <w:i/>
          <w:iCs/>
          <w:rPrChange w:id="2883" w:author="jonathan pritchard" w:date="2024-10-14T04:50:00Z" w16du:dateUtc="2024-10-14T03:50:00Z">
            <w:rPr/>
          </w:rPrChange>
        </w:rPr>
        <w:t>Catalogue</w:t>
      </w:r>
      <w:r w:rsidR="00730D49" w:rsidRPr="00114860">
        <w:rPr>
          <w:i/>
          <w:iCs/>
          <w:rPrChange w:id="2884" w:author="jonathan pritchard" w:date="2024-10-14T04:50:00Z" w16du:dateUtc="2024-10-14T03:50:00Z">
            <w:rPr/>
          </w:rPrChange>
        </w:rPr>
        <w:t xml:space="preserve"> which may be provided within each product</w:t>
      </w:r>
      <w:r w:rsidR="009D43C5" w:rsidRPr="00114860">
        <w:rPr>
          <w:i/>
          <w:iCs/>
          <w:rPrChange w:id="2885" w:author="jonathan pritchard" w:date="2024-10-14T04:50:00Z" w16du:dateUtc="2024-10-14T03:50:00Z">
            <w:rPr/>
          </w:rPrChange>
        </w:rPr>
        <w:t>’</w:t>
      </w:r>
      <w:r w:rsidR="00730D49" w:rsidRPr="00114860">
        <w:rPr>
          <w:i/>
          <w:iCs/>
          <w:rPrChange w:id="2886" w:author="jonathan pritchard" w:date="2024-10-14T04:50:00Z" w16du:dateUtc="2024-10-14T03:50:00Z">
            <w:rPr/>
          </w:rPrChange>
        </w:rPr>
        <w:t xml:space="preserve">s </w:t>
      </w:r>
      <w:r w:rsidR="009D43C5" w:rsidRPr="00114860">
        <w:rPr>
          <w:i/>
          <w:iCs/>
          <w:rPrChange w:id="2887" w:author="jonathan pritchard" w:date="2024-10-14T04:50:00Z" w16du:dateUtc="2024-10-14T03:50:00Z">
            <w:rPr/>
          </w:rPrChange>
        </w:rPr>
        <w:t>P</w:t>
      </w:r>
      <w:r w:rsidR="00730D49" w:rsidRPr="00114860">
        <w:rPr>
          <w:i/>
          <w:iCs/>
          <w:rPrChange w:id="2888" w:author="jonathan pritchard" w:date="2024-10-14T04:50:00Z" w16du:dateUtc="2024-10-14T03:50:00Z">
            <w:rPr/>
          </w:rPrChange>
        </w:rPr>
        <w:t xml:space="preserve">ortrayal </w:t>
      </w:r>
      <w:r w:rsidR="009D43C5" w:rsidRPr="00114860">
        <w:rPr>
          <w:i/>
          <w:iCs/>
          <w:rPrChange w:id="2889" w:author="jonathan pritchard" w:date="2024-10-14T04:50:00Z" w16du:dateUtc="2024-10-14T03:50:00Z">
            <w:rPr/>
          </w:rPrChange>
        </w:rPr>
        <w:t>C</w:t>
      </w:r>
      <w:r w:rsidR="00730D49" w:rsidRPr="00114860">
        <w:rPr>
          <w:i/>
          <w:iCs/>
          <w:rPrChange w:id="2890" w:author="jonathan pritchard" w:date="2024-10-14T04:50:00Z" w16du:dateUtc="2024-10-14T03:50:00Z">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4">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2891" w:name="_Ref47321487"/>
      <w:bookmarkStart w:id="2892"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2891"/>
      <w:r w:rsidRPr="00B77A92">
        <w:t xml:space="preserve"> - Example</w:t>
      </w:r>
      <w:r w:rsidR="00A96A31" w:rsidRPr="00B77A92">
        <w:t>s</w:t>
      </w:r>
      <w:r w:rsidRPr="00B77A92">
        <w:t xml:space="preserve"> of indication highlight</w:t>
      </w:r>
      <w:bookmarkEnd w:id="2892"/>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2893" w:name="_Ref49340750"/>
      <w:bookmarkStart w:id="2894" w:name="_Toc188968600"/>
      <w:r w:rsidRPr="00B77A92">
        <w:t>Detection of areas for which special conditions exist</w:t>
      </w:r>
      <w:bookmarkEnd w:id="2893"/>
      <w:bookmarkEnd w:id="2894"/>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ins w:id="2895" w:author="jonathan pritchard" w:date="2024-10-14T04:52:00Z" w16du:dateUtc="2024-10-14T03:52:00Z">
        <w:r w:rsidR="00114860">
          <w:t>7</w:t>
        </w:r>
      </w:ins>
      <w:del w:id="2896" w:author="jonathan pritchard" w:date="2024-10-14T04:52:00Z" w16du:dateUtc="2024-10-14T03:52:00Z">
        <w:r w:rsidRPr="00B77A92" w:rsidDel="00114860">
          <w:delText>5</w:delText>
        </w:r>
      </w:del>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2897" w:name="_Toc188968601"/>
      <w:r w:rsidRPr="00B77A92">
        <w:lastRenderedPageBreak/>
        <w:t>Definition</w:t>
      </w:r>
      <w:r w:rsidR="001275B6" w:rsidRPr="00B77A92">
        <w:t xml:space="preserve"> of safety contour</w:t>
      </w:r>
      <w:bookmarkEnd w:id="2897"/>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2898" w:name="_Ref49340754"/>
      <w:bookmarkStart w:id="2899" w:name="_Toc188968602"/>
      <w:r w:rsidRPr="00B77A92">
        <w:t>Detection of safety contour</w:t>
      </w:r>
      <w:bookmarkEnd w:id="2898"/>
      <w:bookmarkEnd w:id="2899"/>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ins w:id="2900" w:author="jonathan pritchard" w:date="2024-10-14T04:53:00Z" w16du:dateUtc="2024-10-14T03:53:00Z">
        <w:r w:rsidR="00114860">
          <w:t>6</w:t>
        </w:r>
      </w:ins>
      <w:del w:id="2901" w:author="jonathan pritchard" w:date="2024-10-14T04:53:00Z" w16du:dateUtc="2024-10-14T03:53:00Z">
        <w:r w:rsidRPr="00B77A92" w:rsidDel="00114860">
          <w:delText>4</w:delText>
        </w:r>
      </w:del>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ns w:id="2902" w:author="jonathan pritchard" w:date="2024-10-14T04:56:00Z" w16du:dateUtc="2024-10-14T03:56:00Z"/>
          <w:i/>
          <w:iCs/>
        </w:rPr>
      </w:pPr>
      <w:bookmarkStart w:id="2903" w:name="_Hlk189057382"/>
      <w:r w:rsidRPr="00114860">
        <w:rPr>
          <w:i/>
          <w:iCs/>
          <w:rPrChange w:id="2904" w:author="jonathan pritchard" w:date="2024-10-14T04:56:00Z" w16du:dateUtc="2024-10-14T03:56:00Z">
            <w:rPr/>
          </w:rPrChange>
        </w:rPr>
        <w:t>A graphical indication should be given if the current or the next leg of the selected route passes closer than a user-specified distance from the safety contour.</w:t>
      </w:r>
    </w:p>
    <w:bookmarkEnd w:id="2903"/>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5">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2905"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2905"/>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2906" w:name="_Toc188968603"/>
      <w:r w:rsidRPr="00733813">
        <w:t>Indications related to ENC accuracy</w:t>
      </w:r>
      <w:bookmarkEnd w:id="2906"/>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del w:id="2907" w:author="jonathan pritchard" w:date="2024-10-14T00:49:00Z" w16du:dateUtc="2024-10-13T23:49:00Z">
        <w:r w:rsidDel="008972A2">
          <w:delText xml:space="preserve">.  </w:delText>
        </w:r>
      </w:del>
      <w:ins w:id="2908" w:author="jonathan pritchard" w:date="2024-10-14T00:49:00Z" w16du:dateUtc="2024-10-13T23:49:00Z">
        <w:r w:rsidR="008972A2">
          <w:t xml:space="preserve"> </w:t>
        </w:r>
      </w:ins>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pPr>
              <w:jc w:val="center"/>
              <w:pPrChange w:id="2909" w:author="jonathan pritchard" w:date="2025-01-17T12:22:00Z" w16du:dateUtc="2025-01-17T12:22:00Z">
                <w:pPr/>
              </w:pPrChange>
            </w:pPr>
            <w:r>
              <w:t>A1</w:t>
            </w:r>
          </w:p>
        </w:tc>
        <w:tc>
          <w:tcPr>
            <w:tcW w:w="2268" w:type="dxa"/>
          </w:tcPr>
          <w:p w14:paraId="39C5D59E" w14:textId="77777777" w:rsidR="009A3284" w:rsidRDefault="009A3284">
            <w:pPr>
              <w:jc w:val="center"/>
              <w:pPrChange w:id="2910" w:author="jonathan pritchard" w:date="2025-01-17T12:22:00Z" w16du:dateUtc="2025-01-17T12:22:00Z">
                <w:pPr/>
              </w:pPrChange>
            </w:pPr>
            <w:r>
              <w:t>5m</w:t>
            </w:r>
          </w:p>
        </w:tc>
      </w:tr>
      <w:tr w:rsidR="009A3284" w14:paraId="7BD29AB0" w14:textId="77777777" w:rsidTr="00D343CC">
        <w:trPr>
          <w:jc w:val="center"/>
        </w:trPr>
        <w:tc>
          <w:tcPr>
            <w:tcW w:w="3556" w:type="dxa"/>
          </w:tcPr>
          <w:p w14:paraId="37FD4937" w14:textId="77777777" w:rsidR="009A3284" w:rsidRDefault="009A3284">
            <w:pPr>
              <w:jc w:val="center"/>
              <w:pPrChange w:id="2911" w:author="jonathan pritchard" w:date="2025-01-17T12:22:00Z" w16du:dateUtc="2025-01-17T12:22:00Z">
                <w:pPr/>
              </w:pPrChange>
            </w:pPr>
            <w:r>
              <w:t>A2</w:t>
            </w:r>
          </w:p>
        </w:tc>
        <w:tc>
          <w:tcPr>
            <w:tcW w:w="2268" w:type="dxa"/>
          </w:tcPr>
          <w:p w14:paraId="0AEE878B" w14:textId="77777777" w:rsidR="009A3284" w:rsidRDefault="009A3284">
            <w:pPr>
              <w:jc w:val="center"/>
              <w:pPrChange w:id="2912" w:author="jonathan pritchard" w:date="2025-01-17T12:22:00Z" w16du:dateUtc="2025-01-17T12:22:00Z">
                <w:pPr/>
              </w:pPrChange>
            </w:pPr>
            <w:r>
              <w:t>20m</w:t>
            </w:r>
          </w:p>
        </w:tc>
      </w:tr>
      <w:tr w:rsidR="009A3284" w14:paraId="670EC738" w14:textId="77777777" w:rsidTr="00D343CC">
        <w:trPr>
          <w:jc w:val="center"/>
        </w:trPr>
        <w:tc>
          <w:tcPr>
            <w:tcW w:w="3556" w:type="dxa"/>
          </w:tcPr>
          <w:p w14:paraId="59853ECF" w14:textId="77777777" w:rsidR="009A3284" w:rsidRDefault="009A3284">
            <w:pPr>
              <w:jc w:val="center"/>
              <w:pPrChange w:id="2913" w:author="jonathan pritchard" w:date="2025-01-17T12:22:00Z" w16du:dateUtc="2025-01-17T12:22:00Z">
                <w:pPr/>
              </w:pPrChange>
            </w:pPr>
            <w:r>
              <w:t>B</w:t>
            </w:r>
          </w:p>
        </w:tc>
        <w:tc>
          <w:tcPr>
            <w:tcW w:w="2268" w:type="dxa"/>
          </w:tcPr>
          <w:p w14:paraId="67C76230" w14:textId="77777777" w:rsidR="009A3284" w:rsidRDefault="009A3284">
            <w:pPr>
              <w:jc w:val="center"/>
              <w:pPrChange w:id="2914" w:author="jonathan pritchard" w:date="2025-01-17T12:22:00Z" w16du:dateUtc="2025-01-17T12:22:00Z">
                <w:pPr/>
              </w:pPrChange>
            </w:pPr>
            <w:r>
              <w:t>50m</w:t>
            </w:r>
          </w:p>
        </w:tc>
      </w:tr>
      <w:tr w:rsidR="009A3284" w14:paraId="2E24D9D7" w14:textId="77777777" w:rsidTr="00D343CC">
        <w:trPr>
          <w:jc w:val="center"/>
        </w:trPr>
        <w:tc>
          <w:tcPr>
            <w:tcW w:w="3556" w:type="dxa"/>
          </w:tcPr>
          <w:p w14:paraId="3CFD8BE1" w14:textId="77777777" w:rsidR="009A3284" w:rsidRDefault="009A3284">
            <w:pPr>
              <w:jc w:val="center"/>
              <w:pPrChange w:id="2915" w:author="jonathan pritchard" w:date="2025-01-17T12:22:00Z" w16du:dateUtc="2025-01-17T12:22:00Z">
                <w:pPr/>
              </w:pPrChange>
            </w:pPr>
            <w:r>
              <w:t>C</w:t>
            </w:r>
          </w:p>
        </w:tc>
        <w:tc>
          <w:tcPr>
            <w:tcW w:w="2268" w:type="dxa"/>
          </w:tcPr>
          <w:p w14:paraId="65EC1D17" w14:textId="77777777" w:rsidR="009A3284" w:rsidRDefault="009A3284">
            <w:pPr>
              <w:jc w:val="center"/>
              <w:pPrChange w:id="2916" w:author="jonathan pritchard" w:date="2025-01-17T12:22:00Z" w16du:dateUtc="2025-01-17T12:22:00Z">
                <w:pPr/>
              </w:pPrChange>
            </w:pPr>
            <w:r>
              <w:t>500m</w:t>
            </w:r>
          </w:p>
        </w:tc>
      </w:tr>
      <w:tr w:rsidR="009A3284" w14:paraId="6025E226" w14:textId="77777777" w:rsidTr="00D343CC">
        <w:trPr>
          <w:jc w:val="center"/>
        </w:trPr>
        <w:tc>
          <w:tcPr>
            <w:tcW w:w="3556" w:type="dxa"/>
          </w:tcPr>
          <w:p w14:paraId="56C5E8D1" w14:textId="77777777" w:rsidR="009A3284" w:rsidRDefault="009A3284">
            <w:pPr>
              <w:jc w:val="center"/>
              <w:pPrChange w:id="2917" w:author="jonathan pritchard" w:date="2025-01-17T12:22:00Z" w16du:dateUtc="2025-01-17T12:22:00Z">
                <w:pPr/>
              </w:pPrChange>
            </w:pPr>
            <w:r>
              <w:t>D</w:t>
            </w:r>
          </w:p>
        </w:tc>
        <w:tc>
          <w:tcPr>
            <w:tcW w:w="2268" w:type="dxa"/>
          </w:tcPr>
          <w:p w14:paraId="0181805B" w14:textId="77777777" w:rsidR="009A3284" w:rsidRDefault="009A3284">
            <w:pPr>
              <w:jc w:val="center"/>
              <w:pPrChange w:id="2918" w:author="jonathan pritchard" w:date="2025-01-17T12:22:00Z" w16du:dateUtc="2025-01-17T12:22:00Z">
                <w:pPr/>
              </w:pPrChange>
            </w:pPr>
            <w:r w:rsidRPr="000C41C9">
              <w:t>500m</w:t>
            </w:r>
          </w:p>
        </w:tc>
      </w:tr>
      <w:tr w:rsidR="009A3284" w14:paraId="065CCFEC" w14:textId="77777777" w:rsidTr="00D343CC">
        <w:trPr>
          <w:jc w:val="center"/>
        </w:trPr>
        <w:tc>
          <w:tcPr>
            <w:tcW w:w="3556" w:type="dxa"/>
          </w:tcPr>
          <w:p w14:paraId="2861A366" w14:textId="77777777" w:rsidR="009A3284" w:rsidRDefault="009A3284">
            <w:pPr>
              <w:jc w:val="center"/>
              <w:pPrChange w:id="2919" w:author="jonathan pritchard" w:date="2025-01-17T12:22:00Z" w16du:dateUtc="2025-01-17T12:22:00Z">
                <w:pPr/>
              </w:pPrChange>
            </w:pPr>
            <w:r>
              <w:t>U</w:t>
            </w:r>
          </w:p>
        </w:tc>
        <w:tc>
          <w:tcPr>
            <w:tcW w:w="2268" w:type="dxa"/>
          </w:tcPr>
          <w:p w14:paraId="44C64BF5" w14:textId="77777777" w:rsidR="009A3284" w:rsidRDefault="009A3284">
            <w:pPr>
              <w:jc w:val="center"/>
              <w:pPrChange w:id="2920" w:author="jonathan pritchard" w:date="2025-01-17T12:22:00Z" w16du:dateUtc="2025-01-17T12:22:00Z">
                <w:pPr/>
              </w:pPrChange>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2921" w:name="_Ref88060090"/>
      <w:bookmarkStart w:id="2922" w:name="_Toc188968604"/>
      <w:r w:rsidRPr="00B77A92">
        <w:t>User Selected Safety Contour</w:t>
      </w:r>
      <w:bookmarkEnd w:id="2921"/>
      <w:r w:rsidR="007D1C60" w:rsidRPr="00B77A92">
        <w:t xml:space="preserve"> and Water Level Adjustment.</w:t>
      </w:r>
      <w:bookmarkEnd w:id="2922"/>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rPr>
          <w:ins w:id="2923" w:author="jonathan pritchard" w:date="2024-10-14T04:54:00Z" w16du:dateUtc="2024-10-14T03:54:00Z"/>
        </w:rPr>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2924" w:author="jonathan pritchard" w:date="2024-10-14T04:54:00Z" w16du:dateUtc="2024-10-14T03:54:00Z">
        <w:r w:rsidRPr="00760179">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2925" w:name="_Toc188968605"/>
      <w:r>
        <w:t>Other</w:t>
      </w:r>
      <w:r w:rsidR="00286BF8" w:rsidRPr="00B77A92">
        <w:t xml:space="preserve"> specified display features</w:t>
      </w:r>
      <w:bookmarkStart w:id="2926" w:name="_Toc175130256"/>
      <w:bookmarkStart w:id="2927" w:name="_Toc175130257"/>
      <w:bookmarkStart w:id="2928" w:name="_Toc175130258"/>
      <w:bookmarkStart w:id="2929" w:name="_Toc175130259"/>
      <w:bookmarkStart w:id="2930" w:name="_Toc175130260"/>
      <w:bookmarkStart w:id="2931" w:name="_Toc175130261"/>
      <w:bookmarkStart w:id="2932" w:name="_Toc175130262"/>
      <w:bookmarkEnd w:id="2925"/>
      <w:bookmarkEnd w:id="2926"/>
      <w:bookmarkEnd w:id="2927"/>
      <w:bookmarkEnd w:id="2928"/>
      <w:bookmarkEnd w:id="2929"/>
      <w:bookmarkEnd w:id="2930"/>
      <w:bookmarkEnd w:id="2931"/>
      <w:bookmarkEnd w:id="2932"/>
      <w:r w:rsidR="001A432B" w:rsidRPr="00450770">
        <w:rPr>
          <w:strike/>
        </w:rPr>
        <w:t xml:space="preserve"> </w:t>
      </w:r>
    </w:p>
    <w:p w14:paraId="597986F9" w14:textId="1955B290" w:rsidR="008042A0" w:rsidRPr="00450770" w:rsidRDefault="008042A0" w:rsidP="00EC44E4">
      <w:pPr>
        <w:pStyle w:val="Heading3"/>
      </w:pPr>
      <w:bookmarkStart w:id="2933" w:name="_Ref48912766"/>
      <w:bookmarkStart w:id="2934" w:name="_Toc188968606"/>
      <w:r w:rsidRPr="00450770">
        <w:t>ECDIS Legend</w:t>
      </w:r>
      <w:bookmarkEnd w:id="2933"/>
      <w:bookmarkEnd w:id="2934"/>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be used.</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2935"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2935"/>
      <w:r w:rsidRPr="00B77A92">
        <w:t xml:space="preserve"> - Legend elements</w:t>
      </w:r>
    </w:p>
    <w:p w14:paraId="23891564" w14:textId="61D8D837" w:rsidR="00AA63B2" w:rsidRPr="00B77A92" w:rsidRDefault="005D62A2" w:rsidP="004B2A18">
      <w:pPr>
        <w:spacing w:after="120" w:line="240" w:lineRule="auto"/>
        <w:jc w:val="both"/>
      </w:pPr>
      <w:r w:rsidRPr="00B77A92">
        <w:lastRenderedPageBreak/>
        <w:t xml:space="preserve">The list above is the minimum that </w:t>
      </w:r>
      <w:del w:id="2936" w:author="jonathan pritchard" w:date="2024-10-14T04:59:00Z" w16du:dateUtc="2024-10-14T03:59:00Z">
        <w:r w:rsidRPr="00B77A92" w:rsidDel="00114860">
          <w:delText xml:space="preserve">should </w:delText>
        </w:r>
      </w:del>
      <w:ins w:id="2937"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2938" w:name="_Ref49473397"/>
      <w:bookmarkStart w:id="2939" w:name="_Toc188968607"/>
      <w:r w:rsidRPr="00760179">
        <w:t>Displaying</w:t>
      </w:r>
      <w:r w:rsidRPr="00B77A92">
        <w:t xml:space="preserve"> manual and automatic updates and added information</w:t>
      </w:r>
      <w:bookmarkEnd w:id="2938"/>
      <w:bookmarkEnd w:id="2939"/>
    </w:p>
    <w:p w14:paraId="0E293B91" w14:textId="0A49DCF6" w:rsidR="00453DD3" w:rsidRPr="00453DD3" w:rsidRDefault="00627DB2" w:rsidP="00453DD3">
      <w:pPr>
        <w:pStyle w:val="Heading3"/>
        <w:rPr>
          <w:ins w:id="2940" w:author="jon pritchard" w:date="2024-11-27T20:55:00Z" w16du:dateUtc="2024-11-27T19:55:00Z"/>
          <w:rPrChange w:id="2941" w:author="jon pritchard" w:date="2024-11-27T20:56:00Z" w16du:dateUtc="2024-11-27T19:56:00Z">
            <w:rPr>
              <w:ins w:id="2942" w:author="jon pritchard" w:date="2024-11-27T20:55:00Z" w16du:dateUtc="2024-11-27T19:55:00Z"/>
              <w:highlight w:val="yellow"/>
            </w:rPr>
          </w:rPrChange>
        </w:rPr>
      </w:pPr>
      <w:bookmarkStart w:id="2943" w:name="_Ref49426513"/>
      <w:commentRangeStart w:id="2944"/>
      <w:commentRangeStart w:id="2945"/>
      <w:del w:id="2946" w:author="jon pritchard" w:date="2024-11-27T20:55:00Z" w16du:dateUtc="2024-11-27T19:55:00Z">
        <w:r w:rsidRPr="00453DD3" w:rsidDel="00453DD3">
          <w:delText>Manual update</w:delText>
        </w:r>
        <w:bookmarkEnd w:id="2943"/>
        <w:commentRangeEnd w:id="2944"/>
        <w:r w:rsidR="00E27B73" w:rsidRPr="00453DD3" w:rsidDel="00453DD3">
          <w:rPr>
            <w:rStyle w:val="CommentReference"/>
            <w:b w:val="0"/>
            <w:bCs w:val="0"/>
            <w:lang w:val="en-GB"/>
          </w:rPr>
          <w:commentReference w:id="2944"/>
        </w:r>
        <w:commentRangeEnd w:id="2945"/>
        <w:r w:rsidR="003C66D0" w:rsidRPr="00453DD3" w:rsidDel="00453DD3">
          <w:rPr>
            <w:rStyle w:val="CommentReference"/>
            <w:b w:val="0"/>
            <w:bCs w:val="0"/>
          </w:rPr>
          <w:commentReference w:id="2945"/>
        </w:r>
      </w:del>
      <w:bookmarkStart w:id="2947" w:name="_Toc188968608"/>
      <w:ins w:id="2948" w:author="jon pritchard" w:date="2024-11-27T20:55:00Z" w16du:dateUtc="2024-11-27T19:55:00Z">
        <w:r w:rsidR="00453DD3" w:rsidRPr="00453DD3">
          <w:rPr>
            <w:rPrChange w:id="2949" w:author="jon pritchard" w:date="2024-11-27T20:56:00Z" w16du:dateUtc="2024-11-27T19:56:00Z">
              <w:rPr>
                <w:highlight w:val="yellow"/>
              </w:rPr>
            </w:rPrChange>
          </w:rPr>
          <w:t>Manual updates</w:t>
        </w:r>
        <w:bookmarkEnd w:id="2947"/>
      </w:ins>
    </w:p>
    <w:p w14:paraId="5EDEDF9F" w14:textId="77777777" w:rsidR="00453DD3" w:rsidRPr="00453DD3" w:rsidRDefault="00453DD3" w:rsidP="00453DD3">
      <w:pPr>
        <w:rPr>
          <w:ins w:id="2950" w:author="jon pritchard" w:date="2024-11-27T20:55:00Z" w16du:dateUtc="2024-11-27T19:55:00Z"/>
          <w:rPrChange w:id="2951" w:author="jon pritchard" w:date="2024-11-27T20:56:00Z" w16du:dateUtc="2024-11-27T19:56:00Z">
            <w:rPr>
              <w:ins w:id="2952" w:author="jon pritchard" w:date="2024-11-27T20:55:00Z" w16du:dateUtc="2024-11-27T19:55:00Z"/>
              <w:highlight w:val="yellow"/>
            </w:rPr>
          </w:rPrChange>
        </w:rPr>
      </w:pPr>
      <w:ins w:id="2953" w:author="jon pritchard" w:date="2024-11-27T20:55:00Z" w16du:dateUtc="2024-11-27T19:55:00Z">
        <w:r w:rsidRPr="00453DD3">
          <w:rPr>
            <w:rPrChange w:id="2954" w:author="jon pritchard" w:date="2024-11-27T20:56:00Z" w16du:dateUtc="2024-11-27T19:56:00Z">
              <w:rPr>
                <w:highlight w:val="yellow"/>
              </w:rPr>
            </w:rPrChange>
          </w:rPr>
          <w:t>It must be possible to be able to make the following manual updates to an ENC:</w:t>
        </w:r>
      </w:ins>
    </w:p>
    <w:p w14:paraId="2735CE93" w14:textId="77777777" w:rsidR="00453DD3" w:rsidRPr="00453DD3" w:rsidRDefault="00453DD3">
      <w:pPr>
        <w:pStyle w:val="ListParagraph"/>
        <w:numPr>
          <w:ilvl w:val="0"/>
          <w:numId w:val="159"/>
        </w:numPr>
        <w:rPr>
          <w:ins w:id="2955" w:author="jon pritchard" w:date="2024-11-27T20:55:00Z" w16du:dateUtc="2024-11-27T19:55:00Z"/>
          <w:rPrChange w:id="2956" w:author="jon pritchard" w:date="2024-11-27T20:56:00Z" w16du:dateUtc="2024-11-27T19:56:00Z">
            <w:rPr>
              <w:ins w:id="2957" w:author="jon pritchard" w:date="2024-11-27T20:55:00Z" w16du:dateUtc="2024-11-27T19:55:00Z"/>
              <w:highlight w:val="yellow"/>
            </w:rPr>
          </w:rPrChange>
        </w:rPr>
        <w:pPrChange w:id="2958" w:author="jon pritchard" w:date="2024-11-27T20:56:00Z" w16du:dateUtc="2024-11-27T19:56:00Z">
          <w:pPr>
            <w:pStyle w:val="ListParagraph"/>
            <w:numPr>
              <w:numId w:val="156"/>
            </w:numPr>
            <w:ind w:left="1440" w:hanging="720"/>
          </w:pPr>
        </w:pPrChange>
      </w:pPr>
      <w:ins w:id="2959" w:author="jon pritchard" w:date="2024-11-27T20:55:00Z" w16du:dateUtc="2024-11-27T19:55:00Z">
        <w:r w:rsidRPr="00453DD3">
          <w:rPr>
            <w:rPrChange w:id="2960" w:author="jon pritchard" w:date="2024-11-27T20:56:00Z" w16du:dateUtc="2024-11-27T19:56:00Z">
              <w:rPr>
                <w:highlight w:val="yellow"/>
              </w:rPr>
            </w:rPrChange>
          </w:rPr>
          <w:t>Add feature</w:t>
        </w:r>
      </w:ins>
    </w:p>
    <w:p w14:paraId="5642A1E3" w14:textId="77777777" w:rsidR="00453DD3" w:rsidRPr="00453DD3" w:rsidRDefault="00453DD3">
      <w:pPr>
        <w:pStyle w:val="ListParagraph"/>
        <w:numPr>
          <w:ilvl w:val="0"/>
          <w:numId w:val="159"/>
        </w:numPr>
        <w:rPr>
          <w:ins w:id="2961" w:author="jon pritchard" w:date="2024-11-27T20:55:00Z" w16du:dateUtc="2024-11-27T19:55:00Z"/>
          <w:rPrChange w:id="2962" w:author="jon pritchard" w:date="2024-11-27T20:56:00Z" w16du:dateUtc="2024-11-27T19:56:00Z">
            <w:rPr>
              <w:ins w:id="2963" w:author="jon pritchard" w:date="2024-11-27T20:55:00Z" w16du:dateUtc="2024-11-27T19:55:00Z"/>
              <w:highlight w:val="yellow"/>
            </w:rPr>
          </w:rPrChange>
        </w:rPr>
        <w:pPrChange w:id="2964" w:author="jon pritchard" w:date="2024-11-27T20:56:00Z" w16du:dateUtc="2024-11-27T19:56:00Z">
          <w:pPr>
            <w:pStyle w:val="ListParagraph"/>
            <w:numPr>
              <w:numId w:val="156"/>
            </w:numPr>
            <w:ind w:left="1440" w:hanging="720"/>
          </w:pPr>
        </w:pPrChange>
      </w:pPr>
      <w:ins w:id="2965" w:author="jon pritchard" w:date="2024-11-27T20:55:00Z" w16du:dateUtc="2024-11-27T19:55:00Z">
        <w:r w:rsidRPr="00453DD3">
          <w:rPr>
            <w:rPrChange w:id="2966" w:author="jon pritchard" w:date="2024-11-27T20:56:00Z" w16du:dateUtc="2024-11-27T19:56:00Z">
              <w:rPr>
                <w:highlight w:val="yellow"/>
              </w:rPr>
            </w:rPrChange>
          </w:rPr>
          <w:t>Delete feature</w:t>
        </w:r>
      </w:ins>
    </w:p>
    <w:p w14:paraId="55495C0D" w14:textId="77777777" w:rsidR="00453DD3" w:rsidRPr="00453DD3" w:rsidRDefault="00453DD3">
      <w:pPr>
        <w:pStyle w:val="ListParagraph"/>
        <w:numPr>
          <w:ilvl w:val="0"/>
          <w:numId w:val="159"/>
        </w:numPr>
        <w:rPr>
          <w:ins w:id="2967" w:author="jon pritchard" w:date="2024-11-27T20:55:00Z" w16du:dateUtc="2024-11-27T19:55:00Z"/>
          <w:rPrChange w:id="2968" w:author="jon pritchard" w:date="2024-11-27T20:56:00Z" w16du:dateUtc="2024-11-27T19:56:00Z">
            <w:rPr>
              <w:ins w:id="2969" w:author="jon pritchard" w:date="2024-11-27T20:55:00Z" w16du:dateUtc="2024-11-27T19:55:00Z"/>
              <w:highlight w:val="yellow"/>
            </w:rPr>
          </w:rPrChange>
        </w:rPr>
        <w:pPrChange w:id="2970" w:author="jon pritchard" w:date="2024-11-27T20:56:00Z" w16du:dateUtc="2024-11-27T19:56:00Z">
          <w:pPr>
            <w:pStyle w:val="ListParagraph"/>
            <w:numPr>
              <w:numId w:val="156"/>
            </w:numPr>
            <w:ind w:left="1440" w:hanging="720"/>
          </w:pPr>
        </w:pPrChange>
      </w:pPr>
      <w:ins w:id="2971" w:author="jon pritchard" w:date="2024-11-27T20:55:00Z" w16du:dateUtc="2024-11-27T19:55:00Z">
        <w:r w:rsidRPr="00453DD3">
          <w:rPr>
            <w:rPrChange w:id="2972" w:author="jon pritchard" w:date="2024-11-27T20:56:00Z" w16du:dateUtc="2024-11-27T19:56:00Z">
              <w:rPr>
                <w:highlight w:val="yellow"/>
              </w:rPr>
            </w:rPrChange>
          </w:rPr>
          <w:t>Modify feature</w:t>
        </w:r>
      </w:ins>
    </w:p>
    <w:p w14:paraId="7A5D4FB6" w14:textId="77777777" w:rsidR="00453DD3" w:rsidRPr="00453DD3" w:rsidRDefault="00453DD3" w:rsidP="00D42BC9">
      <w:pPr>
        <w:jc w:val="both"/>
        <w:rPr>
          <w:ins w:id="2973" w:author="jon pritchard" w:date="2024-11-27T20:55:00Z" w16du:dateUtc="2024-11-27T19:55:00Z"/>
          <w:rPrChange w:id="2974" w:author="jon pritchard" w:date="2024-11-27T20:56:00Z" w16du:dateUtc="2024-11-27T19:56:00Z">
            <w:rPr>
              <w:ins w:id="2975" w:author="jon pritchard" w:date="2024-11-27T20:55:00Z" w16du:dateUtc="2024-11-27T19:55:00Z"/>
              <w:highlight w:val="yellow"/>
            </w:rPr>
          </w:rPrChange>
        </w:rPr>
      </w:pPr>
      <w:ins w:id="2976" w:author="jon pritchard" w:date="2024-11-27T20:55:00Z" w16du:dateUtc="2024-11-27T19:55:00Z">
        <w:r w:rsidRPr="00453DD3">
          <w:rPr>
            <w:rPrChange w:id="2977" w:author="jon pritchard" w:date="2024-11-27T20:56:00Z" w16du:dateUtc="2024-11-27T19:56:00Z">
              <w:rPr>
                <w:highlight w:val="yellow"/>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ins w:id="2978" w:author="jon pritchard" w:date="2024-11-27T20:55:00Z" w16du:dateUtc="2024-11-27T19:55:00Z">
        <w:r w:rsidRPr="00453DD3">
          <w:rPr>
            <w:rPrChange w:id="2979" w:author="jon pritchard" w:date="2024-11-27T20:56:00Z" w16du:dateUtc="2024-11-27T19:56:00Z">
              <w:rPr>
                <w:highlight w:val="yellow"/>
              </w:rPr>
            </w:rPrChange>
          </w:rPr>
          <w:t xml:space="preserve">official information </w:t>
        </w:r>
      </w:ins>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pPr>
        <w:pStyle w:val="Heading3"/>
        <w:pPrChange w:id="2980" w:author="jonathan pritchard" w:date="2025-01-29T15:39:00Z" w16du:dateUtc="2025-01-29T15:39:00Z">
          <w:pPr>
            <w:pStyle w:val="Heading4"/>
          </w:pPr>
        </w:pPrChange>
      </w:pPr>
      <w:r w:rsidRPr="00450770">
        <w:t>Mariners Caution Notes</w:t>
      </w:r>
    </w:p>
    <w:p w14:paraId="59F18049" w14:textId="2839DC68" w:rsidR="006668B5" w:rsidRDefault="006668B5" w:rsidP="00523124">
      <w:pPr>
        <w:rPr>
          <w:ins w:id="2981" w:author="jonathan pritchard" w:date="2024-10-14T05:02:00Z" w16du:dateUtc="2024-10-14T04:02:00Z"/>
        </w:rPr>
      </w:pPr>
      <w:ins w:id="2982"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667103E5" w14:textId="4E8309DC" w:rsidR="00523124" w:rsidRPr="006668B5" w:rsidDel="004F0771" w:rsidRDefault="00523124" w:rsidP="00B812CA">
      <w:pPr>
        <w:pStyle w:val="Heading4"/>
        <w:rPr>
          <w:del w:id="2983" w:author="jonathan pritchard" w:date="2025-01-17T12:23:00Z" w16du:dateUtc="2025-01-17T12:23:00Z"/>
          <w:strike/>
          <w:rPrChange w:id="2984" w:author="jonathan pritchard" w:date="2024-10-14T05:03:00Z" w16du:dateUtc="2024-10-14T04:03:00Z">
            <w:rPr>
              <w:del w:id="2985" w:author="jonathan pritchard" w:date="2025-01-17T12:23:00Z" w16du:dateUtc="2025-01-17T12:23:00Z"/>
            </w:rPr>
          </w:rPrChange>
        </w:rPr>
      </w:pPr>
      <w:commentRangeStart w:id="2986"/>
      <w:commentRangeStart w:id="2987"/>
      <w:commentRangeStart w:id="2988"/>
      <w:del w:id="2989" w:author="jonathan pritchard" w:date="2025-01-17T12:23:00Z" w16du:dateUtc="2025-01-17T12:23:00Z">
        <w:r w:rsidRPr="006668B5" w:rsidDel="004F0771">
          <w:rPr>
            <w:b w:val="0"/>
            <w:bCs w:val="0"/>
            <w:strike/>
            <w:rPrChange w:id="2990" w:author="jonathan pritchard" w:date="2024-10-14T05:03:00Z" w16du:dateUtc="2024-10-14T04:03:00Z">
              <w:rPr>
                <w:b w:val="0"/>
                <w:bCs w:val="0"/>
              </w:rPr>
            </w:rPrChange>
          </w:rPr>
          <w:delText>Manual corrections to non-ENC S-100 products</w:delText>
        </w:r>
        <w:commentRangeEnd w:id="2986"/>
        <w:r w:rsidRPr="006668B5" w:rsidDel="004F0771">
          <w:rPr>
            <w:rStyle w:val="CommentReference"/>
            <w:strike/>
            <w:rPrChange w:id="2991" w:author="jonathan pritchard" w:date="2024-10-14T05:03:00Z" w16du:dateUtc="2024-10-14T04:03:00Z">
              <w:rPr>
                <w:rStyle w:val="CommentReference"/>
              </w:rPr>
            </w:rPrChange>
          </w:rPr>
          <w:commentReference w:id="2986"/>
        </w:r>
        <w:commentRangeEnd w:id="2987"/>
        <w:r w:rsidR="006668B5" w:rsidDel="004F0771">
          <w:rPr>
            <w:rStyle w:val="CommentReference"/>
            <w:b w:val="0"/>
            <w:bCs w:val="0"/>
          </w:rPr>
          <w:commentReference w:id="2987"/>
        </w:r>
        <w:bookmarkStart w:id="2992" w:name="_Toc188368685"/>
        <w:bookmarkStart w:id="2993" w:name="_Toc188621887"/>
        <w:bookmarkStart w:id="2994" w:name="_Toc188950468"/>
        <w:bookmarkStart w:id="2995" w:name="_Toc188968384"/>
        <w:bookmarkStart w:id="2996" w:name="_Toc188968609"/>
        <w:bookmarkEnd w:id="2992"/>
        <w:bookmarkEnd w:id="2993"/>
        <w:bookmarkEnd w:id="2994"/>
        <w:bookmarkEnd w:id="2995"/>
        <w:bookmarkEnd w:id="2996"/>
      </w:del>
    </w:p>
    <w:p w14:paraId="176B03AB" w14:textId="7DA38CE8" w:rsidR="003C66D0" w:rsidRPr="006668B5" w:rsidDel="004F0771" w:rsidRDefault="00523124" w:rsidP="00AC37F7">
      <w:pPr>
        <w:spacing w:after="120" w:line="240" w:lineRule="auto"/>
        <w:jc w:val="both"/>
        <w:rPr>
          <w:del w:id="2997" w:author="jonathan pritchard" w:date="2025-01-17T12:23:00Z" w16du:dateUtc="2025-01-17T12:23:00Z"/>
          <w:strike/>
          <w:rPrChange w:id="2998" w:author="jonathan pritchard" w:date="2024-10-14T05:03:00Z" w16du:dateUtc="2024-10-14T04:03:00Z">
            <w:rPr>
              <w:del w:id="2999" w:author="jonathan pritchard" w:date="2025-01-17T12:23:00Z" w16du:dateUtc="2025-01-17T12:23:00Z"/>
            </w:rPr>
          </w:rPrChange>
        </w:rPr>
      </w:pPr>
      <w:del w:id="3000" w:author="jonathan pritchard" w:date="2025-01-17T12:23:00Z" w16du:dateUtc="2025-01-17T12:23:00Z">
        <w:r w:rsidRPr="006668B5" w:rsidDel="004F0771">
          <w:rPr>
            <w:strike/>
            <w:rPrChange w:id="3001" w:author="jonathan pritchard" w:date="2024-10-14T05:03:00Z" w16du:dateUtc="2024-10-14T04:03:00Z">
              <w:rPr/>
            </w:rPrChange>
          </w:rPr>
          <w:delTex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delText>
        </w:r>
        <w:commentRangeEnd w:id="2988"/>
        <w:r w:rsidRPr="006668B5" w:rsidDel="004F0771">
          <w:rPr>
            <w:rStyle w:val="CommentReference"/>
            <w:strike/>
            <w:lang w:val="en-GB"/>
            <w:rPrChange w:id="3002" w:author="jonathan pritchard" w:date="2024-10-14T05:03:00Z" w16du:dateUtc="2024-10-14T04:03:00Z">
              <w:rPr>
                <w:rStyle w:val="CommentReference"/>
                <w:lang w:val="en-GB"/>
              </w:rPr>
            </w:rPrChange>
          </w:rPr>
          <w:commentReference w:id="2988"/>
        </w:r>
        <w:bookmarkStart w:id="3003" w:name="_Toc188368686"/>
        <w:bookmarkStart w:id="3004" w:name="_Toc188621888"/>
        <w:bookmarkStart w:id="3005" w:name="_Toc188950469"/>
        <w:bookmarkStart w:id="3006" w:name="_Toc188968385"/>
        <w:bookmarkStart w:id="3007" w:name="_Toc188968610"/>
        <w:bookmarkEnd w:id="3003"/>
        <w:bookmarkEnd w:id="3004"/>
        <w:bookmarkEnd w:id="3005"/>
        <w:bookmarkEnd w:id="3006"/>
        <w:bookmarkEnd w:id="3007"/>
      </w:del>
    </w:p>
    <w:p w14:paraId="4AB76D16" w14:textId="0FAF5EEC" w:rsidR="00A0054D" w:rsidRDefault="00A0054D" w:rsidP="00EC44E4">
      <w:pPr>
        <w:pStyle w:val="Heading3"/>
        <w:rPr>
          <w:ins w:id="3008" w:author="jonathan pritchard" w:date="2024-10-14T05:26:00Z" w16du:dateUtc="2024-10-14T04:26:00Z"/>
        </w:rPr>
      </w:pPr>
      <w:bookmarkStart w:id="3009" w:name="_Toc188968611"/>
      <w:bookmarkStart w:id="3010" w:name="_Ref49450116"/>
      <w:ins w:id="3011" w:author="jonathan pritchard" w:date="2024-10-14T05:26:00Z" w16du:dateUtc="2024-10-14T04:26:00Z">
        <w:r>
          <w:t>Automatic Updates</w:t>
        </w:r>
      </w:ins>
      <w:bookmarkEnd w:id="3009"/>
      <w:del w:id="3012" w:author="jonathan pritchard" w:date="2024-10-14T05:27:00Z" w16du:dateUtc="2024-10-14T04:27:00Z">
        <w:r w:rsidR="000A049F" w:rsidRPr="00B77A92" w:rsidDel="00A0054D">
          <w:delText>I</w:delText>
        </w:r>
      </w:del>
    </w:p>
    <w:p w14:paraId="11C6FA9E" w14:textId="10A233E2" w:rsidR="00A0054D" w:rsidRPr="00A0054D" w:rsidRDefault="00A0054D">
      <w:pPr>
        <w:spacing w:after="120" w:line="240" w:lineRule="auto"/>
        <w:jc w:val="both"/>
        <w:rPr>
          <w:ins w:id="3013" w:author="jonathan pritchard" w:date="2024-10-14T05:26:00Z" w16du:dateUtc="2024-10-14T04:26:00Z"/>
        </w:rPr>
        <w:pPrChange w:id="3014" w:author="jonathan pritchard" w:date="2024-10-14T05:28:00Z" w16du:dateUtc="2024-10-14T04:28:00Z">
          <w:pPr>
            <w:pStyle w:val="Heading3"/>
          </w:pPr>
        </w:pPrChange>
      </w:pPr>
      <w:ins w:id="3015" w:author="jonathan pritchard" w:date="2024-10-14T05:26:00Z" w16du:dateUtc="2024-10-14T04:26:00Z">
        <w:r w:rsidRPr="00B77A92">
          <w:t xml:space="preserve">Only ISO8211 and GML encoded data can support updates, as described in </w:t>
        </w:r>
      </w:ins>
      <w:ins w:id="3016" w:author="jon pritchard" w:date="2024-11-27T20:55:00Z" w16du:dateUtc="2024-11-27T19:55:00Z">
        <w:r w:rsidR="00453DD3">
          <w:t xml:space="preserve">S-100 </w:t>
        </w:r>
      </w:ins>
      <w:ins w:id="3017" w:author="jonathan pritchard" w:date="2024-10-14T05:26:00Z" w16du:dateUtc="2024-10-14T04:26:00Z">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ins>
      <w:ins w:id="3018" w:author="jonathan pritchard" w:date="2024-10-14T05:26:00Z" w16du:dateUtc="2024-10-14T04:26:00Z">
        <w:r w:rsidRPr="000740C7">
          <w:fldChar w:fldCharType="separate"/>
        </w:r>
      </w:ins>
      <w:r w:rsidR="000553AC" w:rsidRPr="00A527F0">
        <w:t>Appendix C-3 - ECDIS Update Status Reports</w:t>
      </w:r>
      <w:ins w:id="3019" w:author="jonathan pritchard" w:date="2024-10-14T05:26:00Z" w16du:dateUtc="2024-10-14T04:26:00Z">
        <w:r w:rsidRPr="000740C7">
          <w:fldChar w:fldCharType="end"/>
        </w:r>
        <w:r w:rsidRPr="00B77A92">
          <w:t xml:space="preserve">. </w:t>
        </w:r>
      </w:ins>
    </w:p>
    <w:p w14:paraId="56384CDA" w14:textId="444FC121" w:rsidR="000A049F" w:rsidRPr="00B77A92" w:rsidRDefault="00A0054D" w:rsidP="00F12027">
      <w:pPr>
        <w:pStyle w:val="Heading3"/>
      </w:pPr>
      <w:ins w:id="3020" w:author="jonathan pritchard" w:date="2024-10-14T05:27:00Z" w16du:dateUtc="2024-10-14T04:27:00Z">
        <w:r>
          <w:t>I</w:t>
        </w:r>
      </w:ins>
      <w:r w:rsidR="000A049F" w:rsidRPr="00B77A92">
        <w:t>dentifying automatic chart corrections on demand</w:t>
      </w:r>
      <w:bookmarkEnd w:id="3010"/>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3021" w:author="jonathan pritchard" w:date="2024-10-14T05:06:00Z" w16du:dateUtc="2024-10-14T04:06:00Z"/>
        </w:rPr>
      </w:pPr>
      <w:del w:id="3022" w:author="jonathan pritchard" w:date="2024-10-14T05:06:00Z" w16du:dateUtc="2024-10-14T04:06:00Z">
        <w:r w:rsidRPr="00B77A92" w:rsidDel="006668B5">
          <w:lastRenderedPageBreak/>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3023" w:author="jonathan pritchard" w:date="2024-10-14T05:06:00Z" w16du:dateUtc="2024-10-14T04:06:00Z"/>
        </w:rPr>
      </w:pPr>
      <w:del w:id="3024"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pPr>
        <w:pStyle w:val="Heading3"/>
        <w:pPrChange w:id="3025" w:author="jonathan pritchard" w:date="2025-01-29T15:39:00Z" w16du:dateUtc="2025-01-29T15:39:00Z">
          <w:pPr>
            <w:pStyle w:val="Heading4"/>
          </w:pPr>
        </w:pPrChange>
      </w:pPr>
      <w:bookmarkStart w:id="3026"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0B4F4F4A"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ins w:id="3027" w:author="jonathan pritchard" w:date="2025-01-29T15:38:00Z" w16du:dateUtc="2025-01-29T15:38:00Z">
        <w:r w:rsidR="007750F0">
          <w:t xml:space="preserve">the previous </w:t>
        </w:r>
      </w:ins>
      <w:r w:rsidRPr="00D42BC9">
        <w:t>clause</w:t>
      </w:r>
      <w:del w:id="3028" w:author="jonathan pritchard" w:date="2025-01-29T15:38:00Z" w16du:dateUtc="2025-01-29T15:38:00Z">
        <w:r w:rsidRPr="00D42BC9" w:rsidDel="007750F0">
          <w:delText xml:space="preserve"> [XXX]</w:delText>
        </w:r>
      </w:del>
      <w:r w:rsidRPr="00D42BC9">
        <w:t xml:space="preserv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72669A1A" w14:textId="7B39FD79" w:rsidR="004F141B" w:rsidRPr="00D42BC9" w:rsidDel="007750F0" w:rsidRDefault="004F141B" w:rsidP="004F141B">
      <w:pPr>
        <w:jc w:val="center"/>
        <w:rPr>
          <w:del w:id="3029" w:author="jonathan pritchard" w:date="2025-01-29T15:38:00Z" w16du:dateUtc="2025-01-29T15:38:00Z"/>
          <w:i/>
          <w:iCs/>
        </w:rPr>
      </w:pPr>
      <w:del w:id="3030" w:author="jonathan pritchard" w:date="2025-01-29T15:38:00Z" w16du:dateUtc="2025-01-29T15:38:00Z">
        <w:r w:rsidRPr="00D42BC9" w:rsidDel="007750F0">
          <w:rPr>
            <w:b/>
            <w:bCs/>
            <w:i/>
            <w:iCs/>
          </w:rPr>
          <w:delText>[Should there be a requirement to switch between the two methods of visualising updates, or turn them on/off independently of each other]</w:delText>
        </w:r>
      </w:del>
    </w:p>
    <w:p w14:paraId="6D81B45B" w14:textId="77777777" w:rsidR="004F141B" w:rsidRPr="00D42BC9" w:rsidRDefault="004F141B" w:rsidP="004F141B">
      <w:pPr>
        <w:pStyle w:val="Heading3"/>
      </w:pPr>
      <w:bookmarkStart w:id="3031" w:name="_Toc178784413"/>
      <w:bookmarkStart w:id="3032" w:name="_Toc178784414"/>
      <w:bookmarkStart w:id="3033" w:name="_Toc178784415"/>
      <w:bookmarkStart w:id="3034" w:name="_Toc178784416"/>
      <w:bookmarkStart w:id="3035" w:name="_Toc178784417"/>
      <w:bookmarkStart w:id="3036" w:name="_Toc178784418"/>
      <w:bookmarkStart w:id="3037" w:name="_Toc178784419"/>
      <w:bookmarkStart w:id="3038" w:name="_Toc178784420"/>
      <w:bookmarkStart w:id="3039" w:name="_Toc178784421"/>
      <w:bookmarkStart w:id="3040" w:name="_Toc178784422"/>
      <w:bookmarkStart w:id="3041" w:name="_Toc178784423"/>
      <w:bookmarkStart w:id="3042" w:name="_Toc175130268"/>
      <w:bookmarkStart w:id="3043" w:name="_Toc175130291"/>
      <w:bookmarkStart w:id="3044" w:name="_Toc188968612"/>
      <w:bookmarkEnd w:id="3026"/>
      <w:bookmarkEnd w:id="3031"/>
      <w:bookmarkEnd w:id="3032"/>
      <w:bookmarkEnd w:id="3033"/>
      <w:bookmarkEnd w:id="3034"/>
      <w:bookmarkEnd w:id="3035"/>
      <w:bookmarkEnd w:id="3036"/>
      <w:bookmarkEnd w:id="3037"/>
      <w:bookmarkEnd w:id="3038"/>
      <w:bookmarkEnd w:id="3039"/>
      <w:bookmarkEnd w:id="3040"/>
      <w:bookmarkEnd w:id="3041"/>
      <w:bookmarkEnd w:id="3042"/>
      <w:bookmarkEnd w:id="3043"/>
      <w:r w:rsidRPr="00D42BC9">
        <w:t>Non-HO (Non-ENC) Chart Information</w:t>
      </w:r>
      <w:bookmarkEnd w:id="3044"/>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3045" w:name="_Ref49450019"/>
      <w:bookmarkStart w:id="3046" w:name="_Toc188968613"/>
      <w:r w:rsidRPr="00D42BC9">
        <w:t>Other non-</w:t>
      </w:r>
      <w:r w:rsidR="00D1047F" w:rsidRPr="00D42BC9">
        <w:t xml:space="preserve">official </w:t>
      </w:r>
      <w:r w:rsidRPr="00D42BC9">
        <w:t>data</w:t>
      </w:r>
      <w:bookmarkEnd w:id="3045"/>
      <w:bookmarkEnd w:id="3046"/>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3047" w:name="_Toc175130295"/>
      <w:bookmarkStart w:id="3048" w:name="_Toc175130296"/>
      <w:bookmarkStart w:id="3049" w:name="_Toc175130297"/>
      <w:bookmarkStart w:id="3050" w:name="_Toc175130298"/>
      <w:bookmarkStart w:id="3051" w:name="_Toc175130299"/>
      <w:bookmarkStart w:id="3052" w:name="_Toc188968614"/>
      <w:bookmarkStart w:id="3053" w:name="_Ref189057024"/>
      <w:bookmarkEnd w:id="3047"/>
      <w:bookmarkEnd w:id="3048"/>
      <w:bookmarkEnd w:id="3049"/>
      <w:bookmarkEnd w:id="3050"/>
      <w:bookmarkEnd w:id="3051"/>
      <w:r w:rsidRPr="00B77A92">
        <w:t>Display and Management of Navigational Warnings</w:t>
      </w:r>
      <w:bookmarkEnd w:id="3052"/>
      <w:bookmarkEnd w:id="3053"/>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3054" w:name="_Toc188968615"/>
      <w:r w:rsidRPr="00B77A92">
        <w:t>Additional Portrayal requirements of the Graphical User Interface</w:t>
      </w:r>
      <w:bookmarkEnd w:id="3054"/>
      <w:r w:rsidRPr="00B77A92">
        <w:t xml:space="preserve"> </w:t>
      </w:r>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lastRenderedPageBreak/>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3055" w:name="_Toc188968616"/>
      <w:r w:rsidRPr="00B77A92">
        <w:t>Filtering Navigational Warning information</w:t>
      </w:r>
      <w:bookmarkEnd w:id="3055"/>
      <w:r w:rsidRPr="00B77A92">
        <w:t xml:space="preserve"> </w:t>
      </w:r>
    </w:p>
    <w:p w14:paraId="61EFF71D" w14:textId="71B6BAFA" w:rsidR="00A13F5A" w:rsidDel="00EB71E2" w:rsidRDefault="00EB71E2" w:rsidP="00450770">
      <w:pPr>
        <w:jc w:val="both"/>
        <w:rPr>
          <w:del w:id="3056" w:author="jonathan pritchard" w:date="2024-10-14T05:12:00Z" w16du:dateUtc="2024-10-14T04:12:00Z"/>
        </w:rPr>
      </w:pPr>
      <w:ins w:id="3057" w:author="jonathan pritchard" w:date="2024-10-14T05:12:00Z" w16du:dateUtc="2024-10-14T04:12:00Z">
        <w:r>
          <w:t xml:space="preserve">The mariner must be able to select the graphical display of </w:t>
        </w:r>
        <w:r w:rsidRPr="00611964">
          <w:t>S-124 navigat</w:t>
        </w:r>
        <w:r>
          <w:t>ional warning (NAVWARN) dataset on or off.</w:t>
        </w:r>
      </w:ins>
      <w:del w:id="3058"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3059" w:author="jonathan pritchard" w:date="2024-10-14T05:12:00Z" w16du:dateUtc="2024-10-14T04:12:00Z"/>
        </w:rPr>
      </w:pPr>
      <w:ins w:id="3060" w:author="jonathan pritchard" w:date="2024-10-14T05:12:00Z" w16du:dateUtc="2024-10-14T04:12:00Z">
        <w:r>
          <w:t xml:space="preserve"> </w:t>
        </w:r>
      </w:ins>
    </w:p>
    <w:p w14:paraId="4DE7F1DF" w14:textId="001860CD" w:rsidR="00A13F5A" w:rsidDel="00EB71E2" w:rsidRDefault="00EB71E2" w:rsidP="00450770">
      <w:pPr>
        <w:jc w:val="both"/>
        <w:rPr>
          <w:del w:id="3061" w:author="jonathan pritchard" w:date="2024-10-14T05:12:00Z" w16du:dateUtc="2024-10-14T04:12:00Z"/>
        </w:rPr>
      </w:pPr>
      <w:ins w:id="3062"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3063"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3064" w:author="jonathan pritchard" w:date="2024-10-14T05:12:00Z" w16du:dateUtc="2024-10-14T04:12:00Z"/>
        </w:rPr>
      </w:pPr>
    </w:p>
    <w:p w14:paraId="5636C5C9" w14:textId="3F62E948" w:rsidR="00A13F5A" w:rsidRPr="00B77A92" w:rsidDel="00EB71E2" w:rsidRDefault="00A13F5A" w:rsidP="00450770">
      <w:pPr>
        <w:jc w:val="both"/>
        <w:rPr>
          <w:del w:id="3065" w:author="jonathan pritchard" w:date="2024-10-14T05:13:00Z" w16du:dateUtc="2024-10-14T04:13:00Z"/>
        </w:rPr>
      </w:pPr>
      <w:del w:id="3066"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3067" w:author="jonathan pritchard" w:date="2024-10-14T00:49:00Z" w16du:dateUtc="2024-10-13T23:49:00Z">
        <w:del w:id="3068"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3069" w:author="jonathan pritchard" w:date="2024-10-14T05:13:00Z" w16du:dateUtc="2024-10-14T04:13:00Z"/>
        </w:rPr>
      </w:pPr>
      <w:del w:id="3070"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3071" w:author="jonathan pritchard" w:date="2024-10-14T00:49:00Z" w16du:dateUtc="2024-10-13T23:49:00Z">
        <w:del w:id="3072" w:author="jonathan pritchard" w:date="2024-10-14T05:13:00Z" w16du:dateUtc="2024-10-14T04:13:00Z">
          <w:r w:rsidR="008972A2" w:rsidDel="00EB71E2">
            <w:delText xml:space="preserve"> </w:delText>
          </w:r>
        </w:del>
      </w:ins>
      <w:del w:id="3073"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3074"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3075" w:author="jonathan pritchard" w:date="2024-10-14T05:13:00Z" w16du:dateUtc="2024-10-14T04:13:00Z">
          <w:pPr/>
        </w:pPrChange>
      </w:pPr>
      <w:ins w:id="3076" w:author="jonathan pritchard" w:date="2024-10-14T05:13:00Z" w16du:dateUtc="2024-10-14T04:13:00Z">
        <w:r w:rsidRPr="00B77A92">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del w:id="3077" w:author="jonathan pritchard" w:date="2024-10-11T15:38:00Z">
        <w:r w:rsidRPr="00B77A92" w:rsidDel="003D789C">
          <w:delText xml:space="preserve"> </w:delText>
        </w:r>
      </w:del>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3D789C">
        <w:rPr>
          <w:i/>
          <w:iCs/>
          <w:rPrChange w:id="3078" w:author="jonathan pritchard" w:date="2024-10-11T15:37:00Z">
            <w:rPr/>
          </w:rPrChange>
        </w:rPr>
        <w:t xml:space="preserve">but </w:t>
      </w:r>
      <w:r w:rsidR="003D789C" w:rsidRPr="003D789C">
        <w:rPr>
          <w:i/>
          <w:iCs/>
          <w:rPrChange w:id="3079" w:author="jonathan pritchard" w:date="2024-10-11T15:37:00Z">
            <w:rPr/>
          </w:rPrChange>
        </w:rPr>
        <w:t>must be</w:t>
      </w:r>
      <w:r w:rsidRPr="003D789C">
        <w:rPr>
          <w:i/>
          <w:iCs/>
          <w:rPrChange w:id="3080" w:author="jonathan pritchard" w:date="2024-10-11T15:37:00Z">
            <w:rPr/>
          </w:rPrChange>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3081" w:name="_Toc188968617"/>
      <w:r w:rsidRPr="00B77A92">
        <w:lastRenderedPageBreak/>
        <w:t>Cancelled datasets</w:t>
      </w:r>
      <w:bookmarkEnd w:id="3081"/>
      <w:r w:rsidRPr="00B77A92">
        <w:t xml:space="preserve"> </w:t>
      </w:r>
    </w:p>
    <w:p w14:paraId="13D1FBB3" w14:textId="3ADF28DC"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3082" w:author="jonathan pritchard" w:date="2024-10-11T15:37:00Z">
        <w:r w:rsidRPr="00B77A92" w:rsidDel="003D789C">
          <w:delText xml:space="preserve"> </w:delText>
        </w:r>
      </w:del>
    </w:p>
    <w:p w14:paraId="79B1ACCF" w14:textId="0108E720" w:rsidR="00A13F5A" w:rsidRPr="00B77A92" w:rsidRDefault="00A13F5A" w:rsidP="00A13F5A">
      <w:pPr>
        <w:pStyle w:val="Heading3"/>
      </w:pPr>
      <w:bookmarkStart w:id="3083" w:name="_Toc188968618"/>
      <w:r w:rsidRPr="00B77A92">
        <w:t>Portrayal of feature classes</w:t>
      </w:r>
      <w:bookmarkEnd w:id="3083"/>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3084" w:author="jonathan pritchard" w:date="2024-10-11T15:43:00Z">
        <w:r w:rsidR="003D789C">
          <w:t>x</w:t>
        </w:r>
      </w:ins>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3085" w:name="_Toc188968619"/>
      <w:bookmarkStart w:id="3086"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3085"/>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F12027">
        <w:rPr>
          <w:rPrChange w:id="3087" w:author="jonathan pritchard" w:date="2025-01-29T15:40:00Z" w16du:dateUtc="2025-01-29T15:40:00Z">
            <w:rPr>
              <w:highlight w:val="yellow"/>
            </w:rPr>
          </w:rPrChange>
        </w:rPr>
        <w:t xml:space="preserve">ECDIS must support </w:t>
      </w:r>
      <w:r w:rsidR="00D42BC9" w:rsidRPr="00F12027">
        <w:rPr>
          <w:rPrChange w:id="3088" w:author="jonathan pritchard" w:date="2025-01-29T15:40:00Z" w16du:dateUtc="2025-01-29T15:40:00Z">
            <w:rPr>
              <w:highlight w:val="yellow"/>
            </w:rPr>
          </w:rPrChange>
        </w:rPr>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3089" w:name="_Toc178784432"/>
      <w:bookmarkStart w:id="3090" w:name="_Toc178784433"/>
      <w:bookmarkStart w:id="3091" w:name="_Toc178784434"/>
      <w:bookmarkStart w:id="3092" w:name="_Toc178784435"/>
      <w:bookmarkStart w:id="3093" w:name="_Toc178784436"/>
      <w:bookmarkStart w:id="3094" w:name="_Toc178784437"/>
      <w:bookmarkStart w:id="3095" w:name="_Toc178784438"/>
      <w:bookmarkStart w:id="3096" w:name="_Toc178784439"/>
      <w:bookmarkStart w:id="3097" w:name="_Toc178784440"/>
      <w:bookmarkStart w:id="3098" w:name="_Toc178784455"/>
      <w:bookmarkStart w:id="3099" w:name="_Toc178784456"/>
      <w:bookmarkStart w:id="3100" w:name="_Toc178784457"/>
      <w:bookmarkStart w:id="3101" w:name="_Toc178784458"/>
      <w:bookmarkStart w:id="3102" w:name="_Toc178784459"/>
      <w:bookmarkStart w:id="3103" w:name="_Toc178784460"/>
      <w:bookmarkStart w:id="3104" w:name="_Toc178784461"/>
      <w:bookmarkStart w:id="3105" w:name="_Toc178784462"/>
      <w:bookmarkStart w:id="3106" w:name="_Toc178784463"/>
      <w:bookmarkStart w:id="3107" w:name="_Toc178784464"/>
      <w:bookmarkStart w:id="3108" w:name="_Toc178784465"/>
      <w:bookmarkStart w:id="3109" w:name="_Toc178784466"/>
      <w:bookmarkStart w:id="3110" w:name="_Toc178784467"/>
      <w:bookmarkStart w:id="3111" w:name="_Toc178784468"/>
      <w:bookmarkStart w:id="3112" w:name="_Toc178784469"/>
      <w:bookmarkStart w:id="3113" w:name="_Toc98339923"/>
      <w:bookmarkStart w:id="3114" w:name="_Toc98340299"/>
      <w:bookmarkStart w:id="3115" w:name="_Toc99104668"/>
      <w:bookmarkStart w:id="3116" w:name="_Toc99105110"/>
      <w:bookmarkStart w:id="3117" w:name="_Toc188968620"/>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r w:rsidRPr="00B812CA">
        <w:t>Thinning</w:t>
      </w:r>
      <w:bookmarkEnd w:id="3117"/>
    </w:p>
    <w:bookmarkEnd w:id="3086"/>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3118" w:name="_Ref49451543"/>
      <w:bookmarkStart w:id="3119" w:name="_Ref49451559"/>
      <w:bookmarkStart w:id="3120" w:name="_Toc188968621"/>
      <w:r w:rsidRPr="00B812CA">
        <w:t>Temporal variation</w:t>
      </w:r>
      <w:bookmarkEnd w:id="3118"/>
      <w:bookmarkEnd w:id="3119"/>
      <w:bookmarkEnd w:id="3120"/>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3121" w:name="_Toc175130314"/>
      <w:bookmarkStart w:id="3122" w:name="_Toc178784472"/>
      <w:bookmarkStart w:id="3123" w:name="_Toc175130315"/>
      <w:bookmarkStart w:id="3124" w:name="_Toc178784473"/>
      <w:bookmarkStart w:id="3125" w:name="_Toc175130316"/>
      <w:bookmarkStart w:id="3126" w:name="_Toc178784474"/>
      <w:bookmarkStart w:id="3127" w:name="_Toc175130317"/>
      <w:bookmarkStart w:id="3128" w:name="_Toc178784475"/>
      <w:bookmarkStart w:id="3129" w:name="_Toc175130318"/>
      <w:bookmarkStart w:id="3130" w:name="_Toc178784476"/>
      <w:bookmarkStart w:id="3131" w:name="_Toc188968622"/>
      <w:bookmarkEnd w:id="3121"/>
      <w:bookmarkEnd w:id="3122"/>
      <w:bookmarkEnd w:id="3123"/>
      <w:bookmarkEnd w:id="3124"/>
      <w:bookmarkEnd w:id="3125"/>
      <w:bookmarkEnd w:id="3126"/>
      <w:bookmarkEnd w:id="3127"/>
      <w:bookmarkEnd w:id="3128"/>
      <w:bookmarkEnd w:id="3129"/>
      <w:bookmarkEnd w:id="3130"/>
      <w:r w:rsidRPr="00B77A92">
        <w:lastRenderedPageBreak/>
        <w:t>Colours</w:t>
      </w:r>
      <w:bookmarkStart w:id="3132" w:name="_Ref47571511"/>
      <w:bookmarkStart w:id="3133" w:name="_Ref47571525"/>
      <w:bookmarkStart w:id="3134" w:name="_Ref47571532"/>
      <w:bookmarkEnd w:id="3131"/>
    </w:p>
    <w:p w14:paraId="22B74343" w14:textId="19FA06AD" w:rsidR="00046CD2" w:rsidRPr="00B812CA" w:rsidRDefault="004B6C6C" w:rsidP="00DB7CFE">
      <w:pPr>
        <w:pStyle w:val="Heading2"/>
      </w:pPr>
      <w:bookmarkStart w:id="3135" w:name="_Toc188968623"/>
      <w:r w:rsidRPr="00B812CA">
        <w:t>C</w:t>
      </w:r>
      <w:r w:rsidR="00046CD2" w:rsidRPr="00B812CA">
        <w:t xml:space="preserve">olour </w:t>
      </w:r>
      <w:r w:rsidR="00F31F5D" w:rsidRPr="00B812CA">
        <w:t>palettes</w:t>
      </w:r>
      <w:bookmarkEnd w:id="3132"/>
      <w:bookmarkEnd w:id="3133"/>
      <w:bookmarkEnd w:id="3134"/>
      <w:r w:rsidRPr="00B812CA">
        <w:t xml:space="preserve"> implemented by the portrayal catalogue</w:t>
      </w:r>
      <w:bookmarkEnd w:id="3135"/>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3136" w:name="_Toc38829558"/>
      <w:bookmarkStart w:id="3137" w:name="_Toc38830061"/>
      <w:bookmarkStart w:id="3138" w:name="_Toc38936224"/>
      <w:bookmarkEnd w:id="3136"/>
      <w:bookmarkEnd w:id="3137"/>
      <w:bookmarkEnd w:id="3138"/>
    </w:p>
    <w:p w14:paraId="583774C1" w14:textId="3CACC31F" w:rsidR="000A5F45" w:rsidRPr="00B812CA" w:rsidRDefault="00843133" w:rsidP="00BE68E8">
      <w:pPr>
        <w:pStyle w:val="Heading1"/>
      </w:pPr>
      <w:bookmarkStart w:id="3139" w:name="_Toc38829561"/>
      <w:bookmarkStart w:id="3140" w:name="_Toc38830064"/>
      <w:bookmarkStart w:id="3141" w:name="_Toc38936227"/>
      <w:bookmarkStart w:id="3142" w:name="_Toc40990418"/>
      <w:bookmarkStart w:id="3143" w:name="_Toc41235029"/>
      <w:bookmarkStart w:id="3144" w:name="_Toc41235073"/>
      <w:bookmarkStart w:id="3145" w:name="_Toc42694845"/>
      <w:bookmarkStart w:id="3146" w:name="_Toc42708806"/>
      <w:bookmarkStart w:id="3147" w:name="_Toc38829562"/>
      <w:bookmarkStart w:id="3148" w:name="_Toc38830065"/>
      <w:bookmarkStart w:id="3149" w:name="_Toc38936228"/>
      <w:bookmarkStart w:id="3150" w:name="_Toc40990419"/>
      <w:bookmarkStart w:id="3151" w:name="_Toc41235030"/>
      <w:bookmarkStart w:id="3152" w:name="_Toc41235074"/>
      <w:bookmarkStart w:id="3153" w:name="_Toc42694846"/>
      <w:bookmarkStart w:id="3154" w:name="_Toc42708807"/>
      <w:bookmarkStart w:id="3155" w:name="_Toc38829563"/>
      <w:bookmarkStart w:id="3156" w:name="_Toc38830066"/>
      <w:bookmarkStart w:id="3157" w:name="_Toc38936229"/>
      <w:bookmarkStart w:id="3158" w:name="_Toc40990420"/>
      <w:bookmarkStart w:id="3159" w:name="_Toc41235031"/>
      <w:bookmarkStart w:id="3160" w:name="_Toc41235075"/>
      <w:bookmarkStart w:id="3161" w:name="_Toc42694847"/>
      <w:bookmarkStart w:id="3162" w:name="_Toc42708808"/>
      <w:bookmarkStart w:id="3163" w:name="_Toc38829564"/>
      <w:bookmarkStart w:id="3164" w:name="_Toc38830067"/>
      <w:bookmarkStart w:id="3165" w:name="_Toc38936230"/>
      <w:bookmarkStart w:id="3166" w:name="_Toc40990421"/>
      <w:bookmarkStart w:id="3167" w:name="_Toc41235032"/>
      <w:bookmarkStart w:id="3168" w:name="_Toc41235076"/>
      <w:bookmarkStart w:id="3169" w:name="_Toc42694848"/>
      <w:bookmarkStart w:id="3170" w:name="_Toc42708809"/>
      <w:bookmarkStart w:id="3171" w:name="_Toc38829565"/>
      <w:bookmarkStart w:id="3172" w:name="_Toc38830068"/>
      <w:bookmarkStart w:id="3173" w:name="_Toc38936231"/>
      <w:bookmarkStart w:id="3174" w:name="_Toc40990422"/>
      <w:bookmarkStart w:id="3175" w:name="_Toc41235033"/>
      <w:bookmarkStart w:id="3176" w:name="_Toc41235077"/>
      <w:bookmarkStart w:id="3177" w:name="_Toc42694849"/>
      <w:bookmarkStart w:id="3178" w:name="_Toc42708810"/>
      <w:bookmarkStart w:id="3179" w:name="_Ref47470424"/>
      <w:bookmarkStart w:id="3180" w:name="_Toc188968624"/>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r w:rsidRPr="00B812CA">
        <w:t>Cursor Pick Reports and Displays in Interface Panels</w:t>
      </w:r>
      <w:bookmarkEnd w:id="3179"/>
      <w:bookmarkEnd w:id="3180"/>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3181" w:name="_Toc188968625"/>
      <w:r w:rsidRPr="00B77A92">
        <w:t>Curso</w:t>
      </w:r>
      <w:r w:rsidR="00AB7E34" w:rsidRPr="00B77A92">
        <w:t>r pick r</w:t>
      </w:r>
      <w:r w:rsidRPr="00B77A92">
        <w:t>ules</w:t>
      </w:r>
      <w:bookmarkEnd w:id="3181"/>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19B4A60D"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ins w:id="3182" w:author="jon pritchard" w:date="2024-11-27T21:14:00Z" w16du:dateUtc="2024-11-27T20:14:00Z">
        <w:r w:rsidR="00453DD3">
          <w:t xml:space="preserve"> – user language preferences are described in clause</w:t>
        </w:r>
        <w:del w:id="3183" w:author="jonathan pritchard" w:date="2025-01-29T15:42:00Z" w16du:dateUtc="2025-01-29T15:42:00Z">
          <w:r w:rsidR="00453DD3" w:rsidDel="00F12027">
            <w:delText xml:space="preserve"> </w:delText>
          </w:r>
        </w:del>
      </w:ins>
      <w:ins w:id="3184" w:author="jonathan pritchard" w:date="2025-01-29T15:42:00Z" w16du:dateUtc="2025-01-29T15:42:00Z">
        <w:r w:rsidR="00F12027">
          <w:t xml:space="preserve"> </w:t>
        </w:r>
        <w:r w:rsidR="00F12027">
          <w:fldChar w:fldCharType="begin"/>
        </w:r>
        <w:r w:rsidR="00F12027">
          <w:instrText xml:space="preserve"> REF _Ref189057755 \r \h </w:instrText>
        </w:r>
      </w:ins>
      <w:ins w:id="3185" w:author="jonathan pritchard" w:date="2025-01-29T15:42:00Z" w16du:dateUtc="2025-01-29T15:42:00Z">
        <w:r w:rsidR="00F12027">
          <w:fldChar w:fldCharType="separate"/>
        </w:r>
        <w:r w:rsidR="00F12027">
          <w:t>10.3</w:t>
        </w:r>
        <w:r w:rsidR="00F12027">
          <w:fldChar w:fldCharType="end"/>
        </w:r>
      </w:ins>
      <w:ins w:id="3186" w:author="jon pritchard" w:date="2024-11-27T21:14:00Z" w16du:dateUtc="2024-11-27T20:14:00Z">
        <w:del w:id="3187" w:author="jonathan pritchard" w:date="2025-01-29T15:42:00Z" w16du:dateUtc="2025-01-29T15:42:00Z">
          <w:r w:rsidR="00453DD3" w:rsidRPr="00453DD3" w:rsidDel="00F12027">
            <w:rPr>
              <w:highlight w:val="yellow"/>
              <w:rPrChange w:id="3188" w:author="jon pritchard" w:date="2024-11-27T21:14:00Z" w16du:dateUtc="2024-11-27T20:14:00Z">
                <w:rPr/>
              </w:rPrChange>
            </w:rPr>
            <w:delText>XXX</w:delText>
          </w:r>
        </w:del>
      </w:ins>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3189" w:name="_Toc188968626"/>
      <w:r w:rsidRPr="00DE19F5">
        <w:t>Abbreviations</w:t>
      </w:r>
      <w:bookmarkEnd w:id="3189"/>
      <w:r w:rsidRPr="00DE19F5">
        <w:t xml:space="preserve"> </w:t>
      </w:r>
    </w:p>
    <w:p w14:paraId="58F68415" w14:textId="77777777" w:rsidR="00CF32A4" w:rsidRPr="00DE19F5" w:rsidRDefault="00CF32A4" w:rsidP="00CF32A4">
      <w:pPr>
        <w:pStyle w:val="Heading3"/>
      </w:pPr>
      <w:bookmarkStart w:id="3190" w:name="_Toc188968627"/>
      <w:r w:rsidRPr="00DE19F5">
        <w:t>Text abbreviations [Informative]</w:t>
      </w:r>
      <w:bookmarkEnd w:id="3190"/>
    </w:p>
    <w:p w14:paraId="04360DD9" w14:textId="3EB67DA0" w:rsidR="00CF32A4" w:rsidRPr="00DE19F5" w:rsidRDefault="00CF32A4" w:rsidP="00CF32A4">
      <w:pPr>
        <w:spacing w:after="120" w:line="240" w:lineRule="auto"/>
        <w:jc w:val="both"/>
      </w:pPr>
      <w:r w:rsidRPr="00DE19F5">
        <w:t xml:space="preserve">The abbreviations in </w:t>
      </w:r>
      <w:del w:id="3191" w:author="jonathan pritchard" w:date="2025-01-29T15:42:00Z" w16du:dateUtc="2025-01-29T15:42:00Z">
        <w:r w:rsidRPr="00DE19F5" w:rsidDel="00F12027">
          <w:fldChar w:fldCharType="begin"/>
        </w:r>
        <w:r w:rsidRPr="00DE19F5" w:rsidDel="00F12027">
          <w:delInstrText xml:space="preserve"> REF _Ref44425187 \h  \* MERGEFORMAT </w:delInstrText>
        </w:r>
        <w:r w:rsidRPr="00DE19F5" w:rsidDel="00F12027">
          <w:fldChar w:fldCharType="separate"/>
        </w:r>
        <w:r w:rsidR="000553AC" w:rsidDel="00F12027">
          <w:rPr>
            <w:b/>
            <w:bCs/>
            <w:lang w:val="en-US"/>
          </w:rPr>
          <w:delText>Error! Reference source not found.</w:delText>
        </w:r>
        <w:r w:rsidRPr="00DE19F5" w:rsidDel="00F12027">
          <w:fldChar w:fldCharType="end"/>
        </w:r>
      </w:del>
      <w:ins w:id="3192" w:author="jonathan pritchard" w:date="2025-01-29T15:42:00Z" w16du:dateUtc="2025-01-29T15:42:00Z">
        <w:r w:rsidR="00F12027">
          <w:t>Table 5</w:t>
        </w:r>
      </w:ins>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 xml:space="preserve">Table </w:t>
      </w:r>
      <w:del w:id="3193" w:author="jonathan pritchard" w:date="2025-01-29T15:42:00Z" w16du:dateUtc="2025-01-29T15:42:00Z">
        <w:r w:rsidRPr="00B77A92" w:rsidDel="00F12027">
          <w:delText>C-</w:delText>
        </w:r>
      </w:del>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3194" w:name="_Toc178784481"/>
      <w:bookmarkStart w:id="3195" w:name="_Toc178784482"/>
      <w:bookmarkStart w:id="3196" w:name="_Toc178784483"/>
      <w:bookmarkStart w:id="3197" w:name="_Toc188968628"/>
      <w:bookmarkEnd w:id="3194"/>
      <w:bookmarkEnd w:id="3195"/>
      <w:bookmarkEnd w:id="3196"/>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3197"/>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3198" w:name="_Toc188968629"/>
      <w:r w:rsidRPr="00EA3A73">
        <w:t>Visibility of feature attributes.</w:t>
      </w:r>
      <w:bookmarkEnd w:id="3198"/>
    </w:p>
    <w:p w14:paraId="1CDFCB69" w14:textId="226E43C3" w:rsidR="007C15E6" w:rsidRPr="00B77A92" w:rsidRDefault="007C15E6" w:rsidP="00E673D5">
      <w:pPr>
        <w:pStyle w:val="Heading3"/>
      </w:pPr>
      <w:bookmarkStart w:id="3199" w:name="_Toc178784486"/>
      <w:bookmarkStart w:id="3200" w:name="_Toc188968630"/>
      <w:bookmarkEnd w:id="3199"/>
      <w:r w:rsidRPr="00B77A92">
        <w:t xml:space="preserve">Sorting </w:t>
      </w:r>
      <w:r w:rsidR="009674CE" w:rsidRPr="00B77A92">
        <w:t>o</w:t>
      </w:r>
      <w:r w:rsidR="00EE7A2C" w:rsidRPr="00B77A92">
        <w:t>rder</w:t>
      </w:r>
      <w:r w:rsidR="009674CE" w:rsidRPr="00B77A92">
        <w:t xml:space="preserve"> of results</w:t>
      </w:r>
      <w:bookmarkEnd w:id="3200"/>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3201" w:name="_Toc178784488"/>
      <w:bookmarkStart w:id="3202" w:name="_Ref47277288"/>
      <w:bookmarkStart w:id="3203" w:name="_Ref47298226"/>
      <w:bookmarkStart w:id="3204" w:name="_Toc188968631"/>
      <w:bookmarkEnd w:id="3201"/>
      <w:r w:rsidRPr="00B77A92">
        <w:t xml:space="preserve">Hover-over </w:t>
      </w:r>
      <w:r w:rsidR="009674CE" w:rsidRPr="00B77A92">
        <w:t>f</w:t>
      </w:r>
      <w:r w:rsidRPr="00B77A92">
        <w:t>unction</w:t>
      </w:r>
      <w:bookmarkEnd w:id="3202"/>
      <w:bookmarkEnd w:id="3203"/>
      <w:bookmarkEnd w:id="3204"/>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3205"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3205"/>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3D5F0CD5" w:rsidR="009E353B" w:rsidRDefault="009E353B" w:rsidP="009E353B">
      <w:pPr>
        <w:spacing w:after="120" w:line="240" w:lineRule="auto"/>
        <w:jc w:val="both"/>
      </w:pPr>
      <w:r>
        <w:t xml:space="preserve">Table </w:t>
      </w:r>
      <w:del w:id="3206" w:author="jonathan pritchard" w:date="2025-01-29T15:42:00Z" w16du:dateUtc="2025-01-29T15:42:00Z">
        <w:r w:rsidDel="00F12027">
          <w:delText>C-</w:delText>
        </w:r>
      </w:del>
      <w:r>
        <w:t>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3207" w:author="jonathan pritchard" w:date="2024-10-14T20:57:00Z"/>
        </w:trPr>
        <w:tc>
          <w:tcPr>
            <w:tcW w:w="7338" w:type="dxa"/>
            <w:gridSpan w:val="4"/>
          </w:tcPr>
          <w:p w14:paraId="7DD57C90" w14:textId="437913D2" w:rsidR="006D3D53" w:rsidRPr="00B77A92" w:rsidDel="00764DCF" w:rsidRDefault="006D3D53" w:rsidP="004E61EE">
            <w:pPr>
              <w:rPr>
                <w:del w:id="3208" w:author="jonathan pritchard" w:date="2024-10-14T20:57:00Z" w16du:dateUtc="2024-10-14T19:57:00Z"/>
              </w:rPr>
            </w:pPr>
            <w:del w:id="3209"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3210" w:author="jonathan pritchard" w:date="2024-10-14T20:57:00Z"/>
        </w:trPr>
        <w:tc>
          <w:tcPr>
            <w:tcW w:w="2486" w:type="dxa"/>
            <w:gridSpan w:val="2"/>
          </w:tcPr>
          <w:p w14:paraId="4C92972C" w14:textId="18E1737D" w:rsidR="00642BE2" w:rsidRPr="00B77A92" w:rsidDel="00764DCF" w:rsidRDefault="00642BE2" w:rsidP="004E61EE">
            <w:pPr>
              <w:rPr>
                <w:del w:id="3211" w:author="jonathan pritchard" w:date="2024-10-14T20:57:00Z" w16du:dateUtc="2024-10-14T19:57:00Z"/>
              </w:rPr>
            </w:pPr>
            <w:del w:id="3212"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3213" w:author="jonathan pritchard" w:date="2024-10-14T20:57:00Z" w16du:dateUtc="2024-10-14T19:57:00Z"/>
              </w:rPr>
            </w:pPr>
            <w:del w:id="3214"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3215" w:author="jonathan pritchard" w:date="2024-10-14T20:57:00Z"/>
        </w:trPr>
        <w:tc>
          <w:tcPr>
            <w:tcW w:w="0" w:type="auto"/>
            <w:vMerge w:val="restart"/>
          </w:tcPr>
          <w:p w14:paraId="0F213CA9" w14:textId="655AE066" w:rsidR="00FC3079" w:rsidRPr="00B77A92" w:rsidDel="00764DCF" w:rsidRDefault="00FC3079" w:rsidP="004E61EE">
            <w:pPr>
              <w:rPr>
                <w:del w:id="3216"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3217" w:author="jonathan pritchard" w:date="2024-10-14T20:57:00Z" w16du:dateUtc="2024-10-14T19:57:00Z"/>
              </w:rPr>
            </w:pPr>
            <w:del w:id="3218"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3219" w:author="jonathan pritchard" w:date="2024-10-14T20:57:00Z" w16du:dateUtc="2024-10-14T19:57:00Z"/>
              </w:rPr>
            </w:pPr>
            <w:del w:id="3220"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3221" w:author="jonathan pritchard" w:date="2024-10-14T20:57:00Z" w16du:dateUtc="2024-10-14T19:57:00Z"/>
              </w:rPr>
            </w:pPr>
            <w:del w:id="3222"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3223" w:author="jonathan pritchard" w:date="2024-10-14T20:57:00Z"/>
        </w:trPr>
        <w:tc>
          <w:tcPr>
            <w:tcW w:w="0" w:type="auto"/>
            <w:vMerge/>
          </w:tcPr>
          <w:p w14:paraId="20D15026" w14:textId="3F5E7C1F" w:rsidR="002F5294" w:rsidRPr="00B77A92" w:rsidDel="00764DCF" w:rsidRDefault="002F5294" w:rsidP="004E61EE">
            <w:pPr>
              <w:rPr>
                <w:del w:id="3224"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3225"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3226"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3227" w:author="jonathan pritchard" w:date="2024-10-14T20:57:00Z" w16du:dateUtc="2024-10-14T19:57:00Z"/>
              </w:rPr>
            </w:pPr>
            <w:del w:id="3228"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3229"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3230" w:author="jonathan pritchard" w:date="2024-10-14T20:57:00Z" w16du:dateUtc="2024-10-14T19:57:00Z"/>
              </w:rPr>
            </w:pPr>
            <w:del w:id="3231"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3232" w:author="jonathan pritchard" w:date="2024-10-14T20:57:00Z" w16du:dateUtc="2024-10-14T19:57:00Z"/>
              </w:rPr>
            </w:pPr>
            <w:del w:id="3233"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3234" w:author="jonathan pritchard" w:date="2024-10-14T20:57:00Z" w16du:dateUtc="2024-10-14T19:57:00Z"/>
              </w:rPr>
            </w:pPr>
          </w:p>
        </w:tc>
        <w:tc>
          <w:tcPr>
            <w:tcW w:w="2337" w:type="dxa"/>
          </w:tcPr>
          <w:p w14:paraId="2DD1252A" w14:textId="759F1F9C" w:rsidR="002F5294" w:rsidRPr="00B77A92" w:rsidDel="00764DCF" w:rsidRDefault="002F5294" w:rsidP="004E61EE">
            <w:pPr>
              <w:rPr>
                <w:del w:id="3235" w:author="jonathan pritchard" w:date="2024-10-14T20:57:00Z" w16du:dateUtc="2024-10-14T19:57:00Z"/>
              </w:rPr>
            </w:pPr>
          </w:p>
        </w:tc>
      </w:tr>
      <w:tr w:rsidR="002F5294" w:rsidRPr="00B77A92" w:rsidDel="00764DCF" w14:paraId="13F5C9D1" w14:textId="7B89F915" w:rsidTr="00764DCF">
        <w:trPr>
          <w:cantSplit/>
          <w:jc w:val="center"/>
          <w:del w:id="3236" w:author="jonathan pritchard" w:date="2024-10-14T20:57:00Z"/>
        </w:trPr>
        <w:tc>
          <w:tcPr>
            <w:tcW w:w="0" w:type="auto"/>
            <w:vMerge/>
          </w:tcPr>
          <w:p w14:paraId="41D6D39D" w14:textId="50BA0E17" w:rsidR="002F5294" w:rsidRPr="00B77A92" w:rsidDel="00764DCF" w:rsidRDefault="002F5294" w:rsidP="004E61EE">
            <w:pPr>
              <w:rPr>
                <w:del w:id="3237" w:author="jonathan pritchard" w:date="2024-10-14T20:57:00Z" w16du:dateUtc="2024-10-14T19:57:00Z"/>
              </w:rPr>
            </w:pPr>
          </w:p>
        </w:tc>
        <w:tc>
          <w:tcPr>
            <w:tcW w:w="0" w:type="auto"/>
          </w:tcPr>
          <w:p w14:paraId="6980F8A9" w14:textId="0CBB7AC6" w:rsidR="002F5294" w:rsidRPr="00B77A92" w:rsidDel="00764DCF" w:rsidRDefault="002F5294" w:rsidP="004E61EE">
            <w:pPr>
              <w:rPr>
                <w:del w:id="3238" w:author="jonathan pritchard" w:date="2024-10-14T20:57:00Z" w16du:dateUtc="2024-10-14T19:57:00Z"/>
              </w:rPr>
            </w:pPr>
            <w:del w:id="3239"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3240" w:author="jonathan pritchard" w:date="2024-10-14T20:57:00Z" w16du:dateUtc="2024-10-14T19:57:00Z"/>
              </w:rPr>
            </w:pPr>
          </w:p>
        </w:tc>
        <w:tc>
          <w:tcPr>
            <w:tcW w:w="2337" w:type="dxa"/>
          </w:tcPr>
          <w:p w14:paraId="3D3E23F2" w14:textId="33F93C45" w:rsidR="002F5294" w:rsidRPr="00B77A92" w:rsidDel="00764DCF" w:rsidRDefault="002F5294" w:rsidP="004E61EE">
            <w:pPr>
              <w:rPr>
                <w:del w:id="3241" w:author="jonathan pritchard" w:date="2024-10-14T20:57:00Z" w16du:dateUtc="2024-10-14T19:57:00Z"/>
              </w:rPr>
            </w:pPr>
          </w:p>
        </w:tc>
      </w:tr>
      <w:tr w:rsidR="002F5294" w:rsidRPr="00B77A92" w:rsidDel="00764DCF" w14:paraId="320B7F57" w14:textId="64BBBD85" w:rsidTr="00764DCF">
        <w:trPr>
          <w:cantSplit/>
          <w:jc w:val="center"/>
          <w:del w:id="3242" w:author="jonathan pritchard" w:date="2024-10-14T20:57:00Z"/>
        </w:trPr>
        <w:tc>
          <w:tcPr>
            <w:tcW w:w="0" w:type="auto"/>
            <w:vMerge/>
          </w:tcPr>
          <w:p w14:paraId="574C14AA" w14:textId="7725888C" w:rsidR="002F5294" w:rsidRPr="00B77A92" w:rsidDel="00764DCF" w:rsidRDefault="002F5294" w:rsidP="004E61EE">
            <w:pPr>
              <w:rPr>
                <w:del w:id="3243" w:author="jonathan pritchard" w:date="2024-10-14T20:57:00Z" w16du:dateUtc="2024-10-14T19:57:00Z"/>
              </w:rPr>
            </w:pPr>
          </w:p>
        </w:tc>
        <w:tc>
          <w:tcPr>
            <w:tcW w:w="0" w:type="auto"/>
          </w:tcPr>
          <w:p w14:paraId="1CC1B160" w14:textId="75F44EAE" w:rsidR="002F5294" w:rsidRPr="00B77A92" w:rsidDel="00764DCF" w:rsidRDefault="002F5294" w:rsidP="004E61EE">
            <w:pPr>
              <w:rPr>
                <w:del w:id="3244" w:author="jonathan pritchard" w:date="2024-10-14T20:57:00Z" w16du:dateUtc="2024-10-14T19:57:00Z"/>
              </w:rPr>
            </w:pPr>
            <w:del w:id="3245"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3246" w:author="jonathan pritchard" w:date="2024-10-14T20:57:00Z" w16du:dateUtc="2024-10-14T19:57:00Z"/>
              </w:rPr>
            </w:pPr>
          </w:p>
        </w:tc>
        <w:tc>
          <w:tcPr>
            <w:tcW w:w="2337" w:type="dxa"/>
          </w:tcPr>
          <w:p w14:paraId="1D85D365" w14:textId="6DFB821E" w:rsidR="002F5294" w:rsidRPr="00B77A92" w:rsidDel="00764DCF" w:rsidRDefault="002F5294" w:rsidP="004E61EE">
            <w:pPr>
              <w:rPr>
                <w:del w:id="3247" w:author="jonathan pritchard" w:date="2024-10-14T20:57:00Z" w16du:dateUtc="2024-10-14T19:57:00Z"/>
              </w:rPr>
            </w:pPr>
          </w:p>
        </w:tc>
      </w:tr>
      <w:tr w:rsidR="002F5294" w:rsidRPr="00B77A92" w:rsidDel="00764DCF" w14:paraId="3046D1E2" w14:textId="2194844C" w:rsidTr="00764DCF">
        <w:trPr>
          <w:cantSplit/>
          <w:jc w:val="center"/>
          <w:del w:id="3248" w:author="jonathan pritchard" w:date="2024-10-14T20:57:00Z"/>
        </w:trPr>
        <w:tc>
          <w:tcPr>
            <w:tcW w:w="0" w:type="auto"/>
            <w:vMerge/>
          </w:tcPr>
          <w:p w14:paraId="7E21088A" w14:textId="116284A4" w:rsidR="002F5294" w:rsidRPr="00B77A92" w:rsidDel="00764DCF" w:rsidRDefault="002F5294" w:rsidP="004E61EE">
            <w:pPr>
              <w:rPr>
                <w:del w:id="3249" w:author="jonathan pritchard" w:date="2024-10-14T20:57:00Z" w16du:dateUtc="2024-10-14T19:57:00Z"/>
              </w:rPr>
            </w:pPr>
          </w:p>
        </w:tc>
        <w:tc>
          <w:tcPr>
            <w:tcW w:w="0" w:type="auto"/>
          </w:tcPr>
          <w:p w14:paraId="54519177" w14:textId="0B873B95" w:rsidR="002F5294" w:rsidRPr="00B77A92" w:rsidDel="00764DCF" w:rsidRDefault="002F5294" w:rsidP="004E61EE">
            <w:pPr>
              <w:rPr>
                <w:del w:id="3250" w:author="jonathan pritchard" w:date="2024-10-14T20:57:00Z" w16du:dateUtc="2024-10-14T19:57:00Z"/>
              </w:rPr>
            </w:pPr>
            <w:del w:id="3251"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3252" w:author="jonathan pritchard" w:date="2024-10-14T20:57:00Z" w16du:dateUtc="2024-10-14T19:57:00Z"/>
              </w:rPr>
            </w:pPr>
          </w:p>
        </w:tc>
        <w:tc>
          <w:tcPr>
            <w:tcW w:w="2337" w:type="dxa"/>
          </w:tcPr>
          <w:p w14:paraId="1E2FF13F" w14:textId="12FA261B" w:rsidR="002F5294" w:rsidRPr="00B77A92" w:rsidDel="00764DCF" w:rsidRDefault="002F5294" w:rsidP="004E61EE">
            <w:pPr>
              <w:rPr>
                <w:del w:id="3253" w:author="jonathan pritchard" w:date="2024-10-14T20:57:00Z" w16du:dateUtc="2024-10-14T19:57:00Z"/>
              </w:rPr>
            </w:pPr>
          </w:p>
        </w:tc>
      </w:tr>
      <w:tr w:rsidR="002F5294" w:rsidRPr="00B77A92" w:rsidDel="00764DCF" w14:paraId="60A1E17F" w14:textId="2C5300D1" w:rsidTr="00764DCF">
        <w:trPr>
          <w:cantSplit/>
          <w:jc w:val="center"/>
          <w:del w:id="3254" w:author="jonathan pritchard" w:date="2024-10-14T20:57:00Z"/>
        </w:trPr>
        <w:tc>
          <w:tcPr>
            <w:tcW w:w="0" w:type="auto"/>
            <w:vMerge/>
          </w:tcPr>
          <w:p w14:paraId="27EE9655" w14:textId="59A40AB6" w:rsidR="002F5294" w:rsidRPr="00B77A92" w:rsidDel="00764DCF" w:rsidRDefault="002F5294" w:rsidP="004E61EE">
            <w:pPr>
              <w:rPr>
                <w:del w:id="3255" w:author="jonathan pritchard" w:date="2024-10-14T20:57:00Z" w16du:dateUtc="2024-10-14T19:57:00Z"/>
              </w:rPr>
            </w:pPr>
          </w:p>
        </w:tc>
        <w:tc>
          <w:tcPr>
            <w:tcW w:w="0" w:type="auto"/>
          </w:tcPr>
          <w:p w14:paraId="0709FC72" w14:textId="053BBD51" w:rsidR="002F5294" w:rsidRPr="00B77A92" w:rsidDel="00764DCF" w:rsidRDefault="002F5294" w:rsidP="004E61EE">
            <w:pPr>
              <w:rPr>
                <w:del w:id="3256" w:author="jonathan pritchard" w:date="2024-10-14T20:57:00Z" w16du:dateUtc="2024-10-14T19:57:00Z"/>
              </w:rPr>
            </w:pPr>
            <w:del w:id="3257"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3258" w:author="jonathan pritchard" w:date="2024-10-14T20:57:00Z" w16du:dateUtc="2024-10-14T19:57:00Z"/>
              </w:rPr>
            </w:pPr>
          </w:p>
        </w:tc>
        <w:tc>
          <w:tcPr>
            <w:tcW w:w="2337" w:type="dxa"/>
          </w:tcPr>
          <w:p w14:paraId="4A34A4C4" w14:textId="59AF1204" w:rsidR="002F5294" w:rsidRPr="00B77A92" w:rsidDel="00764DCF" w:rsidRDefault="002F5294" w:rsidP="004E61EE">
            <w:pPr>
              <w:rPr>
                <w:del w:id="3259" w:author="jonathan pritchard" w:date="2024-10-14T20:57:00Z" w16du:dateUtc="2024-10-14T19:57:00Z"/>
              </w:rPr>
            </w:pPr>
          </w:p>
        </w:tc>
      </w:tr>
      <w:tr w:rsidR="002F5294" w:rsidRPr="00B77A92" w:rsidDel="00764DCF" w14:paraId="03451585" w14:textId="56F3D031" w:rsidTr="00764DCF">
        <w:trPr>
          <w:cantSplit/>
          <w:jc w:val="center"/>
          <w:del w:id="3260" w:author="jonathan pritchard" w:date="2024-10-14T20:57:00Z"/>
        </w:trPr>
        <w:tc>
          <w:tcPr>
            <w:tcW w:w="0" w:type="auto"/>
            <w:vMerge/>
          </w:tcPr>
          <w:p w14:paraId="3D54AD5D" w14:textId="075311D8" w:rsidR="002F5294" w:rsidRPr="00B77A92" w:rsidDel="00764DCF" w:rsidRDefault="002F5294" w:rsidP="004E61EE">
            <w:pPr>
              <w:rPr>
                <w:del w:id="3261" w:author="jonathan pritchard" w:date="2024-10-14T20:57:00Z" w16du:dateUtc="2024-10-14T19:57:00Z"/>
              </w:rPr>
            </w:pPr>
          </w:p>
        </w:tc>
        <w:tc>
          <w:tcPr>
            <w:tcW w:w="0" w:type="auto"/>
          </w:tcPr>
          <w:p w14:paraId="748B95A9" w14:textId="18E03CA0" w:rsidR="002F5294" w:rsidRPr="00B77A92" w:rsidDel="00764DCF" w:rsidRDefault="002F5294" w:rsidP="004E61EE">
            <w:pPr>
              <w:rPr>
                <w:del w:id="3262" w:author="jonathan pritchard" w:date="2024-10-14T20:57:00Z" w16du:dateUtc="2024-10-14T19:57:00Z"/>
              </w:rPr>
            </w:pPr>
            <w:del w:id="3263"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3264" w:author="jonathan pritchard" w:date="2024-10-14T20:57:00Z" w16du:dateUtc="2024-10-14T19:57:00Z"/>
              </w:rPr>
            </w:pPr>
          </w:p>
        </w:tc>
        <w:tc>
          <w:tcPr>
            <w:tcW w:w="2337" w:type="dxa"/>
          </w:tcPr>
          <w:p w14:paraId="5E51CD7D" w14:textId="4265D045" w:rsidR="002F5294" w:rsidRPr="00B77A92" w:rsidDel="00764DCF" w:rsidRDefault="002F5294" w:rsidP="004E61EE">
            <w:pPr>
              <w:rPr>
                <w:del w:id="3265" w:author="jonathan pritchard" w:date="2024-10-14T20:57:00Z" w16du:dateUtc="2024-10-14T19:57:00Z"/>
              </w:rPr>
            </w:pPr>
          </w:p>
        </w:tc>
      </w:tr>
      <w:tr w:rsidR="002F5294" w:rsidRPr="00B77A92" w:rsidDel="00764DCF" w14:paraId="29A8AF63" w14:textId="15DD3CC7" w:rsidTr="00764DCF">
        <w:trPr>
          <w:cantSplit/>
          <w:jc w:val="center"/>
          <w:del w:id="3266" w:author="jonathan pritchard" w:date="2024-10-14T20:57:00Z"/>
        </w:trPr>
        <w:tc>
          <w:tcPr>
            <w:tcW w:w="0" w:type="auto"/>
          </w:tcPr>
          <w:p w14:paraId="0C575261" w14:textId="6286BB92" w:rsidR="002F5294" w:rsidRPr="00B77A92" w:rsidDel="00764DCF" w:rsidRDefault="002F5294" w:rsidP="004E61EE">
            <w:pPr>
              <w:rPr>
                <w:del w:id="3267" w:author="jonathan pritchard" w:date="2024-10-14T20:57:00Z" w16du:dateUtc="2024-10-14T19:57:00Z"/>
              </w:rPr>
            </w:pPr>
            <w:del w:id="3268"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3269" w:author="jonathan pritchard" w:date="2024-10-14T20:57:00Z" w16du:dateUtc="2024-10-14T19:57:00Z"/>
              </w:rPr>
            </w:pPr>
            <w:del w:id="3270"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3271" w:author="jonathan pritchard" w:date="2024-10-14T20:57:00Z" w16du:dateUtc="2024-10-14T19:57:00Z"/>
              </w:rPr>
            </w:pPr>
          </w:p>
        </w:tc>
        <w:tc>
          <w:tcPr>
            <w:tcW w:w="2337" w:type="dxa"/>
          </w:tcPr>
          <w:p w14:paraId="02D4680F" w14:textId="491DC361" w:rsidR="002F5294" w:rsidRPr="00B77A92" w:rsidDel="00764DCF" w:rsidRDefault="002F5294" w:rsidP="004E61EE">
            <w:pPr>
              <w:rPr>
                <w:del w:id="3272" w:author="jonathan pritchard" w:date="2024-10-14T20:57:00Z" w16du:dateUtc="2024-10-14T19:57:00Z"/>
              </w:rPr>
            </w:pPr>
          </w:p>
        </w:tc>
      </w:tr>
      <w:tr w:rsidR="002F5294" w:rsidRPr="00B77A92" w:rsidDel="00764DCF" w14:paraId="78ECFD12" w14:textId="4DCAD227" w:rsidTr="00764DCF">
        <w:trPr>
          <w:cantSplit/>
          <w:jc w:val="center"/>
          <w:del w:id="3273"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3274" w:author="jonathan pritchard" w:date="2024-10-14T20:57:00Z" w16du:dateUtc="2024-10-14T19:57:00Z"/>
              </w:rPr>
            </w:pPr>
            <w:del w:id="3275"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3276" w:author="jonathan pritchard" w:date="2024-10-14T20:57:00Z" w16du:dateUtc="2024-10-14T19:57:00Z"/>
              </w:rPr>
            </w:pPr>
            <w:del w:id="3277"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3278" w:author="jonathan pritchard" w:date="2024-10-14T20:57:00Z" w16du:dateUtc="2024-10-14T19:57:00Z"/>
              </w:rPr>
            </w:pPr>
          </w:p>
        </w:tc>
        <w:tc>
          <w:tcPr>
            <w:tcW w:w="2337" w:type="dxa"/>
          </w:tcPr>
          <w:p w14:paraId="5419B2CB" w14:textId="176D0E50" w:rsidR="002F5294" w:rsidRPr="00B77A92" w:rsidDel="00764DCF" w:rsidRDefault="002F5294" w:rsidP="004E61EE">
            <w:pPr>
              <w:rPr>
                <w:del w:id="3279" w:author="jonathan pritchard" w:date="2024-10-14T20:57:00Z" w16du:dateUtc="2024-10-14T19:57:00Z"/>
              </w:rPr>
            </w:pPr>
          </w:p>
        </w:tc>
      </w:tr>
      <w:tr w:rsidR="002F5294" w:rsidRPr="00B77A92" w:rsidDel="00764DCF" w14:paraId="2D21562E" w14:textId="1D999D43" w:rsidTr="00764DCF">
        <w:trPr>
          <w:cantSplit/>
          <w:jc w:val="center"/>
          <w:del w:id="3280" w:author="jonathan pritchard" w:date="2024-10-14T20:57:00Z"/>
        </w:trPr>
        <w:tc>
          <w:tcPr>
            <w:tcW w:w="0" w:type="auto"/>
            <w:vMerge/>
          </w:tcPr>
          <w:p w14:paraId="36B587E3" w14:textId="78ECF9C2" w:rsidR="002F5294" w:rsidRPr="00B77A92" w:rsidDel="00764DCF" w:rsidRDefault="002F5294" w:rsidP="004E61EE">
            <w:pPr>
              <w:rPr>
                <w:del w:id="3281" w:author="jonathan pritchard" w:date="2024-10-14T20:57:00Z" w16du:dateUtc="2024-10-14T19:57:00Z"/>
              </w:rPr>
            </w:pPr>
          </w:p>
        </w:tc>
        <w:tc>
          <w:tcPr>
            <w:tcW w:w="0" w:type="auto"/>
          </w:tcPr>
          <w:p w14:paraId="6D2ADC1D" w14:textId="36366E47" w:rsidR="002F5294" w:rsidRPr="00B77A92" w:rsidDel="00764DCF" w:rsidRDefault="002F5294" w:rsidP="004E61EE">
            <w:pPr>
              <w:rPr>
                <w:del w:id="3282" w:author="jonathan pritchard" w:date="2024-10-14T20:57:00Z" w16du:dateUtc="2024-10-14T19:57:00Z"/>
              </w:rPr>
            </w:pPr>
            <w:del w:id="3283"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3284" w:author="jonathan pritchard" w:date="2024-10-14T20:57:00Z" w16du:dateUtc="2024-10-14T19:57:00Z"/>
              </w:rPr>
            </w:pPr>
          </w:p>
        </w:tc>
        <w:tc>
          <w:tcPr>
            <w:tcW w:w="2337" w:type="dxa"/>
          </w:tcPr>
          <w:p w14:paraId="018D8483" w14:textId="4264518E" w:rsidR="002F5294" w:rsidRPr="00B77A92" w:rsidDel="00764DCF" w:rsidRDefault="002F5294" w:rsidP="004E61EE">
            <w:pPr>
              <w:rPr>
                <w:del w:id="3285" w:author="jonathan pritchard" w:date="2024-10-14T20:57:00Z" w16du:dateUtc="2024-10-14T19:57:00Z"/>
              </w:rPr>
            </w:pPr>
          </w:p>
        </w:tc>
      </w:tr>
      <w:tr w:rsidR="002F5294" w:rsidRPr="00B77A92" w:rsidDel="00764DCF" w14:paraId="00B01E72" w14:textId="034A9B78" w:rsidTr="00764DCF">
        <w:trPr>
          <w:cantSplit/>
          <w:jc w:val="center"/>
          <w:del w:id="3286" w:author="jonathan pritchard" w:date="2024-10-14T20:57:00Z"/>
        </w:trPr>
        <w:tc>
          <w:tcPr>
            <w:tcW w:w="0" w:type="auto"/>
            <w:vMerge/>
          </w:tcPr>
          <w:p w14:paraId="72F3EC37" w14:textId="2932E3AA" w:rsidR="002F5294" w:rsidRPr="00B77A92" w:rsidDel="00764DCF" w:rsidRDefault="002F5294" w:rsidP="004E61EE">
            <w:pPr>
              <w:rPr>
                <w:del w:id="3287" w:author="jonathan pritchard" w:date="2024-10-14T20:57:00Z" w16du:dateUtc="2024-10-14T19:57:00Z"/>
              </w:rPr>
            </w:pPr>
          </w:p>
        </w:tc>
        <w:tc>
          <w:tcPr>
            <w:tcW w:w="0" w:type="auto"/>
          </w:tcPr>
          <w:p w14:paraId="12B9E698" w14:textId="2054BFCF" w:rsidR="002F5294" w:rsidRPr="00B77A92" w:rsidDel="00764DCF" w:rsidRDefault="002F5294" w:rsidP="004E61EE">
            <w:pPr>
              <w:rPr>
                <w:del w:id="3288" w:author="jonathan pritchard" w:date="2024-10-14T20:57:00Z" w16du:dateUtc="2024-10-14T19:57:00Z"/>
              </w:rPr>
            </w:pPr>
            <w:del w:id="3289"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3290" w:author="jonathan pritchard" w:date="2024-10-14T20:57:00Z" w16du:dateUtc="2024-10-14T19:57:00Z"/>
              </w:rPr>
            </w:pPr>
          </w:p>
        </w:tc>
        <w:tc>
          <w:tcPr>
            <w:tcW w:w="2337" w:type="dxa"/>
          </w:tcPr>
          <w:p w14:paraId="46B3F44E" w14:textId="6F8603BF" w:rsidR="002F5294" w:rsidRPr="00B77A92" w:rsidDel="00764DCF" w:rsidRDefault="002F5294" w:rsidP="004E61EE">
            <w:pPr>
              <w:rPr>
                <w:del w:id="3291" w:author="jonathan pritchard" w:date="2024-10-14T20:57:00Z" w16du:dateUtc="2024-10-14T19:57:00Z"/>
              </w:rPr>
            </w:pPr>
          </w:p>
        </w:tc>
      </w:tr>
      <w:tr w:rsidR="002F5294" w:rsidRPr="00B77A92" w:rsidDel="00764DCF" w14:paraId="1A8F48EF" w14:textId="1DB71A79" w:rsidTr="00764DCF">
        <w:trPr>
          <w:cantSplit/>
          <w:jc w:val="center"/>
          <w:del w:id="3292" w:author="jonathan pritchard" w:date="2024-10-14T20:57:00Z"/>
        </w:trPr>
        <w:tc>
          <w:tcPr>
            <w:tcW w:w="0" w:type="auto"/>
            <w:vMerge/>
          </w:tcPr>
          <w:p w14:paraId="7F8CACA3" w14:textId="603AFF6B" w:rsidR="002F5294" w:rsidRPr="00B77A92" w:rsidDel="00764DCF" w:rsidRDefault="002F5294" w:rsidP="004E61EE">
            <w:pPr>
              <w:rPr>
                <w:del w:id="3293" w:author="jonathan pritchard" w:date="2024-10-14T20:57:00Z" w16du:dateUtc="2024-10-14T19:57:00Z"/>
              </w:rPr>
            </w:pPr>
          </w:p>
        </w:tc>
        <w:tc>
          <w:tcPr>
            <w:tcW w:w="0" w:type="auto"/>
          </w:tcPr>
          <w:p w14:paraId="52C7F661" w14:textId="526587E2" w:rsidR="002F5294" w:rsidRPr="00B77A92" w:rsidDel="00764DCF" w:rsidRDefault="002F5294" w:rsidP="004E61EE">
            <w:pPr>
              <w:rPr>
                <w:del w:id="3294" w:author="jonathan pritchard" w:date="2024-10-14T20:57:00Z" w16du:dateUtc="2024-10-14T19:57:00Z"/>
              </w:rPr>
            </w:pPr>
            <w:del w:id="3295"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3296" w:author="jonathan pritchard" w:date="2024-10-14T20:57:00Z" w16du:dateUtc="2024-10-14T19:57:00Z"/>
              </w:rPr>
            </w:pPr>
          </w:p>
        </w:tc>
        <w:tc>
          <w:tcPr>
            <w:tcW w:w="2337" w:type="dxa"/>
          </w:tcPr>
          <w:p w14:paraId="31440C0E" w14:textId="4D785DE6" w:rsidR="002F5294" w:rsidRPr="00B77A92" w:rsidDel="00764DCF" w:rsidRDefault="002F5294" w:rsidP="004E61EE">
            <w:pPr>
              <w:rPr>
                <w:del w:id="3297" w:author="jonathan pritchard" w:date="2024-10-14T20:57:00Z" w16du:dateUtc="2024-10-14T19:57:00Z"/>
              </w:rPr>
            </w:pPr>
          </w:p>
        </w:tc>
      </w:tr>
      <w:tr w:rsidR="002F5294" w:rsidRPr="00B77A92" w:rsidDel="00764DCF" w14:paraId="641F29F9" w14:textId="3550B35D" w:rsidTr="00764DCF">
        <w:trPr>
          <w:cantSplit/>
          <w:jc w:val="center"/>
          <w:del w:id="3298" w:author="jonathan pritchard" w:date="2024-10-14T20:57:00Z"/>
        </w:trPr>
        <w:tc>
          <w:tcPr>
            <w:tcW w:w="0" w:type="auto"/>
            <w:vMerge/>
          </w:tcPr>
          <w:p w14:paraId="05EDB61F" w14:textId="147F463D" w:rsidR="002F5294" w:rsidRPr="00B77A92" w:rsidDel="00764DCF" w:rsidRDefault="002F5294" w:rsidP="004E61EE">
            <w:pPr>
              <w:rPr>
                <w:del w:id="3299" w:author="jonathan pritchard" w:date="2024-10-14T20:57:00Z" w16du:dateUtc="2024-10-14T19:57:00Z"/>
              </w:rPr>
            </w:pPr>
          </w:p>
        </w:tc>
        <w:tc>
          <w:tcPr>
            <w:tcW w:w="0" w:type="auto"/>
          </w:tcPr>
          <w:p w14:paraId="0B7066B5" w14:textId="71B64110" w:rsidR="002F5294" w:rsidRPr="00B77A92" w:rsidDel="00764DCF" w:rsidRDefault="002F5294" w:rsidP="004E61EE">
            <w:pPr>
              <w:rPr>
                <w:del w:id="3300" w:author="jonathan pritchard" w:date="2024-10-14T20:57:00Z" w16du:dateUtc="2024-10-14T19:57:00Z"/>
              </w:rPr>
            </w:pPr>
            <w:del w:id="3301"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3302" w:author="jonathan pritchard" w:date="2024-10-14T20:57:00Z" w16du:dateUtc="2024-10-14T19:57:00Z"/>
              </w:rPr>
            </w:pPr>
          </w:p>
        </w:tc>
        <w:tc>
          <w:tcPr>
            <w:tcW w:w="2337" w:type="dxa"/>
          </w:tcPr>
          <w:p w14:paraId="71F1CBAA" w14:textId="0C30559A" w:rsidR="002F5294" w:rsidRPr="00B77A92" w:rsidDel="00764DCF" w:rsidRDefault="002F5294" w:rsidP="004E61EE">
            <w:pPr>
              <w:rPr>
                <w:del w:id="3303" w:author="jonathan pritchard" w:date="2024-10-14T20:57:00Z" w16du:dateUtc="2024-10-14T19:57:00Z"/>
              </w:rPr>
            </w:pPr>
          </w:p>
        </w:tc>
      </w:tr>
      <w:tr w:rsidR="002F5294" w:rsidRPr="00B77A92" w:rsidDel="00764DCF" w14:paraId="2008EAD4" w14:textId="12B7C339" w:rsidTr="00764DCF">
        <w:trPr>
          <w:cantSplit/>
          <w:jc w:val="center"/>
          <w:del w:id="3304" w:author="jonathan pritchard" w:date="2024-10-14T20:57:00Z"/>
        </w:trPr>
        <w:tc>
          <w:tcPr>
            <w:tcW w:w="0" w:type="auto"/>
            <w:vMerge/>
          </w:tcPr>
          <w:p w14:paraId="1A9A20FB" w14:textId="73FDB606" w:rsidR="002F5294" w:rsidRPr="00B77A92" w:rsidDel="00764DCF" w:rsidRDefault="002F5294" w:rsidP="004E61EE">
            <w:pPr>
              <w:rPr>
                <w:del w:id="3305" w:author="jonathan pritchard" w:date="2024-10-14T20:57:00Z" w16du:dateUtc="2024-10-14T19:57:00Z"/>
              </w:rPr>
            </w:pPr>
          </w:p>
        </w:tc>
        <w:tc>
          <w:tcPr>
            <w:tcW w:w="0" w:type="auto"/>
          </w:tcPr>
          <w:p w14:paraId="25F009C3" w14:textId="673CE9B5" w:rsidR="002F5294" w:rsidRPr="00B77A92" w:rsidDel="00764DCF" w:rsidRDefault="002F5294" w:rsidP="004E61EE">
            <w:pPr>
              <w:rPr>
                <w:del w:id="3306" w:author="jonathan pritchard" w:date="2024-10-14T20:57:00Z" w16du:dateUtc="2024-10-14T19:57:00Z"/>
              </w:rPr>
            </w:pPr>
            <w:del w:id="3307"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3308"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3309" w:author="jonathan pritchard" w:date="2024-10-14T20:57:00Z" w16du:dateUtc="2024-10-14T19:57:00Z"/>
              </w:rPr>
            </w:pPr>
          </w:p>
        </w:tc>
      </w:tr>
    </w:tbl>
    <w:p w14:paraId="26CE0824" w14:textId="3AEA2A9B" w:rsidR="009E353B" w:rsidRDefault="009E353B" w:rsidP="00764DCF">
      <w:pPr>
        <w:spacing w:after="120" w:line="240" w:lineRule="auto"/>
        <w:jc w:val="both"/>
      </w:pPr>
      <w:bookmarkStart w:id="3310"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pPr>
        <w:rPr>
          <w:ins w:id="3311" w:author="jonathan pritchard" w:date="2024-10-14T20:57:00Z" w16du:dateUtc="2024-10-14T19:57:00Z"/>
        </w:rPr>
      </w:pPr>
    </w:p>
    <w:tbl>
      <w:tblPr>
        <w:tblW w:w="7880" w:type="dxa"/>
        <w:jc w:val="center"/>
        <w:tblLook w:val="04A0" w:firstRow="1" w:lastRow="0" w:firstColumn="1" w:lastColumn="0" w:noHBand="0" w:noVBand="1"/>
        <w:tblPrChange w:id="3312"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3313">
          <w:tblGrid>
            <w:gridCol w:w="1295"/>
            <w:gridCol w:w="784"/>
            <w:gridCol w:w="2409"/>
            <w:gridCol w:w="1660"/>
            <w:gridCol w:w="1732"/>
          </w:tblGrid>
        </w:tblGridChange>
      </w:tblGrid>
      <w:tr w:rsidR="00764DCF" w:rsidRPr="00764DCF" w14:paraId="01BAD199" w14:textId="77777777" w:rsidTr="00764DCF">
        <w:trPr>
          <w:trHeight w:val="292"/>
          <w:jc w:val="center"/>
          <w:ins w:id="3314" w:author="jonathan pritchard" w:date="2024-10-14T20:57:00Z"/>
          <w:trPrChange w:id="3315"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3316"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3317" w:author="jonathan pritchard" w:date="2024-10-14T20:57:00Z" w16du:dateUtc="2024-10-14T19:57:00Z"/>
                <w:rFonts w:ascii="Aptos Narrow" w:eastAsia="Times New Roman" w:hAnsi="Aptos Narrow"/>
                <w:color w:val="000000"/>
                <w:sz w:val="22"/>
                <w:szCs w:val="22"/>
                <w:lang w:eastAsia="en-GB"/>
              </w:rPr>
            </w:pPr>
            <w:ins w:id="3318"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3319" w:author="jonathan pritchard" w:date="2024-10-14T20:57:00Z"/>
          <w:trPrChange w:id="3320"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3321"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3322" w:author="jonathan pritchard" w:date="2024-10-14T20:57:00Z" w16du:dateUtc="2024-10-14T19:57:00Z"/>
                <w:rFonts w:ascii="Aptos Narrow" w:eastAsia="Times New Roman" w:hAnsi="Aptos Narrow"/>
                <w:color w:val="000000"/>
                <w:sz w:val="22"/>
                <w:szCs w:val="22"/>
                <w:lang w:eastAsia="en-GB"/>
              </w:rPr>
            </w:pPr>
            <w:ins w:id="3323"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3324"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3325" w:author="jonathan pritchard" w:date="2024-10-14T20:57:00Z" w16du:dateUtc="2024-10-14T19:57:00Z"/>
                <w:rFonts w:ascii="Aptos Narrow" w:eastAsia="Times New Roman" w:hAnsi="Aptos Narrow"/>
                <w:color w:val="000000"/>
                <w:sz w:val="22"/>
                <w:szCs w:val="22"/>
                <w:lang w:eastAsia="en-GB"/>
              </w:rPr>
            </w:pPr>
            <w:ins w:id="3326"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3327" w:author="jonathan pritchard" w:date="2024-10-14T20:57:00Z"/>
          <w:trPrChange w:id="3328"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3329"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3330" w:author="jonathan pritchard" w:date="2024-10-14T20:57:00Z" w16du:dateUtc="2024-10-14T19:57:00Z"/>
                <w:rFonts w:ascii="Aptos Narrow" w:eastAsia="Times New Roman" w:hAnsi="Aptos Narrow"/>
                <w:color w:val="000000"/>
                <w:sz w:val="22"/>
                <w:szCs w:val="22"/>
                <w:lang w:eastAsia="en-GB"/>
              </w:rPr>
            </w:pPr>
            <w:ins w:id="333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3332"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3333" w:author="jonathan pritchard" w:date="2024-10-14T20:57:00Z" w16du:dateUtc="2024-10-14T19:57:00Z"/>
                <w:rFonts w:ascii="Aptos Narrow" w:eastAsia="Times New Roman" w:hAnsi="Aptos Narrow"/>
                <w:color w:val="000000"/>
                <w:sz w:val="22"/>
                <w:szCs w:val="22"/>
                <w:lang w:eastAsia="en-GB"/>
              </w:rPr>
            </w:pPr>
            <w:ins w:id="3334"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333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3336" w:author="jonathan pritchard" w:date="2024-10-14T20:57:00Z" w16du:dateUtc="2024-10-14T19:57:00Z"/>
                <w:rFonts w:ascii="Aptos Narrow" w:eastAsia="Times New Roman" w:hAnsi="Aptos Narrow"/>
                <w:color w:val="000000"/>
                <w:sz w:val="22"/>
                <w:szCs w:val="22"/>
                <w:lang w:eastAsia="en-GB"/>
              </w:rPr>
            </w:pPr>
            <w:ins w:id="3337"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333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3339" w:author="jonathan pritchard" w:date="2024-10-14T20:57:00Z" w16du:dateUtc="2024-10-14T19:57:00Z"/>
                <w:rFonts w:ascii="Aptos Narrow" w:eastAsia="Times New Roman" w:hAnsi="Aptos Narrow"/>
                <w:color w:val="000000"/>
                <w:sz w:val="22"/>
                <w:szCs w:val="22"/>
                <w:lang w:eastAsia="en-GB"/>
              </w:rPr>
            </w:pPr>
            <w:ins w:id="3340"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334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3342" w:author="jonathan pritchard" w:date="2024-10-14T20:57:00Z" w16du:dateUtc="2024-10-14T19:57:00Z"/>
                <w:rFonts w:ascii="Aptos Narrow" w:eastAsia="Times New Roman" w:hAnsi="Aptos Narrow"/>
                <w:color w:val="000000"/>
                <w:sz w:val="22"/>
                <w:szCs w:val="22"/>
                <w:lang w:eastAsia="en-GB"/>
              </w:rPr>
            </w:pPr>
            <w:ins w:id="3343"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3344" w:author="jonathan pritchard" w:date="2024-10-14T20:57:00Z"/>
          <w:trPrChange w:id="3345"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3346"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3347"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3348"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3349"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335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3351" w:author="jonathan pritchard" w:date="2024-10-14T20:57:00Z" w16du:dateUtc="2024-10-14T19:57:00Z"/>
                <w:rFonts w:ascii="Aptos Narrow" w:eastAsia="Times New Roman" w:hAnsi="Aptos Narrow"/>
                <w:i/>
                <w:iCs/>
                <w:color w:val="000000"/>
                <w:sz w:val="22"/>
                <w:szCs w:val="22"/>
                <w:lang w:eastAsia="en-GB"/>
              </w:rPr>
            </w:pPr>
            <w:ins w:id="3352"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335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3354" w:author="jonathan pritchard" w:date="2024-10-14T20:57:00Z" w16du:dateUtc="2024-10-14T19:57:00Z"/>
                <w:rFonts w:ascii="Aptos Narrow" w:eastAsia="Times New Roman" w:hAnsi="Aptos Narrow"/>
                <w:i/>
                <w:iCs/>
                <w:color w:val="000000"/>
                <w:sz w:val="22"/>
                <w:szCs w:val="22"/>
                <w:lang w:eastAsia="en-GB"/>
              </w:rPr>
            </w:pPr>
            <w:ins w:id="3355"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335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3357" w:author="jonathan pritchard" w:date="2024-10-14T20:57:00Z" w16du:dateUtc="2024-10-14T19:57:00Z"/>
                <w:rFonts w:ascii="Aptos Narrow" w:eastAsia="Times New Roman" w:hAnsi="Aptos Narrow"/>
                <w:i/>
                <w:iCs/>
                <w:color w:val="000000"/>
                <w:sz w:val="22"/>
                <w:szCs w:val="22"/>
                <w:lang w:eastAsia="en-GB"/>
              </w:rPr>
            </w:pPr>
            <w:ins w:id="3358"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3359" w:author="jonathan pritchard" w:date="2024-10-14T20:57:00Z"/>
          <w:trPrChange w:id="3360"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3361"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3362" w:author="jonathan pritchard" w:date="2024-10-14T20:57:00Z" w16du:dateUtc="2024-10-14T19:57:00Z"/>
                <w:rFonts w:ascii="Aptos Narrow" w:eastAsia="Times New Roman" w:hAnsi="Aptos Narrow"/>
                <w:b/>
                <w:bCs/>
                <w:color w:val="000000"/>
                <w:sz w:val="22"/>
                <w:szCs w:val="22"/>
                <w:lang w:eastAsia="en-GB"/>
              </w:rPr>
            </w:pPr>
            <w:ins w:id="3363"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6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3365" w:author="jonathan pritchard" w:date="2024-10-14T20:57:00Z" w16du:dateUtc="2024-10-14T19:57:00Z"/>
                <w:rFonts w:ascii="Aptos Narrow" w:eastAsia="Times New Roman" w:hAnsi="Aptos Narrow"/>
                <w:i/>
                <w:iCs/>
                <w:color w:val="000000"/>
                <w:sz w:val="22"/>
                <w:szCs w:val="22"/>
                <w:lang w:eastAsia="en-GB"/>
              </w:rPr>
            </w:pPr>
            <w:ins w:id="3366"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336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3368" w:author="jonathan pritchard" w:date="2024-10-14T20:57:00Z" w16du:dateUtc="2024-10-14T19:57:00Z"/>
                <w:rFonts w:ascii="Aptos Narrow" w:eastAsia="Times New Roman" w:hAnsi="Aptos Narrow"/>
                <w:color w:val="000000"/>
                <w:sz w:val="22"/>
                <w:szCs w:val="22"/>
                <w:lang w:eastAsia="en-GB"/>
              </w:rPr>
            </w:pPr>
            <w:ins w:id="336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7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3371" w:author="jonathan pritchard" w:date="2024-10-14T20:57:00Z" w16du:dateUtc="2024-10-14T19:57:00Z"/>
                <w:rFonts w:ascii="Aptos Narrow" w:eastAsia="Times New Roman" w:hAnsi="Aptos Narrow"/>
                <w:color w:val="000000"/>
                <w:sz w:val="22"/>
                <w:szCs w:val="22"/>
                <w:lang w:eastAsia="en-GB"/>
              </w:rPr>
            </w:pPr>
            <w:ins w:id="337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7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3374" w:author="jonathan pritchard" w:date="2024-10-14T20:57:00Z" w16du:dateUtc="2024-10-14T19:57:00Z"/>
                <w:rFonts w:ascii="Aptos Narrow" w:eastAsia="Times New Roman" w:hAnsi="Aptos Narrow"/>
                <w:color w:val="000000"/>
                <w:sz w:val="22"/>
                <w:szCs w:val="22"/>
                <w:lang w:eastAsia="en-GB"/>
              </w:rPr>
            </w:pPr>
            <w:ins w:id="337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3376" w:author="jonathan pritchard" w:date="2024-10-14T20:57:00Z"/>
          <w:trPrChange w:id="337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7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337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8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3381" w:author="jonathan pritchard" w:date="2024-10-14T20:57:00Z" w16du:dateUtc="2024-10-14T19:57:00Z"/>
                <w:rFonts w:ascii="Aptos Narrow" w:eastAsia="Times New Roman" w:hAnsi="Aptos Narrow"/>
                <w:i/>
                <w:iCs/>
                <w:color w:val="000000"/>
                <w:sz w:val="22"/>
                <w:szCs w:val="22"/>
                <w:lang w:eastAsia="en-GB"/>
              </w:rPr>
            </w:pPr>
            <w:ins w:id="3382"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338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3384" w:author="jonathan pritchard" w:date="2024-10-14T20:57:00Z" w16du:dateUtc="2024-10-14T19:57:00Z"/>
                <w:rFonts w:ascii="Aptos Narrow" w:eastAsia="Times New Roman" w:hAnsi="Aptos Narrow"/>
                <w:color w:val="000000"/>
                <w:sz w:val="22"/>
                <w:szCs w:val="22"/>
                <w:lang w:eastAsia="en-GB"/>
              </w:rPr>
            </w:pPr>
            <w:ins w:id="338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8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3387" w:author="jonathan pritchard" w:date="2024-10-14T20:57:00Z" w16du:dateUtc="2024-10-14T19:57:00Z"/>
                <w:rFonts w:ascii="Aptos Narrow" w:eastAsia="Times New Roman" w:hAnsi="Aptos Narrow"/>
                <w:color w:val="000000"/>
                <w:sz w:val="22"/>
                <w:szCs w:val="22"/>
                <w:lang w:eastAsia="en-GB"/>
              </w:rPr>
            </w:pPr>
            <w:ins w:id="338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8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3390" w:author="jonathan pritchard" w:date="2024-10-14T20:57:00Z" w16du:dateUtc="2024-10-14T19:57:00Z"/>
                <w:rFonts w:ascii="Aptos Narrow" w:eastAsia="Times New Roman" w:hAnsi="Aptos Narrow"/>
                <w:color w:val="000000"/>
                <w:sz w:val="22"/>
                <w:szCs w:val="22"/>
                <w:lang w:eastAsia="en-GB"/>
              </w:rPr>
            </w:pPr>
            <w:ins w:id="339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3392" w:author="jonathan pritchard" w:date="2024-10-14T20:57:00Z"/>
          <w:trPrChange w:id="339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9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339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9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3397" w:author="jonathan pritchard" w:date="2024-10-14T20:57:00Z" w16du:dateUtc="2024-10-14T19:57:00Z"/>
                <w:rFonts w:ascii="Aptos Narrow" w:eastAsia="Times New Roman" w:hAnsi="Aptos Narrow"/>
                <w:i/>
                <w:iCs/>
                <w:color w:val="000000"/>
                <w:sz w:val="22"/>
                <w:szCs w:val="22"/>
                <w:lang w:eastAsia="en-GB"/>
              </w:rPr>
            </w:pPr>
            <w:ins w:id="3398"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339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3400" w:author="jonathan pritchard" w:date="2024-10-14T20:57:00Z" w16du:dateUtc="2024-10-14T19:57:00Z"/>
                <w:rFonts w:ascii="Aptos Narrow" w:eastAsia="Times New Roman" w:hAnsi="Aptos Narrow"/>
                <w:color w:val="000000"/>
                <w:sz w:val="22"/>
                <w:szCs w:val="22"/>
                <w:lang w:eastAsia="en-GB"/>
              </w:rPr>
            </w:pPr>
            <w:ins w:id="340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0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3403" w:author="jonathan pritchard" w:date="2024-10-14T20:57:00Z" w16du:dateUtc="2024-10-14T19:57:00Z"/>
                <w:rFonts w:ascii="Aptos Narrow" w:eastAsia="Times New Roman" w:hAnsi="Aptos Narrow"/>
                <w:color w:val="000000"/>
                <w:sz w:val="22"/>
                <w:szCs w:val="22"/>
                <w:lang w:eastAsia="en-GB"/>
              </w:rPr>
            </w:pPr>
            <w:ins w:id="340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0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3406" w:author="jonathan pritchard" w:date="2024-10-14T20:57:00Z" w16du:dateUtc="2024-10-14T19:57:00Z"/>
                <w:rFonts w:ascii="Aptos Narrow" w:eastAsia="Times New Roman" w:hAnsi="Aptos Narrow"/>
                <w:color w:val="000000"/>
                <w:sz w:val="22"/>
                <w:szCs w:val="22"/>
                <w:lang w:eastAsia="en-GB"/>
              </w:rPr>
            </w:pPr>
            <w:ins w:id="340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3408" w:author="jonathan pritchard" w:date="2024-10-14T20:57:00Z"/>
          <w:trPrChange w:id="340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41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341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1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3413" w:author="jonathan pritchard" w:date="2024-10-14T20:57:00Z" w16du:dateUtc="2024-10-14T19:57:00Z"/>
                <w:rFonts w:ascii="Aptos Narrow" w:eastAsia="Times New Roman" w:hAnsi="Aptos Narrow"/>
                <w:i/>
                <w:iCs/>
                <w:color w:val="000000"/>
                <w:sz w:val="22"/>
                <w:szCs w:val="22"/>
                <w:lang w:eastAsia="en-GB"/>
              </w:rPr>
            </w:pPr>
            <w:ins w:id="3414"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341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3416" w:author="jonathan pritchard" w:date="2024-10-14T20:57:00Z" w16du:dateUtc="2024-10-14T19:57:00Z"/>
                <w:rFonts w:ascii="Aptos Narrow" w:eastAsia="Times New Roman" w:hAnsi="Aptos Narrow"/>
                <w:color w:val="000000"/>
                <w:sz w:val="22"/>
                <w:szCs w:val="22"/>
                <w:lang w:eastAsia="en-GB"/>
              </w:rPr>
            </w:pPr>
            <w:ins w:id="341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1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3419" w:author="jonathan pritchard" w:date="2024-10-14T20:57:00Z" w16du:dateUtc="2024-10-14T19:57:00Z"/>
                <w:rFonts w:ascii="Aptos Narrow" w:eastAsia="Times New Roman" w:hAnsi="Aptos Narrow"/>
                <w:color w:val="000000"/>
                <w:sz w:val="22"/>
                <w:szCs w:val="22"/>
                <w:lang w:eastAsia="en-GB"/>
              </w:rPr>
            </w:pPr>
            <w:ins w:id="342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2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3422" w:author="jonathan pritchard" w:date="2024-10-14T20:57:00Z" w16du:dateUtc="2024-10-14T19:57:00Z"/>
                <w:rFonts w:ascii="Aptos Narrow" w:eastAsia="Times New Roman" w:hAnsi="Aptos Narrow"/>
                <w:color w:val="000000"/>
                <w:sz w:val="22"/>
                <w:szCs w:val="22"/>
                <w:lang w:eastAsia="en-GB"/>
              </w:rPr>
            </w:pPr>
            <w:ins w:id="342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3424" w:author="jonathan pritchard" w:date="2024-10-14T20:57:00Z"/>
          <w:trPrChange w:id="342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42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342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2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3429" w:author="jonathan pritchard" w:date="2024-10-14T20:57:00Z" w16du:dateUtc="2024-10-14T19:57:00Z"/>
                <w:rFonts w:ascii="Aptos Narrow" w:eastAsia="Times New Roman" w:hAnsi="Aptos Narrow"/>
                <w:i/>
                <w:iCs/>
                <w:color w:val="000000"/>
                <w:sz w:val="22"/>
                <w:szCs w:val="22"/>
                <w:lang w:eastAsia="en-GB"/>
              </w:rPr>
            </w:pPr>
            <w:ins w:id="3430"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343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3432" w:author="jonathan pritchard" w:date="2024-10-14T20:57:00Z" w16du:dateUtc="2024-10-14T19:57:00Z"/>
                <w:rFonts w:ascii="Aptos Narrow" w:eastAsia="Times New Roman" w:hAnsi="Aptos Narrow"/>
                <w:color w:val="000000"/>
                <w:sz w:val="22"/>
                <w:szCs w:val="22"/>
                <w:lang w:eastAsia="en-GB"/>
              </w:rPr>
            </w:pPr>
            <w:ins w:id="343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3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3435" w:author="jonathan pritchard" w:date="2024-10-14T20:57:00Z" w16du:dateUtc="2024-10-14T19:57:00Z"/>
                <w:rFonts w:ascii="Aptos Narrow" w:eastAsia="Times New Roman" w:hAnsi="Aptos Narrow"/>
                <w:color w:val="000000"/>
                <w:sz w:val="22"/>
                <w:szCs w:val="22"/>
                <w:lang w:eastAsia="en-GB"/>
              </w:rPr>
            </w:pPr>
            <w:ins w:id="343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3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3438" w:author="jonathan pritchard" w:date="2024-10-14T20:57:00Z" w16du:dateUtc="2024-10-14T19:57:00Z"/>
                <w:rFonts w:ascii="Aptos Narrow" w:eastAsia="Times New Roman" w:hAnsi="Aptos Narrow"/>
                <w:color w:val="000000"/>
                <w:sz w:val="22"/>
                <w:szCs w:val="22"/>
                <w:lang w:eastAsia="en-GB"/>
              </w:rPr>
            </w:pPr>
            <w:ins w:id="343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3440" w:author="jonathan pritchard" w:date="2024-10-14T20:57:00Z"/>
          <w:trPrChange w:id="344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44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344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4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3445" w:author="jonathan pritchard" w:date="2024-10-14T20:57:00Z" w16du:dateUtc="2024-10-14T19:57:00Z"/>
                <w:rFonts w:ascii="Aptos Narrow" w:eastAsia="Times New Roman" w:hAnsi="Aptos Narrow"/>
                <w:i/>
                <w:iCs/>
                <w:color w:val="000000"/>
                <w:sz w:val="22"/>
                <w:szCs w:val="22"/>
                <w:lang w:eastAsia="en-GB"/>
              </w:rPr>
            </w:pPr>
            <w:ins w:id="3446"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344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3448" w:author="jonathan pritchard" w:date="2024-10-14T20:57:00Z" w16du:dateUtc="2024-10-14T19:57:00Z"/>
                <w:rFonts w:ascii="Aptos Narrow" w:eastAsia="Times New Roman" w:hAnsi="Aptos Narrow"/>
                <w:color w:val="000000"/>
                <w:sz w:val="22"/>
                <w:szCs w:val="22"/>
                <w:lang w:eastAsia="en-GB"/>
              </w:rPr>
            </w:pPr>
            <w:ins w:id="344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5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3451" w:author="jonathan pritchard" w:date="2024-10-14T20:57:00Z" w16du:dateUtc="2024-10-14T19:57:00Z"/>
                <w:rFonts w:ascii="Aptos Narrow" w:eastAsia="Times New Roman" w:hAnsi="Aptos Narrow"/>
                <w:color w:val="000000"/>
                <w:sz w:val="22"/>
                <w:szCs w:val="22"/>
                <w:lang w:eastAsia="en-GB"/>
              </w:rPr>
            </w:pPr>
            <w:ins w:id="345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5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3454" w:author="jonathan pritchard" w:date="2024-10-14T20:57:00Z" w16du:dateUtc="2024-10-14T19:57:00Z"/>
                <w:rFonts w:ascii="Aptos Narrow" w:eastAsia="Times New Roman" w:hAnsi="Aptos Narrow"/>
                <w:color w:val="000000"/>
                <w:sz w:val="22"/>
                <w:szCs w:val="22"/>
                <w:lang w:eastAsia="en-GB"/>
              </w:rPr>
            </w:pPr>
            <w:ins w:id="345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3456" w:author="jonathan pritchard" w:date="2024-10-14T20:57:00Z"/>
          <w:trPrChange w:id="3457"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3458"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3459" w:author="jonathan pritchard" w:date="2024-10-14T20:57:00Z" w16du:dateUtc="2024-10-14T19:57:00Z"/>
                <w:rFonts w:ascii="Aptos Narrow" w:eastAsia="Times New Roman" w:hAnsi="Aptos Narrow"/>
                <w:i/>
                <w:iCs/>
                <w:color w:val="000000"/>
                <w:sz w:val="22"/>
                <w:szCs w:val="22"/>
                <w:lang w:eastAsia="en-GB"/>
              </w:rPr>
            </w:pPr>
            <w:ins w:id="3460"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6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3462" w:author="jonathan pritchard" w:date="2024-10-14T20:57:00Z" w16du:dateUtc="2024-10-14T19:57:00Z"/>
                <w:rFonts w:ascii="Aptos Narrow" w:eastAsia="Times New Roman" w:hAnsi="Aptos Narrow"/>
                <w:i/>
                <w:iCs/>
                <w:color w:val="000000"/>
                <w:sz w:val="22"/>
                <w:szCs w:val="22"/>
                <w:lang w:eastAsia="en-GB"/>
              </w:rPr>
            </w:pPr>
            <w:ins w:id="3463"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346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3465" w:author="jonathan pritchard" w:date="2024-10-14T20:57:00Z" w16du:dateUtc="2024-10-14T19:57:00Z"/>
                <w:rFonts w:ascii="Aptos Narrow" w:eastAsia="Times New Roman" w:hAnsi="Aptos Narrow"/>
                <w:color w:val="000000"/>
                <w:sz w:val="22"/>
                <w:szCs w:val="22"/>
                <w:lang w:eastAsia="en-GB"/>
              </w:rPr>
            </w:pPr>
            <w:ins w:id="346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6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3468" w:author="jonathan pritchard" w:date="2024-10-14T20:57:00Z" w16du:dateUtc="2024-10-14T19:57:00Z"/>
                <w:rFonts w:ascii="Aptos Narrow" w:eastAsia="Times New Roman" w:hAnsi="Aptos Narrow"/>
                <w:color w:val="000000"/>
                <w:sz w:val="22"/>
                <w:szCs w:val="22"/>
                <w:lang w:eastAsia="en-GB"/>
              </w:rPr>
            </w:pPr>
            <w:ins w:id="346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7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3471" w:author="jonathan pritchard" w:date="2024-10-14T20:57:00Z" w16du:dateUtc="2024-10-14T19:57:00Z"/>
                <w:rFonts w:ascii="Aptos Narrow" w:eastAsia="Times New Roman" w:hAnsi="Aptos Narrow"/>
                <w:color w:val="000000"/>
                <w:sz w:val="22"/>
                <w:szCs w:val="22"/>
                <w:lang w:eastAsia="en-GB"/>
              </w:rPr>
            </w:pPr>
            <w:ins w:id="347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3473" w:author="jonathan pritchard" w:date="2024-10-14T20:57:00Z"/>
          <w:trPrChange w:id="3474"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3475"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3476" w:author="jonathan pritchard" w:date="2024-10-14T20:57:00Z" w16du:dateUtc="2024-10-14T19:57:00Z"/>
                <w:rFonts w:ascii="Aptos Narrow" w:eastAsia="Times New Roman" w:hAnsi="Aptos Narrow"/>
                <w:b/>
                <w:bCs/>
                <w:color w:val="000000"/>
                <w:sz w:val="22"/>
                <w:szCs w:val="22"/>
                <w:lang w:eastAsia="en-GB"/>
              </w:rPr>
            </w:pPr>
            <w:ins w:id="3477"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7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3479" w:author="jonathan pritchard" w:date="2024-10-14T20:57:00Z" w16du:dateUtc="2024-10-14T19:57:00Z"/>
                <w:rFonts w:ascii="Aptos Narrow" w:eastAsia="Times New Roman" w:hAnsi="Aptos Narrow"/>
                <w:i/>
                <w:iCs/>
                <w:color w:val="000000"/>
                <w:sz w:val="22"/>
                <w:szCs w:val="22"/>
                <w:lang w:eastAsia="en-GB"/>
              </w:rPr>
            </w:pPr>
            <w:ins w:id="3480"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348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3482" w:author="jonathan pritchard" w:date="2024-10-14T20:57:00Z" w16du:dateUtc="2024-10-14T19:57:00Z"/>
                <w:rFonts w:ascii="Aptos Narrow" w:eastAsia="Times New Roman" w:hAnsi="Aptos Narrow"/>
                <w:color w:val="000000"/>
                <w:sz w:val="22"/>
                <w:szCs w:val="22"/>
                <w:lang w:eastAsia="en-GB"/>
              </w:rPr>
            </w:pPr>
            <w:ins w:id="348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8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3485" w:author="jonathan pritchard" w:date="2024-10-14T20:57:00Z" w16du:dateUtc="2024-10-14T19:57:00Z"/>
                <w:rFonts w:ascii="Aptos Narrow" w:eastAsia="Times New Roman" w:hAnsi="Aptos Narrow"/>
                <w:color w:val="000000"/>
                <w:sz w:val="22"/>
                <w:szCs w:val="22"/>
                <w:lang w:eastAsia="en-GB"/>
              </w:rPr>
            </w:pPr>
            <w:ins w:id="34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8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3488" w:author="jonathan pritchard" w:date="2024-10-14T20:57:00Z" w16du:dateUtc="2024-10-14T19:57:00Z"/>
                <w:rFonts w:ascii="Aptos Narrow" w:eastAsia="Times New Roman" w:hAnsi="Aptos Narrow"/>
                <w:color w:val="000000"/>
                <w:sz w:val="22"/>
                <w:szCs w:val="22"/>
                <w:lang w:eastAsia="en-GB"/>
              </w:rPr>
            </w:pPr>
            <w:ins w:id="348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3490" w:author="jonathan pritchard" w:date="2024-10-14T20:57:00Z"/>
          <w:trPrChange w:id="3491"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49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349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9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3495" w:author="jonathan pritchard" w:date="2024-10-14T20:57:00Z" w16du:dateUtc="2024-10-14T19:57:00Z"/>
                <w:rFonts w:ascii="Aptos Narrow" w:eastAsia="Times New Roman" w:hAnsi="Aptos Narrow"/>
                <w:i/>
                <w:iCs/>
                <w:color w:val="000000"/>
                <w:sz w:val="22"/>
                <w:szCs w:val="22"/>
                <w:lang w:eastAsia="en-GB"/>
              </w:rPr>
            </w:pPr>
            <w:ins w:id="3496"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349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3498" w:author="jonathan pritchard" w:date="2024-10-14T20:57:00Z" w16du:dateUtc="2024-10-14T19:57:00Z"/>
                <w:rFonts w:ascii="Aptos Narrow" w:eastAsia="Times New Roman" w:hAnsi="Aptos Narrow"/>
                <w:color w:val="000000"/>
                <w:sz w:val="22"/>
                <w:szCs w:val="22"/>
                <w:lang w:eastAsia="en-GB"/>
              </w:rPr>
            </w:pPr>
            <w:ins w:id="349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0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3501" w:author="jonathan pritchard" w:date="2024-10-14T20:57:00Z" w16du:dateUtc="2024-10-14T19:57:00Z"/>
                <w:rFonts w:ascii="Aptos Narrow" w:eastAsia="Times New Roman" w:hAnsi="Aptos Narrow"/>
                <w:color w:val="000000"/>
                <w:sz w:val="22"/>
                <w:szCs w:val="22"/>
                <w:lang w:eastAsia="en-GB"/>
              </w:rPr>
            </w:pPr>
            <w:ins w:id="350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0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3504" w:author="jonathan pritchard" w:date="2024-10-14T20:57:00Z" w16du:dateUtc="2024-10-14T19:57:00Z"/>
                <w:rFonts w:ascii="Aptos Narrow" w:eastAsia="Times New Roman" w:hAnsi="Aptos Narrow"/>
                <w:color w:val="000000"/>
                <w:sz w:val="22"/>
                <w:szCs w:val="22"/>
                <w:lang w:eastAsia="en-GB"/>
              </w:rPr>
            </w:pPr>
            <w:ins w:id="350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3506" w:author="jonathan pritchard" w:date="2024-10-14T20:57:00Z"/>
          <w:trPrChange w:id="3507"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50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350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51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3511" w:author="jonathan pritchard" w:date="2024-10-14T20:57:00Z" w16du:dateUtc="2024-10-14T19:57:00Z"/>
                <w:rFonts w:ascii="Aptos Narrow" w:eastAsia="Times New Roman" w:hAnsi="Aptos Narrow"/>
                <w:i/>
                <w:iCs/>
                <w:color w:val="000000"/>
                <w:sz w:val="22"/>
                <w:szCs w:val="22"/>
                <w:lang w:eastAsia="en-GB"/>
              </w:rPr>
            </w:pPr>
            <w:ins w:id="3512"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351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3514" w:author="jonathan pritchard" w:date="2024-10-14T20:57:00Z" w16du:dateUtc="2024-10-14T19:57:00Z"/>
                <w:rFonts w:ascii="Aptos Narrow" w:eastAsia="Times New Roman" w:hAnsi="Aptos Narrow"/>
                <w:color w:val="000000"/>
                <w:sz w:val="22"/>
                <w:szCs w:val="22"/>
                <w:lang w:eastAsia="en-GB"/>
              </w:rPr>
            </w:pPr>
            <w:ins w:id="351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1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3517" w:author="jonathan pritchard" w:date="2024-10-14T20:57:00Z" w16du:dateUtc="2024-10-14T19:57:00Z"/>
                <w:rFonts w:ascii="Aptos Narrow" w:eastAsia="Times New Roman" w:hAnsi="Aptos Narrow"/>
                <w:color w:val="000000"/>
                <w:sz w:val="22"/>
                <w:szCs w:val="22"/>
                <w:lang w:eastAsia="en-GB"/>
              </w:rPr>
            </w:pPr>
            <w:ins w:id="351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1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3520" w:author="jonathan pritchard" w:date="2024-10-14T20:57:00Z" w16du:dateUtc="2024-10-14T19:57:00Z"/>
                <w:rFonts w:ascii="Aptos Narrow" w:eastAsia="Times New Roman" w:hAnsi="Aptos Narrow"/>
                <w:color w:val="000000"/>
                <w:sz w:val="22"/>
                <w:szCs w:val="22"/>
                <w:lang w:eastAsia="en-GB"/>
              </w:rPr>
            </w:pPr>
            <w:ins w:id="352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3522" w:author="jonathan pritchard" w:date="2024-10-14T20:57:00Z"/>
          <w:trPrChange w:id="3523"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52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352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52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3527" w:author="jonathan pritchard" w:date="2024-10-14T20:57:00Z" w16du:dateUtc="2024-10-14T19:57:00Z"/>
                <w:rFonts w:ascii="Aptos Narrow" w:eastAsia="Times New Roman" w:hAnsi="Aptos Narrow"/>
                <w:i/>
                <w:iCs/>
                <w:color w:val="000000"/>
                <w:sz w:val="22"/>
                <w:szCs w:val="22"/>
                <w:lang w:eastAsia="en-GB"/>
              </w:rPr>
            </w:pPr>
            <w:ins w:id="3528"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352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3530" w:author="jonathan pritchard" w:date="2024-10-14T20:57:00Z" w16du:dateUtc="2024-10-14T19:57:00Z"/>
                <w:rFonts w:ascii="Aptos Narrow" w:eastAsia="Times New Roman" w:hAnsi="Aptos Narrow"/>
                <w:color w:val="000000"/>
                <w:sz w:val="22"/>
                <w:szCs w:val="22"/>
                <w:lang w:eastAsia="en-GB"/>
              </w:rPr>
            </w:pPr>
            <w:ins w:id="353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3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3533" w:author="jonathan pritchard" w:date="2024-10-14T20:57:00Z" w16du:dateUtc="2024-10-14T19:57:00Z"/>
                <w:rFonts w:ascii="Aptos Narrow" w:eastAsia="Times New Roman" w:hAnsi="Aptos Narrow"/>
                <w:color w:val="000000"/>
                <w:sz w:val="22"/>
                <w:szCs w:val="22"/>
                <w:lang w:eastAsia="en-GB"/>
              </w:rPr>
            </w:pPr>
            <w:ins w:id="353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3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3536" w:author="jonathan pritchard" w:date="2024-10-14T20:57:00Z" w16du:dateUtc="2024-10-14T19:57:00Z"/>
                <w:rFonts w:ascii="Aptos Narrow" w:eastAsia="Times New Roman" w:hAnsi="Aptos Narrow"/>
                <w:color w:val="000000"/>
                <w:sz w:val="22"/>
                <w:szCs w:val="22"/>
                <w:lang w:eastAsia="en-GB"/>
              </w:rPr>
            </w:pPr>
            <w:ins w:id="353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3538" w:author="jonathan pritchard" w:date="2024-10-14T20:57:00Z"/>
          <w:trPrChange w:id="3539"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54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354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54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3543" w:author="jonathan pritchard" w:date="2024-10-14T20:57:00Z" w16du:dateUtc="2024-10-14T19:57:00Z"/>
                <w:rFonts w:ascii="Aptos Narrow" w:eastAsia="Times New Roman" w:hAnsi="Aptos Narrow"/>
                <w:i/>
                <w:iCs/>
                <w:color w:val="000000"/>
                <w:sz w:val="22"/>
                <w:szCs w:val="22"/>
                <w:lang w:eastAsia="en-GB"/>
              </w:rPr>
            </w:pPr>
            <w:ins w:id="3544"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354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3546" w:author="jonathan pritchard" w:date="2024-10-14T20:57:00Z" w16du:dateUtc="2024-10-14T19:57:00Z"/>
                <w:rFonts w:ascii="Aptos Narrow" w:eastAsia="Times New Roman" w:hAnsi="Aptos Narrow"/>
                <w:color w:val="000000"/>
                <w:sz w:val="22"/>
                <w:szCs w:val="22"/>
                <w:lang w:eastAsia="en-GB"/>
              </w:rPr>
            </w:pPr>
            <w:ins w:id="354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4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3549" w:author="jonathan pritchard" w:date="2024-10-14T20:57:00Z" w16du:dateUtc="2024-10-14T19:57:00Z"/>
                <w:rFonts w:ascii="Aptos Narrow" w:eastAsia="Times New Roman" w:hAnsi="Aptos Narrow"/>
                <w:color w:val="000000"/>
                <w:sz w:val="22"/>
                <w:szCs w:val="22"/>
                <w:lang w:eastAsia="en-GB"/>
              </w:rPr>
            </w:pPr>
            <w:ins w:id="355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5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3552" w:author="jonathan pritchard" w:date="2024-10-14T20:57:00Z" w16du:dateUtc="2024-10-14T19:57:00Z"/>
                <w:rFonts w:ascii="Aptos Narrow" w:eastAsia="Times New Roman" w:hAnsi="Aptos Narrow"/>
                <w:color w:val="000000"/>
                <w:sz w:val="22"/>
                <w:szCs w:val="22"/>
                <w:lang w:eastAsia="en-GB"/>
              </w:rPr>
            </w:pPr>
            <w:ins w:id="355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3554" w:author="jonathan pritchard" w:date="2024-10-14T20:57:00Z"/>
          <w:trPrChange w:id="3555"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355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355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3558"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3559" w:author="jonathan pritchard" w:date="2024-10-14T20:57:00Z" w16du:dateUtc="2024-10-14T19:57:00Z"/>
                <w:rFonts w:ascii="Aptos Narrow" w:eastAsia="Times New Roman" w:hAnsi="Aptos Narrow"/>
                <w:i/>
                <w:iCs/>
                <w:color w:val="000000"/>
                <w:sz w:val="22"/>
                <w:szCs w:val="22"/>
                <w:lang w:eastAsia="en-GB"/>
              </w:rPr>
            </w:pPr>
            <w:ins w:id="3560"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3561"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3562" w:author="jonathan pritchard" w:date="2024-10-14T20:57:00Z" w16du:dateUtc="2024-10-14T19:57:00Z"/>
                <w:rFonts w:ascii="Aptos Narrow" w:eastAsia="Times New Roman" w:hAnsi="Aptos Narrow"/>
                <w:color w:val="000000"/>
                <w:sz w:val="22"/>
                <w:szCs w:val="22"/>
                <w:lang w:eastAsia="en-GB"/>
              </w:rPr>
            </w:pPr>
            <w:ins w:id="356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3564"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3565" w:author="jonathan pritchard" w:date="2024-10-14T20:57:00Z" w16du:dateUtc="2024-10-14T19:57:00Z"/>
                <w:rFonts w:ascii="Aptos Narrow" w:eastAsia="Times New Roman" w:hAnsi="Aptos Narrow"/>
                <w:color w:val="000000"/>
                <w:sz w:val="22"/>
                <w:szCs w:val="22"/>
                <w:lang w:eastAsia="en-GB"/>
              </w:rPr>
            </w:pPr>
            <w:ins w:id="356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3567"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3568" w:author="jonathan pritchard" w:date="2024-10-14T20:57:00Z" w16du:dateUtc="2024-10-14T19:57:00Z"/>
                <w:rFonts w:ascii="Aptos Narrow" w:eastAsia="Times New Roman" w:hAnsi="Aptos Narrow"/>
                <w:color w:val="000000"/>
                <w:sz w:val="22"/>
                <w:szCs w:val="22"/>
                <w:lang w:eastAsia="en-GB"/>
              </w:rPr>
            </w:pPr>
            <w:ins w:id="3569"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3570" w:author="jonathan pritchard" w:date="2024-10-14T20:56:00Z" w16du:dateUtc="2024-10-14T19:56:00Z"/>
        </w:rPr>
        <w:pPrChange w:id="3571" w:author="jonathan pritchard" w:date="2024-10-14T20:57:00Z" w16du:dateUtc="2024-10-14T19:57:00Z">
          <w:pPr>
            <w:pStyle w:val="Caption"/>
            <w:spacing w:after="120" w:line="240" w:lineRule="auto"/>
            <w:jc w:val="center"/>
          </w:pPr>
        </w:pPrChange>
      </w:pPr>
    </w:p>
    <w:p w14:paraId="79A9F07D" w14:textId="372C5F73" w:rsidR="006D3D53" w:rsidRPr="00B812CA" w:rsidRDefault="005E3EB6" w:rsidP="00A05AE2">
      <w:pPr>
        <w:pStyle w:val="Caption"/>
        <w:spacing w:after="120" w:line="240" w:lineRule="auto"/>
        <w:jc w:val="center"/>
      </w:pPr>
      <w:r w:rsidRPr="00B77A92">
        <w:t xml:space="preserve">Table </w:t>
      </w:r>
      <w:del w:id="3572" w:author="jonathan pritchard" w:date="2025-01-29T15:42:00Z" w16du:dateUtc="2025-01-29T15:42:00Z">
        <w:r w:rsidR="00A05AE2" w:rsidRPr="00B77A92" w:rsidDel="00F12027">
          <w:delText>C-</w:delText>
        </w:r>
      </w:del>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3310"/>
      <w:r w:rsidRPr="00B77A92">
        <w:t xml:space="preserve"> - </w:t>
      </w:r>
      <w:r w:rsidRPr="00B812CA">
        <w:t>Template for tidal stream values</w:t>
      </w:r>
    </w:p>
    <w:p w14:paraId="35CC0F4B" w14:textId="2B677619" w:rsidR="005A72AB" w:rsidRPr="00B812CA" w:rsidDel="00764DCF" w:rsidRDefault="0091047A" w:rsidP="00B812CA">
      <w:pPr>
        <w:spacing w:after="120" w:line="240" w:lineRule="auto"/>
        <w:jc w:val="center"/>
        <w:rPr>
          <w:del w:id="3573" w:author="jonathan pritchard" w:date="2024-10-14T20:57:00Z" w16du:dateUtc="2024-10-14T19:57:00Z"/>
          <w:b/>
          <w:bCs/>
        </w:rPr>
      </w:pPr>
      <w:del w:id="3574"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3575" w:author="jonathan pritchard" w:date="2024-10-14T20:58:00Z" w16du:dateUtc="2024-10-14T19:58:00Z"/>
        </w:rPr>
      </w:pPr>
      <w:bookmarkStart w:id="3576" w:name="_Ref46758217"/>
      <w:del w:id="3577" w:author="jonathan pritchard" w:date="2024-10-14T20:58:00Z" w16du:dateUtc="2024-10-14T19:58:00Z">
        <w:r w:rsidRPr="00B77A92" w:rsidDel="00764DCF">
          <w:delText xml:space="preserve">Table </w:delText>
        </w:r>
        <w:r w:rsidR="00A05AE2" w:rsidRPr="00B77A92" w:rsidDel="00764DCF">
          <w:delText>C-</w:delText>
        </w:r>
        <w:r w:rsidR="0045426C" w:rsidDel="00764DCF">
          <w:fldChar w:fldCharType="begin"/>
        </w:r>
        <w:r w:rsidR="0045426C" w:rsidDel="00764DCF">
          <w:delInstrText xml:space="preserve"> SEQ Table \* ARABIC </w:delInstrText>
        </w:r>
        <w:r w:rsidR="0045426C" w:rsidDel="00764DCF">
          <w:fldChar w:fldCharType="separate"/>
        </w:r>
        <w:r w:rsidR="0045426C" w:rsidDel="00764DCF">
          <w:rPr>
            <w:noProof/>
          </w:rPr>
          <w:delText>7</w:delText>
        </w:r>
        <w:r w:rsidR="0045426C" w:rsidDel="00764DCF">
          <w:fldChar w:fldCharType="end"/>
        </w:r>
        <w:bookmarkEnd w:id="3576"/>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3578" w:name="_Toc178784491"/>
      <w:bookmarkStart w:id="3579" w:name="_Toc178784492"/>
      <w:bookmarkStart w:id="3580" w:name="_Toc178784493"/>
      <w:bookmarkStart w:id="3581" w:name="_Toc178784494"/>
      <w:bookmarkStart w:id="3582" w:name="_Toc178784495"/>
      <w:bookmarkStart w:id="3583" w:name="_Toc178784496"/>
      <w:bookmarkStart w:id="3584" w:name="_Toc178784497"/>
      <w:bookmarkStart w:id="3585" w:name="_Toc178784498"/>
      <w:bookmarkStart w:id="3586" w:name="_Toc38829567"/>
      <w:bookmarkStart w:id="3587" w:name="_Toc38830070"/>
      <w:bookmarkStart w:id="3588" w:name="_Toc38936233"/>
      <w:bookmarkStart w:id="3589" w:name="_Toc40990424"/>
      <w:bookmarkStart w:id="3590" w:name="_Toc41235035"/>
      <w:bookmarkStart w:id="3591" w:name="_Toc41235079"/>
      <w:bookmarkStart w:id="3592" w:name="_Toc42694851"/>
      <w:bookmarkStart w:id="3593" w:name="_Toc42708812"/>
      <w:bookmarkStart w:id="3594" w:name="_Toc188968633"/>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r w:rsidRPr="00B77A92">
        <w:t xml:space="preserve">Alerts </w:t>
      </w:r>
      <w:r w:rsidR="00A80530" w:rsidRPr="00B77A92">
        <w:t>and Indications</w:t>
      </w:r>
      <w:bookmarkEnd w:id="3594"/>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pPr>
        <w:pStyle w:val="Heading2"/>
        <w:rPr>
          <w:ins w:id="3595" w:author="jonathan pritchard" w:date="2025-01-29T15:45:00Z" w16du:dateUtc="2025-01-29T15:45:00Z"/>
        </w:rPr>
        <w:pPrChange w:id="3596" w:author="jonathan pritchard" w:date="2025-01-29T15:45:00Z" w16du:dateUtc="2025-01-29T15:45:00Z">
          <w:pPr>
            <w:spacing w:after="120" w:line="240" w:lineRule="auto"/>
            <w:jc w:val="both"/>
          </w:pPr>
        </w:pPrChange>
      </w:pPr>
      <w:ins w:id="3597" w:author="jonathan pritchard" w:date="2025-01-29T15:45:00Z" w16du:dateUtc="2025-01-29T15:45:00Z">
        <w:r>
          <w:t>Multiple spatial objects.</w:t>
        </w:r>
      </w:ins>
    </w:p>
    <w:p w14:paraId="4999E7FB" w14:textId="20BBD170" w:rsidR="00F12027" w:rsidRDefault="00F12027" w:rsidP="004710ED">
      <w:pPr>
        <w:spacing w:after="120" w:line="240" w:lineRule="auto"/>
        <w:jc w:val="both"/>
        <w:rPr>
          <w:ins w:id="3598" w:author="jonathan pritchard" w:date="2025-01-29T15:43:00Z" w16du:dateUtc="2025-01-29T15:43:00Z"/>
        </w:rPr>
      </w:pPr>
      <w:ins w:id="3599" w:author="jonathan pritchard" w:date="2025-01-29T15:43:00Z" w16du:dateUtc="2025-01-29T15:43:00Z">
        <w:r>
          <w:t xml:space="preserve">If multiple spatial objects </w:t>
        </w:r>
      </w:ins>
      <w:ins w:id="3600" w:author="jonathan pritchard" w:date="2025-01-29T15:44:00Z" w16du:dateUtc="2025-01-29T15:44:00Z">
        <w:r>
          <w:t>are identified then the union of those spatial objects must be highlighted. If the same spatial object identifies an alert and an indication then the drawing order must be the alert highlight follow</w:t>
        </w:r>
      </w:ins>
      <w:ins w:id="3601" w:author="jonathan pritchard" w:date="2025-01-29T15:46:00Z" w16du:dateUtc="2025-01-29T15:46:00Z">
        <w:r>
          <w:t>e</w:t>
        </w:r>
      </w:ins>
      <w:ins w:id="3602" w:author="jonathan pritchard" w:date="2025-01-29T15:44:00Z" w16du:dateUtc="2025-01-29T15:44:00Z">
        <w:r>
          <w:t>d by the drawin</w:t>
        </w:r>
      </w:ins>
      <w:ins w:id="3603" w:author="jonathan pritchard" w:date="2025-01-29T15:45:00Z" w16du:dateUtc="2025-01-29T15:45:00Z">
        <w:r>
          <w:t>g highlight.</w:t>
        </w:r>
      </w:ins>
    </w:p>
    <w:p w14:paraId="212B76A3" w14:textId="74807F24" w:rsidR="00887426" w:rsidDel="00F12027" w:rsidRDefault="00887426">
      <w:pPr>
        <w:spacing w:after="120" w:line="240" w:lineRule="auto"/>
        <w:jc w:val="both"/>
        <w:rPr>
          <w:del w:id="3604" w:author="jonathan pritchard" w:date="2025-01-29T15:45:00Z" w16du:dateUtc="2025-01-29T15:45:00Z"/>
        </w:rPr>
      </w:pPr>
      <w:commentRangeStart w:id="3605"/>
      <w:commentRangeStart w:id="3606"/>
      <w:del w:id="3607" w:author="jonathan pritchard" w:date="2025-01-29T15:46:00Z" w16du:dateUtc="2025-01-29T15:46:00Z">
        <w:r w:rsidDel="00F12027">
          <w:delText>[</w:delText>
        </w:r>
      </w:del>
      <w:del w:id="3608" w:author="jonathan pritchard" w:date="2025-01-29T15:45:00Z" w16du:dateUtc="2025-01-29T15:45:00Z">
        <w:r w:rsidDel="00F12027">
          <w:delText>Combination of alerts and indications together aren’t specified? As shown in S-164]</w:delText>
        </w:r>
        <w:commentRangeEnd w:id="3605"/>
        <w:r w:rsidDel="00F12027">
          <w:rPr>
            <w:rStyle w:val="CommentReference"/>
          </w:rPr>
          <w:commentReference w:id="3605"/>
        </w:r>
        <w:commentRangeEnd w:id="3606"/>
        <w:r w:rsidDel="00F12027">
          <w:rPr>
            <w:rStyle w:val="CommentReference"/>
          </w:rPr>
          <w:commentReference w:id="3606"/>
        </w:r>
        <w:r w:rsidDel="00F12027">
          <w:delText xml:space="preserve"> [Suggested,</w:delText>
        </w:r>
      </w:del>
    </w:p>
    <w:p w14:paraId="5474168D" w14:textId="261B1E5A" w:rsidR="00887426" w:rsidRPr="00B812CA" w:rsidDel="00F12027" w:rsidRDefault="00887426">
      <w:pPr>
        <w:spacing w:after="120" w:line="240" w:lineRule="auto"/>
        <w:jc w:val="both"/>
        <w:rPr>
          <w:del w:id="3609" w:author="jonathan pritchard" w:date="2025-01-29T15:45:00Z" w16du:dateUtc="2025-01-29T15:45:00Z"/>
          <w:highlight w:val="yellow"/>
        </w:rPr>
        <w:pPrChange w:id="3610" w:author="jonathan pritchard" w:date="2025-01-29T15:45:00Z" w16du:dateUtc="2025-01-29T15:45:00Z">
          <w:pPr>
            <w:pStyle w:val="ListParagraph"/>
            <w:numPr>
              <w:numId w:val="129"/>
            </w:numPr>
            <w:spacing w:after="120" w:line="240" w:lineRule="auto"/>
            <w:ind w:hanging="360"/>
            <w:jc w:val="both"/>
          </w:pPr>
        </w:pPrChange>
      </w:pPr>
      <w:commentRangeStart w:id="3611"/>
      <w:del w:id="3612" w:author="jonathan pritchard" w:date="2025-01-29T15:45:00Z" w16du:dateUtc="2025-01-29T15:45:00Z">
        <w:r w:rsidRPr="00B812CA" w:rsidDel="00F12027">
          <w:rPr>
            <w:highlight w:val="yellow"/>
          </w:rPr>
          <w:delText xml:space="preserve">Union (within the highlight) of spatial objects together (lines and areas). </w:delText>
        </w:r>
      </w:del>
    </w:p>
    <w:p w14:paraId="6A11F246" w14:textId="009A8104" w:rsidR="00887426" w:rsidDel="00F12027" w:rsidRDefault="00887426">
      <w:pPr>
        <w:spacing w:after="120" w:line="240" w:lineRule="auto"/>
        <w:jc w:val="both"/>
        <w:rPr>
          <w:del w:id="3613" w:author="jonathan pritchard" w:date="2025-01-29T15:46:00Z" w16du:dateUtc="2025-01-29T15:46:00Z"/>
          <w:highlight w:val="yellow"/>
        </w:rPr>
        <w:pPrChange w:id="3614" w:author="jonathan pritchard" w:date="2025-01-29T15:45:00Z" w16du:dateUtc="2025-01-29T15:45:00Z">
          <w:pPr>
            <w:pStyle w:val="ListParagraph"/>
            <w:numPr>
              <w:numId w:val="129"/>
            </w:numPr>
            <w:spacing w:after="120" w:line="240" w:lineRule="auto"/>
            <w:ind w:hanging="360"/>
            <w:jc w:val="both"/>
          </w:pPr>
        </w:pPrChange>
      </w:pPr>
      <w:del w:id="3615" w:author="jonathan pritchard" w:date="2025-01-29T15:45:00Z" w16du:dateUtc="2025-01-29T15:45:00Z">
        <w:r w:rsidRPr="00B812CA" w:rsidDel="00F12027">
          <w:rPr>
            <w:highlight w:val="yellow"/>
          </w:rPr>
          <w:delText>Drawing order if first alert highlight followed by indication highlight (.e. display priority of indication highlight is higher than alert highlight].</w:delText>
        </w:r>
        <w:commentRangeEnd w:id="3611"/>
        <w:r w:rsidDel="00F12027">
          <w:rPr>
            <w:rStyle w:val="CommentReference"/>
          </w:rPr>
          <w:commentReference w:id="3611"/>
        </w:r>
      </w:del>
    </w:p>
    <w:p w14:paraId="0128D316" w14:textId="0D602D96" w:rsidR="005A72AB" w:rsidRPr="00B812CA" w:rsidRDefault="005A72AB" w:rsidP="005A72AB">
      <w:pPr>
        <w:spacing w:after="120" w:line="240" w:lineRule="auto"/>
        <w:jc w:val="both"/>
        <w:rPr>
          <w:highlight w:val="yellow"/>
        </w:rPr>
      </w:pPr>
      <w:del w:id="3616" w:author="jonathan pritchard" w:date="2025-01-29T15:46:00Z" w16du:dateUtc="2025-01-29T15:46:00Z">
        <w:r w:rsidDel="00F12027">
          <w:rPr>
            <w:highlight w:val="yellow"/>
          </w:rPr>
          <w:delText>….</w:delText>
        </w:r>
      </w:del>
    </w:p>
    <w:p w14:paraId="289665F2" w14:textId="2A7BAF0B" w:rsidR="00F42A19" w:rsidRPr="00B77A92" w:rsidRDefault="00201DB6" w:rsidP="00BE68E8">
      <w:pPr>
        <w:pStyle w:val="Heading1"/>
      </w:pPr>
      <w:bookmarkStart w:id="3617" w:name="_Toc178784500"/>
      <w:bookmarkStart w:id="3618" w:name="_Ref44433395"/>
      <w:bookmarkStart w:id="3619" w:name="_Toc188968634"/>
      <w:bookmarkEnd w:id="3617"/>
      <w:r w:rsidRPr="00B77A92">
        <w:lastRenderedPageBreak/>
        <w:t xml:space="preserve">Use of </w:t>
      </w:r>
      <w:r w:rsidR="00F42A19" w:rsidRPr="00B77A92">
        <w:t xml:space="preserve">Context </w:t>
      </w:r>
      <w:r w:rsidRPr="00B77A92">
        <w:t>P</w:t>
      </w:r>
      <w:r w:rsidR="00F42A19" w:rsidRPr="00B77A92">
        <w:t>arameters</w:t>
      </w:r>
      <w:bookmarkEnd w:id="3618"/>
      <w:bookmarkEnd w:id="3619"/>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3620" w:name="_Ref45143486"/>
      <w:bookmarkStart w:id="3621" w:name="_Ref171161739"/>
      <w:bookmarkStart w:id="3622" w:name="_Toc188968635"/>
      <w:r w:rsidRPr="00B77A92">
        <w:t>Dual-fuel systems</w:t>
      </w:r>
      <w:bookmarkEnd w:id="3620"/>
      <w:bookmarkEnd w:id="3621"/>
      <w:bookmarkEnd w:id="3622"/>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3623"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3624" w:name="_Toc178784503"/>
      <w:bookmarkStart w:id="3625" w:name="_Toc178784504"/>
      <w:bookmarkStart w:id="3626" w:name="_Toc178784505"/>
      <w:bookmarkStart w:id="3627" w:name="_Toc178784506"/>
      <w:bookmarkStart w:id="3628" w:name="_Toc178784507"/>
      <w:bookmarkStart w:id="3629" w:name="_Toc178784508"/>
      <w:bookmarkStart w:id="3630" w:name="_Toc178784509"/>
      <w:bookmarkStart w:id="3631" w:name="_Toc178784510"/>
      <w:bookmarkStart w:id="3632" w:name="_Toc188968636"/>
      <w:bookmarkEnd w:id="3624"/>
      <w:bookmarkEnd w:id="3625"/>
      <w:bookmarkEnd w:id="3626"/>
      <w:bookmarkEnd w:id="3627"/>
      <w:bookmarkEnd w:id="3628"/>
      <w:bookmarkEnd w:id="3629"/>
      <w:bookmarkEnd w:id="3630"/>
      <w:bookmarkEnd w:id="3631"/>
      <w:r w:rsidRPr="00B77A92">
        <w:t>Display of additional information layers</w:t>
      </w:r>
      <w:bookmarkEnd w:id="3632"/>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3633" w:name="_Toc188968637"/>
      <w:r w:rsidRPr="00B77A92">
        <w:t>Concurrent applicability of S-</w:t>
      </w:r>
      <w:r w:rsidR="00962723" w:rsidRPr="00B77A92">
        <w:t>52</w:t>
      </w:r>
      <w:r w:rsidR="00390D83" w:rsidRPr="00B77A92">
        <w:t xml:space="preserve"> and S-57</w:t>
      </w:r>
      <w:bookmarkEnd w:id="3633"/>
    </w:p>
    <w:p w14:paraId="16FAA11D" w14:textId="3B087CDB"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del w:id="3634" w:author="jonathan pritchard" w:date="2025-01-14T13:43:00Z" w16du:dateUtc="2025-01-14T13:43:00Z">
        <w:r w:rsidR="003F3566" w:rsidRPr="00B77A92" w:rsidDel="007048BF">
          <w:delText>Annex</w:delText>
        </w:r>
        <w:r w:rsidR="002F1059" w:rsidRPr="00B77A92" w:rsidDel="007048BF">
          <w:delText xml:space="preserve"> </w:delText>
        </w:r>
      </w:del>
      <w:ins w:id="3635" w:author="jonathan pritchard" w:date="2025-01-14T13:43:00Z" w16du:dateUtc="2025-01-14T13:43:00Z">
        <w:r w:rsidR="007048BF">
          <w:t>specification</w:t>
        </w:r>
        <w:r w:rsidR="007048BF" w:rsidRPr="00B77A92">
          <w:t xml:space="preserve"> </w:t>
        </w:r>
      </w:ins>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del w:id="3636" w:author="jonathan pritchard" w:date="2025-01-14T13:43:00Z" w16du:dateUtc="2025-01-14T13:43:00Z">
        <w:r w:rsidR="003F3566" w:rsidRPr="00B77A92" w:rsidDel="007048BF">
          <w:delText xml:space="preserve">Annex </w:delText>
        </w:r>
      </w:del>
      <w:ins w:id="3637" w:author="jonathan pritchard" w:date="2025-01-14T13:43:00Z" w16du:dateUtc="2025-01-14T13:43:00Z">
        <w:r w:rsidR="007048BF">
          <w:t>specification</w:t>
        </w:r>
        <w:r w:rsidR="007048BF" w:rsidRPr="00B77A92">
          <w:t xml:space="preserve"> </w:t>
        </w:r>
      </w:ins>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5304BBE2" w:rsidR="00F821B0" w:rsidRPr="00B77A92" w:rsidRDefault="00F821B0" w:rsidP="004C121F">
      <w:pPr>
        <w:spacing w:after="60" w:line="240" w:lineRule="auto"/>
        <w:jc w:val="both"/>
      </w:pPr>
      <w:r w:rsidRPr="009E353B">
        <w:t xml:space="preserve">This </w:t>
      </w:r>
      <w:del w:id="3638" w:author="jonathan pritchard" w:date="2025-01-14T13:43:00Z" w16du:dateUtc="2025-01-14T13:43:00Z">
        <w:r w:rsidRPr="009E353B" w:rsidDel="007048BF">
          <w:delText xml:space="preserve">Annex </w:delText>
        </w:r>
      </w:del>
      <w:ins w:id="3639" w:author="jonathan pritchard" w:date="2025-01-14T13:43:00Z" w16du:dateUtc="2025-01-14T13:43:00Z">
        <w:r w:rsidR="007048BF" w:rsidRPr="009E353B">
          <w:t xml:space="preserve">specification </w:t>
        </w:r>
      </w:ins>
      <w:r w:rsidRPr="009E353B">
        <w:t>is designed to allow</w:t>
      </w:r>
      <w:r w:rsidRPr="00B77A92">
        <w:t xml:space="preserve"> such integrated displays. Note in particular:</w:t>
      </w:r>
    </w:p>
    <w:p w14:paraId="61F0F4F9" w14:textId="1FDA69AD"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del w:id="3640" w:author="jonathan pritchard" w:date="2025-01-14T13:43:00Z" w16du:dateUtc="2025-01-14T13:43:00Z">
        <w:r w:rsidRPr="00B77A92" w:rsidDel="007048BF">
          <w:delText xml:space="preserve">Annex </w:delText>
        </w:r>
      </w:del>
      <w:ins w:id="3641" w:author="jonathan pritchard" w:date="2025-01-14T13:43:00Z" w16du:dateUtc="2025-01-14T13:43:00Z">
        <w:r w:rsidR="007048BF">
          <w:t>specification</w:t>
        </w:r>
        <w:r w:rsidR="007048BF" w:rsidRPr="00B77A92">
          <w:t xml:space="preserve"> </w:t>
        </w:r>
      </w:ins>
      <w:r w:rsidRPr="00B77A92">
        <w:t>describes their applicability to S-100-based data and defines additional functions for S-100-based data. Any additional functions that apply only to S-100-data should be deactivated for S-57 data.</w:t>
      </w:r>
    </w:p>
    <w:p w14:paraId="44064F8D" w14:textId="6189B9F4"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del w:id="3642" w:author="jonathan pritchard" w:date="2025-01-14T13:44:00Z" w16du:dateUtc="2025-01-14T13:44:00Z">
        <w:r w:rsidRPr="00B77A92" w:rsidDel="007048BF">
          <w:delText>Annex</w:delText>
        </w:r>
      </w:del>
      <w:ins w:id="3643" w:author="jonathan pritchard" w:date="2025-01-14T13:44:00Z" w16du:dateUtc="2025-01-14T13:44:00Z">
        <w:r w:rsidR="007048BF">
          <w:t>specification</w:t>
        </w:r>
      </w:ins>
      <w:r w:rsidRPr="00B77A92">
        <w:t>.</w:t>
      </w:r>
    </w:p>
    <w:p w14:paraId="75D4AF8A" w14:textId="39660832"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del w:id="3644" w:author="jonathan pritchard" w:date="2025-01-14T13:44:00Z" w16du:dateUtc="2025-01-14T13:44:00Z">
        <w:r w:rsidRPr="00B77A92" w:rsidDel="007048BF">
          <w:delText xml:space="preserve">Annex </w:delText>
        </w:r>
      </w:del>
      <w:ins w:id="3645" w:author="jonathan pritchard" w:date="2025-01-14T13:44:00Z" w16du:dateUtc="2025-01-14T13:44:00Z">
        <w:r w:rsidR="007048BF">
          <w:t>specification</w:t>
        </w:r>
        <w:r w:rsidR="007048BF" w:rsidRPr="00B77A92">
          <w:t xml:space="preserve"> </w:t>
        </w:r>
      </w:ins>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5C13FFCB"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del w:id="3646" w:author="jonathan pritchard" w:date="2025-01-14T13:44:00Z" w16du:dateUtc="2025-01-14T13:44:00Z">
        <w:r w:rsidR="00012A5A" w:rsidRPr="00FD0C9C" w:rsidDel="007048BF">
          <w:delText>Annex</w:delText>
        </w:r>
      </w:del>
      <w:ins w:id="3647" w:author="jonathan pritchard" w:date="2025-01-14T13:44:00Z" w16du:dateUtc="2025-01-14T13:44:00Z">
        <w:r w:rsidR="007048BF">
          <w:t>specification</w:t>
        </w:r>
      </w:ins>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3648" w:name="_Toc188968638"/>
      <w:r w:rsidRPr="00B812CA">
        <w:t>Specifications for the display screen</w:t>
      </w:r>
      <w:bookmarkEnd w:id="3648"/>
    </w:p>
    <w:p w14:paraId="7AAA8BD5" w14:textId="2B70B9A4" w:rsidR="00874728" w:rsidRPr="00B77A92" w:rsidRDefault="00725E1B" w:rsidP="00DB7CFE">
      <w:pPr>
        <w:pStyle w:val="Heading2"/>
      </w:pPr>
      <w:bookmarkStart w:id="3649" w:name="_Ref47552325"/>
      <w:bookmarkStart w:id="3650" w:name="_Ref47552331"/>
      <w:bookmarkStart w:id="3651" w:name="_Ref47553093"/>
      <w:bookmarkStart w:id="3652" w:name="_Toc188968639"/>
      <w:r w:rsidRPr="00B77A92">
        <w:t>Physical display requirements</w:t>
      </w:r>
      <w:bookmarkEnd w:id="3649"/>
      <w:bookmarkEnd w:id="3650"/>
      <w:bookmarkEnd w:id="3651"/>
      <w:bookmarkEnd w:id="3652"/>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3653" w:name="_Toc188968640"/>
      <w:r w:rsidRPr="00B77A92">
        <w:t>Colour reproduction</w:t>
      </w:r>
      <w:bookmarkEnd w:id="3653"/>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3654" w:name="_Ref49462011"/>
      <w:bookmarkStart w:id="3655" w:name="_Toc188968641"/>
      <w:r w:rsidRPr="00B77A92">
        <w:t>Display requirements for colours</w:t>
      </w:r>
      <w:bookmarkEnd w:id="3654"/>
      <w:bookmarkEnd w:id="3655"/>
    </w:p>
    <w:p w14:paraId="3CB3320E" w14:textId="50B40509" w:rsidR="00334FE9" w:rsidRPr="00B77A92" w:rsidRDefault="00334FE9" w:rsidP="00E673D5">
      <w:pPr>
        <w:pStyle w:val="Heading3"/>
      </w:pPr>
      <w:bookmarkStart w:id="3656" w:name="_Toc178784517"/>
      <w:bookmarkStart w:id="3657" w:name="_Toc178784518"/>
      <w:bookmarkStart w:id="3658" w:name="_Toc178784519"/>
      <w:bookmarkStart w:id="3659" w:name="_Toc178784520"/>
      <w:bookmarkStart w:id="3660" w:name="_Toc178784521"/>
      <w:bookmarkStart w:id="3661" w:name="_Toc178784522"/>
      <w:bookmarkStart w:id="3662" w:name="_Toc178784523"/>
      <w:bookmarkStart w:id="3663" w:name="_Toc178784524"/>
      <w:bookmarkStart w:id="3664" w:name="_Toc178784525"/>
      <w:bookmarkStart w:id="3665" w:name="_Toc178784526"/>
      <w:bookmarkStart w:id="3666" w:name="_Toc178784527"/>
      <w:bookmarkStart w:id="3667" w:name="_Toc178784528"/>
      <w:bookmarkStart w:id="3668" w:name="_Toc188968642"/>
      <w:bookmarkEnd w:id="3656"/>
      <w:bookmarkEnd w:id="3657"/>
      <w:bookmarkEnd w:id="3658"/>
      <w:bookmarkEnd w:id="3659"/>
      <w:bookmarkEnd w:id="3660"/>
      <w:bookmarkEnd w:id="3661"/>
      <w:bookmarkEnd w:id="3662"/>
      <w:bookmarkEnd w:id="3663"/>
      <w:bookmarkEnd w:id="3664"/>
      <w:bookmarkEnd w:id="3665"/>
      <w:bookmarkEnd w:id="3666"/>
      <w:bookmarkEnd w:id="3667"/>
      <w:r w:rsidRPr="00B77A92">
        <w:t>General</w:t>
      </w:r>
      <w:bookmarkEnd w:id="3668"/>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3669" w:name="_Toc49466645"/>
      <w:bookmarkStart w:id="3670" w:name="_Toc49466891"/>
      <w:bookmarkStart w:id="3671" w:name="_Toc178784530"/>
      <w:bookmarkStart w:id="3672" w:name="_Toc178784531"/>
      <w:bookmarkStart w:id="3673" w:name="_Toc178784532"/>
      <w:bookmarkStart w:id="3674" w:name="_Toc178784533"/>
      <w:bookmarkStart w:id="3675" w:name="_Toc178784534"/>
      <w:bookmarkStart w:id="3676" w:name="_Toc178784535"/>
      <w:bookmarkStart w:id="3677" w:name="_Toc188968643"/>
      <w:bookmarkEnd w:id="3669"/>
      <w:bookmarkEnd w:id="3670"/>
      <w:bookmarkEnd w:id="3671"/>
      <w:bookmarkEnd w:id="3672"/>
      <w:bookmarkEnd w:id="3673"/>
      <w:bookmarkEnd w:id="3674"/>
      <w:bookmarkEnd w:id="3675"/>
      <w:bookmarkEnd w:id="3676"/>
      <w:r w:rsidRPr="00B77A92">
        <w:t>Display calibration and verification</w:t>
      </w:r>
      <w:bookmarkEnd w:id="3677"/>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3678" w:name="_Toc188968644"/>
      <w:r w:rsidRPr="00B77A92">
        <w:t>Effect of controls.</w:t>
      </w:r>
      <w:bookmarkEnd w:id="3678"/>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3679" w:name="_Toc188968645"/>
      <w:r w:rsidRPr="00B77A92">
        <w:t>Use of the controls.</w:t>
      </w:r>
      <w:bookmarkEnd w:id="3679"/>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3680" w:name="_Toc188968646"/>
      <w:r w:rsidRPr="00B77A92">
        <w:t>Setting the controls for route monitoring</w:t>
      </w:r>
      <w:bookmarkEnd w:id="3680"/>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3681" w:name="_Toc188968647"/>
    <w:p w14:paraId="24AC6B9E" w14:textId="6CBD9855" w:rsidR="00725E1B" w:rsidRPr="00B77A92" w:rsidRDefault="003A3C6A" w:rsidP="00DB7CFE">
      <w:pPr>
        <w:pStyle w:val="Heading2"/>
      </w:pPr>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3681"/>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3682" w:name="_Toc178784538"/>
      <w:bookmarkStart w:id="3683" w:name="_Toc178784539"/>
      <w:bookmarkStart w:id="3684" w:name="_Ref49465180"/>
      <w:bookmarkStart w:id="3685" w:name="_Toc188968648"/>
      <w:bookmarkEnd w:id="3682"/>
      <w:bookmarkEnd w:id="3683"/>
      <w:r w:rsidRPr="00B77A92">
        <w:t>Colour conversion tolerances and tests</w:t>
      </w:r>
      <w:bookmarkEnd w:id="3684"/>
      <w:bookmarkEnd w:id="3685"/>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3686" w:name="_Toc188968649"/>
      <w:bookmarkStart w:id="3687" w:name="_Ref189057358"/>
      <w:bookmarkStart w:id="3688"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3686"/>
      <w:bookmarkEnd w:id="3687"/>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3689" w:name="_Ref49458949"/>
      <w:bookmarkStart w:id="3690" w:name="_Toc188968650"/>
      <w:r w:rsidRPr="00B77A92">
        <w:t>Use of ECDIS Chart 1 and Colour Test Diagram</w:t>
      </w:r>
      <w:bookmarkEnd w:id="3688"/>
      <w:bookmarkEnd w:id="3689"/>
      <w:bookmarkEnd w:id="3690"/>
    </w:p>
    <w:p w14:paraId="1360AB5D" w14:textId="2ED40663" w:rsidR="00883232" w:rsidRPr="00B77A92" w:rsidRDefault="00883232" w:rsidP="00E673D5">
      <w:pPr>
        <w:pStyle w:val="Heading3"/>
      </w:pPr>
      <w:bookmarkStart w:id="3691" w:name="_Toc188968651"/>
      <w:r w:rsidRPr="00B77A92">
        <w:t>Specification for ECDIS Chart 1 and the Colour Test Diagram</w:t>
      </w:r>
      <w:bookmarkEnd w:id="3691"/>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3692" w:author="jonathan pritchard" w:date="2024-10-14T00:49:00Z" w16du:dateUtc="2024-10-13T23:49:00Z">
        <w:r w:rsidRPr="00B77A92" w:rsidDel="008972A2">
          <w:delText xml:space="preserve">.  </w:delText>
        </w:r>
      </w:del>
      <w:ins w:id="3693"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3694" w:author="jonathan pritchard" w:date="2024-10-14T00:49:00Z" w16du:dateUtc="2024-10-13T23:49:00Z">
        <w:r w:rsidRPr="00B77A92" w:rsidDel="008972A2">
          <w:delText xml:space="preserve">.  </w:delText>
        </w:r>
      </w:del>
      <w:ins w:id="3695"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3696" w:name="_Toc175130365"/>
      <w:bookmarkStart w:id="3697" w:name="_Toc178784545"/>
      <w:bookmarkStart w:id="3698" w:name="_Toc175130366"/>
      <w:bookmarkStart w:id="3699" w:name="_Toc178784546"/>
      <w:bookmarkStart w:id="3700" w:name="_Toc188968652"/>
      <w:bookmarkEnd w:id="3696"/>
      <w:bookmarkEnd w:id="3697"/>
      <w:bookmarkEnd w:id="3698"/>
      <w:bookmarkEnd w:id="3699"/>
      <w:r>
        <w:t>The</w:t>
      </w:r>
      <w:r w:rsidR="00883232" w:rsidRPr="00B77A92">
        <w:t xml:space="preserve"> Colour Test Diagram</w:t>
      </w:r>
      <w:bookmarkEnd w:id="3700"/>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3701"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3701"/>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F12027">
        <w:rPr>
          <w:rPrChange w:id="3702" w:author="jonathan pritchard" w:date="2025-01-29T15:48:00Z" w16du:dateUtc="2025-01-29T15:48:00Z">
            <w:rPr>
              <w:highlight w:val="yellow"/>
            </w:rPr>
          </w:rPrChange>
        </w:rPr>
        <w:t>101</w:t>
      </w:r>
      <w:r w:rsidR="00E10A86" w:rsidRPr="00F12027">
        <w:rPr>
          <w:rPrChange w:id="3703" w:author="jonathan pritchard" w:date="2025-01-29T15:48:00Z" w16du:dateUtc="2025-01-29T15:48:00Z">
            <w:rPr>
              <w:highlight w:val="yellow"/>
            </w:rPr>
          </w:rPrChange>
        </w:rPr>
        <w:t>00AACH1W</w:t>
      </w:r>
      <w:r w:rsidR="00883232" w:rsidRPr="00F12027">
        <w:rPr>
          <w:rPrChange w:id="3704" w:author="jonathan pritchard" w:date="2025-01-29T15:48:00Z" w16du:dateUtc="2025-01-29T15:48:00Z">
            <w:rPr>
              <w:highlight w:val="yellow"/>
            </w:rPr>
          </w:rPrChange>
        </w:rPr>
        <w:t>OO</w:t>
      </w:r>
      <w:r w:rsidR="00883232" w:rsidRPr="00F12027">
        <w:t>”</w:t>
      </w:r>
      <w:r w:rsidR="002B49F2" w:rsidRPr="00F12027">
        <w:t xml:space="preserve"> must be used</w:t>
      </w:r>
      <w:r w:rsidRPr="00F12027">
        <w:t xml:space="preserve">. </w:t>
      </w:r>
      <w:r w:rsidR="00883232" w:rsidRPr="00F12027">
        <w:rPr>
          <w:rPrChange w:id="3705" w:author="jonathan pritchard" w:date="2025-01-29T15:48:00Z" w16du:dateUtc="2025-01-29T15:48:00Z">
            <w:rPr>
              <w:highlight w:val="yellow"/>
            </w:rPr>
          </w:rPrChange>
        </w:rPr>
        <w:t xml:space="preserve">This </w:t>
      </w:r>
      <w:r w:rsidRPr="00F12027">
        <w:rPr>
          <w:rPrChange w:id="3706" w:author="jonathan pritchard" w:date="2025-01-29T15:48:00Z" w16du:dateUtc="2025-01-29T15:48:00Z">
            <w:rPr>
              <w:highlight w:val="yellow"/>
            </w:rPr>
          </w:rPrChange>
        </w:rPr>
        <w:t>dataset</w:t>
      </w:r>
      <w:r w:rsidR="00883232" w:rsidRPr="00F12027">
        <w:rPr>
          <w:rPrChange w:id="3707" w:author="jonathan pritchard" w:date="2025-01-29T15:48:00Z" w16du:dateUtc="2025-01-29T15:48:00Z">
            <w:rPr>
              <w:highlight w:val="yellow"/>
            </w:rPr>
          </w:rPrChange>
        </w:rPr>
        <w:t xml:space="preserve"> must be</w:t>
      </w:r>
      <w:r w:rsidR="002B49F2" w:rsidRPr="00F12027">
        <w:rPr>
          <w:rPrChange w:id="3708" w:author="jonathan pritchard" w:date="2025-01-29T15:48:00Z" w16du:dateUtc="2025-01-29T15:48:00Z">
            <w:rPr>
              <w:highlight w:val="yellow"/>
            </w:rPr>
          </w:rPrChange>
        </w:rPr>
        <w:t xml:space="preserve"> initially displayed at the </w:t>
      </w:r>
      <w:proofErr w:type="spellStart"/>
      <w:r w:rsidR="002B49F2" w:rsidRPr="00F12027">
        <w:rPr>
          <w:rPrChange w:id="3709" w:author="jonathan pritchard" w:date="2025-01-29T15:48:00Z" w16du:dateUtc="2025-01-29T15:48:00Z">
            <w:rPr>
              <w:highlight w:val="yellow"/>
            </w:rPr>
          </w:rPrChange>
        </w:rPr>
        <w:t>optimumD</w:t>
      </w:r>
      <w:r w:rsidR="00A877AA" w:rsidRPr="00F12027">
        <w:rPr>
          <w:rPrChange w:id="3710" w:author="jonathan pritchard" w:date="2025-01-29T15:48:00Z" w16du:dateUtc="2025-01-29T15:48:00Z">
            <w:rPr>
              <w:highlight w:val="yellow"/>
            </w:rPr>
          </w:rPrChange>
        </w:rPr>
        <w:t>i</w:t>
      </w:r>
      <w:r w:rsidR="002B49F2" w:rsidRPr="00F12027">
        <w:rPr>
          <w:rPrChange w:id="3711" w:author="jonathan pritchard" w:date="2025-01-29T15:48:00Z" w16du:dateUtc="2025-01-29T15:48:00Z">
            <w:rPr>
              <w:highlight w:val="yellow"/>
            </w:rPr>
          </w:rPrChange>
        </w:rPr>
        <w:t>splayScale</w:t>
      </w:r>
      <w:proofErr w:type="spellEnd"/>
      <w:r w:rsidR="00883232" w:rsidRPr="00F12027">
        <w:rPr>
          <w:rPrChange w:id="3712" w:author="jonathan pritchard" w:date="2025-01-29T15:48:00Z" w16du:dateUtc="2025-01-29T15:48:00Z">
            <w:rPr>
              <w:highlight w:val="yellow"/>
            </w:rPr>
          </w:rPrChange>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3713" w:author="jonathan pritchard" w:date="2024-10-14T00:49:00Z" w16du:dateUtc="2024-10-13T23:49:00Z">
        <w:r w:rsidRPr="00B77A92" w:rsidDel="008972A2">
          <w:delText xml:space="preserve">.  </w:delText>
        </w:r>
      </w:del>
      <w:ins w:id="3714"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rPr>
          <w:ins w:id="3715" w:author="jonathan pritchard" w:date="2025-01-29T15:49:00Z" w16du:dateUtc="2025-01-29T15:49:00Z"/>
        </w:rPr>
      </w:pPr>
      <w:r w:rsidRPr="00B77A92">
        <w:t xml:space="preserve"> </w:t>
      </w:r>
      <w:r w:rsidRPr="00B77A92">
        <w:tab/>
      </w:r>
      <w:r w:rsidRPr="00B77A92">
        <w:tab/>
        <w:t>from transponder, VTS etc.)</w:t>
      </w:r>
    </w:p>
    <w:p w14:paraId="797EB453" w14:textId="49263C60" w:rsidR="00F12027" w:rsidRPr="00B77A92" w:rsidDel="00494CD1" w:rsidRDefault="00F12027" w:rsidP="00C84C10">
      <w:pPr>
        <w:spacing w:after="120" w:line="240" w:lineRule="auto"/>
        <w:jc w:val="both"/>
        <w:rPr>
          <w:del w:id="3716" w:author="jonathan pritchard" w:date="2025-01-29T15:52:00Z" w16du:dateUtc="2025-01-29T15:52:00Z"/>
        </w:rPr>
      </w:pPr>
      <w:ins w:id="3717" w:author="jonathan pritchard" w:date="2025-01-29T15:49:00Z" w16du:dateUtc="2025-01-29T15:49:00Z">
        <w:r>
          <w:t>The procedures for carrying out the test are documented in S-164.</w:t>
        </w:r>
      </w:ins>
    </w:p>
    <w:p w14:paraId="08A4915B" w14:textId="72F7F185" w:rsidR="008C3446" w:rsidRPr="00B77A92" w:rsidDel="00F12027" w:rsidRDefault="008C3446" w:rsidP="00024B10">
      <w:pPr>
        <w:pStyle w:val="Heading4"/>
        <w:rPr>
          <w:del w:id="3718" w:author="jonathan pritchard" w:date="2025-01-29T15:50:00Z" w16du:dateUtc="2025-01-29T15:50:00Z"/>
        </w:rPr>
      </w:pPr>
      <w:commentRangeStart w:id="3719"/>
      <w:commentRangeStart w:id="3720"/>
      <w:commentRangeStart w:id="3721"/>
      <w:del w:id="3722" w:author="jonathan pritchard" w:date="2025-01-29T15:50:00Z" w16du:dateUtc="2025-01-29T15:50:00Z">
        <w:r w:rsidRPr="00B77A92" w:rsidDel="00F12027">
          <w:delText>Test description</w:delText>
        </w:r>
      </w:del>
    </w:p>
    <w:p w14:paraId="19199E02" w14:textId="58C08703" w:rsidR="008C3446" w:rsidRPr="00B77A92" w:rsidDel="00F12027" w:rsidRDefault="008C3446" w:rsidP="003669D5">
      <w:pPr>
        <w:spacing w:after="120" w:line="240" w:lineRule="auto"/>
        <w:jc w:val="both"/>
        <w:rPr>
          <w:del w:id="3723" w:author="jonathan pritchard" w:date="2025-01-29T15:50:00Z" w16du:dateUtc="2025-01-29T15:50:00Z"/>
        </w:rPr>
      </w:pPr>
      <w:del w:id="3724" w:author="jonathan pritchard" w:date="2025-01-29T15:50:00Z" w16du:dateUtc="2025-01-29T15:50:00Z">
        <w:r w:rsidRPr="00B77A92" w:rsidDel="00F12027">
          <w:delText>The dusk and night tables should be checked subjectively by means of the colour differentiation test diagram, which is provided as a</w:delText>
        </w:r>
        <w:r w:rsidR="00A52AE0" w:rsidRPr="00B77A92" w:rsidDel="00F12027">
          <w:delText>n S-101</w:delText>
        </w:r>
        <w:r w:rsidRPr="00B77A92" w:rsidDel="00F12027">
          <w:delText xml:space="preserve"> </w:delText>
        </w:r>
        <w:r w:rsidR="00A719C8" w:rsidRPr="00B77A92" w:rsidDel="00F12027">
          <w:delText xml:space="preserve">file </w:delText>
        </w:r>
        <w:r w:rsidRPr="00B77A92" w:rsidDel="00F12027">
          <w:delText>as follows:</w:delText>
        </w:r>
      </w:del>
    </w:p>
    <w:p w14:paraId="7FF45F60" w14:textId="3AE49505" w:rsidR="008C3446" w:rsidRPr="00B77A92" w:rsidDel="00F12027" w:rsidRDefault="008C3446" w:rsidP="003669D5">
      <w:pPr>
        <w:spacing w:after="120" w:line="240" w:lineRule="auto"/>
        <w:jc w:val="both"/>
        <w:rPr>
          <w:del w:id="3725" w:author="jonathan pritchard" w:date="2025-01-29T15:50:00Z" w16du:dateUtc="2025-01-29T15:50:00Z"/>
        </w:rPr>
      </w:pPr>
      <w:del w:id="3726" w:author="jonathan pritchard" w:date="2025-01-29T15:50:00Z" w16du:dateUtc="2025-01-29T15:50:00Z">
        <w:r w:rsidRPr="00B77A92" w:rsidDel="00F12027">
          <w:delText>(1) The person carrying out the test should have passed the Isihara colour blindness test, or other test used to qualify bridge watch</w:delText>
        </w:r>
        <w:r w:rsidR="007F034A" w:rsidRPr="00B77A92" w:rsidDel="00F12027">
          <w:delText xml:space="preserve"> </w:delText>
        </w:r>
        <w:r w:rsidRPr="00B77A92" w:rsidDel="00F12027">
          <w:delText>keepers, and should adapt to night viewing for 10 minutes before checking the night display;</w:delText>
        </w:r>
      </w:del>
    </w:p>
    <w:p w14:paraId="5CFBE52D" w14:textId="1D973898" w:rsidR="008C3446" w:rsidRPr="00B77A92" w:rsidDel="00F12027" w:rsidRDefault="008C3446" w:rsidP="003669D5">
      <w:pPr>
        <w:spacing w:after="120" w:line="240" w:lineRule="auto"/>
        <w:jc w:val="both"/>
        <w:rPr>
          <w:del w:id="3727" w:author="jonathan pritchard" w:date="2025-01-29T15:50:00Z" w16du:dateUtc="2025-01-29T15:50:00Z"/>
        </w:rPr>
      </w:pPr>
      <w:del w:id="3728" w:author="jonathan pritchard" w:date="2025-01-29T15:50:00Z" w16du:dateUtc="2025-01-29T15:50:00Z">
        <w:r w:rsidRPr="00B77A92" w:rsidDel="00F12027">
          <w:delText>(2) The controls should be set to their calibrated settings;</w:delText>
        </w:r>
      </w:del>
    </w:p>
    <w:p w14:paraId="321ADFC3" w14:textId="6658E462" w:rsidR="008C3446" w:rsidRPr="00B77A92" w:rsidDel="00F12027" w:rsidRDefault="008C3446" w:rsidP="003669D5">
      <w:pPr>
        <w:spacing w:after="60" w:line="240" w:lineRule="auto"/>
        <w:jc w:val="both"/>
        <w:rPr>
          <w:del w:id="3729" w:author="jonathan pritchard" w:date="2025-01-29T15:50:00Z" w16du:dateUtc="2025-01-29T15:50:00Z"/>
        </w:rPr>
      </w:pPr>
      <w:del w:id="3730" w:author="jonathan pritchard" w:date="2025-01-29T15:50:00Z" w16du:dateUtc="2025-01-29T15:50:00Z">
        <w:r w:rsidRPr="00B77A92" w:rsidDel="00F12027">
          <w:delText>(3) While the display is off, adjust the ambient light reflected from white paper positioned on the display screen to the following values:</w:delText>
        </w:r>
      </w:del>
    </w:p>
    <w:p w14:paraId="4C070173" w14:textId="234B8173" w:rsidR="008C3446" w:rsidRPr="00B77A92" w:rsidDel="00F12027" w:rsidRDefault="008C3446" w:rsidP="003669D5">
      <w:pPr>
        <w:spacing w:after="60" w:line="240" w:lineRule="auto"/>
        <w:ind w:left="720"/>
        <w:jc w:val="both"/>
        <w:rPr>
          <w:del w:id="3731" w:author="jonathan pritchard" w:date="2025-01-29T15:50:00Z" w16du:dateUtc="2025-01-29T15:50:00Z"/>
        </w:rPr>
      </w:pPr>
      <w:del w:id="3732" w:author="jonathan pritchard" w:date="2025-01-29T15:50:00Z" w16du:dateUtc="2025-01-29T15:50:00Z">
        <w:r w:rsidRPr="00B77A92" w:rsidDel="00F12027">
          <w:delText>Colour profile</w:delText>
        </w:r>
        <w:r w:rsidRPr="00B77A92" w:rsidDel="00F12027">
          <w:tab/>
          <w:delText>Light level</w:delText>
        </w:r>
      </w:del>
    </w:p>
    <w:p w14:paraId="43CF68CD" w14:textId="16AECD0A" w:rsidR="008C3446" w:rsidRPr="00B77A92" w:rsidDel="00F12027" w:rsidRDefault="008C3446" w:rsidP="003669D5">
      <w:pPr>
        <w:spacing w:after="60" w:line="240" w:lineRule="auto"/>
        <w:ind w:left="720"/>
        <w:jc w:val="both"/>
        <w:rPr>
          <w:del w:id="3733" w:author="jonathan pritchard" w:date="2025-01-29T15:50:00Z" w16du:dateUtc="2025-01-29T15:50:00Z"/>
        </w:rPr>
      </w:pPr>
      <w:del w:id="3734" w:author="jonathan pritchard" w:date="2025-01-29T15:50:00Z" w16du:dateUtc="2025-01-29T15:50:00Z">
        <w:r w:rsidRPr="00B77A92" w:rsidDel="00F12027">
          <w:delText>Day</w:delText>
        </w:r>
        <w:r w:rsidRPr="00B77A92" w:rsidDel="00F12027">
          <w:tab/>
        </w:r>
        <w:r w:rsidRPr="00B77A92" w:rsidDel="00F12027">
          <w:tab/>
          <w:delText>200 cd/</w:delText>
        </w:r>
        <w:r w:rsidR="009F7151" w:rsidRPr="00B77A92" w:rsidDel="00F12027">
          <w:delText>sq.</w:delText>
        </w:r>
        <w:r w:rsidRPr="00B77A92" w:rsidDel="00F12027">
          <w:delText xml:space="preserve"> m</w:delText>
        </w:r>
      </w:del>
    </w:p>
    <w:p w14:paraId="06F45A04" w14:textId="31BA8520" w:rsidR="008C3446" w:rsidRPr="00B77A92" w:rsidDel="00F12027" w:rsidRDefault="008C3446" w:rsidP="003669D5">
      <w:pPr>
        <w:spacing w:after="60" w:line="240" w:lineRule="auto"/>
        <w:ind w:left="720"/>
        <w:jc w:val="both"/>
        <w:rPr>
          <w:del w:id="3735" w:author="jonathan pritchard" w:date="2025-01-29T15:50:00Z" w16du:dateUtc="2025-01-29T15:50:00Z"/>
        </w:rPr>
      </w:pPr>
      <w:del w:id="3736" w:author="jonathan pritchard" w:date="2025-01-29T15:50:00Z" w16du:dateUtc="2025-01-29T15:50:00Z">
        <w:r w:rsidRPr="00B77A92" w:rsidDel="00F12027">
          <w:delText>Dusk</w:delText>
        </w:r>
        <w:r w:rsidRPr="00B77A92" w:rsidDel="00F12027">
          <w:tab/>
        </w:r>
        <w:r w:rsidRPr="00B77A92" w:rsidDel="00F12027">
          <w:tab/>
          <w:delText>10 cd/</w:delText>
        </w:r>
        <w:r w:rsidR="009F7151" w:rsidRPr="00B77A92" w:rsidDel="00F12027">
          <w:delText>sq.</w:delText>
        </w:r>
        <w:r w:rsidRPr="00B77A92" w:rsidDel="00F12027">
          <w:delText xml:space="preserve"> m</w:delText>
        </w:r>
      </w:del>
    </w:p>
    <w:p w14:paraId="6AF2DE1F" w14:textId="4A12A0DD" w:rsidR="008C3446" w:rsidRPr="00B77A92" w:rsidDel="00F12027" w:rsidRDefault="008C3446" w:rsidP="003669D5">
      <w:pPr>
        <w:spacing w:after="120" w:line="240" w:lineRule="auto"/>
        <w:ind w:left="720"/>
        <w:jc w:val="both"/>
        <w:rPr>
          <w:del w:id="3737" w:author="jonathan pritchard" w:date="2025-01-29T15:50:00Z" w16du:dateUtc="2025-01-29T15:50:00Z"/>
        </w:rPr>
      </w:pPr>
      <w:del w:id="3738" w:author="jonathan pritchard" w:date="2025-01-29T15:50:00Z" w16du:dateUtc="2025-01-29T15:50:00Z">
        <w:r w:rsidRPr="00B77A92" w:rsidDel="00F12027">
          <w:delText>Night</w:delText>
        </w:r>
        <w:r w:rsidRPr="00B77A92" w:rsidDel="00F12027">
          <w:tab/>
        </w:r>
        <w:r w:rsidRPr="00B77A92" w:rsidDel="00F12027">
          <w:tab/>
          <w:delText>darkness (the ECDIS display is the predominant light source)</w:delText>
        </w:r>
      </w:del>
    </w:p>
    <w:p w14:paraId="02403E5B" w14:textId="7ED61CC5" w:rsidR="008C3446" w:rsidRPr="00B77A92" w:rsidDel="00F12027" w:rsidRDefault="008C3446" w:rsidP="003669D5">
      <w:pPr>
        <w:spacing w:after="120" w:line="240" w:lineRule="auto"/>
        <w:jc w:val="both"/>
        <w:rPr>
          <w:del w:id="3739" w:author="jonathan pritchard" w:date="2025-01-29T15:50:00Z" w16du:dateUtc="2025-01-29T15:50:00Z"/>
        </w:rPr>
      </w:pPr>
      <w:del w:id="3740" w:author="jonathan pritchard" w:date="2025-01-29T15:50:00Z" w16du:dateUtc="2025-01-29T15:50:00Z">
        <w:r w:rsidRPr="00B77A92" w:rsidDel="00F12027">
          <w:delText>Preferably use nat</w:delText>
        </w:r>
        <w:r w:rsidR="007F034A" w:rsidRPr="00B77A92" w:rsidDel="00F12027">
          <w:delText>ural daylight for the day table;</w:delText>
        </w:r>
      </w:del>
    </w:p>
    <w:p w14:paraId="50AD4571" w14:textId="0DE99398" w:rsidR="008C3446" w:rsidRPr="00B77A92" w:rsidDel="00F12027" w:rsidRDefault="008C3446" w:rsidP="003669D5">
      <w:pPr>
        <w:spacing w:after="120" w:line="240" w:lineRule="auto"/>
        <w:jc w:val="both"/>
        <w:rPr>
          <w:del w:id="3741" w:author="jonathan pritchard" w:date="2025-01-29T15:50:00Z" w16du:dateUtc="2025-01-29T15:50:00Z"/>
        </w:rPr>
      </w:pPr>
      <w:del w:id="3742" w:author="jonathan pritchard" w:date="2025-01-29T15:50:00Z" w16du:dateUtc="2025-01-29T15:50:00Z">
        <w:r w:rsidRPr="00B77A92" w:rsidDel="00F12027">
          <w:delText xml:space="preserve">(4) Under each of the above conditions, display the appropriate colour differentiation test diagram for the colour </w:delText>
        </w:r>
        <w:r w:rsidR="00A52AE0" w:rsidRPr="00B77A92" w:rsidDel="00F12027">
          <w:delText>profiles</w:delText>
        </w:r>
        <w:r w:rsidRPr="00B77A92" w:rsidDel="00F12027">
          <w:delText>.</w:delText>
        </w:r>
      </w:del>
    </w:p>
    <w:p w14:paraId="224DF085" w14:textId="48CF9BC8" w:rsidR="008C3446" w:rsidRPr="00B77A92" w:rsidDel="00F12027" w:rsidRDefault="008C3446" w:rsidP="003669D5">
      <w:pPr>
        <w:spacing w:after="60" w:line="240" w:lineRule="auto"/>
        <w:jc w:val="both"/>
        <w:rPr>
          <w:del w:id="3743" w:author="jonathan pritchard" w:date="2025-01-29T15:50:00Z" w16du:dateUtc="2025-01-29T15:50:00Z"/>
        </w:rPr>
      </w:pPr>
      <w:del w:id="3744" w:author="jonathan pritchard" w:date="2025-01-29T15:50:00Z" w16du:dateUtc="2025-01-29T15:50:00Z">
        <w:r w:rsidRPr="00B77A92" w:rsidDel="00F12027">
          <w:delText>Select each table in turn and ensure that:</w:delText>
        </w:r>
      </w:del>
    </w:p>
    <w:p w14:paraId="2310EA72" w14:textId="260263F8" w:rsidR="008C3446" w:rsidRPr="00B77A92" w:rsidDel="00F12027" w:rsidRDefault="003669D5" w:rsidP="00AE2737">
      <w:pPr>
        <w:pStyle w:val="ListParagraph"/>
        <w:numPr>
          <w:ilvl w:val="0"/>
          <w:numId w:val="64"/>
        </w:numPr>
        <w:spacing w:after="60" w:line="240" w:lineRule="auto"/>
        <w:jc w:val="both"/>
        <w:rPr>
          <w:del w:id="3745" w:author="jonathan pritchard" w:date="2025-01-29T15:50:00Z" w16du:dateUtc="2025-01-29T15:50:00Z"/>
        </w:rPr>
      </w:pPr>
      <w:del w:id="3746" w:author="jonathan pritchard" w:date="2025-01-29T15:50:00Z" w16du:dateUtc="2025-01-29T15:50:00Z">
        <w:r w:rsidRPr="00B77A92" w:rsidDel="00F12027">
          <w:delText>E</w:delText>
        </w:r>
        <w:r w:rsidR="008C3446" w:rsidRPr="00B77A92" w:rsidDel="00F12027">
          <w:delText>ach foreground diagonal line is clearly distinguished from its background;</w:delText>
        </w:r>
        <w:r w:rsidR="007F034A" w:rsidRPr="00B77A92" w:rsidDel="00F12027">
          <w:delText xml:space="preserve"> and</w:delText>
        </w:r>
      </w:del>
    </w:p>
    <w:p w14:paraId="7E56AE75" w14:textId="0E1E097E" w:rsidR="00E92D97" w:rsidRPr="00B77A92" w:rsidDel="00F12027" w:rsidRDefault="003669D5" w:rsidP="00E92D97">
      <w:pPr>
        <w:pStyle w:val="ListParagraph"/>
        <w:numPr>
          <w:ilvl w:val="0"/>
          <w:numId w:val="64"/>
        </w:numPr>
        <w:spacing w:after="120" w:line="240" w:lineRule="auto"/>
        <w:jc w:val="both"/>
        <w:rPr>
          <w:del w:id="3747" w:author="jonathan pritchard" w:date="2025-01-29T15:50:00Z" w16du:dateUtc="2025-01-29T15:50:00Z"/>
        </w:rPr>
      </w:pPr>
      <w:del w:id="3748" w:author="jonathan pritchard" w:date="2025-01-29T15:50:00Z" w16du:dateUtc="2025-01-29T15:50:00Z">
        <w:r w:rsidRPr="00B77A92" w:rsidDel="00F12027">
          <w:delText>The</w:delText>
        </w:r>
        <w:r w:rsidR="008C3446" w:rsidRPr="00B77A92" w:rsidDel="00F12027">
          <w:delText xml:space="preserve"> foreground lines representing yellow, orange, magenta (purple), green, blue and grey may be clearly identified.</w:delText>
        </w:r>
        <w:commentRangeEnd w:id="3719"/>
        <w:r w:rsidR="00742D83" w:rsidRPr="00B812CA" w:rsidDel="00F12027">
          <w:rPr>
            <w:rStyle w:val="CommentReference"/>
            <w:lang w:val="en-GB"/>
          </w:rPr>
          <w:commentReference w:id="3719"/>
        </w:r>
        <w:commentRangeEnd w:id="3720"/>
        <w:r w:rsidR="00ED1636" w:rsidDel="00F12027">
          <w:rPr>
            <w:rStyle w:val="CommentReference"/>
          </w:rPr>
          <w:commentReference w:id="3720"/>
        </w:r>
        <w:commentRangeEnd w:id="3721"/>
        <w:r w:rsidR="002C2BC6" w:rsidDel="00F12027">
          <w:rPr>
            <w:rStyle w:val="CommentReference"/>
          </w:rPr>
          <w:commentReference w:id="3721"/>
        </w:r>
      </w:del>
    </w:p>
    <w:p w14:paraId="519AFDC9" w14:textId="77777777" w:rsidR="00E92D97" w:rsidRPr="00B77A92" w:rsidRDefault="00E92D97" w:rsidP="00E92D97">
      <w:pPr>
        <w:spacing w:after="120" w:line="240" w:lineRule="auto"/>
        <w:jc w:val="both"/>
      </w:pPr>
    </w:p>
    <w:p w14:paraId="4B6BFB3C" w14:textId="3FFE4BD3" w:rsidR="00E92D97" w:rsidRPr="00B77A92" w:rsidRDefault="00E92D97">
      <w:pPr>
        <w:pStyle w:val="Heading3"/>
        <w:pPrChange w:id="3749" w:author="jonathan pritchard" w:date="2025-01-29T15:52:00Z" w16du:dateUtc="2025-01-29T15:52:00Z">
          <w:pPr>
            <w:pStyle w:val="Heading4"/>
          </w:pPr>
        </w:pPrChange>
      </w:pPr>
      <w:r w:rsidRPr="00B77A92">
        <w:t>Relationship to S-57 Chart 1</w:t>
      </w:r>
    </w:p>
    <w:p w14:paraId="08920B0F" w14:textId="127B65AA" w:rsidR="00E92D97" w:rsidRDefault="00E92D97" w:rsidP="00E92D97">
      <w:pPr>
        <w:spacing w:after="120" w:line="240" w:lineRule="auto"/>
        <w:jc w:val="both"/>
        <w:rPr>
          <w:ins w:id="3750" w:author="jonathan pritchard" w:date="2025-01-29T15:52:00Z" w16du:dateUtc="2025-01-29T15:52:00Z"/>
        </w:rPr>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pPr>
        <w:pStyle w:val="Heading3"/>
        <w:pPrChange w:id="3751" w:author="jonathan pritchard" w:date="2025-01-29T15:52:00Z" w16du:dateUtc="2025-01-29T15:52:00Z">
          <w:pPr>
            <w:spacing w:after="120" w:line="240" w:lineRule="auto"/>
            <w:jc w:val="both"/>
          </w:pPr>
        </w:pPrChange>
      </w:pPr>
      <w:ins w:id="3752" w:author="jonathan pritchard" w:date="2025-01-29T15:52:00Z" w16du:dateUtc="2025-01-29T15:52:00Z">
        <w:r>
          <w:t>The Black-adjust symbol</w:t>
        </w:r>
      </w:ins>
    </w:p>
    <w:p w14:paraId="34D7E847" w14:textId="5A14F7CD" w:rsidR="00883232" w:rsidRPr="00B77A92" w:rsidDel="00F12027" w:rsidRDefault="00883232" w:rsidP="00024B10">
      <w:pPr>
        <w:pStyle w:val="Heading4"/>
        <w:rPr>
          <w:del w:id="3753" w:author="jonathan pritchard" w:date="2025-01-29T15:51:00Z" w16du:dateUtc="2025-01-29T15:51:00Z"/>
        </w:rPr>
      </w:pPr>
      <w:commentRangeStart w:id="3754"/>
      <w:commentRangeStart w:id="3755"/>
      <w:del w:id="3756" w:author="jonathan pritchard" w:date="2025-01-29T15:51:00Z" w16du:dateUtc="2025-01-29T15:51:00Z">
        <w:r w:rsidRPr="00B77A92" w:rsidDel="00F12027">
          <w:delText>Using the diagram</w:delText>
        </w:r>
        <w:commentRangeEnd w:id="3754"/>
        <w:r w:rsidR="00742D83" w:rsidRPr="00B812CA" w:rsidDel="00F12027">
          <w:rPr>
            <w:rStyle w:val="CommentReference"/>
            <w:b w:val="0"/>
            <w:bCs w:val="0"/>
            <w:lang w:val="en-GB"/>
          </w:rPr>
          <w:commentReference w:id="3754"/>
        </w:r>
        <w:commentRangeEnd w:id="3755"/>
        <w:r w:rsidR="00A0054D" w:rsidDel="00F12027">
          <w:rPr>
            <w:rStyle w:val="CommentReference"/>
            <w:b w:val="0"/>
            <w:bCs w:val="0"/>
          </w:rPr>
          <w:commentReference w:id="3755"/>
        </w:r>
      </w:del>
    </w:p>
    <w:p w14:paraId="69C827F1" w14:textId="7573489E" w:rsidR="00883232" w:rsidRPr="00B77A92" w:rsidDel="00F12027" w:rsidRDefault="00883232" w:rsidP="007F034A">
      <w:pPr>
        <w:spacing w:after="120" w:line="240" w:lineRule="auto"/>
        <w:jc w:val="both"/>
        <w:rPr>
          <w:del w:id="3757" w:author="jonathan pritchard" w:date="2025-01-29T15:51:00Z" w16du:dateUtc="2025-01-29T15:51:00Z"/>
        </w:rPr>
      </w:pPr>
      <w:commentRangeStart w:id="3758"/>
      <w:del w:id="3759" w:author="jonathan pritchard" w:date="2025-01-29T15:51:00Z" w16du:dateUtc="2025-01-29T15:51:00Z">
        <w:r w:rsidRPr="00B77A92" w:rsidDel="00F12027">
          <w:delText xml:space="preserve">The Colour Test must be applied on the day and dusk colour tables. </w:delText>
        </w:r>
      </w:del>
    </w:p>
    <w:p w14:paraId="2F302918" w14:textId="254963E6" w:rsidR="00883232" w:rsidRPr="00B77A92" w:rsidDel="00F12027" w:rsidRDefault="00883232" w:rsidP="007F034A">
      <w:pPr>
        <w:spacing w:after="60" w:line="240" w:lineRule="auto"/>
        <w:jc w:val="both"/>
        <w:rPr>
          <w:del w:id="3760" w:author="jonathan pritchard" w:date="2025-01-29T15:51:00Z" w16du:dateUtc="2025-01-29T15:51:00Z"/>
        </w:rPr>
      </w:pPr>
      <w:del w:id="3761" w:author="jonathan pritchard" w:date="2025-01-29T15:51:00Z" w16du:dateUtc="2025-01-29T15:51:00Z">
        <w:r w:rsidRPr="00B77A92" w:rsidDel="00F12027">
          <w:delText xml:space="preserve">Before the Colour Test diagram is used, the black-adjust symbol </w:delText>
        </w:r>
        <w:r w:rsidRPr="00F12027" w:rsidDel="00F12027">
          <w:rPr>
            <w:rPrChange w:id="3762" w:author="jonathan pritchard" w:date="2025-01-29T15:50:00Z" w16du:dateUtc="2025-01-29T15:50:00Z">
              <w:rPr>
                <w:highlight w:val="yellow"/>
              </w:rPr>
            </w:rPrChange>
          </w:rPr>
          <w:delText>BLKADJ01</w:delText>
        </w:r>
        <w:r w:rsidRPr="00B77A92" w:rsidDel="00F12027">
          <w:delText xml:space="preserve"> must be brought up on the screen and the contrast and brightness controls (or equivalent controls for an LCD) must be adjusted as follows:</w:delText>
        </w:r>
      </w:del>
    </w:p>
    <w:p w14:paraId="0F2BE805" w14:textId="32E95A6C" w:rsidR="00883232" w:rsidRPr="00B77A92" w:rsidDel="00F12027" w:rsidRDefault="007F034A" w:rsidP="007F034A">
      <w:pPr>
        <w:spacing w:after="60" w:line="240" w:lineRule="auto"/>
        <w:ind w:left="720" w:hanging="11"/>
        <w:jc w:val="both"/>
        <w:rPr>
          <w:del w:id="3763" w:author="jonathan pritchard" w:date="2025-01-29T15:51:00Z" w16du:dateUtc="2025-01-29T15:51:00Z"/>
        </w:rPr>
      </w:pPr>
      <w:del w:id="3764" w:author="jonathan pritchard" w:date="2025-01-29T15:51:00Z" w16du:dateUtc="2025-01-29T15:51:00Z">
        <w:r w:rsidRPr="00B77A92" w:rsidDel="00F12027">
          <w:delText>1</w:delText>
        </w:r>
      </w:del>
      <w:del w:id="3765" w:author="jonathan pritchard" w:date="2024-10-14T00:49:00Z" w16du:dateUtc="2024-10-13T23:49:00Z">
        <w:r w:rsidRPr="00B77A92" w:rsidDel="008972A2">
          <w:delText xml:space="preserve">.  </w:delText>
        </w:r>
      </w:del>
      <w:del w:id="3766" w:author="jonathan pritchard" w:date="2025-01-29T15:51:00Z" w16du:dateUtc="2025-01-29T15:51:00Z">
        <w:r w:rsidR="00883232" w:rsidRPr="00B77A92" w:rsidDel="00F12027">
          <w:delText>First, set contrast to a maximum, brightness to a minimum. Look at the black-adjust symbol. Then either:</w:delText>
        </w:r>
      </w:del>
    </w:p>
    <w:p w14:paraId="2270AF88" w14:textId="772DF94A" w:rsidR="00883232" w:rsidRPr="00B77A92" w:rsidDel="00F12027" w:rsidRDefault="007F034A" w:rsidP="007F034A">
      <w:pPr>
        <w:spacing w:after="60" w:line="240" w:lineRule="auto"/>
        <w:ind w:left="720" w:hanging="11"/>
        <w:jc w:val="both"/>
        <w:rPr>
          <w:del w:id="3767" w:author="jonathan pritchard" w:date="2025-01-29T15:51:00Z" w16du:dateUtc="2025-01-29T15:51:00Z"/>
        </w:rPr>
      </w:pPr>
      <w:del w:id="3768" w:author="jonathan pritchard" w:date="2025-01-29T15:51:00Z" w16du:dateUtc="2025-01-29T15:51:00Z">
        <w:r w:rsidRPr="00B77A92" w:rsidDel="00F12027">
          <w:delText>2A</w:delText>
        </w:r>
      </w:del>
      <w:del w:id="3769" w:author="jonathan pritchard" w:date="2024-10-14T00:49:00Z" w16du:dateUtc="2024-10-13T23:49:00Z">
        <w:r w:rsidRPr="00B77A92" w:rsidDel="008972A2">
          <w:delText xml:space="preserve">.  </w:delText>
        </w:r>
      </w:del>
      <w:del w:id="3770" w:author="jonathan pritchard" w:date="2025-01-29T15:51:00Z" w16du:dateUtc="2025-01-29T15:51:00Z">
        <w:r w:rsidR="00883232" w:rsidRPr="00B77A92" w:rsidDel="00F12027">
          <w:delText xml:space="preserve">If the centre square is not visible, turn up the brightness until it just appears; </w:delText>
        </w:r>
      </w:del>
    </w:p>
    <w:p w14:paraId="580AB239" w14:textId="51DD11AA" w:rsidR="00883232" w:rsidRPr="00B77A92" w:rsidDel="00F12027" w:rsidRDefault="007F034A" w:rsidP="007F034A">
      <w:pPr>
        <w:spacing w:after="60" w:line="240" w:lineRule="auto"/>
        <w:ind w:left="720" w:hanging="11"/>
        <w:jc w:val="both"/>
        <w:rPr>
          <w:del w:id="3771" w:author="jonathan pritchard" w:date="2025-01-29T15:51:00Z" w16du:dateUtc="2025-01-29T15:51:00Z"/>
        </w:rPr>
      </w:pPr>
      <w:del w:id="3772" w:author="jonathan pritchard" w:date="2025-01-29T15:51:00Z" w16du:dateUtc="2025-01-29T15:51:00Z">
        <w:r w:rsidRPr="00B77A92" w:rsidDel="00F12027">
          <w:delText>or</w:delText>
        </w:r>
      </w:del>
    </w:p>
    <w:p w14:paraId="71B74C3A" w14:textId="23CAF338" w:rsidR="00883232" w:rsidRPr="00B77A92" w:rsidDel="00F12027" w:rsidRDefault="007F034A" w:rsidP="007F034A">
      <w:pPr>
        <w:spacing w:after="120" w:line="240" w:lineRule="auto"/>
        <w:ind w:left="720" w:hanging="11"/>
        <w:jc w:val="both"/>
        <w:rPr>
          <w:del w:id="3773" w:author="jonathan pritchard" w:date="2025-01-29T15:51:00Z" w16du:dateUtc="2025-01-29T15:51:00Z"/>
        </w:rPr>
      </w:pPr>
      <w:del w:id="3774" w:author="jonathan pritchard" w:date="2025-01-29T15:51:00Z" w16du:dateUtc="2025-01-29T15:51:00Z">
        <w:r w:rsidRPr="00B77A92" w:rsidDel="00F12027">
          <w:delText>2B</w:delText>
        </w:r>
      </w:del>
      <w:del w:id="3775" w:author="jonathan pritchard" w:date="2024-10-14T00:49:00Z" w16du:dateUtc="2024-10-13T23:49:00Z">
        <w:r w:rsidRPr="00B77A92" w:rsidDel="008972A2">
          <w:delText xml:space="preserve">.  </w:delText>
        </w:r>
      </w:del>
      <w:del w:id="3776" w:author="jonathan pritchard" w:date="2025-01-29T15:51:00Z" w16du:dateUtc="2025-01-29T15:51:00Z">
        <w:r w:rsidR="00883232" w:rsidRPr="00B77A92" w:rsidDel="00F12027">
          <w:delText>If the centre square is clearly visible (with contrast at maximum, brightness at minimum), turn the contrast down until the inner square disappears, then turn contrast back up until the inner square is just visible again.</w:delText>
        </w:r>
      </w:del>
    </w:p>
    <w:p w14:paraId="7A876546" w14:textId="5113638B" w:rsidR="00883232" w:rsidRPr="00B77A92" w:rsidDel="00F12027" w:rsidRDefault="00883232" w:rsidP="007F034A">
      <w:pPr>
        <w:spacing w:after="120" w:line="240" w:lineRule="auto"/>
        <w:jc w:val="both"/>
        <w:rPr>
          <w:del w:id="3777" w:author="jonathan pritchard" w:date="2025-01-29T15:51:00Z" w16du:dateUtc="2025-01-29T15:51:00Z"/>
        </w:rPr>
      </w:pPr>
      <w:del w:id="3778" w:author="jonathan pritchard" w:date="2025-01-29T15:51:00Z" w16du:dateUtc="2025-01-29T15:51:00Z">
        <w:r w:rsidRPr="00B77A92" w:rsidDel="00F12027">
          <w:delText>(If the above adjustment is not successful, select a more appropriate colour table and repeat this procedure).</w:delText>
        </w:r>
      </w:del>
    </w:p>
    <w:p w14:paraId="736B768F" w14:textId="4F5C392B" w:rsidR="00883232" w:rsidRPr="00B77A92" w:rsidDel="00F12027" w:rsidRDefault="00883232" w:rsidP="007F034A">
      <w:pPr>
        <w:spacing w:after="120" w:line="240" w:lineRule="auto"/>
        <w:jc w:val="both"/>
        <w:rPr>
          <w:del w:id="3779" w:author="jonathan pritchard" w:date="2025-01-29T15:51:00Z" w16du:dateUtc="2025-01-29T15:51:00Z"/>
        </w:rPr>
      </w:pPr>
      <w:del w:id="3780" w:author="jonathan pritchard" w:date="2025-01-29T15:51:00Z" w16du:dateUtc="2025-01-29T15:51:00Z">
        <w:r w:rsidRPr="00B77A92" w:rsidDel="00F12027">
          <w:delText>The "black level" is then correctly set. If a brighter display is required use the contrast control, but preferably do not adjust the controls unless lighting conditions on the bridge change.</w:delText>
        </w:r>
      </w:del>
    </w:p>
    <w:p w14:paraId="11D96C54" w14:textId="64C1F994" w:rsidR="00883232" w:rsidRPr="00B77A92" w:rsidDel="00F12027" w:rsidRDefault="00883232" w:rsidP="007F034A">
      <w:pPr>
        <w:spacing w:after="120" w:line="240" w:lineRule="auto"/>
        <w:jc w:val="both"/>
        <w:rPr>
          <w:del w:id="3781" w:author="jonathan pritchard" w:date="2025-01-29T15:51:00Z" w16du:dateUtc="2025-01-29T15:51:00Z"/>
        </w:rPr>
      </w:pPr>
      <w:del w:id="3782" w:author="jonathan pritchard" w:date="2025-01-29T15:51:00Z" w16du:dateUtc="2025-01-29T15:51:00Z">
        <w:r w:rsidRPr="00B77A92" w:rsidDel="00F12027">
          <w:delText>The test consists of being able to distinguish the background colours and to pick out the like foreground colours, that is to say that squares 3, 5, 11, 15, 18 and 20 all have a shallow water blue background, and that squares 3, 10 and 17 have a grey line.</w:delText>
        </w:r>
        <w:commentRangeEnd w:id="3758"/>
        <w:r w:rsidR="00ED1636" w:rsidDel="00F12027">
          <w:rPr>
            <w:rStyle w:val="CommentReference"/>
          </w:rPr>
          <w:commentReference w:id="3758"/>
        </w:r>
      </w:del>
    </w:p>
    <w:p w14:paraId="002203CF" w14:textId="2068FEDC" w:rsidR="00ED1636" w:rsidDel="00F12027" w:rsidRDefault="00883232" w:rsidP="007F034A">
      <w:pPr>
        <w:spacing w:after="120" w:line="240" w:lineRule="auto"/>
        <w:jc w:val="both"/>
        <w:rPr>
          <w:del w:id="3783" w:author="jonathan pritchard" w:date="2025-01-29T15:51:00Z" w16du:dateUtc="2025-01-29T15:51:00Z"/>
        </w:rPr>
      </w:pPr>
      <w:del w:id="3784" w:author="jonathan pritchard" w:date="2025-01-29T15:51:00Z" w16du:dateUtc="2025-01-29T15:51:00Z">
        <w:r w:rsidRPr="00B812CA" w:rsidDel="00F12027">
          <w:rPr>
            <w:highlight w:val="yellow"/>
          </w:rPr>
          <w:delText>Note: The test above uses the black-adjust symbol for the purpose of a type approval test.</w:delText>
        </w:r>
        <w:r w:rsidRPr="00B77A92" w:rsidDel="00F12027">
          <w:delText xml:space="preserve"> </w:delText>
        </w:r>
      </w:del>
    </w:p>
    <w:p w14:paraId="0F4BF624" w14:textId="2271FAED" w:rsidR="00883232" w:rsidDel="00494CD1" w:rsidRDefault="00883232" w:rsidP="006D480D">
      <w:pPr>
        <w:spacing w:after="120" w:line="240" w:lineRule="auto"/>
        <w:jc w:val="both"/>
        <w:rPr>
          <w:del w:id="3785" w:author="jonathan pritchard" w:date="2025-01-29T15:52:00Z" w16du:dateUtc="2025-01-29T15:52:00Z"/>
        </w:rPr>
      </w:pPr>
      <w:r w:rsidRPr="00B77A92">
        <w:t xml:space="preserve">The </w:t>
      </w:r>
      <w:del w:id="3786" w:author="jonathan pritchard" w:date="2025-01-29T15:51:00Z" w16du:dateUtc="2025-01-29T15:51:00Z">
        <w:r w:rsidRPr="00B77A92" w:rsidDel="00494CD1">
          <w:delText xml:space="preserve">other purpose of the </w:delText>
        </w:r>
      </w:del>
      <w:r w:rsidRPr="00B77A92">
        <w:t xml:space="preserve">black-adjust symbol BLKADJ01 is to allow the </w:t>
      </w:r>
      <w:r w:rsidR="006D480D" w:rsidRPr="00B77A92">
        <w:t>M</w:t>
      </w:r>
      <w:r w:rsidRPr="00B77A92">
        <w:t>ariner to adjust the display for ambient illumination on the bridge of a ship</w:t>
      </w:r>
      <w:del w:id="3787" w:author="jonathan pritchard" w:date="2024-10-14T00:49:00Z" w16du:dateUtc="2024-10-13T23:49:00Z">
        <w:r w:rsidRPr="00B77A92" w:rsidDel="008972A2">
          <w:delText xml:space="preserve">.  </w:delText>
        </w:r>
      </w:del>
      <w:ins w:id="3788"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ins w:id="3789" w:author="jonathan pritchard" w:date="2025-01-29T15:52:00Z" w16du:dateUtc="2025-01-29T15:52:00Z">
        <w:r w:rsidR="00494CD1">
          <w:t>19.3</w:t>
        </w:r>
      </w:ins>
      <w:del w:id="3790" w:author="jonathan pritchard" w:date="2025-01-29T15:52:00Z" w16du:dateUtc="2025-01-29T15:52:00Z">
        <w:r w:rsidR="000553AC" w:rsidDel="00494CD1">
          <w:delText>C-22.3</w:delText>
        </w:r>
      </w:del>
      <w:r w:rsidR="00ED45A2" w:rsidRPr="00B77A92">
        <w:fldChar w:fldCharType="end"/>
      </w:r>
      <w:r w:rsidRPr="00B77A92">
        <w:t>.</w:t>
      </w:r>
    </w:p>
    <w:p w14:paraId="52C3820D" w14:textId="77777777" w:rsidR="00494CD1" w:rsidRDefault="00494CD1" w:rsidP="006D480D">
      <w:pPr>
        <w:spacing w:after="120" w:line="240" w:lineRule="auto"/>
        <w:jc w:val="both"/>
        <w:rPr>
          <w:ins w:id="3791" w:author="jonathan pritchard" w:date="2025-01-29T15:52:00Z" w16du:dateUtc="2025-01-29T15:52:00Z"/>
        </w:rPr>
      </w:pP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3792" w:name="_Toc188968653"/>
      <w:r w:rsidRPr="00B77A92">
        <w:t>Data</w:t>
      </w:r>
      <w:r w:rsidR="00FF6170" w:rsidRPr="00B77A92">
        <w:t xml:space="preserve">set </w:t>
      </w:r>
      <w:r w:rsidR="00716214" w:rsidRPr="00B77A92">
        <w:t>M</w:t>
      </w:r>
      <w:r w:rsidRPr="00B77A92">
        <w:t>anagement</w:t>
      </w:r>
      <w:bookmarkEnd w:id="3792"/>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3793" w:name="_Toc188968654"/>
      <w:r w:rsidRPr="00B77A92">
        <w:t>Multiple p</w:t>
      </w:r>
      <w:r w:rsidR="004D3BE6" w:rsidRPr="00B77A92">
        <w:t>roduct versions</w:t>
      </w:r>
      <w:r w:rsidR="00642A9A" w:rsidRPr="00B77A92">
        <w:t xml:space="preserve"> and portrayal</w:t>
      </w:r>
      <w:bookmarkEnd w:id="3793"/>
    </w:p>
    <w:p w14:paraId="0B836B37" w14:textId="238D859F" w:rsidR="00F26CEE" w:rsidRDefault="00716214" w:rsidP="006D480D">
      <w:pPr>
        <w:spacing w:after="120" w:line="240" w:lineRule="auto"/>
        <w:jc w:val="both"/>
      </w:pPr>
      <w:r w:rsidRPr="00B77A92">
        <w:t xml:space="preserve">The ECDIS must be able to </w:t>
      </w:r>
      <w:commentRangeStart w:id="3794"/>
      <w:del w:id="3795" w:author="jonathan pritchard" w:date="2024-10-14T05:23:00Z" w16du:dateUtc="2024-10-14T04:23:00Z">
        <w:r w:rsidRPr="00B77A92" w:rsidDel="00A0054D">
          <w:delText xml:space="preserve">carry </w:delText>
        </w:r>
      </w:del>
      <w:commentRangeEnd w:id="3794"/>
      <w:ins w:id="3796" w:author="jonathan pritchard" w:date="2024-10-14T05:23:00Z" w16du:dateUtc="2024-10-14T04:23:00Z">
        <w:r w:rsidR="00A0054D">
          <w:t>persistently install for use</w:t>
        </w:r>
        <w:r w:rsidR="00A0054D">
          <w:rPr>
            <w:rStyle w:val="CommentReference"/>
            <w:lang w:val="en-GB"/>
          </w:rPr>
          <w:t xml:space="preserve"> </w:t>
        </w:r>
      </w:ins>
      <w:del w:id="3797" w:author="jonathan pritchard" w:date="2024-10-14T05:23:00Z" w16du:dateUtc="2024-10-14T04:23:00Z">
        <w:r w:rsidR="00F26CEE" w:rsidRPr="00B812CA" w:rsidDel="00A0054D">
          <w:rPr>
            <w:rStyle w:val="CommentReference"/>
            <w:lang w:val="en-GB"/>
          </w:rPr>
          <w:commentReference w:id="3794"/>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3798" w:author="jonathan pritchard" w:date="2024-10-14T05:23:00Z" w16du:dateUtc="2024-10-14T04:23:00Z">
        <w:r w:rsidR="00A0054D">
          <w:t>.</w:t>
        </w:r>
      </w:ins>
      <w:del w:id="3799" w:author="jonathan pritchard" w:date="2024-10-14T00:49:00Z" w16du:dateUtc="2024-10-13T23:49:00Z">
        <w:r w:rsidRPr="00B77A92" w:rsidDel="008972A2">
          <w:delText xml:space="preserve">.  </w:delText>
        </w:r>
      </w:del>
      <w:ins w:id="3800" w:author="jonathan pritchard" w:date="2024-10-14T00:49:00Z" w16du:dateUtc="2024-10-13T23:49:00Z">
        <w:r w:rsidR="008972A2">
          <w:t xml:space="preserve"> </w:t>
        </w:r>
      </w:ins>
      <w:r w:rsidRPr="00B77A92">
        <w:t>Catalogue management is based on the version number of the Product Specification and Catalogues</w:t>
      </w:r>
      <w:del w:id="3801" w:author="jonathan pritchard" w:date="2024-10-14T00:49:00Z" w16du:dateUtc="2024-10-13T23:49:00Z">
        <w:r w:rsidRPr="00B77A92" w:rsidDel="008972A2">
          <w:delText xml:space="preserve">.  </w:delText>
        </w:r>
      </w:del>
      <w:ins w:id="3802"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5500AACB"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ins w:id="3803" w:author="jonathan pritchard" w:date="2025-01-29T15:53:00Z" w16du:dateUtc="2025-01-29T15:53:00Z">
        <w:r w:rsidR="00494CD1">
          <w:rPr>
            <w:highlight w:val="yellow"/>
          </w:rPr>
          <w:t>B</w:t>
        </w:r>
      </w:ins>
      <w:del w:id="3804" w:author="jonathan pritchard" w:date="2025-01-29T15:53:00Z" w16du:dateUtc="2025-01-29T15:53:00Z">
        <w:r w:rsidRPr="00A0054D" w:rsidDel="00494CD1">
          <w:rPr>
            <w:highlight w:val="yellow"/>
            <w:rPrChange w:id="3805" w:author="jonathan pritchard" w:date="2024-10-14T05:22:00Z" w16du:dateUtc="2024-10-14T04:22:00Z">
              <w:rPr/>
            </w:rPrChange>
          </w:rPr>
          <w:delText>C-2</w:delText>
        </w:r>
      </w:del>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 xml:space="preserve">Changes in a Clarification are minor and ensure backward </w:t>
      </w:r>
      <w:r w:rsidRPr="00B77A92">
        <w:lastRenderedPageBreak/>
        <w:t>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3806" w:author="jonathan pritchard" w:date="2024-10-14T05:23:00Z" w16du:dateUtc="2024-10-14T04:23:00Z">
        <w:r w:rsidR="008605F7" w:rsidRPr="00F01EC1" w:rsidDel="00A0054D">
          <w:rPr>
            <w:b/>
            <w:bCs/>
          </w:rPr>
          <w:delText>productID</w:delText>
        </w:r>
      </w:del>
      <w:ins w:id="3807"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3808" w:name="_Toc188968655"/>
      <w:r>
        <w:t xml:space="preserve">Portrayal and </w:t>
      </w:r>
      <w:r w:rsidR="00844F6F">
        <w:t>f</w:t>
      </w:r>
      <w:r>
        <w:t>eature c</w:t>
      </w:r>
      <w:r w:rsidR="001415B6">
        <w:t>atalogue compatibility.</w:t>
      </w:r>
      <w:bookmarkEnd w:id="3808"/>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lastRenderedPageBreak/>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3809" w:name="_Toc188968656"/>
      <w:r w:rsidRPr="00B77A92">
        <w:t>Dataset</w:t>
      </w:r>
      <w:r w:rsidR="00B2410B" w:rsidRPr="00B77A92">
        <w:t xml:space="preserve"> overlaps and gaps</w:t>
      </w:r>
      <w:bookmarkEnd w:id="3809"/>
    </w:p>
    <w:p w14:paraId="0240F4DD" w14:textId="1BBA7FAE" w:rsidR="00E375C1" w:rsidRPr="00B77A92" w:rsidRDefault="00E375C1" w:rsidP="00525920">
      <w:pPr>
        <w:pStyle w:val="Heading3"/>
      </w:pPr>
      <w:bookmarkStart w:id="3810" w:name="_Toc188968657"/>
      <w:r w:rsidRPr="00B77A92">
        <w:t>Overlaps and gaps in ENC coverage</w:t>
      </w:r>
      <w:bookmarkEnd w:id="3810"/>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3811" w:name="_Toc188968658"/>
      <w:r w:rsidRPr="00B77A92">
        <w:t xml:space="preserve">Overlaps and gaps </w:t>
      </w:r>
      <w:r w:rsidR="001D3531" w:rsidRPr="00B77A92">
        <w:t xml:space="preserve">between </w:t>
      </w:r>
      <w:r w:rsidRPr="00B77A92">
        <w:t>other data products</w:t>
      </w:r>
      <w:bookmarkEnd w:id="3811"/>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rPr>
          <w:ins w:id="3812" w:author="jon pritchard" w:date="2024-11-27T21:02:00Z" w16du:dateUtc="2024-11-27T20:02:00Z"/>
        </w:rPr>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308368A7" w:rsidR="00453DD3" w:rsidRPr="00B77A92" w:rsidDel="00494CD1" w:rsidRDefault="00453DD3" w:rsidP="008C40B9">
      <w:pPr>
        <w:spacing w:after="120" w:line="240" w:lineRule="auto"/>
        <w:jc w:val="both"/>
        <w:rPr>
          <w:del w:id="3813" w:author="jonathan pritchard" w:date="2025-01-29T15:54:00Z" w16du:dateUtc="2025-01-29T15:54:00Z"/>
        </w:rPr>
      </w:pPr>
      <w:ins w:id="3814" w:author="jon pritchard" w:date="2024-11-27T21:02:00Z" w16du:dateUtc="2024-11-27T20:02:00Z">
        <w:del w:id="3815" w:author="jonathan pritchard" w:date="2025-01-29T15:54:00Z" w16du:dateUtc="2025-01-29T15:54:00Z">
          <w:r w:rsidRPr="00453DD3" w:rsidDel="00494CD1">
            <w:rPr>
              <w:highlight w:val="yellow"/>
              <w:rPrChange w:id="3816" w:author="jon pritchard" w:date="2024-11-27T21:02:00Z" w16du:dateUtc="2024-11-27T20:02:00Z">
                <w:rPr/>
              </w:rPrChange>
            </w:rPr>
            <w:delText>[Should the S-102 overlaps content go in here?]</w:delText>
          </w:r>
        </w:del>
      </w:ins>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3817" w:name="_Ref49451692"/>
      <w:bookmarkStart w:id="3818" w:name="_Toc188968659"/>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3817"/>
      <w:bookmarkEnd w:id="3818"/>
    </w:p>
    <w:p w14:paraId="47D9A97D" w14:textId="7B7BA002" w:rsidR="007F3619" w:rsidRPr="00B77A92" w:rsidRDefault="007F3619" w:rsidP="00525920">
      <w:pPr>
        <w:pStyle w:val="Heading3"/>
      </w:pPr>
      <w:bookmarkStart w:id="3819" w:name="_Toc188968660"/>
      <w:r w:rsidRPr="00B77A92">
        <w:t>Introduction</w:t>
      </w:r>
      <w:bookmarkEnd w:id="3819"/>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3820" w:name="_Toc178784556"/>
      <w:bookmarkStart w:id="3821" w:name="_Toc178784557"/>
      <w:bookmarkStart w:id="3822" w:name="_Ref49425494"/>
      <w:bookmarkStart w:id="3823" w:name="_Toc188968661"/>
      <w:bookmarkEnd w:id="3820"/>
      <w:bookmarkEnd w:id="3821"/>
      <w:r w:rsidRPr="00B77A92">
        <w:t>General</w:t>
      </w:r>
      <w:r w:rsidR="007F3619" w:rsidRPr="00B77A92">
        <w:t xml:space="preserve"> requirements</w:t>
      </w:r>
      <w:bookmarkEnd w:id="3822"/>
      <w:bookmarkEnd w:id="3823"/>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496C30D" w14:textId="1C502EB1" w:rsidR="006A43DE" w:rsidRPr="00B77A92" w:rsidDel="00A0054D" w:rsidRDefault="006A43DE" w:rsidP="00AE2737">
      <w:pPr>
        <w:pStyle w:val="ListParagraph"/>
        <w:numPr>
          <w:ilvl w:val="0"/>
          <w:numId w:val="56"/>
        </w:numPr>
        <w:spacing w:after="120" w:line="240" w:lineRule="auto"/>
        <w:jc w:val="both"/>
        <w:rPr>
          <w:del w:id="3824" w:author="jonathan pritchard" w:date="2024-10-14T05:28:00Z" w16du:dateUtc="2024-10-14T04:28:00Z"/>
        </w:rPr>
      </w:pPr>
      <w:commentRangeStart w:id="3825"/>
      <w:del w:id="3826" w:author="jonathan pritchard" w:date="2024-10-14T05:28:00Z" w16du:dateUtc="2024-10-14T04:28:00Z">
        <w:r w:rsidRPr="00B77A92" w:rsidDel="00A0054D">
          <w:rPr>
            <w:b/>
            <w:bCs/>
          </w:rPr>
          <w:delText>Compatibility</w:delText>
        </w:r>
        <w:r w:rsidRPr="00B77A92" w:rsidDel="00A0054D">
          <w:delText>.</w:delText>
        </w:r>
        <w:commentRangeStart w:id="3827"/>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3827"/>
        <w:r w:rsidR="00F73DEE" w:rsidRPr="00B812CA" w:rsidDel="00A0054D">
          <w:rPr>
            <w:rStyle w:val="CommentReference"/>
            <w:lang w:val="en-GB"/>
          </w:rPr>
          <w:commentReference w:id="3827"/>
        </w:r>
        <w:r w:rsidRPr="00B77A92" w:rsidDel="00A0054D">
          <w:delText>.</w:delText>
        </w:r>
        <w:r w:rsidR="00DF2F0B" w:rsidRPr="00B77A92" w:rsidDel="00A0054D">
          <w:delText xml:space="preserve"> </w:delText>
        </w:r>
        <w:commentRangeStart w:id="3828"/>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3828"/>
        <w:r w:rsidR="00110A19" w:rsidRPr="00B812CA" w:rsidDel="00A0054D">
          <w:rPr>
            <w:rStyle w:val="CommentReference"/>
            <w:lang w:val="en-GB"/>
          </w:rPr>
          <w:commentReference w:id="3828"/>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3825"/>
        <w:r w:rsidR="00B92C92" w:rsidDel="00A0054D">
          <w:rPr>
            <w:rStyle w:val="CommentReference"/>
          </w:rPr>
          <w:commentReference w:id="3825"/>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del w:id="3829" w:author="jonathan pritchard" w:date="2025-01-29T15:55:00Z" w16du:dateUtc="2025-01-29T15:55:00Z">
        <w:r w:rsidR="00BB222A" w:rsidDel="00494CD1">
          <w:delText xml:space="preserve"> </w:delText>
        </w:r>
        <w:r w:rsidRPr="00B812CA" w:rsidDel="00494CD1">
          <w:rPr>
            <w:strike/>
          </w:rPr>
          <w:delText>/rejection</w:delText>
        </w:r>
        <w:r w:rsidRPr="00B77A92" w:rsidDel="00494CD1">
          <w:delText>;</w:delText>
        </w:r>
      </w:del>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3830" w:name="_Toc188968662"/>
      <w:r w:rsidRPr="00B77A92">
        <w:lastRenderedPageBreak/>
        <w:t>Automatic Update</w:t>
      </w:r>
      <w:bookmarkEnd w:id="3830"/>
    </w:p>
    <w:p w14:paraId="45B7B1D7" w14:textId="1A70A6E0" w:rsidR="00425B5E" w:rsidRDefault="006A43DE" w:rsidP="00B812CA">
      <w:pPr>
        <w:pStyle w:val="ListParagraph"/>
        <w:numPr>
          <w:ilvl w:val="0"/>
          <w:numId w:val="57"/>
        </w:numPr>
        <w:spacing w:after="60" w:line="240" w:lineRule="auto"/>
        <w:ind w:hanging="357"/>
        <w:jc w:val="both"/>
        <w:rPr>
          <w:ins w:id="3831" w:author="jonathan pritchard" w:date="2025-01-14T15:30:00Z" w16du:dateUtc="2025-01-14T15:30:00Z"/>
        </w:rPr>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ins w:id="3832" w:author="jonathan pritchard" w:date="2025-01-14T15:30:00Z" w16du:dateUtc="2025-01-14T15:30:00Z">
        <w:r w:rsidR="00425B5E" w:rsidRPr="00425B5E">
          <w:rPr>
            <w:color w:val="000000"/>
            <w:sz w:val="27"/>
            <w:szCs w:val="27"/>
          </w:rPr>
          <w:t xml:space="preserve"> </w:t>
        </w:r>
      </w:ins>
      <w:ins w:id="3833" w:author="jonathan pritchard" w:date="2025-01-14T15:30:00Z">
        <w:r w:rsidR="00425B5E" w:rsidRPr="00425B5E">
          <w:t>For such updates of S-124 and S-129 datasets, the ECDIS should</w:t>
        </w:r>
      </w:ins>
      <w:ins w:id="3834" w:author="jonathan pritchard" w:date="2025-01-15T09:46:00Z" w16du:dateUtc="2025-01-15T09:46:00Z">
        <w:r w:rsidR="00245663">
          <w:rPr>
            <w:rStyle w:val="FootnoteReference"/>
          </w:rPr>
          <w:footnoteReference w:id="2"/>
        </w:r>
        <w:r w:rsidR="00245663" w:rsidRPr="00425B5E">
          <w:t xml:space="preserve"> </w:t>
        </w:r>
      </w:ins>
      <w:ins w:id="3837" w:author="jonathan pritchard" w:date="2025-01-14T15:30:00Z">
        <w:r w:rsidR="00425B5E" w:rsidRPr="00425B5E">
          <w:t xml:space="preserve">be capable of being interfaced to a SECOM (IEC 63173-2) based telecommunication network. This capability </w:t>
        </w:r>
      </w:ins>
      <w:ins w:id="3838" w:author="jonathan pritchard" w:date="2025-01-14T15:32:00Z" w16du:dateUtc="2025-01-14T15:32:00Z">
        <w:r w:rsidR="00425B5E">
          <w:t>should</w:t>
        </w:r>
      </w:ins>
      <w:ins w:id="3839" w:author="jonathan pritchard" w:date="2025-01-15T09:47:00Z" w16du:dateUtc="2025-01-15T09:47:00Z">
        <w:r w:rsidR="00245663">
          <w:t xml:space="preserve"> </w:t>
        </w:r>
      </w:ins>
      <w:ins w:id="3840" w:author="jonathan pritchard" w:date="2025-01-14T15:30:00Z">
        <w:r w:rsidR="00425B5E" w:rsidRPr="00425B5E">
          <w:t xml:space="preserve">include at least </w:t>
        </w:r>
      </w:ins>
      <w:ins w:id="3841" w:author="jonathan pritchard" w:date="2025-01-15T09:42:00Z" w16du:dateUtc="2025-01-15T09:42:00Z">
        <w:r w:rsidR="00245663">
          <w:t>:</w:t>
        </w:r>
      </w:ins>
    </w:p>
    <w:p w14:paraId="1E2C8BDF" w14:textId="6C8F7829" w:rsidR="00425B5E" w:rsidRDefault="00425B5E" w:rsidP="00425B5E">
      <w:pPr>
        <w:pStyle w:val="ListParagraph"/>
        <w:numPr>
          <w:ilvl w:val="1"/>
          <w:numId w:val="57"/>
        </w:numPr>
        <w:spacing w:after="60" w:line="240" w:lineRule="auto"/>
        <w:jc w:val="both"/>
        <w:rPr>
          <w:ins w:id="3842" w:author="jonathan pritchard" w:date="2025-01-14T15:31:00Z" w16du:dateUtc="2025-01-14T15:31:00Z"/>
        </w:rPr>
      </w:pPr>
      <w:ins w:id="3843" w:author="jonathan pritchard" w:date="2025-01-14T15:31:00Z" w16du:dateUtc="2025-01-14T15:31:00Z">
        <w:r>
          <w:t>U</w:t>
        </w:r>
      </w:ins>
      <w:ins w:id="3844" w:author="jonathan pritchard" w:date="2025-01-14T15:30:00Z">
        <w:r w:rsidRPr="00425B5E">
          <w:t>ser selection of data services from a list provided by a SECOM service registry,</w:t>
        </w:r>
      </w:ins>
    </w:p>
    <w:p w14:paraId="45B1E84D" w14:textId="73F3C50D" w:rsidR="00425B5E" w:rsidRDefault="00425B5E" w:rsidP="00425B5E">
      <w:pPr>
        <w:pStyle w:val="ListParagraph"/>
        <w:numPr>
          <w:ilvl w:val="1"/>
          <w:numId w:val="57"/>
        </w:numPr>
        <w:spacing w:after="60" w:line="240" w:lineRule="auto"/>
        <w:jc w:val="both"/>
        <w:rPr>
          <w:ins w:id="3845" w:author="jonathan pritchard" w:date="2025-01-14T15:31:00Z" w16du:dateUtc="2025-01-14T15:31:00Z"/>
        </w:rPr>
      </w:pPr>
      <w:ins w:id="3846" w:author="jonathan pritchard" w:date="2025-01-14T15:31:00Z" w16du:dateUtc="2025-01-14T15:31:00Z">
        <w:r>
          <w:t>M</w:t>
        </w:r>
      </w:ins>
      <w:ins w:id="3847" w:author="jonathan pritchard" w:date="2025-01-14T15:30:00Z">
        <w:r w:rsidRPr="00425B5E">
          <w:t>anagement of information about the data services selected in item (</w:t>
        </w:r>
        <w:proofErr w:type="spellStart"/>
        <w:r w:rsidRPr="00425B5E">
          <w:t>i</w:t>
        </w:r>
        <w:proofErr w:type="spellEnd"/>
        <w:r w:rsidRPr="00425B5E">
          <w:t xml:space="preserve">), for example SECOM subscription status, and </w:t>
        </w:r>
      </w:ins>
    </w:p>
    <w:p w14:paraId="26AF987C" w14:textId="77777777" w:rsidR="00425B5E" w:rsidRDefault="00425B5E" w:rsidP="00425B5E">
      <w:pPr>
        <w:pStyle w:val="ListParagraph"/>
        <w:numPr>
          <w:ilvl w:val="1"/>
          <w:numId w:val="57"/>
        </w:numPr>
        <w:spacing w:after="60" w:line="240" w:lineRule="auto"/>
        <w:jc w:val="both"/>
        <w:rPr>
          <w:ins w:id="3848" w:author="jonathan pritchard" w:date="2025-01-14T15:31:00Z" w16du:dateUtc="2025-01-14T15:31:00Z"/>
        </w:rPr>
      </w:pPr>
      <w:ins w:id="3849" w:author="jonathan pritchard" w:date="2025-01-14T15:31:00Z" w16du:dateUtc="2025-01-14T15:31:00Z">
        <w:r>
          <w:t>A</w:t>
        </w:r>
      </w:ins>
      <w:ins w:id="3850" w:author="jonathan pritchard" w:date="2025-01-14T15:30:00Z">
        <w:r w:rsidRPr="00425B5E">
          <w:t xml:space="preserve">cknowledge receipt of datasets. </w:t>
        </w:r>
      </w:ins>
    </w:p>
    <w:p w14:paraId="1B7DDB77" w14:textId="4F814290" w:rsidR="00BB222A" w:rsidRDefault="00425B5E">
      <w:pPr>
        <w:pStyle w:val="ListParagraph"/>
        <w:spacing w:after="60" w:line="240" w:lineRule="auto"/>
        <w:ind w:left="1440"/>
        <w:jc w:val="both"/>
        <w:pPrChange w:id="3851" w:author="jonathan pritchard" w:date="2025-01-14T15:31:00Z" w16du:dateUtc="2025-01-14T15:31:00Z">
          <w:pPr>
            <w:pStyle w:val="ListParagraph"/>
            <w:numPr>
              <w:numId w:val="57"/>
            </w:numPr>
            <w:spacing w:after="60" w:line="240" w:lineRule="auto"/>
            <w:ind w:hanging="357"/>
            <w:jc w:val="both"/>
          </w:pPr>
        </w:pPrChange>
      </w:pPr>
      <w:ins w:id="3852" w:author="jonathan pritchard" w:date="2025-01-14T15:30:00Z">
        <w:r w:rsidRPr="00425B5E">
          <w:rPr>
            <w:b/>
            <w:bCs/>
            <w:rPrChange w:id="3853" w:author="jonathan pritchard" w:date="2025-01-14T15:31:00Z" w16du:dateUtc="2025-01-14T15:31:00Z">
              <w:rPr/>
            </w:rPrChange>
          </w:rPr>
          <w:t>NOTE (informative):</w:t>
        </w:r>
        <w:r w:rsidRPr="00425B5E">
          <w:t xml:space="preserve"> The bi-directional transfer of S-421 based route plans using SECOM is described in IEC 61174, IEC 63173-1 and IEC 63173-2. </w:t>
        </w:r>
      </w:ins>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700636DE"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ins w:id="3854" w:author="jonathan pritchard" w:date="2025-01-28T14:46:00Z" w16du:dateUtc="2025-01-28T14:46:00Z">
        <w:r w:rsidR="00624B58">
          <w:t>C</w:t>
        </w:r>
      </w:ins>
      <w:del w:id="3855" w:author="jonathan pritchard" w:date="2025-01-28T14:45:00Z" w16du:dateUtc="2025-01-28T14:45:00Z">
        <w:r w:rsidRPr="00B812CA" w:rsidDel="00624B58">
          <w:rPr>
            <w:highlight w:val="yellow"/>
          </w:rPr>
          <w:delText>C-3</w:delText>
        </w:r>
      </w:del>
    </w:p>
    <w:p w14:paraId="5A17BAAD" w14:textId="72AC8731" w:rsidR="006A43DE" w:rsidRPr="00B77A92" w:rsidRDefault="006A43DE" w:rsidP="0043278E">
      <w:pPr>
        <w:pStyle w:val="Heading3"/>
      </w:pPr>
      <w:bookmarkStart w:id="3856" w:name="_Toc188968663"/>
      <w:r w:rsidRPr="00B77A92">
        <w:t>Manual Update</w:t>
      </w:r>
      <w:bookmarkEnd w:id="3856"/>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29E4A50E"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del w:id="3857" w:author="jonathan pritchard" w:date="2025-01-14T13:44:00Z" w16du:dateUtc="2025-01-14T13:44:00Z">
        <w:r w:rsidR="008A73DC" w:rsidRPr="00B77A92" w:rsidDel="007048BF">
          <w:delText>Annex</w:delText>
        </w:r>
      </w:del>
      <w:ins w:id="3858" w:author="jonathan pritchard" w:date="2025-01-14T13:44:00Z" w16du:dateUtc="2025-01-14T13:44:00Z">
        <w:r w:rsidR="007048BF">
          <w:t>specification</w:t>
        </w:r>
      </w:ins>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p>
    <w:p w14:paraId="4B476780" w14:textId="1746E468"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del w:id="3859" w:author="jonathan pritchard" w:date="2025-01-14T13:44:00Z" w16du:dateUtc="2025-01-14T13:44:00Z">
        <w:r w:rsidR="008A73DC" w:rsidRPr="00B77A92" w:rsidDel="007048BF">
          <w:delText>Annex</w:delText>
        </w:r>
      </w:del>
      <w:ins w:id="3860" w:author="jonathan pritchard" w:date="2025-01-14T13:44:00Z" w16du:dateUtc="2025-01-14T13:44:00Z">
        <w:r w:rsidR="007048BF">
          <w:t>specification</w:t>
        </w:r>
      </w:ins>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ins w:id="3861" w:author="jonathan pritchard" w:date="2025-01-28T14:45:00Z" w16du:dateUtc="2025-01-28T14:45:00Z">
        <w:r w:rsidR="00624B58">
          <w:t>9.3</w:t>
        </w:r>
      </w:ins>
      <w:del w:id="3862" w:author="jonathan pritchard" w:date="2025-01-28T14:45:00Z" w16du:dateUtc="2025-01-28T14:45:00Z">
        <w:r w:rsidR="000553AC" w:rsidDel="00624B58">
          <w:delText>C-12.3</w:delText>
        </w:r>
      </w:del>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lastRenderedPageBreak/>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657539E6" w:rsidR="00DE2AD8" w:rsidRPr="007058D2" w:rsidDel="00453DD3" w:rsidRDefault="00F26CEE">
      <w:pPr>
        <w:pStyle w:val="Heading2"/>
        <w:rPr>
          <w:del w:id="3863" w:author="jon pritchard" w:date="2024-11-27T21:10:00Z" w16du:dateUtc="2024-11-27T20:10:00Z"/>
        </w:rPr>
        <w:pPrChange w:id="3864" w:author="jonathan pritchard" w:date="2025-01-16T10:51:00Z" w16du:dateUtc="2025-01-16T10:51:00Z">
          <w:pPr>
            <w:pStyle w:val="Heading3"/>
          </w:pPr>
        </w:pPrChange>
      </w:pPr>
      <w:bookmarkStart w:id="3865" w:name="_Ref49425504"/>
      <w:bookmarkStart w:id="3866" w:name="_Ref49425519"/>
      <w:del w:id="3867" w:author="jon pritchard" w:date="2024-11-27T21:10:00Z" w16du:dateUtc="2024-11-27T20:10:00Z">
        <w:r w:rsidRPr="007058D2" w:rsidDel="00453DD3">
          <w:delText>Management of</w:delText>
        </w:r>
        <w:r w:rsidR="007058D2" w:rsidRPr="007058D2" w:rsidDel="00453DD3">
          <w:delText xml:space="preserve"> a</w:delText>
        </w:r>
        <w:r w:rsidR="007F4C50" w:rsidRPr="00B812CA" w:rsidDel="00453DD3">
          <w:delText>utomatic</w:delText>
        </w:r>
        <w:r w:rsidR="007F4C50" w:rsidRPr="007058D2" w:rsidDel="00453DD3">
          <w:delText xml:space="preserve"> </w:delText>
        </w:r>
        <w:r w:rsidR="00732F08" w:rsidRPr="007058D2" w:rsidDel="00453DD3">
          <w:delText xml:space="preserve">updates to </w:delText>
        </w:r>
        <w:r w:rsidR="005643FA" w:rsidRPr="00B812CA" w:rsidDel="00453DD3">
          <w:delText>Dataset</w:delText>
        </w:r>
        <w:r w:rsidR="005643FA" w:rsidRPr="007058D2" w:rsidDel="00453DD3">
          <w:delText xml:space="preserve"> </w:delText>
        </w:r>
        <w:r w:rsidR="00097BCB" w:rsidRPr="007058D2" w:rsidDel="00453DD3">
          <w:delText>Support fil</w:delText>
        </w:r>
        <w:r w:rsidR="00732F08" w:rsidRPr="007058D2" w:rsidDel="00453DD3">
          <w:delText>es</w:delText>
        </w:r>
        <w:bookmarkStart w:id="3868" w:name="_Toc187673148"/>
        <w:bookmarkStart w:id="3869" w:name="_Toc187673380"/>
        <w:bookmarkStart w:id="3870" w:name="_Toc188368737"/>
        <w:bookmarkStart w:id="3871" w:name="_Toc188621939"/>
        <w:bookmarkStart w:id="3872" w:name="_Toc188950520"/>
        <w:bookmarkStart w:id="3873" w:name="_Toc188968439"/>
        <w:bookmarkStart w:id="3874" w:name="_Toc188968664"/>
        <w:bookmarkEnd w:id="3865"/>
        <w:bookmarkEnd w:id="3866"/>
        <w:bookmarkEnd w:id="3868"/>
        <w:bookmarkEnd w:id="3869"/>
        <w:bookmarkEnd w:id="3870"/>
        <w:bookmarkEnd w:id="3871"/>
        <w:bookmarkEnd w:id="3872"/>
        <w:bookmarkEnd w:id="3873"/>
        <w:bookmarkEnd w:id="3874"/>
      </w:del>
    </w:p>
    <w:p w14:paraId="47EA7639" w14:textId="63B6FE73" w:rsidR="00732F08" w:rsidRPr="00B77A92" w:rsidDel="00453DD3" w:rsidRDefault="004C0487">
      <w:pPr>
        <w:pStyle w:val="Heading2"/>
        <w:rPr>
          <w:del w:id="3875" w:author="jon pritchard" w:date="2024-11-27T21:10:00Z" w16du:dateUtc="2024-11-27T20:10:00Z"/>
        </w:rPr>
        <w:pPrChange w:id="3876" w:author="jonathan pritchard" w:date="2025-01-16T10:51:00Z" w16du:dateUtc="2025-01-16T10:51:00Z">
          <w:pPr/>
        </w:pPrChange>
      </w:pPr>
      <w:del w:id="3877" w:author="jon pritchard" w:date="2024-11-27T21:10:00Z" w16du:dateUtc="2024-11-27T20:10:00Z">
        <w:r w:rsidRPr="00B77A92" w:rsidDel="00453DD3">
          <w:delText xml:space="preserve">Dataset names in S-100 are unique (ref S-100 Part 17 </w:delText>
        </w:r>
        <w:commentRangeStart w:id="3878"/>
        <w:r w:rsidRPr="00B812CA" w:rsidDel="00453DD3">
          <w:rPr>
            <w:highlight w:val="yellow"/>
          </w:rPr>
          <w:delText>XXX</w:delText>
        </w:r>
        <w:commentRangeEnd w:id="3878"/>
        <w:r w:rsidR="007F4C50" w:rsidDel="00453DD3">
          <w:rPr>
            <w:rStyle w:val="CommentReference"/>
          </w:rPr>
          <w:commentReference w:id="3878"/>
        </w:r>
        <w:r w:rsidRPr="00B77A92" w:rsidDel="00453DD3">
          <w:delText xml:space="preserve">). Dataset </w:delText>
        </w:r>
        <w:r w:rsidR="00C3351A" w:rsidRPr="00B77A92" w:rsidDel="00453DD3">
          <w:delText>s</w:delText>
        </w:r>
        <w:r w:rsidRPr="00B77A92" w:rsidDel="00453DD3">
          <w:delText xml:space="preserve">upport files are referenced to one or more datasets in the </w:delText>
        </w:r>
        <w:r w:rsidR="00C3351A" w:rsidRPr="00B77A92" w:rsidDel="00453DD3">
          <w:delText>exchange c</w:delText>
        </w:r>
        <w:r w:rsidRPr="00B77A92" w:rsidDel="00453DD3">
          <w:delText xml:space="preserve">atalogue metadata. </w:delText>
        </w:r>
        <w:r w:rsidR="00732F08" w:rsidRPr="00B77A92" w:rsidDel="00453DD3">
          <w:delText>This allows dataset support files to be shared between multiple datasets.</w:delText>
        </w:r>
        <w:bookmarkStart w:id="3879" w:name="_Toc187673149"/>
        <w:bookmarkStart w:id="3880" w:name="_Toc187673381"/>
        <w:bookmarkStart w:id="3881" w:name="_Toc188368738"/>
        <w:bookmarkStart w:id="3882" w:name="_Toc188621940"/>
        <w:bookmarkStart w:id="3883" w:name="_Toc188950521"/>
        <w:bookmarkStart w:id="3884" w:name="_Toc188968440"/>
        <w:bookmarkStart w:id="3885" w:name="_Toc188968665"/>
        <w:bookmarkEnd w:id="3879"/>
        <w:bookmarkEnd w:id="3880"/>
        <w:bookmarkEnd w:id="3881"/>
        <w:bookmarkEnd w:id="3882"/>
        <w:bookmarkEnd w:id="3883"/>
        <w:bookmarkEnd w:id="3884"/>
        <w:bookmarkEnd w:id="3885"/>
      </w:del>
    </w:p>
    <w:p w14:paraId="6601BD77" w14:textId="472B2B37" w:rsidR="004C0487" w:rsidRPr="00B77A92" w:rsidDel="00453DD3" w:rsidRDefault="004C0487">
      <w:pPr>
        <w:pStyle w:val="Heading2"/>
        <w:rPr>
          <w:del w:id="3886" w:author="jon pritchard" w:date="2024-11-27T21:10:00Z" w16du:dateUtc="2024-11-27T20:10:00Z"/>
        </w:rPr>
        <w:pPrChange w:id="3887" w:author="jonathan pritchard" w:date="2025-01-16T10:51:00Z" w16du:dateUtc="2025-01-16T10:51:00Z">
          <w:pPr/>
        </w:pPrChange>
      </w:pPr>
      <w:del w:id="3888" w:author="jon pritchard" w:date="2024-11-27T21:10:00Z" w16du:dateUtc="2024-11-27T20:10:00Z">
        <w:r w:rsidRPr="00B77A92" w:rsidDel="00453DD3">
          <w:delText>As with datasets, dataset support files are managed with the Exchange Set metadata field</w:delText>
        </w:r>
        <w:r w:rsidR="00E03B21" w:rsidRPr="00B77A92" w:rsidDel="00453DD3">
          <w:delText xml:space="preserve"> S100_SupportFileRevisionStatus</w:delText>
        </w:r>
        <w:r w:rsidRPr="00B77A92" w:rsidDel="00453DD3">
          <w:delText>. The behaviour of each is described below:</w:delText>
        </w:r>
        <w:bookmarkStart w:id="3889" w:name="_Toc187673150"/>
        <w:bookmarkStart w:id="3890" w:name="_Toc187673382"/>
        <w:bookmarkStart w:id="3891" w:name="_Toc188368739"/>
        <w:bookmarkStart w:id="3892" w:name="_Toc188621941"/>
        <w:bookmarkStart w:id="3893" w:name="_Toc188950522"/>
        <w:bookmarkStart w:id="3894" w:name="_Toc188968441"/>
        <w:bookmarkStart w:id="3895" w:name="_Toc188968666"/>
        <w:bookmarkEnd w:id="3889"/>
        <w:bookmarkEnd w:id="3890"/>
        <w:bookmarkEnd w:id="3891"/>
        <w:bookmarkEnd w:id="3892"/>
        <w:bookmarkEnd w:id="3893"/>
        <w:bookmarkEnd w:id="3894"/>
        <w:bookmarkEnd w:id="3895"/>
      </w:del>
    </w:p>
    <w:p w14:paraId="76D2C4C4" w14:textId="6A2DCD94" w:rsidR="00AA3657" w:rsidRPr="00B77A92" w:rsidDel="00453DD3" w:rsidRDefault="00732F08">
      <w:pPr>
        <w:pStyle w:val="Heading2"/>
        <w:rPr>
          <w:del w:id="3896" w:author="jon pritchard" w:date="2024-11-27T21:10:00Z" w16du:dateUtc="2024-11-27T20:10:00Z"/>
        </w:rPr>
        <w:pPrChange w:id="3897" w:author="jonathan pritchard" w:date="2025-01-16T10:51:00Z" w16du:dateUtc="2025-01-16T10:51:00Z">
          <w:pPr>
            <w:pStyle w:val="ListParagraph"/>
            <w:numPr>
              <w:numId w:val="127"/>
            </w:numPr>
            <w:spacing w:after="120" w:line="240" w:lineRule="auto"/>
            <w:ind w:hanging="360"/>
            <w:jc w:val="both"/>
          </w:pPr>
        </w:pPrChange>
      </w:pPr>
      <w:commentRangeStart w:id="3898"/>
      <w:del w:id="3899" w:author="jon pritchard" w:date="2024-11-27T21:10:00Z" w16du:dateUtc="2024-11-27T20:10:00Z">
        <w:r w:rsidRPr="00B77A92" w:rsidDel="00453DD3">
          <w:delText>New</w:delText>
        </w:r>
        <w:bookmarkStart w:id="3900" w:name="_Toc187673151"/>
        <w:bookmarkStart w:id="3901" w:name="_Toc187673383"/>
        <w:bookmarkStart w:id="3902" w:name="_Toc188368740"/>
        <w:bookmarkStart w:id="3903" w:name="_Toc188621942"/>
        <w:bookmarkStart w:id="3904" w:name="_Toc188950523"/>
        <w:bookmarkStart w:id="3905" w:name="_Toc188968442"/>
        <w:bookmarkStart w:id="3906" w:name="_Toc188968667"/>
        <w:bookmarkEnd w:id="3900"/>
        <w:bookmarkEnd w:id="3901"/>
        <w:bookmarkEnd w:id="3902"/>
        <w:bookmarkEnd w:id="3903"/>
        <w:bookmarkEnd w:id="3904"/>
        <w:bookmarkEnd w:id="3905"/>
        <w:bookmarkEnd w:id="3906"/>
      </w:del>
    </w:p>
    <w:p w14:paraId="21FE7577" w14:textId="4BA3C711" w:rsidR="00732F08" w:rsidRPr="00B77A92" w:rsidDel="00453DD3" w:rsidRDefault="00E03B21">
      <w:pPr>
        <w:pStyle w:val="Heading2"/>
        <w:rPr>
          <w:del w:id="3907" w:author="jon pritchard" w:date="2024-11-27T21:10:00Z" w16du:dateUtc="2024-11-27T20:10:00Z"/>
        </w:rPr>
        <w:pPrChange w:id="3908" w:author="jonathan pritchard" w:date="2025-01-16T10:51:00Z" w16du:dateUtc="2025-01-16T10:51:00Z">
          <w:pPr>
            <w:pStyle w:val="ListParagraph"/>
            <w:numPr>
              <w:numId w:val="127"/>
            </w:numPr>
            <w:spacing w:after="120" w:line="240" w:lineRule="auto"/>
            <w:ind w:hanging="360"/>
            <w:jc w:val="both"/>
          </w:pPr>
        </w:pPrChange>
      </w:pPr>
      <w:del w:id="3909" w:author="jon pritchard" w:date="2024-11-27T21:10:00Z" w16du:dateUtc="2024-11-27T20:10:00Z">
        <w:r w:rsidRPr="00B77A92" w:rsidDel="00453DD3">
          <w:delText>Replacement</w:delText>
        </w:r>
        <w:bookmarkStart w:id="3910" w:name="_Toc187673152"/>
        <w:bookmarkStart w:id="3911" w:name="_Toc187673384"/>
        <w:bookmarkStart w:id="3912" w:name="_Toc188368741"/>
        <w:bookmarkStart w:id="3913" w:name="_Toc188621943"/>
        <w:bookmarkStart w:id="3914" w:name="_Toc188950524"/>
        <w:bookmarkStart w:id="3915" w:name="_Toc188968443"/>
        <w:bookmarkStart w:id="3916" w:name="_Toc188968668"/>
        <w:bookmarkEnd w:id="3910"/>
        <w:bookmarkEnd w:id="3911"/>
        <w:bookmarkEnd w:id="3912"/>
        <w:bookmarkEnd w:id="3913"/>
        <w:bookmarkEnd w:id="3914"/>
        <w:bookmarkEnd w:id="3915"/>
        <w:bookmarkEnd w:id="3916"/>
      </w:del>
    </w:p>
    <w:p w14:paraId="487F5E12" w14:textId="69AFA243" w:rsidR="00732F08" w:rsidRPr="00B77A92" w:rsidDel="00453DD3" w:rsidRDefault="00E03B21">
      <w:pPr>
        <w:pStyle w:val="Heading2"/>
        <w:rPr>
          <w:del w:id="3917" w:author="jon pritchard" w:date="2024-11-27T21:10:00Z" w16du:dateUtc="2024-11-27T20:10:00Z"/>
        </w:rPr>
        <w:pPrChange w:id="3918" w:author="jonathan pritchard" w:date="2025-01-16T10:51:00Z" w16du:dateUtc="2025-01-16T10:51:00Z">
          <w:pPr>
            <w:pStyle w:val="ListParagraph"/>
            <w:numPr>
              <w:numId w:val="127"/>
            </w:numPr>
            <w:spacing w:after="120" w:line="240" w:lineRule="auto"/>
            <w:ind w:hanging="360"/>
            <w:jc w:val="both"/>
          </w:pPr>
        </w:pPrChange>
      </w:pPr>
      <w:del w:id="3919" w:author="jon pritchard" w:date="2024-11-27T21:10:00Z" w16du:dateUtc="2024-11-27T20:10:00Z">
        <w:r w:rsidRPr="00B77A92" w:rsidDel="00453DD3">
          <w:delText>Deletion</w:delText>
        </w:r>
        <w:commentRangeEnd w:id="3898"/>
        <w:r w:rsidR="007F4C50" w:rsidDel="00453DD3">
          <w:rPr>
            <w:rStyle w:val="CommentReference"/>
          </w:rPr>
          <w:commentReference w:id="3898"/>
        </w:r>
        <w:bookmarkStart w:id="3920" w:name="_Toc187673153"/>
        <w:bookmarkStart w:id="3921" w:name="_Toc187673385"/>
        <w:bookmarkStart w:id="3922" w:name="_Toc188368742"/>
        <w:bookmarkStart w:id="3923" w:name="_Toc188621944"/>
        <w:bookmarkStart w:id="3924" w:name="_Toc188950525"/>
        <w:bookmarkStart w:id="3925" w:name="_Toc188968444"/>
        <w:bookmarkStart w:id="3926" w:name="_Toc188968669"/>
        <w:bookmarkEnd w:id="3920"/>
        <w:bookmarkEnd w:id="3921"/>
        <w:bookmarkEnd w:id="3922"/>
        <w:bookmarkEnd w:id="3923"/>
        <w:bookmarkEnd w:id="3924"/>
        <w:bookmarkEnd w:id="3925"/>
        <w:bookmarkEnd w:id="3926"/>
      </w:del>
    </w:p>
    <w:p w14:paraId="1065B50E" w14:textId="3866B97D" w:rsidR="00453DD3" w:rsidRPr="00B77A92" w:rsidDel="00453DD3" w:rsidRDefault="00732F08">
      <w:pPr>
        <w:pStyle w:val="Heading2"/>
        <w:rPr>
          <w:del w:id="3927" w:author="jon pritchard" w:date="2024-11-27T21:10:00Z" w16du:dateUtc="2024-11-27T20:10:00Z"/>
        </w:rPr>
        <w:pPrChange w:id="3928" w:author="jonathan pritchard" w:date="2025-01-16T10:51:00Z" w16du:dateUtc="2025-01-16T10:51:00Z">
          <w:pPr>
            <w:spacing w:after="120" w:line="240" w:lineRule="auto"/>
            <w:jc w:val="both"/>
          </w:pPr>
        </w:pPrChange>
      </w:pPr>
      <w:commentRangeStart w:id="3929"/>
      <w:commentRangeStart w:id="3930"/>
      <w:del w:id="3931" w:author="jon pritchard" w:date="2024-11-27T21:10:00Z" w16du:dateUtc="2024-11-27T20:10:00Z">
        <w:r w:rsidRPr="00B77A92" w:rsidDel="00453DD3">
          <w:delText xml:space="preserve">When a feature pointing to a text, picture or application file is deleted or updated so that it no longer references the </w:delText>
        </w:r>
        <w:r w:rsidR="00E03B21" w:rsidRPr="00B77A92" w:rsidDel="00453DD3">
          <w:delText xml:space="preserve">dataset support </w:delText>
        </w:r>
        <w:r w:rsidRPr="00B77A92" w:rsidDel="00453DD3">
          <w:delText>file, the ECDIS should check to see whether any other feature references the same file, before that file is deleted.</w:delText>
        </w:r>
        <w:commentRangeEnd w:id="3929"/>
        <w:r w:rsidRPr="00B77A92" w:rsidDel="00453DD3">
          <w:rPr>
            <w:rStyle w:val="CommentReference"/>
            <w:lang w:val="en-GB"/>
          </w:rPr>
          <w:commentReference w:id="3929"/>
        </w:r>
        <w:commentRangeEnd w:id="3930"/>
        <w:r w:rsidRPr="00B77A92" w:rsidDel="00453DD3">
          <w:rPr>
            <w:rStyle w:val="CommentReference"/>
            <w:lang w:val="en-GB"/>
          </w:rPr>
          <w:commentReference w:id="3930"/>
        </w:r>
        <w:bookmarkStart w:id="3932" w:name="_Toc187673154"/>
        <w:bookmarkStart w:id="3933" w:name="_Toc187673386"/>
        <w:bookmarkStart w:id="3934" w:name="_Toc188368743"/>
        <w:bookmarkStart w:id="3935" w:name="_Toc188621945"/>
        <w:bookmarkStart w:id="3936" w:name="_Toc188950526"/>
        <w:bookmarkStart w:id="3937" w:name="_Toc188968445"/>
        <w:bookmarkStart w:id="3938" w:name="_Toc188968670"/>
        <w:bookmarkEnd w:id="3932"/>
        <w:bookmarkEnd w:id="3933"/>
        <w:bookmarkEnd w:id="3934"/>
        <w:bookmarkEnd w:id="3935"/>
        <w:bookmarkEnd w:id="3936"/>
        <w:bookmarkEnd w:id="3937"/>
        <w:bookmarkEnd w:id="3938"/>
      </w:del>
    </w:p>
    <w:p w14:paraId="2BF0F69F" w14:textId="6E8D1DF2" w:rsidR="00097BCB" w:rsidRPr="00B77A92" w:rsidRDefault="005C140F" w:rsidP="00DB7CFE">
      <w:pPr>
        <w:pStyle w:val="Heading2"/>
      </w:pPr>
      <w:bookmarkStart w:id="3939" w:name="_Toc175130381"/>
      <w:bookmarkStart w:id="3940" w:name="_Toc178784562"/>
      <w:bookmarkStart w:id="3941" w:name="_Toc188968671"/>
      <w:bookmarkEnd w:id="3939"/>
      <w:bookmarkEnd w:id="3940"/>
      <w:r w:rsidRPr="00B77A92">
        <w:t>New editions, re-issues,</w:t>
      </w:r>
      <w:r w:rsidR="00B345CE" w:rsidRPr="00B77A92">
        <w:t xml:space="preserve"> cancellations</w:t>
      </w:r>
      <w:r w:rsidRPr="00B77A92">
        <w:t xml:space="preserve"> and updates</w:t>
      </w:r>
      <w:r w:rsidR="00DF374C" w:rsidRPr="00B77A92">
        <w:t xml:space="preserve"> of datasets</w:t>
      </w:r>
      <w:bookmarkEnd w:id="3941"/>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5B5E68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ins w:id="3942" w:author="jon pritchard" w:date="2024-11-27T21:56:00Z" w16du:dateUtc="2024-11-27T20:56:00Z">
        <w:r w:rsidR="00CA0646">
          <w:t>i</w:t>
        </w:r>
      </w:ins>
      <w:del w:id="3943" w:author="jon pritchard" w:date="2024-11-27T21:56:00Z" w16du:dateUtc="2024-11-27T20:56:00Z">
        <w:r w:rsidR="00B6136D" w:rsidRPr="00B77A92" w:rsidDel="00CA0646">
          <w:delText>i</w:delText>
        </w:r>
      </w:del>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098EE8BB"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del w:id="3944" w:author="jon pritchard" w:date="2024-11-27T21:56:00Z" w16du:dateUtc="2024-11-27T20:56:00Z">
        <w:r w:rsidR="00011277" w:rsidRPr="00D87FDE" w:rsidDel="00CA0646">
          <w:fldChar w:fldCharType="begin"/>
        </w:r>
        <w:r w:rsidR="00011277" w:rsidRPr="00D87FDE" w:rsidDel="00CA0646">
          <w:delInstrText xml:space="preserve"> REF _Ref49425504 \r \h </w:delInstrText>
        </w:r>
        <w:r w:rsidR="00DC1E55" w:rsidRPr="00D87FDE" w:rsidDel="00CA0646">
          <w:delInstrText xml:space="preserve"> \* MERGEFORMAT </w:delInstrText>
        </w:r>
        <w:r w:rsidR="00011277" w:rsidRPr="00D87FDE" w:rsidDel="00CA0646">
          <w:fldChar w:fldCharType="separate"/>
        </w:r>
        <w:r w:rsidR="000553AC" w:rsidRPr="00D87FDE" w:rsidDel="00CA0646">
          <w:delText>C-23.4.5</w:delText>
        </w:r>
        <w:r w:rsidR="00011277" w:rsidRPr="00D87FDE" w:rsidDel="00CA0646">
          <w:fldChar w:fldCharType="end"/>
        </w:r>
      </w:del>
      <w:r w:rsidR="00011277" w:rsidRPr="00D87FDE">
        <w:t xml:space="preserve">) </w:t>
      </w:r>
      <w:r w:rsidR="00981782" w:rsidRPr="00D87FDE">
        <w:t>when replacing or deleting a dataset.</w:t>
      </w:r>
    </w:p>
    <w:p w14:paraId="2E1E9F74" w14:textId="20B121A1" w:rsidR="00B073EA" w:rsidRDefault="00732F08" w:rsidP="00BE68E8">
      <w:pPr>
        <w:pStyle w:val="Heading1"/>
        <w:rPr>
          <w:ins w:id="3945" w:author="jon pritchard" w:date="2024-11-27T21:03:00Z" w16du:dateUtc="2024-11-27T20:03:00Z"/>
        </w:rPr>
      </w:pPr>
      <w:bookmarkStart w:id="3946" w:name="_Toc188968672"/>
      <w:bookmarkStart w:id="3947" w:name="_Ref167112888"/>
      <w:r w:rsidRPr="00B77A92">
        <w:t xml:space="preserve">Dataset </w:t>
      </w:r>
      <w:r w:rsidR="00B073EA" w:rsidRPr="00B77A92">
        <w:t xml:space="preserve">Support </w:t>
      </w:r>
      <w:r w:rsidR="001309C7" w:rsidRPr="00B77A92">
        <w:t>F</w:t>
      </w:r>
      <w:r w:rsidR="00B073EA" w:rsidRPr="00B77A92">
        <w:t>ile</w:t>
      </w:r>
      <w:ins w:id="3948" w:author="jon pritchard" w:date="2024-11-27T21:03:00Z" w16du:dateUtc="2024-11-27T20:03:00Z">
        <w:r w:rsidR="00453DD3">
          <w:t>s</w:t>
        </w:r>
      </w:ins>
      <w:bookmarkEnd w:id="3946"/>
      <w:del w:id="3949" w:author="jon pritchard" w:date="2024-11-27T21:02:00Z" w16du:dateUtc="2024-11-27T20:02:00Z">
        <w:r w:rsidR="00B073EA" w:rsidRPr="00B77A92" w:rsidDel="00453DD3">
          <w:delText xml:space="preserve"> </w:delText>
        </w:r>
        <w:r w:rsidR="001309C7" w:rsidRPr="00B77A92" w:rsidDel="00453DD3">
          <w:delText>F</w:delText>
        </w:r>
        <w:r w:rsidR="00B073EA" w:rsidRPr="00B77A92" w:rsidDel="00453DD3">
          <w:delText>ormats</w:delText>
        </w:r>
      </w:del>
      <w:bookmarkEnd w:id="3947"/>
    </w:p>
    <w:p w14:paraId="7EC7C317" w14:textId="77777777" w:rsidR="00453DD3" w:rsidRDefault="00453DD3" w:rsidP="00453DD3">
      <w:pPr>
        <w:jc w:val="both"/>
        <w:rPr>
          <w:ins w:id="3950" w:author="jon pritchard" w:date="2024-11-27T21:12:00Z" w16du:dateUtc="2024-11-27T20:12:00Z"/>
        </w:rPr>
      </w:pPr>
      <w:ins w:id="3951" w:author="jon pritchard" w:date="2024-11-27T21:03:00Z" w16du:dateUtc="2024-11-27T20:03:00Z">
        <w:r>
          <w:t>Exchange sets delivered to ECDIS only contain S-100 datasets, any required dataset support files, S-100 catalogues (</w:t>
        </w:r>
      </w:ins>
      <w:ins w:id="3952" w:author="jon pritchard" w:date="2024-11-27T21:04:00Z" w16du:dateUtc="2024-11-27T20:04:00Z">
        <w:r>
          <w:t>feature and portrayal</w:t>
        </w:r>
      </w:ins>
      <w:ins w:id="3953" w:author="jon pritchard" w:date="2024-11-27T21:12:00Z" w16du:dateUtc="2024-11-27T20:12:00Z">
        <w:r>
          <w:t xml:space="preserve"> catalogues</w:t>
        </w:r>
      </w:ins>
      <w:ins w:id="3954" w:author="jon pritchard" w:date="2024-11-27T21:04:00Z" w16du:dateUtc="2024-11-27T20:04:00Z">
        <w:r>
          <w:t>) and language packs</w:t>
        </w:r>
      </w:ins>
      <w:ins w:id="3955" w:author="jon pritchard" w:date="2024-11-27T21:12:00Z" w16du:dateUtc="2024-11-27T20:12:00Z">
        <w:r>
          <w:t>, referred to as “system support files”</w:t>
        </w:r>
      </w:ins>
      <w:ins w:id="3956" w:author="jon pritchard" w:date="2024-11-27T21:04:00Z" w16du:dateUtc="2024-11-27T20:04:00Z">
        <w:r>
          <w:t xml:space="preserve">. </w:t>
        </w:r>
      </w:ins>
    </w:p>
    <w:p w14:paraId="4B0DBCA2" w14:textId="1C3A2C72" w:rsidR="00453DD3" w:rsidRDefault="00453DD3">
      <w:pPr>
        <w:jc w:val="both"/>
        <w:rPr>
          <w:ins w:id="3957" w:author="jon pritchard" w:date="2024-11-27T21:05:00Z" w16du:dateUtc="2024-11-27T20:05:00Z"/>
        </w:rPr>
        <w:pPrChange w:id="3958" w:author="jon pritchard" w:date="2024-11-27T21:12:00Z" w16du:dateUtc="2024-11-27T20:12:00Z">
          <w:pPr/>
        </w:pPrChange>
      </w:pPr>
      <w:ins w:id="3959" w:author="jon pritchard" w:date="2024-11-27T21:04:00Z" w16du:dateUtc="2024-11-27T20:04:00Z">
        <w:r>
          <w:t xml:space="preserve">The ECDIS must support the import of exchange set contents into the System database. There is no requirement to </w:t>
        </w:r>
      </w:ins>
      <w:ins w:id="3960" w:author="jon pritchard" w:date="2024-11-27T21:12:00Z" w16du:dateUtc="2024-11-27T20:12:00Z">
        <w:r>
          <w:t xml:space="preserve">import or </w:t>
        </w:r>
      </w:ins>
      <w:ins w:id="3961" w:author="jon pritchard" w:date="2024-11-27T21:04:00Z" w16du:dateUtc="2024-11-27T20:04:00Z">
        <w:r>
          <w:t>update any other category of file</w:t>
        </w:r>
      </w:ins>
      <w:ins w:id="3962" w:author="jon pritchard" w:date="2024-11-27T21:05:00Z" w16du:dateUtc="2024-11-27T20:05:00Z">
        <w:r>
          <w:t xml:space="preserve"> from an exchange set. This includes S-100 itself and any of its component schemas and system support files.</w:t>
        </w:r>
      </w:ins>
    </w:p>
    <w:p w14:paraId="16DF4EBB" w14:textId="7003CE43" w:rsidR="00453DD3" w:rsidRDefault="00453DD3">
      <w:pPr>
        <w:jc w:val="both"/>
        <w:rPr>
          <w:ins w:id="3963" w:author="jon pritchard" w:date="2024-11-27T21:06:00Z" w16du:dateUtc="2024-11-27T20:06:00Z"/>
        </w:rPr>
        <w:pPrChange w:id="3964" w:author="jon pritchard" w:date="2024-11-27T21:12:00Z" w16du:dateUtc="2024-11-27T20:12:00Z">
          <w:pPr/>
        </w:pPrChange>
      </w:pPr>
      <w:ins w:id="3965" w:author="jon pritchard" w:date="2024-11-27T21:05:00Z" w16du:dateUtc="2024-11-27T20:05:00Z">
        <w:r>
          <w:t>As defined in S-100 Part 17, each dataset support file references one o</w:t>
        </w:r>
      </w:ins>
      <w:ins w:id="3966" w:author="jon pritchard" w:date="2024-11-27T21:06:00Z" w16du:dateUtc="2024-11-27T20:06:00Z">
        <w:r>
          <w:t>r more datasets which contain a reference to it. Language packs</w:t>
        </w:r>
      </w:ins>
      <w:ins w:id="3967" w:author="jon pritchard" w:date="2024-11-27T21:08:00Z" w16du:dateUtc="2024-11-27T20:08:00Z">
        <w:r>
          <w:t xml:space="preserve"> (S-100 Part 18)</w:t>
        </w:r>
      </w:ins>
      <w:ins w:id="3968" w:author="jon pritchard" w:date="2024-11-27T21:06:00Z" w16du:dateUtc="2024-11-27T20:06:00Z">
        <w:r>
          <w:t xml:space="preserve"> reference the feature catalogue they refer to. </w:t>
        </w:r>
      </w:ins>
    </w:p>
    <w:p w14:paraId="5AE3757F" w14:textId="7C901B86" w:rsidR="00453DD3" w:rsidRDefault="00453DD3">
      <w:pPr>
        <w:pStyle w:val="Heading2"/>
        <w:rPr>
          <w:ins w:id="3969" w:author="jon pritchard" w:date="2024-11-27T21:06:00Z" w16du:dateUtc="2024-11-27T20:06:00Z"/>
        </w:rPr>
        <w:pPrChange w:id="3970" w:author="jonathan pritchard" w:date="2025-01-16T10:51:00Z" w16du:dateUtc="2025-01-16T10:51:00Z">
          <w:pPr/>
        </w:pPrChange>
      </w:pPr>
      <w:bookmarkStart w:id="3971" w:name="_Ref188950832"/>
      <w:bookmarkStart w:id="3972" w:name="_Toc188968673"/>
      <w:ins w:id="3973" w:author="jon pritchard" w:date="2024-11-27T21:06:00Z" w16du:dateUtc="2024-11-27T20:06:00Z">
        <w:r>
          <w:t>Exchange set delivery</w:t>
        </w:r>
      </w:ins>
      <w:ins w:id="3974" w:author="jon pritchard" w:date="2024-11-27T21:11:00Z" w16du:dateUtc="2024-11-27T20:11:00Z">
        <w:r>
          <w:t>.</w:t>
        </w:r>
      </w:ins>
      <w:bookmarkEnd w:id="3971"/>
      <w:bookmarkEnd w:id="3972"/>
    </w:p>
    <w:p w14:paraId="300F0C50" w14:textId="47E42B25" w:rsidR="00453DD3" w:rsidRDefault="00453DD3">
      <w:pPr>
        <w:spacing w:after="120" w:line="240" w:lineRule="auto"/>
        <w:contextualSpacing/>
        <w:jc w:val="both"/>
        <w:rPr>
          <w:ins w:id="3975" w:author="jon pritchard" w:date="2024-11-27T21:07:00Z" w16du:dateUtc="2024-11-27T20:07:00Z"/>
        </w:rPr>
        <w:pPrChange w:id="3976" w:author="jon pritchard" w:date="2024-11-27T21:11:00Z" w16du:dateUtc="2024-11-27T20:11:00Z">
          <w:pPr>
            <w:pStyle w:val="ListParagraph"/>
            <w:numPr>
              <w:ilvl w:val="1"/>
              <w:numId w:val="160"/>
            </w:numPr>
            <w:spacing w:after="120" w:line="240" w:lineRule="auto"/>
            <w:ind w:left="1440" w:hanging="360"/>
            <w:contextualSpacing/>
            <w:jc w:val="both"/>
          </w:pPr>
        </w:pPrChange>
      </w:pPr>
      <w:ins w:id="3977" w:author="jon pritchard" w:date="2024-11-27T21:07:00Z" w16du:dateUtc="2024-11-27T20:07:00Z">
        <w:r>
          <w:t>Exchange sets which contain base datasets will also contain all dataset support files which are defined as attribute values.</w:t>
        </w:r>
      </w:ins>
      <w:ins w:id="3978" w:author="jon pritchard" w:date="2024-11-27T21:11:00Z" w16du:dateUtc="2024-11-27T20:11:00Z">
        <w:r>
          <w:t xml:space="preserve"> </w:t>
        </w:r>
      </w:ins>
      <w:ins w:id="3979" w:author="jon pritchard" w:date="2024-11-27T21:07:00Z" w16du:dateUtc="2024-11-27T20:07:00Z">
        <w:r>
          <w:t xml:space="preserve">Exchange sets containing updates will deliver any </w:t>
        </w:r>
      </w:ins>
      <w:ins w:id="3980" w:author="jon pritchard" w:date="2024-11-27T21:08:00Z" w16du:dateUtc="2024-11-27T20:08:00Z">
        <w:r>
          <w:t xml:space="preserve">dataset </w:t>
        </w:r>
      </w:ins>
      <w:ins w:id="3981" w:author="jon pritchard" w:date="2024-11-27T21:07:00Z" w16du:dateUtc="2024-11-27T20:07:00Z">
        <w:r>
          <w:t xml:space="preserve">support files which are required by those updates. This may not be necessarily all the </w:t>
        </w:r>
      </w:ins>
      <w:ins w:id="3982" w:author="jon pritchard" w:date="2024-11-27T21:08:00Z" w16du:dateUtc="2024-11-27T20:08:00Z">
        <w:r>
          <w:t xml:space="preserve">dataset </w:t>
        </w:r>
      </w:ins>
      <w:ins w:id="3983" w:author="jon pritchard" w:date="2024-11-27T21:07:00Z" w16du:dateUtc="2024-11-27T20:07:00Z">
        <w:r>
          <w:t>support files associated with the dataset.</w:t>
        </w:r>
      </w:ins>
    </w:p>
    <w:p w14:paraId="49E52DB9" w14:textId="77777777" w:rsidR="00453DD3" w:rsidRPr="00453DD3" w:rsidRDefault="00453DD3">
      <w:pPr>
        <w:rPr>
          <w:ins w:id="3984" w:author="jon pritchard" w:date="2024-11-27T21:03:00Z" w16du:dateUtc="2024-11-27T20:03:00Z"/>
        </w:rPr>
        <w:pPrChange w:id="3985" w:author="jon pritchard" w:date="2024-11-27T21:03:00Z" w16du:dateUtc="2024-11-27T20:03:00Z">
          <w:pPr>
            <w:pStyle w:val="Heading1"/>
          </w:pPr>
        </w:pPrChange>
      </w:pPr>
    </w:p>
    <w:p w14:paraId="3AD652DC" w14:textId="77777777" w:rsidR="00453DD3" w:rsidRPr="007058D2" w:rsidRDefault="00453DD3">
      <w:pPr>
        <w:pStyle w:val="Heading2"/>
        <w:rPr>
          <w:ins w:id="3986" w:author="jon pritchard" w:date="2024-11-27T21:10:00Z" w16du:dateUtc="2024-11-27T20:10:00Z"/>
        </w:rPr>
        <w:pPrChange w:id="3987" w:author="jonathan pritchard" w:date="2025-01-16T10:51:00Z" w16du:dateUtc="2025-01-16T10:51:00Z">
          <w:pPr>
            <w:pStyle w:val="Heading3"/>
          </w:pPr>
        </w:pPrChange>
      </w:pPr>
      <w:bookmarkStart w:id="3988" w:name="_Toc188968674"/>
      <w:ins w:id="3989" w:author="jon pritchard" w:date="2024-11-27T21:10:00Z" w16du:dateUtc="2024-11-27T20:10:00Z">
        <w:r w:rsidRPr="007058D2">
          <w:lastRenderedPageBreak/>
          <w:t>Management of a</w:t>
        </w:r>
        <w:r w:rsidRPr="00B812CA">
          <w:t>utomatic</w:t>
        </w:r>
        <w:r w:rsidRPr="007058D2">
          <w:t xml:space="preserve"> updates to </w:t>
        </w:r>
        <w:r w:rsidRPr="00B812CA">
          <w:t>Dataset</w:t>
        </w:r>
        <w:r w:rsidRPr="007058D2">
          <w:t xml:space="preserve"> Support files</w:t>
        </w:r>
        <w:bookmarkEnd w:id="3988"/>
      </w:ins>
    </w:p>
    <w:p w14:paraId="4B35A43A" w14:textId="12A7442B" w:rsidR="00453DD3" w:rsidRPr="00B77A92" w:rsidRDefault="00453DD3" w:rsidP="00D87FDE">
      <w:pPr>
        <w:jc w:val="both"/>
        <w:rPr>
          <w:ins w:id="3990" w:author="jon pritchard" w:date="2024-11-27T21:10:00Z" w16du:dateUtc="2024-11-27T20:10:00Z"/>
        </w:rPr>
      </w:pPr>
      <w:ins w:id="3991" w:author="jon pritchard" w:date="2024-11-27T21:10:00Z" w16du:dateUtc="2024-11-27T20:10:00Z">
        <w:r w:rsidRPr="00B77A92">
          <w:t>Dataset names in S-100 are unique (S-100 Part 1</w:t>
        </w:r>
      </w:ins>
      <w:r w:rsidR="00D87FDE">
        <w:t>7</w:t>
      </w:r>
      <w:ins w:id="3992" w:author="jon pritchard" w:date="2024-11-27T21:10:00Z" w16du:dateUtc="2024-11-27T20:10:00Z">
        <w:r w:rsidRPr="00B77A92">
          <w:t>. Dataset support files are referenced to one or more datasets in the exchange catalogue metadata. This allows dataset support files to be shared between multiple datasets.</w:t>
        </w:r>
      </w:ins>
    </w:p>
    <w:p w14:paraId="63EA2AE5" w14:textId="77777777" w:rsidR="00453DD3" w:rsidRPr="00B77A92" w:rsidRDefault="00453DD3" w:rsidP="00D87FDE">
      <w:pPr>
        <w:jc w:val="both"/>
        <w:rPr>
          <w:ins w:id="3993" w:author="jon pritchard" w:date="2024-11-27T21:10:00Z" w16du:dateUtc="2024-11-27T20:10:00Z"/>
        </w:rPr>
      </w:pPr>
      <w:ins w:id="3994" w:author="jon pritchard" w:date="2024-11-27T21:10:00Z" w16du:dateUtc="2024-11-27T20:10:00Z">
        <w:r w:rsidRPr="00B77A92">
          <w:t>As with datasets, dataset support files are managed with the Exchange Set metadata field S100_SupportFileRevisionStatus. The behaviour of each is described below:</w:t>
        </w:r>
      </w:ins>
    </w:p>
    <w:p w14:paraId="297C8DA0" w14:textId="77777777" w:rsidR="00453DD3" w:rsidRPr="00B77A92" w:rsidRDefault="00453DD3" w:rsidP="00453DD3">
      <w:pPr>
        <w:pStyle w:val="ListParagraph"/>
        <w:numPr>
          <w:ilvl w:val="0"/>
          <w:numId w:val="127"/>
        </w:numPr>
        <w:spacing w:after="120" w:line="240" w:lineRule="auto"/>
        <w:jc w:val="both"/>
        <w:rPr>
          <w:ins w:id="3995" w:author="jon pritchard" w:date="2024-11-27T21:10:00Z" w16du:dateUtc="2024-11-27T20:10:00Z"/>
        </w:rPr>
      </w:pPr>
      <w:ins w:id="3996" w:author="jon pritchard" w:date="2024-11-27T21:10:00Z" w16du:dateUtc="2024-11-27T20:10:00Z">
        <w:r w:rsidRPr="00B77A92">
          <w:t>New</w:t>
        </w:r>
      </w:ins>
    </w:p>
    <w:p w14:paraId="2A520553" w14:textId="77777777" w:rsidR="00453DD3" w:rsidRPr="00B77A92" w:rsidRDefault="00453DD3" w:rsidP="00453DD3">
      <w:pPr>
        <w:pStyle w:val="ListParagraph"/>
        <w:numPr>
          <w:ilvl w:val="0"/>
          <w:numId w:val="127"/>
        </w:numPr>
        <w:spacing w:after="120" w:line="240" w:lineRule="auto"/>
        <w:jc w:val="both"/>
        <w:rPr>
          <w:ins w:id="3997" w:author="jon pritchard" w:date="2024-11-27T21:10:00Z" w16du:dateUtc="2024-11-27T20:10:00Z"/>
        </w:rPr>
      </w:pPr>
      <w:ins w:id="3998" w:author="jon pritchard" w:date="2024-11-27T21:10:00Z" w16du:dateUtc="2024-11-27T20:10:00Z">
        <w:r w:rsidRPr="00B77A92">
          <w:t>Replacement</w:t>
        </w:r>
      </w:ins>
    </w:p>
    <w:p w14:paraId="27A2FE98" w14:textId="77777777" w:rsidR="00453DD3" w:rsidRPr="00B77A92" w:rsidRDefault="00453DD3" w:rsidP="00453DD3">
      <w:pPr>
        <w:pStyle w:val="ListParagraph"/>
        <w:numPr>
          <w:ilvl w:val="0"/>
          <w:numId w:val="127"/>
        </w:numPr>
        <w:spacing w:after="120" w:line="240" w:lineRule="auto"/>
        <w:jc w:val="both"/>
        <w:rPr>
          <w:ins w:id="3999" w:author="jon pritchard" w:date="2024-11-27T21:10:00Z" w16du:dateUtc="2024-11-27T20:10:00Z"/>
        </w:rPr>
      </w:pPr>
      <w:ins w:id="4000" w:author="jon pritchard" w:date="2024-11-27T21:10:00Z" w16du:dateUtc="2024-11-27T20:10:00Z">
        <w:r w:rsidRPr="00B77A92">
          <w:t>Deletion</w:t>
        </w:r>
      </w:ins>
    </w:p>
    <w:p w14:paraId="330DE4F6" w14:textId="77777777" w:rsidR="00453DD3" w:rsidRDefault="00453DD3" w:rsidP="00453DD3">
      <w:pPr>
        <w:spacing w:after="120" w:line="240" w:lineRule="auto"/>
        <w:jc w:val="both"/>
        <w:rPr>
          <w:ins w:id="4001" w:author="jon pritchard" w:date="2024-11-27T21:10:00Z" w16du:dateUtc="2024-11-27T20:10:00Z"/>
        </w:rPr>
      </w:pPr>
      <w:ins w:id="4002" w:author="jon pritchard" w:date="2024-11-27T21:10:00Z" w16du:dateUtc="2024-11-27T20:10:00Z">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ins>
    </w:p>
    <w:p w14:paraId="37157FBE" w14:textId="77777777" w:rsidR="00453DD3" w:rsidRPr="00B77A92" w:rsidRDefault="00453DD3" w:rsidP="00453DD3">
      <w:pPr>
        <w:spacing w:after="120" w:line="240" w:lineRule="auto"/>
        <w:jc w:val="both"/>
        <w:rPr>
          <w:ins w:id="4003" w:author="jon pritchard" w:date="2024-11-27T21:10:00Z" w16du:dateUtc="2024-11-27T20:10:00Z"/>
        </w:rPr>
      </w:pPr>
      <w:ins w:id="4004" w:author="jon pritchard" w:date="2024-11-27T21:10:00Z" w16du:dateUtc="2024-11-27T20:10:00Z">
        <w:r>
          <w:t>Similarly, when a dataset support file is marked for deletion by a CATALOG.XML entry then the ECDIS should check that the support file is not used by any other datasets prior to deletion</w:t>
        </w:r>
      </w:ins>
    </w:p>
    <w:p w14:paraId="204E2C79" w14:textId="77777777" w:rsidR="00453DD3" w:rsidRDefault="00453DD3">
      <w:pPr>
        <w:spacing w:after="120" w:line="240" w:lineRule="auto"/>
        <w:contextualSpacing/>
        <w:jc w:val="both"/>
        <w:rPr>
          <w:ins w:id="4005" w:author="jon pritchard" w:date="2024-11-27T21:03:00Z" w16du:dateUtc="2024-11-27T20:03:00Z"/>
        </w:rPr>
        <w:pPrChange w:id="4006" w:author="jon pritchard" w:date="2024-11-27T21:10:00Z" w16du:dateUtc="2024-11-27T20:10:00Z">
          <w:pPr>
            <w:pStyle w:val="ListParagraph"/>
            <w:numPr>
              <w:numId w:val="160"/>
            </w:numPr>
            <w:spacing w:after="120" w:line="240" w:lineRule="auto"/>
            <w:ind w:hanging="360"/>
            <w:contextualSpacing/>
            <w:jc w:val="both"/>
          </w:pPr>
        </w:pPrChange>
      </w:pPr>
    </w:p>
    <w:p w14:paraId="7C871C56" w14:textId="7DCB1ECB" w:rsidR="00453DD3" w:rsidRPr="00453DD3" w:rsidRDefault="00453DD3">
      <w:pPr>
        <w:pStyle w:val="Heading2"/>
        <w:pPrChange w:id="4007" w:author="jonathan pritchard" w:date="2025-01-16T10:51:00Z" w16du:dateUtc="2025-01-16T10:51:00Z">
          <w:pPr>
            <w:pStyle w:val="Heading1"/>
          </w:pPr>
        </w:pPrChange>
      </w:pPr>
      <w:bookmarkStart w:id="4008" w:name="_Toc188968675"/>
      <w:ins w:id="4009" w:author="jon pritchard" w:date="2024-11-27T21:03:00Z" w16du:dateUtc="2024-11-27T20:03:00Z">
        <w:r>
          <w:t>Dataset Support File formats.</w:t>
        </w:r>
      </w:ins>
      <w:bookmarkEnd w:id="4008"/>
    </w:p>
    <w:p w14:paraId="13D8317E" w14:textId="74657152" w:rsidR="00E52CD2" w:rsidRPr="00B77A92" w:rsidRDefault="00E52CD2" w:rsidP="00E52CD2">
      <w:del w:id="4010" w:author="jon pritchard" w:date="2024-11-27T21:12:00Z" w16du:dateUtc="2024-11-27T20:12:00Z">
        <w:r w:rsidRPr="00B77A92" w:rsidDel="00453DD3">
          <w:delText xml:space="preserve">ECDIS </w:delText>
        </w:r>
      </w:del>
      <w:ins w:id="4011" w:author="jon pritchard" w:date="2024-11-27T21:12:00Z" w16du:dateUtc="2024-11-27T20:12:00Z">
        <w:r w:rsidR="00453DD3">
          <w:t>Dat</w:t>
        </w:r>
      </w:ins>
      <w:ins w:id="4012" w:author="jon pritchard" w:date="2024-11-27T21:13:00Z" w16du:dateUtc="2024-11-27T20:13:00Z">
        <w:r w:rsidR="00453DD3">
          <w:t>aset</w:t>
        </w:r>
      </w:ins>
      <w:ins w:id="4013" w:author="jon pritchard" w:date="2024-11-27T21:12:00Z" w16du:dateUtc="2024-11-27T20:12:00Z">
        <w:r w:rsidR="00453DD3" w:rsidRPr="00B77A92">
          <w:t xml:space="preserve"> </w:t>
        </w:r>
      </w:ins>
      <w:r w:rsidRPr="00B77A92">
        <w:t xml:space="preserve">support files </w:t>
      </w:r>
      <w:r w:rsidR="001309C7" w:rsidRPr="00B77A92">
        <w:t>must</w:t>
      </w:r>
      <w:r w:rsidRPr="00B77A92">
        <w:t xml:space="preserve"> be limited to the following formats </w:t>
      </w:r>
      <w:del w:id="4014" w:author="jon pritchard" w:date="2024-11-27T21:13:00Z" w16du:dateUtc="2024-11-27T20:13:00Z">
        <w:r w:rsidR="001309C7" w:rsidRPr="00B77A92" w:rsidDel="00453DD3">
          <w:delText xml:space="preserve">out </w:delText>
        </w:r>
      </w:del>
      <w:ins w:id="4015" w:author="jon pritchard" w:date="2024-11-27T21:13:00Z" w16du:dateUtc="2024-11-27T20:13:00Z">
        <w:r w:rsidR="00453DD3">
          <w:t>taken from</w:t>
        </w:r>
        <w:r w:rsidR="00453DD3" w:rsidRPr="00B77A92">
          <w:t xml:space="preserve"> </w:t>
        </w:r>
        <w:r w:rsidR="00453DD3">
          <w:t>t</w:t>
        </w:r>
      </w:ins>
      <w:del w:id="4016" w:author="jon pritchard" w:date="2024-11-27T21:13:00Z" w16du:dateUtc="2024-11-27T20:13:00Z">
        <w:r w:rsidRPr="00B77A92" w:rsidDel="00453DD3">
          <w:delText>of t</w:delText>
        </w:r>
      </w:del>
      <w:r w:rsidRPr="00B77A92">
        <w:t xml:space="preserve">he </w:t>
      </w:r>
      <w:ins w:id="4017" w:author="jon pritchard" w:date="2024-11-27T21:13:00Z" w16du:dateUtc="2024-11-27T20:13:00Z">
        <w:r w:rsidR="00453DD3">
          <w:t xml:space="preserve">list of </w:t>
        </w:r>
      </w:ins>
      <w:r w:rsidRPr="00B77A92">
        <w:t xml:space="preserve">support file formats </w:t>
      </w:r>
      <w:del w:id="4018" w:author="jon pritchard" w:date="2024-11-27T21:13:00Z" w16du:dateUtc="2024-11-27T20:13:00Z">
        <w:r w:rsidRPr="00B77A92" w:rsidDel="00453DD3">
          <w:delText xml:space="preserve">listed </w:delText>
        </w:r>
      </w:del>
      <w:r w:rsidRPr="00B77A92">
        <w:t>in S-100 Part 17</w:t>
      </w:r>
      <w:r w:rsidR="001309C7" w:rsidRPr="00B77A92">
        <w:t xml:space="preserve"> S100_SupportFileFormat enumeration</w:t>
      </w:r>
      <w:r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pPr>
        <w:rPr>
          <w:ins w:id="4019" w:author="jon pritchard" w:date="2024-11-27T21:13:00Z" w16du:dateUtc="2024-11-27T20:13:00Z"/>
        </w:rPr>
      </w:pPr>
      <w:r w:rsidRPr="00B77A92">
        <w:t>All</w:t>
      </w:r>
      <w:ins w:id="4020" w:author="jon pritchard" w:date="2024-11-27T21:13:00Z" w16du:dateUtc="2024-11-27T20:13:00Z">
        <w:r w:rsidR="00453DD3">
          <w:t xml:space="preserve"> dataset</w:t>
        </w:r>
      </w:ins>
      <w:r w:rsidRPr="00B77A92">
        <w:t xml:space="preserve"> support files except the graphic formats must use UTF-8 encoding.</w:t>
      </w:r>
    </w:p>
    <w:p w14:paraId="769CB686" w14:textId="6B3099D6" w:rsidR="00453DD3" w:rsidDel="00624B58" w:rsidRDefault="00453DD3" w:rsidP="00624B58">
      <w:pPr>
        <w:spacing w:after="120" w:line="240" w:lineRule="auto"/>
        <w:jc w:val="both"/>
        <w:rPr>
          <w:del w:id="4021" w:author="jonathan pritchard" w:date="2025-01-28T14:44:00Z" w16du:dateUtc="2025-01-28T14:44:00Z"/>
        </w:rPr>
      </w:pPr>
      <w:ins w:id="4022" w:author="jon pritchard" w:date="2024-11-27T21:13:00Z" w16du:dateUtc="2024-11-27T20:13:00Z">
        <w:r>
          <w:t>System support files (feature and portrayal catalogues, and language packs) are in XML forma</w:t>
        </w:r>
      </w:ins>
      <w:r w:rsidR="00624B58">
        <w:t>t</w:t>
      </w:r>
      <w:ins w:id="4023" w:author="jon pritchard" w:date="2024-11-27T21:13:00Z" w16du:dateUtc="2024-11-27T20:13:00Z">
        <w:del w:id="4024" w:author="jonathan pritchard" w:date="2025-01-28T14:44:00Z" w16du:dateUtc="2025-01-28T14:44:00Z">
          <w:r w:rsidDel="00624B58">
            <w:delText>t.</w:delText>
          </w:r>
        </w:del>
      </w:ins>
    </w:p>
    <w:p w14:paraId="01A45E76" w14:textId="77777777" w:rsidR="00624B58" w:rsidRDefault="00624B58" w:rsidP="00624B58">
      <w:pPr>
        <w:spacing w:after="120" w:line="240" w:lineRule="auto"/>
        <w:jc w:val="both"/>
        <w:rPr>
          <w:ins w:id="4025" w:author="jonathan pritchard" w:date="2025-01-28T14:45:00Z" w16du:dateUtc="2025-01-28T14:45:00Z"/>
        </w:rPr>
      </w:pP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54386E95" w14:textId="77777777" w:rsidR="001309C7" w:rsidRPr="00B77A92" w:rsidDel="00624B58" w:rsidRDefault="001309C7">
      <w:pPr>
        <w:spacing w:after="120" w:line="240" w:lineRule="auto"/>
        <w:jc w:val="both"/>
        <w:rPr>
          <w:del w:id="4026" w:author="jonathan pritchard" w:date="2025-01-28T14:44:00Z" w16du:dateUtc="2025-01-28T14:44:00Z"/>
        </w:rPr>
        <w:pPrChange w:id="4027" w:author="jonathan pritchard" w:date="2025-01-28T14:44:00Z" w16du:dateUtc="2025-01-28T14:44:00Z">
          <w:pPr/>
        </w:pPrChange>
      </w:pPr>
    </w:p>
    <w:p w14:paraId="0A6F84A9" w14:textId="77777777" w:rsidR="00B073EA" w:rsidRPr="00B77A92" w:rsidDel="00624B58" w:rsidRDefault="00B073EA" w:rsidP="00624B58">
      <w:pPr>
        <w:spacing w:after="120" w:line="240" w:lineRule="auto"/>
        <w:jc w:val="both"/>
        <w:rPr>
          <w:del w:id="4028" w:author="jonathan pritchard" w:date="2025-01-28T14:44:00Z" w16du:dateUtc="2025-01-28T14:44:00Z"/>
        </w:rPr>
      </w:pPr>
    </w:p>
    <w:p w14:paraId="6BB79688" w14:textId="79BD1DAA" w:rsidR="005C140F" w:rsidRPr="00B77A92" w:rsidDel="00624B58" w:rsidRDefault="005C140F" w:rsidP="00DC1E55">
      <w:pPr>
        <w:spacing w:after="120" w:line="240" w:lineRule="auto"/>
        <w:jc w:val="both"/>
        <w:rPr>
          <w:del w:id="4029" w:author="jonathan pritchard" w:date="2025-01-28T14:44:00Z" w16du:dateUtc="2025-01-28T14:44:00Z"/>
        </w:rPr>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4030" w:name="_Toc527357301"/>
      <w:bookmarkStart w:id="4031" w:name="_Toc527359177"/>
      <w:r w:rsidRPr="00B77A92">
        <w:br w:type="page"/>
      </w:r>
    </w:p>
    <w:p w14:paraId="0530E385" w14:textId="7AE75994" w:rsidR="00A01D79" w:rsidRPr="00B77A92" w:rsidDel="001F3B64" w:rsidRDefault="00A01D79" w:rsidP="0043278E">
      <w:pPr>
        <w:pStyle w:val="Heading1"/>
        <w:numPr>
          <w:ilvl w:val="0"/>
          <w:numId w:val="0"/>
        </w:numPr>
        <w:spacing w:before="0" w:after="0"/>
        <w:ind w:left="2127" w:right="2018"/>
        <w:jc w:val="center"/>
        <w:rPr>
          <w:del w:id="4032" w:author="jonathan pritchard" w:date="2025-01-24T17:24:00Z" w16du:dateUtc="2025-01-24T17:24:00Z"/>
          <w:sz w:val="36"/>
          <w:szCs w:val="36"/>
        </w:rPr>
      </w:pPr>
      <w:bookmarkStart w:id="4033" w:name="_Toc97791355"/>
      <w:del w:id="4034" w:author="jonathan pritchard" w:date="2025-01-24T17:24:00Z" w16du:dateUtc="2025-01-24T17:24:00Z">
        <w:r w:rsidRPr="00B77A92" w:rsidDel="001F3B64">
          <w:lastRenderedPageBreak/>
          <w:delText xml:space="preserve">Appendix </w:delText>
        </w:r>
      </w:del>
      <w:bookmarkStart w:id="4035" w:name="_Toc474485118"/>
      <w:bookmarkEnd w:id="4033"/>
      <w:del w:id="4036" w:author="jonathan pritchard" w:date="2025-01-21T16:03:00Z" w16du:dateUtc="2025-01-21T16:03:00Z">
        <w:r w:rsidR="0008713F" w:rsidRPr="00B77A92" w:rsidDel="00B30238">
          <w:delText>C-</w:delText>
        </w:r>
      </w:del>
      <w:del w:id="4037" w:author="jonathan pritchard" w:date="2025-01-21T16:04:00Z" w16du:dateUtc="2025-01-21T16:04:00Z">
        <w:r w:rsidR="0008713F" w:rsidRPr="00B77A92" w:rsidDel="00B30238">
          <w:delText>1</w:delText>
        </w:r>
      </w:del>
      <w:bookmarkStart w:id="4038" w:name="_Toc100303040"/>
      <w:bookmarkStart w:id="4039" w:name="_Toc95983110"/>
      <w:bookmarkStart w:id="4040" w:name="_Toc97791356"/>
      <w:del w:id="4041" w:author="jonathan pritchard" w:date="2025-01-24T17:24:00Z" w16du:dateUtc="2025-01-24T17:24:00Z">
        <w:r w:rsidR="000461EE" w:rsidRPr="00B77A92" w:rsidDel="001F3B64">
          <w:delText xml:space="preserve"> </w:delText>
        </w:r>
        <w:r w:rsidR="00846094" w:rsidRPr="00B77A92" w:rsidDel="001F3B64">
          <w:delText>–</w:delText>
        </w:r>
      </w:del>
      <w:del w:id="4042" w:author="jonathan pritchard" w:date="2025-01-21T16:03:00Z" w16du:dateUtc="2025-01-21T16:03:00Z">
        <w:r w:rsidR="000461EE" w:rsidRPr="00B77A92" w:rsidDel="00B30238">
          <w:delText xml:space="preserve"> </w:delText>
        </w:r>
        <w:bookmarkStart w:id="4043" w:name="_Toc100303041"/>
        <w:bookmarkEnd w:id="4038"/>
        <w:r w:rsidR="00D538AB" w:rsidRPr="00B77A92" w:rsidDel="00B30238">
          <w:rPr>
            <w:szCs w:val="24"/>
          </w:rPr>
          <w:delText xml:space="preserve">Appendix C-1 </w:delText>
        </w:r>
        <w:bookmarkEnd w:id="4035"/>
        <w:bookmarkEnd w:id="4039"/>
        <w:bookmarkEnd w:id="4040"/>
        <w:bookmarkEnd w:id="4043"/>
        <w:r w:rsidR="00846094" w:rsidRPr="00B77A92" w:rsidDel="00B30238">
          <w:delText>Manual</w:delText>
        </w:r>
      </w:del>
      <w:ins w:id="4044" w:author="jon pritchard" w:date="2024-11-27T16:43:00Z" w16du:dateUtc="2024-11-27T15:43:00Z">
        <w:del w:id="4045" w:author="jonathan pritchard" w:date="2025-01-21T16:03:00Z" w16du:dateUtc="2025-01-21T16:03:00Z">
          <w:r w:rsidR="00802BDD" w:rsidDel="00B30238">
            <w:delText xml:space="preserve"> </w:delText>
          </w:r>
        </w:del>
        <w:del w:id="4046" w:author="jonathan pritchard" w:date="2025-01-24T17:24:00Z" w16du:dateUtc="2025-01-24T17:24:00Z">
          <w:r w:rsidR="00802BDD" w:rsidDel="001F3B64">
            <w:delText>Updates</w:delText>
          </w:r>
        </w:del>
      </w:ins>
      <w:del w:id="4047" w:author="jonathan pritchard" w:date="2025-01-24T17:24:00Z" w16du:dateUtc="2025-01-24T17:24:00Z">
        <w:r w:rsidR="00846094" w:rsidRPr="00B77A92" w:rsidDel="001F3B64">
          <w:delText xml:space="preserve"> Editing and</w:delText>
        </w:r>
        <w:r w:rsidR="006B1479" w:rsidRPr="00B77A92" w:rsidDel="001F3B64">
          <w:delText>/or</w:delText>
        </w:r>
        <w:r w:rsidR="00846094" w:rsidRPr="00B77A92" w:rsidDel="001F3B64">
          <w:delText xml:space="preserve"> Update</w:delText>
        </w:r>
        <w:r w:rsidR="006B1479" w:rsidRPr="00B77A92" w:rsidDel="001F3B64">
          <w:delText xml:space="preserve"> (?)</w:delText>
        </w:r>
      </w:del>
    </w:p>
    <w:p w14:paraId="0387F1F5" w14:textId="494F94C7" w:rsidR="00486E87" w:rsidRPr="00B77A92" w:rsidRDefault="001F3B64">
      <w:pPr>
        <w:pStyle w:val="Heading1"/>
        <w:numPr>
          <w:ilvl w:val="0"/>
          <w:numId w:val="0"/>
        </w:numPr>
        <w:ind w:left="432"/>
        <w:jc w:val="center"/>
        <w:pPrChange w:id="4048" w:author="jonathan pritchard" w:date="2025-01-24T17:24:00Z" w16du:dateUtc="2025-01-24T17:24:00Z">
          <w:pPr>
            <w:spacing w:line="240" w:lineRule="auto"/>
          </w:pPr>
        </w:pPrChange>
      </w:pPr>
      <w:bookmarkStart w:id="4049" w:name="_Toc188968676"/>
      <w:bookmarkEnd w:id="4030"/>
      <w:bookmarkEnd w:id="4031"/>
      <w:ins w:id="4050" w:author="jonathan pritchard" w:date="2025-01-24T17:23:00Z" w16du:dateUtc="2025-01-24T17:23:00Z">
        <w:r>
          <w:t>Appendix A – Manual Updates</w:t>
        </w:r>
      </w:ins>
      <w:bookmarkEnd w:id="4049"/>
    </w:p>
    <w:p w14:paraId="7F18C959" w14:textId="5C31C1DF" w:rsidR="00747A03" w:rsidRPr="00B77A92" w:rsidRDefault="00846094">
      <w:pPr>
        <w:pStyle w:val="Heading2"/>
        <w:numPr>
          <w:ilvl w:val="0"/>
          <w:numId w:val="195"/>
        </w:numPr>
        <w:pPrChange w:id="4051" w:author="jonathan pritchard" w:date="2025-01-24T17:24:00Z" w16du:dateUtc="2025-01-24T17:24:00Z">
          <w:pPr>
            <w:pStyle w:val="Heading1"/>
            <w:numPr>
              <w:numId w:val="104"/>
            </w:numPr>
          </w:pPr>
        </w:pPrChange>
      </w:pPr>
      <w:bookmarkStart w:id="4052" w:name="_Toc188968677"/>
      <w:r w:rsidRPr="00B77A92">
        <w:t>Introduction</w:t>
      </w:r>
      <w:bookmarkEnd w:id="4052"/>
    </w:p>
    <w:p w14:paraId="2CA76D4C" w14:textId="361E50AC" w:rsidR="00B912FF" w:rsidRPr="00B77A92" w:rsidRDefault="00B912FF" w:rsidP="00D87FDE">
      <w:pPr>
        <w:jc w:val="both"/>
      </w:pPr>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7E993CD0" w:rsidR="00B912FF" w:rsidRPr="00B77A92" w:rsidRDefault="00B912FF" w:rsidP="00D87FDE">
      <w:pPr>
        <w:jc w:val="both"/>
      </w:pPr>
      <w:r w:rsidRPr="00B77A92">
        <w:t xml:space="preserve">Indications and alerts </w:t>
      </w:r>
      <w:del w:id="4053" w:author="jonathan pritchard" w:date="2025-01-29T15:56:00Z" w16du:dateUtc="2025-01-29T15:56:00Z">
        <w:r w:rsidRPr="00B77A92" w:rsidDel="00494CD1">
          <w:delText xml:space="preserve">should </w:delText>
        </w:r>
      </w:del>
      <w:ins w:id="4054" w:author="jonathan pritchard" w:date="2025-01-29T15:56:00Z" w16du:dateUtc="2025-01-29T15:56:00Z">
        <w:r w:rsidR="00494CD1">
          <w:t>must</w:t>
        </w:r>
        <w:r w:rsidR="00494CD1" w:rsidRPr="00B77A92">
          <w:t xml:space="preserve"> </w:t>
        </w:r>
      </w:ins>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Change w:id="4055" w:author="jonathan pritchard" w:date="2025-01-21T16:01:00Z" w16du:dateUtc="2025-01-21T16:01:00Z">
          <w:tblPr>
            <w:tblStyle w:val="TableGrid"/>
            <w:tblW w:w="0" w:type="auto"/>
            <w:tblLook w:val="04A0" w:firstRow="1" w:lastRow="0" w:firstColumn="1" w:lastColumn="0" w:noHBand="0" w:noVBand="1"/>
          </w:tblPr>
        </w:tblPrChange>
      </w:tblPr>
      <w:tblGrid>
        <w:gridCol w:w="2547"/>
        <w:gridCol w:w="3118"/>
        <w:gridCol w:w="3431"/>
        <w:tblGridChange w:id="4056">
          <w:tblGrid>
            <w:gridCol w:w="2547"/>
            <w:gridCol w:w="1962"/>
            <w:gridCol w:w="1156"/>
            <w:gridCol w:w="3431"/>
            <w:gridCol w:w="4587"/>
          </w:tblGrid>
        </w:tblGridChange>
      </w:tblGrid>
      <w:tr w:rsidR="004A0062" w14:paraId="179A06DF" w14:textId="77777777" w:rsidTr="004A0062">
        <w:trPr>
          <w:ins w:id="4057" w:author="jonathan pritchard" w:date="2025-01-21T16:00:00Z"/>
        </w:trPr>
        <w:tc>
          <w:tcPr>
            <w:tcW w:w="2547" w:type="dxa"/>
            <w:tcPrChange w:id="4058" w:author="jonathan pritchard" w:date="2025-01-21T16:01:00Z" w16du:dateUtc="2025-01-21T16:01:00Z">
              <w:tcPr>
                <w:tcW w:w="4661" w:type="dxa"/>
                <w:gridSpan w:val="2"/>
              </w:tcPr>
            </w:tcPrChange>
          </w:tcPr>
          <w:p w14:paraId="48FBF106" w14:textId="6E2DBFA2" w:rsidR="004A0062" w:rsidRPr="004A0062" w:rsidRDefault="004A0062" w:rsidP="00846094">
            <w:pPr>
              <w:rPr>
                <w:ins w:id="4059" w:author="jonathan pritchard" w:date="2025-01-21T16:00:00Z" w16du:dateUtc="2025-01-21T16:00:00Z"/>
                <w:b/>
                <w:bCs/>
                <w:rPrChange w:id="4060" w:author="jonathan pritchard" w:date="2025-01-21T16:03:00Z" w16du:dateUtc="2025-01-21T16:03:00Z">
                  <w:rPr>
                    <w:ins w:id="4061" w:author="jonathan pritchard" w:date="2025-01-21T16:00:00Z" w16du:dateUtc="2025-01-21T16:00:00Z"/>
                  </w:rPr>
                </w:rPrChange>
              </w:rPr>
            </w:pPr>
            <w:ins w:id="4062" w:author="jonathan pritchard" w:date="2025-01-21T16:01:00Z" w16du:dateUtc="2025-01-21T16:01:00Z">
              <w:r w:rsidRPr="004A0062">
                <w:rPr>
                  <w:b/>
                  <w:bCs/>
                  <w:rPrChange w:id="4063" w:author="jonathan pritchard" w:date="2025-01-21T16:03:00Z" w16du:dateUtc="2025-01-21T16:03:00Z">
                    <w:rPr/>
                  </w:rPrChange>
                </w:rPr>
                <w:t>Symbol</w:t>
              </w:r>
            </w:ins>
          </w:p>
        </w:tc>
        <w:tc>
          <w:tcPr>
            <w:tcW w:w="3118" w:type="dxa"/>
            <w:tcPrChange w:id="4064" w:author="jonathan pritchard" w:date="2025-01-21T16:01:00Z" w16du:dateUtc="2025-01-21T16:01:00Z">
              <w:tcPr>
                <w:tcW w:w="4587" w:type="dxa"/>
                <w:gridSpan w:val="2"/>
              </w:tcPr>
            </w:tcPrChange>
          </w:tcPr>
          <w:p w14:paraId="14FF811A" w14:textId="6F354106" w:rsidR="004A0062" w:rsidRPr="004A0062" w:rsidRDefault="004A0062" w:rsidP="00846094">
            <w:pPr>
              <w:rPr>
                <w:ins w:id="4065" w:author="jonathan pritchard" w:date="2025-01-21T16:01:00Z" w16du:dateUtc="2025-01-21T16:01:00Z"/>
                <w:b/>
                <w:bCs/>
                <w:noProof/>
                <w:rPrChange w:id="4066" w:author="jonathan pritchard" w:date="2025-01-21T16:03:00Z" w16du:dateUtc="2025-01-21T16:03:00Z">
                  <w:rPr>
                    <w:ins w:id="4067" w:author="jonathan pritchard" w:date="2025-01-21T16:01:00Z" w16du:dateUtc="2025-01-21T16:01:00Z"/>
                    <w:noProof/>
                  </w:rPr>
                </w:rPrChange>
              </w:rPr>
            </w:pPr>
            <w:ins w:id="4068" w:author="jonathan pritchard" w:date="2025-01-21T16:03:00Z" w16du:dateUtc="2025-01-21T16:03:00Z">
              <w:r>
                <w:rPr>
                  <w:b/>
                  <w:bCs/>
                  <w:noProof/>
                </w:rPr>
                <w:t>Suggested a</w:t>
              </w:r>
            </w:ins>
            <w:ins w:id="4069" w:author="jonathan pritchard" w:date="2025-01-21T16:01:00Z" w16du:dateUtc="2025-01-21T16:01:00Z">
              <w:r w:rsidRPr="004A0062">
                <w:rPr>
                  <w:b/>
                  <w:bCs/>
                  <w:noProof/>
                  <w:rPrChange w:id="4070" w:author="jonathan pritchard" w:date="2025-01-21T16:03:00Z" w16du:dateUtc="2025-01-21T16:03:00Z">
                    <w:rPr>
                      <w:noProof/>
                    </w:rPr>
                  </w:rPrChange>
                </w:rPr>
                <w:t>ttributes</w:t>
              </w:r>
            </w:ins>
          </w:p>
        </w:tc>
        <w:tc>
          <w:tcPr>
            <w:tcW w:w="3431" w:type="dxa"/>
            <w:tcPrChange w:id="4071" w:author="jonathan pritchard" w:date="2025-01-21T16:01:00Z" w16du:dateUtc="2025-01-21T16:01:00Z">
              <w:tcPr>
                <w:tcW w:w="4661" w:type="dxa"/>
              </w:tcPr>
            </w:tcPrChange>
          </w:tcPr>
          <w:p w14:paraId="045A4F1F" w14:textId="042EDDCC" w:rsidR="004A0062" w:rsidRPr="004A0062" w:rsidRDefault="004A0062" w:rsidP="00846094">
            <w:pPr>
              <w:rPr>
                <w:ins w:id="4072" w:author="jonathan pritchard" w:date="2025-01-21T16:00:00Z" w16du:dateUtc="2025-01-21T16:00:00Z"/>
                <w:b/>
                <w:bCs/>
                <w:noProof/>
                <w:rPrChange w:id="4073" w:author="jonathan pritchard" w:date="2025-01-21T16:03:00Z" w16du:dateUtc="2025-01-21T16:03:00Z">
                  <w:rPr>
                    <w:ins w:id="4074" w:author="jonathan pritchard" w:date="2025-01-21T16:00:00Z" w16du:dateUtc="2025-01-21T16:00:00Z"/>
                    <w:noProof/>
                  </w:rPr>
                </w:rPrChange>
              </w:rPr>
            </w:pPr>
            <w:ins w:id="4075" w:author="jonathan pritchard" w:date="2025-01-21T16:01:00Z" w16du:dateUtc="2025-01-21T16:01:00Z">
              <w:r w:rsidRPr="004A0062">
                <w:rPr>
                  <w:b/>
                  <w:bCs/>
                  <w:noProof/>
                  <w:rPrChange w:id="4076" w:author="jonathan pritchard" w:date="2025-01-21T16:03:00Z" w16du:dateUtc="2025-01-21T16:03:00Z">
                    <w:rPr>
                      <w:noProof/>
                    </w:rPr>
                  </w:rPrChange>
                </w:rPr>
                <w:t>Example</w:t>
              </w:r>
            </w:ins>
          </w:p>
        </w:tc>
      </w:tr>
      <w:tr w:rsidR="004A0062" w14:paraId="60EB0E43" w14:textId="77777777" w:rsidTr="004A0062">
        <w:tc>
          <w:tcPr>
            <w:tcW w:w="2547" w:type="dxa"/>
            <w:tcPrChange w:id="4077" w:author="jonathan pritchard" w:date="2025-01-21T16:01:00Z" w16du:dateUtc="2025-01-21T16:01:00Z">
              <w:tcPr>
                <w:tcW w:w="4661" w:type="dxa"/>
                <w:gridSpan w:val="2"/>
              </w:tcPr>
            </w:tcPrChange>
          </w:tcPr>
          <w:p w14:paraId="25BE308E" w14:textId="3A03AE54" w:rsidR="004A0062" w:rsidRDefault="004A0062" w:rsidP="00846094">
            <w:r w:rsidRPr="0045426C">
              <w:t>Depth</w:t>
            </w:r>
          </w:p>
        </w:tc>
        <w:tc>
          <w:tcPr>
            <w:tcW w:w="3118" w:type="dxa"/>
            <w:tcPrChange w:id="4078" w:author="jonathan pritchard" w:date="2025-01-21T16:01:00Z" w16du:dateUtc="2025-01-21T16:01:00Z">
              <w:tcPr>
                <w:tcW w:w="4587" w:type="dxa"/>
                <w:gridSpan w:val="2"/>
              </w:tcPr>
            </w:tcPrChange>
          </w:tcPr>
          <w:p w14:paraId="3EBEE7AF" w14:textId="77777777" w:rsidR="004A0062" w:rsidRDefault="004A0062" w:rsidP="004A0062">
            <w:pPr>
              <w:rPr>
                <w:ins w:id="4079" w:author="jonathan pritchard" w:date="2025-01-21T16:01:00Z" w16du:dateUtc="2025-01-21T16:01:00Z"/>
                <w:noProof/>
              </w:rPr>
            </w:pPr>
            <w:ins w:id="4080" w:author="jonathan pritchard" w:date="2025-01-21T16:01:00Z" w16du:dateUtc="2025-01-21T16:01:00Z">
              <w:r>
                <w:rPr>
                  <w:noProof/>
                </w:rPr>
                <w:t>Depth Value</w:t>
              </w:r>
            </w:ins>
          </w:p>
          <w:p w14:paraId="4527CA54" w14:textId="7BB1AE3F" w:rsidR="004A0062" w:rsidRPr="0045426C" w:rsidRDefault="004A0062" w:rsidP="004A0062">
            <w:pPr>
              <w:rPr>
                <w:noProof/>
              </w:rPr>
            </w:pPr>
            <w:ins w:id="4081" w:author="jonathan pritchard" w:date="2025-01-21T16:01:00Z" w16du:dateUtc="2025-01-21T16:01:00Z">
              <w:r>
                <w:rPr>
                  <w:noProof/>
                </w:rPr>
                <w:t>Information.text</w:t>
              </w:r>
            </w:ins>
          </w:p>
        </w:tc>
        <w:tc>
          <w:tcPr>
            <w:tcW w:w="3431" w:type="dxa"/>
            <w:tcPrChange w:id="4082" w:author="jonathan pritchard" w:date="2025-01-21T16:01:00Z" w16du:dateUtc="2025-01-21T16:01:00Z">
              <w:tcPr>
                <w:tcW w:w="4661" w:type="dxa"/>
              </w:tcPr>
            </w:tcPrChange>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40"/>
                          <a:srcRect l="19770" r="11149" b="75342"/>
                          <a:stretch/>
                        </pic:blipFill>
                        <pic:spPr>
                          <a:xfrm>
                            <a:off x="0" y="0"/>
                            <a:ext cx="1759463" cy="430271"/>
                          </a:xfrm>
                          <a:prstGeom prst="rect">
                            <a:avLst/>
                          </a:prstGeom>
                        </pic:spPr>
                      </pic:pic>
                    </a:graphicData>
                  </a:graphic>
                </wp:inline>
              </w:drawing>
            </w:r>
          </w:p>
        </w:tc>
      </w:tr>
      <w:tr w:rsidR="004A0062" w14:paraId="26CDCA85" w14:textId="77777777" w:rsidTr="004A0062">
        <w:tc>
          <w:tcPr>
            <w:tcW w:w="2547" w:type="dxa"/>
            <w:tcPrChange w:id="4083" w:author="jonathan pritchard" w:date="2025-01-21T16:01:00Z" w16du:dateUtc="2025-01-21T16:01:00Z">
              <w:tcPr>
                <w:tcW w:w="4661" w:type="dxa"/>
                <w:gridSpan w:val="2"/>
              </w:tcPr>
            </w:tcPrChange>
          </w:tcPr>
          <w:p w14:paraId="348F106F" w14:textId="7809259E" w:rsidR="004A0062" w:rsidRDefault="004A0062" w:rsidP="00846094">
            <w:r w:rsidRPr="0045426C">
              <w:t>Underwater</w:t>
            </w:r>
          </w:p>
        </w:tc>
        <w:tc>
          <w:tcPr>
            <w:tcW w:w="3118" w:type="dxa"/>
            <w:tcPrChange w:id="4084" w:author="jonathan pritchard" w:date="2025-01-21T16:01:00Z" w16du:dateUtc="2025-01-21T16:01:00Z">
              <w:tcPr>
                <w:tcW w:w="4587" w:type="dxa"/>
                <w:gridSpan w:val="2"/>
              </w:tcPr>
            </w:tcPrChange>
          </w:tcPr>
          <w:p w14:paraId="1BFEA2BE" w14:textId="253ED0F3" w:rsidR="004A0062" w:rsidRPr="0045426C" w:rsidRDefault="004A0062" w:rsidP="00846094">
            <w:pPr>
              <w:rPr>
                <w:noProof/>
              </w:rPr>
            </w:pPr>
            <w:ins w:id="4085" w:author="jonathan pritchard" w:date="2025-01-21T16:02:00Z" w16du:dateUtc="2025-01-21T16:02:00Z">
              <w:r>
                <w:rPr>
                  <w:noProof/>
                </w:rPr>
                <w:t>Information.text</w:t>
              </w:r>
            </w:ins>
          </w:p>
        </w:tc>
        <w:tc>
          <w:tcPr>
            <w:tcW w:w="3431" w:type="dxa"/>
            <w:tcPrChange w:id="4086" w:author="jonathan pritchard" w:date="2025-01-21T16:01:00Z" w16du:dateUtc="2025-01-21T16:01:00Z">
              <w:tcPr>
                <w:tcW w:w="4661" w:type="dxa"/>
              </w:tcPr>
            </w:tcPrChange>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41"/>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4A0062">
        <w:tc>
          <w:tcPr>
            <w:tcW w:w="2547" w:type="dxa"/>
            <w:tcPrChange w:id="4087" w:author="jonathan pritchard" w:date="2025-01-21T16:01:00Z" w16du:dateUtc="2025-01-21T16:01:00Z">
              <w:tcPr>
                <w:tcW w:w="4661" w:type="dxa"/>
                <w:gridSpan w:val="2"/>
              </w:tcPr>
            </w:tcPrChange>
          </w:tcPr>
          <w:p w14:paraId="3FDF1ADF" w14:textId="26DAD5E9" w:rsidR="004A0062" w:rsidRDefault="004A0062" w:rsidP="00846094">
            <w:r w:rsidRPr="0045426C">
              <w:t>Wreck</w:t>
            </w:r>
          </w:p>
        </w:tc>
        <w:tc>
          <w:tcPr>
            <w:tcW w:w="3118" w:type="dxa"/>
            <w:tcPrChange w:id="4088" w:author="jonathan pritchard" w:date="2025-01-21T16:01:00Z" w16du:dateUtc="2025-01-21T16:01:00Z">
              <w:tcPr>
                <w:tcW w:w="4587" w:type="dxa"/>
                <w:gridSpan w:val="2"/>
              </w:tcPr>
            </w:tcPrChange>
          </w:tcPr>
          <w:p w14:paraId="6DF8B917" w14:textId="2E0715D5" w:rsidR="004A0062" w:rsidRPr="0045426C" w:rsidRDefault="004A0062" w:rsidP="00846094">
            <w:pPr>
              <w:rPr>
                <w:noProof/>
              </w:rPr>
            </w:pPr>
            <w:ins w:id="4089" w:author="jonathan pritchard" w:date="2025-01-21T16:02:00Z" w16du:dateUtc="2025-01-21T16:02:00Z">
              <w:r>
                <w:rPr>
                  <w:noProof/>
                </w:rPr>
                <w:t>As per Wreck feature in S-101</w:t>
              </w:r>
            </w:ins>
          </w:p>
        </w:tc>
        <w:tc>
          <w:tcPr>
            <w:tcW w:w="3431" w:type="dxa"/>
            <w:tcPrChange w:id="4090" w:author="jonathan pritchard" w:date="2025-01-21T16:01:00Z" w16du:dateUtc="2025-01-21T16:01:00Z">
              <w:tcPr>
                <w:tcW w:w="4661" w:type="dxa"/>
              </w:tcPr>
            </w:tcPrChange>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42"/>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4A0062">
        <w:tc>
          <w:tcPr>
            <w:tcW w:w="2547" w:type="dxa"/>
            <w:tcPrChange w:id="4091" w:author="jonathan pritchard" w:date="2025-01-21T16:01:00Z" w16du:dateUtc="2025-01-21T16:01:00Z">
              <w:tcPr>
                <w:tcW w:w="4661" w:type="dxa"/>
                <w:gridSpan w:val="2"/>
              </w:tcPr>
            </w:tcPrChange>
          </w:tcPr>
          <w:p w14:paraId="6CA06517" w14:textId="468635C4" w:rsidR="004A0062" w:rsidRDefault="004A0062" w:rsidP="00846094">
            <w:r w:rsidRPr="0045426C">
              <w:t>Obstruction</w:t>
            </w:r>
          </w:p>
        </w:tc>
        <w:tc>
          <w:tcPr>
            <w:tcW w:w="3118" w:type="dxa"/>
            <w:tcPrChange w:id="4092" w:author="jonathan pritchard" w:date="2025-01-21T16:01:00Z" w16du:dateUtc="2025-01-21T16:01:00Z">
              <w:tcPr>
                <w:tcW w:w="4587" w:type="dxa"/>
                <w:gridSpan w:val="2"/>
              </w:tcPr>
            </w:tcPrChange>
          </w:tcPr>
          <w:p w14:paraId="5DE66D26" w14:textId="4B2507ED" w:rsidR="004A0062" w:rsidRPr="0045426C" w:rsidRDefault="004A0062" w:rsidP="00846094">
            <w:pPr>
              <w:rPr>
                <w:noProof/>
              </w:rPr>
            </w:pPr>
            <w:ins w:id="4093" w:author="jonathan pritchard" w:date="2025-01-21T16:02:00Z" w16du:dateUtc="2025-01-21T16:02:00Z">
              <w:r>
                <w:rPr>
                  <w:noProof/>
                </w:rPr>
                <w:t>As per obstruction feature in S-101</w:t>
              </w:r>
            </w:ins>
          </w:p>
        </w:tc>
        <w:tc>
          <w:tcPr>
            <w:tcW w:w="3431" w:type="dxa"/>
            <w:tcPrChange w:id="4094" w:author="jonathan pritchard" w:date="2025-01-21T16:01:00Z" w16du:dateUtc="2025-01-21T16:01:00Z">
              <w:tcPr>
                <w:tcW w:w="4661" w:type="dxa"/>
              </w:tcPr>
            </w:tcPrChange>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43"/>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4A0062">
        <w:tc>
          <w:tcPr>
            <w:tcW w:w="2547" w:type="dxa"/>
            <w:tcPrChange w:id="4095" w:author="jonathan pritchard" w:date="2025-01-21T16:01:00Z" w16du:dateUtc="2025-01-21T16:01:00Z">
              <w:tcPr>
                <w:tcW w:w="4661" w:type="dxa"/>
                <w:gridSpan w:val="2"/>
              </w:tcPr>
            </w:tcPrChange>
          </w:tcPr>
          <w:p w14:paraId="7069D6D8" w14:textId="6CB82E5C" w:rsidR="004A0062" w:rsidRDefault="004A0062" w:rsidP="00846094">
            <w:r w:rsidRPr="0045426C">
              <w:t>Beacon</w:t>
            </w:r>
          </w:p>
        </w:tc>
        <w:tc>
          <w:tcPr>
            <w:tcW w:w="3118" w:type="dxa"/>
            <w:tcPrChange w:id="4096" w:author="jonathan pritchard" w:date="2025-01-21T16:01:00Z" w16du:dateUtc="2025-01-21T16:01:00Z">
              <w:tcPr>
                <w:tcW w:w="4587" w:type="dxa"/>
                <w:gridSpan w:val="2"/>
              </w:tcPr>
            </w:tcPrChange>
          </w:tcPr>
          <w:p w14:paraId="60C57320" w14:textId="50DB34F9" w:rsidR="004A0062" w:rsidRPr="0045426C" w:rsidRDefault="004A0062" w:rsidP="00846094">
            <w:pPr>
              <w:rPr>
                <w:noProof/>
              </w:rPr>
            </w:pPr>
            <w:ins w:id="4097" w:author="jonathan pritchard" w:date="2025-01-21T16:02:00Z" w16du:dateUtc="2025-01-21T16:02:00Z">
              <w:r>
                <w:rPr>
                  <w:noProof/>
                </w:rPr>
                <w:t>As per general purpose beacon in S-101</w:t>
              </w:r>
            </w:ins>
          </w:p>
        </w:tc>
        <w:tc>
          <w:tcPr>
            <w:tcW w:w="3431" w:type="dxa"/>
            <w:tcPrChange w:id="4098" w:author="jonathan pritchard" w:date="2025-01-21T16:01:00Z" w16du:dateUtc="2025-01-21T16:01:00Z">
              <w:tcPr>
                <w:tcW w:w="4661" w:type="dxa"/>
              </w:tcPr>
            </w:tcPrChange>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44"/>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4A0062">
        <w:tc>
          <w:tcPr>
            <w:tcW w:w="2547" w:type="dxa"/>
            <w:tcPrChange w:id="4099" w:author="jonathan pritchard" w:date="2025-01-21T16:01:00Z" w16du:dateUtc="2025-01-21T16:01:00Z">
              <w:tcPr>
                <w:tcW w:w="4661" w:type="dxa"/>
                <w:gridSpan w:val="2"/>
              </w:tcPr>
            </w:tcPrChange>
          </w:tcPr>
          <w:p w14:paraId="79532D07" w14:textId="24462CB6" w:rsidR="004A0062" w:rsidRDefault="004A0062" w:rsidP="00846094">
            <w:r w:rsidRPr="0045426C">
              <w:t>Buoy</w:t>
            </w:r>
          </w:p>
        </w:tc>
        <w:tc>
          <w:tcPr>
            <w:tcW w:w="3118" w:type="dxa"/>
            <w:tcPrChange w:id="4100" w:author="jonathan pritchard" w:date="2025-01-21T16:01:00Z" w16du:dateUtc="2025-01-21T16:01:00Z">
              <w:tcPr>
                <w:tcW w:w="4587" w:type="dxa"/>
                <w:gridSpan w:val="2"/>
              </w:tcPr>
            </w:tcPrChange>
          </w:tcPr>
          <w:p w14:paraId="1D2D6051" w14:textId="531022E3" w:rsidR="004A0062" w:rsidRPr="0045426C" w:rsidRDefault="004A0062" w:rsidP="00846094">
            <w:pPr>
              <w:rPr>
                <w:noProof/>
              </w:rPr>
            </w:pPr>
            <w:ins w:id="4101" w:author="jonathan pritchard" w:date="2025-01-21T16:02:00Z" w16du:dateUtc="2025-01-21T16:02:00Z">
              <w:r>
                <w:rPr>
                  <w:noProof/>
                </w:rPr>
                <w:t>As per general purpose buoy in S-101</w:t>
              </w:r>
            </w:ins>
          </w:p>
        </w:tc>
        <w:tc>
          <w:tcPr>
            <w:tcW w:w="3431" w:type="dxa"/>
            <w:tcPrChange w:id="4102" w:author="jonathan pritchard" w:date="2025-01-21T16:01:00Z" w16du:dateUtc="2025-01-21T16:01:00Z">
              <w:tcPr>
                <w:tcW w:w="4661" w:type="dxa"/>
              </w:tcPr>
            </w:tcPrChange>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5"/>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4A0062">
        <w:tc>
          <w:tcPr>
            <w:tcW w:w="2547" w:type="dxa"/>
            <w:tcPrChange w:id="4103" w:author="jonathan pritchard" w:date="2025-01-21T16:01:00Z" w16du:dateUtc="2025-01-21T16:01:00Z">
              <w:tcPr>
                <w:tcW w:w="4661" w:type="dxa"/>
                <w:gridSpan w:val="2"/>
              </w:tcPr>
            </w:tcPrChange>
          </w:tcPr>
          <w:p w14:paraId="103513ED" w14:textId="7BDC3024" w:rsidR="004A0062" w:rsidRDefault="004A0062" w:rsidP="00846094">
            <w:r>
              <w:t>Caution (Vicinity)</w:t>
            </w:r>
          </w:p>
        </w:tc>
        <w:tc>
          <w:tcPr>
            <w:tcW w:w="3118" w:type="dxa"/>
            <w:tcPrChange w:id="4104" w:author="jonathan pritchard" w:date="2025-01-21T16:01:00Z" w16du:dateUtc="2025-01-21T16:01:00Z">
              <w:tcPr>
                <w:tcW w:w="4587" w:type="dxa"/>
                <w:gridSpan w:val="2"/>
              </w:tcPr>
            </w:tcPrChange>
          </w:tcPr>
          <w:p w14:paraId="304D95FB" w14:textId="0B185771" w:rsidR="004A0062" w:rsidRPr="0045426C" w:rsidRDefault="004A0062" w:rsidP="0045426C">
            <w:pPr>
              <w:tabs>
                <w:tab w:val="left" w:pos="3090"/>
              </w:tabs>
              <w:rPr>
                <w:noProof/>
              </w:rPr>
            </w:pPr>
            <w:ins w:id="4105" w:author="jonathan pritchard" w:date="2025-01-21T16:02:00Z" w16du:dateUtc="2025-01-21T16:02:00Z">
              <w:r>
                <w:rPr>
                  <w:noProof/>
                </w:rPr>
                <w:t>Caution Area</w:t>
              </w:r>
            </w:ins>
          </w:p>
        </w:tc>
        <w:tc>
          <w:tcPr>
            <w:tcW w:w="3431" w:type="dxa"/>
            <w:tcPrChange w:id="4106" w:author="jonathan pritchard" w:date="2025-01-21T16:01:00Z" w16du:dateUtc="2025-01-21T16:01:00Z">
              <w:tcPr>
                <w:tcW w:w="4661" w:type="dxa"/>
              </w:tcPr>
            </w:tcPrChange>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6"/>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7"/>
                          <a:srcRect r="34887" b="8855"/>
                          <a:stretch/>
                        </pic:blipFill>
                        <pic:spPr>
                          <a:xfrm>
                            <a:off x="0" y="0"/>
                            <a:ext cx="1190508" cy="728887"/>
                          </a:xfrm>
                          <a:prstGeom prst="rect">
                            <a:avLst/>
                          </a:prstGeom>
                        </pic:spPr>
                      </pic:pic>
                    </a:graphicData>
                  </a:graphic>
                </wp:inline>
              </w:drawing>
            </w:r>
          </w:p>
        </w:tc>
      </w:tr>
      <w:tr w:rsidR="004A0062" w14:paraId="18012C26" w14:textId="77777777" w:rsidTr="004A0062">
        <w:tc>
          <w:tcPr>
            <w:tcW w:w="2547" w:type="dxa"/>
            <w:tcPrChange w:id="4107" w:author="jonathan pritchard" w:date="2025-01-21T16:01:00Z" w16du:dateUtc="2025-01-21T16:01:00Z">
              <w:tcPr>
                <w:tcW w:w="4661" w:type="dxa"/>
                <w:gridSpan w:val="2"/>
              </w:tcPr>
            </w:tcPrChange>
          </w:tcPr>
          <w:p w14:paraId="5B5D8E59" w14:textId="264697B8" w:rsidR="004A0062" w:rsidRDefault="004A0062" w:rsidP="00846094">
            <w:r>
              <w:t>Caution (Object Missing)</w:t>
            </w:r>
          </w:p>
        </w:tc>
        <w:tc>
          <w:tcPr>
            <w:tcW w:w="3118" w:type="dxa"/>
            <w:tcPrChange w:id="4108" w:author="jonathan pritchard" w:date="2025-01-21T16:01:00Z" w16du:dateUtc="2025-01-21T16:01:00Z">
              <w:tcPr>
                <w:tcW w:w="4587" w:type="dxa"/>
                <w:gridSpan w:val="2"/>
              </w:tcPr>
            </w:tcPrChange>
          </w:tcPr>
          <w:p w14:paraId="57CCFD4D" w14:textId="6D459895" w:rsidR="004A0062" w:rsidRPr="0045426C" w:rsidRDefault="004A0062" w:rsidP="0045426C">
            <w:pPr>
              <w:keepNext/>
              <w:rPr>
                <w:noProof/>
              </w:rPr>
            </w:pPr>
            <w:ins w:id="4109" w:author="jonathan pritchard" w:date="2025-01-21T16:03:00Z" w16du:dateUtc="2025-01-21T16:03:00Z">
              <w:r>
                <w:rPr>
                  <w:noProof/>
                </w:rPr>
                <w:t>Caution Area</w:t>
              </w:r>
            </w:ins>
          </w:p>
        </w:tc>
        <w:tc>
          <w:tcPr>
            <w:tcW w:w="3431" w:type="dxa"/>
            <w:tcPrChange w:id="4110" w:author="jonathan pritchard" w:date="2025-01-21T16:01:00Z" w16du:dateUtc="2025-01-21T16:01:00Z">
              <w:tcPr>
                <w:tcW w:w="4661" w:type="dxa"/>
              </w:tcPr>
            </w:tcPrChange>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8"/>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pPr>
        <w:rPr>
          <w:ins w:id="4111" w:author="jonathan pritchard" w:date="2025-01-24T17:29:00Z" w16du:dateUtc="2025-01-24T17:29:00Z"/>
        </w:rPr>
      </w:pPr>
      <w:ins w:id="4112" w:author="jonathan pritchard" w:date="2025-01-24T17:29:00Z" w16du:dateUtc="2025-01-24T17:29:00Z">
        <w:r>
          <w:br w:type="page"/>
        </w:r>
      </w:ins>
    </w:p>
    <w:p w14:paraId="6FF036CA" w14:textId="77777777" w:rsidR="0045426C" w:rsidRDefault="0045426C" w:rsidP="00846094"/>
    <w:tbl>
      <w:tblPr>
        <w:tblStyle w:val="TableGrid"/>
        <w:tblW w:w="0" w:type="auto"/>
        <w:tblLook w:val="04A0" w:firstRow="1" w:lastRow="0" w:firstColumn="1" w:lastColumn="0" w:noHBand="0" w:noVBand="1"/>
        <w:tblPrChange w:id="4113" w:author="jonathan pritchard" w:date="2025-01-24T17:29:00Z" w16du:dateUtc="2025-01-24T17:29:00Z">
          <w:tblPr>
            <w:tblStyle w:val="TableGrid"/>
            <w:tblW w:w="0" w:type="auto"/>
            <w:tblLook w:val="04A0" w:firstRow="1" w:lastRow="0" w:firstColumn="1" w:lastColumn="0" w:noHBand="0" w:noVBand="1"/>
          </w:tblPr>
        </w:tblPrChange>
      </w:tblPr>
      <w:tblGrid>
        <w:gridCol w:w="1969"/>
        <w:gridCol w:w="1979"/>
        <w:gridCol w:w="1576"/>
        <w:gridCol w:w="3572"/>
        <w:tblGridChange w:id="4114">
          <w:tblGrid>
            <w:gridCol w:w="1969"/>
            <w:gridCol w:w="1979"/>
            <w:gridCol w:w="1576"/>
            <w:gridCol w:w="3572"/>
            <w:gridCol w:w="5148"/>
          </w:tblGrid>
        </w:tblGridChange>
      </w:tblGrid>
      <w:tr w:rsidR="00DB1913" w:rsidRPr="0045426C" w14:paraId="20A2B5D6" w14:textId="77777777" w:rsidTr="00DB1913">
        <w:trPr>
          <w:ins w:id="4115" w:author="jonathan pritchard" w:date="2025-01-24T17:29:00Z"/>
          <w:trPrChange w:id="4116" w:author="jonathan pritchard" w:date="2025-01-24T17:29:00Z" w16du:dateUtc="2025-01-24T17:29:00Z">
            <w:trPr>
              <w:gridAfter w:val="0"/>
            </w:trPr>
          </w:trPrChange>
        </w:trPr>
        <w:tc>
          <w:tcPr>
            <w:tcW w:w="1969" w:type="dxa"/>
            <w:tcPrChange w:id="4117" w:author="jonathan pritchard" w:date="2025-01-24T17:29:00Z" w16du:dateUtc="2025-01-24T17:29:00Z">
              <w:tcPr>
                <w:tcW w:w="1969" w:type="dxa"/>
              </w:tcPr>
            </w:tcPrChange>
          </w:tcPr>
          <w:p w14:paraId="7C1C778B" w14:textId="02952528" w:rsidR="00DB1913" w:rsidRDefault="00DB1913" w:rsidP="00DB1913">
            <w:pPr>
              <w:rPr>
                <w:ins w:id="4118" w:author="jonathan pritchard" w:date="2025-01-24T17:29:00Z" w16du:dateUtc="2025-01-24T17:29:00Z"/>
              </w:rPr>
            </w:pPr>
            <w:ins w:id="4119" w:author="jonathan pritchard" w:date="2025-01-24T17:29:00Z" w16du:dateUtc="2025-01-24T17:29:00Z">
              <w:r w:rsidRPr="00541D1A">
                <w:rPr>
                  <w:b/>
                  <w:bCs/>
                </w:rPr>
                <w:t>Symbol</w:t>
              </w:r>
            </w:ins>
          </w:p>
        </w:tc>
        <w:tc>
          <w:tcPr>
            <w:tcW w:w="3555" w:type="dxa"/>
            <w:gridSpan w:val="2"/>
            <w:tcPrChange w:id="4120" w:author="jonathan pritchard" w:date="2025-01-24T17:29:00Z" w16du:dateUtc="2025-01-24T17:29:00Z">
              <w:tcPr>
                <w:tcW w:w="1979" w:type="dxa"/>
              </w:tcPr>
            </w:tcPrChange>
          </w:tcPr>
          <w:p w14:paraId="6B22FED6" w14:textId="2EBF10A7" w:rsidR="00DB1913" w:rsidRPr="0045426C" w:rsidRDefault="00DB1913" w:rsidP="00DB1913">
            <w:pPr>
              <w:rPr>
                <w:ins w:id="4121" w:author="jonathan pritchard" w:date="2025-01-24T17:29:00Z" w16du:dateUtc="2025-01-24T17:29:00Z"/>
                <w:noProof/>
              </w:rPr>
            </w:pPr>
            <w:ins w:id="4122" w:author="jonathan pritchard" w:date="2025-01-24T17:29:00Z" w16du:dateUtc="2025-01-24T17:29:00Z">
              <w:r>
                <w:rPr>
                  <w:b/>
                  <w:bCs/>
                  <w:noProof/>
                </w:rPr>
                <w:t>Suggested a</w:t>
              </w:r>
              <w:r w:rsidRPr="00541D1A">
                <w:rPr>
                  <w:b/>
                  <w:bCs/>
                  <w:noProof/>
                </w:rPr>
                <w:t>ttributes</w:t>
              </w:r>
            </w:ins>
          </w:p>
        </w:tc>
        <w:tc>
          <w:tcPr>
            <w:tcW w:w="3572" w:type="dxa"/>
            <w:tcPrChange w:id="4123" w:author="jonathan pritchard" w:date="2025-01-24T17:29:00Z" w16du:dateUtc="2025-01-24T17:29:00Z">
              <w:tcPr>
                <w:tcW w:w="5148" w:type="dxa"/>
                <w:gridSpan w:val="2"/>
              </w:tcPr>
            </w:tcPrChange>
          </w:tcPr>
          <w:p w14:paraId="389754F3" w14:textId="72EE9515" w:rsidR="00DB1913" w:rsidRPr="0045426C" w:rsidRDefault="00DB1913" w:rsidP="00DB1913">
            <w:pPr>
              <w:rPr>
                <w:ins w:id="4124" w:author="jonathan pritchard" w:date="2025-01-24T17:29:00Z" w16du:dateUtc="2025-01-24T17:29:00Z"/>
                <w:noProof/>
              </w:rPr>
            </w:pPr>
            <w:ins w:id="4125" w:author="jonathan pritchard" w:date="2025-01-24T17:29:00Z" w16du:dateUtc="2025-01-24T17:29:00Z">
              <w:r w:rsidRPr="00541D1A">
                <w:rPr>
                  <w:b/>
                  <w:bCs/>
                  <w:noProof/>
                </w:rPr>
                <w:t>Example</w:t>
              </w:r>
            </w:ins>
          </w:p>
        </w:tc>
      </w:tr>
      <w:tr w:rsidR="00DB1913" w:rsidRPr="0045426C" w14:paraId="39ECE61C" w14:textId="77777777" w:rsidTr="00DB1913">
        <w:tc>
          <w:tcPr>
            <w:tcW w:w="1969" w:type="dxa"/>
            <w:tcPrChange w:id="4126" w:author="jonathan pritchard" w:date="2025-01-24T17:29:00Z" w16du:dateUtc="2025-01-24T17:29:00Z">
              <w:tcPr>
                <w:tcW w:w="4174" w:type="dxa"/>
                <w:gridSpan w:val="2"/>
              </w:tcPr>
            </w:tcPrChange>
          </w:tcPr>
          <w:p w14:paraId="65DCA25F" w14:textId="019E24F6" w:rsidR="00DB1913" w:rsidRDefault="00DB1913" w:rsidP="00D343CC">
            <w:r>
              <w:t>Danger</w:t>
            </w:r>
          </w:p>
        </w:tc>
        <w:tc>
          <w:tcPr>
            <w:tcW w:w="1979" w:type="dxa"/>
            <w:tcPrChange w:id="4127" w:author="jonathan pritchard" w:date="2025-01-24T17:29:00Z" w16du:dateUtc="2025-01-24T17:29:00Z">
              <w:tcPr>
                <w:tcW w:w="5148" w:type="dxa"/>
                <w:gridSpan w:val="2"/>
              </w:tcPr>
            </w:tcPrChange>
          </w:tcPr>
          <w:p w14:paraId="0D415AC5" w14:textId="77777777" w:rsidR="00DB1913" w:rsidRPr="0045426C" w:rsidRDefault="00DB1913" w:rsidP="00D343CC">
            <w:pPr>
              <w:rPr>
                <w:noProof/>
              </w:rPr>
            </w:pPr>
          </w:p>
        </w:tc>
        <w:tc>
          <w:tcPr>
            <w:tcW w:w="5148" w:type="dxa"/>
            <w:gridSpan w:val="2"/>
            <w:tcPrChange w:id="4128" w:author="jonathan pritchard" w:date="2025-01-24T17:29:00Z" w16du:dateUtc="2025-01-24T17:29:00Z">
              <w:tcPr>
                <w:tcW w:w="5148" w:type="dxa"/>
              </w:tcPr>
            </w:tcPrChange>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9"/>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DB1913">
        <w:tc>
          <w:tcPr>
            <w:tcW w:w="1969" w:type="dxa"/>
            <w:tcPrChange w:id="4129" w:author="jonathan pritchard" w:date="2025-01-24T17:29:00Z" w16du:dateUtc="2025-01-24T17:29:00Z">
              <w:tcPr>
                <w:tcW w:w="4174" w:type="dxa"/>
                <w:gridSpan w:val="2"/>
              </w:tcPr>
            </w:tcPrChange>
          </w:tcPr>
          <w:p w14:paraId="5044A3FA" w14:textId="05480406" w:rsidR="00DB1913" w:rsidRDefault="00DB1913" w:rsidP="00D343CC">
            <w:r>
              <w:t>Cable</w:t>
            </w:r>
          </w:p>
        </w:tc>
        <w:tc>
          <w:tcPr>
            <w:tcW w:w="1979" w:type="dxa"/>
            <w:tcPrChange w:id="4130" w:author="jonathan pritchard" w:date="2025-01-24T17:29:00Z" w16du:dateUtc="2025-01-24T17:29:00Z">
              <w:tcPr>
                <w:tcW w:w="5148" w:type="dxa"/>
                <w:gridSpan w:val="2"/>
              </w:tcPr>
            </w:tcPrChange>
          </w:tcPr>
          <w:p w14:paraId="0D3DA3EB" w14:textId="77777777" w:rsidR="00DB1913" w:rsidRDefault="00DB1913" w:rsidP="0045426C">
            <w:pPr>
              <w:tabs>
                <w:tab w:val="left" w:pos="1240"/>
              </w:tabs>
            </w:pPr>
          </w:p>
        </w:tc>
        <w:tc>
          <w:tcPr>
            <w:tcW w:w="5148" w:type="dxa"/>
            <w:gridSpan w:val="2"/>
            <w:tcPrChange w:id="4131" w:author="jonathan pritchard" w:date="2025-01-24T17:29:00Z" w16du:dateUtc="2025-01-24T17:29:00Z">
              <w:tcPr>
                <w:tcW w:w="5148" w:type="dxa"/>
              </w:tcPr>
            </w:tcPrChange>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50"/>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DB1913">
        <w:tc>
          <w:tcPr>
            <w:tcW w:w="1969" w:type="dxa"/>
            <w:tcPrChange w:id="4132" w:author="jonathan pritchard" w:date="2025-01-24T17:29:00Z" w16du:dateUtc="2025-01-24T17:29:00Z">
              <w:tcPr>
                <w:tcW w:w="4174" w:type="dxa"/>
                <w:gridSpan w:val="2"/>
              </w:tcPr>
            </w:tcPrChange>
          </w:tcPr>
          <w:p w14:paraId="4AF540C7" w14:textId="2B15B898" w:rsidR="00DB1913" w:rsidRDefault="00DB1913" w:rsidP="00D343CC">
            <w:r>
              <w:t>Other</w:t>
            </w:r>
          </w:p>
        </w:tc>
        <w:tc>
          <w:tcPr>
            <w:tcW w:w="1979" w:type="dxa"/>
            <w:tcPrChange w:id="4133" w:author="jonathan pritchard" w:date="2025-01-24T17:29:00Z" w16du:dateUtc="2025-01-24T17:29:00Z">
              <w:tcPr>
                <w:tcW w:w="5148" w:type="dxa"/>
                <w:gridSpan w:val="2"/>
              </w:tcPr>
            </w:tcPrChange>
          </w:tcPr>
          <w:p w14:paraId="1E6BD838" w14:textId="77777777" w:rsidR="00DB1913" w:rsidRDefault="00DB1913" w:rsidP="00D343CC"/>
        </w:tc>
        <w:tc>
          <w:tcPr>
            <w:tcW w:w="5148" w:type="dxa"/>
            <w:gridSpan w:val="2"/>
            <w:tcPrChange w:id="4134" w:author="jonathan pritchard" w:date="2025-01-24T17:29:00Z" w16du:dateUtc="2025-01-24T17:29:00Z">
              <w:tcPr>
                <w:tcW w:w="5148" w:type="dxa"/>
              </w:tcPr>
            </w:tcPrChange>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51"/>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rPr>
          <w:ins w:id="4135" w:author="jonathan pritchard" w:date="2025-01-24T17:29:00Z" w16du:dateUtc="2025-01-24T17:29:00Z"/>
        </w:rP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pPr>
        <w:rPr>
          <w:ins w:id="4136" w:author="jonathan pritchard" w:date="2025-01-24T17:30:00Z" w16du:dateUtc="2025-01-24T17:30:00Z"/>
        </w:rPr>
      </w:pPr>
      <w:ins w:id="4137" w:author="jonathan pritchard" w:date="2025-01-24T17:30:00Z" w16du:dateUtc="2025-01-24T17:30:00Z">
        <w:r>
          <w:br w:type="page"/>
        </w:r>
      </w:ins>
    </w:p>
    <w:p w14:paraId="258DA276" w14:textId="77777777" w:rsidR="00DB1913" w:rsidRPr="00DB1913" w:rsidRDefault="00DB1913">
      <w:pPr>
        <w:pPrChange w:id="4138" w:author="jonathan pritchard" w:date="2025-01-24T17:29:00Z" w16du:dateUtc="2025-01-24T17:29:00Z">
          <w:pPr>
            <w:pStyle w:val="Caption"/>
            <w:jc w:val="center"/>
          </w:pPr>
        </w:pPrChange>
      </w:pPr>
    </w:p>
    <w:tbl>
      <w:tblPr>
        <w:tblStyle w:val="TableGrid"/>
        <w:tblW w:w="0" w:type="auto"/>
        <w:tblLook w:val="04A0" w:firstRow="1" w:lastRow="0" w:firstColumn="1" w:lastColumn="0" w:noHBand="0" w:noVBand="1"/>
        <w:tblPrChange w:id="4139" w:author="jonathan pritchard" w:date="2025-01-24T17:30:00Z" w16du:dateUtc="2025-01-24T17:30:00Z">
          <w:tblPr>
            <w:tblStyle w:val="TableGrid"/>
            <w:tblW w:w="0" w:type="auto"/>
            <w:tblLook w:val="04A0" w:firstRow="1" w:lastRow="0" w:firstColumn="1" w:lastColumn="0" w:noHBand="0" w:noVBand="1"/>
          </w:tblPr>
        </w:tblPrChange>
      </w:tblPr>
      <w:tblGrid>
        <w:gridCol w:w="2209"/>
        <w:gridCol w:w="2322"/>
        <w:gridCol w:w="4565"/>
        <w:tblGridChange w:id="4140">
          <w:tblGrid>
            <w:gridCol w:w="2209"/>
            <w:gridCol w:w="1931"/>
            <w:gridCol w:w="391"/>
            <w:gridCol w:w="4565"/>
            <w:gridCol w:w="4956"/>
          </w:tblGrid>
        </w:tblGridChange>
      </w:tblGrid>
      <w:tr w:rsidR="00DB1913" w14:paraId="5777AC6F" w14:textId="77777777" w:rsidTr="00DB1913">
        <w:trPr>
          <w:ins w:id="4141" w:author="jonathan pritchard" w:date="2025-01-24T17:30:00Z"/>
        </w:trPr>
        <w:tc>
          <w:tcPr>
            <w:tcW w:w="2209" w:type="dxa"/>
            <w:tcPrChange w:id="4142" w:author="jonathan pritchard" w:date="2025-01-24T17:30:00Z" w16du:dateUtc="2025-01-24T17:30:00Z">
              <w:tcPr>
                <w:tcW w:w="4661" w:type="dxa"/>
                <w:gridSpan w:val="2"/>
              </w:tcPr>
            </w:tcPrChange>
          </w:tcPr>
          <w:p w14:paraId="2A620054" w14:textId="2F095A70" w:rsidR="00DB1913" w:rsidRDefault="00DB1913" w:rsidP="00DB1913">
            <w:pPr>
              <w:rPr>
                <w:ins w:id="4143" w:author="jonathan pritchard" w:date="2025-01-24T17:30:00Z" w16du:dateUtc="2025-01-24T17:30:00Z"/>
              </w:rPr>
            </w:pPr>
            <w:ins w:id="4144" w:author="jonathan pritchard" w:date="2025-01-24T17:30:00Z" w16du:dateUtc="2025-01-24T17:30:00Z">
              <w:r w:rsidRPr="00541D1A">
                <w:rPr>
                  <w:b/>
                  <w:bCs/>
                </w:rPr>
                <w:t>Symbol</w:t>
              </w:r>
            </w:ins>
          </w:p>
        </w:tc>
        <w:tc>
          <w:tcPr>
            <w:tcW w:w="2322" w:type="dxa"/>
            <w:tcPrChange w:id="4145" w:author="jonathan pritchard" w:date="2025-01-24T17:30:00Z" w16du:dateUtc="2025-01-24T17:30:00Z">
              <w:tcPr>
                <w:tcW w:w="4956" w:type="dxa"/>
                <w:gridSpan w:val="2"/>
              </w:tcPr>
            </w:tcPrChange>
          </w:tcPr>
          <w:p w14:paraId="076FB798" w14:textId="14DF34AF" w:rsidR="00DB1913" w:rsidRPr="0045426C" w:rsidRDefault="00DB1913" w:rsidP="00DB1913">
            <w:pPr>
              <w:rPr>
                <w:ins w:id="4146" w:author="jonathan pritchard" w:date="2025-01-24T17:30:00Z" w16du:dateUtc="2025-01-24T17:30:00Z"/>
                <w:noProof/>
              </w:rPr>
            </w:pPr>
            <w:ins w:id="4147" w:author="jonathan pritchard" w:date="2025-01-24T17:30:00Z" w16du:dateUtc="2025-01-24T17:30:00Z">
              <w:r>
                <w:rPr>
                  <w:b/>
                  <w:bCs/>
                  <w:noProof/>
                </w:rPr>
                <w:t>Suggested a</w:t>
              </w:r>
              <w:r w:rsidRPr="00541D1A">
                <w:rPr>
                  <w:b/>
                  <w:bCs/>
                  <w:noProof/>
                </w:rPr>
                <w:t>ttributes</w:t>
              </w:r>
            </w:ins>
          </w:p>
        </w:tc>
        <w:tc>
          <w:tcPr>
            <w:tcW w:w="4565" w:type="dxa"/>
            <w:tcPrChange w:id="4148" w:author="jonathan pritchard" w:date="2025-01-24T17:30:00Z" w16du:dateUtc="2025-01-24T17:30:00Z">
              <w:tcPr>
                <w:tcW w:w="4661" w:type="dxa"/>
              </w:tcPr>
            </w:tcPrChange>
          </w:tcPr>
          <w:p w14:paraId="0CB3595B" w14:textId="51F4E7AD" w:rsidR="00DB1913" w:rsidRPr="0045426C" w:rsidRDefault="00DB1913" w:rsidP="00DB1913">
            <w:pPr>
              <w:rPr>
                <w:ins w:id="4149" w:author="jonathan pritchard" w:date="2025-01-24T17:30:00Z" w16du:dateUtc="2025-01-24T17:30:00Z"/>
                <w:noProof/>
              </w:rPr>
            </w:pPr>
            <w:ins w:id="4150" w:author="jonathan pritchard" w:date="2025-01-24T17:30:00Z" w16du:dateUtc="2025-01-24T17:30:00Z">
              <w:r w:rsidRPr="00541D1A">
                <w:rPr>
                  <w:b/>
                  <w:bCs/>
                  <w:noProof/>
                </w:rPr>
                <w:t>Example</w:t>
              </w:r>
            </w:ins>
          </w:p>
        </w:tc>
      </w:tr>
      <w:tr w:rsidR="00DB1913" w14:paraId="069BE569" w14:textId="77777777" w:rsidTr="00DB1913">
        <w:tc>
          <w:tcPr>
            <w:tcW w:w="2209" w:type="dxa"/>
            <w:tcPrChange w:id="4151" w:author="jonathan pritchard" w:date="2025-01-24T17:30:00Z" w16du:dateUtc="2025-01-24T17:30:00Z">
              <w:tcPr>
                <w:tcW w:w="4661" w:type="dxa"/>
                <w:gridSpan w:val="2"/>
              </w:tcPr>
            </w:tcPrChange>
          </w:tcPr>
          <w:p w14:paraId="6B89A386" w14:textId="66E5BA05" w:rsidR="00DB1913" w:rsidRDefault="00DB1913" w:rsidP="00846094">
            <w:r>
              <w:t>Restricted</w:t>
            </w:r>
            <w:ins w:id="4152" w:author="jonathan pritchard" w:date="2025-01-24T17:28:00Z" w16du:dateUtc="2025-01-24T17:28:00Z">
              <w:r>
                <w:t xml:space="preserve"> Area</w:t>
              </w:r>
            </w:ins>
          </w:p>
        </w:tc>
        <w:tc>
          <w:tcPr>
            <w:tcW w:w="2322" w:type="dxa"/>
            <w:tcPrChange w:id="4153" w:author="jonathan pritchard" w:date="2025-01-24T17:30:00Z" w16du:dateUtc="2025-01-24T17:30:00Z">
              <w:tcPr>
                <w:tcW w:w="4956" w:type="dxa"/>
                <w:gridSpan w:val="2"/>
              </w:tcPr>
            </w:tcPrChange>
          </w:tcPr>
          <w:p w14:paraId="13159511" w14:textId="77777777" w:rsidR="00DB1913" w:rsidRPr="0045426C" w:rsidRDefault="00DB1913" w:rsidP="00846094">
            <w:pPr>
              <w:rPr>
                <w:noProof/>
              </w:rPr>
            </w:pPr>
          </w:p>
        </w:tc>
        <w:tc>
          <w:tcPr>
            <w:tcW w:w="4565" w:type="dxa"/>
            <w:tcPrChange w:id="4154" w:author="jonathan pritchard" w:date="2025-01-24T17:30:00Z" w16du:dateUtc="2025-01-24T17:30:00Z">
              <w:tcPr>
                <w:tcW w:w="4661" w:type="dxa"/>
              </w:tcPr>
            </w:tcPrChange>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52"/>
                          <a:stretch>
                            <a:fillRect/>
                          </a:stretch>
                        </pic:blipFill>
                        <pic:spPr>
                          <a:xfrm>
                            <a:off x="0" y="0"/>
                            <a:ext cx="2633754" cy="1724104"/>
                          </a:xfrm>
                          <a:prstGeom prst="rect">
                            <a:avLst/>
                          </a:prstGeom>
                        </pic:spPr>
                      </pic:pic>
                    </a:graphicData>
                  </a:graphic>
                </wp:inline>
              </w:drawing>
            </w:r>
          </w:p>
        </w:tc>
      </w:tr>
      <w:tr w:rsidR="00DB1913" w14:paraId="3729F6A2" w14:textId="77777777" w:rsidTr="00DB1913">
        <w:tc>
          <w:tcPr>
            <w:tcW w:w="2209" w:type="dxa"/>
            <w:tcPrChange w:id="4155" w:author="jonathan pritchard" w:date="2025-01-24T17:30:00Z" w16du:dateUtc="2025-01-24T17:30:00Z">
              <w:tcPr>
                <w:tcW w:w="4661" w:type="dxa"/>
                <w:gridSpan w:val="2"/>
              </w:tcPr>
            </w:tcPrChange>
          </w:tcPr>
          <w:p w14:paraId="25BC9874" w14:textId="352EE1DF" w:rsidR="00DB1913" w:rsidRDefault="00DB1913" w:rsidP="00846094">
            <w:r>
              <w:t>Caution</w:t>
            </w:r>
            <w:ins w:id="4156" w:author="jonathan pritchard" w:date="2025-01-24T17:28:00Z" w16du:dateUtc="2025-01-24T17:28:00Z">
              <w:r>
                <w:t xml:space="preserve"> Area</w:t>
              </w:r>
            </w:ins>
          </w:p>
        </w:tc>
        <w:tc>
          <w:tcPr>
            <w:tcW w:w="2322" w:type="dxa"/>
            <w:tcPrChange w:id="4157" w:author="jonathan pritchard" w:date="2025-01-24T17:30:00Z" w16du:dateUtc="2025-01-24T17:30:00Z">
              <w:tcPr>
                <w:tcW w:w="4956" w:type="dxa"/>
                <w:gridSpan w:val="2"/>
              </w:tcPr>
            </w:tcPrChange>
          </w:tcPr>
          <w:p w14:paraId="49307603" w14:textId="77777777" w:rsidR="00DB1913" w:rsidRPr="0045426C" w:rsidRDefault="00DB1913" w:rsidP="00846094">
            <w:pPr>
              <w:rPr>
                <w:noProof/>
              </w:rPr>
            </w:pPr>
          </w:p>
        </w:tc>
        <w:tc>
          <w:tcPr>
            <w:tcW w:w="4565" w:type="dxa"/>
            <w:tcPrChange w:id="4158" w:author="jonathan pritchard" w:date="2025-01-24T17:30:00Z" w16du:dateUtc="2025-01-24T17:30:00Z">
              <w:tcPr>
                <w:tcW w:w="4661" w:type="dxa"/>
              </w:tcPr>
            </w:tcPrChange>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53"/>
                          <a:stretch>
                            <a:fillRect/>
                          </a:stretch>
                        </pic:blipFill>
                        <pic:spPr>
                          <a:xfrm>
                            <a:off x="0" y="0"/>
                            <a:ext cx="2564593" cy="1245706"/>
                          </a:xfrm>
                          <a:prstGeom prst="rect">
                            <a:avLst/>
                          </a:prstGeom>
                        </pic:spPr>
                      </pic:pic>
                    </a:graphicData>
                  </a:graphic>
                </wp:inline>
              </w:drawing>
            </w:r>
          </w:p>
        </w:tc>
      </w:tr>
      <w:tr w:rsidR="00DB1913" w14:paraId="0A78EF68" w14:textId="77777777" w:rsidTr="00DB1913">
        <w:tc>
          <w:tcPr>
            <w:tcW w:w="2209" w:type="dxa"/>
            <w:tcPrChange w:id="4159" w:author="jonathan pritchard" w:date="2025-01-24T17:30:00Z" w16du:dateUtc="2025-01-24T17:30:00Z">
              <w:tcPr>
                <w:tcW w:w="4661" w:type="dxa"/>
                <w:gridSpan w:val="2"/>
              </w:tcPr>
            </w:tcPrChange>
          </w:tcPr>
          <w:p w14:paraId="5FE7709A" w14:textId="0376DAC2" w:rsidR="00DB1913" w:rsidRDefault="00DB1913" w:rsidP="00846094">
            <w:r>
              <w:t>Other</w:t>
            </w:r>
          </w:p>
        </w:tc>
        <w:tc>
          <w:tcPr>
            <w:tcW w:w="2322" w:type="dxa"/>
            <w:tcPrChange w:id="4160" w:author="jonathan pritchard" w:date="2025-01-24T17:30:00Z" w16du:dateUtc="2025-01-24T17:30:00Z">
              <w:tcPr>
                <w:tcW w:w="4956" w:type="dxa"/>
                <w:gridSpan w:val="2"/>
              </w:tcPr>
            </w:tcPrChange>
          </w:tcPr>
          <w:p w14:paraId="30C83A83" w14:textId="77777777" w:rsidR="00DB1913" w:rsidRPr="0045426C" w:rsidRDefault="00DB1913" w:rsidP="0045426C">
            <w:pPr>
              <w:keepNext/>
              <w:rPr>
                <w:noProof/>
              </w:rPr>
            </w:pPr>
          </w:p>
        </w:tc>
        <w:tc>
          <w:tcPr>
            <w:tcW w:w="4565" w:type="dxa"/>
            <w:tcPrChange w:id="4161" w:author="jonathan pritchard" w:date="2025-01-24T17:30:00Z" w16du:dateUtc="2025-01-24T17:30:00Z">
              <w:tcPr>
                <w:tcW w:w="4661" w:type="dxa"/>
              </w:tcPr>
            </w:tcPrChange>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54"/>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rPr>
          <w:ins w:id="4162" w:author="jonathan pritchard" w:date="2025-01-24T17:26:00Z" w16du:dateUtc="2025-01-24T17:26:00Z"/>
        </w:rPr>
      </w:pPr>
      <w:bookmarkStart w:id="4163" w:name="_Toc188968678"/>
      <w:ins w:id="4164" w:author="jonathan pritchard" w:date="2025-01-24T17:30:00Z" w16du:dateUtc="2025-01-24T17:30:00Z">
        <w:r>
          <w:t xml:space="preserve">Attribution of </w:t>
        </w:r>
      </w:ins>
      <w:ins w:id="4165" w:author="jonathan pritchard" w:date="2025-01-24T17:26:00Z" w16du:dateUtc="2025-01-24T17:26:00Z">
        <w:r>
          <w:t>Manual Update Features</w:t>
        </w:r>
        <w:bookmarkEnd w:id="4163"/>
      </w:ins>
    </w:p>
    <w:p w14:paraId="16ADC43D" w14:textId="38EADE59" w:rsidR="00D8238C" w:rsidRPr="00B77A92" w:rsidDel="00DB1913" w:rsidRDefault="0045426C">
      <w:pPr>
        <w:rPr>
          <w:del w:id="4166" w:author="jonathan pritchard" w:date="2025-01-24T17:25:00Z" w16du:dateUtc="2025-01-24T17:25:00Z"/>
        </w:rPr>
      </w:pPr>
      <w:del w:id="4167" w:author="jonathan pritchard" w:date="2025-01-24T17:25:00Z" w16du:dateUtc="2025-01-24T17:25:00Z">
        <w:r w:rsidDel="00DB1913">
          <w:delText>To Be Added</w:delText>
        </w:r>
      </w:del>
    </w:p>
    <w:p w14:paraId="3ADD21BA" w14:textId="3BD4927A" w:rsidR="00D8238C" w:rsidRPr="00B77A92" w:rsidDel="00DB1913" w:rsidRDefault="00D8238C">
      <w:pPr>
        <w:rPr>
          <w:del w:id="4168" w:author="jonathan pritchard" w:date="2025-01-24T17:25:00Z" w16du:dateUtc="2025-01-24T17:25:00Z"/>
        </w:rPr>
        <w:pPrChange w:id="4169" w:author="jonathan pritchard" w:date="2025-01-24T17:25:00Z" w16du:dateUtc="2025-01-24T17:25:00Z">
          <w:pPr>
            <w:pStyle w:val="ListParagraph"/>
            <w:numPr>
              <w:numId w:val="112"/>
            </w:numPr>
            <w:ind w:left="1800" w:hanging="360"/>
          </w:pPr>
        </w:pPrChange>
      </w:pPr>
      <w:del w:id="4170" w:author="jonathan pritchard" w:date="2025-01-24T17:25:00Z" w16du:dateUtc="2025-01-24T17:25:00Z">
        <w:r w:rsidRPr="00B77A92" w:rsidDel="00DB1913">
          <w:delText>Description of feature model</w:delText>
        </w:r>
        <w:r w:rsidR="0045426C" w:rsidDel="00DB1913">
          <w:delText xml:space="preserve"> and expected encoding</w:delText>
        </w:r>
      </w:del>
    </w:p>
    <w:p w14:paraId="2B73D3D4" w14:textId="6D63C3F3" w:rsidR="00D8238C" w:rsidRPr="00B77A92" w:rsidDel="00DB1913" w:rsidRDefault="00D8238C">
      <w:pPr>
        <w:rPr>
          <w:del w:id="4171" w:author="jonathan pritchard" w:date="2025-01-24T17:25:00Z" w16du:dateUtc="2025-01-24T17:25:00Z"/>
        </w:rPr>
        <w:pPrChange w:id="4172" w:author="jonathan pritchard" w:date="2025-01-24T17:25:00Z" w16du:dateUtc="2025-01-24T17:25:00Z">
          <w:pPr>
            <w:pStyle w:val="ListParagraph"/>
            <w:numPr>
              <w:numId w:val="112"/>
            </w:numPr>
            <w:ind w:left="1800" w:hanging="360"/>
          </w:pPr>
        </w:pPrChange>
      </w:pPr>
      <w:del w:id="4173" w:author="jonathan pritchard" w:date="2025-01-24T17:25:00Z" w16du:dateUtc="2025-01-24T17:25:00Z">
        <w:r w:rsidRPr="00B77A92" w:rsidDel="00DB1913">
          <w:delText>Chart 1 style image of the symbols.</w:delText>
        </w:r>
      </w:del>
    </w:p>
    <w:p w14:paraId="195A1682" w14:textId="77777777" w:rsidR="00D87FDE" w:rsidRDefault="0045426C">
      <w:del w:id="4174" w:author="jonathan pritchard" w:date="2025-01-24T17:25:00Z" w16du:dateUtc="2025-01-24T17:25:00Z">
        <w:r w:rsidDel="00DB1913">
          <w:delText>G</w:delText>
        </w:r>
        <w:r w:rsidR="00D8238C" w:rsidRPr="00B77A92" w:rsidDel="00DB1913">
          <w:delText xml:space="preserve">uidance on </w:delText>
        </w:r>
        <w:r w:rsidDel="00DB1913">
          <w:delText>implementation.</w:delText>
        </w:r>
      </w:del>
      <w:ins w:id="4175" w:author="jonathan pritchard" w:date="2025-01-24T17:25:00Z" w16du:dateUtc="2025-01-24T17:25:00Z">
        <w:r w:rsidR="00DB1913">
          <w:t xml:space="preserve">Features added by manual updates must support attribution as defined in the Manual Updates feature catalogue. </w:t>
        </w:r>
      </w:ins>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07F16134" w:rsidR="000600E5" w:rsidRPr="00DB1913" w:rsidRDefault="000600E5">
      <w:pPr>
        <w:pStyle w:val="Heading1"/>
        <w:numPr>
          <w:ilvl w:val="0"/>
          <w:numId w:val="0"/>
        </w:numPr>
        <w:jc w:val="center"/>
        <w:rPr>
          <w:rPrChange w:id="4176" w:author="jonathan pritchard" w:date="2025-01-24T17:31:00Z" w16du:dateUtc="2025-01-24T17:31:00Z">
            <w:rPr>
              <w:highlight w:val="yellow"/>
            </w:rPr>
          </w:rPrChange>
        </w:rPr>
        <w:pPrChange w:id="4177" w:author="jonathan pritchard" w:date="2025-01-21T16:10:00Z" w16du:dateUtc="2025-01-21T16:10:00Z">
          <w:pPr>
            <w:pStyle w:val="Heading1"/>
            <w:numPr>
              <w:numId w:val="0"/>
            </w:numPr>
            <w:spacing w:before="0" w:after="0"/>
            <w:ind w:left="2127" w:right="2160" w:firstLine="0"/>
            <w:jc w:val="center"/>
          </w:pPr>
        </w:pPrChange>
      </w:pPr>
      <w:bookmarkStart w:id="4178" w:name="_Toc188968679"/>
      <w:r w:rsidRPr="00DB1913">
        <w:rPr>
          <w:rPrChange w:id="4179" w:author="jonathan pritchard" w:date="2025-01-24T17:31:00Z" w16du:dateUtc="2025-01-24T17:31:00Z">
            <w:rPr>
              <w:highlight w:val="yellow"/>
            </w:rPr>
          </w:rPrChange>
        </w:rPr>
        <w:lastRenderedPageBreak/>
        <w:t>Appendix</w:t>
      </w:r>
      <w:ins w:id="4180" w:author="jonathan pritchard" w:date="2025-01-21T16:12:00Z" w16du:dateUtc="2025-01-21T16:12:00Z">
        <w:r w:rsidR="000849E6" w:rsidRPr="00DB1913">
          <w:rPr>
            <w:rPrChange w:id="4181" w:author="jonathan pritchard" w:date="2025-01-24T17:31:00Z" w16du:dateUtc="2025-01-24T17:31:00Z">
              <w:rPr>
                <w:highlight w:val="yellow"/>
              </w:rPr>
            </w:rPrChange>
          </w:rPr>
          <w:t xml:space="preserve"> B:</w:t>
        </w:r>
      </w:ins>
      <w:ins w:id="4182" w:author="jon pritchard" w:date="2024-11-27T16:45:00Z" w16du:dateUtc="2024-11-27T15:45:00Z">
        <w:r w:rsidR="00802BDD" w:rsidRPr="00DB1913">
          <w:rPr>
            <w:rPrChange w:id="4183" w:author="jonathan pritchard" w:date="2025-01-24T17:31:00Z" w16du:dateUtc="2025-01-24T17:31:00Z">
              <w:rPr>
                <w:highlight w:val="yellow"/>
              </w:rPr>
            </w:rPrChange>
          </w:rPr>
          <w:t xml:space="preserve"> </w:t>
        </w:r>
      </w:ins>
      <w:del w:id="4184" w:author="jon pritchard" w:date="2024-11-27T16:45:00Z" w16du:dateUtc="2024-11-27T15:45:00Z">
        <w:r w:rsidRPr="00DB1913" w:rsidDel="00802BDD">
          <w:rPr>
            <w:rPrChange w:id="4185" w:author="jonathan pritchard" w:date="2025-01-24T17:31:00Z" w16du:dateUtc="2025-01-24T17:31:00Z">
              <w:rPr>
                <w:highlight w:val="yellow"/>
              </w:rPr>
            </w:rPrChange>
          </w:rPr>
          <w:delText xml:space="preserve"> C</w:delText>
        </w:r>
      </w:del>
      <w:del w:id="4186" w:author="jon pritchard" w:date="2024-11-27T16:44:00Z" w16du:dateUtc="2024-11-27T15:44:00Z">
        <w:r w:rsidRPr="00DB1913" w:rsidDel="00802BDD">
          <w:rPr>
            <w:rPrChange w:id="4187" w:author="jonathan pritchard" w:date="2025-01-24T17:31:00Z" w16du:dateUtc="2025-01-24T17:31:00Z">
              <w:rPr>
                <w:highlight w:val="yellow"/>
              </w:rPr>
            </w:rPrChange>
          </w:rPr>
          <w:delText>-2</w:delText>
        </w:r>
        <w:bookmarkStart w:id="4188" w:name="_Toc100303044"/>
        <w:r w:rsidR="000461EE" w:rsidRPr="00DB1913" w:rsidDel="00802BDD">
          <w:rPr>
            <w:rPrChange w:id="4189" w:author="jonathan pritchard" w:date="2025-01-24T17:31:00Z" w16du:dateUtc="2025-01-24T17:31:00Z">
              <w:rPr>
                <w:highlight w:val="yellow"/>
              </w:rPr>
            </w:rPrChange>
          </w:rPr>
          <w:delText xml:space="preserve"> - </w:delText>
        </w:r>
      </w:del>
      <w:r w:rsidRPr="00DB1913">
        <w:rPr>
          <w:rPrChange w:id="4190" w:author="jonathan pritchard" w:date="2025-01-24T17:31:00Z" w16du:dateUtc="2025-01-24T17:31:00Z">
            <w:rPr>
              <w:highlight w:val="yellow"/>
            </w:rPr>
          </w:rPrChange>
        </w:rPr>
        <w:t>S-100 Data Import Error Codes and Explanations</w:t>
      </w:r>
      <w:bookmarkEnd w:id="4178"/>
      <w:bookmarkEnd w:id="4188"/>
    </w:p>
    <w:p w14:paraId="7BFA1FC9" w14:textId="0FD0EBC9" w:rsidR="00DF5B84" w:rsidRPr="00B77A92" w:rsidRDefault="00CC4796">
      <w:pPr>
        <w:pStyle w:val="Heading2"/>
        <w:numPr>
          <w:ilvl w:val="0"/>
          <w:numId w:val="169"/>
        </w:numPr>
        <w:ind w:left="357" w:hanging="357"/>
        <w:pPrChange w:id="4191" w:author="jonathan pritchard" w:date="2025-01-21T16:11:00Z" w16du:dateUtc="2025-01-21T16:11:00Z">
          <w:pPr>
            <w:spacing w:after="120" w:line="240" w:lineRule="auto"/>
          </w:pPr>
        </w:pPrChange>
      </w:pPr>
      <w:bookmarkStart w:id="4192" w:name="_Toc188968680"/>
      <w:ins w:id="4193" w:author="jon pritchard" w:date="2024-11-27T23:20:00Z" w16du:dateUtc="2024-11-27T22:20:00Z">
        <w:r>
          <w:t>Introduction.</w:t>
        </w:r>
      </w:ins>
      <w:bookmarkEnd w:id="4192"/>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ins w:id="4194" w:author="jon pritchard" w:date="2024-11-27T23:21:00Z" w16du:dateUtc="2024-11-27T22:21:00Z"/>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ins w:id="4195" w:author="jon pritchard" w:date="2024-11-27T23:21:00Z" w16du:dateUtc="2024-11-27T22:21:00Z">
        <w:r>
          <w:rPr>
            <w:rFonts w:eastAsia="Times New Roman" w:cs="Arial"/>
          </w:rPr>
          <w:t>Standardised error codes must be used to communicate problems with import of datasets, data support files and catalogues into the ECDIS.</w:t>
        </w:r>
      </w:ins>
      <w:ins w:id="4196" w:author="jon pritchard" w:date="2024-11-27T23:22:00Z" w16du:dateUtc="2024-11-27T22:22:00Z">
        <w:r>
          <w:rPr>
            <w:rFonts w:eastAsia="Times New Roman" w:cs="Arial"/>
          </w:rPr>
          <w:t xml:space="preserve"> These are defined in the following table.</w:t>
        </w:r>
      </w:ins>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Change w:id="4197" w:author="jon pritchard" w:date="2024-11-27T23:21:00Z" w16du:dateUtc="2024-11-27T22:21:00Z">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PrChange>
      </w:tblPr>
      <w:tblGrid>
        <w:gridCol w:w="1200"/>
        <w:gridCol w:w="7759"/>
        <w:tblGridChange w:id="4198">
          <w:tblGrid>
            <w:gridCol w:w="1200"/>
            <w:gridCol w:w="7759"/>
            <w:gridCol w:w="1247"/>
          </w:tblGrid>
        </w:tblGridChange>
      </w:tblGrid>
      <w:tr w:rsidR="00647AF8" w:rsidRPr="00B77A92" w14:paraId="50092190" w14:textId="77777777" w:rsidTr="00CC4796">
        <w:trPr>
          <w:trHeight w:val="329"/>
          <w:trPrChange w:id="4199" w:author="jon pritchard" w:date="2024-11-27T23:21:00Z" w16du:dateUtc="2024-11-27T22:21:00Z">
            <w:trPr>
              <w:trHeight w:val="329"/>
            </w:trPr>
          </w:trPrChange>
        </w:trPr>
        <w:tc>
          <w:tcPr>
            <w:tcW w:w="1200" w:type="dxa"/>
            <w:shd w:val="clear" w:color="auto" w:fill="D9D9D9" w:themeFill="background1" w:themeFillShade="D9"/>
            <w:vAlign w:val="center"/>
            <w:tcPrChange w:id="4200" w:author="jon pritchard" w:date="2024-11-27T23:21:00Z" w16du:dateUtc="2024-11-27T22:21:00Z">
              <w:tcPr>
                <w:tcW w:w="1200" w:type="dxa"/>
                <w:shd w:val="clear" w:color="auto" w:fill="D9D9D9" w:themeFill="background1" w:themeFillShade="D9"/>
                <w:vAlign w:val="center"/>
              </w:tcPr>
            </w:tcPrChange>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Change w:id="4201" w:author="jon pritchard" w:date="2024-11-27T23:21:00Z" w16du:dateUtc="2024-11-27T22:21:00Z">
              <w:tcPr>
                <w:tcW w:w="9006" w:type="dxa"/>
                <w:gridSpan w:val="2"/>
                <w:shd w:val="clear" w:color="auto" w:fill="D9D9D9" w:themeFill="background1" w:themeFillShade="D9"/>
                <w:vAlign w:val="center"/>
              </w:tcPr>
            </w:tcPrChange>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CC4796">
        <w:tc>
          <w:tcPr>
            <w:tcW w:w="1200" w:type="dxa"/>
            <w:vAlign w:val="center"/>
            <w:tcPrChange w:id="4202" w:author="jon pritchard" w:date="2024-11-27T23:21:00Z" w16du:dateUtc="2024-11-27T22:21:00Z">
              <w:tcPr>
                <w:tcW w:w="1200" w:type="dxa"/>
                <w:vAlign w:val="center"/>
              </w:tcPr>
            </w:tcPrChange>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Change w:id="4203" w:author="jon pritchard" w:date="2024-11-27T23:21:00Z" w16du:dateUtc="2024-11-27T22:21:00Z">
              <w:tcPr>
                <w:tcW w:w="9006" w:type="dxa"/>
                <w:gridSpan w:val="2"/>
                <w:vAlign w:val="center"/>
              </w:tcPr>
            </w:tcPrChange>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CC4796">
        <w:tc>
          <w:tcPr>
            <w:tcW w:w="1200" w:type="dxa"/>
            <w:vAlign w:val="center"/>
            <w:tcPrChange w:id="4204" w:author="jon pritchard" w:date="2024-11-27T23:21:00Z" w16du:dateUtc="2024-11-27T22:21:00Z">
              <w:tcPr>
                <w:tcW w:w="1200" w:type="dxa"/>
                <w:vAlign w:val="center"/>
              </w:tcPr>
            </w:tcPrChange>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Change w:id="4205" w:author="jon pritchard" w:date="2024-11-27T23:21:00Z" w16du:dateUtc="2024-11-27T22:21:00Z">
              <w:tcPr>
                <w:tcW w:w="9006" w:type="dxa"/>
                <w:gridSpan w:val="2"/>
                <w:vAlign w:val="center"/>
              </w:tcPr>
            </w:tcPrChange>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CC4796">
        <w:tc>
          <w:tcPr>
            <w:tcW w:w="1200" w:type="dxa"/>
            <w:vAlign w:val="center"/>
            <w:tcPrChange w:id="4206" w:author="jon pritchard" w:date="2024-11-27T23:21:00Z" w16du:dateUtc="2024-11-27T22:21:00Z">
              <w:tcPr>
                <w:tcW w:w="1200" w:type="dxa"/>
                <w:vAlign w:val="center"/>
              </w:tcPr>
            </w:tcPrChange>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Change w:id="4207" w:author="jon pritchard" w:date="2024-11-27T23:21:00Z" w16du:dateUtc="2024-11-27T22:21:00Z">
              <w:tcPr>
                <w:tcW w:w="9006" w:type="dxa"/>
                <w:gridSpan w:val="2"/>
                <w:vAlign w:val="center"/>
              </w:tcPr>
            </w:tcPrChange>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CC4796">
        <w:tc>
          <w:tcPr>
            <w:tcW w:w="1200" w:type="dxa"/>
            <w:vAlign w:val="center"/>
            <w:tcPrChange w:id="4208" w:author="jon pritchard" w:date="2024-11-27T23:21:00Z" w16du:dateUtc="2024-11-27T22:21:00Z">
              <w:tcPr>
                <w:tcW w:w="1200" w:type="dxa"/>
                <w:vAlign w:val="center"/>
              </w:tcPr>
            </w:tcPrChange>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Change w:id="4209" w:author="jon pritchard" w:date="2024-11-27T23:21:00Z" w16du:dateUtc="2024-11-27T22:21:00Z">
              <w:tcPr>
                <w:tcW w:w="9006" w:type="dxa"/>
                <w:gridSpan w:val="2"/>
                <w:vAlign w:val="center"/>
              </w:tcPr>
            </w:tcPrChange>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CC4796">
        <w:tc>
          <w:tcPr>
            <w:tcW w:w="1200" w:type="dxa"/>
            <w:vAlign w:val="center"/>
            <w:tcPrChange w:id="4210" w:author="jon pritchard" w:date="2024-11-27T23:21:00Z" w16du:dateUtc="2024-11-27T22:21:00Z">
              <w:tcPr>
                <w:tcW w:w="1200" w:type="dxa"/>
                <w:vAlign w:val="center"/>
              </w:tcPr>
            </w:tcPrChange>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Change w:id="4211" w:author="jon pritchard" w:date="2024-11-27T23:21:00Z" w16du:dateUtc="2024-11-27T22:21:00Z">
              <w:tcPr>
                <w:tcW w:w="9006" w:type="dxa"/>
                <w:gridSpan w:val="2"/>
                <w:vAlign w:val="center"/>
              </w:tcPr>
            </w:tcPrChange>
          </w:tcPr>
          <w:p w14:paraId="56E3679F" w14:textId="77777777" w:rsidR="00647AF8" w:rsidRPr="00953D68" w:rsidRDefault="00647AF8" w:rsidP="00637E6A">
            <w:pPr>
              <w:spacing w:before="60" w:after="60" w:line="240" w:lineRule="auto"/>
              <w:rPr>
                <w:rFonts w:eastAsia="Times New Roman" w:cs="Arial"/>
                <w:iCs/>
                <w:sz w:val="18"/>
                <w:szCs w:val="18"/>
                <w:rPrChange w:id="4212"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13" w:author="jonathan pritchard" w:date="2024-11-20T11:02:00Z" w16du:dateUtc="2024-11-20T11:02:00Z">
                  <w:rPr>
                    <w:rFonts w:eastAsia="Times New Roman" w:cs="Arial"/>
                    <w:i/>
                    <w:sz w:val="18"/>
                    <w:szCs w:val="18"/>
                  </w:rPr>
                </w:rPrChange>
              </w:rPr>
              <w:t>SA Digital Certificate (X509) file is not available. A valid certificate can be obtained from the IHO website or your data supplier</w:t>
            </w:r>
          </w:p>
        </w:tc>
      </w:tr>
      <w:tr w:rsidR="00647AF8" w:rsidRPr="00A527F0" w14:paraId="74A4D353" w14:textId="77777777" w:rsidTr="00CC4796">
        <w:tc>
          <w:tcPr>
            <w:tcW w:w="1200" w:type="dxa"/>
            <w:vAlign w:val="center"/>
            <w:tcPrChange w:id="4214" w:author="jon pritchard" w:date="2024-11-27T23:21:00Z" w16du:dateUtc="2024-11-27T22:21:00Z">
              <w:tcPr>
                <w:tcW w:w="1200" w:type="dxa"/>
                <w:vAlign w:val="center"/>
              </w:tcPr>
            </w:tcPrChange>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Change w:id="4215" w:author="jon pritchard" w:date="2024-11-27T23:21:00Z" w16du:dateUtc="2024-11-27T22:21:00Z">
              <w:tcPr>
                <w:tcW w:w="9006" w:type="dxa"/>
                <w:gridSpan w:val="2"/>
                <w:vAlign w:val="center"/>
              </w:tcPr>
            </w:tcPrChange>
          </w:tcPr>
          <w:p w14:paraId="133508F1" w14:textId="77777777" w:rsidR="00647AF8" w:rsidRPr="00953D68" w:rsidRDefault="00647AF8" w:rsidP="00637E6A">
            <w:pPr>
              <w:spacing w:before="60" w:after="60" w:line="240" w:lineRule="auto"/>
              <w:rPr>
                <w:rFonts w:eastAsia="Times New Roman" w:cs="Arial"/>
                <w:iCs/>
                <w:sz w:val="18"/>
                <w:szCs w:val="18"/>
                <w:rPrChange w:id="4216"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17" w:author="jonathan pritchard" w:date="2024-11-20T11:02:00Z" w16du:dateUtc="2024-11-20T11:02:00Z">
                  <w:rPr>
                    <w:rFonts w:eastAsia="Times New Roman" w:cs="Arial"/>
                    <w:i/>
                    <w:sz w:val="18"/>
                    <w:szCs w:val="18"/>
                  </w:rPr>
                </w:rPrChange>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CC4796">
        <w:tc>
          <w:tcPr>
            <w:tcW w:w="1200" w:type="dxa"/>
            <w:vAlign w:val="center"/>
            <w:tcPrChange w:id="4218" w:author="jon pritchard" w:date="2024-11-27T23:21:00Z" w16du:dateUtc="2024-11-27T22:21:00Z">
              <w:tcPr>
                <w:tcW w:w="1200" w:type="dxa"/>
                <w:vAlign w:val="center"/>
              </w:tcPr>
            </w:tcPrChange>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Change w:id="4219" w:author="jon pritchard" w:date="2024-11-27T23:21:00Z" w16du:dateUtc="2024-11-27T22:21:00Z">
              <w:tcPr>
                <w:tcW w:w="9006" w:type="dxa"/>
                <w:gridSpan w:val="2"/>
                <w:vAlign w:val="center"/>
              </w:tcPr>
            </w:tcPrChange>
          </w:tcPr>
          <w:p w14:paraId="69882E11" w14:textId="5220ED2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ins w:id="4220" w:author="jonathan pritchard" w:date="2024-11-21T10:40:00Z" w16du:dateUtc="2024-11-21T10:40:00Z">
              <w:r w:rsidR="00F20F26">
                <w:rPr>
                  <w:rFonts w:eastAsia="Times New Roman" w:cs="Arial"/>
                  <w:i/>
                  <w:sz w:val="18"/>
                  <w:szCs w:val="18"/>
                </w:rPr>
                <w:t xml:space="preserve">ata </w:t>
              </w:r>
            </w:ins>
            <w:r w:rsidRPr="00A527F0">
              <w:rPr>
                <w:rFonts w:eastAsia="Times New Roman" w:cs="Arial"/>
                <w:i/>
                <w:sz w:val="18"/>
                <w:szCs w:val="18"/>
              </w:rPr>
              <w:t>S</w:t>
            </w:r>
            <w:ins w:id="4221" w:author="jonathan pritchard" w:date="2024-11-21T10:40:00Z" w16du:dateUtc="2024-11-21T10:40:00Z">
              <w:r w:rsidR="00F20F26">
                <w:rPr>
                  <w:rFonts w:eastAsia="Times New Roman" w:cs="Arial"/>
                  <w:i/>
                  <w:sz w:val="18"/>
                  <w:szCs w:val="18"/>
                </w:rPr>
                <w:t>erver</w:t>
              </w:r>
            </w:ins>
            <w:r w:rsidRPr="00A527F0">
              <w:rPr>
                <w:rFonts w:eastAsia="Times New Roman" w:cs="Arial"/>
                <w:i/>
                <w:sz w:val="18"/>
                <w:szCs w:val="18"/>
              </w:rPr>
              <w:t xml:space="preserve"> Certificate file is missin</w:t>
            </w:r>
            <w:r w:rsidRPr="00DB1913">
              <w:rPr>
                <w:rFonts w:eastAsia="Times New Roman" w:cs="Arial"/>
                <w:i/>
                <w:sz w:val="18"/>
                <w:szCs w:val="18"/>
              </w:rPr>
              <w:t xml:space="preserve">g. A valid certificate can be obtained from </w:t>
            </w:r>
            <w:del w:id="4222" w:author="jonathan pritchard" w:date="2024-11-21T10:40:00Z" w16du:dateUtc="2024-11-21T10:40:00Z">
              <w:r w:rsidRPr="00DB1913" w:rsidDel="00F20F26">
                <w:rPr>
                  <w:rFonts w:eastAsia="Times New Roman" w:cs="Arial"/>
                  <w:i/>
                  <w:sz w:val="18"/>
                  <w:szCs w:val="18"/>
                </w:rPr>
                <w:delText xml:space="preserve">the IHO website or </w:delText>
              </w:r>
            </w:del>
            <w:r w:rsidRPr="00DB1913">
              <w:rPr>
                <w:rFonts w:eastAsia="Times New Roman" w:cs="Arial"/>
                <w:i/>
                <w:sz w:val="18"/>
                <w:szCs w:val="18"/>
              </w:rPr>
              <w:t>your data supplier”</w:t>
            </w:r>
          </w:p>
        </w:tc>
      </w:tr>
      <w:tr w:rsidR="00647AF8" w:rsidRPr="00A527F0" w14:paraId="664267CA" w14:textId="77777777" w:rsidTr="00CC4796">
        <w:tc>
          <w:tcPr>
            <w:tcW w:w="1200" w:type="dxa"/>
            <w:vAlign w:val="center"/>
            <w:tcPrChange w:id="4223" w:author="jon pritchard" w:date="2024-11-27T23:21:00Z" w16du:dateUtc="2024-11-27T22:21:00Z">
              <w:tcPr>
                <w:tcW w:w="1200" w:type="dxa"/>
                <w:vAlign w:val="center"/>
              </w:tcPr>
            </w:tcPrChange>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Change w:id="4224" w:author="jon pritchard" w:date="2024-11-27T23:21:00Z" w16du:dateUtc="2024-11-27T22:21:00Z">
              <w:tcPr>
                <w:tcW w:w="9006" w:type="dxa"/>
                <w:gridSpan w:val="2"/>
                <w:vAlign w:val="center"/>
              </w:tcPr>
            </w:tcPrChange>
          </w:tcPr>
          <w:p w14:paraId="1146DABE" w14:textId="77777777" w:rsidR="00647AF8" w:rsidRPr="00953D68" w:rsidRDefault="00647AF8" w:rsidP="00637E6A">
            <w:pPr>
              <w:spacing w:before="60" w:after="60" w:line="240" w:lineRule="auto"/>
              <w:rPr>
                <w:rFonts w:eastAsia="Times New Roman" w:cs="Arial"/>
                <w:iCs/>
                <w:color w:val="000000"/>
                <w:sz w:val="18"/>
                <w:szCs w:val="18"/>
                <w:rPrChange w:id="4225" w:author="jonathan pritchard" w:date="2024-11-20T11:02:00Z" w16du:dateUtc="2024-11-20T11:02:00Z">
                  <w:rPr>
                    <w:rFonts w:eastAsia="Times New Roman" w:cs="Arial"/>
                    <w:i/>
                    <w:color w:val="000000"/>
                    <w:sz w:val="18"/>
                    <w:szCs w:val="18"/>
                  </w:rPr>
                </w:rPrChange>
              </w:rPr>
            </w:pPr>
            <w:r w:rsidRPr="00953D68">
              <w:rPr>
                <w:rFonts w:eastAsia="Times New Roman" w:cs="Arial"/>
                <w:iCs/>
                <w:color w:val="000000"/>
                <w:sz w:val="18"/>
                <w:szCs w:val="18"/>
                <w:rPrChange w:id="4226" w:author="jonathan pritchard" w:date="2024-11-20T11:02:00Z" w16du:dateUtc="2024-11-20T11:02:00Z">
                  <w:rPr>
                    <w:rFonts w:eastAsia="Times New Roman" w:cs="Arial"/>
                    <w:i/>
                    <w:color w:val="000000"/>
                    <w:sz w:val="18"/>
                    <w:szCs w:val="18"/>
                  </w:rPr>
                </w:rPrChange>
              </w:rPr>
              <w:t>SA Digital Certificate (X509) file incorrect format. A valid certificate can be obtained from the IHO website or your data supplier</w:t>
            </w:r>
          </w:p>
        </w:tc>
      </w:tr>
      <w:tr w:rsidR="00647AF8" w:rsidRPr="00A527F0" w14:paraId="2BC3ED3F" w14:textId="77777777" w:rsidTr="00CC4796">
        <w:tc>
          <w:tcPr>
            <w:tcW w:w="1200" w:type="dxa"/>
            <w:vAlign w:val="center"/>
            <w:tcPrChange w:id="4227" w:author="jon pritchard" w:date="2024-11-27T23:21:00Z" w16du:dateUtc="2024-11-27T22:21:00Z">
              <w:tcPr>
                <w:tcW w:w="1200" w:type="dxa"/>
                <w:vAlign w:val="center"/>
              </w:tcPr>
            </w:tcPrChange>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Change w:id="4228" w:author="jon pritchard" w:date="2024-11-27T23:21:00Z" w16du:dateUtc="2024-11-27T22:21:00Z">
              <w:tcPr>
                <w:tcW w:w="9006" w:type="dxa"/>
                <w:gridSpan w:val="2"/>
                <w:vAlign w:val="center"/>
              </w:tcPr>
            </w:tcPrChange>
          </w:tcPr>
          <w:p w14:paraId="0B5089D2" w14:textId="77777777" w:rsidR="00647AF8" w:rsidRPr="00953D68" w:rsidRDefault="00647AF8" w:rsidP="00637E6A">
            <w:pPr>
              <w:spacing w:before="60" w:after="60" w:line="240" w:lineRule="auto"/>
              <w:rPr>
                <w:rFonts w:eastAsia="Times New Roman" w:cs="Arial"/>
                <w:iCs/>
                <w:sz w:val="18"/>
                <w:szCs w:val="18"/>
                <w:rPrChange w:id="4229"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30" w:author="jonathan pritchard" w:date="2024-11-20T11:02:00Z" w16du:dateUtc="2024-11-20T11:02:00Z">
                  <w:rPr>
                    <w:rFonts w:eastAsia="Times New Roman" w:cs="Arial"/>
                    <w:i/>
                    <w:sz w:val="18"/>
                    <w:szCs w:val="18"/>
                  </w:rPr>
                </w:rPrChange>
              </w:rPr>
              <w:t>Dataset  Resource Digital Signature is invalid</w:t>
            </w:r>
          </w:p>
        </w:tc>
      </w:tr>
      <w:tr w:rsidR="00647AF8" w:rsidRPr="00A527F0" w14:paraId="4BA355E6" w14:textId="77777777" w:rsidTr="00CC4796">
        <w:tc>
          <w:tcPr>
            <w:tcW w:w="1200" w:type="dxa"/>
            <w:vAlign w:val="center"/>
            <w:tcPrChange w:id="4231" w:author="jon pritchard" w:date="2024-11-27T23:21:00Z" w16du:dateUtc="2024-11-27T22:21:00Z">
              <w:tcPr>
                <w:tcW w:w="1200" w:type="dxa"/>
                <w:vAlign w:val="center"/>
              </w:tcPr>
            </w:tcPrChange>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Change w:id="4232" w:author="jon pritchard" w:date="2024-11-27T23:21:00Z" w16du:dateUtc="2024-11-27T22:21:00Z">
              <w:tcPr>
                <w:tcW w:w="9006" w:type="dxa"/>
                <w:gridSpan w:val="2"/>
                <w:vAlign w:val="center"/>
              </w:tcPr>
            </w:tcPrChange>
          </w:tcPr>
          <w:p w14:paraId="12BBD9E8" w14:textId="77777777" w:rsidR="00647AF8" w:rsidRPr="00953D68" w:rsidRDefault="00647AF8" w:rsidP="00637E6A">
            <w:pPr>
              <w:spacing w:before="60" w:after="60" w:line="240" w:lineRule="auto"/>
              <w:rPr>
                <w:rFonts w:eastAsia="Times New Roman" w:cs="Arial"/>
                <w:iCs/>
                <w:sz w:val="18"/>
                <w:szCs w:val="18"/>
                <w:rPrChange w:id="4233"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34" w:author="jonathan pritchard" w:date="2024-11-20T11:02:00Z" w16du:dateUtc="2024-11-20T11:02:00Z">
                  <w:rPr>
                    <w:rFonts w:eastAsia="Times New Roman" w:cs="Arial"/>
                    <w:i/>
                    <w:sz w:val="18"/>
                    <w:szCs w:val="18"/>
                  </w:rPr>
                </w:rPrChange>
              </w:rPr>
              <w:t>Dataset Permits not available for this Data Server. Contact your data supplier to obtain the correct permits.</w:t>
            </w:r>
          </w:p>
        </w:tc>
      </w:tr>
      <w:tr w:rsidR="00647AF8" w:rsidRPr="00A527F0" w14:paraId="52998420" w14:textId="77777777" w:rsidTr="00CC4796">
        <w:tc>
          <w:tcPr>
            <w:tcW w:w="1200" w:type="dxa"/>
            <w:vAlign w:val="center"/>
            <w:tcPrChange w:id="4235" w:author="jon pritchard" w:date="2024-11-27T23:21:00Z" w16du:dateUtc="2024-11-27T22:21:00Z">
              <w:tcPr>
                <w:tcW w:w="1200" w:type="dxa"/>
                <w:vAlign w:val="center"/>
              </w:tcPr>
            </w:tcPrChange>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Change w:id="4236" w:author="jon pritchard" w:date="2024-11-27T23:21:00Z" w16du:dateUtc="2024-11-27T22:21:00Z">
              <w:tcPr>
                <w:tcW w:w="9006" w:type="dxa"/>
                <w:gridSpan w:val="2"/>
                <w:vAlign w:val="center"/>
              </w:tcPr>
            </w:tcPrChange>
          </w:tcPr>
          <w:p w14:paraId="650381DA" w14:textId="351B1EC0" w:rsidR="00647AF8" w:rsidRPr="00953D68" w:rsidRDefault="00647AF8" w:rsidP="00637E6A">
            <w:pPr>
              <w:spacing w:before="60" w:after="60" w:line="240" w:lineRule="auto"/>
              <w:rPr>
                <w:rFonts w:eastAsia="Times New Roman" w:cs="Arial"/>
                <w:iCs/>
                <w:sz w:val="18"/>
                <w:szCs w:val="18"/>
                <w:rPrChange w:id="4237"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38" w:author="jonathan pritchard" w:date="2024-11-20T11:03:00Z" w16du:dateUtc="2024-11-20T11:03:00Z">
                  <w:rPr>
                    <w:rFonts w:eastAsia="Times New Roman" w:cs="Arial"/>
                    <w:i/>
                    <w:sz w:val="18"/>
                    <w:szCs w:val="18"/>
                  </w:rPr>
                </w:rPrChange>
              </w:rPr>
              <w:t>Dataset Permit</w:t>
            </w:r>
            <w:r w:rsidR="00637E6A" w:rsidRPr="00953D68">
              <w:rPr>
                <w:rFonts w:eastAsia="Times New Roman" w:cs="Arial"/>
                <w:iCs/>
                <w:sz w:val="18"/>
                <w:szCs w:val="18"/>
                <w:rPrChange w:id="4239" w:author="jonathan pritchard" w:date="2024-11-20T11:03:00Z" w16du:dateUtc="2024-11-20T11:03:00Z">
                  <w:rPr>
                    <w:rFonts w:eastAsia="Times New Roman" w:cs="Arial"/>
                    <w:i/>
                    <w:sz w:val="18"/>
                    <w:szCs w:val="18"/>
                  </w:rPr>
                </w:rPrChange>
              </w:rPr>
              <w:t xml:space="preserve"> </w:t>
            </w:r>
            <w:r w:rsidRPr="00953D68">
              <w:rPr>
                <w:rFonts w:eastAsia="Times New Roman" w:cs="Arial"/>
                <w:iCs/>
                <w:sz w:val="18"/>
                <w:szCs w:val="18"/>
                <w:rPrChange w:id="4240" w:author="jonathan pritchard" w:date="2024-11-20T11:03:00Z" w16du:dateUtc="2024-11-20T11:03:00Z">
                  <w:rPr>
                    <w:rFonts w:eastAsia="Times New Roman" w:cs="Arial"/>
                    <w:i/>
                    <w:sz w:val="18"/>
                    <w:szCs w:val="18"/>
                  </w:rPr>
                </w:rPrChange>
              </w:rPr>
              <w:t>not found. Load the permit file provided by the data supplier.</w:t>
            </w:r>
          </w:p>
        </w:tc>
      </w:tr>
      <w:tr w:rsidR="00647AF8" w:rsidRPr="00A527F0" w:rsidDel="00DB1913" w14:paraId="5DD0BA08" w14:textId="61A10DD4" w:rsidTr="00CC4796">
        <w:trPr>
          <w:del w:id="4241" w:author="jonathan pritchard" w:date="2025-01-24T17:31:00Z"/>
        </w:trPr>
        <w:tc>
          <w:tcPr>
            <w:tcW w:w="1200" w:type="dxa"/>
            <w:vAlign w:val="center"/>
            <w:tcPrChange w:id="4242" w:author="jon pritchard" w:date="2024-11-27T23:21:00Z" w16du:dateUtc="2024-11-27T22:21:00Z">
              <w:tcPr>
                <w:tcW w:w="1200" w:type="dxa"/>
                <w:vAlign w:val="center"/>
              </w:tcPr>
            </w:tcPrChange>
          </w:tcPr>
          <w:p w14:paraId="666EAA19" w14:textId="562314E0" w:rsidR="00647AF8" w:rsidRPr="00A527F0" w:rsidDel="00DB1913" w:rsidRDefault="00647AF8" w:rsidP="00637E6A">
            <w:pPr>
              <w:spacing w:before="60" w:after="60" w:line="240" w:lineRule="auto"/>
              <w:rPr>
                <w:del w:id="4243" w:author="jonathan pritchard" w:date="2025-01-24T17:31:00Z" w16du:dateUtc="2025-01-24T17:31:00Z"/>
                <w:rFonts w:eastAsia="Times New Roman" w:cs="Arial"/>
                <w:b/>
                <w:strike/>
                <w:sz w:val="18"/>
                <w:szCs w:val="18"/>
              </w:rPr>
            </w:pPr>
            <w:del w:id="4244" w:author="jonathan pritchard" w:date="2025-01-24T17:31:00Z" w16du:dateUtc="2025-01-24T17:31:00Z">
              <w:r w:rsidRPr="00A527F0" w:rsidDel="00DB1913">
                <w:rPr>
                  <w:rFonts w:eastAsia="Times New Roman" w:cs="Arial"/>
                  <w:b/>
                  <w:strike/>
                  <w:sz w:val="18"/>
                  <w:szCs w:val="18"/>
                </w:rPr>
                <w:delText>SSE 112</w:delText>
              </w:r>
            </w:del>
          </w:p>
        </w:tc>
        <w:tc>
          <w:tcPr>
            <w:tcW w:w="7759" w:type="dxa"/>
            <w:vAlign w:val="center"/>
            <w:tcPrChange w:id="4245" w:author="jon pritchard" w:date="2024-11-27T23:21:00Z" w16du:dateUtc="2024-11-27T22:21:00Z">
              <w:tcPr>
                <w:tcW w:w="9006" w:type="dxa"/>
                <w:gridSpan w:val="2"/>
                <w:vAlign w:val="center"/>
              </w:tcPr>
            </w:tcPrChange>
          </w:tcPr>
          <w:p w14:paraId="3E805F31" w14:textId="2D9253AE" w:rsidR="00647AF8" w:rsidRPr="00A527F0" w:rsidDel="00DB1913" w:rsidRDefault="00647AF8" w:rsidP="00637E6A">
            <w:pPr>
              <w:spacing w:before="60" w:after="60" w:line="240" w:lineRule="auto"/>
              <w:rPr>
                <w:del w:id="4246" w:author="jonathan pritchard" w:date="2025-01-24T17:31:00Z" w16du:dateUtc="2025-01-24T17:31:00Z"/>
                <w:rFonts w:eastAsia="Times New Roman" w:cs="Arial"/>
                <w:i/>
                <w:strike/>
                <w:sz w:val="18"/>
                <w:szCs w:val="18"/>
              </w:rPr>
            </w:pPr>
            <w:commentRangeStart w:id="4247"/>
            <w:del w:id="4248" w:author="jonathan pritchard" w:date="2025-01-24T17:31:00Z" w16du:dateUtc="2025-01-24T17:31:00Z">
              <w:r w:rsidRPr="00A527F0" w:rsidDel="00DB1913">
                <w:rPr>
                  <w:rFonts w:eastAsia="Times New Roman" w:cs="Arial"/>
                  <w:i/>
                  <w:strike/>
                  <w:sz w:val="18"/>
                  <w:szCs w:val="18"/>
                </w:rPr>
                <w:delText>Dataset Permit format is incorrect. Contact your data supplier and obtain a new permit file.</w:delText>
              </w:r>
              <w:commentRangeEnd w:id="4247"/>
              <w:r w:rsidR="00953D68" w:rsidDel="00DB1913">
                <w:rPr>
                  <w:rStyle w:val="CommentReference"/>
                </w:rPr>
                <w:commentReference w:id="4247"/>
              </w:r>
            </w:del>
          </w:p>
        </w:tc>
      </w:tr>
      <w:tr w:rsidR="00647AF8" w:rsidRPr="00A527F0" w14:paraId="39037167" w14:textId="77777777" w:rsidTr="00CC4796">
        <w:tc>
          <w:tcPr>
            <w:tcW w:w="1200" w:type="dxa"/>
            <w:vAlign w:val="center"/>
            <w:tcPrChange w:id="4249" w:author="jon pritchard" w:date="2024-11-27T23:21:00Z" w16du:dateUtc="2024-11-27T22:21:00Z">
              <w:tcPr>
                <w:tcW w:w="1200" w:type="dxa"/>
                <w:vAlign w:val="center"/>
              </w:tcPr>
            </w:tcPrChange>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Change w:id="4250" w:author="jon pritchard" w:date="2024-11-27T23:21:00Z" w16du:dateUtc="2024-11-27T22:21:00Z">
              <w:tcPr>
                <w:tcW w:w="9006" w:type="dxa"/>
                <w:gridSpan w:val="2"/>
                <w:vAlign w:val="center"/>
              </w:tcPr>
            </w:tcPrChange>
          </w:tcPr>
          <w:p w14:paraId="12393DC5" w14:textId="6840F960" w:rsidR="00647AF8" w:rsidRPr="00953D68" w:rsidRDefault="00647AF8" w:rsidP="00637E6A">
            <w:pPr>
              <w:spacing w:before="60" w:after="60" w:line="240" w:lineRule="auto"/>
              <w:rPr>
                <w:rFonts w:eastAsia="Times New Roman" w:cs="Arial"/>
                <w:iCs/>
                <w:sz w:val="18"/>
                <w:szCs w:val="18"/>
                <w:rPrChange w:id="425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52"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4253" w:author="jonathan pritchard" w:date="2024-11-20T11:03:00Z" w16du:dateUtc="2024-11-20T11:03:00Z">
                  <w:rPr>
                    <w:rFonts w:eastAsia="Times New Roman" w:cs="Arial"/>
                    <w:i/>
                  </w:rPr>
                </w:rPrChange>
              </w:rPr>
              <w:t xml:space="preserve">Permit is invalid (checksum is incorrect) or the </w:t>
            </w:r>
            <w:r w:rsidRPr="00953D68">
              <w:rPr>
                <w:rFonts w:eastAsia="Times New Roman" w:cs="Arial"/>
                <w:iCs/>
                <w:sz w:val="18"/>
                <w:szCs w:val="18"/>
                <w:rPrChange w:id="4254"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4255" w:author="jonathan pritchard" w:date="2024-11-20T11:03:00Z" w16du:dateUtc="2024-11-20T11:03:00Z">
                  <w:rPr>
                    <w:rFonts w:eastAsia="Times New Roman" w:cs="Arial"/>
                    <w:i/>
                  </w:rPr>
                </w:rPrChange>
              </w:rPr>
              <w:t>Permit is for a different system”</w:t>
            </w:r>
            <w:del w:id="4256" w:author="jonathan pritchard" w:date="2024-10-14T00:49:00Z" w16du:dateUtc="2024-10-13T23:49:00Z">
              <w:r w:rsidRPr="00953D68" w:rsidDel="008972A2">
                <w:rPr>
                  <w:rFonts w:eastAsia="Times New Roman" w:cs="Arial"/>
                  <w:iCs/>
                  <w:rPrChange w:id="4257" w:author="jonathan pritchard" w:date="2024-11-20T11:03:00Z" w16du:dateUtc="2024-11-20T11:03:00Z">
                    <w:rPr>
                      <w:rFonts w:eastAsia="Times New Roman" w:cs="Arial"/>
                      <w:i/>
                    </w:rPr>
                  </w:rPrChange>
                </w:rPr>
                <w:delText xml:space="preserve">. </w:delText>
              </w:r>
              <w:r w:rsidRPr="00953D68" w:rsidDel="008972A2">
                <w:rPr>
                  <w:rFonts w:eastAsia="Times New Roman" w:cs="Arial"/>
                  <w:iCs/>
                  <w:sz w:val="18"/>
                  <w:szCs w:val="18"/>
                  <w:rPrChange w:id="4258" w:author="jonathan pritchard" w:date="2024-11-20T11:03:00Z" w16du:dateUtc="2024-11-20T11:03:00Z">
                    <w:rPr>
                      <w:rFonts w:eastAsia="Times New Roman" w:cs="Arial"/>
                      <w:i/>
                      <w:sz w:val="18"/>
                      <w:szCs w:val="18"/>
                    </w:rPr>
                  </w:rPrChange>
                </w:rPr>
                <w:delText xml:space="preserve"> </w:delText>
              </w:r>
            </w:del>
            <w:ins w:id="4259" w:author="jonathan pritchard" w:date="2024-10-14T00:49:00Z" w16du:dateUtc="2024-10-13T23:49:00Z">
              <w:r w:rsidR="008972A2" w:rsidRPr="00953D68">
                <w:rPr>
                  <w:rFonts w:eastAsia="Times New Roman" w:cs="Arial"/>
                  <w:iCs/>
                  <w:rPrChange w:id="4260" w:author="jonathan pritchard" w:date="2024-11-20T11:03:00Z" w16du:dateUtc="2024-11-20T11:03:00Z">
                    <w:rPr>
                      <w:rFonts w:eastAsia="Times New Roman" w:cs="Arial"/>
                      <w:i/>
                    </w:rPr>
                  </w:rPrChange>
                </w:rPr>
                <w:t xml:space="preserve"> </w:t>
              </w:r>
            </w:ins>
            <w:r w:rsidRPr="00953D68">
              <w:rPr>
                <w:rFonts w:eastAsia="Times New Roman" w:cs="Arial"/>
                <w:iCs/>
                <w:sz w:val="18"/>
                <w:szCs w:val="18"/>
                <w:rPrChange w:id="4261" w:author="jonathan pritchard" w:date="2024-11-20T11:03:00Z" w16du:dateUtc="2024-11-20T11:03:00Z">
                  <w:rPr>
                    <w:rFonts w:eastAsia="Times New Roman" w:cs="Arial"/>
                    <w:i/>
                    <w:sz w:val="18"/>
                    <w:szCs w:val="18"/>
                  </w:rPr>
                </w:rPrChange>
              </w:rPr>
              <w:t>Contact your data supplier and obtain a new or valid permit file.</w:t>
            </w:r>
          </w:p>
        </w:tc>
      </w:tr>
      <w:tr w:rsidR="00647AF8" w:rsidRPr="00A527F0" w14:paraId="0F03F763" w14:textId="77777777" w:rsidTr="00CC4796">
        <w:tc>
          <w:tcPr>
            <w:tcW w:w="1200" w:type="dxa"/>
            <w:vAlign w:val="center"/>
            <w:tcPrChange w:id="4262" w:author="jon pritchard" w:date="2024-11-27T23:21:00Z" w16du:dateUtc="2024-11-27T22:21:00Z">
              <w:tcPr>
                <w:tcW w:w="1200" w:type="dxa"/>
                <w:vAlign w:val="center"/>
              </w:tcPr>
            </w:tcPrChange>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Change w:id="4263" w:author="jon pritchard" w:date="2024-11-27T23:21:00Z" w16du:dateUtc="2024-11-27T22:21:00Z">
              <w:tcPr>
                <w:tcW w:w="9006" w:type="dxa"/>
                <w:gridSpan w:val="2"/>
                <w:vAlign w:val="center"/>
              </w:tcPr>
            </w:tcPrChange>
          </w:tcPr>
          <w:p w14:paraId="44767219" w14:textId="77777777" w:rsidR="00647AF8" w:rsidRPr="00953D68" w:rsidRDefault="00647AF8" w:rsidP="00637E6A">
            <w:pPr>
              <w:spacing w:before="60" w:after="60" w:line="240" w:lineRule="auto"/>
              <w:rPr>
                <w:rFonts w:eastAsia="Times New Roman" w:cs="Arial"/>
                <w:iCs/>
                <w:sz w:val="18"/>
                <w:szCs w:val="18"/>
                <w:rPrChange w:id="4264"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65" w:author="jonathan pritchard" w:date="2024-11-20T11:03:00Z" w16du:dateUtc="2024-11-20T11:03:00Z">
                  <w:rPr>
                    <w:rFonts w:eastAsia="Times New Roman" w:cs="Arial"/>
                    <w:i/>
                    <w:sz w:val="18"/>
                    <w:szCs w:val="18"/>
                  </w:rPr>
                </w:rPrChange>
              </w:rPr>
              <w:t>Incorrect system date, check that the computer clock (if accessible) is set correctly or contact your system supplier.</w:t>
            </w:r>
          </w:p>
        </w:tc>
      </w:tr>
      <w:tr w:rsidR="00647AF8" w:rsidRPr="00A527F0" w14:paraId="40256AFC" w14:textId="77777777" w:rsidTr="00CC4796">
        <w:tc>
          <w:tcPr>
            <w:tcW w:w="1200" w:type="dxa"/>
            <w:vAlign w:val="center"/>
            <w:tcPrChange w:id="4266" w:author="jon pritchard" w:date="2024-11-27T23:21:00Z" w16du:dateUtc="2024-11-27T22:21:00Z">
              <w:tcPr>
                <w:tcW w:w="1200" w:type="dxa"/>
                <w:vAlign w:val="center"/>
              </w:tcPr>
            </w:tcPrChange>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Change w:id="4267" w:author="jon pritchard" w:date="2024-11-27T23:21:00Z" w16du:dateUtc="2024-11-27T22:21:00Z">
              <w:tcPr>
                <w:tcW w:w="9006" w:type="dxa"/>
                <w:gridSpan w:val="2"/>
                <w:vAlign w:val="center"/>
              </w:tcPr>
            </w:tcPrChange>
          </w:tcPr>
          <w:p w14:paraId="09DB6103" w14:textId="77777777" w:rsidR="00647AF8" w:rsidRPr="00953D68" w:rsidRDefault="00647AF8" w:rsidP="00637E6A">
            <w:pPr>
              <w:spacing w:before="60" w:after="60" w:line="240" w:lineRule="auto"/>
              <w:rPr>
                <w:rFonts w:eastAsia="Times New Roman" w:cs="Arial"/>
                <w:iCs/>
                <w:sz w:val="18"/>
                <w:szCs w:val="18"/>
                <w:rPrChange w:id="426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69" w:author="jonathan pritchard" w:date="2024-11-20T11:03:00Z" w16du:dateUtc="2024-11-20T11:03:00Z">
                  <w:rPr>
                    <w:rFonts w:eastAsia="Times New Roman" w:cs="Arial"/>
                    <w:i/>
                    <w:sz w:val="18"/>
                    <w:szCs w:val="18"/>
                  </w:rPr>
                </w:rPrChange>
              </w:rPr>
              <w:t>Subscription service has expired. Please contact your data supplier to renew the subscription licence</w:t>
            </w:r>
          </w:p>
        </w:tc>
      </w:tr>
      <w:tr w:rsidR="00647AF8" w:rsidRPr="00A527F0" w:rsidDel="00DB1913" w14:paraId="6FB77981" w14:textId="70090002" w:rsidTr="00CC4796">
        <w:trPr>
          <w:del w:id="4270" w:author="jonathan pritchard" w:date="2025-01-24T17:31:00Z"/>
        </w:trPr>
        <w:tc>
          <w:tcPr>
            <w:tcW w:w="1200" w:type="dxa"/>
            <w:vAlign w:val="center"/>
            <w:tcPrChange w:id="4271" w:author="jon pritchard" w:date="2024-11-27T23:21:00Z" w16du:dateUtc="2024-11-27T22:21:00Z">
              <w:tcPr>
                <w:tcW w:w="1200" w:type="dxa"/>
                <w:vAlign w:val="center"/>
              </w:tcPr>
            </w:tcPrChange>
          </w:tcPr>
          <w:p w14:paraId="7686168B" w14:textId="0BD00EBD" w:rsidR="00647AF8" w:rsidRPr="00A527F0" w:rsidDel="00DB1913" w:rsidRDefault="00647AF8" w:rsidP="00637E6A">
            <w:pPr>
              <w:spacing w:before="60" w:after="60" w:line="240" w:lineRule="auto"/>
              <w:rPr>
                <w:del w:id="4272" w:author="jonathan pritchard" w:date="2025-01-24T17:31:00Z" w16du:dateUtc="2025-01-24T17:31:00Z"/>
                <w:rFonts w:eastAsia="Times New Roman" w:cs="Arial"/>
                <w:b/>
                <w:strike/>
                <w:sz w:val="18"/>
                <w:szCs w:val="18"/>
              </w:rPr>
            </w:pPr>
            <w:del w:id="4273" w:author="jonathan pritchard" w:date="2025-01-24T17:31:00Z" w16du:dateUtc="2025-01-24T17:31:00Z">
              <w:r w:rsidRPr="00A527F0" w:rsidDel="00DB1913">
                <w:rPr>
                  <w:rFonts w:eastAsia="Times New Roman" w:cs="Arial"/>
                  <w:b/>
                  <w:strike/>
                  <w:sz w:val="18"/>
                  <w:szCs w:val="18"/>
                </w:rPr>
                <w:delText>SSE 116</w:delText>
              </w:r>
            </w:del>
          </w:p>
        </w:tc>
        <w:tc>
          <w:tcPr>
            <w:tcW w:w="7759" w:type="dxa"/>
            <w:vAlign w:val="center"/>
            <w:tcPrChange w:id="4274" w:author="jon pritchard" w:date="2024-11-27T23:21:00Z" w16du:dateUtc="2024-11-27T22:21:00Z">
              <w:tcPr>
                <w:tcW w:w="9006" w:type="dxa"/>
                <w:gridSpan w:val="2"/>
                <w:vAlign w:val="center"/>
              </w:tcPr>
            </w:tcPrChange>
          </w:tcPr>
          <w:p w14:paraId="111BB9E6" w14:textId="627CFD29" w:rsidR="00647AF8" w:rsidRPr="00A527F0" w:rsidDel="00DB1913" w:rsidRDefault="00647AF8" w:rsidP="00637E6A">
            <w:pPr>
              <w:spacing w:before="60" w:after="60" w:line="240" w:lineRule="auto"/>
              <w:rPr>
                <w:del w:id="4275" w:author="jonathan pritchard" w:date="2025-01-24T17:31:00Z" w16du:dateUtc="2025-01-24T17:31:00Z"/>
                <w:rFonts w:eastAsia="Times New Roman" w:cs="Arial"/>
                <w:i/>
                <w:strike/>
                <w:sz w:val="18"/>
                <w:szCs w:val="18"/>
              </w:rPr>
            </w:pPr>
            <w:del w:id="4276" w:author="jonathan pritchard" w:date="2025-01-24T17:31:00Z" w16du:dateUtc="2025-01-24T17:31:00Z">
              <w:r w:rsidRPr="00A527F0" w:rsidDel="00DB1913">
                <w:rPr>
                  <w:rFonts w:eastAsia="Times New Roman" w:cs="Arial"/>
                  <w:i/>
                  <w:strike/>
                  <w:sz w:val="18"/>
                  <w:szCs w:val="18"/>
                </w:rPr>
                <w:delText>ENC CRC value is incorrect. Contact your data supplier as ENC(s) may be corrupted or missing data.</w:delText>
              </w:r>
            </w:del>
          </w:p>
        </w:tc>
      </w:tr>
      <w:tr w:rsidR="00647AF8" w:rsidRPr="00A527F0" w14:paraId="2FC0A084" w14:textId="77777777" w:rsidTr="00CC4796">
        <w:tc>
          <w:tcPr>
            <w:tcW w:w="1200" w:type="dxa"/>
            <w:vAlign w:val="center"/>
            <w:tcPrChange w:id="4277" w:author="jon pritchard" w:date="2024-11-27T23:21:00Z" w16du:dateUtc="2024-11-27T22:21:00Z">
              <w:tcPr>
                <w:tcW w:w="1200" w:type="dxa"/>
                <w:vAlign w:val="center"/>
              </w:tcPr>
            </w:tcPrChange>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Change w:id="4278" w:author="jon pritchard" w:date="2024-11-27T23:21:00Z" w16du:dateUtc="2024-11-27T22:21:00Z">
              <w:tcPr>
                <w:tcW w:w="9006" w:type="dxa"/>
                <w:gridSpan w:val="2"/>
                <w:vAlign w:val="center"/>
              </w:tcPr>
            </w:tcPrChange>
          </w:tcPr>
          <w:p w14:paraId="32317E22" w14:textId="77777777" w:rsidR="00647AF8" w:rsidRPr="00953D68" w:rsidRDefault="00647AF8" w:rsidP="00637E6A">
            <w:pPr>
              <w:spacing w:before="60" w:after="60" w:line="240" w:lineRule="auto"/>
              <w:rPr>
                <w:rFonts w:eastAsia="Times New Roman" w:cs="Arial"/>
                <w:iCs/>
                <w:sz w:val="18"/>
                <w:szCs w:val="18"/>
                <w:rPrChange w:id="4279"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80" w:author="jonathan pritchard" w:date="2024-11-20T11:03:00Z" w16du:dateUtc="2024-11-20T11:03:00Z">
                  <w:rPr>
                    <w:rFonts w:eastAsia="Times New Roman" w:cs="Arial"/>
                    <w:i/>
                    <w:sz w:val="18"/>
                    <w:szCs w:val="18"/>
                  </w:rPr>
                </w:rPrChange>
              </w:rPr>
              <w:t>User Permit is invalid (checksum is incorrect). Check that the correct hardware device (dongle) is connected or contact your system supplier to obtain a valid User Permit.</w:t>
            </w:r>
          </w:p>
        </w:tc>
      </w:tr>
      <w:tr w:rsidR="00647AF8" w:rsidRPr="00A527F0" w14:paraId="5F071C7B" w14:textId="77777777" w:rsidTr="00CC4796">
        <w:tc>
          <w:tcPr>
            <w:tcW w:w="1200" w:type="dxa"/>
            <w:vAlign w:val="center"/>
            <w:tcPrChange w:id="4281" w:author="jon pritchard" w:date="2024-11-27T23:21:00Z" w16du:dateUtc="2024-11-27T22:21:00Z">
              <w:tcPr>
                <w:tcW w:w="1200" w:type="dxa"/>
                <w:vAlign w:val="center"/>
              </w:tcPr>
            </w:tcPrChange>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Change w:id="4282" w:author="jon pritchard" w:date="2024-11-27T23:21:00Z" w16du:dateUtc="2024-11-27T22:21:00Z">
              <w:tcPr>
                <w:tcW w:w="9006" w:type="dxa"/>
                <w:gridSpan w:val="2"/>
                <w:vAlign w:val="center"/>
              </w:tcPr>
            </w:tcPrChange>
          </w:tcPr>
          <w:p w14:paraId="5EC5A2E5" w14:textId="77777777" w:rsidR="00647AF8" w:rsidRPr="00953D68" w:rsidRDefault="00647AF8" w:rsidP="00637E6A">
            <w:pPr>
              <w:spacing w:before="60" w:after="60" w:line="240" w:lineRule="auto"/>
              <w:rPr>
                <w:rFonts w:eastAsia="Times New Roman" w:cs="Arial"/>
                <w:iCs/>
                <w:sz w:val="18"/>
                <w:szCs w:val="18"/>
                <w:rPrChange w:id="4283"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84" w:author="jonathan pritchard" w:date="2024-11-20T11:03:00Z" w16du:dateUtc="2024-11-20T11:03:00Z">
                  <w:rPr>
                    <w:rFonts w:eastAsia="Times New Roman" w:cs="Arial"/>
                    <w:i/>
                    <w:sz w:val="18"/>
                    <w:szCs w:val="18"/>
                  </w:rPr>
                </w:rPrChange>
              </w:rPr>
              <w:t>HW_ID has incorrect format</w:t>
            </w:r>
          </w:p>
        </w:tc>
      </w:tr>
      <w:tr w:rsidR="00647AF8" w:rsidRPr="00A527F0" w:rsidDel="00DB1913" w14:paraId="3B24A439" w14:textId="66A72E93" w:rsidTr="00CC4796">
        <w:trPr>
          <w:del w:id="4285" w:author="jonathan pritchard" w:date="2025-01-24T17:31:00Z"/>
        </w:trPr>
        <w:tc>
          <w:tcPr>
            <w:tcW w:w="1200" w:type="dxa"/>
            <w:vAlign w:val="center"/>
            <w:tcPrChange w:id="4286" w:author="jon pritchard" w:date="2024-11-27T23:21:00Z" w16du:dateUtc="2024-11-27T22:21:00Z">
              <w:tcPr>
                <w:tcW w:w="1200" w:type="dxa"/>
                <w:vAlign w:val="center"/>
              </w:tcPr>
            </w:tcPrChange>
          </w:tcPr>
          <w:p w14:paraId="2EDC8D1A" w14:textId="7C2EC693" w:rsidR="00647AF8" w:rsidRPr="00A527F0" w:rsidDel="00DB1913" w:rsidRDefault="00647AF8" w:rsidP="00637E6A">
            <w:pPr>
              <w:spacing w:before="60" w:after="60" w:line="240" w:lineRule="auto"/>
              <w:rPr>
                <w:del w:id="4287" w:author="jonathan pritchard" w:date="2025-01-24T17:31:00Z" w16du:dateUtc="2025-01-24T17:31:00Z"/>
                <w:rFonts w:eastAsia="Times New Roman" w:cs="Arial"/>
                <w:b/>
                <w:strike/>
                <w:sz w:val="18"/>
                <w:szCs w:val="18"/>
              </w:rPr>
            </w:pPr>
            <w:del w:id="4288" w:author="jonathan pritchard" w:date="2025-01-24T17:31:00Z" w16du:dateUtc="2025-01-24T17:31:00Z">
              <w:r w:rsidRPr="00A527F0" w:rsidDel="00DB1913">
                <w:rPr>
                  <w:rFonts w:eastAsia="Times New Roman" w:cs="Arial"/>
                  <w:b/>
                  <w:strike/>
                  <w:sz w:val="18"/>
                  <w:szCs w:val="18"/>
                </w:rPr>
                <w:delText>SSE 19</w:delText>
              </w:r>
            </w:del>
          </w:p>
        </w:tc>
        <w:tc>
          <w:tcPr>
            <w:tcW w:w="7759" w:type="dxa"/>
            <w:vAlign w:val="center"/>
            <w:tcPrChange w:id="4289" w:author="jon pritchard" w:date="2024-11-27T23:21:00Z" w16du:dateUtc="2024-11-27T22:21:00Z">
              <w:tcPr>
                <w:tcW w:w="9006" w:type="dxa"/>
                <w:gridSpan w:val="2"/>
                <w:vAlign w:val="center"/>
              </w:tcPr>
            </w:tcPrChange>
          </w:tcPr>
          <w:p w14:paraId="5E1DDFEE" w14:textId="69511533" w:rsidR="00647AF8" w:rsidRPr="00A527F0" w:rsidDel="00DB1913" w:rsidRDefault="00647AF8" w:rsidP="00637E6A">
            <w:pPr>
              <w:spacing w:before="60" w:after="60" w:line="240" w:lineRule="auto"/>
              <w:rPr>
                <w:del w:id="4290" w:author="jonathan pritchard" w:date="2025-01-24T17:31:00Z" w16du:dateUtc="2025-01-24T17:31:00Z"/>
                <w:rFonts w:eastAsia="Times New Roman" w:cs="Arial"/>
                <w:i/>
                <w:strike/>
                <w:sz w:val="18"/>
                <w:szCs w:val="18"/>
              </w:rPr>
            </w:pPr>
            <w:del w:id="4291" w:author="jonathan pritchard" w:date="2025-01-24T17:31:00Z" w16du:dateUtc="2025-01-24T17:31:00Z">
              <w:r w:rsidRPr="00A527F0" w:rsidDel="00DB1913">
                <w:rPr>
                  <w:rFonts w:eastAsia="Times New Roman" w:cs="Arial"/>
                  <w:i/>
                  <w:strike/>
                  <w:sz w:val="18"/>
                  <w:szCs w:val="18"/>
                </w:rPr>
                <w:delText>Permits are not valid for this system. Contact your data supplier to obtain the correct permits</w:delText>
              </w:r>
            </w:del>
          </w:p>
        </w:tc>
      </w:tr>
      <w:tr w:rsidR="00647AF8" w:rsidRPr="00A527F0" w14:paraId="211FF660" w14:textId="77777777" w:rsidTr="00CC4796">
        <w:tc>
          <w:tcPr>
            <w:tcW w:w="1200" w:type="dxa"/>
            <w:vAlign w:val="center"/>
            <w:tcPrChange w:id="4292" w:author="jon pritchard" w:date="2024-11-27T23:21:00Z" w16du:dateUtc="2024-11-27T22:21:00Z">
              <w:tcPr>
                <w:tcW w:w="1200" w:type="dxa"/>
                <w:vAlign w:val="center"/>
              </w:tcPr>
            </w:tcPrChange>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Change w:id="4293" w:author="jon pritchard" w:date="2024-11-27T23:21:00Z" w16du:dateUtc="2024-11-27T22:21:00Z">
              <w:tcPr>
                <w:tcW w:w="9006" w:type="dxa"/>
                <w:gridSpan w:val="2"/>
                <w:vAlign w:val="center"/>
              </w:tcPr>
            </w:tcPrChange>
          </w:tcPr>
          <w:p w14:paraId="77054B20" w14:textId="77777777" w:rsidR="00647AF8" w:rsidRPr="00953D68" w:rsidRDefault="00647AF8" w:rsidP="00637E6A">
            <w:pPr>
              <w:spacing w:before="60" w:after="60" w:line="240" w:lineRule="auto"/>
              <w:rPr>
                <w:rFonts w:eastAsia="Times New Roman" w:cs="Arial"/>
                <w:iCs/>
                <w:sz w:val="18"/>
                <w:szCs w:val="18"/>
                <w:rPrChange w:id="4294"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95" w:author="jonathan pritchard" w:date="2024-11-20T11:03:00Z" w16du:dateUtc="2024-11-20T11:03:00Z">
                  <w:rPr>
                    <w:rFonts w:eastAsia="Times New Roman" w:cs="Arial"/>
                    <w:i/>
                    <w:sz w:val="18"/>
                    <w:szCs w:val="18"/>
                  </w:rPr>
                </w:rPrChange>
              </w:rPr>
              <w:t>Subscription service will expire in less than 30 days. Please contact your data supplier to renew the subscription licence</w:t>
            </w:r>
          </w:p>
        </w:tc>
      </w:tr>
      <w:tr w:rsidR="00647AF8" w:rsidRPr="00A527F0" w14:paraId="392A5E2B" w14:textId="77777777" w:rsidTr="00CC4796">
        <w:tc>
          <w:tcPr>
            <w:tcW w:w="1200" w:type="dxa"/>
            <w:vAlign w:val="center"/>
            <w:tcPrChange w:id="4296" w:author="jon pritchard" w:date="2024-11-27T23:21:00Z" w16du:dateUtc="2024-11-27T22:21:00Z">
              <w:tcPr>
                <w:tcW w:w="1200" w:type="dxa"/>
                <w:vAlign w:val="center"/>
              </w:tcPr>
            </w:tcPrChange>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Change w:id="4297" w:author="jon pritchard" w:date="2024-11-27T23:21:00Z" w16du:dateUtc="2024-11-27T22:21:00Z">
              <w:tcPr>
                <w:tcW w:w="9006" w:type="dxa"/>
                <w:gridSpan w:val="2"/>
                <w:vAlign w:val="center"/>
              </w:tcPr>
            </w:tcPrChange>
          </w:tcPr>
          <w:p w14:paraId="1F1664EB" w14:textId="77777777" w:rsidR="00647AF8" w:rsidRPr="00953D68" w:rsidRDefault="00647AF8" w:rsidP="00637E6A">
            <w:pPr>
              <w:spacing w:before="60" w:after="60" w:line="240" w:lineRule="auto"/>
              <w:rPr>
                <w:rFonts w:eastAsia="Times New Roman" w:cs="Arial"/>
                <w:iCs/>
                <w:sz w:val="18"/>
                <w:szCs w:val="18"/>
                <w:rPrChange w:id="429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99" w:author="jonathan pritchard" w:date="2024-11-20T11:03:00Z" w16du:dateUtc="2024-11-20T11:03:00Z">
                  <w:rPr>
                    <w:rFonts w:eastAsia="Times New Roman" w:cs="Arial"/>
                    <w:i/>
                    <w:sz w:val="18"/>
                    <w:szCs w:val="18"/>
                  </w:rPr>
                </w:rPrChange>
              </w:rPr>
              <w:t>Decryption failed no valid dataset permit found. Permits may be for another system or new permits may be required, please contact your supplier to obtain a new licence</w:t>
            </w:r>
          </w:p>
        </w:tc>
      </w:tr>
      <w:tr w:rsidR="00647AF8" w:rsidRPr="00A527F0" w14:paraId="508FF298" w14:textId="77777777" w:rsidTr="00CC4796">
        <w:tc>
          <w:tcPr>
            <w:tcW w:w="1200" w:type="dxa"/>
            <w:vAlign w:val="center"/>
            <w:tcPrChange w:id="4300" w:author="jon pritchard" w:date="2024-11-27T23:21:00Z" w16du:dateUtc="2024-11-27T22:21:00Z">
              <w:tcPr>
                <w:tcW w:w="1200" w:type="dxa"/>
                <w:vAlign w:val="center"/>
              </w:tcPr>
            </w:tcPrChange>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Change w:id="4301" w:author="jon pritchard" w:date="2024-11-27T23:21:00Z" w16du:dateUtc="2024-11-27T22:21:00Z">
              <w:tcPr>
                <w:tcW w:w="9006" w:type="dxa"/>
                <w:gridSpan w:val="2"/>
                <w:vAlign w:val="center"/>
              </w:tcPr>
            </w:tcPrChange>
          </w:tcPr>
          <w:p w14:paraId="1846008D" w14:textId="3D75843F" w:rsidR="00647AF8" w:rsidRPr="00953D68" w:rsidRDefault="00647AF8" w:rsidP="00637E6A">
            <w:pPr>
              <w:spacing w:before="60" w:after="60" w:line="240" w:lineRule="auto"/>
              <w:rPr>
                <w:rFonts w:eastAsia="Times New Roman" w:cs="Arial"/>
                <w:iCs/>
                <w:sz w:val="18"/>
                <w:szCs w:val="18"/>
                <w:rPrChange w:id="4302"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4303" w:author="jonathan pritchard" w:date="2024-11-20T11:04:00Z" w16du:dateUtc="2024-11-20T11:04:00Z">
                  <w:rPr>
                    <w:rFonts w:eastAsia="Times New Roman" w:cs="Arial"/>
                    <w:i/>
                    <w:sz w:val="18"/>
                    <w:szCs w:val="18"/>
                  </w:rPr>
                </w:rPrChange>
              </w:rPr>
              <w:t>One or more of the SA Digital Certificate or Domain Controller certificates (X509) have expired. A new SA public key can be obtained from the IHO web</w:t>
            </w:r>
            <w:r w:rsidR="00637E6A" w:rsidRPr="00953D68">
              <w:rPr>
                <w:rFonts w:eastAsia="Times New Roman" w:cs="Arial"/>
                <w:iCs/>
                <w:sz w:val="18"/>
                <w:szCs w:val="18"/>
                <w:rPrChange w:id="4304" w:author="jonathan pritchard" w:date="2024-11-20T11:04:00Z" w16du:dateUtc="2024-11-20T11:04:00Z">
                  <w:rPr>
                    <w:rFonts w:eastAsia="Times New Roman" w:cs="Arial"/>
                    <w:i/>
                    <w:sz w:val="18"/>
                    <w:szCs w:val="18"/>
                  </w:rPr>
                </w:rPrChange>
              </w:rPr>
              <w:t>site or from your data supplier</w:t>
            </w:r>
          </w:p>
        </w:tc>
      </w:tr>
      <w:tr w:rsidR="00647AF8" w:rsidRPr="00A527F0" w14:paraId="1EA23C01" w14:textId="77777777" w:rsidTr="00CC4796">
        <w:tc>
          <w:tcPr>
            <w:tcW w:w="1200" w:type="dxa"/>
            <w:vAlign w:val="center"/>
            <w:tcPrChange w:id="4305" w:author="jon pritchard" w:date="2024-11-27T23:21:00Z" w16du:dateUtc="2024-11-27T22:21:00Z">
              <w:tcPr>
                <w:tcW w:w="1200" w:type="dxa"/>
                <w:vAlign w:val="center"/>
              </w:tcPr>
            </w:tcPrChange>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Change w:id="4306" w:author="jon pritchard" w:date="2024-11-27T23:21:00Z" w16du:dateUtc="2024-11-27T22:21:00Z">
              <w:tcPr>
                <w:tcW w:w="9006" w:type="dxa"/>
                <w:gridSpan w:val="2"/>
                <w:vAlign w:val="center"/>
              </w:tcPr>
            </w:tcPrChange>
          </w:tcPr>
          <w:p w14:paraId="5716BECA" w14:textId="41ED6C1F" w:rsidR="00647AF8" w:rsidRPr="00953D68" w:rsidRDefault="00647AF8" w:rsidP="00637E6A">
            <w:pPr>
              <w:spacing w:before="60" w:after="60" w:line="240" w:lineRule="auto"/>
              <w:rPr>
                <w:rFonts w:eastAsia="Times New Roman" w:cs="Arial"/>
                <w:iCs/>
                <w:sz w:val="18"/>
                <w:szCs w:val="18"/>
                <w:rPrChange w:id="4307"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4308" w:author="jonathan pritchard" w:date="2024-11-20T11:04:00Z" w16du:dateUtc="2024-11-20T11:04:00Z">
                  <w:rPr>
                    <w:rFonts w:eastAsia="Times New Roman" w:cs="Arial"/>
                    <w:i/>
                    <w:sz w:val="18"/>
                    <w:szCs w:val="18"/>
                  </w:rPr>
                </w:rPrChange>
              </w:rPr>
              <w:t>Non sequential update, previous update(s) missing try reloading from the base media. If the problem pers</w:t>
            </w:r>
            <w:r w:rsidR="00637E6A" w:rsidRPr="00953D68">
              <w:rPr>
                <w:rFonts w:eastAsia="Times New Roman" w:cs="Arial"/>
                <w:iCs/>
                <w:sz w:val="18"/>
                <w:szCs w:val="18"/>
                <w:rPrChange w:id="4309" w:author="jonathan pritchard" w:date="2024-11-20T11:04:00Z" w16du:dateUtc="2024-11-20T11:04:00Z">
                  <w:rPr>
                    <w:rFonts w:eastAsia="Times New Roman" w:cs="Arial"/>
                    <w:i/>
                    <w:sz w:val="18"/>
                    <w:szCs w:val="18"/>
                  </w:rPr>
                </w:rPrChange>
              </w:rPr>
              <w:t>ists contact your data supplier</w:t>
            </w:r>
          </w:p>
        </w:tc>
      </w:tr>
      <w:tr w:rsidR="00647AF8" w:rsidRPr="00A527F0" w:rsidDel="00DB1913" w14:paraId="6106BB5A" w14:textId="2E7BBBD4" w:rsidTr="00CC4796">
        <w:trPr>
          <w:del w:id="4310" w:author="jonathan pritchard" w:date="2025-01-24T17:31:00Z"/>
        </w:trPr>
        <w:tc>
          <w:tcPr>
            <w:tcW w:w="1200" w:type="dxa"/>
            <w:vAlign w:val="center"/>
            <w:tcPrChange w:id="4311" w:author="jon pritchard" w:date="2024-11-27T23:21:00Z" w16du:dateUtc="2024-11-27T22:21:00Z">
              <w:tcPr>
                <w:tcW w:w="1200" w:type="dxa"/>
                <w:vAlign w:val="center"/>
              </w:tcPr>
            </w:tcPrChange>
          </w:tcPr>
          <w:p w14:paraId="50E4A610" w14:textId="106F8740" w:rsidR="00647AF8" w:rsidRPr="00A527F0" w:rsidDel="00DB1913" w:rsidRDefault="00647AF8" w:rsidP="00637E6A">
            <w:pPr>
              <w:spacing w:before="60" w:after="60" w:line="240" w:lineRule="auto"/>
              <w:rPr>
                <w:del w:id="4312" w:author="jonathan pritchard" w:date="2025-01-24T17:31:00Z" w16du:dateUtc="2025-01-24T17:31:00Z"/>
                <w:rFonts w:eastAsia="Times New Roman" w:cs="Arial"/>
                <w:b/>
                <w:sz w:val="18"/>
                <w:szCs w:val="18"/>
              </w:rPr>
            </w:pPr>
            <w:del w:id="4313" w:author="jonathan pritchard" w:date="2025-01-24T17:31:00Z" w16du:dateUtc="2025-01-24T17:31:00Z">
              <w:r w:rsidRPr="00A527F0" w:rsidDel="00DB1913">
                <w:rPr>
                  <w:rFonts w:eastAsia="Times New Roman" w:cs="Arial"/>
                  <w:b/>
                  <w:sz w:val="18"/>
                  <w:szCs w:val="18"/>
                </w:rPr>
                <w:delText>SSE 124</w:delText>
              </w:r>
            </w:del>
          </w:p>
        </w:tc>
        <w:tc>
          <w:tcPr>
            <w:tcW w:w="7759" w:type="dxa"/>
            <w:vAlign w:val="center"/>
            <w:tcPrChange w:id="4314" w:author="jon pritchard" w:date="2024-11-27T23:21:00Z" w16du:dateUtc="2024-11-27T22:21:00Z">
              <w:tcPr>
                <w:tcW w:w="9006" w:type="dxa"/>
                <w:gridSpan w:val="2"/>
                <w:vAlign w:val="center"/>
              </w:tcPr>
            </w:tcPrChange>
          </w:tcPr>
          <w:p w14:paraId="6EC39A63" w14:textId="3ABE381E" w:rsidR="00647AF8" w:rsidRPr="00A527F0" w:rsidDel="00DB1913" w:rsidRDefault="00647AF8" w:rsidP="00637E6A">
            <w:pPr>
              <w:spacing w:before="60" w:after="60" w:line="240" w:lineRule="auto"/>
              <w:rPr>
                <w:del w:id="4315" w:author="jonathan pritchard" w:date="2025-01-24T17:31:00Z" w16du:dateUtc="2025-01-24T17:31:00Z"/>
                <w:rFonts w:eastAsia="Times New Roman" w:cs="Arial"/>
                <w:i/>
                <w:strike/>
                <w:sz w:val="18"/>
                <w:szCs w:val="18"/>
              </w:rPr>
            </w:pPr>
            <w:del w:id="4316" w:author="jonathan pritchard" w:date="2025-01-24T17:31:00Z" w16du:dateUtc="2025-01-24T17:31:00Z">
              <w:r w:rsidRPr="00A527F0" w:rsidDel="00DB1913">
                <w:rPr>
                  <w:rFonts w:eastAsia="Times New Roman" w:cs="Arial"/>
                  <w:i/>
                  <w:strike/>
                  <w:sz w:val="18"/>
                  <w:szCs w:val="18"/>
                </w:rPr>
                <w:delText>Dataset Signature format incorrect, contact your data supplier</w:delText>
              </w:r>
            </w:del>
          </w:p>
        </w:tc>
      </w:tr>
      <w:tr w:rsidR="00647AF8" w:rsidRPr="00A527F0" w14:paraId="532829C4" w14:textId="77777777" w:rsidTr="00CC4796">
        <w:tc>
          <w:tcPr>
            <w:tcW w:w="1200" w:type="dxa"/>
            <w:vAlign w:val="center"/>
            <w:tcPrChange w:id="4317" w:author="jon pritchard" w:date="2024-11-27T23:21:00Z" w16du:dateUtc="2024-11-27T22:21:00Z">
              <w:tcPr>
                <w:tcW w:w="1200" w:type="dxa"/>
                <w:vAlign w:val="center"/>
              </w:tcPr>
            </w:tcPrChange>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Change w:id="4318" w:author="jon pritchard" w:date="2024-11-27T23:21:00Z" w16du:dateUtc="2024-11-27T22:21:00Z">
              <w:tcPr>
                <w:tcW w:w="9006" w:type="dxa"/>
                <w:gridSpan w:val="2"/>
                <w:vAlign w:val="center"/>
              </w:tcPr>
            </w:tcPrChange>
          </w:tcPr>
          <w:p w14:paraId="0BFBBA56" w14:textId="27FBB6AC" w:rsidR="00647AF8" w:rsidRPr="00953D68" w:rsidRDefault="00647AF8" w:rsidP="00637E6A">
            <w:pPr>
              <w:spacing w:before="60" w:after="60" w:line="240" w:lineRule="auto"/>
              <w:rPr>
                <w:rFonts w:eastAsia="Times New Roman" w:cs="Arial"/>
                <w:iCs/>
                <w:sz w:val="18"/>
                <w:szCs w:val="18"/>
                <w:rPrChange w:id="4319" w:author="jonathan pritchard" w:date="2024-11-20T11:04:00Z" w16du:dateUtc="2024-11-20T11:04:00Z">
                  <w:rPr>
                    <w:rFonts w:eastAsia="Times New Roman" w:cs="Arial"/>
                    <w:i/>
                    <w:sz w:val="18"/>
                    <w:szCs w:val="18"/>
                  </w:rPr>
                </w:rPrChange>
              </w:rPr>
            </w:pPr>
            <w:r w:rsidRPr="00953D68">
              <w:rPr>
                <w:iCs/>
                <w:sz w:val="18"/>
                <w:szCs w:val="18"/>
                <w:rPrChange w:id="4320" w:author="jonathan pritchard" w:date="2024-11-20T11:04:00Z" w16du:dateUtc="2024-11-20T11:04:00Z">
                  <w:rPr>
                    <w:i/>
                    <w:sz w:val="18"/>
                    <w:szCs w:val="18"/>
                  </w:rPr>
                </w:rPrChange>
              </w:rPr>
              <w:t xml:space="preserve">The permit for </w:t>
            </w:r>
            <w:r w:rsidR="00833824" w:rsidRPr="00953D68">
              <w:rPr>
                <w:iCs/>
                <w:sz w:val="18"/>
                <w:szCs w:val="18"/>
                <w:rPrChange w:id="4321" w:author="jonathan pritchard" w:date="2024-11-20T11:04:00Z" w16du:dateUtc="2024-11-20T11:04:00Z">
                  <w:rPr>
                    <w:i/>
                    <w:sz w:val="18"/>
                    <w:szCs w:val="18"/>
                  </w:rPr>
                </w:rPrChange>
              </w:rPr>
              <w:t xml:space="preserve">dataset </w:t>
            </w:r>
            <w:r w:rsidRPr="00953D68">
              <w:rPr>
                <w:iCs/>
                <w:sz w:val="18"/>
                <w:szCs w:val="18"/>
                <w:rPrChange w:id="4322" w:author="jonathan pritchard" w:date="2024-11-20T11:04:00Z" w16du:dateUtc="2024-11-20T11:04:00Z">
                  <w:rPr>
                    <w:i/>
                    <w:sz w:val="18"/>
                    <w:szCs w:val="18"/>
                  </w:rPr>
                </w:rPrChange>
              </w:rPr>
              <w:t xml:space="preserve">&lt; name&gt; has expired. This </w:t>
            </w:r>
            <w:r w:rsidR="00833824" w:rsidRPr="00953D68">
              <w:rPr>
                <w:iCs/>
                <w:sz w:val="18"/>
                <w:szCs w:val="18"/>
                <w:rPrChange w:id="4323" w:author="jonathan pritchard" w:date="2024-11-20T11:04:00Z" w16du:dateUtc="2024-11-20T11:04:00Z">
                  <w:rPr>
                    <w:i/>
                    <w:sz w:val="18"/>
                    <w:szCs w:val="18"/>
                  </w:rPr>
                </w:rPrChange>
              </w:rPr>
              <w:t>dataset</w:t>
            </w:r>
            <w:r w:rsidRPr="00953D68">
              <w:rPr>
                <w:iCs/>
                <w:sz w:val="18"/>
                <w:szCs w:val="18"/>
                <w:rPrChange w:id="4324" w:author="jonathan pritchard" w:date="2024-11-20T11:04:00Z" w16du:dateUtc="2024-11-20T11:04:00Z">
                  <w:rPr>
                    <w:i/>
                    <w:sz w:val="18"/>
                    <w:szCs w:val="18"/>
                  </w:rPr>
                </w:rPrChange>
              </w:rPr>
              <w:t xml:space="preserve"> may be out of date and MUST NOT </w:t>
            </w:r>
            <w:r w:rsidR="00637E6A" w:rsidRPr="00953D68">
              <w:rPr>
                <w:iCs/>
                <w:sz w:val="18"/>
                <w:szCs w:val="18"/>
                <w:rPrChange w:id="4325" w:author="jonathan pritchard" w:date="2024-11-20T11:04:00Z" w16du:dateUtc="2024-11-20T11:04:00Z">
                  <w:rPr>
                    <w:i/>
                    <w:sz w:val="18"/>
                    <w:szCs w:val="18"/>
                  </w:rPr>
                </w:rPrChange>
              </w:rPr>
              <w:t>be used for Primary NAVIGATION</w:t>
            </w:r>
          </w:p>
        </w:tc>
      </w:tr>
      <w:tr w:rsidR="00647AF8" w:rsidRPr="00A527F0" w14:paraId="339A2A09" w14:textId="77777777" w:rsidTr="00CC4796">
        <w:tc>
          <w:tcPr>
            <w:tcW w:w="1200" w:type="dxa"/>
            <w:vAlign w:val="center"/>
            <w:tcPrChange w:id="4326" w:author="jon pritchard" w:date="2024-11-27T23:21:00Z" w16du:dateUtc="2024-11-27T22:21:00Z">
              <w:tcPr>
                <w:tcW w:w="1200" w:type="dxa"/>
                <w:vAlign w:val="center"/>
              </w:tcPr>
            </w:tcPrChange>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Change w:id="4327" w:author="jon pritchard" w:date="2024-11-27T23:21:00Z" w16du:dateUtc="2024-11-27T22:21:00Z">
              <w:tcPr>
                <w:tcW w:w="9006" w:type="dxa"/>
                <w:gridSpan w:val="2"/>
                <w:vAlign w:val="center"/>
              </w:tcPr>
            </w:tcPrChange>
          </w:tcPr>
          <w:p w14:paraId="478E27D0" w14:textId="77777777" w:rsidR="00647AF8" w:rsidRPr="00953D68" w:rsidRDefault="00647AF8" w:rsidP="00637E6A">
            <w:pPr>
              <w:spacing w:before="60" w:after="60" w:line="240" w:lineRule="auto"/>
              <w:rPr>
                <w:iCs/>
                <w:sz w:val="18"/>
                <w:szCs w:val="18"/>
                <w:rPrChange w:id="4328" w:author="jonathan pritchard" w:date="2024-11-20T11:04:00Z" w16du:dateUtc="2024-11-20T11:04:00Z">
                  <w:rPr>
                    <w:i/>
                    <w:sz w:val="18"/>
                    <w:szCs w:val="18"/>
                  </w:rPr>
                </w:rPrChange>
              </w:rPr>
            </w:pPr>
            <w:r w:rsidRPr="00953D68">
              <w:rPr>
                <w:iCs/>
                <w:sz w:val="18"/>
                <w:szCs w:val="18"/>
                <w:rPrChange w:id="4329" w:author="jonathan pritchard" w:date="2024-11-20T11:04:00Z" w16du:dateUtc="2024-11-20T11:04:00Z">
                  <w:rPr>
                    <w:i/>
                    <w:sz w:val="18"/>
                    <w:szCs w:val="18"/>
                  </w:rPr>
                </w:rPrChange>
              </w:rPr>
              <w:t>This Dataset is not authenticated by the IHO acting as the Scheme Administrator</w:t>
            </w:r>
          </w:p>
        </w:tc>
      </w:tr>
      <w:tr w:rsidR="00647AF8" w:rsidRPr="00A527F0" w14:paraId="6E8F0460" w14:textId="77777777" w:rsidTr="00CC4796">
        <w:tc>
          <w:tcPr>
            <w:tcW w:w="1200" w:type="dxa"/>
            <w:vAlign w:val="center"/>
            <w:tcPrChange w:id="4330" w:author="jon pritchard" w:date="2024-11-27T23:21:00Z" w16du:dateUtc="2024-11-27T22:21:00Z">
              <w:tcPr>
                <w:tcW w:w="1200" w:type="dxa"/>
                <w:vAlign w:val="center"/>
              </w:tcPr>
            </w:tcPrChange>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Change w:id="4331" w:author="jon pritchard" w:date="2024-11-27T23:21:00Z" w16du:dateUtc="2024-11-27T22:21:00Z">
              <w:tcPr>
                <w:tcW w:w="9006" w:type="dxa"/>
                <w:gridSpan w:val="2"/>
                <w:vAlign w:val="center"/>
              </w:tcPr>
            </w:tcPrChange>
          </w:tcPr>
          <w:p w14:paraId="3218700A" w14:textId="3D44C0FA" w:rsidR="00647AF8" w:rsidRPr="00953D68" w:rsidRDefault="002D65F8" w:rsidP="00637E6A">
            <w:pPr>
              <w:spacing w:before="60" w:after="60" w:line="240" w:lineRule="auto"/>
              <w:rPr>
                <w:iCs/>
                <w:sz w:val="18"/>
                <w:szCs w:val="18"/>
                <w:rPrChange w:id="4332" w:author="jonathan pritchard" w:date="2024-11-20T11:04:00Z" w16du:dateUtc="2024-11-20T11:04:00Z">
                  <w:rPr>
                    <w:i/>
                    <w:sz w:val="18"/>
                    <w:szCs w:val="18"/>
                  </w:rPr>
                </w:rPrChange>
              </w:rPr>
            </w:pPr>
            <w:r w:rsidRPr="00953D68">
              <w:rPr>
                <w:rFonts w:eastAsia="Times New Roman" w:cs="Arial"/>
                <w:iCs/>
                <w:color w:val="000000"/>
                <w:sz w:val="18"/>
                <w:szCs w:val="18"/>
                <w:rPrChange w:id="4333" w:author="jonathan pritchard" w:date="2024-11-20T11:04:00Z" w16du:dateUtc="2024-11-20T11:04:00Z">
                  <w:rPr>
                    <w:rFonts w:eastAsia="Times New Roman" w:cs="Arial"/>
                    <w:i/>
                    <w:color w:val="000000"/>
                    <w:sz w:val="18"/>
                    <w:szCs w:val="18"/>
                  </w:rPr>
                </w:rPrChange>
              </w:rPr>
              <w:t>Dataset</w:t>
            </w:r>
            <w:r w:rsidR="00647AF8" w:rsidRPr="00953D68">
              <w:rPr>
                <w:rFonts w:eastAsia="Times New Roman" w:cs="Arial"/>
                <w:iCs/>
                <w:color w:val="000000"/>
                <w:sz w:val="18"/>
                <w:szCs w:val="18"/>
                <w:rPrChange w:id="4334" w:author="jonathan pritchard" w:date="2024-11-20T11:04:00Z" w16du:dateUtc="2024-11-20T11:04:00Z">
                  <w:rPr>
                    <w:rFonts w:eastAsia="Times New Roman" w:cs="Arial"/>
                    <w:i/>
                    <w:color w:val="000000"/>
                    <w:sz w:val="18"/>
                    <w:szCs w:val="18"/>
                  </w:rPr>
                </w:rPrChange>
              </w:rPr>
              <w:t xml:space="preserve"> &lt;dataset name&gt; is not up to date. A New Edition, Re-issue or Update for this cell is missing </w:t>
            </w:r>
            <w:r w:rsidR="00647AF8" w:rsidRPr="00953D68">
              <w:rPr>
                <w:iCs/>
                <w:sz w:val="18"/>
                <w:szCs w:val="18"/>
                <w:rPrChange w:id="4335" w:author="jonathan pritchard" w:date="2024-11-20T11:04:00Z" w16du:dateUtc="2024-11-20T11:04:00Z">
                  <w:rPr>
                    <w:i/>
                    <w:sz w:val="18"/>
                    <w:szCs w:val="18"/>
                  </w:rPr>
                </w:rPrChange>
              </w:rPr>
              <w:t>and therefore MUST NOT be used for Primary NAVIGATION</w:t>
            </w:r>
          </w:p>
        </w:tc>
      </w:tr>
      <w:tr w:rsidR="00647AF8" w:rsidRPr="00A527F0" w14:paraId="58DA64FE" w14:textId="77777777" w:rsidTr="00CC4796">
        <w:tc>
          <w:tcPr>
            <w:tcW w:w="1200" w:type="dxa"/>
            <w:vAlign w:val="center"/>
            <w:tcPrChange w:id="4336" w:author="jon pritchard" w:date="2024-11-27T23:21:00Z" w16du:dateUtc="2024-11-27T22:21:00Z">
              <w:tcPr>
                <w:tcW w:w="1200" w:type="dxa"/>
                <w:vAlign w:val="center"/>
              </w:tcPr>
            </w:tcPrChange>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4337" w:author="jon pritchard" w:date="2024-11-27T23:21:00Z" w16du:dateUtc="2024-11-27T22:21:00Z">
              <w:tcPr>
                <w:tcW w:w="9006" w:type="dxa"/>
                <w:gridSpan w:val="2"/>
                <w:vAlign w:val="center"/>
              </w:tcPr>
            </w:tcPrChange>
          </w:tcPr>
          <w:p w14:paraId="61B43176" w14:textId="77777777" w:rsidR="00647AF8" w:rsidRPr="00B812CA" w:rsidRDefault="00647AF8" w:rsidP="00637E6A">
            <w:pPr>
              <w:spacing w:before="60" w:after="60" w:line="240" w:lineRule="auto"/>
              <w:rPr>
                <w:i/>
                <w:sz w:val="18"/>
                <w:szCs w:val="18"/>
              </w:rPr>
            </w:pPr>
          </w:p>
        </w:tc>
      </w:tr>
      <w:tr w:rsidR="00647AF8" w:rsidRPr="00A527F0" w:rsidDel="00CC4796" w14:paraId="6665397F" w14:textId="31B4B8D6" w:rsidTr="00CC4796">
        <w:trPr>
          <w:del w:id="4338" w:author="jon pritchard" w:date="2024-11-27T23:21:00Z"/>
        </w:trPr>
        <w:tc>
          <w:tcPr>
            <w:tcW w:w="1200" w:type="dxa"/>
            <w:vAlign w:val="center"/>
            <w:tcPrChange w:id="4339" w:author="jon pritchard" w:date="2024-11-27T23:21:00Z" w16du:dateUtc="2024-11-27T22:21:00Z">
              <w:tcPr>
                <w:tcW w:w="1200" w:type="dxa"/>
                <w:vAlign w:val="center"/>
              </w:tcPr>
            </w:tcPrChange>
          </w:tcPr>
          <w:p w14:paraId="4D61380B" w14:textId="5A0597E8" w:rsidR="00647AF8" w:rsidRPr="00A527F0" w:rsidDel="00CC4796" w:rsidRDefault="00647AF8" w:rsidP="00637E6A">
            <w:pPr>
              <w:spacing w:before="60" w:after="60" w:line="240" w:lineRule="auto"/>
              <w:rPr>
                <w:del w:id="4340" w:author="jon pritchard" w:date="2024-11-27T23:21:00Z" w16du:dateUtc="2024-11-27T22:21:00Z"/>
                <w:rFonts w:eastAsia="Times New Roman" w:cs="Arial"/>
                <w:b/>
                <w:sz w:val="18"/>
                <w:szCs w:val="18"/>
              </w:rPr>
            </w:pPr>
          </w:p>
        </w:tc>
        <w:tc>
          <w:tcPr>
            <w:tcW w:w="7759" w:type="dxa"/>
            <w:vAlign w:val="center"/>
            <w:tcPrChange w:id="4341" w:author="jon pritchard" w:date="2024-11-27T23:21:00Z" w16du:dateUtc="2024-11-27T22:21:00Z">
              <w:tcPr>
                <w:tcW w:w="9006" w:type="dxa"/>
                <w:gridSpan w:val="2"/>
                <w:vAlign w:val="center"/>
              </w:tcPr>
            </w:tcPrChange>
          </w:tcPr>
          <w:p w14:paraId="25AFDAAF" w14:textId="08A15E8B" w:rsidR="00647AF8" w:rsidRPr="00B812CA" w:rsidDel="00CC4796" w:rsidRDefault="00647AF8" w:rsidP="00637E6A">
            <w:pPr>
              <w:spacing w:before="60" w:after="60" w:line="240" w:lineRule="auto"/>
              <w:rPr>
                <w:del w:id="4342" w:author="jon pritchard" w:date="2024-11-27T23:21:00Z" w16du:dateUtc="2024-11-27T22:21:00Z"/>
                <w:b/>
                <w:bCs/>
                <w:i/>
                <w:sz w:val="18"/>
                <w:szCs w:val="18"/>
              </w:rPr>
            </w:pPr>
            <w:del w:id="4343" w:author="jon pritchard" w:date="2024-11-27T23:21:00Z" w16du:dateUtc="2024-11-27T22:21:00Z">
              <w:r w:rsidRPr="00B812CA" w:rsidDel="00CC4796">
                <w:rPr>
                  <w:b/>
                  <w:bCs/>
                  <w:i/>
                  <w:sz w:val="18"/>
                  <w:szCs w:val="18"/>
                </w:rPr>
                <w:delText>[Added for S-100 Support]</w:delText>
              </w:r>
            </w:del>
          </w:p>
        </w:tc>
      </w:tr>
      <w:tr w:rsidR="00647AF8" w:rsidRPr="00A527F0" w14:paraId="165A966F" w14:textId="77777777" w:rsidTr="00CC4796">
        <w:tc>
          <w:tcPr>
            <w:tcW w:w="1200" w:type="dxa"/>
            <w:vAlign w:val="center"/>
            <w:tcPrChange w:id="4344" w:author="jon pritchard" w:date="2024-11-27T23:21:00Z" w16du:dateUtc="2024-11-27T22:21:00Z">
              <w:tcPr>
                <w:tcW w:w="1200" w:type="dxa"/>
                <w:vAlign w:val="center"/>
              </w:tcPr>
            </w:tcPrChange>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Change w:id="4345" w:author="jon pritchard" w:date="2024-11-27T23:21:00Z" w16du:dateUtc="2024-11-27T22:21:00Z">
              <w:tcPr>
                <w:tcW w:w="9006" w:type="dxa"/>
                <w:gridSpan w:val="2"/>
                <w:vAlign w:val="center"/>
              </w:tcPr>
            </w:tcPrChange>
          </w:tcPr>
          <w:p w14:paraId="5DF18A7C" w14:textId="58B6764B" w:rsidR="00647AF8" w:rsidRPr="00953D68" w:rsidRDefault="00647AF8" w:rsidP="00637E6A">
            <w:pPr>
              <w:spacing w:before="60" w:after="60" w:line="240" w:lineRule="auto"/>
              <w:rPr>
                <w:iCs/>
                <w:sz w:val="18"/>
                <w:szCs w:val="18"/>
                <w:rPrChange w:id="4346" w:author="jonathan pritchard" w:date="2024-11-20T11:04:00Z" w16du:dateUtc="2024-11-20T11:04:00Z">
                  <w:rPr>
                    <w:i/>
                    <w:sz w:val="18"/>
                    <w:szCs w:val="18"/>
                  </w:rPr>
                </w:rPrChange>
              </w:rPr>
            </w:pPr>
            <w:r w:rsidRPr="00953D68">
              <w:rPr>
                <w:iCs/>
                <w:sz w:val="18"/>
                <w:szCs w:val="18"/>
                <w:rPrChange w:id="4347" w:author="jonathan pritchard" w:date="2024-11-20T11:04:00Z" w16du:dateUtc="2024-11-20T11:04:00Z">
                  <w:rPr>
                    <w:i/>
                    <w:sz w:val="18"/>
                    <w:szCs w:val="18"/>
                  </w:rPr>
                </w:rPrChange>
              </w:rPr>
              <w:t xml:space="preserve">Error </w:t>
            </w:r>
            <w:del w:id="4348" w:author="jonathan pritchard" w:date="2024-11-21T10:37:00Z" w16du:dateUtc="2024-11-21T10:37:00Z">
              <w:r w:rsidRPr="00953D68" w:rsidDel="00F20F26">
                <w:rPr>
                  <w:iCs/>
                  <w:sz w:val="18"/>
                  <w:szCs w:val="18"/>
                  <w:rPrChange w:id="4349" w:author="jonathan pritchard" w:date="2024-11-20T11:04:00Z" w16du:dateUtc="2024-11-20T11:04:00Z">
                    <w:rPr>
                      <w:i/>
                      <w:sz w:val="18"/>
                      <w:szCs w:val="18"/>
                    </w:rPr>
                  </w:rPrChange>
                </w:rPr>
                <w:delText xml:space="preserve">installing </w:delText>
              </w:r>
            </w:del>
            <w:ins w:id="4350" w:author="jonathan pritchard" w:date="2024-11-21T10:37:00Z" w16du:dateUtc="2024-11-21T10:37:00Z">
              <w:r w:rsidR="00F20F26">
                <w:rPr>
                  <w:iCs/>
                  <w:sz w:val="18"/>
                  <w:szCs w:val="18"/>
                </w:rPr>
                <w:t>processing</w:t>
              </w:r>
              <w:r w:rsidR="00F20F26" w:rsidRPr="00953D68">
                <w:rPr>
                  <w:iCs/>
                  <w:sz w:val="18"/>
                  <w:szCs w:val="18"/>
                  <w:rPrChange w:id="4351" w:author="jonathan pritchard" w:date="2024-11-20T11:04:00Z" w16du:dateUtc="2024-11-20T11:04:00Z">
                    <w:rPr>
                      <w:i/>
                      <w:sz w:val="18"/>
                      <w:szCs w:val="18"/>
                    </w:rPr>
                  </w:rPrChange>
                </w:rPr>
                <w:t xml:space="preserve"> </w:t>
              </w:r>
            </w:ins>
            <w:r w:rsidRPr="00953D68">
              <w:rPr>
                <w:iCs/>
                <w:sz w:val="18"/>
                <w:szCs w:val="18"/>
                <w:rPrChange w:id="4352" w:author="jonathan pritchard" w:date="2024-11-20T11:04:00Z" w16du:dateUtc="2024-11-20T11:04:00Z">
                  <w:rPr>
                    <w:i/>
                    <w:sz w:val="18"/>
                    <w:szCs w:val="18"/>
                  </w:rPr>
                </w:rPrChange>
              </w:rPr>
              <w:t xml:space="preserve">&lt;file name&gt;. The format or content could not be </w:t>
            </w:r>
            <w:del w:id="4353" w:author="jonathan pritchard" w:date="2024-11-21T10:37:00Z" w16du:dateUtc="2024-11-21T10:37:00Z">
              <w:r w:rsidRPr="00953D68" w:rsidDel="00F20F26">
                <w:rPr>
                  <w:iCs/>
                  <w:sz w:val="18"/>
                  <w:szCs w:val="18"/>
                  <w:rPrChange w:id="4354" w:author="jonathan pritchard" w:date="2024-11-20T11:04:00Z" w16du:dateUtc="2024-11-20T11:04:00Z">
                    <w:rPr>
                      <w:i/>
                      <w:sz w:val="18"/>
                      <w:szCs w:val="18"/>
                    </w:rPr>
                  </w:rPrChange>
                </w:rPr>
                <w:delText>validate</w:delText>
              </w:r>
              <w:r w:rsidR="002B7019" w:rsidRPr="00953D68" w:rsidDel="00F20F26">
                <w:rPr>
                  <w:iCs/>
                  <w:sz w:val="18"/>
                  <w:szCs w:val="18"/>
                  <w:rPrChange w:id="4355" w:author="jonathan pritchard" w:date="2024-11-20T11:04:00Z" w16du:dateUtc="2024-11-20T11:04:00Z">
                    <w:rPr>
                      <w:i/>
                      <w:sz w:val="18"/>
                      <w:szCs w:val="18"/>
                    </w:rPr>
                  </w:rPrChange>
                </w:rPr>
                <w:delText xml:space="preserve">d </w:delText>
              </w:r>
            </w:del>
            <w:ins w:id="4356" w:author="jonathan pritchard" w:date="2024-11-21T10:37:00Z" w16du:dateUtc="2024-11-21T10:37:00Z">
              <w:r w:rsidR="00F20F26">
                <w:rPr>
                  <w:iCs/>
                  <w:sz w:val="18"/>
                  <w:szCs w:val="18"/>
                </w:rPr>
                <w:t>parsed</w:t>
              </w:r>
              <w:r w:rsidR="00F20F26" w:rsidRPr="00953D68">
                <w:rPr>
                  <w:iCs/>
                  <w:sz w:val="18"/>
                  <w:szCs w:val="18"/>
                  <w:rPrChange w:id="4357" w:author="jonathan pritchard" w:date="2024-11-20T11:04:00Z" w16du:dateUtc="2024-11-20T11:04:00Z">
                    <w:rPr>
                      <w:i/>
                      <w:sz w:val="18"/>
                      <w:szCs w:val="18"/>
                    </w:rPr>
                  </w:rPrChange>
                </w:rPr>
                <w:t xml:space="preserve"> </w:t>
              </w:r>
            </w:ins>
            <w:r w:rsidR="002B7019" w:rsidRPr="00953D68">
              <w:rPr>
                <w:iCs/>
                <w:sz w:val="18"/>
                <w:szCs w:val="18"/>
                <w:rPrChange w:id="4358" w:author="jonathan pritchard" w:date="2024-11-20T11:04:00Z" w16du:dateUtc="2024-11-20T11:04:00Z">
                  <w:rPr>
                    <w:i/>
                    <w:sz w:val="18"/>
                    <w:szCs w:val="18"/>
                  </w:rPr>
                </w:rPrChange>
              </w:rPr>
              <w:t>and it could not be installed</w:t>
            </w:r>
          </w:p>
        </w:tc>
      </w:tr>
      <w:tr w:rsidR="00647AF8" w:rsidRPr="00A527F0" w14:paraId="0A4B970B" w14:textId="77777777" w:rsidTr="00CC4796">
        <w:tc>
          <w:tcPr>
            <w:tcW w:w="1200" w:type="dxa"/>
            <w:vAlign w:val="center"/>
            <w:tcPrChange w:id="4359" w:author="jon pritchard" w:date="2024-11-27T23:21:00Z" w16du:dateUtc="2024-11-27T22:21:00Z">
              <w:tcPr>
                <w:tcW w:w="1200" w:type="dxa"/>
                <w:vAlign w:val="center"/>
              </w:tcPr>
            </w:tcPrChange>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Change w:id="4360" w:author="jon pritchard" w:date="2024-11-27T23:21:00Z" w16du:dateUtc="2024-11-27T22:21:00Z">
              <w:tcPr>
                <w:tcW w:w="9006" w:type="dxa"/>
                <w:gridSpan w:val="2"/>
                <w:vAlign w:val="center"/>
              </w:tcPr>
            </w:tcPrChange>
          </w:tcPr>
          <w:p w14:paraId="289F8204" w14:textId="77777777" w:rsidR="00647AF8" w:rsidRPr="00953D68" w:rsidRDefault="00647AF8" w:rsidP="00637E6A">
            <w:pPr>
              <w:spacing w:before="60" w:after="60" w:line="240" w:lineRule="auto"/>
              <w:rPr>
                <w:iCs/>
                <w:sz w:val="18"/>
                <w:szCs w:val="18"/>
                <w:rPrChange w:id="4361" w:author="jonathan pritchard" w:date="2024-11-20T11:04:00Z" w16du:dateUtc="2024-11-20T11:04:00Z">
                  <w:rPr>
                    <w:i/>
                    <w:sz w:val="18"/>
                    <w:szCs w:val="18"/>
                  </w:rPr>
                </w:rPrChange>
              </w:rPr>
            </w:pPr>
            <w:r w:rsidRPr="00953D68">
              <w:rPr>
                <w:iCs/>
                <w:sz w:val="18"/>
                <w:szCs w:val="18"/>
                <w:rPrChange w:id="4362" w:author="jonathan pritchard" w:date="2024-11-20T11:04:00Z" w16du:dateUtc="2024-11-20T11:04:00Z">
                  <w:rPr>
                    <w:i/>
                    <w:sz w:val="18"/>
                    <w:szCs w:val="18"/>
                  </w:rPr>
                </w:rPrChange>
              </w:rPr>
              <w:t>This Catalogue is not authenticated by the IHO acting as the Scheme Administrator</w:t>
            </w:r>
          </w:p>
        </w:tc>
      </w:tr>
      <w:tr w:rsidR="00647AF8" w:rsidRPr="00A527F0" w14:paraId="2E5229D8" w14:textId="77777777" w:rsidTr="00CC4796">
        <w:tc>
          <w:tcPr>
            <w:tcW w:w="1200" w:type="dxa"/>
            <w:vAlign w:val="center"/>
            <w:tcPrChange w:id="4363" w:author="jon pritchard" w:date="2024-11-27T23:21:00Z" w16du:dateUtc="2024-11-27T22:21:00Z">
              <w:tcPr>
                <w:tcW w:w="1200" w:type="dxa"/>
                <w:vAlign w:val="center"/>
              </w:tcPr>
            </w:tcPrChange>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Change w:id="4364" w:author="jon pritchard" w:date="2024-11-27T23:21:00Z" w16du:dateUtc="2024-11-27T22:21:00Z">
              <w:tcPr>
                <w:tcW w:w="9006" w:type="dxa"/>
                <w:gridSpan w:val="2"/>
                <w:vAlign w:val="center"/>
              </w:tcPr>
            </w:tcPrChange>
          </w:tcPr>
          <w:p w14:paraId="1C74223C" w14:textId="5F6ECDB5" w:rsidR="00647AF8" w:rsidRPr="00953D68" w:rsidRDefault="00647AF8" w:rsidP="00637E6A">
            <w:pPr>
              <w:spacing w:before="60" w:after="60" w:line="240" w:lineRule="auto"/>
              <w:rPr>
                <w:iCs/>
                <w:sz w:val="18"/>
                <w:szCs w:val="18"/>
                <w:rPrChange w:id="4365" w:author="jonathan pritchard" w:date="2024-11-20T11:04:00Z" w16du:dateUtc="2024-11-20T11:04:00Z">
                  <w:rPr>
                    <w:i/>
                    <w:sz w:val="18"/>
                    <w:szCs w:val="18"/>
                  </w:rPr>
                </w:rPrChange>
              </w:rPr>
            </w:pPr>
            <w:r w:rsidRPr="00953D68">
              <w:rPr>
                <w:iCs/>
                <w:sz w:val="18"/>
                <w:szCs w:val="18"/>
                <w:rPrChange w:id="4366" w:author="jonathan pritchard" w:date="2024-11-20T11:04:00Z" w16du:dateUtc="2024-11-20T11:04:00Z">
                  <w:rPr>
                    <w:i/>
                    <w:sz w:val="18"/>
                    <w:szCs w:val="18"/>
                  </w:rPr>
                </w:rPrChange>
              </w:rPr>
              <w:t xml:space="preserve">Warning: Dataset &lt;dataset name&gt; is not up to date. A New Edition or </w:t>
            </w:r>
            <w:r w:rsidR="002B7019" w:rsidRPr="00953D68">
              <w:rPr>
                <w:iCs/>
                <w:sz w:val="18"/>
                <w:szCs w:val="18"/>
                <w:rPrChange w:id="4367" w:author="jonathan pritchard" w:date="2024-11-20T11:04:00Z" w16du:dateUtc="2024-11-20T11:04:00Z">
                  <w:rPr>
                    <w:i/>
                    <w:sz w:val="18"/>
                    <w:szCs w:val="18"/>
                  </w:rPr>
                </w:rPrChange>
              </w:rPr>
              <w:t>Update for this cell is missing</w:t>
            </w:r>
          </w:p>
        </w:tc>
      </w:tr>
      <w:tr w:rsidR="00647AF8" w:rsidRPr="00A527F0" w14:paraId="2AE7F6B3" w14:textId="77777777" w:rsidTr="00CC4796">
        <w:tc>
          <w:tcPr>
            <w:tcW w:w="1200" w:type="dxa"/>
            <w:vAlign w:val="center"/>
            <w:tcPrChange w:id="4368" w:author="jon pritchard" w:date="2024-11-27T23:21:00Z" w16du:dateUtc="2024-11-27T22:21:00Z">
              <w:tcPr>
                <w:tcW w:w="1200" w:type="dxa"/>
                <w:vAlign w:val="center"/>
              </w:tcPr>
            </w:tcPrChange>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Change w:id="4369" w:author="jon pritchard" w:date="2024-11-27T23:21:00Z" w16du:dateUtc="2024-11-27T22:21:00Z">
              <w:tcPr>
                <w:tcW w:w="9006" w:type="dxa"/>
                <w:gridSpan w:val="2"/>
                <w:vAlign w:val="center"/>
              </w:tcPr>
            </w:tcPrChange>
          </w:tcPr>
          <w:p w14:paraId="4E04D83A" w14:textId="730BA56C" w:rsidR="00647AF8" w:rsidRPr="00953D68" w:rsidRDefault="00D9437A" w:rsidP="00637E6A">
            <w:pPr>
              <w:spacing w:before="60" w:after="60" w:line="240" w:lineRule="auto"/>
              <w:rPr>
                <w:iCs/>
                <w:sz w:val="18"/>
                <w:szCs w:val="18"/>
                <w:rPrChange w:id="4370" w:author="jonathan pritchard" w:date="2024-11-20T11:04:00Z" w16du:dateUtc="2024-11-20T11:04:00Z">
                  <w:rPr>
                    <w:i/>
                    <w:sz w:val="18"/>
                    <w:szCs w:val="18"/>
                  </w:rPr>
                </w:rPrChange>
              </w:rPr>
            </w:pPr>
            <w:r w:rsidRPr="00953D68">
              <w:rPr>
                <w:iCs/>
                <w:sz w:val="18"/>
                <w:szCs w:val="18"/>
                <w:rPrChange w:id="4371" w:author="jonathan pritchard" w:date="2024-11-20T11:04:00Z" w16du:dateUtc="2024-11-20T11:04:00Z">
                  <w:rPr>
                    <w:i/>
                    <w:sz w:val="18"/>
                    <w:szCs w:val="18"/>
                  </w:rPr>
                </w:rPrChange>
              </w:rPr>
              <w:t>Error: No Feature Cat</w:t>
            </w:r>
            <w:r w:rsidR="00BE49F8" w:rsidRPr="00953D68">
              <w:rPr>
                <w:iCs/>
                <w:sz w:val="18"/>
                <w:szCs w:val="18"/>
                <w:rPrChange w:id="4372" w:author="jonathan pritchard" w:date="2024-11-20T11:04:00Z" w16du:dateUtc="2024-11-20T11:04:00Z">
                  <w:rPr>
                    <w:i/>
                    <w:sz w:val="18"/>
                    <w:szCs w:val="18"/>
                  </w:rPr>
                </w:rPrChange>
              </w:rPr>
              <w:t>a</w:t>
            </w:r>
            <w:r w:rsidRPr="00953D68">
              <w:rPr>
                <w:iCs/>
                <w:sz w:val="18"/>
                <w:szCs w:val="18"/>
                <w:rPrChange w:id="4373" w:author="jonathan pritchard" w:date="2024-11-20T11:04:00Z" w16du:dateUtc="2024-11-20T11:04:00Z">
                  <w:rPr>
                    <w:i/>
                    <w:sz w:val="18"/>
                    <w:szCs w:val="18"/>
                  </w:rPr>
                </w:rPrChange>
              </w:rPr>
              <w:t xml:space="preserve">logue or Portrayal Catalogue could be found </w:t>
            </w:r>
            <w:del w:id="4374" w:author="jonathan pritchard" w:date="2024-11-20T11:04:00Z" w16du:dateUtc="2024-11-20T11:04:00Z">
              <w:r w:rsidRPr="00953D68" w:rsidDel="00953D68">
                <w:rPr>
                  <w:iCs/>
                  <w:sz w:val="18"/>
                  <w:szCs w:val="18"/>
                  <w:rPrChange w:id="4375" w:author="jonathan pritchard" w:date="2024-11-20T11:04:00Z" w16du:dateUtc="2024-11-20T11:04:00Z">
                    <w:rPr>
                      <w:i/>
                      <w:sz w:val="18"/>
                      <w:szCs w:val="18"/>
                    </w:rPr>
                  </w:rPrChange>
                </w:rPr>
                <w:delText xml:space="preserve">for </w:delText>
              </w:r>
            </w:del>
            <w:ins w:id="4376" w:author="jonathan pritchard" w:date="2024-11-20T11:04:00Z" w16du:dateUtc="2024-11-20T11:04:00Z">
              <w:r w:rsidR="00953D68">
                <w:rPr>
                  <w:iCs/>
                  <w:sz w:val="18"/>
                  <w:szCs w:val="18"/>
                </w:rPr>
                <w:t>compatible with</w:t>
              </w:r>
              <w:r w:rsidR="00953D68" w:rsidRPr="00953D68">
                <w:rPr>
                  <w:iCs/>
                  <w:sz w:val="18"/>
                  <w:szCs w:val="18"/>
                  <w:rPrChange w:id="4377" w:author="jonathan pritchard" w:date="2024-11-20T11:04:00Z" w16du:dateUtc="2024-11-20T11:04:00Z">
                    <w:rPr>
                      <w:i/>
                      <w:sz w:val="18"/>
                      <w:szCs w:val="18"/>
                    </w:rPr>
                  </w:rPrChange>
                </w:rPr>
                <w:t xml:space="preserve"> </w:t>
              </w:r>
            </w:ins>
            <w:r w:rsidRPr="00953D68">
              <w:rPr>
                <w:iCs/>
                <w:sz w:val="18"/>
                <w:szCs w:val="18"/>
                <w:rPrChange w:id="4378" w:author="jonathan pritchard" w:date="2024-11-20T11:04:00Z" w16du:dateUtc="2024-11-20T11:04:00Z">
                  <w:rPr>
                    <w:i/>
                    <w:sz w:val="18"/>
                    <w:szCs w:val="18"/>
                  </w:rPr>
                </w:rPrChange>
              </w:rPr>
              <w:t>dataset &lt;dataset name&gt;</w:t>
            </w:r>
          </w:p>
        </w:tc>
      </w:tr>
      <w:tr w:rsidR="00647AF8" w:rsidRPr="00A527F0" w:rsidDel="00DB1913" w14:paraId="276F411A" w14:textId="58346598" w:rsidTr="00CC4796">
        <w:trPr>
          <w:del w:id="4379" w:author="jonathan pritchard" w:date="2025-01-24T17:32:00Z"/>
        </w:trPr>
        <w:tc>
          <w:tcPr>
            <w:tcW w:w="1200" w:type="dxa"/>
            <w:vAlign w:val="center"/>
            <w:tcPrChange w:id="4380" w:author="jon pritchard" w:date="2024-11-27T23:21:00Z" w16du:dateUtc="2024-11-27T22:21:00Z">
              <w:tcPr>
                <w:tcW w:w="1200" w:type="dxa"/>
                <w:vAlign w:val="center"/>
              </w:tcPr>
            </w:tcPrChange>
          </w:tcPr>
          <w:p w14:paraId="1FEFEB66" w14:textId="69D4554D" w:rsidR="00647AF8" w:rsidRPr="00A527F0" w:rsidDel="00DB1913" w:rsidRDefault="00647AF8" w:rsidP="00637E6A">
            <w:pPr>
              <w:spacing w:before="60" w:after="60" w:line="240" w:lineRule="auto"/>
              <w:rPr>
                <w:del w:id="4381" w:author="jonathan pritchard" w:date="2025-01-24T17:32:00Z" w16du:dateUtc="2025-01-24T17:32:00Z"/>
                <w:rFonts w:eastAsia="Times New Roman" w:cs="Arial"/>
                <w:b/>
                <w:sz w:val="18"/>
                <w:szCs w:val="18"/>
              </w:rPr>
            </w:pPr>
          </w:p>
        </w:tc>
        <w:tc>
          <w:tcPr>
            <w:tcW w:w="7759" w:type="dxa"/>
            <w:vAlign w:val="center"/>
            <w:tcPrChange w:id="4382" w:author="jon pritchard" w:date="2024-11-27T23:21:00Z" w16du:dateUtc="2024-11-27T22:21:00Z">
              <w:tcPr>
                <w:tcW w:w="9006" w:type="dxa"/>
                <w:gridSpan w:val="2"/>
                <w:vAlign w:val="center"/>
              </w:tcPr>
            </w:tcPrChange>
          </w:tcPr>
          <w:p w14:paraId="52266EA3" w14:textId="11D94B8F" w:rsidR="00647AF8" w:rsidRPr="00B812CA" w:rsidDel="00DB1913" w:rsidRDefault="00647AF8" w:rsidP="00637E6A">
            <w:pPr>
              <w:spacing w:before="60" w:after="60" w:line="240" w:lineRule="auto"/>
              <w:rPr>
                <w:del w:id="4383" w:author="jonathan pritchard" w:date="2025-01-24T17:32:00Z" w16du:dateUtc="2025-01-24T17:32:00Z"/>
                <w:i/>
                <w:sz w:val="18"/>
                <w:szCs w:val="18"/>
              </w:rPr>
            </w:pPr>
          </w:p>
        </w:tc>
      </w:tr>
      <w:tr w:rsidR="00647AF8" w:rsidRPr="00A527F0" w14:paraId="2FAF47E6" w14:textId="77777777" w:rsidTr="00CC4796">
        <w:tc>
          <w:tcPr>
            <w:tcW w:w="1200" w:type="dxa"/>
            <w:vAlign w:val="center"/>
            <w:tcPrChange w:id="4384" w:author="jon pritchard" w:date="2024-11-27T23:21:00Z" w16du:dateUtc="2024-11-27T22:21:00Z">
              <w:tcPr>
                <w:tcW w:w="1200" w:type="dxa"/>
                <w:vAlign w:val="center"/>
              </w:tcPr>
            </w:tcPrChange>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Change w:id="4385" w:author="jon pritchard" w:date="2024-11-27T23:21:00Z" w16du:dateUtc="2024-11-27T22:21:00Z">
              <w:tcPr>
                <w:tcW w:w="9006" w:type="dxa"/>
                <w:gridSpan w:val="2"/>
                <w:vAlign w:val="center"/>
              </w:tcPr>
            </w:tcPrChange>
          </w:tcPr>
          <w:p w14:paraId="028B28F7" w14:textId="77777777" w:rsidR="00647AF8" w:rsidRPr="00953D68" w:rsidRDefault="00647AF8" w:rsidP="00637E6A">
            <w:pPr>
              <w:spacing w:before="60" w:after="60" w:line="240" w:lineRule="auto"/>
              <w:rPr>
                <w:iCs/>
                <w:sz w:val="18"/>
                <w:szCs w:val="18"/>
                <w:rPrChange w:id="4386" w:author="jonathan pritchard" w:date="2024-11-20T11:05:00Z" w16du:dateUtc="2024-11-20T11:05:00Z">
                  <w:rPr>
                    <w:i/>
                    <w:sz w:val="18"/>
                    <w:szCs w:val="18"/>
                  </w:rPr>
                </w:rPrChange>
              </w:rPr>
            </w:pPr>
            <w:r w:rsidRPr="00953D68">
              <w:rPr>
                <w:iCs/>
                <w:sz w:val="18"/>
                <w:szCs w:val="18"/>
                <w:rPrChange w:id="4387" w:author="jonathan pritchard" w:date="2024-11-20T11:05:00Z" w16du:dateUtc="2024-11-20T11:05:00Z">
                  <w:rPr>
                    <w:i/>
                    <w:sz w:val="18"/>
                    <w:szCs w:val="18"/>
                  </w:rPr>
                </w:rPrChange>
              </w:rPr>
              <w:t>Signature Path can not be validated. One or more of the Domain Controller or SA digital certificates is missing or invalid</w:t>
            </w:r>
          </w:p>
        </w:tc>
      </w:tr>
      <w:tr w:rsidR="00647AF8" w:rsidRPr="00A527F0" w14:paraId="44B0AF74" w14:textId="77777777" w:rsidTr="00CC4796">
        <w:tc>
          <w:tcPr>
            <w:tcW w:w="1200" w:type="dxa"/>
            <w:vAlign w:val="center"/>
            <w:tcPrChange w:id="4388" w:author="jon pritchard" w:date="2024-11-27T23:21:00Z" w16du:dateUtc="2024-11-27T22:21:00Z">
              <w:tcPr>
                <w:tcW w:w="1200" w:type="dxa"/>
                <w:vAlign w:val="center"/>
              </w:tcPr>
            </w:tcPrChange>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Change w:id="4389" w:author="jon pritchard" w:date="2024-11-27T23:21:00Z" w16du:dateUtc="2024-11-27T22:21:00Z">
              <w:tcPr>
                <w:tcW w:w="9006" w:type="dxa"/>
                <w:gridSpan w:val="2"/>
                <w:vAlign w:val="center"/>
              </w:tcPr>
            </w:tcPrChange>
          </w:tcPr>
          <w:p w14:paraId="518A60CE" w14:textId="77777777" w:rsidR="00647AF8" w:rsidRPr="00953D68" w:rsidRDefault="00647AF8" w:rsidP="00637E6A">
            <w:pPr>
              <w:spacing w:before="60" w:after="60" w:line="240" w:lineRule="auto"/>
              <w:rPr>
                <w:iCs/>
                <w:sz w:val="18"/>
                <w:szCs w:val="18"/>
                <w:rPrChange w:id="4390" w:author="jonathan pritchard" w:date="2024-11-20T11:05:00Z" w16du:dateUtc="2024-11-20T11:05:00Z">
                  <w:rPr>
                    <w:i/>
                    <w:sz w:val="18"/>
                    <w:szCs w:val="18"/>
                  </w:rPr>
                </w:rPrChange>
              </w:rPr>
            </w:pPr>
            <w:r w:rsidRPr="00953D68">
              <w:rPr>
                <w:iCs/>
                <w:sz w:val="18"/>
                <w:szCs w:val="18"/>
                <w:rPrChange w:id="4391" w:author="jonathan pritchard" w:date="2024-11-20T11:05:00Z" w16du:dateUtc="2024-11-20T11:05:00Z">
                  <w:rPr>
                    <w:i/>
                    <w:sz w:val="18"/>
                    <w:szCs w:val="18"/>
                  </w:rPr>
                </w:rPrChange>
              </w:rPr>
              <w:t>Version mismatch between &lt;dataset&gt; and &lt;catalogue&gt;. Only &lt;catalogue version&gt; is supported for data of this type (&lt;product&gt;)</w:t>
            </w:r>
          </w:p>
        </w:tc>
      </w:tr>
      <w:tr w:rsidR="00647AF8" w:rsidRPr="00A527F0" w14:paraId="021D9CA0" w14:textId="77777777" w:rsidTr="00CC4796">
        <w:tc>
          <w:tcPr>
            <w:tcW w:w="1200" w:type="dxa"/>
            <w:vAlign w:val="center"/>
            <w:tcPrChange w:id="4392" w:author="jon pritchard" w:date="2024-11-27T23:21:00Z" w16du:dateUtc="2024-11-27T22:21:00Z">
              <w:tcPr>
                <w:tcW w:w="1200" w:type="dxa"/>
                <w:vAlign w:val="center"/>
              </w:tcPr>
            </w:tcPrChange>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Change w:id="4393" w:author="jon pritchard" w:date="2024-11-27T23:21:00Z" w16du:dateUtc="2024-11-27T22:21:00Z">
              <w:tcPr>
                <w:tcW w:w="9006" w:type="dxa"/>
                <w:gridSpan w:val="2"/>
                <w:vAlign w:val="center"/>
              </w:tcPr>
            </w:tcPrChange>
          </w:tcPr>
          <w:p w14:paraId="62E4E477" w14:textId="77777777" w:rsidR="00647AF8" w:rsidRPr="00953D68" w:rsidRDefault="00647AF8" w:rsidP="00637E6A">
            <w:pPr>
              <w:spacing w:before="60" w:after="60" w:line="240" w:lineRule="auto"/>
              <w:rPr>
                <w:iCs/>
                <w:sz w:val="18"/>
                <w:szCs w:val="18"/>
                <w:rPrChange w:id="4394" w:author="jonathan pritchard" w:date="2024-11-20T11:05:00Z" w16du:dateUtc="2024-11-20T11:05:00Z">
                  <w:rPr>
                    <w:i/>
                    <w:sz w:val="18"/>
                    <w:szCs w:val="18"/>
                  </w:rPr>
                </w:rPrChange>
              </w:rPr>
            </w:pPr>
            <w:r w:rsidRPr="00953D68">
              <w:rPr>
                <w:iCs/>
                <w:sz w:val="18"/>
                <w:szCs w:val="18"/>
                <w:rPrChange w:id="4395" w:author="jonathan pritchard" w:date="2024-11-20T11:05:00Z" w16du:dateUtc="2024-11-20T11:05:00Z">
                  <w:rPr>
                    <w:i/>
                    <w:sz w:val="18"/>
                    <w:szCs w:val="18"/>
                  </w:rPr>
                </w:rPrChange>
              </w:rPr>
              <w:t>This Exchange Set is not authenticated by the IHO acting as the Scheme Administrator</w:t>
            </w:r>
          </w:p>
        </w:tc>
      </w:tr>
      <w:tr w:rsidR="00647AF8" w:rsidRPr="00A527F0" w14:paraId="33A3C719" w14:textId="77777777" w:rsidTr="00CC4796">
        <w:tc>
          <w:tcPr>
            <w:tcW w:w="1200" w:type="dxa"/>
            <w:vAlign w:val="center"/>
            <w:tcPrChange w:id="4396" w:author="jon pritchard" w:date="2024-11-27T23:21:00Z" w16du:dateUtc="2024-11-27T22:21:00Z">
              <w:tcPr>
                <w:tcW w:w="1200" w:type="dxa"/>
                <w:vAlign w:val="center"/>
              </w:tcPr>
            </w:tcPrChange>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Change w:id="4397" w:author="jon pritchard" w:date="2024-11-27T23:21:00Z" w16du:dateUtc="2024-11-27T22:21:00Z">
              <w:tcPr>
                <w:tcW w:w="9006" w:type="dxa"/>
                <w:gridSpan w:val="2"/>
                <w:vAlign w:val="center"/>
              </w:tcPr>
            </w:tcPrChange>
          </w:tcPr>
          <w:p w14:paraId="50FDCCB9" w14:textId="77777777" w:rsidR="00647AF8" w:rsidRPr="00953D68" w:rsidRDefault="00647AF8" w:rsidP="00637E6A">
            <w:pPr>
              <w:spacing w:before="60" w:after="60" w:line="240" w:lineRule="auto"/>
              <w:rPr>
                <w:iCs/>
                <w:sz w:val="18"/>
                <w:szCs w:val="18"/>
                <w:rPrChange w:id="4398" w:author="jonathan pritchard" w:date="2024-11-20T11:05:00Z" w16du:dateUtc="2024-11-20T11:05:00Z">
                  <w:rPr>
                    <w:i/>
                    <w:sz w:val="18"/>
                    <w:szCs w:val="18"/>
                  </w:rPr>
                </w:rPrChange>
              </w:rPr>
            </w:pPr>
            <w:r w:rsidRPr="00953D68">
              <w:rPr>
                <w:iCs/>
                <w:sz w:val="18"/>
                <w:szCs w:val="18"/>
                <w:rPrChange w:id="4399" w:author="jonathan pritchard" w:date="2024-11-20T11:05:00Z" w16du:dateUtc="2024-11-20T11:05:00Z">
                  <w:rPr>
                    <w:i/>
                    <w:sz w:val="18"/>
                    <w:szCs w:val="18"/>
                  </w:rPr>
                </w:rPrChange>
              </w:rPr>
              <w:t>This Permit file is not authenticated by the IHO acting as the Scheme Administrator</w:t>
            </w:r>
          </w:p>
        </w:tc>
      </w:tr>
    </w:tbl>
    <w:p w14:paraId="7B9218F0" w14:textId="7ABAB9D5" w:rsidR="00647AF8" w:rsidRDefault="00331A1D" w:rsidP="002B7019">
      <w:pPr>
        <w:pStyle w:val="Caption"/>
        <w:spacing w:after="120" w:line="240" w:lineRule="auto"/>
        <w:jc w:val="center"/>
        <w:rPr>
          <w:ins w:id="4400" w:author="jon pritchard" w:date="2024-11-27T23:22:00Z" w16du:dateUtc="2024-11-27T22:22:00Z"/>
        </w:rPr>
      </w:pPr>
      <w:r w:rsidRPr="00A527F0">
        <w:t xml:space="preserve">Table </w:t>
      </w:r>
      <w:ins w:id="4401" w:author="jonathan pritchard" w:date="2025-01-21T16:10:00Z" w16du:dateUtc="2025-01-21T16:10:00Z">
        <w:r w:rsidR="000849E6">
          <w:t>B</w:t>
        </w:r>
      </w:ins>
      <w:del w:id="4402" w:author="jonathan pritchard" w:date="2025-01-21T16:10:00Z" w16du:dateUtc="2025-01-21T16:10:00Z">
        <w:r w:rsidRPr="00A527F0" w:rsidDel="000849E6">
          <w:delText>C-2-</w:delText>
        </w:r>
      </w:del>
      <w:ins w:id="4403" w:author="jonathan pritchard" w:date="2025-01-21T16:10:00Z" w16du:dateUtc="2025-01-21T16:10:00Z">
        <w:r w:rsidR="000849E6">
          <w:t>-</w:t>
        </w:r>
      </w:ins>
      <w:r w:rsidRPr="00A527F0">
        <w:t>1 - Error codes and messages</w:t>
      </w:r>
    </w:p>
    <w:p w14:paraId="5B04976A" w14:textId="4DF4A29C" w:rsidR="00CC4796" w:rsidRPr="00CC4796" w:rsidRDefault="00CC4796">
      <w:pPr>
        <w:pStyle w:val="Heading2"/>
        <w:numPr>
          <w:ilvl w:val="0"/>
          <w:numId w:val="169"/>
        </w:numPr>
        <w:ind w:left="357" w:hanging="357"/>
        <w:pPrChange w:id="4404" w:author="jonathan pritchard" w:date="2025-01-21T16:11:00Z" w16du:dateUtc="2025-01-21T16:11:00Z">
          <w:pPr>
            <w:pStyle w:val="Caption"/>
            <w:spacing w:after="120" w:line="240" w:lineRule="auto"/>
            <w:jc w:val="center"/>
          </w:pPr>
        </w:pPrChange>
      </w:pPr>
      <w:bookmarkStart w:id="4405" w:name="_Toc188968681"/>
      <w:ins w:id="4406" w:author="jon pritchard" w:date="2024-11-27T23:22:00Z" w16du:dateUtc="2024-11-27T22:22:00Z">
        <w:r>
          <w:t>Error code descriptions.</w:t>
        </w:r>
      </w:ins>
      <w:bookmarkEnd w:id="4405"/>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F5F86F1"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ins w:id="4407" w:author="jonathan pritchard" w:date="2024-11-20T11:38:00Z" w16du:dateUtc="2024-11-20T11:38:00Z">
        <w:r w:rsidR="00606130">
          <w:rPr>
            <w:rFonts w:eastAsia="Times New Roman" w:cs="Arial"/>
          </w:rPr>
          <w:t>ested</w:t>
        </w:r>
      </w:ins>
      <w:del w:id="4408" w:author="jonathan pritchard" w:date="2024-11-20T11:38:00Z" w16du:dateUtc="2024-11-20T11:38:00Z">
        <w:r w:rsidRPr="00A527F0" w:rsidDel="00606130">
          <w:rPr>
            <w:rFonts w:eastAsia="Times New Roman" w:cs="Arial"/>
          </w:rPr>
          <w:delText>ired</w:delText>
        </w:r>
      </w:del>
      <w:r w:rsidRPr="00A527F0">
        <w:rPr>
          <w:rFonts w:eastAsia="Times New Roman" w:cs="Arial"/>
        </w:rPr>
        <w:t xml:space="preserve"> dataset.</w:t>
      </w:r>
      <w:ins w:id="4409" w:author="jonathan pritchard" w:date="2024-11-20T11:38:00Z" w16du:dateUtc="2024-11-20T11:38:00Z">
        <w:r w:rsidR="00606130">
          <w:rPr>
            <w:rFonts w:eastAsia="Times New Roman" w:cs="Arial"/>
          </w:rPr>
          <w:t xml:space="preserve"> </w:t>
        </w:r>
      </w:ins>
    </w:p>
    <w:p w14:paraId="50DFB878" w14:textId="5620319E" w:rsidR="00647AF8" w:rsidRPr="00A527F0" w:rsidDel="00DB1913" w:rsidRDefault="00647AF8" w:rsidP="002B7019">
      <w:pPr>
        <w:spacing w:after="120" w:line="240" w:lineRule="auto"/>
        <w:jc w:val="both"/>
        <w:rPr>
          <w:del w:id="4410" w:author="jonathan pritchard" w:date="2025-01-24T17:32:00Z" w16du:dateUtc="2025-01-24T17:32:00Z"/>
          <w:rFonts w:eastAsia="Times New Roman" w:cs="Arial"/>
          <w:strike/>
        </w:rPr>
      </w:pPr>
      <w:del w:id="4411" w:author="jonathan pritchard" w:date="2025-01-24T17:32:00Z" w16du:dateUtc="2025-01-24T17:32:00Z">
        <w:r w:rsidRPr="00A527F0" w:rsidDel="00DB1913">
          <w:rPr>
            <w:rFonts w:eastAsia="Times New Roman" w:cs="Arial"/>
            <w:b/>
            <w:strike/>
          </w:rPr>
          <w:delText>SSE 112</w:delText>
        </w:r>
        <w:r w:rsidRPr="00A527F0" w:rsidDel="00DB1913">
          <w:rPr>
            <w:rFonts w:eastAsia="Times New Roman" w:cs="Arial"/>
            <w:strike/>
          </w:rPr>
          <w:delText xml:space="preserve"> must be returned if the dataset permits are formatted incorrectly</w:delText>
        </w:r>
      </w:del>
      <w:del w:id="4412" w:author="jonathan pritchard" w:date="2024-11-20T11:07:00Z" w16du:dateUtc="2024-11-20T11:07:00Z">
        <w:r w:rsidRPr="00A527F0" w:rsidDel="00953D68">
          <w:rPr>
            <w:rFonts w:eastAsia="Times New Roman" w:cs="Arial"/>
            <w:strike/>
          </w:rPr>
          <w:delText>.</w:delText>
        </w:r>
      </w:del>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077E127" w:rsidR="00647AF8" w:rsidRPr="00A527F0" w:rsidDel="00DB1913" w:rsidRDefault="00647AF8" w:rsidP="002B7019">
      <w:pPr>
        <w:spacing w:after="120" w:line="240" w:lineRule="auto"/>
        <w:jc w:val="both"/>
        <w:rPr>
          <w:del w:id="4413" w:author="jonathan pritchard" w:date="2025-01-24T17:32:00Z" w16du:dateUtc="2025-01-24T17:32:00Z"/>
          <w:rFonts w:eastAsia="Times New Roman" w:cs="Arial"/>
          <w:strike/>
        </w:rPr>
      </w:pPr>
      <w:del w:id="4414" w:author="jonathan pritchard" w:date="2025-01-24T17:32:00Z" w16du:dateUtc="2025-01-24T17:32:00Z">
        <w:r w:rsidRPr="00A527F0" w:rsidDel="00DB1913">
          <w:rPr>
            <w:rFonts w:eastAsia="Times New Roman" w:cs="Arial"/>
            <w:b/>
            <w:strike/>
          </w:rPr>
          <w:delText>SSE 116</w:delText>
        </w:r>
        <w:r w:rsidRPr="00A527F0" w:rsidDel="00DB1913">
          <w:rPr>
            <w:rFonts w:eastAsia="Times New Roman" w:cs="Arial"/>
            <w:strike/>
          </w:rPr>
          <w:delText xml:space="preserve"> must be returned if the calculated CRC value of the ENC (after decryption and uncompressing) does not validate against the corresponding CRC value in the CATALOG.031 file. This also applies to the unencrypted signature, text and picture files. [Data Clients] NO CRCs]</w:delText>
        </w:r>
      </w:del>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040F2B0C" w:rsidR="00647AF8" w:rsidRPr="00A527F0" w:rsidDel="00DB1913" w:rsidRDefault="00647AF8" w:rsidP="002B7019">
      <w:pPr>
        <w:spacing w:after="120" w:line="240" w:lineRule="auto"/>
        <w:jc w:val="both"/>
        <w:rPr>
          <w:del w:id="4415" w:author="jonathan pritchard" w:date="2025-01-24T17:32:00Z" w16du:dateUtc="2025-01-24T17:32:00Z"/>
          <w:rFonts w:eastAsia="Times New Roman" w:cs="Arial"/>
          <w:strike/>
        </w:rPr>
      </w:pPr>
      <w:del w:id="4416" w:author="jonathan pritchard" w:date="2025-01-24T17:32:00Z" w16du:dateUtc="2025-01-24T17:32:00Z">
        <w:r w:rsidRPr="00A527F0" w:rsidDel="00DB1913">
          <w:rPr>
            <w:rFonts w:eastAsia="Times New Roman" w:cs="Arial"/>
            <w:b/>
            <w:strike/>
          </w:rPr>
          <w:delText xml:space="preserve">SSE 119 </w:delText>
        </w:r>
        <w:r w:rsidRPr="00A527F0" w:rsidDel="00DB1913">
          <w:rPr>
            <w:rFonts w:eastAsia="Times New Roman" w:cs="Arial"/>
            <w:strike/>
          </w:rPr>
          <w:delText>must be returned if the HW_ID stored within the hardware/software security device cannot decrypt the cell permits being loaded or already installed on the system. [not used anymore]</w:delText>
        </w:r>
      </w:del>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331B0EC6"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ins w:id="4417" w:author="jonathan pritchard" w:date="2025-01-20T13:47:00Z" w16du:dateUtc="2025-01-20T13:47:00Z">
        <w:r w:rsidR="001A6CA4">
          <w:rPr>
            <w:rFonts w:eastAsia="Times New Roman" w:cs="Arial"/>
          </w:rPr>
          <w:t>.</w:t>
        </w:r>
      </w:ins>
      <w:del w:id="4418" w:author="jonathan pritchard" w:date="2024-10-14T00:50:00Z" w16du:dateUtc="2024-10-13T23:50:00Z">
        <w:r w:rsidRPr="00A527F0" w:rsidDel="008972A2">
          <w:rPr>
            <w:rFonts w:eastAsia="Times New Roman" w:cs="Arial"/>
          </w:rPr>
          <w:delText xml:space="preserve">.  </w:delText>
        </w:r>
      </w:del>
      <w:ins w:id="4419" w:author="jonathan pritchard" w:date="2024-10-14T00:50:00Z" w16du:dateUtc="2024-10-13T23:50:00Z">
        <w:r w:rsidR="008972A2">
          <w:rPr>
            <w:rFonts w:eastAsia="Times New Roman" w:cs="Arial"/>
          </w:rPr>
          <w:t xml:space="preserve"> </w:t>
        </w:r>
      </w:ins>
      <w:ins w:id="4420" w:author="jonathan pritchard" w:date="2025-01-20T13:47:00Z" w16du:dateUtc="2025-01-20T13:47:00Z">
        <w:r w:rsidR="001A6CA4">
          <w:rPr>
            <w:rFonts w:eastAsia="Times New Roman" w:cs="Arial"/>
          </w:rPr>
          <w:t>“</w:t>
        </w:r>
      </w:ins>
      <w:r w:rsidRPr="00A527F0">
        <w:rPr>
          <w:rFonts w:eastAsia="Times New Roman" w:cs="Arial"/>
        </w:rPr>
        <w:t>Expired</w:t>
      </w:r>
      <w:ins w:id="4421" w:author="jonathan pritchard" w:date="2025-01-20T13:47:00Z" w16du:dateUtc="2025-01-20T13:47:00Z">
        <w:r w:rsidR="001A6CA4">
          <w:rPr>
            <w:rFonts w:eastAsia="Times New Roman" w:cs="Arial"/>
          </w:rPr>
          <w:t>”</w:t>
        </w:r>
      </w:ins>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01B50595" w:rsidR="00647AF8" w:rsidRPr="001A6CA4" w:rsidDel="00DB1913" w:rsidRDefault="00647AF8" w:rsidP="002B7019">
      <w:pPr>
        <w:spacing w:after="120" w:line="240" w:lineRule="auto"/>
        <w:jc w:val="both"/>
        <w:rPr>
          <w:del w:id="4422" w:author="jonathan pritchard" w:date="2025-01-24T17:32:00Z" w16du:dateUtc="2025-01-24T17:32:00Z"/>
          <w:rFonts w:cs="Arial"/>
          <w:i/>
          <w:strike/>
          <w:rPrChange w:id="4423" w:author="jonathan pritchard" w:date="2025-01-20T13:47:00Z" w16du:dateUtc="2025-01-20T13:47:00Z">
            <w:rPr>
              <w:del w:id="4424" w:author="jonathan pritchard" w:date="2025-01-24T17:32:00Z" w16du:dateUtc="2025-01-24T17:32:00Z"/>
              <w:rFonts w:cs="Arial"/>
              <w:i/>
            </w:rPr>
          </w:rPrChange>
        </w:rPr>
      </w:pPr>
      <w:commentRangeStart w:id="4425"/>
      <w:del w:id="4426" w:author="jonathan pritchard" w:date="2025-01-24T17:32:00Z" w16du:dateUtc="2025-01-24T17:32:00Z">
        <w:r w:rsidRPr="001A6CA4" w:rsidDel="00DB1913">
          <w:rPr>
            <w:rFonts w:eastAsia="Times New Roman" w:cs="Arial"/>
            <w:b/>
            <w:strike/>
            <w:color w:val="000000"/>
            <w:rPrChange w:id="4427" w:author="jonathan pritchard" w:date="2025-01-20T13:47:00Z" w16du:dateUtc="2025-01-20T13:47:00Z">
              <w:rPr>
                <w:rFonts w:eastAsia="Times New Roman" w:cs="Arial"/>
                <w:b/>
                <w:color w:val="000000"/>
              </w:rPr>
            </w:rPrChange>
          </w:rPr>
          <w:delText xml:space="preserve">SSE 127 </w:delText>
        </w:r>
        <w:r w:rsidRPr="001A6CA4" w:rsidDel="00DB1913">
          <w:rPr>
            <w:rFonts w:eastAsia="Times New Roman" w:cs="Arial"/>
            <w:strike/>
            <w:color w:val="000000"/>
            <w:rPrChange w:id="4428" w:author="jonathan pritchard" w:date="2025-01-20T13:47:00Z" w16du:dateUtc="2025-01-20T13:47:00Z">
              <w:rPr>
                <w:rFonts w:eastAsia="Times New Roman" w:cs="Arial"/>
                <w:color w:val="000000"/>
              </w:rPr>
            </w:rPrChange>
          </w:rPr>
          <w:delText xml:space="preserve">must be returned if the status of the </w:delText>
        </w:r>
        <w:r w:rsidR="00E1109A" w:rsidRPr="001A6CA4" w:rsidDel="00DB1913">
          <w:rPr>
            <w:rFonts w:eastAsia="Times New Roman" w:cs="Arial"/>
            <w:strike/>
            <w:color w:val="000000"/>
            <w:rPrChange w:id="4429" w:author="jonathan pritchard" w:date="2025-01-20T13:47:00Z" w16du:dateUtc="2025-01-20T13:47:00Z">
              <w:rPr>
                <w:rFonts w:eastAsia="Times New Roman" w:cs="Arial"/>
                <w:color w:val="000000"/>
              </w:rPr>
            </w:rPrChange>
          </w:rPr>
          <w:delText>dataset</w:delText>
        </w:r>
        <w:r w:rsidRPr="001A6CA4" w:rsidDel="00DB1913">
          <w:rPr>
            <w:rFonts w:eastAsia="Times New Roman" w:cs="Arial"/>
            <w:strike/>
            <w:color w:val="000000"/>
            <w:rPrChange w:id="4430" w:author="jonathan pritchard" w:date="2025-01-20T13:47:00Z" w16du:dateUtc="2025-01-20T13:47:00Z">
              <w:rPr>
                <w:rFonts w:eastAsia="Times New Roman" w:cs="Arial"/>
                <w:color w:val="000000"/>
              </w:rPr>
            </w:rPrChange>
          </w:rPr>
          <w:delText xml:space="preserve"> being viewed is not up-to-date in respect of the latest installed S-128 </w:delText>
        </w:r>
        <w:r w:rsidR="00A65DDD" w:rsidRPr="001A6CA4" w:rsidDel="00DB1913">
          <w:rPr>
            <w:rFonts w:eastAsia="Times New Roman" w:cs="Arial"/>
            <w:strike/>
            <w:color w:val="000000"/>
            <w:rPrChange w:id="4431" w:author="jonathan pritchard" w:date="2025-01-20T13:47:00Z" w16du:dateUtc="2025-01-20T13:47:00Z">
              <w:rPr>
                <w:rFonts w:eastAsia="Times New Roman" w:cs="Arial"/>
                <w:color w:val="000000"/>
              </w:rPr>
            </w:rPrChange>
          </w:rPr>
          <w:delText>C</w:delText>
        </w:r>
        <w:r w:rsidRPr="001A6CA4" w:rsidDel="00DB1913">
          <w:rPr>
            <w:rFonts w:eastAsia="Times New Roman" w:cs="Arial"/>
            <w:strike/>
            <w:color w:val="000000"/>
            <w:rPrChange w:id="4432" w:author="jonathan pritchard" w:date="2025-01-20T13:47:00Z" w16du:dateUtc="2025-01-20T13:47:00Z">
              <w:rPr>
                <w:rFonts w:eastAsia="Times New Roman" w:cs="Arial"/>
                <w:color w:val="000000"/>
              </w:rPr>
            </w:rPrChange>
          </w:rPr>
          <w:delText>atalogue dataset loaded or maintained on the system. A permanent warning message must be displayed on screen informing the user</w:delText>
        </w:r>
        <w:r w:rsidR="00A65DDD" w:rsidRPr="001A6CA4" w:rsidDel="00DB1913">
          <w:rPr>
            <w:rFonts w:eastAsia="Times New Roman" w:cs="Arial"/>
            <w:strike/>
            <w:color w:val="000000"/>
            <w:rPrChange w:id="4433" w:author="jonathan pritchard" w:date="2025-01-20T13:47:00Z" w16du:dateUtc="2025-01-20T13:47:00Z">
              <w:rPr>
                <w:rFonts w:eastAsia="Times New Roman" w:cs="Arial"/>
                <w:color w:val="000000"/>
              </w:rPr>
            </w:rPrChange>
          </w:rPr>
          <w:delText>; for example,</w:delText>
        </w:r>
        <w:r w:rsidRPr="001A6CA4" w:rsidDel="00DB1913">
          <w:rPr>
            <w:rFonts w:eastAsia="Times New Roman" w:cs="Arial"/>
            <w:strike/>
            <w:color w:val="000000"/>
            <w:rPrChange w:id="4434" w:author="jonathan pritchard" w:date="2025-01-20T13:47:00Z" w16du:dateUtc="2025-01-20T13:47:00Z">
              <w:rPr>
                <w:rFonts w:eastAsia="Times New Roman" w:cs="Arial"/>
                <w:color w:val="000000"/>
              </w:rPr>
            </w:rPrChange>
          </w:rPr>
          <w:delText xml:space="preserve"> </w:delText>
        </w:r>
        <w:r w:rsidRPr="001A6CA4" w:rsidDel="00DB1913">
          <w:rPr>
            <w:rFonts w:eastAsia="Times New Roman" w:cs="Arial"/>
            <w:i/>
            <w:strike/>
            <w:color w:val="000000"/>
            <w:rPrChange w:id="4435" w:author="jonathan pritchard" w:date="2025-01-20T13:47:00Z" w16du:dateUtc="2025-01-20T13:47:00Z">
              <w:rPr>
                <w:rFonts w:eastAsia="Times New Roman" w:cs="Arial"/>
                <w:i/>
                <w:color w:val="000000"/>
              </w:rPr>
            </w:rPrChange>
          </w:rPr>
          <w:delText>“</w:delText>
        </w:r>
        <w:r w:rsidR="00E1109A" w:rsidRPr="001A6CA4" w:rsidDel="00DB1913">
          <w:rPr>
            <w:rFonts w:eastAsia="Times New Roman" w:cs="Arial"/>
            <w:i/>
            <w:strike/>
            <w:color w:val="000000"/>
            <w:rPrChange w:id="4436" w:author="jonathan pritchard" w:date="2025-01-20T13:47:00Z" w16du:dateUtc="2025-01-20T13:47:00Z">
              <w:rPr>
                <w:rFonts w:eastAsia="Times New Roman" w:cs="Arial"/>
                <w:i/>
                <w:color w:val="000000"/>
              </w:rPr>
            </w:rPrChange>
          </w:rPr>
          <w:delText xml:space="preserve">dataset </w:delText>
        </w:r>
        <w:r w:rsidRPr="001A6CA4" w:rsidDel="00DB1913">
          <w:rPr>
            <w:rFonts w:eastAsia="Times New Roman" w:cs="Arial"/>
            <w:i/>
            <w:strike/>
            <w:color w:val="000000"/>
            <w:rPrChange w:id="4437" w:author="jonathan pritchard" w:date="2025-01-20T13:47:00Z" w16du:dateUtc="2025-01-20T13:47:00Z">
              <w:rPr>
                <w:rFonts w:eastAsia="Times New Roman" w:cs="Arial"/>
                <w:i/>
                <w:color w:val="000000"/>
              </w:rPr>
            </w:rPrChange>
          </w:rPr>
          <w:delText xml:space="preserve">&lt;cell name&gt; is not up to date. A New Edition, Re-issue or Update for this </w:delText>
        </w:r>
        <w:r w:rsidR="00E1109A" w:rsidRPr="001A6CA4" w:rsidDel="00DB1913">
          <w:rPr>
            <w:rFonts w:eastAsia="Times New Roman" w:cs="Arial"/>
            <w:i/>
            <w:strike/>
            <w:color w:val="000000"/>
            <w:rPrChange w:id="4438" w:author="jonathan pritchard" w:date="2025-01-20T13:47:00Z" w16du:dateUtc="2025-01-20T13:47:00Z">
              <w:rPr>
                <w:rFonts w:eastAsia="Times New Roman" w:cs="Arial"/>
                <w:i/>
                <w:color w:val="000000"/>
              </w:rPr>
            </w:rPrChange>
          </w:rPr>
          <w:delText>dataset</w:delText>
        </w:r>
        <w:r w:rsidRPr="001A6CA4" w:rsidDel="00DB1913">
          <w:rPr>
            <w:rFonts w:eastAsia="Times New Roman" w:cs="Arial"/>
            <w:i/>
            <w:strike/>
            <w:color w:val="000000"/>
            <w:rPrChange w:id="4439" w:author="jonathan pritchard" w:date="2025-01-20T13:47:00Z" w16du:dateUtc="2025-01-20T13:47:00Z">
              <w:rPr>
                <w:rFonts w:eastAsia="Times New Roman" w:cs="Arial"/>
                <w:i/>
                <w:color w:val="000000"/>
              </w:rPr>
            </w:rPrChange>
          </w:rPr>
          <w:delText xml:space="preserve"> is missing </w:delText>
        </w:r>
        <w:r w:rsidRPr="001A6CA4" w:rsidDel="00DB1913">
          <w:rPr>
            <w:rFonts w:cs="Arial"/>
            <w:i/>
            <w:strike/>
            <w:rPrChange w:id="4440" w:author="jonathan pritchard" w:date="2025-01-20T13:47:00Z" w16du:dateUtc="2025-01-20T13:47:00Z">
              <w:rPr>
                <w:rFonts w:cs="Arial"/>
                <w:i/>
              </w:rPr>
            </w:rPrChange>
          </w:rPr>
          <w:delText>and therefore MUST NOT be used for Primary NAVIGATION”.</w:delText>
        </w:r>
        <w:commentRangeEnd w:id="4425"/>
        <w:r w:rsidR="001A6CA4" w:rsidDel="00DB1913">
          <w:rPr>
            <w:rStyle w:val="CommentReference"/>
          </w:rPr>
          <w:commentReference w:id="4425"/>
        </w:r>
      </w:del>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1392D47E"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ins w:id="4441" w:author="jonathan pritchard" w:date="2024-11-21T10:34:00Z" w16du:dateUtc="2024-11-21T10:34:00Z">
        <w:r w:rsidR="00EC03D1">
          <w:rPr>
            <w:rFonts w:cs="Arial"/>
            <w:iCs/>
          </w:rPr>
          <w:t xml:space="preserve"> or</w:t>
        </w:r>
      </w:ins>
      <w:del w:id="4442" w:author="jonathan pritchard" w:date="2024-11-21T10:34:00Z" w16du:dateUtc="2024-11-21T10:34:00Z">
        <w:r w:rsidRPr="00B812CA" w:rsidDel="00EC03D1">
          <w:rPr>
            <w:rFonts w:cs="Arial"/>
            <w:iCs/>
          </w:rPr>
          <w:delText>,</w:delText>
        </w:r>
      </w:del>
      <w:r w:rsidRPr="00B812CA">
        <w:rPr>
          <w:rFonts w:cs="Arial"/>
          <w:iCs/>
        </w:rPr>
        <w:t xml:space="preserve"> </w:t>
      </w:r>
      <w:r w:rsidR="00A65DDD" w:rsidRPr="00B812CA">
        <w:rPr>
          <w:rFonts w:cs="Arial"/>
          <w:iCs/>
        </w:rPr>
        <w:t>P</w:t>
      </w:r>
      <w:r w:rsidRPr="00B812CA">
        <w:rPr>
          <w:rFonts w:cs="Arial"/>
          <w:iCs/>
        </w:rPr>
        <w:t>ortrayal</w:t>
      </w:r>
      <w:del w:id="4443" w:author="jonathan pritchard" w:date="2024-11-21T10:34:00Z" w16du:dateUtc="2024-11-21T10:34:00Z">
        <w:r w:rsidRPr="00B812CA" w:rsidDel="00EC03D1">
          <w:rPr>
            <w:rFonts w:cs="Arial"/>
            <w:iCs/>
          </w:rPr>
          <w:delText xml:space="preserve"> or </w:delText>
        </w:r>
        <w:r w:rsidR="00A65DDD" w:rsidRPr="00B812CA" w:rsidDel="00EC03D1">
          <w:rPr>
            <w:rFonts w:cs="Arial"/>
            <w:iCs/>
          </w:rPr>
          <w:delText>I</w:delText>
        </w:r>
        <w:r w:rsidRPr="00B812CA" w:rsidDel="00EC03D1">
          <w:rPr>
            <w:rFonts w:cs="Arial"/>
            <w:iCs/>
          </w:rPr>
          <w:delText>nteroperability</w:delText>
        </w:r>
      </w:del>
      <w:r w:rsidRPr="00B812CA">
        <w:rPr>
          <w:rFonts w:cs="Arial"/>
          <w:iCs/>
        </w:rPr>
        <w:t xml:space="preserve">) has not been directly authenticated by the Scheme </w:t>
      </w:r>
      <w:proofErr w:type="spellStart"/>
      <w:r w:rsidRPr="00B812CA">
        <w:rPr>
          <w:rFonts w:cs="Arial"/>
          <w:iCs/>
        </w:rPr>
        <w:t>Adminstrator</w:t>
      </w:r>
      <w:proofErr w:type="spellEnd"/>
      <w:ins w:id="4444" w:author="jonathan pritchard" w:date="2024-11-20T11:09:00Z" w16du:dateUtc="2024-11-20T11:09:00Z">
        <w:r w:rsidR="00953D68">
          <w:rPr>
            <w:rFonts w:cs="Arial"/>
            <w:iCs/>
          </w:rPr>
          <w:t xml:space="preserve"> (as identified </w:t>
        </w:r>
        <w:r w:rsidR="00953D68" w:rsidRPr="00DF6704">
          <w:rPr>
            <w:rFonts w:cs="Arial"/>
            <w:iCs/>
          </w:rPr>
          <w:t xml:space="preserve">according to section </w:t>
        </w:r>
      </w:ins>
      <w:ins w:id="4445" w:author="jonathan pritchard" w:date="2025-01-28T14:42:00Z" w16du:dateUtc="2025-01-28T14:42:00Z">
        <w:r w:rsidR="00DF6704" w:rsidRPr="00DF6704">
          <w:rPr>
            <w:rFonts w:cs="Arial"/>
            <w:iCs/>
          </w:rPr>
          <w:t>9.1</w:t>
        </w:r>
      </w:ins>
      <w:ins w:id="4446" w:author="jonathan pritchard" w:date="2024-11-20T11:09:00Z" w16du:dateUtc="2024-11-20T11:09:00Z">
        <w:r w:rsidR="00953D68" w:rsidRPr="00DF6704">
          <w:rPr>
            <w:rFonts w:cs="Arial"/>
            <w:iCs/>
          </w:rPr>
          <w:t>)</w:t>
        </w:r>
      </w:ins>
      <w:r w:rsidRPr="00DF6704">
        <w:rPr>
          <w:rFonts w:cs="Arial"/>
          <w:iCs/>
        </w:rPr>
        <w:t>.</w:t>
      </w:r>
    </w:p>
    <w:p w14:paraId="19AD7E0F" w14:textId="754D7CBF" w:rsidR="00647AF8" w:rsidRPr="00B812CA" w:rsidDel="00DB1913" w:rsidRDefault="00647AF8" w:rsidP="002B7019">
      <w:pPr>
        <w:spacing w:after="120" w:line="240" w:lineRule="auto"/>
        <w:jc w:val="both"/>
        <w:rPr>
          <w:del w:id="4447" w:author="jonathan pritchard" w:date="2025-01-24T17:32:00Z" w16du:dateUtc="2025-01-24T17:32:00Z"/>
          <w:rFonts w:cs="Arial"/>
          <w:iCs/>
          <w:strike/>
        </w:rPr>
      </w:pPr>
      <w:del w:id="4448" w:author="jonathan pritchard" w:date="2025-01-24T17:32:00Z" w16du:dateUtc="2025-01-24T17:32:00Z">
        <w:r w:rsidRPr="00B812CA" w:rsidDel="00DB1913">
          <w:rPr>
            <w:rFonts w:cs="Arial"/>
            <w:b/>
            <w:bCs/>
            <w:iCs/>
            <w:strike/>
          </w:rPr>
          <w:delText xml:space="preserve">SSE 130 </w:delText>
        </w:r>
        <w:r w:rsidRPr="00A527F0" w:rsidDel="00DB1913">
          <w:rPr>
            <w:rFonts w:eastAsia="Times New Roman" w:cs="Arial"/>
            <w:strike/>
            <w:color w:val="000000"/>
          </w:rPr>
          <w:delTex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delText>
        </w:r>
        <w:r w:rsidRPr="00A527F0" w:rsidDel="00DB1913">
          <w:rPr>
            <w:rFonts w:eastAsia="Times New Roman" w:cs="Arial"/>
            <w:i/>
            <w:strike/>
            <w:color w:val="000000"/>
          </w:rPr>
          <w:delText>“Warning: dataset &lt;dataset name&gt; is not up to date. A New Edition or Update for this dataset is missing</w:delText>
        </w:r>
        <w:r w:rsidRPr="00B812CA" w:rsidDel="00DB1913">
          <w:rPr>
            <w:rFonts w:cs="Arial"/>
            <w:i/>
            <w:strike/>
          </w:rPr>
          <w:delText>”.</w:delText>
        </w:r>
      </w:del>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146447FA"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del w:id="4449" w:author="jonathan pritchard" w:date="2025-01-20T13:50:00Z" w16du:dateUtc="2025-01-20T13:50:00Z">
        <w:r w:rsidRPr="00B812CA" w:rsidDel="00D20D49">
          <w:rPr>
            <w:rFonts w:cs="Arial"/>
            <w:iCs/>
          </w:rPr>
          <w:delText>n intermediate</w:delText>
        </w:r>
      </w:del>
      <w:ins w:id="4450" w:author="jonathan pritchard" w:date="2025-01-20T13:50:00Z" w16du:dateUtc="2025-01-20T13:50:00Z">
        <w:r w:rsidR="00D20D49">
          <w:rPr>
            <w:rFonts w:cs="Arial"/>
            <w:iCs/>
          </w:rPr>
          <w:t>ny</w:t>
        </w:r>
      </w:ins>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ins w:id="4451" w:author="jonathan pritchard" w:date="2025-01-20T13:50:00Z" w16du:dateUtc="2025-01-20T13:50:00Z">
        <w:r w:rsidR="00D20D49">
          <w:rPr>
            <w:rFonts w:cs="Arial"/>
            <w:iCs/>
          </w:rPr>
          <w:t xml:space="preserve"> is missing or</w:t>
        </w:r>
      </w:ins>
      <w:r w:rsidRPr="00B812CA">
        <w:rPr>
          <w:rFonts w:cs="Arial"/>
          <w:iCs/>
        </w:rPr>
        <w:t xml:space="preserve"> fails validation.</w:t>
      </w:r>
    </w:p>
    <w:p w14:paraId="2B6CB488" w14:textId="33CBC445"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del w:id="4452" w:author="jonathan pritchard" w:date="2024-11-21T10:34:00Z" w16du:dateUtc="2024-11-21T10:34:00Z">
        <w:r w:rsidRPr="00B812CA" w:rsidDel="001A44CA">
          <w:rPr>
            <w:rFonts w:cs="Arial"/>
            <w:iCs/>
          </w:rPr>
          <w:delText xml:space="preserve">identical </w:delText>
        </w:r>
      </w:del>
      <w:ins w:id="4453" w:author="jonathan pritchard" w:date="2024-11-21T10:34:00Z" w16du:dateUtc="2024-11-21T10:34:00Z">
        <w:r w:rsidR="001A44CA">
          <w:rPr>
            <w:rFonts w:cs="Arial"/>
            <w:iCs/>
          </w:rPr>
          <w:t>compatible with</w:t>
        </w:r>
      </w:ins>
      <w:del w:id="4454" w:author="jonathan pritchard" w:date="2024-11-21T10:34:00Z" w16du:dateUtc="2024-11-21T10:34:00Z">
        <w:r w:rsidR="00795A25" w:rsidRPr="00B812CA" w:rsidDel="001A44CA">
          <w:rPr>
            <w:rFonts w:cs="Arial"/>
            <w:iCs/>
          </w:rPr>
          <w:delText>to</w:delText>
        </w:r>
      </w:del>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ins w:id="4455" w:author="jonathan pritchard" w:date="2024-11-21T10:33:00Z" w16du:dateUtc="2024-11-21T10:33:00Z">
        <w:r w:rsidR="001A44CA">
          <w:rPr>
            <w:rFonts w:cs="Arial"/>
            <w:iCs/>
          </w:rPr>
          <w:t>N</w:t>
        </w:r>
      </w:ins>
      <w:r w:rsidR="00A65DDD" w:rsidRPr="00B812CA">
        <w:rPr>
          <w:rFonts w:cs="Arial"/>
          <w:iCs/>
        </w:rPr>
        <w:t>) can</w:t>
      </w:r>
      <w:r w:rsidRPr="00B812CA">
        <w:rPr>
          <w:rFonts w:cs="Arial"/>
          <w:iCs/>
        </w:rPr>
        <w:t>not be authenticated against the Scheme Admin</w:t>
      </w:r>
      <w:ins w:id="4456" w:author="jonathan pritchard" w:date="2025-01-20T13:45:00Z" w16du:dateUtc="2025-01-20T13:45:00Z">
        <w:r w:rsidR="001A6CA4">
          <w:rPr>
            <w:rFonts w:cs="Arial"/>
            <w:iCs/>
          </w:rPr>
          <w:t>i</w:t>
        </w:r>
      </w:ins>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ins w:id="4457" w:author="jonathan pritchard" w:date="2024-11-21T10:34:00Z" w16du:dateUtc="2024-11-21T10:34:00Z">
        <w:r w:rsidR="001A44CA">
          <w:rPr>
            <w:rFonts w:cs="Arial"/>
            <w:iCs/>
          </w:rPr>
          <w:t>N</w:t>
        </w:r>
      </w:ins>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A61285" w:rsidRDefault="00795A25" w:rsidP="002B7019">
      <w:pPr>
        <w:spacing w:after="120" w:line="240" w:lineRule="auto"/>
        <w:jc w:val="both"/>
        <w:rPr>
          <w:rFonts w:cs="Arial"/>
          <w:iCs/>
          <w:lang w:val="en-US"/>
          <w:rPrChange w:id="4458" w:author="jonathan pritchard" w:date="2024-11-24T17:09:00Z" w16du:dateUtc="2024-11-24T17:09:00Z">
            <w:rPr>
              <w:rFonts w:cs="Arial"/>
              <w:iCs/>
            </w:rPr>
          </w:rPrChange>
        </w:rPr>
      </w:pPr>
    </w:p>
    <w:p w14:paraId="0F7B9202" w14:textId="2DA2DA62" w:rsidR="00795A25" w:rsidRDefault="00A27D19">
      <w:pPr>
        <w:pStyle w:val="Heading2"/>
        <w:numPr>
          <w:ilvl w:val="0"/>
          <w:numId w:val="169"/>
        </w:numPr>
        <w:ind w:left="357" w:hanging="357"/>
        <w:rPr>
          <w:ins w:id="4459" w:author="jon pritchard" w:date="2024-11-27T23:24:00Z" w16du:dateUtc="2024-11-27T22:24:00Z"/>
        </w:rPr>
        <w:pPrChange w:id="4460" w:author="jonathan pritchard" w:date="2025-01-21T16:15:00Z" w16du:dateUtc="2025-01-21T16:15:00Z">
          <w:pPr>
            <w:pStyle w:val="Heading2"/>
          </w:pPr>
        </w:pPrChange>
      </w:pPr>
      <w:bookmarkStart w:id="4461" w:name="_Toc188968682"/>
      <w:r w:rsidRPr="00B812CA">
        <w:t>Exchange Set Installation on ECDIS.</w:t>
      </w:r>
      <w:bookmarkEnd w:id="4461"/>
    </w:p>
    <w:p w14:paraId="23E76A47" w14:textId="1AD2297E" w:rsidR="00CC4796" w:rsidRPr="00CC4796" w:rsidRDefault="00CC4796" w:rsidP="00CC4796">
      <w:pPr>
        <w:spacing w:after="120" w:line="240" w:lineRule="auto"/>
        <w:jc w:val="both"/>
        <w:rPr>
          <w:iCs/>
          <w:rPrChange w:id="4462" w:author="jon pritchard" w:date="2024-11-27T23:24:00Z" w16du:dateUtc="2024-11-27T22:24:00Z">
            <w:rPr>
              <w:b/>
              <w:bCs/>
            </w:rPr>
          </w:rPrChange>
        </w:rPr>
      </w:pPr>
      <w:ins w:id="4463" w:author="jon pritchard" w:date="2024-11-27T23:24:00Z" w16du:dateUtc="2024-11-27T22:24:00Z">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ins>
    </w:p>
    <w:p w14:paraId="09C555ED" w14:textId="716FC6C0" w:rsidR="00BD515B" w:rsidDel="00CC4796" w:rsidRDefault="00312EE5" w:rsidP="00BB1C35">
      <w:pPr>
        <w:spacing w:after="120" w:line="240" w:lineRule="auto"/>
        <w:jc w:val="both"/>
        <w:rPr>
          <w:ins w:id="4464" w:author="jonathan pritchard" w:date="2024-11-21T10:42:00Z" w16du:dateUtc="2024-11-21T10:42:00Z"/>
          <w:del w:id="4465" w:author="jon pritchard" w:date="2024-11-27T23:22:00Z" w16du:dateUtc="2024-11-27T22:22:00Z"/>
          <w:iCs/>
        </w:rPr>
      </w:pPr>
      <w:del w:id="4466" w:author="jon pritchard" w:date="2024-11-27T23:22:00Z" w16du:dateUtc="2024-11-27T22:22:00Z">
        <w:r w:rsidRPr="00B812CA" w:rsidDel="00CC4796">
          <w:rPr>
            <w:iCs/>
          </w:rPr>
          <w:lastRenderedPageBreak/>
          <w:delText xml:space="preserve">The following </w:delText>
        </w:r>
        <w:r w:rsidR="00BB1C35" w:rsidRPr="00B812CA" w:rsidDel="00CC4796">
          <w:rPr>
            <w:iCs/>
          </w:rPr>
          <w:delText>Figure</w:delText>
        </w:r>
        <w:r w:rsidRPr="00B812CA" w:rsidDel="00CC4796">
          <w:rPr>
            <w:iCs/>
          </w:rPr>
          <w:delText xml:space="preserve"> show</w:delText>
        </w:r>
        <w:r w:rsidR="00BD515B" w:rsidRPr="00B812CA" w:rsidDel="00CC4796">
          <w:rPr>
            <w:iCs/>
          </w:rPr>
          <w:delText>s</w:delText>
        </w:r>
        <w:r w:rsidRPr="00B812CA" w:rsidDel="00CC4796">
          <w:rPr>
            <w:iCs/>
          </w:rPr>
          <w:delText xml:space="preserve"> the sequence of actions to import </w:delText>
        </w:r>
        <w:r w:rsidR="00BB1C35" w:rsidRPr="00B812CA" w:rsidDel="00CC4796">
          <w:rPr>
            <w:iCs/>
          </w:rPr>
          <w:delText>E</w:delText>
        </w:r>
        <w:r w:rsidRPr="00B812CA" w:rsidDel="00CC4796">
          <w:rPr>
            <w:iCs/>
          </w:rPr>
          <w:delText xml:space="preserve">xchange </w:delText>
        </w:r>
        <w:r w:rsidR="00BB1C35" w:rsidRPr="00B812CA" w:rsidDel="00CC4796">
          <w:rPr>
            <w:iCs/>
          </w:rPr>
          <w:delText>S</w:delText>
        </w:r>
        <w:r w:rsidRPr="00B812CA" w:rsidDel="00CC4796">
          <w:rPr>
            <w:iCs/>
          </w:rPr>
          <w:delText>et contents. These contents are all digitall</w:delText>
        </w:r>
        <w:r w:rsidR="00BD515B" w:rsidRPr="00B812CA" w:rsidDel="00CC4796">
          <w:rPr>
            <w:iCs/>
          </w:rPr>
          <w:delText>y</w:delText>
        </w:r>
        <w:r w:rsidRPr="00B812CA" w:rsidDel="00CC4796">
          <w:rPr>
            <w:iCs/>
          </w:rPr>
          <w:delText xml:space="preserve"> sign</w:delText>
        </w:r>
      </w:del>
      <w:ins w:id="4467" w:author="jonathan pritchard" w:date="2024-11-20T11:36:00Z" w16du:dateUtc="2024-11-20T11:36:00Z">
        <w:del w:id="4468" w:author="jon pritchard" w:date="2024-11-27T23:22:00Z" w16du:dateUtc="2024-11-27T22:22:00Z">
          <w:r w:rsidR="00606130" w:rsidDel="00CC4796">
            <w:rPr>
              <w:iCs/>
            </w:rPr>
            <w:delText xml:space="preserve">ed and may optionally </w:delText>
          </w:r>
        </w:del>
      </w:ins>
      <w:ins w:id="4469" w:author="jonathan pritchard" w:date="2024-11-20T11:37:00Z" w16du:dateUtc="2024-11-20T11:37:00Z">
        <w:del w:id="4470" w:author="jon pritchard" w:date="2024-11-27T23:22:00Z" w16du:dateUtc="2024-11-27T22:22:00Z">
          <w:r w:rsidR="00606130" w:rsidDel="00CC4796">
            <w:rPr>
              <w:iCs/>
            </w:rPr>
            <w:delText>be encrypted</w:delText>
          </w:r>
        </w:del>
      </w:ins>
      <w:del w:id="4471" w:author="jon pritchard" w:date="2024-11-27T23:22:00Z" w16du:dateUtc="2024-11-27T22:22:00Z">
        <w:r w:rsidRPr="00B812CA" w:rsidDel="00CC4796">
          <w:rPr>
            <w:iCs/>
          </w:rPr>
          <w:delText>ed, and may optionally be encrypted.</w:delText>
        </w:r>
      </w:del>
      <w:ins w:id="4472" w:author="jonathan pritchard" w:date="2024-11-21T10:42:00Z" w16du:dateUtc="2024-11-21T10:42:00Z">
        <w:del w:id="4473" w:author="jon pritchard" w:date="2024-11-27T23:22:00Z" w16du:dateUtc="2024-11-27T22:22:00Z">
          <w:r w:rsidR="00F20F26" w:rsidDel="00CC4796">
            <w:rPr>
              <w:iCs/>
            </w:rPr>
            <w:delText xml:space="preserve"> </w:delText>
          </w:r>
        </w:del>
      </w:ins>
    </w:p>
    <w:p w14:paraId="7DB9670D" w14:textId="454373DD" w:rsidR="00F20F26" w:rsidRDefault="00F20F26" w:rsidP="00BB1C35">
      <w:pPr>
        <w:spacing w:after="120" w:line="240" w:lineRule="auto"/>
        <w:jc w:val="both"/>
        <w:rPr>
          <w:ins w:id="4474" w:author="jon pritchard" w:date="2024-11-27T23:15:00Z" w16du:dateUtc="2024-11-27T22:15:00Z"/>
          <w:iCs/>
        </w:rPr>
      </w:pPr>
      <w:ins w:id="4475" w:author="jonathan pritchard" w:date="2024-11-21T10:42:00Z" w16du:dateUtc="2024-11-21T10:42:00Z">
        <w:r>
          <w:rPr>
            <w:iCs/>
          </w:rPr>
          <w:t>Before exchange sets are imported to ECDIS the CATALOG.XML must initially be authenticated against the digital signature contained in the CATALOG.SIGN file.</w:t>
        </w:r>
      </w:ins>
      <w:ins w:id="4476" w:author="jon pritchard" w:date="2024-11-27T23:15:00Z" w16du:dateUtc="2024-11-27T22:15:00Z">
        <w:r w:rsidR="00CC4796">
          <w:rPr>
            <w:iCs/>
          </w:rPr>
          <w:t xml:space="preserve"> This is described in the following flow diagram.</w:t>
        </w:r>
      </w:ins>
    </w:p>
    <w:p w14:paraId="4E5D2335" w14:textId="593E8C2C" w:rsidR="00CC4796" w:rsidRDefault="00626983">
      <w:pPr>
        <w:keepNext/>
        <w:spacing w:after="120" w:line="240" w:lineRule="auto"/>
        <w:jc w:val="center"/>
        <w:pPrChange w:id="4477" w:author="jonathan pritchard" w:date="2025-01-20T15:14:00Z" w16du:dateUtc="2025-01-20T15:14:00Z">
          <w:pPr>
            <w:spacing w:after="120" w:line="240" w:lineRule="auto"/>
            <w:jc w:val="both"/>
          </w:pPr>
        </w:pPrChange>
      </w:pPr>
      <w:ins w:id="4478" w:author="jonathan pritchard" w:date="2025-01-20T15:14:00Z" w16du:dateUtc="2025-01-20T15:14:00Z">
        <w:r>
          <w:rPr>
            <w:noProof/>
          </w:rPr>
          <w:drawing>
            <wp:inline distT="0" distB="0" distL="0" distR="0" wp14:anchorId="76CE50AF" wp14:editId="12508A83">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ins>
      <w:del w:id="4479" w:author="jonathan pritchard" w:date="2025-01-20T15:14:00Z" w16du:dateUtc="2025-01-20T15:14:00Z">
        <w:r w:rsidR="00CC4796" w:rsidRPr="00CC4796" w:rsidDel="00626983">
          <w:rPr>
            <w:noProof/>
          </w:rPr>
          <w:drawing>
            <wp:inline distT="0" distB="0" distL="0" distR="0" wp14:anchorId="1747C4F8" wp14:editId="11529C00">
              <wp:extent cx="5782310" cy="3422015"/>
              <wp:effectExtent l="0" t="0" r="0" b="0"/>
              <wp:docPr id="57653352" name="Picture 2" descr="A computer screen shot of a sign&#10;&#10;Description automatically generated">
                <a:extLst xmlns:a="http://schemas.openxmlformats.org/drawingml/2006/main">
                  <a:ext uri="{FF2B5EF4-FFF2-40B4-BE49-F238E27FC236}">
                    <a16:creationId xmlns:a16="http://schemas.microsoft.com/office/drawing/2014/main" id="{3FB34618-E994-1420-1924-E706479A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2" name="Picture 2" descr="A computer screen shot of a sign&#10;&#10;Description automatically generated">
                        <a:extLst>
                          <a:ext uri="{FF2B5EF4-FFF2-40B4-BE49-F238E27FC236}">
                            <a16:creationId xmlns:a16="http://schemas.microsoft.com/office/drawing/2014/main" id="{3FB34618-E994-1420-1924-E706479AF6BA}"/>
                          </a:ext>
                        </a:extLst>
                      </pic:cNvPr>
                      <pic:cNvPicPr>
                        <a:picLocks noChangeAspect="1"/>
                      </pic:cNvPicPr>
                    </pic:nvPicPr>
                    <pic:blipFill>
                      <a:blip r:embed="rId56"/>
                      <a:stretch>
                        <a:fillRect/>
                      </a:stretch>
                    </pic:blipFill>
                    <pic:spPr>
                      <a:xfrm>
                        <a:off x="0" y="0"/>
                        <a:ext cx="5782310" cy="3422015"/>
                      </a:xfrm>
                      <a:prstGeom prst="rect">
                        <a:avLst/>
                      </a:prstGeom>
                    </pic:spPr>
                  </pic:pic>
                </a:graphicData>
              </a:graphic>
            </wp:inline>
          </w:drawing>
        </w:r>
      </w:del>
    </w:p>
    <w:p w14:paraId="49DA8611" w14:textId="68ED3939" w:rsidR="00CC4796" w:rsidRDefault="00CC4796">
      <w:pPr>
        <w:pStyle w:val="Caption"/>
        <w:jc w:val="center"/>
        <w:rPr>
          <w:ins w:id="4480" w:author="jonathan pritchard" w:date="2024-11-21T10:42:00Z" w16du:dateUtc="2024-11-21T10:42:00Z"/>
          <w:iCs/>
        </w:rPr>
        <w:pPrChange w:id="4481" w:author="jon pritchard" w:date="2024-11-27T23:16:00Z" w16du:dateUtc="2024-11-27T22:16:00Z">
          <w:pPr>
            <w:spacing w:after="120" w:line="240" w:lineRule="auto"/>
            <w:jc w:val="both"/>
          </w:pPr>
        </w:pPrChange>
      </w:pPr>
      <w:r>
        <w:t xml:space="preserve">Figure </w:t>
      </w:r>
      <w:r>
        <w:fldChar w:fldCharType="begin"/>
      </w:r>
      <w:r>
        <w:instrText xml:space="preserve"> SEQ Figure \* ARABIC </w:instrText>
      </w:r>
      <w:r>
        <w:fldChar w:fldCharType="separate"/>
      </w:r>
      <w:ins w:id="4482" w:author="jonathan pritchard" w:date="2025-01-20T15:16:00Z" w16du:dateUtc="2025-01-20T15:16:00Z">
        <w:r w:rsidR="00B7137E">
          <w:rPr>
            <w:noProof/>
          </w:rPr>
          <w:t>5</w:t>
        </w:r>
      </w:ins>
      <w:r>
        <w:fldChar w:fldCharType="end"/>
      </w:r>
      <w:r>
        <w:t>: Verification of CATALOG.SIGN</w:t>
      </w:r>
    </w:p>
    <w:p w14:paraId="47F5F93F" w14:textId="4CE7DD24" w:rsidR="00F20F26" w:rsidRDefault="00CC4796" w:rsidP="00BB1C35">
      <w:pPr>
        <w:spacing w:after="120" w:line="240" w:lineRule="auto"/>
        <w:jc w:val="both"/>
        <w:rPr>
          <w:ins w:id="4483" w:author="jon pritchard" w:date="2024-11-27T23:17:00Z" w16du:dateUtc="2024-11-27T22:17:00Z"/>
          <w:iCs/>
        </w:rPr>
      </w:pPr>
      <w:ins w:id="4484" w:author="jon pritchard" w:date="2024-11-27T23:23:00Z" w16du:dateUtc="2024-11-27T22:23:00Z">
        <w:r>
          <w:rPr>
            <w:iCs/>
          </w:rPr>
          <w:t>If encrypted data is to be imported into the ECDIS, b</w:t>
        </w:r>
      </w:ins>
      <w:ins w:id="4485" w:author="jonathan pritchard" w:date="2024-11-21T10:42:00Z" w16du:dateUtc="2024-11-21T10:42:00Z">
        <w:del w:id="4486" w:author="jon pritchard" w:date="2024-11-27T23:23:00Z" w16du:dateUtc="2024-11-27T22:23:00Z">
          <w:r w:rsidR="00F20F26" w:rsidDel="00CC4796">
            <w:rPr>
              <w:iCs/>
            </w:rPr>
            <w:delText>B</w:delText>
          </w:r>
        </w:del>
        <w:r w:rsidR="00F20F26">
          <w:rPr>
            <w:iCs/>
          </w:rPr>
          <w:t xml:space="preserve">efore any </w:t>
        </w:r>
      </w:ins>
      <w:ins w:id="4487" w:author="jonathan pritchard" w:date="2024-11-21T10:43:00Z" w16du:dateUtc="2024-11-21T10:43:00Z">
        <w:r w:rsidR="00F20F26">
          <w:rPr>
            <w:iCs/>
          </w:rPr>
          <w:t>permits are imported to ECDIS the PERMIT.XML must initially be authenticated against the digital signature contained in the PERMIT.SIGN file.</w:t>
        </w:r>
      </w:ins>
    </w:p>
    <w:p w14:paraId="1B8E1E73" w14:textId="77777777" w:rsidR="00CC4796" w:rsidRDefault="00CC4796" w:rsidP="00BB1C35">
      <w:pPr>
        <w:spacing w:after="120" w:line="240" w:lineRule="auto"/>
        <w:jc w:val="both"/>
        <w:rPr>
          <w:ins w:id="4488" w:author="jon pritchard" w:date="2024-11-27T23:16:00Z" w16du:dateUtc="2024-11-27T22:16:00Z"/>
          <w:iCs/>
        </w:rPr>
      </w:pPr>
    </w:p>
    <w:p w14:paraId="246BD0B9" w14:textId="77777777" w:rsidR="00B7137E" w:rsidRDefault="00626983">
      <w:pPr>
        <w:keepNext/>
        <w:spacing w:after="120" w:line="240" w:lineRule="auto"/>
        <w:jc w:val="center"/>
        <w:pPrChange w:id="4489" w:author="jonathan pritchard" w:date="2025-01-20T15:16:00Z" w16du:dateUtc="2025-01-20T15:16:00Z">
          <w:pPr>
            <w:spacing w:after="120" w:line="240" w:lineRule="auto"/>
            <w:jc w:val="center"/>
          </w:pPr>
        </w:pPrChange>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pPr>
        <w:pStyle w:val="Caption"/>
        <w:jc w:val="center"/>
        <w:rPr>
          <w:bCs/>
          <w:iCs/>
        </w:rPr>
        <w:pPrChange w:id="4490" w:author="jonathan pritchard" w:date="2025-01-20T15:16:00Z" w16du:dateUtc="2025-01-20T15:16:00Z">
          <w:pPr>
            <w:spacing w:after="120" w:line="240" w:lineRule="auto"/>
            <w:jc w:val="center"/>
          </w:pPr>
        </w:pPrChange>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7769064" w:rsidR="00CC4796" w:rsidRDefault="00CC4796" w:rsidP="00BB1C35">
      <w:pPr>
        <w:spacing w:after="120" w:line="240" w:lineRule="auto"/>
        <w:jc w:val="both"/>
        <w:rPr>
          <w:ins w:id="4491" w:author="jon pritchard" w:date="2024-11-27T23:16:00Z" w16du:dateUtc="2024-11-27T22:16:00Z"/>
          <w:iCs/>
        </w:rPr>
      </w:pPr>
      <w:ins w:id="4492" w:author="jon pritchard" w:date="2024-11-27T23:16:00Z" w16du:dateUtc="2024-11-27T22:16:00Z">
        <w:del w:id="4493" w:author="jonathan pritchard" w:date="2025-01-20T15:15:00Z" w16du:dateUtc="2025-01-20T15:15:00Z">
          <w:r w:rsidRPr="00CC4796" w:rsidDel="00626983">
            <w:rPr>
              <w:b/>
              <w:bCs/>
              <w:iCs/>
              <w:rPrChange w:id="4494" w:author="jon pritchard" w:date="2024-11-27T23:16:00Z" w16du:dateUtc="2024-11-27T22:16:00Z">
                <w:rPr>
                  <w:iCs/>
                </w:rPr>
              </w:rPrChange>
            </w:rPr>
            <w:delText xml:space="preserve">[PLACEHOLDER for </w:delText>
          </w:r>
        </w:del>
        <w:del w:id="4495" w:author="jonathan pritchard" w:date="2025-01-20T15:16:00Z" w16du:dateUtc="2025-01-20T15:16:00Z">
          <w:r w:rsidRPr="00CC4796" w:rsidDel="00B7137E">
            <w:rPr>
              <w:b/>
              <w:bCs/>
              <w:iCs/>
              <w:rPrChange w:id="4496" w:author="jon pritchard" w:date="2024-11-27T23:16:00Z" w16du:dateUtc="2024-11-27T22:16:00Z">
                <w:rPr>
                  <w:iCs/>
                </w:rPr>
              </w:rPrChange>
            </w:rPr>
            <w:delText>PERMIT.SIGN verificat</w:delText>
          </w:r>
        </w:del>
        <w:del w:id="4497" w:author="jonathan pritchard" w:date="2025-01-20T15:15:00Z" w16du:dateUtc="2025-01-20T15:15:00Z">
          <w:r w:rsidRPr="00CC4796" w:rsidDel="00626983">
            <w:rPr>
              <w:b/>
              <w:bCs/>
              <w:iCs/>
              <w:rPrChange w:id="4498" w:author="jon pritchard" w:date="2024-11-27T23:16:00Z" w16du:dateUtc="2024-11-27T22:16:00Z">
                <w:rPr>
                  <w:iCs/>
                </w:rPr>
              </w:rPrChange>
            </w:rPr>
            <w:delText>ion]</w:delText>
          </w:r>
        </w:del>
      </w:ins>
    </w:p>
    <w:p w14:paraId="2078E6FA" w14:textId="3E5D393F" w:rsidR="00F20F26" w:rsidRPr="00B812CA" w:rsidRDefault="00F20F26" w:rsidP="00BB1C35">
      <w:pPr>
        <w:spacing w:after="120" w:line="240" w:lineRule="auto"/>
        <w:jc w:val="both"/>
        <w:rPr>
          <w:iCs/>
        </w:rPr>
      </w:pPr>
      <w:ins w:id="4499" w:author="jonathan pritchard" w:date="2024-11-21T10:43:00Z" w16du:dateUtc="2024-11-21T10:43:00Z">
        <w:r>
          <w:rPr>
            <w:iCs/>
          </w:rPr>
          <w:t xml:space="preserve">Once the CATALOG.XML is authenticated and, where encrypted data is to be imported, the PERMIT.XML </w:t>
        </w:r>
      </w:ins>
      <w:ins w:id="4500" w:author="jonathan pritchard" w:date="2024-11-21T10:44:00Z" w16du:dateUtc="2024-11-21T10:44:00Z">
        <w:r>
          <w:rPr>
            <w:iCs/>
          </w:rPr>
          <w:t xml:space="preserve">is </w:t>
        </w:r>
      </w:ins>
      <w:ins w:id="4501" w:author="jonathan pritchard" w:date="2025-01-20T14:01:00Z" w16du:dateUtc="2025-01-20T14:01:00Z">
        <w:r w:rsidR="008C3639">
          <w:rPr>
            <w:iCs/>
          </w:rPr>
          <w:t xml:space="preserve">first </w:t>
        </w:r>
      </w:ins>
      <w:ins w:id="4502" w:author="jonathan pritchard" w:date="2024-11-21T10:44:00Z" w16du:dateUtc="2024-11-21T10:44:00Z">
        <w:r>
          <w:rPr>
            <w:iCs/>
          </w:rPr>
          <w:t>authenticated, the</w:t>
        </w:r>
      </w:ins>
      <w:ins w:id="4503" w:author="jonathan pritchard" w:date="2025-01-20T14:01:00Z" w16du:dateUtc="2025-01-20T14:01:00Z">
        <w:r w:rsidR="008C3639">
          <w:rPr>
            <w:iCs/>
          </w:rPr>
          <w:t>n the</w:t>
        </w:r>
      </w:ins>
      <w:ins w:id="4504" w:author="jonathan pritchard" w:date="2024-11-21T10:44:00Z" w16du:dateUtc="2024-11-21T10:44:00Z">
        <w:r>
          <w:rPr>
            <w:iCs/>
          </w:rPr>
          <w:t xml:space="preserve"> contents of the exchange set may be imported.</w:t>
        </w:r>
      </w:ins>
    </w:p>
    <w:p w14:paraId="6130C8B5" w14:textId="4C236202" w:rsidR="00BD515B" w:rsidRDefault="008C3639" w:rsidP="00BB1C35">
      <w:pPr>
        <w:spacing w:after="120" w:line="240" w:lineRule="auto"/>
        <w:jc w:val="both"/>
        <w:rPr>
          <w:ins w:id="4505" w:author="jonathan pritchard" w:date="2024-11-20T11:38:00Z" w16du:dateUtc="2024-11-20T11:38:00Z"/>
        </w:rPr>
      </w:pPr>
      <w:ins w:id="4506" w:author="jonathan pritchard" w:date="2025-01-20T14:01:00Z" w16du:dateUtc="2025-01-20T14:01:00Z">
        <w:r>
          <w:t>Encrypted</w:t>
        </w:r>
      </w:ins>
      <w:ins w:id="4507" w:author="jonathan pritchard" w:date="2024-11-20T11:37:00Z" w16du:dateUtc="2024-11-20T11:37:00Z">
        <w:r w:rsidR="00606130">
          <w:t xml:space="preserve"> data is imported into the System Database. </w:t>
        </w:r>
      </w:ins>
      <w:r w:rsidR="00BD515B" w:rsidRPr="00A527F0">
        <w:t xml:space="preserve">For encrypted data the following process is </w:t>
      </w:r>
      <w:del w:id="4508" w:author="jonathan pritchard" w:date="2025-01-20T14:01:00Z" w16du:dateUtc="2025-01-20T14:01:00Z">
        <w:r w:rsidR="006A04ED" w:rsidRPr="00A527F0" w:rsidDel="008C3639">
          <w:delText xml:space="preserve">first </w:delText>
        </w:r>
      </w:del>
      <w:r w:rsidR="00BD515B" w:rsidRPr="00A527F0">
        <w:t xml:space="preserve">used to establish the validity of the </w:t>
      </w:r>
      <w:del w:id="4509" w:author="jonathan pritchard" w:date="2024-11-20T11:36:00Z" w16du:dateUtc="2024-11-20T11:36:00Z">
        <w:r w:rsidR="00BD515B" w:rsidRPr="00A527F0" w:rsidDel="00606130">
          <w:delText>permit</w:delText>
        </w:r>
      </w:del>
      <w:ins w:id="4510" w:author="jonathan pritchard" w:date="2024-11-20T11:36:00Z" w16du:dateUtc="2024-11-20T11:36:00Z">
        <w:r w:rsidR="00606130">
          <w:t>PERMIT.XML</w:t>
        </w:r>
      </w:ins>
      <w:del w:id="4511" w:author="jonathan pritchard" w:date="2024-11-20T11:36:00Z" w16du:dateUtc="2024-11-20T11:36:00Z">
        <w:r w:rsidR="00BD515B" w:rsidRPr="00A527F0" w:rsidDel="00606130">
          <w:delText>.xml</w:delText>
        </w:r>
      </w:del>
      <w:r w:rsidR="00BD515B" w:rsidRPr="00A527F0">
        <w:t xml:space="preserve"> </w:t>
      </w:r>
      <w:ins w:id="4512" w:author="jonathan pritchard" w:date="2025-01-20T15:16:00Z" w16du:dateUtc="2025-01-20T15:16:00Z">
        <w:r w:rsidR="00B7137E">
          <w:t xml:space="preserve">contents </w:t>
        </w:r>
      </w:ins>
      <w:ins w:id="4513" w:author="jonathan pritchard" w:date="2025-01-20T14:01:00Z" w16du:dateUtc="2025-01-20T14:01:00Z">
        <w:r>
          <w:t>(a</w:t>
        </w:r>
      </w:ins>
      <w:ins w:id="4514" w:author="jonathan pritchard" w:date="2025-01-20T14:02:00Z" w16du:dateUtc="2025-01-20T14:02:00Z">
        <w:r>
          <w:t xml:space="preserve">fter the PERMIT.XML is successfully authenticated against the digital signature in the PERMIT.SIGN) </w:t>
        </w:r>
      </w:ins>
      <w:r w:rsidR="00BD515B" w:rsidRPr="00A527F0">
        <w:t>and its contents in respect of the end user’s subscription details. This is only for use with datasets which are encrypted and should be carried out prior to dataset file decryption according to S-100 Part 15.</w:t>
      </w:r>
      <w:ins w:id="4515" w:author="jonathan pritchard" w:date="2025-01-20T14:01:00Z" w16du:dateUtc="2025-01-20T14:01:00Z">
        <w:r>
          <w:t xml:space="preserve"> </w:t>
        </w:r>
      </w:ins>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7343FD12">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D4B0DC0"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ins w:id="4516" w:author="jonathan pritchard" w:date="2025-01-20T15:16:00Z" w16du:dateUtc="2025-01-20T15:16:00Z">
        <w:r w:rsidR="00B7137E">
          <w:rPr>
            <w:noProof/>
          </w:rPr>
          <w:t>7</w:t>
        </w:r>
      </w:ins>
      <w:ins w:id="4517" w:author="jon pritchard" w:date="2024-11-27T23:16:00Z" w16du:dateUtc="2024-11-27T22:16:00Z">
        <w:del w:id="4518" w:author="jonathan pritchard" w:date="2025-01-20T15:16:00Z" w16du:dateUtc="2025-01-20T15:16:00Z">
          <w:r w:rsidR="00CC4796" w:rsidDel="00B7137E">
            <w:rPr>
              <w:noProof/>
            </w:rPr>
            <w:delText>6</w:delText>
          </w:r>
        </w:del>
      </w:ins>
      <w:del w:id="4519" w:author="jonathan pritchard" w:date="2025-01-20T15:16:00Z" w16du:dateUtc="2025-01-20T15:16:00Z">
        <w:r w:rsidR="000553AC" w:rsidDel="00B7137E">
          <w:rPr>
            <w:noProof/>
          </w:rPr>
          <w:delText>5</w:delText>
        </w:r>
      </w:del>
      <w:r w:rsidRPr="00A527F0">
        <w:fldChar w:fldCharType="end"/>
      </w:r>
      <w:r w:rsidR="00BB1C35" w:rsidRPr="00A527F0">
        <w:t xml:space="preserve"> -</w:t>
      </w:r>
      <w:r w:rsidRPr="00A527F0">
        <w:t xml:space="preserve"> Check for permit validity prior to </w:t>
      </w:r>
      <w:ins w:id="4520" w:author="jonathan pritchard" w:date="2024-11-21T10:46:00Z" w16du:dateUtc="2024-11-21T10:46:00Z">
        <w:r w:rsidR="00F20F26">
          <w:t xml:space="preserve">dataset </w:t>
        </w:r>
      </w:ins>
      <w:r w:rsidRPr="00A527F0">
        <w:t>decryption</w:t>
      </w:r>
    </w:p>
    <w:p w14:paraId="4C0673A4" w14:textId="4D856ECF" w:rsidR="00312EE5" w:rsidRDefault="00BD515B" w:rsidP="00BB1C35">
      <w:pPr>
        <w:spacing w:after="120" w:line="240" w:lineRule="auto"/>
        <w:jc w:val="both"/>
        <w:rPr>
          <w:ins w:id="4521" w:author="jon pritchard" w:date="2024-11-27T23:23:00Z" w16du:dateUtc="2024-11-27T22:23:00Z"/>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del w:id="4522" w:author="jonathan pritchard" w:date="2024-11-20T11:39:00Z" w16du:dateUtc="2024-11-20T11:39:00Z">
        <w:r w:rsidR="00BB1C35" w:rsidRPr="00B812CA" w:rsidDel="00606130">
          <w:rPr>
            <w:iCs/>
          </w:rPr>
          <w:delText>Figure</w:delText>
        </w:r>
        <w:r w:rsidRPr="00B812CA" w:rsidDel="00606130">
          <w:rPr>
            <w:iCs/>
          </w:rPr>
          <w:delText xml:space="preserve"> </w:delText>
        </w:r>
      </w:del>
      <w:ins w:id="4523" w:author="jonathan pritchard" w:date="2024-11-20T11:39:00Z" w16du:dateUtc="2024-11-20T11:39:00Z">
        <w:r w:rsidR="00606130">
          <w:rPr>
            <w:iCs/>
          </w:rPr>
          <w:t>diagram</w:t>
        </w:r>
        <w:r w:rsidR="00606130" w:rsidRPr="00B812CA">
          <w:rPr>
            <w:iCs/>
          </w:rPr>
          <w:t xml:space="preserve"> </w:t>
        </w:r>
      </w:ins>
      <w:r w:rsidRPr="00B812CA">
        <w:rPr>
          <w:iCs/>
        </w:rPr>
        <w:t xml:space="preserve">illustrates how </w:t>
      </w:r>
      <w:del w:id="4524" w:author="jonathan pritchard" w:date="2024-11-20T11:39:00Z" w16du:dateUtc="2024-11-20T11:39:00Z">
        <w:r w:rsidRPr="00B812CA" w:rsidDel="00606130">
          <w:rPr>
            <w:iCs/>
          </w:rPr>
          <w:delText xml:space="preserve">such </w:delText>
        </w:r>
      </w:del>
      <w:r w:rsidRPr="00B812CA">
        <w:rPr>
          <w:iCs/>
        </w:rPr>
        <w:t xml:space="preserve">signatures </w:t>
      </w:r>
      <w:ins w:id="4525" w:author="jonathan pritchard" w:date="2024-11-20T11:39:00Z" w16du:dateUtc="2024-11-20T11:39:00Z">
        <w:r w:rsidR="00606130">
          <w:rPr>
            <w:iCs/>
          </w:rPr>
          <w:t>must</w:t>
        </w:r>
      </w:ins>
      <w:del w:id="4526" w:author="jonathan pritchard" w:date="2024-11-20T11:39:00Z" w16du:dateUtc="2024-11-20T11:39:00Z">
        <w:r w:rsidRPr="00B812CA" w:rsidDel="00606130">
          <w:rPr>
            <w:iCs/>
          </w:rPr>
          <w:delText>should</w:delText>
        </w:r>
      </w:del>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7C2501F1" w:rsidR="00A27D19" w:rsidRPr="00A527F0" w:rsidRDefault="00626983" w:rsidP="004E61EE">
      <w:pPr>
        <w:keepNext/>
        <w:spacing w:after="0" w:line="240" w:lineRule="auto"/>
        <w:jc w:val="center"/>
      </w:pPr>
      <w:ins w:id="4527" w:author="jonathan pritchard" w:date="2025-01-20T15:05:00Z" w16du:dateUtc="2025-01-20T15:05:00Z">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ins>
      <w:commentRangeStart w:id="4528"/>
      <w:commentRangeStart w:id="4529"/>
      <w:del w:id="4530" w:author="jonathan pritchard" w:date="2025-01-20T13:58:00Z" w16du:dateUtc="2025-01-20T13:58:00Z">
        <w:r w:rsidR="00A27D19" w:rsidRPr="00B812CA" w:rsidDel="008C3639">
          <w:rPr>
            <w:iCs/>
            <w:noProof/>
            <w:lang w:eastAsia="fr-FR"/>
          </w:rPr>
          <w:drawing>
            <wp:inline distT="0" distB="0" distL="0" distR="0" wp14:anchorId="1A534DFC" wp14:editId="70712564">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del>
      <w:commentRangeEnd w:id="4528"/>
      <w:r w:rsidR="00675209" w:rsidRPr="00B812CA">
        <w:rPr>
          <w:rStyle w:val="CommentReference"/>
          <w:lang w:val="en-GB"/>
        </w:rPr>
        <w:commentReference w:id="4528"/>
      </w:r>
      <w:commentRangeEnd w:id="4529"/>
      <w:r w:rsidR="00606130">
        <w:rPr>
          <w:rStyle w:val="CommentReference"/>
        </w:rPr>
        <w:commentReference w:id="4529"/>
      </w:r>
    </w:p>
    <w:p w14:paraId="7EA35414" w14:textId="08C67868"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 xml:space="preserve">et </w:t>
      </w:r>
      <w:del w:id="4531" w:author="jonathan pritchard" w:date="2025-01-20T15:06:00Z" w16du:dateUtc="2025-01-20T15:06:00Z">
        <w:r w:rsidRPr="00A527F0" w:rsidDel="00626983">
          <w:delText xml:space="preserve">CATALOG.XML, permits and </w:delText>
        </w:r>
      </w:del>
      <w:r w:rsidRPr="00A527F0">
        <w:t>dataset components</w:t>
      </w:r>
    </w:p>
    <w:p w14:paraId="3634C918" w14:textId="636E6B3F"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del w:id="4532" w:author="jonathan pritchard" w:date="2025-01-20T13:27:00Z" w16du:dateUtc="2025-01-20T13:27:00Z">
        <w:r w:rsidRPr="00A527F0" w:rsidDel="00097A78">
          <w:delText xml:space="preserve">can </w:delText>
        </w:r>
      </w:del>
      <w:ins w:id="4533" w:author="jonathan pritchard" w:date="2025-01-20T13:27:00Z" w16du:dateUtc="2025-01-20T13:27:00Z">
        <w:r w:rsidR="00097A78">
          <w:t>may</w:t>
        </w:r>
        <w:r w:rsidR="00097A78" w:rsidRPr="00A527F0">
          <w:t xml:space="preserve"> </w:t>
        </w:r>
      </w:ins>
      <w:r w:rsidRPr="00A527F0">
        <w:t xml:space="preserve">have multiple digital signatures, with each signature referenced to a signed public key certificate. </w:t>
      </w:r>
      <w:del w:id="4534" w:author="jonathan pritchard" w:date="2024-11-21T10:44:00Z" w16du:dateUtc="2024-11-21T10:44:00Z">
        <w:r w:rsidRPr="00A527F0" w:rsidDel="00F20F26">
          <w:delText xml:space="preserve">The </w:delText>
        </w:r>
      </w:del>
      <w:ins w:id="4535" w:author="jonathan pritchard" w:date="2024-11-21T10:44:00Z" w16du:dateUtc="2024-11-21T10:44:00Z">
        <w:r w:rsidR="00F20F26">
          <w:t>Each</w:t>
        </w:r>
        <w:r w:rsidR="00F20F26" w:rsidRPr="00A527F0">
          <w:t xml:space="preserve"> </w:t>
        </w:r>
      </w:ins>
      <w:r w:rsidR="00807CA6" w:rsidRPr="00A527F0">
        <w:t>E</w:t>
      </w:r>
      <w:r w:rsidRPr="00A527F0">
        <w:t xml:space="preserve">xchange </w:t>
      </w:r>
      <w:r w:rsidR="00807CA6" w:rsidRPr="00A527F0">
        <w:t>S</w:t>
      </w:r>
      <w:r w:rsidRPr="00A527F0">
        <w:t>et</w:t>
      </w:r>
      <w:del w:id="4536" w:author="jonathan pritchard" w:date="2024-11-21T10:45:00Z" w16du:dateUtc="2024-11-21T10:45:00Z">
        <w:r w:rsidRPr="00A527F0" w:rsidDel="00F20F26">
          <w:delText xml:space="preserve"> </w:delText>
        </w:r>
      </w:del>
      <w:ins w:id="4537" w:author="jonathan pritchard" w:date="2024-11-21T10:44:00Z" w16du:dateUtc="2024-11-21T10:44:00Z">
        <w:r w:rsidR="00F20F26">
          <w:t xml:space="preserve"> </w:t>
        </w:r>
      </w:ins>
      <w:r w:rsidRPr="00A527F0">
        <w:t xml:space="preserve">contains all relevant certificates with the exception of the SA digital certificate which is installed separately by the end user. </w:t>
      </w:r>
    </w:p>
    <w:p w14:paraId="412985D1" w14:textId="24B916E6" w:rsidR="001358ED" w:rsidRDefault="001358ED">
      <w:pPr>
        <w:spacing w:after="120" w:line="240" w:lineRule="auto"/>
        <w:ind w:left="720"/>
        <w:jc w:val="both"/>
        <w:rPr>
          <w:ins w:id="4538" w:author="jon pritchard" w:date="2024-11-27T23:18:00Z" w16du:dateUtc="2024-11-27T22:18:00Z"/>
        </w:rPr>
        <w:pPrChange w:id="4539" w:author="jonathan pritchard" w:date="2025-01-20T15:20:00Z" w16du:dateUtc="2025-01-20T15:20:00Z">
          <w:pPr>
            <w:spacing w:after="120" w:line="240" w:lineRule="auto"/>
            <w:jc w:val="both"/>
          </w:pPr>
        </w:pPrChange>
      </w:pPr>
      <w:r w:rsidRPr="00A527F0">
        <w:t xml:space="preserve">Using </w:t>
      </w:r>
      <w:r w:rsidR="005B4B99" w:rsidRPr="00A527F0">
        <w:t>the flow shown in Figure C-2-2</w:t>
      </w:r>
      <w:r w:rsidRPr="00A527F0">
        <w:t xml:space="preserve"> the chain of certificates for dataset components, permits and the </w:t>
      </w:r>
      <w:del w:id="4540" w:author="jonathan pritchard" w:date="2024-11-20T11:40:00Z" w16du:dateUtc="2024-11-20T11:40:00Z">
        <w:r w:rsidRPr="00A527F0" w:rsidDel="00606130">
          <w:delText>catalog</w:delText>
        </w:r>
      </w:del>
      <w:ins w:id="4541" w:author="jonathan pritchard" w:date="2024-11-20T11:40:00Z" w16du:dateUtc="2024-11-20T11:40:00Z">
        <w:r w:rsidR="00606130">
          <w:t>CATALOG.XML</w:t>
        </w:r>
      </w:ins>
      <w:del w:id="4542" w:author="jonathan pritchard" w:date="2024-11-20T11:40:00Z" w16du:dateUtc="2024-11-20T11:40:00Z">
        <w:r w:rsidRPr="00A527F0" w:rsidDel="00606130">
          <w:delText>.xml</w:delText>
        </w:r>
      </w:del>
      <w:r w:rsidRPr="00A527F0">
        <w:t xml:space="preserve"> itself can be authenticated.</w:t>
      </w:r>
    </w:p>
    <w:p w14:paraId="0D37C2B6" w14:textId="5CDD837F" w:rsidR="00CC4796" w:rsidRPr="00A527F0" w:rsidRDefault="00CC4796" w:rsidP="00807CA6">
      <w:pPr>
        <w:spacing w:after="120" w:line="240" w:lineRule="auto"/>
        <w:jc w:val="both"/>
      </w:pPr>
      <w:ins w:id="4543" w:author="jon pritchard" w:date="2024-11-27T23:18:00Z" w16du:dateUtc="2024-11-27T22:18:00Z">
        <w:r>
          <w:t xml:space="preserve">If more than one signature exists for a dataset or dataset support file then all signatures must be verified </w:t>
        </w:r>
      </w:ins>
      <w:ins w:id="4544" w:author="jon pritchard" w:date="2024-11-27T23:19:00Z" w16du:dateUtc="2024-11-27T22:19:00Z">
        <w:r>
          <w:t>before successful import.</w:t>
        </w:r>
      </w:ins>
      <w:ins w:id="4545" w:author="jon pritchard" w:date="2024-11-27T23:18:00Z" w16du:dateUtc="2024-11-27T22:18:00Z">
        <w:r>
          <w:t xml:space="preserve"> </w:t>
        </w:r>
      </w:ins>
    </w:p>
    <w:p w14:paraId="757A5400" w14:textId="322DA502" w:rsidR="001358ED" w:rsidRPr="00A527F0" w:rsidRDefault="001358ED" w:rsidP="00807CA6">
      <w:pPr>
        <w:spacing w:after="120" w:line="240" w:lineRule="auto"/>
        <w:jc w:val="both"/>
      </w:pPr>
      <w:r w:rsidRPr="00A527F0">
        <w:t xml:space="preserve">Full documentation of </w:t>
      </w:r>
      <w:del w:id="4546" w:author="jonathan pritchard" w:date="2024-11-20T11:40:00Z" w16du:dateUtc="2024-11-20T11:40:00Z">
        <w:r w:rsidRPr="00A527F0" w:rsidDel="00606130">
          <w:delText xml:space="preserve">the </w:delText>
        </w:r>
      </w:del>
      <w:r w:rsidRPr="00A527F0">
        <w:t>authentication processes and technical details are contained in S-100 Part 15.</w:t>
      </w:r>
    </w:p>
    <w:p w14:paraId="13413CE7" w14:textId="77777777" w:rsidR="00606130" w:rsidRDefault="00BB2EDA" w:rsidP="00807CA6">
      <w:pPr>
        <w:spacing w:after="120" w:line="240" w:lineRule="auto"/>
        <w:jc w:val="both"/>
        <w:rPr>
          <w:ins w:id="4547" w:author="jonathan pritchard" w:date="2024-11-20T11:40:00Z" w16du:dateUtc="2024-11-20T11:40:00Z"/>
        </w:rPr>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ins w:id="4548" w:author="jonathan pritchard" w:date="2024-11-20T11:40:00Z" w16du:dateUtc="2024-11-20T11:40:00Z">
        <w:r w:rsidR="00606130">
          <w:t xml:space="preserve"> comprise the</w:t>
        </w:r>
      </w:ins>
      <w:del w:id="4549" w:author="jonathan pritchard" w:date="2024-11-20T11:40:00Z" w16du:dateUtc="2024-11-20T11:40:00Z">
        <w:r w:rsidRPr="00A527F0" w:rsidDel="00606130">
          <w:delText>, the</w:delText>
        </w:r>
      </w:del>
      <w:r w:rsidRPr="00A527F0">
        <w:t xml:space="preserve"> </w:t>
      </w:r>
      <w:r w:rsidR="005B4B99" w:rsidRPr="00A527F0">
        <w:t>F</w:t>
      </w:r>
      <w:r w:rsidRPr="00A527F0">
        <w:t xml:space="preserve">eature </w:t>
      </w:r>
      <w:r w:rsidR="005B4B99" w:rsidRPr="00A527F0">
        <w:t>C</w:t>
      </w:r>
      <w:r w:rsidRPr="00A527F0">
        <w:t>atalogues</w:t>
      </w:r>
      <w:ins w:id="4550" w:author="jonathan pritchard" w:date="2024-11-20T11:40:00Z" w16du:dateUtc="2024-11-20T11:40:00Z">
        <w:r w:rsidR="00606130">
          <w:t xml:space="preserve"> and</w:t>
        </w:r>
      </w:ins>
      <w:del w:id="4551" w:author="jonathan pritchard" w:date="2024-11-20T11:40:00Z" w16du:dateUtc="2024-11-20T11:40:00Z">
        <w:r w:rsidRPr="00A527F0" w:rsidDel="00606130">
          <w:delText>,</w:delText>
        </w:r>
      </w:del>
      <w:r w:rsidRPr="00A527F0">
        <w:t xml:space="preserve"> </w:t>
      </w:r>
      <w:r w:rsidR="005B4B99" w:rsidRPr="00A527F0">
        <w:t>P</w:t>
      </w:r>
      <w:r w:rsidRPr="00A527F0">
        <w:t xml:space="preserve">ortrayal </w:t>
      </w:r>
      <w:r w:rsidR="005B4B99" w:rsidRPr="00A527F0">
        <w:t>C</w:t>
      </w:r>
      <w:r w:rsidRPr="00A527F0">
        <w:t xml:space="preserve">atalogues </w:t>
      </w:r>
      <w:del w:id="4552" w:author="jonathan pritchard" w:date="2024-11-20T11:40:00Z" w16du:dateUtc="2024-11-20T11:40:00Z">
        <w:r w:rsidRPr="00A527F0" w:rsidDel="00606130">
          <w:delText xml:space="preserve">and </w:delText>
        </w:r>
        <w:r w:rsidR="005B4B99" w:rsidRPr="00A527F0" w:rsidDel="00606130">
          <w:delText>I</w:delText>
        </w:r>
        <w:r w:rsidRPr="00A527F0" w:rsidDel="00606130">
          <w:delText xml:space="preserve">nteroperability </w:delText>
        </w:r>
        <w:r w:rsidR="005B4B99" w:rsidRPr="00A527F0" w:rsidDel="00606130">
          <w:delText>C</w:delText>
        </w:r>
        <w:r w:rsidRPr="00A527F0" w:rsidDel="00606130">
          <w:delText xml:space="preserve">atalogues </w:delText>
        </w:r>
      </w:del>
      <w:r w:rsidRPr="00A527F0">
        <w:t xml:space="preserve">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ins w:id="4553" w:author="jon pritchard" w:date="2024-11-27T23:19:00Z" w16du:dateUtc="2024-11-27T22:19:00Z">
        <w:r w:rsidR="00CC4796">
          <w:t xml:space="preserve"> The following flow diagram describes the </w:t>
        </w:r>
      </w:ins>
      <w:ins w:id="4554" w:author="jon pritchard" w:date="2024-11-27T23:20:00Z" w16du:dateUtc="2024-11-27T22:20:00Z">
        <w:r w:rsidR="00CC4796">
          <w:t>authentication of catalogues prior to their import into the ECDIS.</w:t>
        </w:r>
      </w:ins>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2E11C45"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ins w:id="4555" w:author="jonathan pritchard" w:date="2024-11-20T11:41:00Z" w16du:dateUtc="2024-11-20T11:41:00Z">
        <w:r w:rsidR="00606130">
          <w:t xml:space="preserve"> and</w:t>
        </w:r>
      </w:ins>
      <w:del w:id="4556" w:author="jonathan pritchard" w:date="2024-11-20T11:41:00Z" w16du:dateUtc="2024-11-20T11:41:00Z">
        <w:r w:rsidRPr="00A527F0" w:rsidDel="00606130">
          <w:delText>,</w:delText>
        </w:r>
      </w:del>
      <w:r w:rsidRPr="00A527F0">
        <w:t xml:space="preserve"> </w:t>
      </w:r>
      <w:r w:rsidR="005B4B99" w:rsidRPr="00A527F0">
        <w:t>P</w:t>
      </w:r>
      <w:r w:rsidRPr="00A527F0">
        <w:t xml:space="preserve">ortrayal </w:t>
      </w:r>
      <w:del w:id="4557" w:author="jonathan pritchard" w:date="2024-11-20T11:41:00Z" w16du:dateUtc="2024-11-20T11:41:00Z">
        <w:r w:rsidRPr="00A527F0" w:rsidDel="00606130">
          <w:delText xml:space="preserve">and </w:delText>
        </w:r>
        <w:r w:rsidR="005B4B99" w:rsidRPr="00A527F0" w:rsidDel="00606130">
          <w:delText>I</w:delText>
        </w:r>
        <w:r w:rsidRPr="00A527F0" w:rsidDel="00606130">
          <w:delText xml:space="preserve">nteroperability </w:delText>
        </w:r>
      </w:del>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0F1717D7" w:rsidR="005B4B99" w:rsidRPr="00A527F0" w:rsidDel="00A70044" w:rsidRDefault="005B4B99">
      <w:pPr>
        <w:pStyle w:val="Heading1"/>
        <w:numPr>
          <w:ilvl w:val="0"/>
          <w:numId w:val="0"/>
        </w:numPr>
        <w:ind w:left="432"/>
        <w:jc w:val="center"/>
        <w:rPr>
          <w:del w:id="4558" w:author="jonathan pritchard" w:date="2025-01-17T12:31:00Z" w16du:dateUtc="2025-01-17T12:31:00Z"/>
        </w:rPr>
        <w:pPrChange w:id="4559" w:author="jonathan pritchard" w:date="2025-01-21T16:14:00Z" w16du:dateUtc="2025-01-21T16:14:00Z">
          <w:pPr>
            <w:pStyle w:val="Heading1"/>
            <w:numPr>
              <w:numId w:val="0"/>
            </w:numPr>
            <w:spacing w:before="0" w:after="0"/>
            <w:ind w:left="0" w:right="2160" w:firstLine="0"/>
            <w:jc w:val="center"/>
          </w:pPr>
        </w:pPrChange>
      </w:pPr>
      <w:bookmarkStart w:id="4560" w:name="_Ref158105624"/>
      <w:bookmarkStart w:id="4561" w:name="_Toc188968683"/>
      <w:r w:rsidRPr="00A527F0">
        <w:lastRenderedPageBreak/>
        <w:t>Appendix</w:t>
      </w:r>
      <w:ins w:id="4562" w:author="jonathan pritchard" w:date="2025-01-21T16:13:00Z" w16du:dateUtc="2025-01-21T16:13:00Z">
        <w:r w:rsidR="000849E6">
          <w:t xml:space="preserve"> C </w:t>
        </w:r>
      </w:ins>
      <w:del w:id="4563" w:author="jon pritchard" w:date="2024-11-27T16:45:00Z" w16du:dateUtc="2024-11-27T15:45:00Z">
        <w:r w:rsidRPr="00A527F0" w:rsidDel="00802BDD">
          <w:delText xml:space="preserve"> C-3</w:delText>
        </w:r>
      </w:del>
      <w:bookmarkStart w:id="4564" w:name="_Toc100303047"/>
      <w:ins w:id="4565" w:author="jon pritchard" w:date="2024-11-27T16:45:00Z" w16du:dateUtc="2024-11-27T15:45:00Z">
        <w:r w:rsidR="00802BDD">
          <w:t xml:space="preserve"> - </w:t>
        </w:r>
      </w:ins>
      <w:del w:id="4566" w:author="jon pritchard" w:date="2024-11-27T16:45:00Z" w16du:dateUtc="2024-11-27T15:45:00Z">
        <w:r w:rsidR="000806E0" w:rsidRPr="00A527F0" w:rsidDel="00802BDD">
          <w:delText xml:space="preserve"> -</w:delText>
        </w:r>
      </w:del>
      <w:r w:rsidR="000806E0" w:rsidRPr="00A527F0">
        <w:t xml:space="preserve"> </w:t>
      </w:r>
      <w:r w:rsidRPr="00A527F0">
        <w:t>ECDIS Update Status Reports</w:t>
      </w:r>
      <w:bookmarkEnd w:id="4560"/>
      <w:bookmarkEnd w:id="4561"/>
      <w:bookmarkEnd w:id="4564"/>
    </w:p>
    <w:p w14:paraId="6DB1C15B" w14:textId="6DD5D6EB" w:rsidR="005B4B99" w:rsidRPr="00A70044" w:rsidDel="00A70044" w:rsidRDefault="005B4B99">
      <w:pPr>
        <w:pStyle w:val="Heading1"/>
        <w:numPr>
          <w:ilvl w:val="0"/>
          <w:numId w:val="0"/>
        </w:numPr>
        <w:ind w:left="432"/>
        <w:jc w:val="center"/>
        <w:rPr>
          <w:del w:id="4567" w:author="jonathan pritchard" w:date="2025-01-17T12:31:00Z" w16du:dateUtc="2025-01-17T12:31:00Z"/>
          <w:b w:val="0"/>
          <w:bCs w:val="0"/>
          <w:sz w:val="36"/>
          <w:szCs w:val="36"/>
          <w:rPrChange w:id="4568" w:author="jonathan pritchard" w:date="2025-01-17T12:31:00Z" w16du:dateUtc="2025-01-17T12:31:00Z">
            <w:rPr>
              <w:del w:id="4569" w:author="jonathan pritchard" w:date="2025-01-17T12:31:00Z" w16du:dateUtc="2025-01-17T12:31:00Z"/>
              <w:b/>
              <w:bCs/>
            </w:rPr>
          </w:rPrChange>
        </w:rPr>
        <w:pPrChange w:id="4570" w:author="jonathan pritchard" w:date="2025-01-21T16:14:00Z" w16du:dateUtc="2025-01-21T16:14:00Z">
          <w:pPr>
            <w:jc w:val="center"/>
          </w:pPr>
        </w:pPrChange>
      </w:pPr>
    </w:p>
    <w:p w14:paraId="2DD56AFF" w14:textId="69D76766" w:rsidR="000A0D43" w:rsidRPr="00A527F0" w:rsidRDefault="000A0D43">
      <w:pPr>
        <w:pStyle w:val="Heading1"/>
        <w:numPr>
          <w:ilvl w:val="0"/>
          <w:numId w:val="0"/>
        </w:numPr>
        <w:ind w:left="432"/>
        <w:jc w:val="center"/>
        <w:pPrChange w:id="4571" w:author="jonathan pritchard" w:date="2025-01-21T16:14:00Z" w16du:dateUtc="2025-01-21T16:14:00Z">
          <w:pPr>
            <w:spacing w:after="120" w:line="240" w:lineRule="auto"/>
          </w:pPr>
        </w:pPrChange>
      </w:pPr>
    </w:p>
    <w:p w14:paraId="42AEC368" w14:textId="77777777" w:rsidR="000A0D43" w:rsidRPr="00A527F0" w:rsidRDefault="000A0D43">
      <w:pPr>
        <w:pStyle w:val="Heading1"/>
        <w:numPr>
          <w:ilvl w:val="0"/>
          <w:numId w:val="172"/>
        </w:numPr>
        <w:pPrChange w:id="4572" w:author="jonathan pritchard" w:date="2025-01-21T16:14:00Z" w16du:dateUtc="2025-01-21T16:14:00Z">
          <w:pPr>
            <w:spacing w:after="120" w:line="240" w:lineRule="auto"/>
            <w:jc w:val="both"/>
          </w:pPr>
        </w:pPrChange>
      </w:pPr>
      <w:bookmarkStart w:id="4573" w:name="_Toc188968684"/>
      <w:r w:rsidRPr="00A527F0">
        <w:t>Purpose</w:t>
      </w:r>
      <w:bookmarkEnd w:id="4573"/>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ins w:id="4574" w:author="jonathan pritchard" w:date="2024-11-21T10:47:00Z" w16du:dateUtc="2024-11-21T10:47:00Z">
        <w:r w:rsidR="00F20F26">
          <w:t xml:space="preserve"> ECDIS must, therefore, implement </w:t>
        </w:r>
      </w:ins>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4575" w:name="_Hlk144392203"/>
      <w:r w:rsidR="003B11C8" w:rsidRPr="00A527F0">
        <w:t xml:space="preserve">System Database </w:t>
      </w:r>
      <w:bookmarkEnd w:id="4575"/>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rPr>
          <w:ins w:id="4576" w:author="jonathan pritchard" w:date="2024-11-21T13:30:00Z" w16du:dateUtc="2024-11-21T13:30:00Z"/>
        </w:rPr>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6E3C4C" w:rsidRDefault="006E3C4C" w:rsidP="00E15709">
      <w:pPr>
        <w:spacing w:after="120" w:line="240" w:lineRule="auto"/>
        <w:jc w:val="both"/>
        <w:rPr>
          <w:b/>
          <w:bCs/>
          <w:u w:val="single"/>
          <w:rPrChange w:id="4577" w:author="jonathan pritchard" w:date="2024-11-21T13:30:00Z" w16du:dateUtc="2024-11-21T13:30:00Z">
            <w:rPr/>
          </w:rPrChange>
        </w:rPr>
      </w:pPr>
      <w:ins w:id="4578" w:author="jonathan pritchard" w:date="2024-11-21T13:29:00Z" w16du:dateUtc="2024-11-21T13:29:00Z">
        <w:r w:rsidRPr="006E3C4C">
          <w:rPr>
            <w:b/>
            <w:bCs/>
            <w:u w:val="single"/>
            <w:rPrChange w:id="4579" w:author="jonathan pritchard" w:date="2024-11-21T13:30:00Z" w16du:dateUtc="2024-11-21T13:30:00Z">
              <w:rPr/>
            </w:rPrChange>
          </w:rPr>
          <w:t>Co</w:t>
        </w:r>
      </w:ins>
      <w:ins w:id="4580" w:author="jonathan pritchard" w:date="2024-11-21T13:30:00Z" w16du:dateUtc="2024-11-21T13:30:00Z">
        <w:r w:rsidRPr="006E3C4C">
          <w:rPr>
            <w:b/>
            <w:bCs/>
            <w:u w:val="single"/>
            <w:rPrChange w:id="4581" w:author="jonathan pritchard" w:date="2024-11-21T13:30:00Z" w16du:dateUtc="2024-11-21T13:30:00Z">
              <w:rPr/>
            </w:rPrChange>
          </w:rPr>
          <w:t>mpleteness and Up-to-datedness</w:t>
        </w:r>
      </w:ins>
    </w:p>
    <w:p w14:paraId="26495206" w14:textId="57EE6450" w:rsidR="006A2C2C" w:rsidRDefault="006A2C2C" w:rsidP="00DF6704">
      <w:pPr>
        <w:spacing w:after="120" w:line="240" w:lineRule="auto"/>
        <w:jc w:val="both"/>
        <w:rPr>
          <w:ins w:id="4582" w:author="jonathan pritchard" w:date="2024-11-22T15:32:00Z" w16du:dateUtc="2024-11-22T15:32:00Z"/>
        </w:rPr>
      </w:pPr>
      <w:ins w:id="4583" w:author="jonathan pritchard" w:date="2024-11-22T15:31:00Z" w16du:dateUtc="2024-11-22T15:31:00Z">
        <w:r>
          <w:t xml:space="preserve">Update status reports currently report whether the data which is installed in the system database are all up to date with reference to </w:t>
        </w:r>
      </w:ins>
      <w:ins w:id="4584" w:author="jonathan pritchard" w:date="2024-11-25T11:20:00Z" w16du:dateUtc="2024-11-25T11:20:00Z">
        <w:r w:rsidR="001A0951">
          <w:t xml:space="preserve">the </w:t>
        </w:r>
      </w:ins>
      <w:ins w:id="4585" w:author="jonathan pritchard" w:date="2024-11-22T15:31:00Z" w16du:dateUtc="2024-11-22T15:31:00Z">
        <w:r>
          <w:t>one or more S-128 datasets, which together represent status of a servic</w:t>
        </w:r>
      </w:ins>
      <w:ins w:id="4586" w:author="jonathan pritchard" w:date="2024-11-22T15:32:00Z" w16du:dateUtc="2024-11-22T15:32:00Z">
        <w:r>
          <w:t>e provider’s entire service.</w:t>
        </w:r>
      </w:ins>
    </w:p>
    <w:p w14:paraId="202E885B" w14:textId="318320B2" w:rsidR="006A2C2C" w:rsidRDefault="006A2C2C" w:rsidP="00DF6704">
      <w:pPr>
        <w:spacing w:after="120" w:line="240" w:lineRule="auto"/>
        <w:jc w:val="both"/>
        <w:rPr>
          <w:ins w:id="4587" w:author="jonathan pritchard" w:date="2024-11-22T15:33:00Z" w16du:dateUtc="2024-11-22T15:33:00Z"/>
        </w:rPr>
      </w:pPr>
      <w:ins w:id="4588" w:author="jonathan pritchard" w:date="2024-11-22T15:32:00Z" w16du:dateUtc="2024-11-22T15:32:00Z">
        <w:r>
          <w:lastRenderedPageBreak/>
          <w:t xml:space="preserve">Update status reports may also show whether there are any items present in the combined S-128 service which are not installed in the system database. This represents a </w:t>
        </w:r>
      </w:ins>
      <w:ins w:id="4589" w:author="jonathan pritchard" w:date="2024-11-22T15:33:00Z" w16du:dateUtc="2024-11-22T15:33:00Z">
        <w:r>
          <w:t>“Comple</w:t>
        </w:r>
      </w:ins>
      <w:ins w:id="4590" w:author="jonathan pritchard" w:date="2025-01-24T17:33:00Z" w16du:dateUtc="2025-01-24T17:33:00Z">
        <w:r w:rsidR="00DB1913">
          <w:t>te</w:t>
        </w:r>
      </w:ins>
      <w:ins w:id="4591" w:author="jonathan pritchard" w:date="2024-11-25T11:20:00Z" w16du:dateUtc="2024-11-25T11:20:00Z">
        <w:r w:rsidR="001A0951">
          <w:t>ness</w:t>
        </w:r>
      </w:ins>
      <w:ins w:id="4592" w:author="jonathan pritchard" w:date="2024-11-22T15:33:00Z" w16du:dateUtc="2024-11-22T15:33:00Z">
        <w:r>
          <w:t>” status on a product by product basis.</w:t>
        </w:r>
      </w:ins>
    </w:p>
    <w:p w14:paraId="10F03B86" w14:textId="21EE88F5" w:rsidR="006A2C2C" w:rsidRDefault="006A2C2C" w:rsidP="00DF6704">
      <w:pPr>
        <w:spacing w:after="120" w:line="240" w:lineRule="auto"/>
        <w:jc w:val="both"/>
        <w:rPr>
          <w:ins w:id="4593" w:author="jonathan pritchard" w:date="2024-11-22T15:35:00Z" w16du:dateUtc="2024-11-22T15:35:00Z"/>
        </w:rPr>
      </w:pPr>
      <w:ins w:id="4594" w:author="jonathan pritchard" w:date="2024-11-22T15:33:00Z" w16du:dateUtc="2024-11-22T15:33:00Z">
        <w:r>
          <w:t xml:space="preserve">The primary use case for the completeness feature is </w:t>
        </w:r>
      </w:ins>
      <w:ins w:id="4595" w:author="jonathan pritchard" w:date="2024-11-22T15:34:00Z" w16du:dateUtc="2024-11-22T15:34:00Z">
        <w:r>
          <w:t xml:space="preserve">to assess </w:t>
        </w:r>
      </w:ins>
      <w:ins w:id="4596" w:author="jonathan pritchard" w:date="2024-11-25T11:20:00Z" w16du:dateUtc="2024-11-25T11:20:00Z">
        <w:r w:rsidR="001A0951">
          <w:t xml:space="preserve">the installation of </w:t>
        </w:r>
      </w:ins>
      <w:ins w:id="4597" w:author="jonathan pritchard" w:date="2024-11-22T15:34:00Z" w16du:dateUtc="2024-11-22T15:34:00Z">
        <w:r>
          <w:t>S-124 Navigation</w:t>
        </w:r>
      </w:ins>
      <w:ins w:id="4598" w:author="jonathan pritchard" w:date="2024-11-22T15:35:00Z" w16du:dateUtc="2024-11-22T15:35:00Z">
        <w:r>
          <w:t xml:space="preserve">al warnings against </w:t>
        </w:r>
      </w:ins>
      <w:ins w:id="4599" w:author="jonathan pritchard" w:date="2024-11-25T11:21:00Z" w16du:dateUtc="2024-11-25T11:21:00Z">
        <w:r w:rsidR="001A0951">
          <w:t xml:space="preserve">the </w:t>
        </w:r>
      </w:ins>
      <w:ins w:id="4600" w:author="jonathan pritchard" w:date="2024-11-22T15:35:00Z" w16du:dateUtc="2024-11-22T15:35:00Z">
        <w:r>
          <w:t xml:space="preserve">in force bulletins produced by navigational warning providers. </w:t>
        </w:r>
      </w:ins>
    </w:p>
    <w:p w14:paraId="302C6BFD" w14:textId="3819EB62" w:rsidR="006E3C4C" w:rsidRDefault="006A2C2C" w:rsidP="00E15709">
      <w:pPr>
        <w:spacing w:after="120" w:line="240" w:lineRule="auto"/>
        <w:jc w:val="both"/>
        <w:rPr>
          <w:ins w:id="4601" w:author="jonathan pritchard" w:date="2024-11-21T13:30:00Z" w16du:dateUtc="2024-11-21T13:30:00Z"/>
        </w:rPr>
      </w:pPr>
      <w:ins w:id="4602" w:author="jonathan pritchard" w:date="2024-11-22T15:35:00Z" w16du:dateUtc="2024-11-22T15:35:00Z">
        <w:r>
          <w:t xml:space="preserve">Completeness reports must be </w:t>
        </w:r>
      </w:ins>
      <w:ins w:id="4603" w:author="jonathan pritchard" w:date="2024-11-22T15:37:00Z" w16du:dateUtc="2024-11-22T15:37:00Z">
        <w:r>
          <w:t xml:space="preserve">able to be </w:t>
        </w:r>
      </w:ins>
      <w:ins w:id="4604" w:author="jonathan pritchard" w:date="2024-11-22T15:35:00Z" w16du:dateUtc="2024-11-22T15:35:00Z">
        <w:r>
          <w:t>restricted to individual products. They may be referenced to either S-</w:t>
        </w:r>
      </w:ins>
      <w:ins w:id="4605" w:author="jonathan pritchard" w:date="2024-11-22T15:36:00Z" w16du:dateUtc="2024-11-22T15:36:00Z">
        <w:r>
          <w:t>128 datasets, or individual S-124 Navigational Warning datasets representing in-force bulletins.</w:t>
        </w:r>
      </w:ins>
    </w:p>
    <w:p w14:paraId="4142CAD6" w14:textId="0FD1A6B0" w:rsidR="006E3C4C" w:rsidRPr="006E3C4C" w:rsidRDefault="006E3C4C" w:rsidP="00E15709">
      <w:pPr>
        <w:spacing w:after="120" w:line="240" w:lineRule="auto"/>
        <w:jc w:val="both"/>
        <w:rPr>
          <w:ins w:id="4606" w:author="jonathan pritchard" w:date="2024-11-21T13:30:00Z" w16du:dateUtc="2024-11-21T13:30:00Z"/>
          <w:b/>
          <w:bCs/>
          <w:u w:val="single"/>
          <w:rPrChange w:id="4607" w:author="jonathan pritchard" w:date="2024-11-21T13:31:00Z" w16du:dateUtc="2024-11-21T13:31:00Z">
            <w:rPr>
              <w:ins w:id="4608" w:author="jonathan pritchard" w:date="2024-11-21T13:30:00Z" w16du:dateUtc="2024-11-21T13:30:00Z"/>
            </w:rPr>
          </w:rPrChange>
        </w:rPr>
      </w:pPr>
      <w:ins w:id="4609" w:author="jonathan pritchard" w:date="2024-11-21T13:30:00Z" w16du:dateUtc="2024-11-21T13:30:00Z">
        <w:r w:rsidRPr="006E3C4C">
          <w:rPr>
            <w:b/>
            <w:bCs/>
            <w:u w:val="single"/>
            <w:rPrChange w:id="4610" w:author="jonathan pritchard" w:date="2024-11-21T13:31:00Z" w16du:dateUtc="2024-11-21T13:31:00Z">
              <w:rPr/>
            </w:rPrChange>
          </w:rPr>
          <w:t>Product Independence.</w:t>
        </w:r>
      </w:ins>
    </w:p>
    <w:p w14:paraId="7FB4091A" w14:textId="77777777" w:rsidR="00F72843" w:rsidRDefault="00F72843" w:rsidP="00DF6704">
      <w:pPr>
        <w:spacing w:after="120" w:line="240" w:lineRule="auto"/>
        <w:jc w:val="both"/>
        <w:rPr>
          <w:ins w:id="4611" w:author="jonathan pritchard" w:date="2024-11-22T15:50:00Z" w16du:dateUtc="2024-11-22T15:50:00Z"/>
        </w:rPr>
      </w:pPr>
      <w:ins w:id="4612" w:author="jonathan pritchard" w:date="2024-11-22T15:50:00Z" w16du:dateUtc="2024-11-22T15:50:00Z">
        <w:r>
          <w:t>When update status reports are reporting “up to datedness” the following points must be borne in mind</w:t>
        </w:r>
      </w:ins>
    </w:p>
    <w:p w14:paraId="38CE1F1C" w14:textId="5693C314" w:rsidR="00F72843" w:rsidRDefault="00F72843" w:rsidP="00DF6704">
      <w:pPr>
        <w:pStyle w:val="ListParagraph"/>
        <w:numPr>
          <w:ilvl w:val="0"/>
          <w:numId w:val="45"/>
        </w:numPr>
        <w:spacing w:after="120" w:line="240" w:lineRule="auto"/>
        <w:jc w:val="both"/>
        <w:rPr>
          <w:ins w:id="4613" w:author="jonathan pritchard" w:date="2024-11-22T15:50:00Z" w16du:dateUtc="2024-11-22T15:50:00Z"/>
        </w:rPr>
      </w:pPr>
      <w:ins w:id="4614" w:author="jonathan pritchard" w:date="2024-11-22T15:50:00Z" w16du:dateUtc="2024-11-22T15:50:00Z">
        <w:r>
          <w:t xml:space="preserve">S-128 datasets from multiple sources must be combined together to form a complete picture of what is “available” from service </w:t>
        </w:r>
        <w:proofErr w:type="spellStart"/>
        <w:r>
          <w:t>providers.</w:t>
        </w:r>
      </w:ins>
      <w:ins w:id="4615" w:author="jonathan pritchard" w:date="2025-01-28T14:41:00Z" w16du:dateUtc="2025-01-28T14:41:00Z">
        <w:r w:rsidR="00DF6704">
          <w:t>When</w:t>
        </w:r>
        <w:proofErr w:type="spellEnd"/>
        <w:r w:rsidR="00DF6704">
          <w:t xml:space="preserve"> they are combined the most recent dates of any </w:t>
        </w:r>
      </w:ins>
      <w:ins w:id="4616" w:author="jonathan pritchard" w:date="2025-01-28T14:42:00Z" w16du:dateUtc="2025-01-28T14:42:00Z">
        <w:r w:rsidR="00DF6704">
          <w:t>content should be used as the reference against which the report is generated.</w:t>
        </w:r>
      </w:ins>
    </w:p>
    <w:p w14:paraId="568C47F7" w14:textId="5B051A31" w:rsidR="00F72843" w:rsidRDefault="00F72843" w:rsidP="00DF6704">
      <w:pPr>
        <w:pStyle w:val="ListParagraph"/>
        <w:numPr>
          <w:ilvl w:val="0"/>
          <w:numId w:val="45"/>
        </w:numPr>
        <w:spacing w:after="120" w:line="240" w:lineRule="auto"/>
        <w:jc w:val="both"/>
        <w:rPr>
          <w:ins w:id="4617" w:author="jonathan pritchard" w:date="2024-11-22T15:50:00Z" w16du:dateUtc="2024-11-22T15:50:00Z"/>
        </w:rPr>
      </w:pPr>
      <w:ins w:id="4618" w:author="jonathan pritchard" w:date="2024-11-22T15:50:00Z" w16du:dateUtc="2024-11-22T15:50:00Z">
        <w:r>
          <w:t>S-128 datasets are “official” data by definition and have a data producer status (as defined in section</w:t>
        </w:r>
      </w:ins>
      <w:r w:rsidR="00DF6704">
        <w:t xml:space="preserve"> </w:t>
      </w:r>
      <w:ins w:id="4619" w:author="jonathan pritchard" w:date="2024-11-22T15:50:00Z" w16du:dateUtc="2024-11-22T15:50:00Z">
        <w:r>
          <w:t>)</w:t>
        </w:r>
      </w:ins>
    </w:p>
    <w:p w14:paraId="597DE80C" w14:textId="3D2B8B2D" w:rsidR="006E3C4C" w:rsidRPr="00DF6704" w:rsidRDefault="00F72843" w:rsidP="00E15709">
      <w:pPr>
        <w:pStyle w:val="ListParagraph"/>
        <w:numPr>
          <w:ilvl w:val="0"/>
          <w:numId w:val="45"/>
        </w:numPr>
        <w:spacing w:after="120" w:line="240" w:lineRule="auto"/>
        <w:jc w:val="both"/>
      </w:pPr>
      <w:ins w:id="4620" w:author="jonathan pritchard" w:date="2024-11-22T15:50:00Z" w16du:dateUtc="2024-11-22T15:50:00Z">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ins>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4621" w:name="_Hlk87104123"/>
            <w:r w:rsidRPr="00A527F0">
              <w:t>Electronic Nautical Publications (ENP) Update Status Report</w:t>
            </w:r>
            <w:bookmarkEnd w:id="4621"/>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 xml:space="preserve">pecification) update information for the </w:t>
            </w:r>
            <w:r w:rsidRPr="00A527F0">
              <w:lastRenderedPageBreak/>
              <w:t>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lastRenderedPageBreak/>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64"/>
          <w:headerReference w:type="default" r:id="rId65"/>
          <w:footerReference w:type="even" r:id="rId66"/>
          <w:footerReference w:type="default" r:id="rId67"/>
          <w:pgSz w:w="11906" w:h="16838" w:code="9"/>
          <w:pgMar w:top="1440" w:right="1400" w:bottom="1440" w:left="1400" w:header="708" w:footer="708" w:gutter="0"/>
          <w:cols w:space="708"/>
          <w:docGrid w:linePitch="360"/>
        </w:sectPr>
      </w:pPr>
    </w:p>
    <w:p w14:paraId="4C09D7A0" w14:textId="6000E379" w:rsidR="00E12CBC" w:rsidRPr="00A527F0" w:rsidRDefault="00E12CBC">
      <w:pPr>
        <w:pStyle w:val="Heading1"/>
        <w:numPr>
          <w:ilvl w:val="0"/>
          <w:numId w:val="0"/>
        </w:numPr>
        <w:jc w:val="center"/>
        <w:pPrChange w:id="4637" w:author="jonathan pritchard" w:date="2025-01-22T13:50:00Z" w16du:dateUtc="2025-01-22T13:50:00Z">
          <w:pPr>
            <w:pStyle w:val="Heading1"/>
            <w:numPr>
              <w:numId w:val="0"/>
            </w:numPr>
            <w:spacing w:before="0" w:after="0"/>
            <w:ind w:left="2127" w:right="2160" w:firstLine="0"/>
            <w:jc w:val="center"/>
          </w:pPr>
        </w:pPrChange>
      </w:pPr>
      <w:bookmarkStart w:id="4638" w:name="_Toc188968685"/>
      <w:r w:rsidRPr="00275498">
        <w:lastRenderedPageBreak/>
        <w:t>Appendix</w:t>
      </w:r>
      <w:r w:rsidRPr="00A527F0">
        <w:t xml:space="preserve"> </w:t>
      </w:r>
      <w:ins w:id="4639" w:author="jonathan pritchard" w:date="2025-01-21T16:15:00Z" w16du:dateUtc="2025-01-21T16:15:00Z">
        <w:r w:rsidR="000849E6">
          <w:t>D</w:t>
        </w:r>
      </w:ins>
      <w:del w:id="4640" w:author="jonathan pritchard" w:date="2025-01-21T16:15:00Z" w16du:dateUtc="2025-01-21T16:15:00Z">
        <w:r w:rsidRPr="00A527F0" w:rsidDel="000849E6">
          <w:delText>C-4</w:delText>
        </w:r>
      </w:del>
      <w:bookmarkStart w:id="4641" w:name="_Toc100303050"/>
      <w:r w:rsidR="000806E0" w:rsidRPr="00A527F0">
        <w:t xml:space="preserve"> - </w:t>
      </w:r>
      <w:r w:rsidRPr="00A527F0">
        <w:t>Safety Contour and Water Level Adjustment</w:t>
      </w:r>
      <w:bookmarkEnd w:id="4638"/>
      <w:bookmarkEnd w:id="4641"/>
    </w:p>
    <w:p w14:paraId="06C4BBB6" w14:textId="77777777" w:rsidR="00F7700D" w:rsidRPr="00A527F0" w:rsidRDefault="00F7700D" w:rsidP="00F7700D">
      <w:pPr>
        <w:spacing w:after="120" w:line="240" w:lineRule="auto"/>
      </w:pPr>
    </w:p>
    <w:p w14:paraId="2BD58B01" w14:textId="306E60EE" w:rsidR="001374ED" w:rsidRPr="00A527F0" w:rsidRDefault="001374ED" w:rsidP="00A310A1">
      <w:pPr>
        <w:pStyle w:val="Heading1"/>
        <w:numPr>
          <w:ilvl w:val="0"/>
          <w:numId w:val="236"/>
        </w:numPr>
      </w:pPr>
      <w:bookmarkStart w:id="4642" w:name="_Toc88852880"/>
      <w:bookmarkStart w:id="4643" w:name="_Toc98339988"/>
      <w:bookmarkStart w:id="4644" w:name="_Toc98340364"/>
      <w:del w:id="4645" w:author="jonathan pritchard" w:date="2025-01-22T13:50:00Z" w16du:dateUtc="2025-01-22T13:50:00Z">
        <w:r w:rsidRPr="00A527F0" w:rsidDel="00275498">
          <w:delText>U</w:delText>
        </w:r>
      </w:del>
      <w:bookmarkStart w:id="4646" w:name="_Toc188968686"/>
      <w:ins w:id="4647" w:author="jonathan pritchard" w:date="2025-01-22T13:50:00Z" w16du:dateUtc="2025-01-22T13:50:00Z">
        <w:r w:rsidR="00275498">
          <w:t>U</w:t>
        </w:r>
      </w:ins>
      <w:r w:rsidRPr="00A527F0">
        <w:t>ser Selectable Safety Contour</w:t>
      </w:r>
      <w:bookmarkEnd w:id="4642"/>
      <w:bookmarkEnd w:id="4643"/>
      <w:bookmarkEnd w:id="4644"/>
      <w:bookmarkEnd w:id="4646"/>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805181">
        <w:rPr>
          <w:rPrChange w:id="4648" w:author="jonathan pritchard" w:date="2025-01-22T13:56:00Z" w16du:dateUtc="2025-01-22T13:56:00Z">
            <w:rPr>
              <w:highlight w:val="yellow"/>
            </w:rPr>
          </w:rPrChange>
        </w:rPr>
        <w:t>the “</w:t>
      </w:r>
      <w:r w:rsidRPr="00805181">
        <w:rPr>
          <w:b/>
          <w:bCs/>
          <w:rPrChange w:id="4649" w:author="jonathan pritchard" w:date="2025-01-22T13:56:00Z" w16du:dateUtc="2025-01-22T13:56:00Z">
            <w:rPr>
              <w:b/>
              <w:bCs/>
              <w:highlight w:val="yellow"/>
            </w:rPr>
          </w:rPrChange>
        </w:rPr>
        <w:t>User Selectable Safety Contour</w:t>
      </w:r>
      <w:r w:rsidRPr="00805181">
        <w:rPr>
          <w:rPrChange w:id="4650" w:author="jonathan pritchard" w:date="2025-01-22T13:56:00Z" w16du:dateUtc="2025-01-22T13:56:00Z">
            <w:rPr>
              <w:highlight w:val="yellow"/>
            </w:rPr>
          </w:rPrChange>
        </w:rPr>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47ABD3F5" w:rsidR="001374ED" w:rsidRDefault="001374ED" w:rsidP="009D0DF9">
      <w:pPr>
        <w:spacing w:after="120" w:line="240" w:lineRule="auto"/>
        <w:jc w:val="both"/>
      </w:pPr>
      <w:r w:rsidRPr="00A310A1">
        <w:t xml:space="preserve">NOTE: </w:t>
      </w:r>
      <w:ins w:id="4651" w:author="jon pritchard" w:date="2024-12-10T15:23:00Z" w16du:dateUtc="2024-12-10T15:23:00Z">
        <w:r w:rsidR="00DC78C7" w:rsidRPr="00A310A1">
          <w:rPr>
            <w:rPrChange w:id="4652" w:author="jonathan pritchard" w:date="2024-12-13T15:21:00Z" w16du:dateUtc="2024-12-13T15:21:00Z">
              <w:rPr>
                <w:color w:val="FF0000"/>
              </w:rPr>
            </w:rPrChange>
          </w:rPr>
          <w:t>On an ECDIS without the User Selectable Safety Contour feature</w:t>
        </w:r>
      </w:ins>
      <w:del w:id="4653" w:author="jon pritchard" w:date="2024-12-10T15:23:00Z" w16du:dateUtc="2024-12-10T15:23:00Z">
        <w:r w:rsidRPr="00A310A1" w:rsidDel="00DC78C7">
          <w:delText xml:space="preserve">in </w:delText>
        </w:r>
        <w:r w:rsidR="000C381A" w:rsidRPr="00A310A1" w:rsidDel="00DC78C7">
          <w:delText xml:space="preserve">the </w:delText>
        </w:r>
        <w:r w:rsidRPr="00A310A1" w:rsidDel="00DC78C7">
          <w:delText xml:space="preserve">case of S-101 or S-57 </w:delText>
        </w:r>
        <w:r w:rsidR="009604F2" w:rsidRPr="00A310A1" w:rsidDel="00DC78C7">
          <w:delText>only</w:delText>
        </w:r>
      </w:del>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del w:id="4654" w:author="jonathan pritchard" w:date="2025-01-22T13:56:00Z" w16du:dateUtc="2025-01-22T13:56:00Z">
        <w:r w:rsidR="009604F2" w:rsidRPr="00A310A1" w:rsidDel="00805181">
          <w:rPr>
            <w:strike/>
            <w:rPrChange w:id="4655" w:author="jon pritchard" w:date="2024-12-10T15:23:00Z" w16du:dateUtc="2024-12-10T15:23:00Z">
              <w:rPr>
                <w:highlight w:val="yellow"/>
              </w:rPr>
            </w:rPrChange>
          </w:rPr>
          <w:delText>[based on the S-102 product]</w:delText>
        </w:r>
        <w:r w:rsidR="002654C4" w:rsidRPr="00A310A1" w:rsidDel="00805181">
          <w:rPr>
            <w:strike/>
            <w:rPrChange w:id="4656" w:author="jon pritchard" w:date="2024-12-10T15:23:00Z" w16du:dateUtc="2024-12-10T15:23:00Z">
              <w:rPr>
                <w:highlight w:val="yellow"/>
              </w:rPr>
            </w:rPrChange>
          </w:rPr>
          <w:delText>.</w:delText>
        </w:r>
      </w:del>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4657" w:name="_Toc188968687"/>
      <w:bookmarkStart w:id="4658" w:name="_Toc88852882"/>
      <w:bookmarkStart w:id="4659" w:name="_Toc98339990"/>
      <w:bookmarkStart w:id="4660" w:name="_Toc98340366"/>
      <w:r w:rsidRPr="00A527F0">
        <w:t>Data Constraints</w:t>
      </w:r>
      <w:bookmarkEnd w:id="4657"/>
    </w:p>
    <w:bookmarkEnd w:id="4658"/>
    <w:bookmarkEnd w:id="4659"/>
    <w:bookmarkEnd w:id="4660"/>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3B531A38" w:rsidR="001374ED" w:rsidRDefault="001374ED" w:rsidP="00AE2737">
      <w:pPr>
        <w:pStyle w:val="ListParagraph"/>
        <w:numPr>
          <w:ilvl w:val="0"/>
          <w:numId w:val="72"/>
        </w:numPr>
        <w:spacing w:after="120" w:line="240" w:lineRule="auto"/>
        <w:ind w:left="284" w:hanging="284"/>
        <w:jc w:val="both"/>
        <w:rPr>
          <w:ins w:id="4661" w:author="jonathan pritchard" w:date="2024-11-21T17:10:00Z" w16du:dateUtc="2024-11-21T17:10:00Z"/>
        </w:rPr>
      </w:pPr>
      <w:r w:rsidRPr="00A527F0">
        <w:t xml:space="preserve">Coverage – S-102 data is not expected to overlap, but in case of overlap the ECDIS </w:t>
      </w:r>
      <w:del w:id="4662" w:author="jonathan pritchard" w:date="2024-11-25T11:36:00Z" w16du:dateUtc="2024-11-25T11:36:00Z">
        <w:r w:rsidRPr="00A527F0" w:rsidDel="00494635">
          <w:delText xml:space="preserve">should </w:delText>
        </w:r>
      </w:del>
      <w:ins w:id="4663" w:author="jonathan pritchard" w:date="2024-11-25T11:36:00Z" w16du:dateUtc="2024-11-25T11:36:00Z">
        <w:r w:rsidR="00494635">
          <w:t>must</w:t>
        </w:r>
        <w:r w:rsidR="00494635" w:rsidRPr="00A527F0">
          <w:t xml:space="preserve"> </w:t>
        </w:r>
      </w:ins>
      <w:r w:rsidRPr="00A527F0">
        <w:t xml:space="preserve">indicate an overlap by the text “OVERLAP” and the user </w:t>
      </w:r>
      <w:del w:id="4664" w:author="jonathan pritchard" w:date="2024-11-25T11:36:00Z" w16du:dateUtc="2024-11-25T11:36:00Z">
        <w:r w:rsidRPr="00A527F0" w:rsidDel="00494635">
          <w:delText xml:space="preserve">should </w:delText>
        </w:r>
      </w:del>
      <w:ins w:id="4665" w:author="jonathan pritchard" w:date="2024-11-25T11:36:00Z" w16du:dateUtc="2024-11-25T11:36:00Z">
        <w:r w:rsidR="00494635">
          <w:t>must</w:t>
        </w:r>
        <w:r w:rsidR="00494635" w:rsidRPr="00A527F0">
          <w:t xml:space="preserve"> </w:t>
        </w:r>
      </w:ins>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rPr>
          <w:ins w:id="4666" w:author="jonathan pritchard" w:date="2024-11-21T17:12:00Z" w16du:dateUtc="2024-11-21T17:12:00Z"/>
        </w:rPr>
      </w:pPr>
      <w:ins w:id="4667" w:author="jonathan pritchard" w:date="2024-11-21T17:10:00Z" w16du:dateUtc="2024-11-21T17:10:00Z">
        <w:r>
          <w:t xml:space="preserve">Overlaps are strictly defined </w:t>
        </w:r>
      </w:ins>
      <w:r w:rsidR="00A310A1">
        <w:t xml:space="preserve">as those </w:t>
      </w:r>
      <w:ins w:id="4668" w:author="jonathan pritchard" w:date="2024-11-21T17:11:00Z" w16du:dateUtc="2024-11-21T17:11:00Z">
        <w:r>
          <w:t>between</w:t>
        </w:r>
      </w:ins>
      <w:ins w:id="4669" w:author="jonathan pritchard" w:date="2024-11-21T17:10:00Z" w16du:dateUtc="2024-11-21T17:10:00Z">
        <w:r>
          <w:t xml:space="preserve"> grid cells containing data</w:t>
        </w:r>
      </w:ins>
      <w:ins w:id="4670" w:author="jonathan pritchard" w:date="2024-11-21T17:11:00Z" w16du:dateUtc="2024-11-21T17:11:00Z">
        <w:r>
          <w:t xml:space="preserve">, as opposed to grid cells with no-data </w:t>
        </w:r>
      </w:ins>
      <w:r w:rsidR="00A310A1">
        <w:t xml:space="preserve">(fill) </w:t>
      </w:r>
      <w:ins w:id="4671" w:author="jonathan pritchard" w:date="2024-11-21T17:11:00Z" w16du:dateUtc="2024-11-21T17:11:00Z">
        <w:r>
          <w:t>values. Both individual datasets and separate datasets may overlap, most commonly at national borders, but also in areas where there are multiple vertical datums within a</w:t>
        </w:r>
      </w:ins>
      <w:ins w:id="4672" w:author="jonathan pritchard" w:date="2024-11-21T17:12:00Z" w16du:dateUtc="2024-11-21T17:12:00Z">
        <w:r>
          <w:t xml:space="preserve"> single dataset. In these cases</w:t>
        </w:r>
      </w:ins>
    </w:p>
    <w:p w14:paraId="4EF09657" w14:textId="38A8B5CC" w:rsidR="0018296E" w:rsidRDefault="0018296E" w:rsidP="0018296E">
      <w:pPr>
        <w:pStyle w:val="ListParagraph"/>
        <w:numPr>
          <w:ilvl w:val="2"/>
          <w:numId w:val="72"/>
        </w:numPr>
        <w:spacing w:after="120" w:line="240" w:lineRule="auto"/>
        <w:jc w:val="both"/>
        <w:rPr>
          <w:ins w:id="4673" w:author="jonathan pritchard" w:date="2024-11-21T17:13:00Z" w16du:dateUtc="2024-11-21T17:13:00Z"/>
        </w:rPr>
      </w:pPr>
      <w:ins w:id="4674" w:author="jonathan pritchard" w:date="2024-11-21T17:12:00Z" w16du:dateUtc="2024-11-21T17:12:00Z">
        <w:r>
          <w:t xml:space="preserve">Overlaps within the same dataset (in areas with </w:t>
        </w:r>
      </w:ins>
      <w:ins w:id="4675" w:author="jonathan pritchard" w:date="2024-11-21T17:13:00Z" w16du:dateUtc="2024-11-21T17:13:00Z">
        <w:r>
          <w:t xml:space="preserve">multiple vertical datums) </w:t>
        </w:r>
      </w:ins>
      <w:ins w:id="4676" w:author="jonathan pritchard" w:date="2024-11-21T17:12:00Z" w16du:dateUtc="2024-11-21T17:12:00Z">
        <w:r>
          <w:t xml:space="preserve">the overlap </w:t>
        </w:r>
      </w:ins>
      <w:ins w:id="4677" w:author="jonathan pritchard" w:date="2024-11-21T17:13:00Z" w16du:dateUtc="2024-11-21T17:13:00Z">
        <w:r>
          <w:t>must</w:t>
        </w:r>
      </w:ins>
      <w:ins w:id="4678" w:author="jonathan pritchard" w:date="2024-11-21T17:12:00Z" w16du:dateUtc="2024-11-21T17:12:00Z">
        <w:r>
          <w:t xml:space="preserve"> be resolved by taking the </w:t>
        </w:r>
        <w:proofErr w:type="spellStart"/>
        <w:r>
          <w:t>shoalest</w:t>
        </w:r>
        <w:proofErr w:type="spellEnd"/>
        <w:r>
          <w:t xml:space="preserve"> value</w:t>
        </w:r>
      </w:ins>
      <w:r w:rsidR="00A310A1">
        <w:t xml:space="preserve"> (including vertical uncertainty)</w:t>
      </w:r>
      <w:ins w:id="4679" w:author="jonathan pritchard" w:date="2024-11-21T17:12:00Z" w16du:dateUtc="2024-11-21T17:12:00Z">
        <w:r>
          <w:t xml:space="preserve"> for each grid cell within the intersection</w:t>
        </w:r>
      </w:ins>
      <w:ins w:id="4680" w:author="jonathan pritchard" w:date="2024-11-21T17:13:00Z" w16du:dateUtc="2024-11-21T17:13:00Z">
        <w:r>
          <w:t xml:space="preserve">. This </w:t>
        </w:r>
      </w:ins>
      <w:ins w:id="4681" w:author="jonathan pritchard" w:date="2024-11-21T17:14:00Z" w16du:dateUtc="2024-11-21T17:14:00Z">
        <w:r>
          <w:t xml:space="preserve">is also used to resolve situations when the MSVS means that multiple grid cells are </w:t>
        </w:r>
      </w:ins>
      <w:ins w:id="4682" w:author="jonathan pritchard" w:date="2024-11-25T11:35:00Z" w16du:dateUtc="2024-11-25T11:35:00Z">
        <w:r w:rsidR="00494635">
          <w:t xml:space="preserve">to be </w:t>
        </w:r>
      </w:ins>
      <w:ins w:id="4683" w:author="jonathan pritchard" w:date="2024-11-21T17:14:00Z" w16du:dateUtc="2024-11-21T17:14:00Z">
        <w:r>
          <w:t xml:space="preserve">portrayed at the same screen position (the common point rule) – most often when the grid is </w:t>
        </w:r>
      </w:ins>
      <w:ins w:id="4684" w:author="jonathan pritchard" w:date="2024-11-21T17:15:00Z" w16du:dateUtc="2024-11-21T17:15:00Z">
        <w:r>
          <w:t>being portrayed at a smaller zoom scale than the dataset resolution.</w:t>
        </w:r>
      </w:ins>
    </w:p>
    <w:p w14:paraId="62B8B28E" w14:textId="4B3CF543" w:rsidR="0018296E" w:rsidRPr="00A527F0" w:rsidRDefault="0018296E">
      <w:pPr>
        <w:pStyle w:val="ListParagraph"/>
        <w:numPr>
          <w:ilvl w:val="2"/>
          <w:numId w:val="72"/>
        </w:numPr>
        <w:spacing w:after="120" w:line="240" w:lineRule="auto"/>
        <w:jc w:val="both"/>
        <w:pPrChange w:id="4685" w:author="jonathan pritchard" w:date="2024-11-21T17:12:00Z" w16du:dateUtc="2024-11-21T17:12:00Z">
          <w:pPr>
            <w:pStyle w:val="ListParagraph"/>
            <w:numPr>
              <w:numId w:val="72"/>
            </w:numPr>
            <w:spacing w:after="120" w:line="240" w:lineRule="auto"/>
            <w:ind w:left="284" w:hanging="284"/>
            <w:jc w:val="both"/>
          </w:pPr>
        </w:pPrChange>
      </w:pPr>
      <w:ins w:id="4686" w:author="jonathan pritchard" w:date="2024-11-21T17:13:00Z" w16du:dateUtc="2024-11-21T17:13:00Z">
        <w:r>
          <w:t>Overlaps between different producers. The end user must be asked to choose which dataset (or data producer) they wish to use.</w:t>
        </w:r>
      </w:ins>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rPr>
          <w:ins w:id="4687" w:author="jonathan pritchard" w:date="2025-01-17T12:55:00Z" w16du:dateUtc="2025-01-17T12:55:00Z"/>
        </w:rPr>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ins w:id="4688" w:author="jonathan pritchard" w:date="2025-01-17T12:55:00Z" w16du:dateUtc="2025-01-17T12:55:00Z">
        <w:r>
          <w:t>Vertical uncertainty</w:t>
        </w:r>
      </w:ins>
      <w:ins w:id="4689" w:author="jonathan pritchard" w:date="2025-01-17T12:56:00Z" w16du:dateUtc="2025-01-17T12:56:00Z">
        <w:r>
          <w:t xml:space="preserve"> information within any S-102 dataset</w:t>
        </w:r>
      </w:ins>
      <w:ins w:id="4690" w:author="jonathan pritchard" w:date="2025-01-17T12:55:00Z" w16du:dateUtc="2025-01-17T12:55:00Z">
        <w:r>
          <w:t xml:space="preserve"> must be </w:t>
        </w:r>
      </w:ins>
      <w:ins w:id="4691" w:author="jonathan pritchard" w:date="2025-01-17T12:56:00Z" w16du:dateUtc="2025-01-17T12:56:00Z">
        <w:r>
          <w:t>taken into account when extracting depth data from S-102 datasets.</w:t>
        </w:r>
      </w:ins>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4692" w:name="_Toc188968688"/>
      <w:bookmarkStart w:id="4693" w:name="_Toc88852883"/>
      <w:bookmarkStart w:id="4694" w:name="_Toc98339991"/>
      <w:bookmarkStart w:id="4695" w:name="_Toc98340367"/>
      <w:r w:rsidRPr="00A527F0">
        <w:t>Implementation</w:t>
      </w:r>
      <w:bookmarkEnd w:id="4692"/>
    </w:p>
    <w:bookmarkEnd w:id="4693"/>
    <w:bookmarkEnd w:id="4694"/>
    <w:bookmarkEnd w:id="4695"/>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4696" w:name="_Hlk87778989"/>
      <w:r w:rsidRPr="00A527F0">
        <w:t>When S-102 is selected for use, in areas where S-102 coverage exists, the S-102 suppresses the following S-101 depth features</w:t>
      </w:r>
    </w:p>
    <w:bookmarkEnd w:id="4696"/>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ins w:id="4697" w:author="jonathan pritchard" w:date="2025-01-17T12:56:00Z" w16du:dateUtc="2025-01-17T12:56:00Z">
        <w:r w:rsidR="002964A6">
          <w:t xml:space="preserve"> (including vertical uncertainty)</w:t>
        </w:r>
      </w:ins>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71"/>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4698" w:name="_Toc188968689"/>
      <w:r>
        <w:t>Calculation of depth values.</w:t>
      </w:r>
      <w:bookmarkEnd w:id="4698"/>
    </w:p>
    <w:p w14:paraId="33A133E9" w14:textId="3DBF6E4C" w:rsidR="00522446" w:rsidRDefault="002D0A15" w:rsidP="001019DD">
      <w:pPr>
        <w:spacing w:after="120" w:line="240" w:lineRule="auto"/>
        <w:jc w:val="both"/>
        <w:rPr>
          <w:ins w:id="4699" w:author="jonathan pritchard" w:date="2025-01-17T12:48:00Z" w16du:dateUtc="2025-01-17T12:48:00Z"/>
        </w:rPr>
      </w:pPr>
      <w:r>
        <w:t>C</w:t>
      </w:r>
      <w:ins w:id="4700" w:author="jonathan pritchard" w:date="2025-01-17T12:42:00Z" w16du:dateUtc="2025-01-17T12:42:00Z">
        <w:r w:rsidR="00522446" w:rsidRPr="00522446">
          <w:rPr>
            <w:rPrChange w:id="4701" w:author="jonathan pritchard" w:date="2025-01-17T12:46:00Z" w16du:dateUtc="2025-01-17T12:46:00Z">
              <w:rPr>
                <w:b/>
                <w:bCs/>
              </w:rPr>
            </w:rPrChange>
          </w:rPr>
          <w:t xml:space="preserve">alculation of depth values in S-102 datasets must take into consideration the vertical </w:t>
        </w:r>
      </w:ins>
      <w:ins w:id="4702" w:author="jonathan pritchard" w:date="2025-01-17T12:43:00Z" w16du:dateUtc="2025-01-17T12:43:00Z">
        <w:r w:rsidR="00522446" w:rsidRPr="00522446">
          <w:rPr>
            <w:rPrChange w:id="4703" w:author="jonathan pritchard" w:date="2025-01-17T12:46:00Z" w16du:dateUtc="2025-01-17T12:46:00Z">
              <w:rPr>
                <w:b/>
                <w:bCs/>
              </w:rPr>
            </w:rPrChange>
          </w:rPr>
          <w:t>uncertainty contained within the dataset</w:t>
        </w:r>
      </w:ins>
      <w:ins w:id="4704" w:author="jonathan pritchard" w:date="2025-01-17T12:52:00Z" w16du:dateUtc="2025-01-17T12:52:00Z">
        <w:r w:rsidR="002964A6">
          <w:t xml:space="preserve"> for all depth values</w:t>
        </w:r>
      </w:ins>
      <w:ins w:id="4705" w:author="jonathan pritchard" w:date="2025-01-17T12:43:00Z" w16du:dateUtc="2025-01-17T12:43:00Z">
        <w:r w:rsidR="00522446" w:rsidRPr="00522446">
          <w:rPr>
            <w:rPrChange w:id="4706" w:author="jonathan pritchard" w:date="2025-01-17T12:46:00Z" w16du:dateUtc="2025-01-17T12:46:00Z">
              <w:rPr>
                <w:b/>
                <w:bCs/>
              </w:rPr>
            </w:rPrChange>
          </w:rPr>
          <w:t xml:space="preserve">. </w:t>
        </w:r>
      </w:ins>
      <w:ins w:id="4707" w:author="jonathan pritchard" w:date="2025-01-17T12:46:00Z" w16du:dateUtc="2025-01-17T12:46:00Z">
        <w:r w:rsidR="00522446">
          <w:t xml:space="preserve">Vertical </w:t>
        </w:r>
      </w:ins>
      <w:ins w:id="4708" w:author="jonathan pritchard" w:date="2025-01-17T12:52:00Z" w16du:dateUtc="2025-01-17T12:52:00Z">
        <w:r w:rsidR="002964A6">
          <w:t>u</w:t>
        </w:r>
      </w:ins>
      <w:ins w:id="4709" w:author="jonathan pritchard" w:date="2025-01-17T12:46:00Z" w16du:dateUtc="2025-01-17T12:46:00Z">
        <w:r w:rsidR="00522446">
          <w:t xml:space="preserve">ncertainty is expressed as a positive number which </w:t>
        </w:r>
      </w:ins>
      <w:ins w:id="4710" w:author="jonathan pritchard" w:date="2025-01-17T12:47:00Z" w16du:dateUtc="2025-01-17T12:47:00Z">
        <w:r w:rsidR="00522446">
          <w:t>indicates the maximum vertical uncertainty (and hence can be added or subtracted from a depth value contained in the S-102 dataset).</w:t>
        </w:r>
      </w:ins>
    </w:p>
    <w:p w14:paraId="02817459" w14:textId="6057EE3B" w:rsidR="00522446" w:rsidRDefault="00522446" w:rsidP="001019DD">
      <w:pPr>
        <w:spacing w:after="120" w:line="240" w:lineRule="auto"/>
        <w:jc w:val="both"/>
        <w:rPr>
          <w:ins w:id="4711" w:author="jonathan pritchard" w:date="2025-01-17T12:50:00Z" w16du:dateUtc="2025-01-17T12:50:00Z"/>
        </w:rPr>
      </w:pPr>
      <w:ins w:id="4712" w:author="jonathan pritchard" w:date="2025-01-17T12:48:00Z" w16du:dateUtc="2025-01-17T12:48:00Z">
        <w:r>
          <w:t xml:space="preserve">If the vertical </w:t>
        </w:r>
      </w:ins>
      <w:ins w:id="4713" w:author="jonathan pritchard" w:date="2025-01-17T12:49:00Z" w16du:dateUtc="2025-01-17T12:49:00Z">
        <w:r w:rsidR="002964A6">
          <w:t>uncertainty is stored in the grid cells themselves then each S-102 depth has its own uncertainty value which must be taken into account when extracting the depth values f</w:t>
        </w:r>
      </w:ins>
      <w:ins w:id="4714" w:author="jonathan pritchard" w:date="2025-01-17T12:50:00Z" w16du:dateUtc="2025-01-17T12:50:00Z">
        <w:r w:rsidR="002964A6">
          <w:t>rom the dataset</w:t>
        </w:r>
      </w:ins>
    </w:p>
    <w:p w14:paraId="60E6DC03" w14:textId="553828AA" w:rsidR="002964A6" w:rsidRDefault="002964A6" w:rsidP="001019DD">
      <w:pPr>
        <w:spacing w:after="120" w:line="240" w:lineRule="auto"/>
        <w:jc w:val="both"/>
        <w:rPr>
          <w:ins w:id="4715" w:author="jonathan pritchard" w:date="2025-01-17T12:50:00Z" w16du:dateUtc="2025-01-17T12:50:00Z"/>
        </w:rPr>
      </w:pPr>
      <w:ins w:id="4716" w:author="jonathan pritchard" w:date="2025-01-17T12:50:00Z" w16du:dateUtc="2025-01-17T12:50:00Z">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w:t>
        </w:r>
      </w:ins>
      <w:ins w:id="4717" w:author="jonathan pritchard" w:date="2025-01-17T12:57:00Z" w16du:dateUtc="2025-01-17T12:57:00Z">
        <w:r>
          <w:t xml:space="preserve">separate </w:t>
        </w:r>
      </w:ins>
      <w:ins w:id="4718" w:author="jonathan pritchard" w:date="2025-01-17T12:50:00Z" w16du:dateUtc="2025-01-17T12:50:00Z">
        <w:r>
          <w:t>uncertainty grid</w:t>
        </w:r>
      </w:ins>
      <w:ins w:id="4719" w:author="jonathan pritchard" w:date="2025-01-17T12:57:00Z" w16du:dateUtc="2025-01-17T12:57:00Z">
        <w:r>
          <w:t xml:space="preserve"> values</w:t>
        </w:r>
      </w:ins>
      <w:ins w:id="4720" w:author="jonathan pritchard" w:date="2025-01-17T12:50:00Z" w16du:dateUtc="2025-01-17T12:50:00Z">
        <w:r>
          <w:t>.</w:t>
        </w:r>
      </w:ins>
    </w:p>
    <w:p w14:paraId="0BB624E0" w14:textId="516245A1" w:rsidR="002964A6" w:rsidRPr="00522446" w:rsidRDefault="002964A6" w:rsidP="001019DD">
      <w:pPr>
        <w:spacing w:after="120" w:line="240" w:lineRule="auto"/>
        <w:jc w:val="both"/>
        <w:rPr>
          <w:ins w:id="4721" w:author="jonathan pritchard" w:date="2025-01-17T12:43:00Z" w16du:dateUtc="2025-01-17T12:43:00Z"/>
          <w:rPrChange w:id="4722" w:author="jonathan pritchard" w:date="2025-01-17T12:46:00Z" w16du:dateUtc="2025-01-17T12:46:00Z">
            <w:rPr>
              <w:ins w:id="4723" w:author="jonathan pritchard" w:date="2025-01-17T12:43:00Z" w16du:dateUtc="2025-01-17T12:43:00Z"/>
              <w:b/>
              <w:bCs/>
            </w:rPr>
          </w:rPrChange>
        </w:rPr>
      </w:pPr>
      <w:ins w:id="4724" w:author="jonathan pritchard" w:date="2025-01-17T12:51:00Z" w16du:dateUtc="2025-01-17T12:51:00Z">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ins>
      <w:ins w:id="4725" w:author="jonathan pritchard" w:date="2025-01-17T12:52:00Z" w16du:dateUtc="2025-01-17T12:52:00Z">
        <w:r>
          <w:t>must</w:t>
        </w:r>
      </w:ins>
      <w:ins w:id="4726" w:author="jonathan pritchard" w:date="2025-01-17T12:51:00Z" w16du:dateUtc="2025-01-17T12:51:00Z">
        <w:r w:rsidRPr="002C334E">
          <w:t xml:space="preserve"> be subtracted for all depth values (this makes depths shoaler and drying heights higher</w:t>
        </w:r>
      </w:ins>
      <w:ins w:id="4727" w:author="jonathan pritchard" w:date="2025-01-17T12:52:00Z" w16du:dateUtc="2025-01-17T12:52:00Z">
        <w:r>
          <w:t>).</w:t>
        </w:r>
      </w:ins>
    </w:p>
    <w:p w14:paraId="57A336D4" w14:textId="7EA163E1" w:rsidR="00522446" w:rsidRPr="00522446" w:rsidDel="002964A6" w:rsidRDefault="00522446">
      <w:pPr>
        <w:pStyle w:val="ListParagraph"/>
        <w:numPr>
          <w:ilvl w:val="1"/>
          <w:numId w:val="162"/>
        </w:numPr>
        <w:spacing w:after="120" w:line="240" w:lineRule="auto"/>
        <w:jc w:val="both"/>
        <w:rPr>
          <w:del w:id="4728" w:author="jonathan pritchard" w:date="2025-01-17T12:51:00Z" w16du:dateUtc="2025-01-17T12:51:00Z"/>
          <w:b/>
          <w:bCs/>
          <w:rPrChange w:id="4729" w:author="jonathan pritchard" w:date="2025-01-17T12:43:00Z" w16du:dateUtc="2025-01-17T12:43:00Z">
            <w:rPr>
              <w:del w:id="4730" w:author="jonathan pritchard" w:date="2025-01-17T12:51:00Z" w16du:dateUtc="2025-01-17T12:51:00Z"/>
            </w:rPr>
          </w:rPrChange>
        </w:rPr>
        <w:pPrChange w:id="4731" w:author="jonathan pritchard" w:date="2025-01-17T12:43:00Z" w16du:dateUtc="2025-01-17T12:43:00Z">
          <w:pPr>
            <w:spacing w:after="120" w:line="240" w:lineRule="auto"/>
            <w:jc w:val="both"/>
          </w:pPr>
        </w:pPrChange>
      </w:pP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4732" w:name="_Toc88852884"/>
      <w:bookmarkStart w:id="4733" w:name="_Toc98339992"/>
      <w:bookmarkStart w:id="4734" w:name="_Toc98340368"/>
      <w:r w:rsidRPr="00A527F0">
        <w:br w:type="page"/>
      </w:r>
    </w:p>
    <w:p w14:paraId="2913C950" w14:textId="32A9BE41" w:rsidR="00EF57B5" w:rsidRPr="00A527F0" w:rsidRDefault="001019DD" w:rsidP="002D0A15">
      <w:pPr>
        <w:pStyle w:val="Heading1"/>
        <w:numPr>
          <w:ilvl w:val="0"/>
          <w:numId w:val="182"/>
        </w:numPr>
      </w:pPr>
      <w:bookmarkStart w:id="4735" w:name="_Toc188968690"/>
      <w:r w:rsidRPr="00A527F0">
        <w:lastRenderedPageBreak/>
        <w:t>Water Level Adjustment</w:t>
      </w:r>
      <w:bookmarkEnd w:id="4735"/>
    </w:p>
    <w:p w14:paraId="26639FE7" w14:textId="43BFE75C"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4736" w:author="jonathan pritchard" w:date="2024-10-14T00:50:00Z" w16du:dateUtc="2024-10-13T23:50:00Z">
        <w:r w:rsidDel="008972A2">
          <w:delText xml:space="preserve">. </w:delText>
        </w:r>
        <w:commentRangeStart w:id="4737"/>
        <w:r w:rsidR="00EF57B5" w:rsidRPr="00A527F0" w:rsidDel="008972A2">
          <w:delText xml:space="preserve"> </w:delText>
        </w:r>
      </w:del>
      <w:commentRangeEnd w:id="4737"/>
      <w:ins w:id="4738" w:author="jonathan pritchard" w:date="2024-10-14T00:50:00Z" w16du:dateUtc="2024-10-13T23:50:00Z">
        <w:r w:rsidR="008972A2">
          <w:t xml:space="preserve"> </w:t>
        </w:r>
      </w:ins>
      <w:r w:rsidR="00905BC7">
        <w:rPr>
          <w:rStyle w:val="CommentReference"/>
        </w:rPr>
        <w:commentReference w:id="4737"/>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7BA35D58"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4739" w:author="jon pritchard" w:date="2024-12-10T15:27:00Z" w16du:dateUtc="2024-12-10T15:27:00Z">
        <w:r w:rsidR="0009233B" w:rsidRPr="00B812CA" w:rsidDel="00DC78C7">
          <w:rPr>
            <w:highlight w:val="yellow"/>
          </w:rPr>
          <w:delText>REF</w:delText>
        </w:r>
      </w:del>
      <w:ins w:id="4740" w:author="jon pritchard" w:date="2024-12-10T15:27:00Z" w16du:dateUtc="2024-12-10T15:27:00Z">
        <w:r w:rsidR="00DC78C7">
          <w:t>Appendix C-5.5, C-5.6 and C-5.7</w:t>
        </w:r>
      </w:ins>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4741" w:name="_Toc88852885"/>
      <w:bookmarkStart w:id="4742" w:name="_Toc98339993"/>
      <w:bookmarkStart w:id="4743" w:name="_Toc98340369"/>
      <w:bookmarkEnd w:id="4732"/>
      <w:bookmarkEnd w:id="4733"/>
      <w:bookmarkEnd w:id="4734"/>
    </w:p>
    <w:p w14:paraId="4BAEE05F" w14:textId="77777777" w:rsidR="002D0A15" w:rsidRPr="00A527F0" w:rsidRDefault="002D0A15" w:rsidP="002D0A15">
      <w:pPr>
        <w:pStyle w:val="Heading1"/>
        <w:numPr>
          <w:ilvl w:val="1"/>
          <w:numId w:val="182"/>
        </w:numPr>
      </w:pPr>
      <w:bookmarkStart w:id="4744" w:name="_Toc188968691"/>
      <w:r w:rsidRPr="00A527F0">
        <w:t>Water Level Adjustment</w:t>
      </w:r>
      <w:bookmarkEnd w:id="4744"/>
    </w:p>
    <w:bookmarkEnd w:id="4741"/>
    <w:bookmarkEnd w:id="4742"/>
    <w:bookmarkEnd w:id="4743"/>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DC78C7" w:rsidRDefault="00B840E1" w:rsidP="0043278E">
      <w:pPr>
        <w:pStyle w:val="ListParagraph"/>
        <w:numPr>
          <w:ilvl w:val="0"/>
          <w:numId w:val="113"/>
        </w:numPr>
        <w:spacing w:after="120" w:line="240" w:lineRule="auto"/>
        <w:jc w:val="both"/>
        <w:rPr>
          <w:i/>
          <w:iCs/>
          <w:rPrChange w:id="4745" w:author="jon pritchard" w:date="2024-12-10T15:28:00Z" w16du:dateUtc="2024-12-10T15:28:00Z">
            <w:rPr/>
          </w:rPrChange>
        </w:rPr>
      </w:pPr>
      <w:r w:rsidRPr="00DC78C7">
        <w:rPr>
          <w:i/>
          <w:iCs/>
          <w:rPrChange w:id="4746" w:author="jon pritchard" w:date="2024-12-10T15:28:00Z" w16du:dateUtc="2024-12-10T15:28:00Z">
            <w:rPr/>
          </w:rPrChange>
        </w:rPr>
        <w:t>Selected single date and time;</w:t>
      </w:r>
    </w:p>
    <w:p w14:paraId="0D1D5B73" w14:textId="5B57DC1C" w:rsidR="00B840E1" w:rsidRPr="00DC78C7" w:rsidRDefault="00B840E1" w:rsidP="0043278E">
      <w:pPr>
        <w:pStyle w:val="ListParagraph"/>
        <w:numPr>
          <w:ilvl w:val="0"/>
          <w:numId w:val="113"/>
        </w:numPr>
        <w:spacing w:after="120" w:line="240" w:lineRule="auto"/>
        <w:jc w:val="both"/>
        <w:rPr>
          <w:i/>
          <w:iCs/>
          <w:rPrChange w:id="4747" w:author="jon pritchard" w:date="2024-12-10T15:28:00Z" w16du:dateUtc="2024-12-10T15:28:00Z">
            <w:rPr/>
          </w:rPrChange>
        </w:rPr>
      </w:pPr>
      <w:r w:rsidRPr="00DC78C7">
        <w:rPr>
          <w:i/>
          <w:iCs/>
          <w:rPrChange w:id="4748" w:author="jon pritchard" w:date="2024-12-10T15:28:00Z" w16du:dateUtc="2024-12-10T15:28:00Z">
            <w:rPr/>
          </w:rPrChange>
        </w:rPr>
        <w:t>Selected date and time period;</w:t>
      </w:r>
    </w:p>
    <w:p w14:paraId="1314B80A" w14:textId="732BB5BE" w:rsidR="00B840E1" w:rsidRPr="00DC78C7" w:rsidRDefault="00B840E1" w:rsidP="0043278E">
      <w:pPr>
        <w:pStyle w:val="ListParagraph"/>
        <w:numPr>
          <w:ilvl w:val="0"/>
          <w:numId w:val="113"/>
        </w:numPr>
        <w:spacing w:after="120" w:line="240" w:lineRule="auto"/>
        <w:jc w:val="both"/>
        <w:rPr>
          <w:i/>
          <w:iCs/>
          <w:rPrChange w:id="4749" w:author="jon pritchard" w:date="2024-12-10T15:28:00Z" w16du:dateUtc="2024-12-10T15:28:00Z">
            <w:rPr/>
          </w:rPrChange>
        </w:rPr>
      </w:pPr>
      <w:r w:rsidRPr="00DC78C7">
        <w:rPr>
          <w:i/>
          <w:iCs/>
          <w:rPrChange w:id="4750" w:author="jon pritchard" w:date="2024-12-10T15:28:00Z" w16du:dateUtc="2024-12-10T15:28:00Z">
            <w:rPr/>
          </w:rPrChange>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4751" w:name="_Toc188968692"/>
      <w:r>
        <w:t>Constraints on input data.</w:t>
      </w:r>
      <w:bookmarkEnd w:id="4751"/>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964A6" w:rsidRDefault="001374ED" w:rsidP="00AE2737">
      <w:pPr>
        <w:pStyle w:val="ListParagraph"/>
        <w:numPr>
          <w:ilvl w:val="0"/>
          <w:numId w:val="88"/>
        </w:numPr>
        <w:spacing w:after="120" w:line="240" w:lineRule="auto"/>
        <w:ind w:left="284" w:hanging="284"/>
        <w:jc w:val="both"/>
        <w:rPr>
          <w:ins w:id="4752" w:author="jonathan pritchard" w:date="2025-01-17T12:54:00Z" w16du:dateUtc="2025-01-17T12:54:00Z"/>
          <w:rPrChange w:id="4753" w:author="jonathan pritchard" w:date="2025-01-17T12:54:00Z" w16du:dateUtc="2025-01-17T12:54:00Z">
            <w:rPr>
              <w:ins w:id="4754" w:author="jonathan pritchard" w:date="2025-01-17T12:54:00Z" w16du:dateUtc="2025-01-17T12:54:00Z"/>
              <w:rFonts w:cs="Calibri"/>
              <w:color w:val="000000"/>
              <w:shd w:val="clear" w:color="auto" w:fill="FFFFFF"/>
            </w:rPr>
          </w:rPrChange>
        </w:rPr>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ins w:id="4755" w:author="jonathan pritchard" w:date="2025-01-17T12:54:00Z" w16du:dateUtc="2025-01-17T12:54:00Z">
        <w:r>
          <w:rPr>
            <w:rFonts w:cs="Calibri"/>
            <w:color w:val="000000"/>
            <w:shd w:val="clear" w:color="auto" w:fill="FFFFFF"/>
          </w:rPr>
          <w:t xml:space="preserve">As with S-102, each S-104 point used in calculations must take into account the vertical uncertainty </w:t>
        </w:r>
      </w:ins>
      <w:r w:rsidR="00A310A1">
        <w:rPr>
          <w:rFonts w:cs="Calibri"/>
          <w:color w:val="000000"/>
          <w:shd w:val="clear" w:color="auto" w:fill="FFFFFF"/>
        </w:rPr>
        <w:t xml:space="preserve">values </w:t>
      </w:r>
      <w:ins w:id="4756" w:author="jonathan pritchard" w:date="2025-01-17T12:54:00Z" w16du:dateUtc="2025-01-17T12:54:00Z">
        <w:r>
          <w:rPr>
            <w:rFonts w:cs="Calibri"/>
            <w:color w:val="000000"/>
            <w:shd w:val="clear" w:color="auto" w:fill="FFFFFF"/>
          </w:rPr>
          <w:t>contained within the dataset.</w:t>
        </w:r>
      </w:ins>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4757" w:name="_Toc188968693"/>
      <w:bookmarkStart w:id="4758" w:name="_Toc88852887"/>
      <w:bookmarkStart w:id="4759" w:name="_Toc98339995"/>
      <w:bookmarkStart w:id="4760" w:name="_Toc98340371"/>
      <w:r>
        <w:t>User Inputs</w:t>
      </w:r>
      <w:bookmarkEnd w:id="4757"/>
    </w:p>
    <w:bookmarkEnd w:id="4758"/>
    <w:bookmarkEnd w:id="4759"/>
    <w:bookmarkEnd w:id="4760"/>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4761" w:name="_Toc188968694"/>
      <w:bookmarkStart w:id="4762" w:name="_Toc88852888"/>
      <w:bookmarkStart w:id="4763" w:name="_Toc98339996"/>
      <w:bookmarkStart w:id="4764" w:name="_Toc98340372"/>
      <w:r>
        <w:t>Implementation - general</w:t>
      </w:r>
      <w:bookmarkEnd w:id="4761"/>
    </w:p>
    <w:bookmarkEnd w:id="4762"/>
    <w:bookmarkEnd w:id="4763"/>
    <w:bookmarkEnd w:id="4764"/>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2018118E" w14:textId="59505C6D" w:rsidR="001374ED" w:rsidRPr="00A527F0" w:rsidDel="00494635" w:rsidRDefault="001374ED" w:rsidP="000D0801">
      <w:pPr>
        <w:pStyle w:val="Caption"/>
        <w:spacing w:after="120" w:line="240" w:lineRule="auto"/>
        <w:jc w:val="center"/>
        <w:rPr>
          <w:del w:id="4765" w:author="jonathan pritchard" w:date="2024-11-25T11:34:00Z" w16du:dateUtc="2024-11-25T11:34:00Z"/>
        </w:rP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00ED553F" w14:textId="235DDD2C" w:rsidR="00494635" w:rsidRDefault="00494635">
      <w:pPr>
        <w:pStyle w:val="Caption"/>
        <w:spacing w:after="120" w:line="240" w:lineRule="auto"/>
        <w:jc w:val="center"/>
        <w:rPr>
          <w:ins w:id="4766" w:author="jonathan pritchard" w:date="2024-11-25T11:34:00Z" w16du:dateUtc="2024-11-25T11:34:00Z"/>
        </w:rPr>
        <w:pPrChange w:id="4767" w:author="jonathan pritchard" w:date="2024-11-25T11:34:00Z" w16du:dateUtc="2024-11-25T11:34:00Z">
          <w:pPr>
            <w:spacing w:after="60" w:line="240" w:lineRule="auto"/>
            <w:jc w:val="both"/>
          </w:pPr>
        </w:pPrChange>
      </w:pPr>
    </w:p>
    <w:p w14:paraId="10403686" w14:textId="77777777" w:rsidR="00494635" w:rsidRDefault="00494635" w:rsidP="000D0801">
      <w:pPr>
        <w:spacing w:after="60" w:line="240" w:lineRule="auto"/>
        <w:jc w:val="both"/>
        <w:rPr>
          <w:ins w:id="4768" w:author="jonathan pritchard" w:date="2024-11-25T11:34:00Z" w16du:dateUtc="2024-11-25T11:34:00Z"/>
        </w:rPr>
      </w:pPr>
    </w:p>
    <w:p w14:paraId="1BC6FDAE" w14:textId="77777777" w:rsidR="00494635" w:rsidRDefault="00494635" w:rsidP="000D0801">
      <w:pPr>
        <w:spacing w:after="60" w:line="240" w:lineRule="auto"/>
        <w:jc w:val="both"/>
        <w:rPr>
          <w:ins w:id="4769" w:author="jonathan pritchard" w:date="2024-11-25T11:34:00Z" w16du:dateUtc="2024-11-25T11:34:00Z"/>
        </w:rPr>
      </w:pPr>
    </w:p>
    <w:p w14:paraId="56662643" w14:textId="1AFAC780" w:rsidR="001374ED" w:rsidRPr="00A527F0" w:rsidRDefault="001374ED" w:rsidP="000D0801">
      <w:pPr>
        <w:spacing w:after="60" w:line="240" w:lineRule="auto"/>
        <w:jc w:val="both"/>
      </w:pPr>
      <w:r w:rsidRPr="00A527F0">
        <w:t>Further</w:t>
      </w:r>
      <w:ins w:id="4770" w:author="jon pritchard" w:date="2024-12-10T15:38:00Z" w16du:dateUtc="2024-12-10T15:38:00Z">
        <w:r w:rsidR="008F30CB">
          <w:t>,</w:t>
        </w:r>
      </w:ins>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del w:id="4771" w:author="jon pritchard" w:date="2024-12-10T15:39:00Z" w16du:dateUtc="2024-12-10T15:39:00Z">
        <w:r w:rsidR="000D0801" w:rsidRPr="00A527F0" w:rsidDel="008F30CB">
          <w:delText>)</w:delText>
        </w:r>
      </w:del>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4772" w:name="_Toc188968695"/>
      <w:bookmarkStart w:id="4773" w:name="_Toc88852889"/>
      <w:bookmarkStart w:id="4774" w:name="_Toc98339997"/>
      <w:bookmarkStart w:id="4775" w:name="_Toc98340373"/>
      <w:r w:rsidRPr="00394FF5">
        <w:t>Implementation of WLA Option 1 – WLA for a single datetime</w:t>
      </w:r>
      <w:r>
        <w:t xml:space="preserve"> instant</w:t>
      </w:r>
      <w:bookmarkEnd w:id="4772"/>
    </w:p>
    <w:bookmarkEnd w:id="4773"/>
    <w:bookmarkEnd w:id="4774"/>
    <w:bookmarkEnd w:id="4775"/>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4776"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4776"/>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5318A377">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4777" w:name="_Toc188968696"/>
      <w:bookmarkStart w:id="4778" w:name="_Toc88852890"/>
      <w:bookmarkStart w:id="4779" w:name="_Toc98339998"/>
      <w:bookmarkStart w:id="4780" w:name="_Toc98340374"/>
      <w:r w:rsidRPr="00394FF5">
        <w:t>Implementation of WLA Option 2 – WLA for a datetime range specified by the user as a time</w:t>
      </w:r>
      <w:r>
        <w:t xml:space="preserve"> period</w:t>
      </w:r>
      <w:bookmarkEnd w:id="4777"/>
    </w:p>
    <w:bookmarkEnd w:id="4778"/>
    <w:bookmarkEnd w:id="4779"/>
    <w:bookmarkEnd w:id="4780"/>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4781"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4782" w:name="_Toc188968697"/>
      <w:bookmarkStart w:id="4783" w:name="_Toc88852891"/>
      <w:bookmarkStart w:id="4784" w:name="_Toc98339999"/>
      <w:bookmarkStart w:id="4785" w:name="_Toc98340375"/>
      <w:bookmarkEnd w:id="4781"/>
      <w:r w:rsidRPr="00394FF5">
        <w:t xml:space="preserve">Implementation of WLA Option </w:t>
      </w:r>
      <w:r>
        <w:t>2</w:t>
      </w:r>
      <w:r w:rsidRPr="00394FF5">
        <w:t xml:space="preserve"> – </w:t>
      </w:r>
      <w:r w:rsidRPr="00A527F0">
        <w:t xml:space="preserve">linking of WLA to a defined route with planned waypoints and </w:t>
      </w:r>
      <w:r>
        <w:t>times</w:t>
      </w:r>
      <w:bookmarkEnd w:id="4782"/>
    </w:p>
    <w:bookmarkEnd w:id="4783"/>
    <w:bookmarkEnd w:id="4784"/>
    <w:bookmarkEnd w:id="4785"/>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7246BC" w:rsidRDefault="00297DA6" w:rsidP="00D024C6">
      <w:pPr>
        <w:spacing w:after="120" w:line="240" w:lineRule="auto"/>
        <w:jc w:val="both"/>
        <w:rPr>
          <w:rPrChange w:id="4786" w:author="jonathan pritchard" w:date="2025-01-28T15:04:00Z" w16du:dateUtc="2025-01-28T15:04:00Z">
            <w:rPr>
              <w:i/>
              <w:iCs/>
            </w:rPr>
          </w:rPrChange>
        </w:rPr>
      </w:pPr>
      <w:r w:rsidRPr="007246BC">
        <w:rPr>
          <w:rPrChange w:id="4787" w:author="jonathan pritchard" w:date="2025-01-28T15:04:00Z" w16du:dateUtc="2025-01-28T15:04:00Z">
            <w:rPr>
              <w:i/>
              <w:iCs/>
            </w:rPr>
          </w:rPrChange>
        </w:rPr>
        <w:t>The same user-specified distance shall be used for the check of safety contour, prohibited areas, geographic areas for which special conditions exist and navigational hazards” and equivalent requirements when route monitoring</w:t>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0A1E9A78">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2A012CC0">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4788"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4788"/>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4789" w:name="_Toc188968698"/>
      <w:bookmarkStart w:id="4790" w:name="_Toc88852892"/>
      <w:bookmarkStart w:id="4791" w:name="_Toc98340000"/>
      <w:bookmarkStart w:id="4792" w:name="_Toc98340376"/>
      <w:r w:rsidRPr="00A527F0">
        <w:lastRenderedPageBreak/>
        <w:t>Treatment of depth and water level related S-101 features</w:t>
      </w:r>
      <w:bookmarkEnd w:id="4789"/>
    </w:p>
    <w:p w14:paraId="7E05943F" w14:textId="31AEC40D" w:rsidR="00A4606D" w:rsidRPr="00A527F0" w:rsidRDefault="00A4606D" w:rsidP="006D7DB6">
      <w:pPr>
        <w:pStyle w:val="Heading2"/>
        <w:numPr>
          <w:ilvl w:val="1"/>
          <w:numId w:val="182"/>
        </w:numPr>
      </w:pPr>
      <w:bookmarkStart w:id="4793" w:name="_Toc188968699"/>
      <w:bookmarkStart w:id="4794" w:name="_Toc88852893"/>
      <w:bookmarkStart w:id="4795" w:name="_Toc98340001"/>
      <w:bookmarkStart w:id="4796" w:name="_Toc98340377"/>
      <w:bookmarkEnd w:id="4790"/>
      <w:bookmarkEnd w:id="4791"/>
      <w:bookmarkEnd w:id="4792"/>
      <w:r w:rsidRPr="00A527F0">
        <w:t>Substitution and adjustment of depth values</w:t>
      </w:r>
      <w:bookmarkEnd w:id="4793"/>
    </w:p>
    <w:bookmarkEnd w:id="4794"/>
    <w:bookmarkEnd w:id="4795"/>
    <w:bookmarkEnd w:id="4796"/>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51A6F03C" w:rsidR="001374ED" w:rsidRDefault="001374ED" w:rsidP="00A4606D">
      <w:pPr>
        <w:spacing w:after="120" w:line="240" w:lineRule="auto"/>
        <w:jc w:val="both"/>
      </w:pPr>
      <w:r w:rsidRPr="00A527F0">
        <w:t xml:space="preserve">In areas where WLA is processed, all depth values </w:t>
      </w:r>
      <w:del w:id="4797" w:author="jonathan pritchard" w:date="2025-01-17T12:34:00Z" w16du:dateUtc="2025-01-17T12:34:00Z">
        <w:r w:rsidRPr="00A527F0" w:rsidDel="00A70044">
          <w:delText xml:space="preserve">are </w:delText>
        </w:r>
      </w:del>
      <w:ins w:id="4798" w:author="jonathan pritchard" w:date="2025-01-17T12:34:00Z" w16du:dateUtc="2025-01-17T12:34:00Z">
        <w:r w:rsidR="00A70044">
          <w:t>must be</w:t>
        </w:r>
        <w:r w:rsidR="00A70044" w:rsidRPr="00A527F0">
          <w:t xml:space="preserve"> </w:t>
        </w:r>
      </w:ins>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4799" w:name="_Toc188968700"/>
      <w:r>
        <w:t>Areas covered by S-102 only or by both S-102 and S-104</w:t>
      </w:r>
      <w:bookmarkEnd w:id="4799"/>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w:t>
      </w:r>
      <w:del w:id="4800" w:author="jonathan pritchard" w:date="2025-01-20T13:02:00Z" w16du:dateUtc="2025-01-20T13:02:00Z">
        <w:r w:rsidRPr="00A527F0" w:rsidDel="00C70C31">
          <w:delText>s</w:delText>
        </w:r>
      </w:del>
      <w:r w:rsidRPr="00A527F0">
        <w:t xml:space="preserve">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11403E42"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del w:id="4801" w:author="jon pritchard" w:date="2024-12-03T16:47:00Z" w16du:dateUtc="2024-12-03T21:47:00Z">
        <w:r w:rsidRPr="00A527F0" w:rsidDel="00EB2B72">
          <w:delText xml:space="preserve">shall </w:delText>
        </w:r>
      </w:del>
      <w:ins w:id="4802" w:author="jon pritchard" w:date="2024-12-03T16:47:00Z" w16du:dateUtc="2024-12-03T21:47:00Z">
        <w:r w:rsidR="00EB2B72">
          <w:t>must</w:t>
        </w:r>
        <w:r w:rsidR="00EB2B72" w:rsidRPr="00A527F0">
          <w:t xml:space="preserve"> </w:t>
        </w:r>
      </w:ins>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4803" w:name="_Toc175130408"/>
      <w:bookmarkStart w:id="4804" w:name="_Toc175130409"/>
      <w:bookmarkStart w:id="4805" w:name="_Toc175130410"/>
      <w:bookmarkStart w:id="4806" w:name="_Toc175130411"/>
      <w:bookmarkStart w:id="4807" w:name="_Toc175130412"/>
      <w:bookmarkStart w:id="4808" w:name="_Toc175130413"/>
      <w:bookmarkStart w:id="4809" w:name="_Toc175130414"/>
      <w:bookmarkStart w:id="4810" w:name="_Toc175130415"/>
      <w:bookmarkStart w:id="4811" w:name="_Toc175130416"/>
      <w:bookmarkStart w:id="4812" w:name="_Toc175130417"/>
      <w:bookmarkStart w:id="4813" w:name="_Toc175130418"/>
      <w:bookmarkStart w:id="4814" w:name="_Toc175130419"/>
      <w:bookmarkStart w:id="4815" w:name="_Toc175130420"/>
      <w:bookmarkStart w:id="4816" w:name="_Toc175130421"/>
      <w:bookmarkStart w:id="4817" w:name="_Toc175130422"/>
      <w:bookmarkStart w:id="4818" w:name="_Toc175130423"/>
      <w:bookmarkStart w:id="4819" w:name="_Toc175130424"/>
      <w:bookmarkStart w:id="4820" w:name="_Toc175130425"/>
      <w:bookmarkStart w:id="4821" w:name="_Toc175130426"/>
      <w:bookmarkStart w:id="4822" w:name="_Toc175130427"/>
      <w:bookmarkStart w:id="4823" w:name="_Toc175130428"/>
      <w:bookmarkStart w:id="4824" w:name="_Toc175130429"/>
      <w:bookmarkStart w:id="4825" w:name="_Toc175130430"/>
      <w:bookmarkStart w:id="4826" w:name="_Toc175130431"/>
      <w:bookmarkStart w:id="4827" w:name="_Toc175130432"/>
      <w:bookmarkStart w:id="4828" w:name="_Toc175130433"/>
      <w:bookmarkStart w:id="4829" w:name="_Toc175130434"/>
      <w:bookmarkStart w:id="4830" w:name="_Toc175130435"/>
      <w:bookmarkStart w:id="4831" w:name="_Toc175130436"/>
      <w:bookmarkStart w:id="4832" w:name="_Toc175130437"/>
      <w:bookmarkStart w:id="4833" w:name="_Toc188968701"/>
      <w:bookmarkStart w:id="4834" w:name="_Toc88852898"/>
      <w:bookmarkStart w:id="4835" w:name="_Toc98340005"/>
      <w:bookmarkStart w:id="4836" w:name="_Toc98340381"/>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r w:rsidRPr="00A527F0">
        <w:t>Adjustment of heights and vertical clearance values</w:t>
      </w:r>
      <w:bookmarkEnd w:id="4833"/>
    </w:p>
    <w:bookmarkEnd w:id="4834"/>
    <w:bookmarkEnd w:id="4835"/>
    <w:bookmarkEnd w:id="4836"/>
    <w:p w14:paraId="74BBD048" w14:textId="186557F5"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del w:id="4837" w:author="jon pritchard" w:date="2024-12-03T16:45:00Z" w16du:dateUtc="2024-12-03T21:45:00Z">
        <w:r w:rsidRPr="00A527F0" w:rsidDel="006026F8">
          <w:delText xml:space="preserve">shall </w:delText>
        </w:r>
      </w:del>
      <w:ins w:id="4838" w:author="jon pritchard" w:date="2024-12-03T16:45:00Z" w16du:dateUtc="2024-12-03T21:45:00Z">
        <w:r w:rsidR="006026F8">
          <w:t>must</w:t>
        </w:r>
        <w:r w:rsidR="006026F8" w:rsidRPr="00A527F0">
          <w:t xml:space="preserve"> </w:t>
        </w:r>
      </w:ins>
      <w:r w:rsidRPr="00A527F0">
        <w:t xml:space="preserve">be adjusted using the intersecting S-104 grid cell water level value. This </w:t>
      </w:r>
      <w:del w:id="4839" w:author="jon pritchard" w:date="2024-12-03T16:45:00Z" w16du:dateUtc="2024-12-03T21:45:00Z">
        <w:r w:rsidRPr="00A527F0" w:rsidDel="006026F8">
          <w:delText xml:space="preserve">shall </w:delText>
        </w:r>
      </w:del>
      <w:ins w:id="4840" w:author="jon pritchard" w:date="2024-12-03T16:45:00Z" w16du:dateUtc="2024-12-03T21:45:00Z">
        <w:r w:rsidR="006026F8">
          <w:t>must</w:t>
        </w:r>
        <w:r w:rsidR="006026F8" w:rsidRPr="00A527F0">
          <w:t xml:space="preserve"> </w:t>
        </w:r>
      </w:ins>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4841" w:name="_Hlk88745181"/>
      <w:r w:rsidRPr="00A527F0">
        <w:t>When adjusting height or clearance values the largest value from the selected S-104 records shall be used in order to produce the safest values.</w:t>
      </w:r>
    </w:p>
    <w:bookmarkEnd w:id="4841"/>
    <w:p w14:paraId="701DC309" w14:textId="27E51D98" w:rsidR="001374ED" w:rsidRPr="00A527F0" w:rsidRDefault="001374ED" w:rsidP="00815F72">
      <w:pPr>
        <w:spacing w:after="120" w:line="240" w:lineRule="auto"/>
        <w:jc w:val="both"/>
      </w:pPr>
      <w:r w:rsidRPr="00A527F0">
        <w:t xml:space="preserve">The user </w:t>
      </w:r>
      <w:del w:id="4842" w:author="jon pritchard" w:date="2024-12-03T16:45:00Z" w16du:dateUtc="2024-12-03T21:45:00Z">
        <w:r w:rsidRPr="00A527F0" w:rsidDel="006026F8">
          <w:delText xml:space="preserve">shall </w:delText>
        </w:r>
      </w:del>
      <w:ins w:id="4843" w:author="jon pritchard" w:date="2024-12-03T16:45:00Z" w16du:dateUtc="2024-12-03T21:45:00Z">
        <w:r w:rsidR="006026F8">
          <w:t>must</w:t>
        </w:r>
        <w:r w:rsidR="006026F8" w:rsidRPr="00A527F0">
          <w:t xml:space="preserve"> </w:t>
        </w:r>
      </w:ins>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4844" w:name="_Toc188968702"/>
      <w:bookmarkStart w:id="4845" w:name="_Toc88852900"/>
      <w:bookmarkStart w:id="4846" w:name="_Toc98340006"/>
      <w:bookmarkStart w:id="4847" w:name="_Toc98340382"/>
      <w:r w:rsidRPr="00A527F0">
        <w:lastRenderedPageBreak/>
        <w:t>Alerts and indication details</w:t>
      </w:r>
      <w:bookmarkEnd w:id="4844"/>
    </w:p>
    <w:bookmarkEnd w:id="4845"/>
    <w:bookmarkEnd w:id="4846"/>
    <w:bookmarkEnd w:id="4847"/>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4848" w:name="_Toc88838699"/>
      <w:bookmarkStart w:id="4849" w:name="_Toc88839536"/>
      <w:bookmarkStart w:id="4850" w:name="_Toc88838700"/>
      <w:bookmarkStart w:id="4851" w:name="_Toc88839537"/>
      <w:bookmarkStart w:id="4852" w:name="_Toc88838701"/>
      <w:bookmarkStart w:id="4853" w:name="_Toc88839538"/>
      <w:bookmarkStart w:id="4854" w:name="_Toc88838702"/>
      <w:bookmarkStart w:id="4855" w:name="_Toc88839539"/>
      <w:bookmarkStart w:id="4856" w:name="_Toc88838703"/>
      <w:bookmarkStart w:id="4857" w:name="_Toc88839540"/>
      <w:bookmarkStart w:id="4858" w:name="_Toc88852905"/>
      <w:bookmarkStart w:id="4859" w:name="_Toc88838704"/>
      <w:bookmarkStart w:id="4860" w:name="_Toc88839541"/>
      <w:bookmarkStart w:id="4861" w:name="_Toc88838705"/>
      <w:bookmarkStart w:id="4862" w:name="_Toc88839542"/>
      <w:bookmarkStart w:id="4863" w:name="_Toc88838706"/>
      <w:bookmarkStart w:id="4864" w:name="_Toc88839543"/>
      <w:bookmarkStart w:id="4865" w:name="_Toc88838707"/>
      <w:bookmarkStart w:id="4866" w:name="_Toc88839544"/>
      <w:bookmarkStart w:id="4867" w:name="_Toc88838708"/>
      <w:bookmarkStart w:id="4868" w:name="_Toc88839545"/>
      <w:bookmarkStart w:id="4869" w:name="_Toc88838709"/>
      <w:bookmarkStart w:id="4870" w:name="_Toc88839546"/>
      <w:bookmarkStart w:id="4871" w:name="_Toc88838710"/>
      <w:bookmarkStart w:id="4872" w:name="_Toc88839547"/>
      <w:bookmarkStart w:id="4873" w:name="_Toc88838711"/>
      <w:bookmarkStart w:id="4874" w:name="_Toc88839548"/>
      <w:bookmarkStart w:id="4875" w:name="_Toc188968703"/>
      <w:bookmarkStart w:id="4876" w:name="_Toc88852914"/>
      <w:bookmarkStart w:id="4877" w:name="_Toc98340007"/>
      <w:bookmarkStart w:id="4878" w:name="_Toc98340383"/>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r w:rsidRPr="00A527F0">
        <w:t>Legend details</w:t>
      </w:r>
      <w:bookmarkEnd w:id="4875"/>
    </w:p>
    <w:bookmarkEnd w:id="4876"/>
    <w:bookmarkEnd w:id="4877"/>
    <w:bookmarkEnd w:id="4878"/>
    <w:p w14:paraId="18222D1C" w14:textId="4998F97A"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del w:id="4879" w:author="jonathan pritchard" w:date="2024-10-14T00:50:00Z" w16du:dateUtc="2024-10-13T23:50:00Z">
        <w:r w:rsidRPr="00A527F0" w:rsidDel="008972A2">
          <w:delText xml:space="preserve">.  </w:delText>
        </w:r>
      </w:del>
      <w:ins w:id="4880"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4881" w:name="_Toc188968704"/>
      <w:r w:rsidR="006E2D52" w:rsidRPr="00A527F0">
        <w:lastRenderedPageBreak/>
        <w:t xml:space="preserve">Appendix </w:t>
      </w:r>
      <w:r w:rsidR="00A310A1">
        <w:t>E</w:t>
      </w:r>
      <w:r w:rsidR="00F94FB6">
        <w:t xml:space="preserve"> – Dataset Loading and Display (Rendering) Algorithms</w:t>
      </w:r>
      <w:bookmarkEnd w:id="4881"/>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4882" w:name="_Toc188968705"/>
      <w:r>
        <w:t>Introduction</w:t>
      </w:r>
      <w:bookmarkEnd w:id="4882"/>
    </w:p>
    <w:p w14:paraId="302EF453" w14:textId="57152556" w:rsidR="00E67DD4" w:rsidRDefault="00E67DD4">
      <w:pPr>
        <w:jc w:val="both"/>
        <w:rPr>
          <w:lang w:val="en-US"/>
        </w:rPr>
        <w:pPrChange w:id="4883" w:author="jonathan pritchard" w:date="2025-01-17T12:35:00Z" w16du:dateUtc="2025-01-17T12:35:00Z">
          <w:pPr/>
        </w:pPrChange>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pPr>
        <w:jc w:val="both"/>
        <w:rPr>
          <w:rFonts w:cs="Arial"/>
        </w:rPr>
        <w:pPrChange w:id="4884" w:author="jonathan pritchard" w:date="2025-01-17T12:35:00Z" w16du:dateUtc="2025-01-17T12:35:00Z">
          <w:pPr/>
        </w:pPrChange>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pPr>
        <w:jc w:val="both"/>
        <w:rPr>
          <w:rFonts w:cs="Arial"/>
        </w:rPr>
        <w:pPrChange w:id="4885" w:author="jonathan pritchard" w:date="2025-01-17T12:35:00Z" w16du:dateUtc="2025-01-17T12:35:00Z">
          <w:pPr/>
        </w:pPrChange>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pPr>
        <w:spacing w:after="120" w:line="240" w:lineRule="auto"/>
        <w:jc w:val="both"/>
        <w:rPr>
          <w:rFonts w:cs="Arial"/>
        </w:rPr>
        <w:pPrChange w:id="4886" w:author="jonathan pritchard" w:date="2025-01-17T12:35:00Z" w16du:dateUtc="2025-01-17T12:35:00Z">
          <w:pPr>
            <w:spacing w:after="120" w:line="240" w:lineRule="auto"/>
          </w:pPr>
        </w:pPrChange>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6296B5B7" w:rsidR="00E67DD4" w:rsidRPr="006E2D52" w:rsidRDefault="00E67DD4" w:rsidP="006E2D52">
      <w:pPr>
        <w:spacing w:after="120" w:line="240" w:lineRule="auto"/>
        <w:jc w:val="both"/>
        <w:rPr>
          <w:rFonts w:cs="Arial"/>
          <w:lang w:val="en-AU"/>
        </w:rPr>
      </w:pPr>
      <w:r w:rsidRPr="006A66C1">
        <w:rPr>
          <w:rFonts w:cs="Arial"/>
        </w:rPr>
        <w:t xml:space="preserve">Note 2: Light sectors </w:t>
      </w:r>
      <w:del w:id="4887" w:author="jonathan pritchard" w:date="2025-01-17T12:35:00Z" w16du:dateUtc="2025-01-17T12:35:00Z">
        <w:r w:rsidRPr="006A66C1" w:rsidDel="00A70044">
          <w:rPr>
            <w:rFonts w:cs="Arial"/>
          </w:rPr>
          <w:delText>[</w:delText>
        </w:r>
      </w:del>
      <w:r w:rsidRPr="006A66C1">
        <w:rPr>
          <w:rFonts w:cs="Arial"/>
        </w:rPr>
        <w:t>and other features which may span dataset boundaries</w:t>
      </w:r>
      <w:del w:id="4888" w:author="jonathan pritchard" w:date="2025-01-17T12:35:00Z" w16du:dateUtc="2025-01-17T12:35:00Z">
        <w:r w:rsidRPr="006A66C1" w:rsidDel="00A70044">
          <w:rPr>
            <w:rFonts w:cs="Arial"/>
          </w:rPr>
          <w:delText>]</w:delText>
        </w:r>
      </w:del>
      <w:r w:rsidRPr="006A66C1">
        <w:rPr>
          <w:rFonts w:cs="Arial"/>
        </w:rPr>
        <w:t>.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336B3E0E" w14:textId="2D8B9509" w:rsidR="00802BDD" w:rsidRPr="00802BDD" w:rsidDel="00802BDD" w:rsidRDefault="00E67DD4">
      <w:pPr>
        <w:rPr>
          <w:del w:id="4889" w:author="jon pritchard" w:date="2024-11-27T16:48:00Z" w16du:dateUtc="2024-11-27T15:48:00Z"/>
        </w:rPr>
        <w:pPrChange w:id="4890" w:author="jon pritchard" w:date="2024-11-27T16:48:00Z" w16du:dateUtc="2024-11-27T15:48:00Z">
          <w:pPr>
            <w:pStyle w:val="Heading1"/>
            <w:spacing w:after="120"/>
            <w:ind w:right="16"/>
          </w:pPr>
        </w:pPrChange>
      </w:pPr>
      <w:bookmarkStart w:id="4891" w:name="_Toc187673191"/>
      <w:bookmarkStart w:id="4892" w:name="_Toc187673423"/>
      <w:bookmarkStart w:id="4893" w:name="_Toc188368782"/>
      <w:bookmarkStart w:id="4894" w:name="_Toc439685271"/>
      <w:bookmarkStart w:id="4895" w:name="_Toc162435345"/>
      <w:bookmarkEnd w:id="4891"/>
      <w:bookmarkEnd w:id="4892"/>
      <w:bookmarkEnd w:id="4893"/>
      <w:commentRangeStart w:id="4896"/>
      <w:del w:id="4897" w:author="jon pritchard" w:date="2024-11-27T16:47:00Z" w16du:dateUtc="2024-11-27T15:47:00Z">
        <w:r w:rsidDel="00802BDD">
          <w:rPr>
            <w:lang w:val="en-US"/>
          </w:rPr>
          <w:delText xml:space="preserve">Overview – </w:delText>
        </w:r>
        <w:r w:rsidRPr="00693533" w:rsidDel="00802BDD">
          <w:delText xml:space="preserve">Display </w:delText>
        </w:r>
        <w:r w:rsidDel="00802BDD">
          <w:delText>s</w:delText>
        </w:r>
        <w:r w:rsidRPr="00693533" w:rsidDel="00802BDD">
          <w:delText xml:space="preserve">cale </w:delText>
        </w:r>
        <w:r w:rsidDel="00802BDD">
          <w:delText>r</w:delText>
        </w:r>
        <w:r w:rsidRPr="00693533" w:rsidDel="00802BDD">
          <w:delText>ange</w:delText>
        </w:r>
        <w:bookmarkEnd w:id="4894"/>
        <w:bookmarkEnd w:id="4895"/>
        <w:r w:rsidDel="00802BDD">
          <w:delText>s</w:delText>
        </w:r>
        <w:commentRangeEnd w:id="4896"/>
        <w:r w:rsidDel="00802BDD">
          <w:rPr>
            <w:rStyle w:val="CommentReference"/>
          </w:rPr>
          <w:commentReference w:id="4896"/>
        </w:r>
      </w:del>
      <w:bookmarkStart w:id="4898" w:name="_Toc187673201"/>
      <w:bookmarkStart w:id="4899" w:name="_Toc187673433"/>
      <w:bookmarkStart w:id="4900" w:name="_Toc188368792"/>
      <w:bookmarkStart w:id="4901" w:name="_Toc188621985"/>
      <w:bookmarkEnd w:id="4898"/>
      <w:bookmarkEnd w:id="4899"/>
      <w:bookmarkEnd w:id="4900"/>
      <w:bookmarkEnd w:id="4901"/>
      <w:ins w:id="4902" w:author="jon pritchard" w:date="2024-11-27T16:48:00Z" w16du:dateUtc="2024-11-27T15:48:00Z">
        <w:r w:rsidR="00802BDD" w:rsidRPr="00802BDD">
          <w:t>Scales and scale ranges are defined in Clause XXX-XXX.</w:t>
        </w:r>
        <w:r w:rsidR="00802BDD">
          <w:t xml:space="preserve"> </w:t>
        </w:r>
      </w:ins>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0E7B0AA" w:rsidR="00E67DD4" w:rsidRPr="00E61AD8" w:rsidDel="00802BDD" w:rsidRDefault="00E67DD4">
      <w:pPr>
        <w:pStyle w:val="Heading2"/>
        <w:numPr>
          <w:ilvl w:val="1"/>
          <w:numId w:val="228"/>
        </w:numPr>
        <w:rPr>
          <w:del w:id="4903" w:author="jon pritchard" w:date="2024-11-27T16:47:00Z" w16du:dateUtc="2024-11-27T15:47:00Z"/>
          <w:lang w:val="en-US"/>
        </w:rPr>
        <w:pPrChange w:id="4904" w:author="jonathan pritchard" w:date="2025-01-16T10:51:00Z" w16du:dateUtc="2025-01-16T10:51:00Z">
          <w:pPr>
            <w:pStyle w:val="Heading1"/>
            <w:numPr>
              <w:numId w:val="0"/>
            </w:numPr>
            <w:ind w:left="0" w:firstLine="0"/>
          </w:pPr>
        </w:pPrChange>
      </w:pPr>
      <w:bookmarkStart w:id="4905" w:name="_Toc510785435"/>
      <w:bookmarkStart w:id="4906" w:name="_Toc510784286"/>
      <w:bookmarkEnd w:id="4905"/>
      <w:bookmarkEnd w:id="4906"/>
      <w:del w:id="4907" w:author="jon pritchard" w:date="2024-11-27T16:47:00Z" w16du:dateUtc="2024-11-27T15:47:00Z">
        <w:r w:rsidRPr="001F69A8" w:rsidDel="00802BDD">
          <w:rPr>
            <w:lang w:val="en-US"/>
          </w:rPr>
          <w:delText xml:space="preserve">ANNEX </w:delText>
        </w:r>
        <w:r w:rsidDel="00802BDD">
          <w:rPr>
            <w:lang w:val="en-US"/>
          </w:rPr>
          <w:delText>D</w:delText>
        </w:r>
        <w:r w:rsidRPr="001F69A8" w:rsidDel="00802BDD">
          <w:rPr>
            <w:lang w:val="en-US"/>
          </w:rPr>
          <w:delText xml:space="preserve"> </w:delText>
        </w:r>
        <w:r w:rsidDel="00802BDD">
          <w:rPr>
            <w:lang w:val="en-US"/>
          </w:rPr>
          <w:delText>–</w:delText>
        </w:r>
        <w:r w:rsidRPr="00E61AD8" w:rsidDel="00802BDD">
          <w:rPr>
            <w:lang w:val="en-US"/>
          </w:rPr>
          <w:delText xml:space="preserve"> </w:delText>
        </w:r>
        <w:r w:rsidDel="00802BDD">
          <w:rPr>
            <w:lang w:val="en-US"/>
          </w:rPr>
          <w:delText>Dataset Loading and Display (Rendering) Algorithms</w:delText>
        </w:r>
        <w:bookmarkStart w:id="4908" w:name="_Toc187673203"/>
        <w:bookmarkStart w:id="4909" w:name="_Toc187673435"/>
        <w:bookmarkStart w:id="4910" w:name="_Toc188368794"/>
        <w:bookmarkStart w:id="4911" w:name="_Toc188621987"/>
        <w:bookmarkEnd w:id="4908"/>
        <w:bookmarkEnd w:id="4909"/>
        <w:bookmarkEnd w:id="4910"/>
        <w:bookmarkEnd w:id="4911"/>
      </w:del>
    </w:p>
    <w:p w14:paraId="6892DCF1" w14:textId="16443163" w:rsidR="00F94FB6" w:rsidRPr="00F94FB6" w:rsidRDefault="00F94FB6" w:rsidP="00F94FB6">
      <w:pPr>
        <w:pStyle w:val="ListParagraph"/>
        <w:numPr>
          <w:ilvl w:val="1"/>
          <w:numId w:val="216"/>
        </w:numPr>
        <w:rPr>
          <w:b/>
          <w:bCs/>
          <w:lang w:eastAsia="en-US"/>
        </w:rPr>
      </w:pPr>
      <w:bookmarkStart w:id="4912" w:name="_Toc169203196"/>
      <w:r w:rsidRPr="00F94FB6">
        <w:rPr>
          <w:b/>
          <w:bCs/>
          <w:lang w:eastAsia="en-US"/>
        </w:rPr>
        <w:t>Dataset Loading Algorithm</w:t>
      </w:r>
    </w:p>
    <w:p w14:paraId="1827A221" w14:textId="77777777" w:rsidR="00E67DD4" w:rsidRPr="001504A3" w:rsidRDefault="00E67DD4">
      <w:pPr>
        <w:pStyle w:val="Heading3"/>
        <w:numPr>
          <w:ilvl w:val="2"/>
          <w:numId w:val="229"/>
        </w:numPr>
        <w:rPr>
          <w:lang w:eastAsia="en-US"/>
        </w:rPr>
        <w:pPrChange w:id="4913" w:author="jon pritchard" w:date="2024-11-27T16:50:00Z" w16du:dateUtc="2024-11-27T15:50:00Z">
          <w:pPr>
            <w:pStyle w:val="ListContinue2"/>
            <w:numPr>
              <w:numId w:val="142"/>
            </w:numPr>
            <w:tabs>
              <w:tab w:val="clear" w:pos="800"/>
              <w:tab w:val="num" w:pos="450"/>
            </w:tabs>
            <w:spacing w:before="120" w:after="120" w:line="240" w:lineRule="auto"/>
            <w:ind w:left="851" w:hanging="851"/>
            <w:jc w:val="both"/>
          </w:pPr>
        </w:pPrChange>
      </w:pPr>
      <w:bookmarkStart w:id="4914" w:name="_Hlk177457598"/>
      <w:bookmarkStart w:id="4915" w:name="_Toc188968706"/>
      <w:r>
        <w:rPr>
          <w:lang w:eastAsia="en-US"/>
        </w:rPr>
        <w:t>Prerequisites</w:t>
      </w:r>
      <w:bookmarkEnd w:id="4914"/>
      <w:bookmarkEnd w:id="4915"/>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3FA22346" w14:textId="6AF96B7E" w:rsidR="00E67DD4" w:rsidRPr="001674E9" w:rsidDel="00A70044" w:rsidRDefault="00E67DD4" w:rsidP="00F94FB6">
      <w:pPr>
        <w:pStyle w:val="ListParagraph"/>
        <w:numPr>
          <w:ilvl w:val="1"/>
          <w:numId w:val="231"/>
        </w:numPr>
        <w:spacing w:before="60" w:after="60" w:line="240" w:lineRule="auto"/>
        <w:jc w:val="both"/>
        <w:rPr>
          <w:del w:id="4916" w:author="jonathan pritchard" w:date="2025-01-17T12:35:00Z" w16du:dateUtc="2025-01-17T12:35:00Z"/>
          <w:strike/>
          <w:highlight w:val="yellow"/>
          <w:lang w:val="en-US"/>
        </w:rPr>
      </w:pPr>
      <w:commentRangeStart w:id="4917"/>
      <w:del w:id="4918" w:author="jonathan pritchard" w:date="2025-01-17T12:35:00Z" w16du:dateUtc="2025-01-17T12:35:00Z">
        <w:r w:rsidRPr="001674E9" w:rsidDel="00A70044">
          <w:rPr>
            <w:strike/>
            <w:highlight w:val="yellow"/>
          </w:rPr>
          <w:delText xml:space="preserve">Convert device polygons </w:delText>
        </w:r>
        <w:r w:rsidRPr="001674E9" w:rsidDel="00A70044">
          <w:rPr>
            <w:i/>
            <w:iCs/>
            <w:strike/>
            <w:highlight w:val="yellow"/>
          </w:rPr>
          <w:delText>polygon</w:delText>
        </w:r>
        <w:r w:rsidRPr="001674E9" w:rsidDel="00A70044">
          <w:rPr>
            <w:strike/>
            <w:highlight w:val="yellow"/>
          </w:rPr>
          <w:delText xml:space="preserve"> to geographic polygons: </w:delText>
        </w:r>
        <w:r w:rsidRPr="001674E9" w:rsidDel="00A70044">
          <w:rPr>
            <w:i/>
            <w:iCs/>
            <w:strike/>
            <w:highlight w:val="yellow"/>
          </w:rPr>
          <w:delText>~projection(polygon)</w:delText>
        </w:r>
        <w:r w:rsidRPr="001674E9" w:rsidDel="00A70044">
          <w:rPr>
            <w:strike/>
            <w:highlight w:val="yellow"/>
          </w:rPr>
          <w:delText>.</w:delText>
        </w:r>
        <w:commentRangeEnd w:id="4917"/>
        <w:r w:rsidDel="00A70044">
          <w:rPr>
            <w:rStyle w:val="CommentReference"/>
          </w:rPr>
          <w:commentReference w:id="4917"/>
        </w:r>
        <w:bookmarkStart w:id="4919" w:name="_Toc188368797"/>
        <w:bookmarkStart w:id="4920" w:name="_Toc188621990"/>
        <w:bookmarkEnd w:id="4919"/>
        <w:bookmarkEnd w:id="4920"/>
      </w:del>
    </w:p>
    <w:bookmarkEnd w:id="4912"/>
    <w:p w14:paraId="40983CA1" w14:textId="6A952352" w:rsidR="00F94FB6" w:rsidRPr="00F94FB6" w:rsidRDefault="00F94FB6" w:rsidP="00F94FB6">
      <w:pPr>
        <w:pStyle w:val="ListParagraph"/>
        <w:numPr>
          <w:ilvl w:val="1"/>
          <w:numId w:val="216"/>
        </w:numPr>
        <w:rPr>
          <w:b/>
          <w:bCs/>
          <w:lang w:eastAsia="en-US"/>
        </w:rPr>
      </w:pPr>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Change w:id="4921" w:author="jonathan pritchard" w:date="2025-01-28T14:47:00Z" w16du:dateUtc="2025-01-28T14:47:00Z">
                                    <w:rPr>
                                      <w:rFonts w:ascii="Cambria Math" w:hAnsi="Cambria Math"/>
                                      <w:highlight w:val="yellow"/>
                                    </w:rPr>
                                  </w:rPrChange>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Change w:id="4919" w:author="jonathan pritchard" w:date="2025-01-28T14:47:00Z" w16du:dateUtc="2025-01-28T14:47:00Z">
                              <w:rPr>
                                <w:rFonts w:ascii="Cambria Math" w:hAnsi="Cambria Math"/>
                                <w:highlight w:val="yellow"/>
                              </w:rPr>
                            </w:rPrChange>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624B58">
        <w:rPr>
          <w:rPrChange w:id="4922" w:author="jonathan pritchard" w:date="2025-01-28T14:47:00Z" w16du:dateUtc="2025-01-28T14:47:00Z">
            <w:rPr>
              <w:highlight w:val="yellow"/>
            </w:rPr>
          </w:rPrChange>
        </w:rPr>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4923" w:name="_Hlk177394136"/>
            <w:r>
              <w:t xml:space="preserve">A device-polygon </w:t>
            </w:r>
            <w:r w:rsidRPr="00712598">
              <w:rPr>
                <w:i/>
                <w:iCs/>
              </w:rPr>
              <w:t>viewport</w:t>
            </w:r>
            <w:r>
              <w:t xml:space="preserve"> describing the device area that should be covered with data</w:t>
            </w:r>
          </w:p>
          <w:bookmarkEnd w:id="4923"/>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ins w:id="4924" w:author="jon pritchard" w:date="2024-11-27T16:51:00Z" w16du:dateUtc="2024-11-27T15:51:00Z">
              <w:r w:rsidR="00CC4988">
                <w:rPr>
                  <w:rStyle w:val="FootnoteReference"/>
                  <w:i/>
                  <w:iCs/>
                </w:rPr>
                <w:footnoteReference w:id="6"/>
              </w:r>
            </w:ins>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4E843247" w:rsidR="00E67DD4" w:rsidRPr="00AD5EEC" w:rsidRDefault="00AD5EEC" w:rsidP="00AD5EEC">
      <w:pPr>
        <w:pStyle w:val="ListParagraph"/>
        <w:numPr>
          <w:ilvl w:val="1"/>
          <w:numId w:val="216"/>
        </w:numPr>
        <w:rPr>
          <w:b/>
          <w:bCs/>
          <w:lang w:eastAsia="en-US"/>
        </w:rPr>
      </w:pPr>
      <w:r>
        <w:rPr>
          <w:b/>
          <w:bCs/>
          <w:lang w:eastAsia="en-US"/>
        </w:rPr>
        <w:t>Data display Algorithm</w:t>
      </w:r>
      <w:del w:id="4932" w:author="jon pritchard" w:date="2024-11-27T16:52:00Z" w16du:dateUtc="2024-11-27T15:52:00Z">
        <w:r w:rsidR="00E67DD4" w:rsidRPr="00AD5EEC" w:rsidDel="00CC4988">
          <w:rPr>
            <w:b/>
            <w:bCs/>
            <w:i/>
            <w:iCs/>
            <w:lang w:val="en-US"/>
          </w:rPr>
          <w:delText>TBA</w:delText>
        </w:r>
      </w:del>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7EC9CAAF" w14:textId="77777777" w:rsidR="00AD5EEC" w:rsidRPr="00AD5EEC" w:rsidDel="00CC4988" w:rsidRDefault="00AD5EEC" w:rsidP="00E67DD4">
      <w:pPr>
        <w:spacing w:after="120" w:line="240" w:lineRule="auto"/>
        <w:rPr>
          <w:del w:id="4933" w:author="jon pritchard" w:date="2024-11-27T16:52:00Z" w16du:dateUtc="2024-11-27T15:52:00Z"/>
          <w:b/>
          <w:bCs/>
          <w:lang w:val="en-US"/>
        </w:rPr>
      </w:pP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ins w:id="4934" w:author="jon pritchard" w:date="2024-11-27T16:52:00Z" w16du:dateUtc="2024-11-27T15:52:00Z"/>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ins w:id="4935" w:author="jon pritchard" w:date="2024-11-27T16:52:00Z" w16du:dateUtc="2024-11-27T15:52:00Z"/>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7F443929" w:rsidR="0065597A" w:rsidRPr="00A527F0" w:rsidRDefault="0065597A" w:rsidP="0065597A">
      <w:pPr>
        <w:pStyle w:val="Heading1"/>
        <w:numPr>
          <w:ilvl w:val="0"/>
          <w:numId w:val="0"/>
        </w:numPr>
        <w:spacing w:before="0" w:after="0"/>
        <w:ind w:left="2127" w:right="2160"/>
        <w:jc w:val="center"/>
      </w:pPr>
      <w:bookmarkStart w:id="4936" w:name="_Toc188968707"/>
      <w:r w:rsidRPr="00A527F0">
        <w:lastRenderedPageBreak/>
        <w:t xml:space="preserve">Appendix </w:t>
      </w:r>
      <w:ins w:id="4937" w:author="jonathan pritchard" w:date="2025-01-21T16:19:00Z" w16du:dateUtc="2025-01-21T16:19:00Z">
        <w:r w:rsidR="00E93146">
          <w:t>F</w:t>
        </w:r>
      </w:ins>
      <w:del w:id="4938" w:author="jonathan pritchard" w:date="2025-01-21T16:19:00Z" w16du:dateUtc="2025-01-21T16:19:00Z">
        <w:r w:rsidRPr="00A527F0" w:rsidDel="00E93146">
          <w:delText>C-8</w:delText>
        </w:r>
      </w:del>
      <w:r w:rsidRPr="00A527F0">
        <w:t xml:space="preserve"> – GML Coverage Polygons</w:t>
      </w:r>
      <w:bookmarkEnd w:id="4936"/>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4939" w:name="_Toc188968708"/>
      <w:r w:rsidRPr="00A527F0">
        <w:t>GML Coverage Polygons</w:t>
      </w:r>
      <w:bookmarkEnd w:id="4939"/>
    </w:p>
    <w:p w14:paraId="10AD9221" w14:textId="2C7C83B0" w:rsidR="0065597A" w:rsidRPr="00A527F0" w:rsidRDefault="0065597A" w:rsidP="00FD4BD6">
      <w:pPr>
        <w:pStyle w:val="Heading2"/>
        <w:numPr>
          <w:ilvl w:val="1"/>
          <w:numId w:val="235"/>
        </w:numPr>
      </w:pPr>
      <w:bookmarkStart w:id="4940" w:name="_Toc188968709"/>
      <w:r w:rsidRPr="00A527F0">
        <w:t>Introduction</w:t>
      </w:r>
      <w:bookmarkEnd w:id="4940"/>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4941" w:name="_Toc188968710"/>
      <w:r w:rsidRPr="00A527F0">
        <w:t>Specification</w:t>
      </w:r>
      <w:bookmarkEnd w:id="4941"/>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3DB14B01"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4942" w:author="jonathan pritchard" w:date="2025-01-28T15:01:00Z">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ins>
      <w:del w:id="4943" w:author="jonathan pritchard" w:date="2025-01-28T15:01:00Z" w16du:dateUtc="2025-01-28T15:01:00Z">
        <w:r w:rsidRPr="00A527F0" w:rsidDel="00453F8F">
          <w:rPr>
            <w:rFonts w:ascii="Consolas" w:hAnsi="Consolas" w:cs="Calibri"/>
            <w:b/>
            <w:bCs/>
            <w:color w:val="174E86"/>
            <w:sz w:val="18"/>
            <w:szCs w:val="18"/>
            <w:bdr w:val="none" w:sz="0" w:space="0" w:color="auto" w:frame="1"/>
          </w:rPr>
          <w:delText>EPSG:4326</w:delText>
        </w:r>
      </w:del>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270BB35A"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4944" w:author="jonathan pritchard" w:date="2025-01-28T15:01:00Z">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ins>
      <w:del w:id="4945" w:author="jonathan pritchard" w:date="2025-01-28T15:01:00Z" w16du:dateUtc="2025-01-28T15:01:00Z">
        <w:r w:rsidRPr="00A527F0" w:rsidDel="00453F8F">
          <w:rPr>
            <w:rFonts w:ascii="Consolas" w:hAnsi="Consolas" w:cs="Calibri"/>
            <w:b/>
            <w:bCs/>
            <w:color w:val="174E86"/>
            <w:sz w:val="18"/>
            <w:szCs w:val="18"/>
            <w:bdr w:val="none" w:sz="0" w:space="0" w:color="auto" w:frame="1"/>
          </w:rPr>
          <w:delText>EPSG:4326</w:delText>
        </w:r>
      </w:del>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4B9FE99"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ins w:id="4946" w:author="jonathan pritchard" w:date="2025-01-28T15:02:00Z">
        <w:r w:rsidR="00453F8F" w:rsidRPr="00453F8F">
          <w:t>urn:ogc:def:crs:EPSG:4326</w:t>
        </w:r>
        <w:r w:rsidR="00453F8F" w:rsidRPr="00453F8F" w:rsidDel="00453F8F">
          <w:t xml:space="preserve"> </w:t>
        </w:r>
      </w:ins>
      <w:del w:id="4947" w:author="jonathan pritchard" w:date="2025-01-28T15:02:00Z" w16du:dateUtc="2025-01-28T15:02:00Z">
        <w:r w:rsidRPr="00A527F0" w:rsidDel="00453F8F">
          <w:delText>EPSG:4326</w:delText>
        </w:r>
      </w:del>
      <w:r w:rsidRPr="00A527F0">
        <w:t>) with a single exterior element and optional (i.e. 0 or more ) interior elements. Each exterior or optional interior is a Linear Ring with &gt;=4 coordinate pairs</w:t>
      </w:r>
      <w:ins w:id="4948" w:author="jonathan pritchard" w:date="2025-01-29T15:57:00Z" w16du:dateUtc="2025-01-29T15:57:00Z">
        <w:r w:rsidR="00494CD1">
          <w:t xml:space="preserve"> expressed as a single s</w:t>
        </w:r>
      </w:ins>
      <w:ins w:id="4949" w:author="jonathan pritchard" w:date="2025-01-29T15:58:00Z" w16du:dateUtc="2025-01-29T15:58:00Z">
        <w:r w:rsidR="00494CD1">
          <w:t xml:space="preserve">pace separated </w:t>
        </w:r>
      </w:ins>
      <w:proofErr w:type="spellStart"/>
      <w:ins w:id="4950" w:author="jonathan pritchard" w:date="2025-01-29T15:57:00Z" w16du:dateUtc="2025-01-29T15:57:00Z">
        <w:r w:rsidR="00494CD1">
          <w:t>posList</w:t>
        </w:r>
      </w:ins>
      <w:proofErr w:type="spellEnd"/>
      <w:r w:rsidRPr="00A527F0">
        <w:t xml:space="preserve">, with the first and last coordinate pair being identical, i.e. the Linear Ring is closed. Coordinate order is as per </w:t>
      </w:r>
      <w:ins w:id="4951" w:author="jonathan pritchard" w:date="2025-01-28T15:02:00Z">
        <w:r w:rsidR="00453F8F" w:rsidRPr="00453F8F">
          <w:t>urn:ogc:def:crs:EPSG:4326</w:t>
        </w:r>
      </w:ins>
      <w:del w:id="4952" w:author="jonathan pritchard" w:date="2025-01-28T15:02:00Z" w16du:dateUtc="2025-01-28T15:02:00Z">
        <w:r w:rsidRPr="00A527F0" w:rsidDel="00453F8F">
          <w:delText>EPSG:4326</w:delText>
        </w:r>
      </w:del>
      <w:r w:rsidRPr="00A527F0">
        <w:t>,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lastRenderedPageBreak/>
        <w:br w:type="page"/>
      </w:r>
    </w:p>
    <w:p w14:paraId="357B06D3" w14:textId="18CE3C3B" w:rsidR="00E85AE1" w:rsidRPr="00A527F0" w:rsidRDefault="00E93146">
      <w:pPr>
        <w:pStyle w:val="Heading1"/>
        <w:numPr>
          <w:ilvl w:val="0"/>
          <w:numId w:val="0"/>
        </w:numPr>
        <w:jc w:val="center"/>
        <w:pPrChange w:id="4953" w:author="jonathan pritchard" w:date="2025-01-21T16:19:00Z" w16du:dateUtc="2025-01-21T16:19:00Z">
          <w:pPr>
            <w:pStyle w:val="Heading1"/>
            <w:jc w:val="center"/>
          </w:pPr>
        </w:pPrChange>
      </w:pPr>
      <w:bookmarkStart w:id="4954" w:name="_Toc188968711"/>
      <w:ins w:id="4955" w:author="jonathan pritchard" w:date="2025-01-21T16:19:00Z" w16du:dateUtc="2025-01-21T16:19:00Z">
        <w:r>
          <w:lastRenderedPageBreak/>
          <w:t xml:space="preserve">Appendix G - </w:t>
        </w:r>
      </w:ins>
      <w:r w:rsidR="00E85AE1">
        <w:t>Thinning Algorithms</w:t>
      </w:r>
      <w:bookmarkEnd w:id="4954"/>
    </w:p>
    <w:p w14:paraId="1CA58779" w14:textId="3B8E920C" w:rsidR="00E85AE1" w:rsidRDefault="00E85AE1" w:rsidP="006E2D52">
      <w:pPr>
        <w:pStyle w:val="Heading1"/>
        <w:numPr>
          <w:ilvl w:val="0"/>
          <w:numId w:val="219"/>
        </w:numPr>
      </w:pPr>
      <w:bookmarkStart w:id="4956" w:name="_Toc188968712"/>
      <w:r>
        <w:t>Introduction</w:t>
      </w:r>
      <w:bookmarkEnd w:id="4956"/>
    </w:p>
    <w:p w14:paraId="6ACBFA69" w14:textId="01EAD0E6" w:rsidR="001A0951" w:rsidRPr="00624B58" w:rsidRDefault="00624B58" w:rsidP="00624B58">
      <w:ins w:id="4957" w:author="jonathan pritchard" w:date="2025-01-28T14:48:00Z" w16du:dateUtc="2025-01-28T14:48:00Z">
        <w:r>
          <w:t>T</w:t>
        </w:r>
      </w:ins>
      <w:ins w:id="4958" w:author="jonathan pritchard" w:date="2024-11-25T11:05:00Z" w16du:dateUtc="2024-11-25T11:05:00Z">
        <w:r w:rsidR="006309CB" w:rsidRPr="00624B58">
          <w:t xml:space="preserve">hinning algorithms resize symbols and </w:t>
        </w:r>
      </w:ins>
      <w:ins w:id="4959" w:author="jonathan pritchard" w:date="2024-11-25T11:06:00Z" w16du:dateUtc="2024-11-25T11:06:00Z">
        <w:r w:rsidR="006309CB" w:rsidRPr="00624B58">
          <w:t>ensure they do not conflict on screen</w:t>
        </w:r>
      </w:ins>
      <w:ins w:id="4960" w:author="jonathan pritchard" w:date="2025-01-28T14:47:00Z" w16du:dateUtc="2025-01-28T14:47:00Z">
        <w:r w:rsidRPr="00624B58">
          <w:rPr>
            <w:rPrChange w:id="4961" w:author="jonathan pritchard" w:date="2025-01-28T14:48:00Z" w16du:dateUtc="2025-01-28T14:48:00Z">
              <w:rPr>
                <w:highlight w:val="yellow"/>
              </w:rPr>
            </w:rPrChange>
          </w:rPr>
          <w:t xml:space="preserve">. </w:t>
        </w:r>
      </w:ins>
      <w:ins w:id="4962" w:author="jonathan pritchard" w:date="2024-11-25T11:05:00Z" w16du:dateUtc="2024-11-25T11:05:00Z">
        <w:r w:rsidR="006309CB" w:rsidRPr="00624B58">
          <w:rPr>
            <w:rPrChange w:id="4963" w:author="jonathan pritchard" w:date="2025-01-28T14:48:00Z" w16du:dateUtc="2025-01-28T14:48:00Z">
              <w:rPr>
                <w:highlight w:val="yellow"/>
              </w:rPr>
            </w:rPrChange>
          </w:rPr>
          <w:t xml:space="preserve">The </w:t>
        </w:r>
      </w:ins>
      <w:ins w:id="4964" w:author="jonathan pritchard" w:date="2025-01-28T14:47:00Z" w16du:dateUtc="2025-01-28T14:47:00Z">
        <w:r w:rsidRPr="00624B58">
          <w:rPr>
            <w:rPrChange w:id="4965" w:author="jonathan pritchard" w:date="2025-01-28T14:48:00Z" w16du:dateUtc="2025-01-28T14:48:00Z">
              <w:rPr>
                <w:highlight w:val="yellow"/>
              </w:rPr>
            </w:rPrChange>
          </w:rPr>
          <w:t xml:space="preserve">ECDIS </w:t>
        </w:r>
      </w:ins>
      <w:ins w:id="4966" w:author="jonathan pritchard" w:date="2024-11-25T11:05:00Z" w16du:dateUtc="2024-11-25T11:05:00Z">
        <w:r w:rsidR="006309CB" w:rsidRPr="00624B58">
          <w:rPr>
            <w:rPrChange w:id="4967" w:author="jonathan pritchard" w:date="2025-01-28T14:48:00Z" w16du:dateUtc="2025-01-28T14:48:00Z">
              <w:rPr>
                <w:highlight w:val="yellow"/>
              </w:rPr>
            </w:rPrChange>
          </w:rPr>
          <w:t>implementer must use a thinning algorithm</w:t>
        </w:r>
      </w:ins>
      <w:ins w:id="4968" w:author="jonathan pritchard" w:date="2025-01-28T14:47:00Z" w16du:dateUtc="2025-01-28T14:47:00Z">
        <w:r w:rsidRPr="00624B58">
          <w:rPr>
            <w:rPrChange w:id="4969" w:author="jonathan pritchard" w:date="2025-01-28T14:48:00Z" w16du:dateUtc="2025-01-28T14:48:00Z">
              <w:rPr>
                <w:highlight w:val="yellow"/>
              </w:rPr>
            </w:rPrChange>
          </w:rPr>
          <w:t xml:space="preserve"> to reduce the possibility of screen clutter. </w:t>
        </w:r>
      </w:ins>
      <w:del w:id="4970" w:author="jonathan pritchard" w:date="2024-11-25T11:04:00Z" w16du:dateUtc="2024-11-25T11:04:00Z">
        <w:r w:rsidR="00E85AE1" w:rsidRPr="00624B58" w:rsidDel="006309CB">
          <w:rPr>
            <w:rPrChange w:id="4971" w:author="jonathan pritchard" w:date="2025-01-28T14:48:00Z" w16du:dateUtc="2025-01-28T14:48:00Z">
              <w:rPr>
                <w:highlight w:val="yellow"/>
              </w:rPr>
            </w:rPrChange>
          </w:rPr>
          <w:delText>[TBD]</w:delText>
        </w:r>
      </w:del>
      <w:ins w:id="4972" w:author="jonathan pritchard" w:date="2024-11-25T11:16:00Z" w16du:dateUtc="2024-11-25T11:16:00Z">
        <w:r w:rsidR="001A0951" w:rsidRPr="00624B58">
          <w:t xml:space="preserve">The algorithm described meets these requirements but implementers may </w:t>
        </w:r>
      </w:ins>
      <w:ins w:id="4973" w:author="jonathan pritchard" w:date="2025-01-28T14:48:00Z" w16du:dateUtc="2025-01-28T14:48:00Z">
        <w:r w:rsidRPr="00624B58">
          <w:rPr>
            <w:rPrChange w:id="4974" w:author="jonathan pritchard" w:date="2025-01-28T14:48:00Z" w16du:dateUtc="2025-01-28T14:48:00Z">
              <w:rPr>
                <w:highlight w:val="yellow"/>
              </w:rPr>
            </w:rPrChange>
          </w:rPr>
          <w:t xml:space="preserve">also </w:t>
        </w:r>
      </w:ins>
      <w:ins w:id="4975" w:author="jonathan pritchard" w:date="2024-11-25T11:16:00Z" w16du:dateUtc="2024-11-25T11:16:00Z">
        <w:r w:rsidR="001A0951" w:rsidRPr="00624B58">
          <w:t>use their own.</w:t>
        </w:r>
      </w:ins>
    </w:p>
    <w:p w14:paraId="154AF557" w14:textId="77777777" w:rsidR="00E85AE1" w:rsidRPr="00B812CA" w:rsidRDefault="00E85AE1" w:rsidP="006E2D52">
      <w:pPr>
        <w:pStyle w:val="Heading2"/>
        <w:numPr>
          <w:ilvl w:val="1"/>
          <w:numId w:val="219"/>
        </w:numPr>
      </w:pPr>
      <w:bookmarkStart w:id="4976" w:name="_Toc188968713"/>
      <w:r w:rsidRPr="00B812CA">
        <w:t>Regularly gridded data</w:t>
      </w:r>
      <w:bookmarkEnd w:id="4976"/>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lastRenderedPageBreak/>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90">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00BEE20D"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ins w:id="4977" w:author="jonathan pritchard" w:date="2025-01-20T15:16:00Z" w16du:dateUtc="2025-01-20T15:16:00Z">
        <w:r w:rsidR="00B7137E">
          <w:rPr>
            <w:noProof/>
          </w:rPr>
          <w:t>8</w:t>
        </w:r>
      </w:ins>
      <w:ins w:id="4978" w:author="jon pritchard" w:date="2024-11-27T23:16:00Z" w16du:dateUtc="2024-11-27T22:16:00Z">
        <w:del w:id="4979" w:author="jonathan pritchard" w:date="2025-01-20T15:16:00Z" w16du:dateUtc="2025-01-20T15:16:00Z">
          <w:r w:rsidR="00CC4796" w:rsidDel="00B7137E">
            <w:rPr>
              <w:noProof/>
            </w:rPr>
            <w:delText>7</w:delText>
          </w:r>
        </w:del>
      </w:ins>
      <w:del w:id="4980" w:author="jonathan pritchard" w:date="2025-01-20T15:16:00Z" w16du:dateUtc="2025-01-20T15:16:00Z">
        <w:r w:rsidR="000553AC" w:rsidDel="00B7137E">
          <w:rPr>
            <w:noProof/>
          </w:rPr>
          <w:delText>6</w:delText>
        </w:r>
      </w:del>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5B7FFF91" w:rsidR="00E85AE1" w:rsidRPr="00B812CA" w:rsidRDefault="00E85AE1" w:rsidP="00E85AE1">
      <w:pPr>
        <w:spacing w:after="120" w:line="240" w:lineRule="auto"/>
        <w:jc w:val="both"/>
      </w:pPr>
      <w:r w:rsidRPr="00B812CA">
        <w:t xml:space="preserve">The results are depicted in </w:t>
      </w:r>
      <w:del w:id="4981" w:author="jonathan pritchard" w:date="2025-01-28T14:48:00Z" w16du:dateUtc="2025-01-28T14:48:00Z">
        <w:r w:rsidRPr="00B812CA" w:rsidDel="00624B58">
          <w:fldChar w:fldCharType="begin"/>
        </w:r>
        <w:r w:rsidRPr="00B812CA" w:rsidDel="00624B58">
          <w:delInstrText xml:space="preserve"> REF _Ref48690668 \h  \* MERGEFORMAT </w:delInstrText>
        </w:r>
        <w:r w:rsidRPr="00B812CA" w:rsidDel="00624B58">
          <w:fldChar w:fldCharType="separate"/>
        </w:r>
        <w:r w:rsidR="000553AC" w:rsidDel="00624B58">
          <w:rPr>
            <w:b/>
            <w:bCs/>
            <w:lang w:val="en-US"/>
          </w:rPr>
          <w:delText>Error! Reference source not found.</w:delText>
        </w:r>
        <w:r w:rsidRPr="00B812CA" w:rsidDel="00624B58">
          <w:fldChar w:fldCharType="end"/>
        </w:r>
        <w:r w:rsidRPr="00B812CA" w:rsidDel="00624B58">
          <w:delText>.</w:delText>
        </w:r>
      </w:del>
      <w:ins w:id="4982" w:author="jonathan pritchard" w:date="2025-01-28T14:48:00Z" w16du:dateUtc="2025-01-28T14:48:00Z">
        <w:r w:rsidR="00624B58">
          <w:t>the following figure.</w:t>
        </w:r>
      </w:ins>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0E95F5BE">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990BC60" w:rsidR="00E85AE1" w:rsidRPr="00B812CA" w:rsidRDefault="00E85AE1" w:rsidP="00E85AE1">
      <w:pPr>
        <w:pStyle w:val="Caption"/>
        <w:spacing w:after="120" w:line="240" w:lineRule="auto"/>
        <w:jc w:val="center"/>
      </w:pPr>
      <w:r w:rsidRPr="00B812CA">
        <w:t xml:space="preserve">Figure </w:t>
      </w:r>
      <w:del w:id="4983" w:author="jonathan pritchard" w:date="2025-01-28T14:48:00Z" w16du:dateUtc="2025-01-28T14:48:00Z">
        <w:r w:rsidRPr="00B812CA" w:rsidDel="00624B58">
          <w:delText>C-</w:delText>
        </w:r>
      </w:del>
      <w:r w:rsidRPr="00B812CA">
        <w:fldChar w:fldCharType="begin"/>
      </w:r>
      <w:r w:rsidRPr="00B812CA">
        <w:instrText xml:space="preserve"> SEQ Figure \* ARABIC </w:instrText>
      </w:r>
      <w:r w:rsidRPr="00B812CA">
        <w:fldChar w:fldCharType="separate"/>
      </w:r>
      <w:ins w:id="4984" w:author="jonathan pritchard" w:date="2025-01-20T15:16:00Z" w16du:dateUtc="2025-01-20T15:16:00Z">
        <w:r w:rsidR="00B7137E">
          <w:rPr>
            <w:noProof/>
          </w:rPr>
          <w:t>9</w:t>
        </w:r>
      </w:ins>
      <w:ins w:id="4985" w:author="jon pritchard" w:date="2024-11-27T23:16:00Z" w16du:dateUtc="2024-11-27T22:16:00Z">
        <w:del w:id="4986" w:author="jonathan pritchard" w:date="2025-01-20T15:16:00Z" w16du:dateUtc="2025-01-20T15:16:00Z">
          <w:r w:rsidR="00CC4796" w:rsidDel="00B7137E">
            <w:rPr>
              <w:noProof/>
            </w:rPr>
            <w:delText>8</w:delText>
          </w:r>
        </w:del>
      </w:ins>
      <w:del w:id="4987" w:author="jonathan pritchard" w:date="2025-01-20T15:16:00Z" w16du:dateUtc="2025-01-20T15:16:00Z">
        <w:r w:rsidR="000553AC" w:rsidDel="00B7137E">
          <w:rPr>
            <w:noProof/>
          </w:rPr>
          <w:delText>7</w:delText>
        </w:r>
      </w:del>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26FBC7C8" w:rsidR="00E85AE1" w:rsidRPr="00B812CA" w:rsidRDefault="00E85AE1" w:rsidP="00E85AE1">
      <w:pPr>
        <w:spacing w:after="120" w:line="240" w:lineRule="auto"/>
        <w:jc w:val="both"/>
      </w:pPr>
      <w:r w:rsidRPr="00B812CA">
        <w:t xml:space="preserve"> The results are shown in </w:t>
      </w:r>
      <w:del w:id="4988" w:author="jonathan pritchard" w:date="2025-01-28T14:48:00Z" w16du:dateUtc="2025-01-28T14:48:00Z">
        <w:r w:rsidRPr="00B812CA" w:rsidDel="00624B58">
          <w:fldChar w:fldCharType="begin"/>
        </w:r>
        <w:r w:rsidRPr="00B812CA" w:rsidDel="00624B58">
          <w:delInstrText xml:space="preserve"> REF _Ref48690672 \h  \* MERGEFORMAT </w:delInstrText>
        </w:r>
        <w:r w:rsidRPr="00B812CA" w:rsidDel="00624B58">
          <w:fldChar w:fldCharType="separate"/>
        </w:r>
        <w:r w:rsidR="000553AC" w:rsidDel="00624B58">
          <w:rPr>
            <w:b/>
            <w:bCs/>
            <w:lang w:val="en-US"/>
          </w:rPr>
          <w:delText>Error! Reference source not found.</w:delText>
        </w:r>
        <w:r w:rsidRPr="00B812CA" w:rsidDel="00624B58">
          <w:fldChar w:fldCharType="end"/>
        </w:r>
      </w:del>
      <w:ins w:id="4989" w:author="jonathan pritchard" w:date="2025-01-28T14:48:00Z" w16du:dateUtc="2025-01-28T14:48:00Z">
        <w:r w:rsidR="00624B58">
          <w:t>Figure 10.</w:t>
        </w:r>
      </w:ins>
      <w:del w:id="4990" w:author="jonathan pritchard" w:date="2025-01-28T14:48:00Z" w16du:dateUtc="2025-01-28T14:48:00Z">
        <w:r w:rsidRPr="00B812CA" w:rsidDel="00624B58">
          <w:delText>.</w:delText>
        </w:r>
      </w:del>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7C817C99">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55D11935" w:rsidR="00E85AE1" w:rsidRPr="00B812CA" w:rsidRDefault="00E85AE1" w:rsidP="00E85AE1">
      <w:pPr>
        <w:pStyle w:val="Caption"/>
        <w:spacing w:after="120" w:line="240" w:lineRule="auto"/>
        <w:jc w:val="center"/>
      </w:pPr>
      <w:r w:rsidRPr="00B812CA">
        <w:t xml:space="preserve">Figure </w:t>
      </w:r>
      <w:del w:id="4991" w:author="jonathan pritchard" w:date="2025-01-28T14:49:00Z" w16du:dateUtc="2025-01-28T14:49:00Z">
        <w:r w:rsidRPr="00B812CA" w:rsidDel="00624B58">
          <w:delText>C-</w:delText>
        </w:r>
      </w:del>
      <w:r w:rsidRPr="00B812CA">
        <w:fldChar w:fldCharType="begin"/>
      </w:r>
      <w:r w:rsidRPr="00B812CA">
        <w:instrText xml:space="preserve"> SEQ Figure \* ARABIC </w:instrText>
      </w:r>
      <w:r w:rsidRPr="00B812CA">
        <w:fldChar w:fldCharType="separate"/>
      </w:r>
      <w:ins w:id="4992" w:author="jonathan pritchard" w:date="2025-01-20T15:16:00Z" w16du:dateUtc="2025-01-20T15:16:00Z">
        <w:r w:rsidR="00B7137E">
          <w:rPr>
            <w:noProof/>
          </w:rPr>
          <w:t>10</w:t>
        </w:r>
      </w:ins>
      <w:ins w:id="4993" w:author="jon pritchard" w:date="2024-11-27T23:16:00Z" w16du:dateUtc="2024-11-27T22:16:00Z">
        <w:del w:id="4994" w:author="jonathan pritchard" w:date="2025-01-20T15:16:00Z" w16du:dateUtc="2025-01-20T15:16:00Z">
          <w:r w:rsidR="00CC4796" w:rsidDel="00B7137E">
            <w:rPr>
              <w:noProof/>
            </w:rPr>
            <w:delText>9</w:delText>
          </w:r>
        </w:del>
      </w:ins>
      <w:del w:id="4995" w:author="jonathan pritchard" w:date="2025-01-20T15:16:00Z" w16du:dateUtc="2025-01-20T15:16:00Z">
        <w:r w:rsidR="000553AC" w:rsidDel="00B7137E">
          <w:rPr>
            <w:noProof/>
          </w:rPr>
          <w:delText>8</w:delText>
        </w:r>
      </w:del>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rPr>
          <w:ins w:id="4996" w:author="jonathan pritchard" w:date="2025-01-14T16:28:00Z" w16du:dateUtc="2025-01-14T16:28:00Z"/>
        </w:rPr>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pPr>
        <w:rPr>
          <w:ins w:id="4997" w:author="jonathan pritchard" w:date="2025-01-14T16:28:00Z" w16du:dateUtc="2025-01-14T16:28:00Z"/>
        </w:rPr>
      </w:pPr>
      <w:ins w:id="4998" w:author="jonathan pritchard" w:date="2025-01-14T16:28:00Z" w16du:dateUtc="2025-01-14T16:28:00Z">
        <w:r>
          <w:br w:type="page"/>
        </w:r>
      </w:ins>
    </w:p>
    <w:p w14:paraId="5A59A6D0" w14:textId="4085B803" w:rsidR="00D343CC" w:rsidRDefault="00D343CC">
      <w:pPr>
        <w:pStyle w:val="Heading1"/>
        <w:numPr>
          <w:ilvl w:val="0"/>
          <w:numId w:val="0"/>
        </w:numPr>
        <w:ind w:left="432" w:hanging="432"/>
        <w:jc w:val="center"/>
        <w:rPr>
          <w:ins w:id="4999" w:author="jonathan pritchard" w:date="2025-01-14T16:29:00Z" w16du:dateUtc="2025-01-14T16:29:00Z"/>
        </w:rPr>
        <w:pPrChange w:id="5000" w:author="jonathan pritchard" w:date="2025-01-24T17:15:00Z" w16du:dateUtc="2025-01-24T17:15:00Z">
          <w:pPr>
            <w:spacing w:after="120" w:line="240" w:lineRule="auto"/>
            <w:jc w:val="both"/>
          </w:pPr>
        </w:pPrChange>
      </w:pPr>
      <w:bookmarkStart w:id="5001" w:name="_Toc188968714"/>
      <w:ins w:id="5002" w:author="jonathan pritchard" w:date="2025-01-14T16:28:00Z" w16du:dateUtc="2025-01-14T16:28:00Z">
        <w:r>
          <w:lastRenderedPageBreak/>
          <w:t xml:space="preserve">Appendix </w:t>
        </w:r>
      </w:ins>
      <w:ins w:id="5003" w:author="jonathan pritchard" w:date="2025-01-21T16:20:00Z" w16du:dateUtc="2025-01-21T16:20:00Z">
        <w:r w:rsidR="00E93146">
          <w:t xml:space="preserve">H- </w:t>
        </w:r>
      </w:ins>
      <w:ins w:id="5004" w:author="jonathan pritchard" w:date="2025-01-14T16:29:00Z" w16du:dateUtc="2025-01-14T16:29:00Z">
        <w:r>
          <w:t xml:space="preserve"> Import and Use of projected data on S-100 ECDIS</w:t>
        </w:r>
        <w:bookmarkEnd w:id="5001"/>
      </w:ins>
    </w:p>
    <w:p w14:paraId="480DE3E4" w14:textId="6C131DB8" w:rsidR="00D343CC" w:rsidRDefault="00D343CC">
      <w:pPr>
        <w:pStyle w:val="Heading1"/>
        <w:numPr>
          <w:ilvl w:val="0"/>
          <w:numId w:val="221"/>
        </w:numPr>
        <w:rPr>
          <w:ins w:id="5005" w:author="jonathan pritchard" w:date="2025-01-14T16:29:00Z" w16du:dateUtc="2025-01-14T16:29:00Z"/>
        </w:rPr>
        <w:pPrChange w:id="5006" w:author="jonathan pritchard" w:date="2025-01-21T16:24:00Z" w16du:dateUtc="2025-01-21T16:24:00Z">
          <w:pPr>
            <w:spacing w:after="120" w:line="240" w:lineRule="auto"/>
            <w:jc w:val="both"/>
          </w:pPr>
        </w:pPrChange>
      </w:pPr>
      <w:bookmarkStart w:id="5007" w:name="_Toc188968715"/>
      <w:ins w:id="5008" w:author="jonathan pritchard" w:date="2025-01-14T16:29:00Z" w16du:dateUtc="2025-01-14T16:29:00Z">
        <w:r>
          <w:t>Introduction</w:t>
        </w:r>
        <w:bookmarkEnd w:id="5007"/>
      </w:ins>
    </w:p>
    <w:p w14:paraId="37E26F1C" w14:textId="477A5681" w:rsidR="00D343CC" w:rsidRDefault="00D343CC" w:rsidP="00E85AE1">
      <w:pPr>
        <w:spacing w:after="120" w:line="240" w:lineRule="auto"/>
        <w:jc w:val="both"/>
        <w:rPr>
          <w:ins w:id="5009" w:author="jonathan pritchard" w:date="2025-01-17T16:53:00Z" w16du:dateUtc="2025-01-17T16:53:00Z"/>
        </w:rPr>
      </w:pPr>
      <w:ins w:id="5010" w:author="jonathan pritchard" w:date="2025-01-14T16:29:00Z" w16du:dateUtc="2025-01-14T16:29:00Z">
        <w:r>
          <w:t xml:space="preserve">This appendix provides normative </w:t>
        </w:r>
      </w:ins>
      <w:ins w:id="5011" w:author="jonathan pritchard" w:date="2025-01-16T10:37:00Z" w16du:dateUtc="2025-01-16T10:37:00Z">
        <w:r w:rsidR="00FF1663">
          <w:t>transformations</w:t>
        </w:r>
      </w:ins>
      <w:ins w:id="5012" w:author="jonathan pritchard" w:date="2025-01-14T16:29:00Z" w16du:dateUtc="2025-01-14T16:29:00Z">
        <w:r>
          <w:t xml:space="preserve"> for the conversion of UTM coordinates to </w:t>
        </w:r>
      </w:ins>
      <w:ins w:id="5013" w:author="jonathan pritchard" w:date="2025-01-17T16:52:00Z" w16du:dateUtc="2025-01-17T16:52:00Z">
        <w:r w:rsidR="00F13E78">
          <w:t>geographic</w:t>
        </w:r>
      </w:ins>
      <w:ins w:id="5014" w:author="jonathan pritchard" w:date="2025-01-14T16:29:00Z" w16du:dateUtc="2025-01-14T16:29:00Z">
        <w:r>
          <w:t xml:space="preserve"> </w:t>
        </w:r>
      </w:ins>
      <w:ins w:id="5015" w:author="jonathan pritchard" w:date="2025-01-17T16:52:00Z" w16du:dateUtc="2025-01-17T16:52:00Z">
        <w:r w:rsidR="00F13E78">
          <w:t>l</w:t>
        </w:r>
      </w:ins>
      <w:ins w:id="5016" w:author="jonathan pritchard" w:date="2025-01-14T16:29:00Z" w16du:dateUtc="2025-01-14T16:29:00Z">
        <w:r>
          <w:t>atitude/longitude.</w:t>
        </w:r>
      </w:ins>
    </w:p>
    <w:p w14:paraId="1840A243" w14:textId="77777777" w:rsidR="00F13E78" w:rsidRDefault="00F13E78" w:rsidP="00E85AE1">
      <w:pPr>
        <w:spacing w:after="120" w:line="240" w:lineRule="auto"/>
        <w:jc w:val="both"/>
        <w:rPr>
          <w:ins w:id="5017" w:author="jonathan pritchard" w:date="2025-01-17T16:51:00Z" w16du:dateUtc="2025-01-17T16:51:00Z"/>
        </w:rPr>
      </w:pPr>
    </w:p>
    <w:p w14:paraId="600F8A9B" w14:textId="77777777" w:rsidR="00F13E78" w:rsidRPr="009D35BB" w:rsidRDefault="00F13E78">
      <w:pPr>
        <w:pStyle w:val="Heading2"/>
        <w:numPr>
          <w:ilvl w:val="1"/>
          <w:numId w:val="221"/>
        </w:numPr>
        <w:rPr>
          <w:ins w:id="5018" w:author="jonathan pritchard" w:date="2025-01-17T16:52:00Z" w16du:dateUtc="2025-01-17T16:52:00Z"/>
        </w:rPr>
        <w:pPrChange w:id="5019" w:author="jonathan pritchard" w:date="2025-01-17T16:52:00Z" w16du:dateUtc="2025-01-17T16:52:00Z">
          <w:pPr>
            <w:pStyle w:val="Heading1"/>
            <w:keepLines/>
            <w:numPr>
              <w:numId w:val="165"/>
            </w:numPr>
            <w:tabs>
              <w:tab w:val="clear" w:pos="709"/>
            </w:tabs>
            <w:suppressAutoHyphens w:val="0"/>
            <w:spacing w:before="240" w:after="0" w:line="259" w:lineRule="auto"/>
            <w:ind w:left="360" w:hanging="360"/>
          </w:pPr>
        </w:pPrChange>
      </w:pPr>
      <w:bookmarkStart w:id="5020" w:name="_Toc188968716"/>
      <w:ins w:id="5021" w:author="jonathan pritchard" w:date="2025-01-17T16:52:00Z" w16du:dateUtc="2025-01-17T16:52:00Z">
        <w:r>
          <w:t>Conversion from UTM to WGS 84</w:t>
        </w:r>
        <w:bookmarkEnd w:id="5020"/>
      </w:ins>
    </w:p>
    <w:p w14:paraId="4F454894" w14:textId="4BE73D6A" w:rsidR="00F13E78" w:rsidRPr="003642D0" w:rsidRDefault="00F13E78" w:rsidP="00F13E78">
      <w:pPr>
        <w:pStyle w:val="ListParagraph"/>
        <w:numPr>
          <w:ilvl w:val="0"/>
          <w:numId w:val="163"/>
        </w:numPr>
        <w:contextualSpacing/>
        <w:rPr>
          <w:ins w:id="5022" w:author="jonathan pritchard" w:date="2025-01-17T16:52:00Z" w16du:dateUtc="2025-01-17T16:52:00Z"/>
          <w:rFonts w:ascii="Cambria Math" w:eastAsiaTheme="minorEastAsia" w:hAnsi="Cambria Math"/>
        </w:rPr>
      </w:pPr>
      <w:ins w:id="5023" w:author="jonathan pritchard" w:date="2025-01-17T16:52:00Z" w16du:dateUtc="2025-01-17T16:52:00Z">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w:ins>
      <m:oMath>
        <m:r>
          <w:ins w:id="5024" w:author="jonathan pritchard" w:date="2025-01-17T16:52:00Z" w16du:dateUtc="2025-01-17T16:52:00Z">
            <w:rPr>
              <w:rFonts w:ascii="Cambria Math" w:eastAsiaTheme="minorEastAsia" w:hAnsi="Cambria Math"/>
            </w:rPr>
            <m:t>φ</m:t>
          </w:ins>
        </m:r>
      </m:oMath>
      <w:ins w:id="5025" w:author="jonathan pritchard" w:date="2025-01-17T16:52:00Z" w16du:dateUtc="2025-01-17T16:52:00Z">
        <w:r w:rsidRPr="003642D0">
          <w:rPr>
            <w:rFonts w:eastAsiaTheme="minorEastAsia"/>
          </w:rPr>
          <w:t xml:space="preserve"> and longitude </w:t>
        </w:r>
      </w:ins>
      <m:oMath>
        <m:r>
          <w:ins w:id="5026" w:author="jonathan pritchard" w:date="2025-01-17T16:52:00Z" w16du:dateUtc="2025-01-17T16:52:00Z">
            <w:rPr>
              <w:rFonts w:ascii="Cambria Math" w:eastAsiaTheme="minorEastAsia" w:hAnsi="Cambria Math"/>
            </w:rPr>
            <m:t>λ</m:t>
          </w:ins>
        </m:r>
      </m:oMath>
      <w:ins w:id="5027" w:author="jonathan pritchard" w:date="2025-01-17T16:52:00Z" w16du:dateUtc="2025-01-17T16:52:00Z">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ins>
    </w:p>
    <w:p w14:paraId="2FFE41AA" w14:textId="1AAF233B" w:rsidR="00F13E78" w:rsidRDefault="00F13E78" w:rsidP="00F13E78">
      <w:pPr>
        <w:spacing w:line="240" w:lineRule="auto"/>
        <w:ind w:left="360"/>
        <w:rPr>
          <w:ins w:id="5028" w:author="jonathan pritchard" w:date="2025-01-17T16:52:00Z" w16du:dateUtc="2025-01-17T16:52:00Z"/>
          <w:rFonts w:ascii="Cambria Math" w:eastAsiaTheme="minorEastAsia" w:hAnsi="Cambria Math"/>
          <w:vertAlign w:val="subscript"/>
        </w:rPr>
      </w:pPr>
      <w:ins w:id="5029"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ins>
    </w:p>
    <w:p w14:paraId="4829DFD0" w14:textId="77777777" w:rsidR="00F13E78" w:rsidRDefault="00F13E78" w:rsidP="00F13E78">
      <w:pPr>
        <w:spacing w:line="240" w:lineRule="auto"/>
        <w:ind w:left="360"/>
        <w:rPr>
          <w:ins w:id="5030" w:author="jonathan pritchard" w:date="2025-01-17T16:52:00Z" w16du:dateUtc="2025-01-17T16:52:00Z"/>
          <w:rFonts w:ascii="Cambria Math" w:eastAsiaTheme="minorEastAsia" w:hAnsi="Cambria Math"/>
        </w:rPr>
      </w:pPr>
      <w:ins w:id="5031" w:author="jonathan pritchard" w:date="2025-01-17T16:52:00Z" w16du:dateUtc="2025-01-17T16:52:00Z">
        <w:r>
          <w:rPr>
            <w:rFonts w:eastAsiaTheme="minorEastAsia"/>
          </w:rPr>
          <w:t xml:space="preserve">Scale at natural origin </w:t>
        </w:r>
      </w:ins>
      <m:oMath>
        <m:sSub>
          <m:sSubPr>
            <m:ctrlPr>
              <w:ins w:id="5032" w:author="jonathan pritchard" w:date="2025-01-17T16:52:00Z" w16du:dateUtc="2025-01-17T16:52:00Z">
                <w:rPr>
                  <w:rFonts w:ascii="Cambria Math" w:eastAsiaTheme="minorEastAsia" w:hAnsi="Cambria Math"/>
                  <w:i/>
                </w:rPr>
              </w:ins>
            </m:ctrlPr>
          </m:sSubPr>
          <m:e>
            <m:r>
              <w:ins w:id="5033" w:author="jonathan pritchard" w:date="2025-01-17T16:52:00Z" w16du:dateUtc="2025-01-17T16:52:00Z">
                <w:rPr>
                  <w:rFonts w:ascii="Cambria Math" w:eastAsiaTheme="minorEastAsia" w:hAnsi="Cambria Math"/>
                </w:rPr>
                <m:t>k</m:t>
              </w:ins>
            </m:r>
          </m:e>
          <m:sub>
            <m:r>
              <w:ins w:id="5034" w:author="jonathan pritchard" w:date="2025-01-17T16:52:00Z" w16du:dateUtc="2025-01-17T16:52:00Z">
                <w:rPr>
                  <w:rFonts w:ascii="Cambria Math" w:eastAsiaTheme="minorEastAsia" w:hAnsi="Cambria Math"/>
                </w:rPr>
                <m:t>O</m:t>
              </w:ins>
            </m:r>
          </m:sub>
        </m:sSub>
        <m:r>
          <w:ins w:id="5035" w:author="jonathan pritchard" w:date="2025-01-17T16:52:00Z" w16du:dateUtc="2025-01-17T16:52:00Z">
            <w:rPr>
              <w:rFonts w:ascii="Cambria Math" w:eastAsiaTheme="minorEastAsia" w:hAnsi="Cambria Math"/>
            </w:rPr>
            <m:t>=0.9996</m:t>
          </w:ins>
        </m:r>
      </m:oMath>
      <w:ins w:id="5036" w:author="jonathan pritchard" w:date="2025-01-17T16:52:00Z" w16du:dateUtc="2025-01-17T16:52:00Z">
        <w:r>
          <w:rPr>
            <w:rFonts w:eastAsiaTheme="minorEastAsia"/>
          </w:rPr>
          <w:t xml:space="preserve"> </w:t>
        </w:r>
      </w:ins>
    </w:p>
    <w:p w14:paraId="097C0C3A" w14:textId="77777777" w:rsidR="00F13E78" w:rsidRDefault="00F13E78" w:rsidP="00F13E78">
      <w:pPr>
        <w:spacing w:line="240" w:lineRule="auto"/>
        <w:ind w:left="360"/>
        <w:rPr>
          <w:ins w:id="5037" w:author="jonathan pritchard" w:date="2025-01-17T16:52:00Z" w16du:dateUtc="2025-01-17T16:52:00Z"/>
          <w:rFonts w:ascii="Cambria Math" w:eastAsiaTheme="minorEastAsia" w:hAnsi="Cambria Math"/>
          <w:vertAlign w:val="subscript"/>
        </w:rPr>
      </w:pPr>
      <w:ins w:id="5038"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76EDC27E" w14:textId="7C3076AF" w:rsidR="00F13E78" w:rsidRDefault="00F13E78" w:rsidP="00F13E78">
      <w:pPr>
        <w:spacing w:line="240" w:lineRule="auto"/>
        <w:ind w:left="360"/>
        <w:rPr>
          <w:ins w:id="5039" w:author="jonathan pritchard" w:date="2025-01-17T16:52:00Z" w16du:dateUtc="2025-01-17T16:52:00Z"/>
          <w:rFonts w:ascii="Cambria Math" w:eastAsiaTheme="minorEastAsia" w:hAnsi="Cambria Math"/>
          <w:vertAlign w:val="subscript"/>
        </w:rPr>
      </w:pPr>
      <w:ins w:id="5040"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w:ins>
      <m:oMath>
        <m:f>
          <m:fPr>
            <m:ctrlPr>
              <w:ins w:id="5041" w:author="jonathan pritchard" w:date="2025-01-17T16:52:00Z" w16du:dateUtc="2025-01-17T16:52:00Z">
                <w:rPr>
                  <w:rFonts w:ascii="Cambria Math" w:eastAsiaTheme="minorEastAsia" w:hAnsi="Cambria Math"/>
                  <w:i/>
                </w:rPr>
              </w:ins>
            </m:ctrlPr>
          </m:fPr>
          <m:num>
            <m:r>
              <w:ins w:id="5042" w:author="jonathan pritchard" w:date="2025-01-17T16:52:00Z" w16du:dateUtc="2025-01-17T16:52:00Z">
                <w:rPr>
                  <w:rFonts w:ascii="Cambria Math" w:eastAsiaTheme="minorEastAsia" w:hAnsi="Cambria Math"/>
                </w:rPr>
                <m:t>1</m:t>
              </w:ins>
            </m:r>
          </m:num>
          <m:den>
            <m:r>
              <w:ins w:id="5043" w:author="jonathan pritchard" w:date="2025-01-17T16:52:00Z" w16du:dateUtc="2025-01-17T16:52:00Z">
                <w:rPr>
                  <w:rFonts w:ascii="Cambria Math" w:eastAsiaTheme="minorEastAsia" w:hAnsi="Cambria Math"/>
                </w:rPr>
                <m:t>f</m:t>
              </w:ins>
            </m:r>
          </m:den>
        </m:f>
      </m:oMath>
      <w:ins w:id="5044" w:author="jonathan pritchard" w:date="2025-01-17T16:52:00Z" w16du:dateUtc="2025-01-17T16:52:00Z">
        <w:r>
          <w:rPr>
            <w:rFonts w:ascii="Cambria Math" w:eastAsiaTheme="minorEastAsia" w:hAnsi="Cambria Math"/>
          </w:rPr>
          <w:t xml:space="preserve">           = 298.257223563 </w:t>
        </w:r>
      </w:ins>
    </w:p>
    <w:p w14:paraId="1A4B492C" w14:textId="22BD8F2B" w:rsidR="00F13E78" w:rsidRDefault="00F13E78" w:rsidP="00F13E78">
      <w:pPr>
        <w:spacing w:line="240" w:lineRule="auto"/>
        <w:ind w:left="360"/>
        <w:rPr>
          <w:ins w:id="5045" w:author="jonathan pritchard" w:date="2025-01-17T16:52:00Z" w16du:dateUtc="2025-01-17T16:52:00Z"/>
          <w:rFonts w:eastAsiaTheme="minorEastAsia"/>
        </w:rPr>
      </w:pPr>
      <w:ins w:id="5046" w:author="jonathan pritchard" w:date="2025-01-17T16:52:00Z" w16du:dateUtc="2025-01-17T16:52:00Z">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w:ins>
      <m:oMath>
        <m:f>
          <m:fPr>
            <m:ctrlPr>
              <w:ins w:id="5047" w:author="jonathan pritchard" w:date="2025-01-17T16:52:00Z" w16du:dateUtc="2025-01-17T16:52:00Z">
                <w:rPr>
                  <w:rFonts w:ascii="Cambria Math" w:eastAsiaTheme="minorEastAsia" w:hAnsi="Cambria Math"/>
                  <w:i/>
                </w:rPr>
              </w:ins>
            </m:ctrlPr>
          </m:fPr>
          <m:num>
            <m:r>
              <w:ins w:id="5048" w:author="jonathan pritchard" w:date="2025-01-17T16:52:00Z" w16du:dateUtc="2025-01-17T16:52:00Z">
                <w:rPr>
                  <w:rFonts w:ascii="Cambria Math" w:eastAsiaTheme="minorEastAsia" w:hAnsi="Cambria Math"/>
                </w:rPr>
                <m:t>1</m:t>
              </w:ins>
            </m:r>
          </m:num>
          <m:den>
            <m:r>
              <w:ins w:id="5049" w:author="jonathan pritchard" w:date="2025-01-17T16:52:00Z" w16du:dateUtc="2025-01-17T16:52:00Z">
                <w:rPr>
                  <w:rFonts w:ascii="Cambria Math" w:eastAsiaTheme="minorEastAsia" w:hAnsi="Cambria Math"/>
                </w:rPr>
                <m:t>f</m:t>
              </w:ins>
            </m:r>
          </m:den>
        </m:f>
        <m:r>
          <w:ins w:id="5050" w:author="jonathan pritchard" w:date="2025-01-17T16:52:00Z" w16du:dateUtc="2025-01-17T16:52:00Z">
            <w:rPr>
              <w:rFonts w:ascii="Cambria Math" w:eastAsiaTheme="minorEastAsia" w:hAnsi="Cambria Math"/>
            </w:rPr>
            <m:t>=</m:t>
          </w:ins>
        </m:r>
        <m:f>
          <m:fPr>
            <m:ctrlPr>
              <w:ins w:id="5051" w:author="jonathan pritchard" w:date="2025-01-17T16:52:00Z" w16du:dateUtc="2025-01-17T16:52:00Z">
                <w:rPr>
                  <w:rFonts w:ascii="Cambria Math" w:eastAsiaTheme="minorEastAsia" w:hAnsi="Cambria Math"/>
                  <w:i/>
                </w:rPr>
              </w:ins>
            </m:ctrlPr>
          </m:fPr>
          <m:num>
            <m:r>
              <w:ins w:id="5052" w:author="jonathan pritchard" w:date="2025-01-17T16:52:00Z" w16du:dateUtc="2025-01-17T16:52:00Z">
                <w:rPr>
                  <w:rFonts w:ascii="Cambria Math" w:eastAsiaTheme="minorEastAsia" w:hAnsi="Cambria Math"/>
                </w:rPr>
                <m:t>a</m:t>
              </w:ins>
            </m:r>
          </m:num>
          <m:den>
            <m:r>
              <w:ins w:id="5053" w:author="jonathan pritchard" w:date="2025-01-17T16:52:00Z" w16du:dateUtc="2025-01-17T16:52:00Z">
                <w:rPr>
                  <w:rFonts w:ascii="Cambria Math" w:eastAsiaTheme="minorEastAsia" w:hAnsi="Cambria Math"/>
                </w:rPr>
                <m:t>a-b</m:t>
              </w:ins>
            </m:r>
          </m:den>
        </m:f>
      </m:oMath>
      <w:ins w:id="5054" w:author="jonathan pritchard" w:date="2025-01-17T16:52:00Z" w16du:dateUtc="2025-01-17T16:52:00Z">
        <w:r>
          <w:rPr>
            <w:rFonts w:eastAsiaTheme="minorEastAsia"/>
          </w:rPr>
          <w:t xml:space="preserve">   </w:t>
        </w:r>
        <w:r>
          <w:rPr>
            <w:rFonts w:eastAsiaTheme="minorEastAsia"/>
            <w:vertAlign w:val="subscript"/>
          </w:rPr>
          <w:t xml:space="preserve"> </w:t>
        </w:r>
      </w:ins>
    </w:p>
    <w:p w14:paraId="5542D7F4" w14:textId="61AC99B1" w:rsidR="00F13E78" w:rsidRDefault="00F13E78" w:rsidP="00F13E78">
      <w:pPr>
        <w:spacing w:line="240" w:lineRule="auto"/>
        <w:ind w:left="360"/>
        <w:rPr>
          <w:ins w:id="5055" w:author="jonathan pritchard" w:date="2025-01-17T16:52:00Z" w16du:dateUtc="2025-01-17T16:52:00Z"/>
          <w:rFonts w:ascii="Cambria Math" w:eastAsiaTheme="minorEastAsia" w:hAnsi="Cambria Math"/>
        </w:rPr>
      </w:pPr>
      <w:ins w:id="5056" w:author="jonathan pritchard" w:date="2025-01-17T16:52:00Z" w16du:dateUtc="2025-01-17T16:52:00Z">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5057" w:author="jonathan pritchard" w:date="2025-01-17T16:52:00Z" w16du:dateUtc="2025-01-17T16:52:00Z">
            <w:rPr>
              <w:rFonts w:ascii="Cambria Math" w:eastAsiaTheme="minorEastAsia" w:hAnsi="Cambria Math"/>
            </w:rPr>
            <m:t>×</m:t>
          </w:ins>
        </m:r>
        <m:sSup>
          <m:sSupPr>
            <m:ctrlPr>
              <w:ins w:id="5058" w:author="jonathan pritchard" w:date="2025-01-17T16:52:00Z" w16du:dateUtc="2025-01-17T16:52:00Z">
                <w:rPr>
                  <w:rFonts w:ascii="Cambria Math" w:eastAsiaTheme="minorEastAsia" w:hAnsi="Cambria Math"/>
                  <w:i/>
                </w:rPr>
              </w:ins>
            </m:ctrlPr>
          </m:sSupPr>
          <m:e>
            <m:r>
              <w:ins w:id="5059" w:author="jonathan pritchard" w:date="2025-01-17T16:52:00Z" w16du:dateUtc="2025-01-17T16:52:00Z">
                <w:rPr>
                  <w:rFonts w:ascii="Cambria Math" w:eastAsiaTheme="minorEastAsia" w:hAnsi="Cambria Math"/>
                </w:rPr>
                <m:t>10</m:t>
              </w:ins>
            </m:r>
          </m:e>
          <m:sup>
            <m:r>
              <w:ins w:id="5060" w:author="jonathan pritchard" w:date="2025-01-17T16:52:00Z" w16du:dateUtc="2025-01-17T16:52:00Z">
                <w:rPr>
                  <w:rFonts w:ascii="Cambria Math" w:eastAsiaTheme="minorEastAsia" w:hAnsi="Cambria Math"/>
                </w:rPr>
                <m:t>-3</m:t>
              </w:ins>
            </m:r>
          </m:sup>
        </m:sSup>
      </m:oMath>
    </w:p>
    <w:p w14:paraId="0063839C" w14:textId="77777777" w:rsidR="00F13E78" w:rsidRPr="0072225C" w:rsidRDefault="00F13E78" w:rsidP="00F13E78">
      <w:pPr>
        <w:spacing w:line="240" w:lineRule="auto"/>
        <w:ind w:left="360"/>
        <w:rPr>
          <w:ins w:id="5061" w:author="jonathan pritchard" w:date="2025-01-17T16:52:00Z" w16du:dateUtc="2025-01-17T16:52:00Z"/>
          <w:rFonts w:eastAsiaTheme="minorEastAsia"/>
        </w:rPr>
      </w:pPr>
      <w:ins w:id="5062" w:author="jonathan pritchard" w:date="2025-01-17T16:52:00Z" w16du:dateUtc="2025-01-17T16:52:00Z">
        <w:r>
          <w:rPr>
            <w:rFonts w:eastAsiaTheme="minorEastAsia"/>
          </w:rPr>
          <w:t xml:space="preserve">that </w:t>
        </w:r>
      </w:ins>
      <m:oMath>
        <m:r>
          <w:ins w:id="5063" w:author="jonathan pritchard" w:date="2025-01-17T16:52:00Z" w16du:dateUtc="2025-01-17T16:52:00Z">
            <w:rPr>
              <w:rFonts w:ascii="Cambria Math" w:eastAsiaTheme="minorEastAsia" w:hAnsi="Cambria Math"/>
            </w:rPr>
            <m:t xml:space="preserve">b=a </m:t>
          </w:ins>
        </m:r>
        <m:d>
          <m:dPr>
            <m:ctrlPr>
              <w:ins w:id="5064" w:author="jonathan pritchard" w:date="2025-01-17T16:52:00Z" w16du:dateUtc="2025-01-17T16:52:00Z">
                <w:rPr>
                  <w:rFonts w:ascii="Cambria Math" w:eastAsiaTheme="minorEastAsia" w:hAnsi="Cambria Math"/>
                  <w:i/>
                </w:rPr>
              </w:ins>
            </m:ctrlPr>
          </m:dPr>
          <m:e>
            <m:r>
              <w:ins w:id="5065" w:author="jonathan pritchard" w:date="2025-01-17T16:52:00Z" w16du:dateUtc="2025-01-17T16:52:00Z">
                <w:rPr>
                  <w:rFonts w:ascii="Cambria Math" w:eastAsiaTheme="minorEastAsia" w:hAnsi="Cambria Math"/>
                </w:rPr>
                <m:t>1-f</m:t>
              </w:ins>
            </m:r>
          </m:e>
        </m:d>
      </m:oMath>
    </w:p>
    <w:p w14:paraId="04BCB498" w14:textId="77777777" w:rsidR="00F13E78" w:rsidRDefault="00F13E78" w:rsidP="00F13E78">
      <w:pPr>
        <w:spacing w:line="240" w:lineRule="auto"/>
        <w:ind w:left="360"/>
        <w:rPr>
          <w:ins w:id="5066" w:author="jonathan pritchard" w:date="2025-01-17T16:52:00Z" w16du:dateUtc="2025-01-17T16:52:00Z"/>
          <w:rFonts w:eastAsiaTheme="minorEastAsia"/>
        </w:rPr>
      </w:pPr>
      <w:ins w:id="5067" w:author="jonathan pritchard" w:date="2025-01-17T16:52:00Z" w16du:dateUtc="2025-01-17T16:52:00Z">
        <w:r>
          <w:rPr>
            <w:rFonts w:eastAsiaTheme="minorEastAsia"/>
          </w:rPr>
          <w:t xml:space="preserve">and that  </w:t>
        </w:r>
      </w:ins>
      <m:oMath>
        <m:r>
          <w:ins w:id="5068" w:author="jonathan pritchard" w:date="2025-01-17T16:52:00Z" w16du:dateUtc="2025-01-17T16:52:00Z">
            <w:rPr>
              <w:rFonts w:ascii="Cambria Math" w:eastAsiaTheme="minorEastAsia" w:hAnsi="Cambria Math"/>
            </w:rPr>
            <m:t>b=6356752.31425</m:t>
          </w:ins>
        </m:r>
      </m:oMath>
      <w:ins w:id="5069" w:author="jonathan pritchard" w:date="2025-01-17T16:52:00Z" w16du:dateUtc="2025-01-17T16:52:00Z">
        <w:r>
          <w:rPr>
            <w:rFonts w:eastAsiaTheme="minorEastAsia"/>
          </w:rPr>
          <w:t xml:space="preserve">  </w:t>
        </w:r>
      </w:ins>
    </w:p>
    <w:p w14:paraId="5668D22F" w14:textId="77777777" w:rsidR="00F13E78" w:rsidRDefault="00F13E78" w:rsidP="00F13E78">
      <w:pPr>
        <w:spacing w:after="0" w:line="240" w:lineRule="auto"/>
        <w:ind w:left="360"/>
        <w:rPr>
          <w:ins w:id="5070" w:author="jonathan pritchard" w:date="2025-01-17T16:52:00Z" w16du:dateUtc="2025-01-17T16:52:00Z"/>
          <w:rFonts w:eastAsiaTheme="minorEastAsia"/>
        </w:rPr>
      </w:pPr>
      <w:ins w:id="5071" w:author="jonathan pritchard" w:date="2025-01-17T16:52:00Z" w16du:dateUtc="2025-01-17T16:52:00Z">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ins>
    </w:p>
    <w:p w14:paraId="0E54284F" w14:textId="77777777" w:rsidR="00F13E78" w:rsidRPr="009D35BB" w:rsidRDefault="00F13E78" w:rsidP="00F13E78">
      <w:pPr>
        <w:pStyle w:val="ListParagraph"/>
        <w:numPr>
          <w:ilvl w:val="0"/>
          <w:numId w:val="163"/>
        </w:numPr>
        <w:contextualSpacing/>
        <w:rPr>
          <w:ins w:id="5072" w:author="jonathan pritchard" w:date="2025-01-17T16:52:00Z" w16du:dateUtc="2025-01-17T16:52:00Z"/>
          <w:rFonts w:ascii="Cambria Math" w:eastAsiaTheme="minorEastAsia" w:hAnsi="Cambria Math"/>
          <w:vertAlign w:val="subscript"/>
        </w:rPr>
      </w:pPr>
      <w:ins w:id="5073" w:author="jonathan pritchard" w:date="2025-01-17T16:52:00Z" w16du:dateUtc="2025-01-17T16:52:00Z">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ins>
    </w:p>
    <w:p w14:paraId="4D9B1A1E" w14:textId="77777777" w:rsidR="00F13E78" w:rsidRDefault="00F13E78" w:rsidP="00F13E78">
      <w:pPr>
        <w:ind w:left="360" w:firstLine="360"/>
        <w:rPr>
          <w:ins w:id="5074" w:author="jonathan pritchard" w:date="2025-01-17T16:52:00Z" w16du:dateUtc="2025-01-17T16:52:00Z"/>
          <w:rFonts w:ascii="Cambria Math" w:eastAsiaTheme="minorEastAsia" w:hAnsi="Cambria Math"/>
          <w:vertAlign w:val="subscript"/>
        </w:rPr>
      </w:pPr>
      <w:ins w:id="5075" w:author="jonathan pritchard" w:date="2025-01-17T16:52:00Z" w16du:dateUtc="2025-01-17T16:52:00Z">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ins>
    </w:p>
    <w:p w14:paraId="5245CC4F" w14:textId="77777777" w:rsidR="00F13E78" w:rsidRDefault="00F13E78" w:rsidP="00F13E78">
      <w:pPr>
        <w:pStyle w:val="ListParagraph"/>
        <w:spacing w:after="0"/>
        <w:rPr>
          <w:ins w:id="5076" w:author="jonathan pritchard" w:date="2025-01-17T16:52:00Z" w16du:dateUtc="2025-01-17T16:52:00Z"/>
          <w:rFonts w:eastAsiaTheme="minorEastAsia"/>
        </w:rPr>
      </w:pPr>
    </w:p>
    <w:p w14:paraId="5ABBE39D" w14:textId="77777777" w:rsidR="00F13E78" w:rsidRDefault="00F13E78" w:rsidP="00F13E78">
      <w:pPr>
        <w:pStyle w:val="ListParagraph"/>
        <w:numPr>
          <w:ilvl w:val="0"/>
          <w:numId w:val="163"/>
        </w:numPr>
        <w:contextualSpacing/>
        <w:rPr>
          <w:ins w:id="5077" w:author="jonathan pritchard" w:date="2025-01-17T16:52:00Z" w16du:dateUtc="2025-01-17T16:52:00Z"/>
          <w:rFonts w:eastAsiaTheme="minorEastAsia"/>
        </w:rPr>
      </w:pPr>
      <w:ins w:id="5078"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w:ins>
      <m:oMath>
        <m:r>
          <w:ins w:id="5079" w:author="jonathan pritchard" w:date="2025-01-17T16:52:00Z" w16du:dateUtc="2025-01-17T16:52:00Z">
            <w:rPr>
              <w:rFonts w:ascii="Cambria Math" w:eastAsiaTheme="minorEastAsia" w:hAnsi="Cambria Math"/>
            </w:rPr>
            <m:t xml:space="preserve"> </m:t>
          </w:ins>
        </m:r>
        <m:sSub>
          <m:sSubPr>
            <m:ctrlPr>
              <w:ins w:id="5080" w:author="jonathan pritchard" w:date="2025-01-17T16:52:00Z" w16du:dateUtc="2025-01-17T16:52:00Z">
                <w:rPr>
                  <w:rFonts w:ascii="Cambria Math" w:eastAsiaTheme="minorEastAsia" w:hAnsi="Cambria Math"/>
                  <w:i/>
                </w:rPr>
              </w:ins>
            </m:ctrlPr>
          </m:sSubPr>
          <m:e>
            <m:r>
              <w:ins w:id="5081" w:author="jonathan pritchard" w:date="2025-01-17T16:52:00Z" w16du:dateUtc="2025-01-17T16:52:00Z">
                <w:rPr>
                  <w:rFonts w:ascii="Cambria Math" w:eastAsiaTheme="minorEastAsia" w:hAnsi="Cambria Math"/>
                </w:rPr>
                <m:t>λ</m:t>
              </w:ins>
            </m:r>
          </m:e>
          <m:sub>
            <m:r>
              <w:ins w:id="5082" w:author="jonathan pritchard" w:date="2025-01-17T16:52:00Z" w16du:dateUtc="2025-01-17T16:52:00Z">
                <w:rPr>
                  <w:rFonts w:ascii="Cambria Math" w:eastAsiaTheme="minorEastAsia" w:hAnsi="Cambria Math"/>
                </w:rPr>
                <m:t>0</m:t>
              </w:ins>
            </m:r>
          </m:sub>
        </m:sSub>
      </m:oMath>
      <w:ins w:id="5083" w:author="jonathan pritchard" w:date="2025-01-17T16:52:00Z" w16du:dateUtc="2025-01-17T16:52:00Z">
        <w:r>
          <w:rPr>
            <w:rFonts w:eastAsiaTheme="minorEastAsia"/>
          </w:rPr>
          <w:t xml:space="preserve">, which can be found in the EPSG dataset.  North and south zones of the same number (e.g., UTM Zone 18N and UTM Zone 18S) share a central meridian. </w:t>
        </w:r>
      </w:ins>
    </w:p>
    <w:p w14:paraId="7517F3F8" w14:textId="77777777" w:rsidR="00F13E78" w:rsidRPr="00332765" w:rsidRDefault="00F13E78" w:rsidP="00F13E78">
      <w:pPr>
        <w:ind w:left="360"/>
        <w:rPr>
          <w:ins w:id="5084" w:author="jonathan pritchard" w:date="2025-01-17T16:52:00Z" w16du:dateUtc="2025-01-17T16:52:00Z"/>
          <w:rFonts w:eastAsiaTheme="minorEastAsia"/>
        </w:rPr>
      </w:pPr>
      <w:ins w:id="5085" w:author="jonathan pritchard" w:date="2025-01-17T16:52:00Z" w16du:dateUtc="2025-01-17T16:52:00Z">
        <w:r w:rsidRPr="00332765">
          <w:rPr>
            <w:rFonts w:eastAsiaTheme="minorEastAsia"/>
          </w:rPr>
          <w:t>Algorithmically, the value can be found as follows:</w:t>
        </w:r>
      </w:ins>
    </w:p>
    <w:p w14:paraId="32F76D8D" w14:textId="77777777" w:rsidR="00F13E78" w:rsidRDefault="00F13E78" w:rsidP="00F13E78">
      <w:pPr>
        <w:pStyle w:val="ListParagraph"/>
        <w:rPr>
          <w:ins w:id="5086" w:author="jonathan pritchard" w:date="2025-01-17T16:52:00Z" w16du:dateUtc="2025-01-17T16:52:00Z"/>
          <w:rFonts w:ascii="Cambria Math" w:eastAsiaTheme="minorEastAsia" w:hAnsi="Cambria Math"/>
          <w:vertAlign w:val="subscript"/>
        </w:rPr>
      </w:pPr>
      <w:ins w:id="5087" w:author="jonathan pritchard" w:date="2025-01-17T16:52:00Z" w16du:dateUtc="2025-01-17T16:52:00Z">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w:ins>
      <m:oMath>
        <m:sSub>
          <m:sSubPr>
            <m:ctrlPr>
              <w:ins w:id="5088" w:author="jonathan pritchard" w:date="2025-01-17T16:52:00Z" w16du:dateUtc="2025-01-17T16:52:00Z">
                <w:rPr>
                  <w:rFonts w:ascii="Cambria Math" w:eastAsiaTheme="minorEastAsia" w:hAnsi="Cambria Math"/>
                  <w:i/>
                </w:rPr>
              </w:ins>
            </m:ctrlPr>
          </m:sSubPr>
          <m:e>
            <m:r>
              <w:ins w:id="5089" w:author="jonathan pritchard" w:date="2025-01-17T16:52:00Z" w16du:dateUtc="2025-01-17T16:52:00Z">
                <w:rPr>
                  <w:rFonts w:ascii="Cambria Math" w:eastAsiaTheme="minorEastAsia" w:hAnsi="Cambria Math"/>
                </w:rPr>
                <m:t>λ</m:t>
              </w:ins>
            </m:r>
          </m:e>
          <m:sub>
            <m:r>
              <w:ins w:id="5090" w:author="jonathan pritchard" w:date="2025-01-17T16:52:00Z" w16du:dateUtc="2025-01-17T16:52:00Z">
                <w:rPr>
                  <w:rFonts w:ascii="Cambria Math" w:eastAsiaTheme="minorEastAsia" w:hAnsi="Cambria Math"/>
                </w:rPr>
                <m:t>0</m:t>
              </w:ins>
            </m:r>
          </m:sub>
        </m:sSub>
        <m:r>
          <w:ins w:id="5091" w:author="jonathan pritchard" w:date="2025-01-17T16:52:00Z" w16du:dateUtc="2025-01-17T16:52:00Z">
            <w:rPr>
              <w:rFonts w:ascii="Cambria Math" w:eastAsiaTheme="minorEastAsia" w:hAnsi="Cambria Math"/>
            </w:rPr>
            <m:t>=</m:t>
          </w:ins>
        </m:r>
        <m:d>
          <m:dPr>
            <m:begChr m:val="["/>
            <m:endChr m:val="]"/>
            <m:ctrlPr>
              <w:ins w:id="5092" w:author="jonathan pritchard" w:date="2025-01-17T16:52:00Z" w16du:dateUtc="2025-01-17T16:52:00Z">
                <w:rPr>
                  <w:rFonts w:ascii="Cambria Math" w:eastAsiaTheme="minorEastAsia" w:hAnsi="Cambria Math"/>
                  <w:i/>
                </w:rPr>
              </w:ins>
            </m:ctrlPr>
          </m:dPr>
          <m:e>
            <m:r>
              <w:ins w:id="5093" w:author="jonathan pritchard" w:date="2025-01-17T16:52:00Z" w16du:dateUtc="2025-01-17T16:52:00Z">
                <w:rPr>
                  <w:rFonts w:ascii="Cambria Math" w:eastAsiaTheme="minorEastAsia" w:hAnsi="Cambria Math"/>
                </w:rPr>
                <m:t>183-(6×</m:t>
              </w:ins>
            </m:r>
            <m:sSub>
              <m:sSubPr>
                <m:ctrlPr>
                  <w:ins w:id="5094" w:author="jonathan pritchard" w:date="2025-01-17T16:52:00Z" w16du:dateUtc="2025-01-17T16:52:00Z">
                    <w:rPr>
                      <w:rFonts w:ascii="Cambria Math" w:eastAsiaTheme="minorEastAsia" w:hAnsi="Cambria Math"/>
                      <w:i/>
                    </w:rPr>
                  </w:ins>
                </m:ctrlPr>
              </m:sSubPr>
              <m:e>
                <m:r>
                  <w:ins w:id="5095" w:author="jonathan pritchard" w:date="2025-01-17T16:52:00Z" w16du:dateUtc="2025-01-17T16:52:00Z">
                    <w:rPr>
                      <w:rFonts w:ascii="Cambria Math" w:eastAsiaTheme="minorEastAsia" w:hAnsi="Cambria Math"/>
                    </w:rPr>
                    <m:t>N</m:t>
                  </w:ins>
                </m:r>
              </m:e>
              <m:sub>
                <m:r>
                  <w:ins w:id="5096" w:author="jonathan pritchard" w:date="2025-01-17T16:52:00Z" w16du:dateUtc="2025-01-17T16:52:00Z">
                    <w:rPr>
                      <w:rFonts w:ascii="Cambria Math" w:eastAsiaTheme="minorEastAsia" w:hAnsi="Cambria Math"/>
                    </w:rPr>
                    <m:t>z</m:t>
                  </w:ins>
                </m:r>
              </m:sub>
            </m:sSub>
            <m:r>
              <w:ins w:id="5097" w:author="jonathan pritchard" w:date="2025-01-17T16:52:00Z" w16du:dateUtc="2025-01-17T16:52:00Z">
                <w:rPr>
                  <w:rFonts w:ascii="Cambria Math" w:eastAsiaTheme="minorEastAsia" w:hAnsi="Cambria Math"/>
                </w:rPr>
                <m:t>)</m:t>
              </w:ins>
            </m:r>
          </m:e>
        </m:d>
        <m:r>
          <w:ins w:id="5098" w:author="jonathan pritchard" w:date="2025-01-17T16:52:00Z" w16du:dateUtc="2025-01-17T16:52:00Z">
            <w:rPr>
              <w:rFonts w:ascii="Cambria Math" w:eastAsiaTheme="minorEastAsia" w:hAnsi="Cambria Math"/>
            </w:rPr>
            <m:t>° W</m:t>
          </w:ins>
        </m:r>
      </m:oMath>
      <w:ins w:id="5099" w:author="jonathan pritchard" w:date="2025-01-17T16:52:00Z" w16du:dateUtc="2025-01-17T16:52:00Z">
        <w:r>
          <w:rPr>
            <w:rFonts w:eastAsiaTheme="minorEastAsia"/>
          </w:rPr>
          <w:t xml:space="preserve">  </w:t>
        </w:r>
      </w:ins>
    </w:p>
    <w:p w14:paraId="593288D2" w14:textId="77777777" w:rsidR="00F13E78" w:rsidRDefault="00F13E78" w:rsidP="00F13E78">
      <w:pPr>
        <w:ind w:left="360" w:firstLine="360"/>
        <w:rPr>
          <w:ins w:id="5100" w:author="jonathan pritchard" w:date="2025-01-17T16:52:00Z" w16du:dateUtc="2025-01-17T16:52:00Z"/>
          <w:rFonts w:eastAsiaTheme="minorEastAsia"/>
        </w:rPr>
      </w:pPr>
      <w:ins w:id="5101" w:author="jonathan pritchard" w:date="2025-01-17T16:52:00Z" w16du:dateUtc="2025-01-17T16:52:00Z">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w:ins>
      <m:oMath>
        <m:sSub>
          <m:sSubPr>
            <m:ctrlPr>
              <w:ins w:id="5102" w:author="jonathan pritchard" w:date="2025-01-17T16:52:00Z" w16du:dateUtc="2025-01-17T16:52:00Z">
                <w:rPr>
                  <w:rFonts w:ascii="Cambria Math" w:eastAsiaTheme="minorEastAsia" w:hAnsi="Cambria Math"/>
                  <w:i/>
                </w:rPr>
              </w:ins>
            </m:ctrlPr>
          </m:sSubPr>
          <m:e>
            <m:r>
              <w:ins w:id="5103" w:author="jonathan pritchard" w:date="2025-01-17T16:52:00Z" w16du:dateUtc="2025-01-17T16:52:00Z">
                <w:rPr>
                  <w:rFonts w:ascii="Cambria Math" w:eastAsiaTheme="minorEastAsia" w:hAnsi="Cambria Math"/>
                </w:rPr>
                <m:t>λ</m:t>
              </w:ins>
            </m:r>
          </m:e>
          <m:sub>
            <m:r>
              <w:ins w:id="5104" w:author="jonathan pritchard" w:date="2025-01-17T16:52:00Z" w16du:dateUtc="2025-01-17T16:52:00Z">
                <w:rPr>
                  <w:rFonts w:ascii="Cambria Math" w:eastAsiaTheme="minorEastAsia" w:hAnsi="Cambria Math"/>
                </w:rPr>
                <m:t>0</m:t>
              </w:ins>
            </m:r>
          </m:sub>
        </m:sSub>
        <m:r>
          <w:ins w:id="5105" w:author="jonathan pritchard" w:date="2025-01-17T16:52:00Z" w16du:dateUtc="2025-01-17T16:52:00Z">
            <w:rPr>
              <w:rFonts w:ascii="Cambria Math" w:eastAsiaTheme="minorEastAsia" w:hAnsi="Cambria Math"/>
            </w:rPr>
            <m:t>={</m:t>
          </w:ins>
        </m:r>
        <m:d>
          <m:dPr>
            <m:begChr m:val="["/>
            <m:endChr m:val="]"/>
            <m:ctrlPr>
              <w:ins w:id="5106" w:author="jonathan pritchard" w:date="2025-01-17T16:52:00Z" w16du:dateUtc="2025-01-17T16:52:00Z">
                <w:rPr>
                  <w:rFonts w:ascii="Cambria Math" w:eastAsiaTheme="minorEastAsia" w:hAnsi="Cambria Math"/>
                  <w:i/>
                </w:rPr>
              </w:ins>
            </m:ctrlPr>
          </m:dPr>
          <m:e>
            <m:r>
              <w:ins w:id="5107" w:author="jonathan pritchard" w:date="2025-01-17T16:52:00Z" w16du:dateUtc="2025-01-17T16:52:00Z">
                <w:rPr>
                  <w:rFonts w:ascii="Cambria Math" w:eastAsiaTheme="minorEastAsia" w:hAnsi="Cambria Math"/>
                </w:rPr>
                <m:t>6×</m:t>
              </w:ins>
            </m:r>
            <m:d>
              <m:dPr>
                <m:ctrlPr>
                  <w:ins w:id="5108" w:author="jonathan pritchard" w:date="2025-01-17T16:52:00Z" w16du:dateUtc="2025-01-17T16:52:00Z">
                    <w:rPr>
                      <w:rFonts w:ascii="Cambria Math" w:eastAsiaTheme="minorEastAsia" w:hAnsi="Cambria Math"/>
                      <w:i/>
                    </w:rPr>
                  </w:ins>
                </m:ctrlPr>
              </m:dPr>
              <m:e>
                <m:sSub>
                  <m:sSubPr>
                    <m:ctrlPr>
                      <w:ins w:id="5109" w:author="jonathan pritchard" w:date="2025-01-17T16:52:00Z" w16du:dateUtc="2025-01-17T16:52:00Z">
                        <w:rPr>
                          <w:rFonts w:ascii="Cambria Math" w:eastAsiaTheme="minorEastAsia" w:hAnsi="Cambria Math"/>
                          <w:i/>
                        </w:rPr>
                      </w:ins>
                    </m:ctrlPr>
                  </m:sSubPr>
                  <m:e>
                    <m:r>
                      <w:ins w:id="5110" w:author="jonathan pritchard" w:date="2025-01-17T16:52:00Z" w16du:dateUtc="2025-01-17T16:52:00Z">
                        <w:rPr>
                          <w:rFonts w:ascii="Cambria Math" w:eastAsiaTheme="minorEastAsia" w:hAnsi="Cambria Math"/>
                        </w:rPr>
                        <m:t>N</m:t>
                      </w:ins>
                    </m:r>
                  </m:e>
                  <m:sub>
                    <m:r>
                      <w:ins w:id="5111" w:author="jonathan pritchard" w:date="2025-01-17T16:52:00Z" w16du:dateUtc="2025-01-17T16:52:00Z">
                        <w:rPr>
                          <w:rFonts w:ascii="Cambria Math" w:eastAsiaTheme="minorEastAsia" w:hAnsi="Cambria Math"/>
                        </w:rPr>
                        <m:t>z</m:t>
                      </w:ins>
                    </m:r>
                  </m:sub>
                </m:sSub>
                <m:r>
                  <w:ins w:id="5112" w:author="jonathan pritchard" w:date="2025-01-17T16:52:00Z" w16du:dateUtc="2025-01-17T16:52:00Z">
                    <w:rPr>
                      <w:rFonts w:ascii="Cambria Math" w:eastAsiaTheme="minorEastAsia" w:hAnsi="Cambria Math"/>
                    </w:rPr>
                    <m:t>-30</m:t>
                  </w:ins>
                </m:r>
              </m:e>
            </m:d>
          </m:e>
        </m:d>
        <m:r>
          <w:ins w:id="5113" w:author="jonathan pritchard" w:date="2025-01-17T16:52:00Z" w16du:dateUtc="2025-01-17T16:52:00Z">
            <w:rPr>
              <w:rFonts w:ascii="Cambria Math" w:eastAsiaTheme="minorEastAsia" w:hAnsi="Cambria Math"/>
            </w:rPr>
            <m:t>-3}° E</m:t>
          </w:ins>
        </m:r>
      </m:oMath>
    </w:p>
    <w:p w14:paraId="02B7CEE3" w14:textId="77777777" w:rsidR="00F13E78" w:rsidRDefault="00F13E78" w:rsidP="00F13E78">
      <w:pPr>
        <w:ind w:left="360" w:firstLine="360"/>
        <w:rPr>
          <w:ins w:id="5114" w:author="jonathan pritchard" w:date="2025-01-17T16:52:00Z" w16du:dateUtc="2025-01-17T16:52:00Z"/>
          <w:rFonts w:eastAsiaTheme="minorEastAsia"/>
        </w:rPr>
      </w:pPr>
      <w:ins w:id="5115" w:author="jonathan pritchard" w:date="2025-01-17T16:52:00Z" w16du:dateUtc="2025-01-17T16:52:00Z">
        <w:r>
          <w:rPr>
            <w:rFonts w:eastAsiaTheme="minorEastAsia"/>
          </w:rPr>
          <w:t xml:space="preserve">Example: For UTM Zone 45S, </w:t>
        </w:r>
      </w:ins>
      <m:oMath>
        <m:r>
          <w:ins w:id="5116" w:author="jonathan pritchard" w:date="2025-01-17T16:52:00Z" w16du:dateUtc="2025-01-17T16:52:00Z">
            <w:rPr>
              <w:rFonts w:ascii="Cambria Math" w:eastAsiaTheme="minorEastAsia" w:hAnsi="Cambria Math"/>
            </w:rPr>
            <m:t>N</m:t>
          </w:ins>
        </m:r>
        <m:r>
          <w:ins w:id="5117" w:author="jonathan pritchard" w:date="2025-01-17T16:52:00Z" w16du:dateUtc="2025-01-17T16:52:00Z">
            <w:rPr>
              <w:rFonts w:ascii="Cambria Math" w:eastAsiaTheme="minorEastAsia" w:hAnsi="Cambria Math"/>
              <w:vertAlign w:val="subscript"/>
            </w:rPr>
            <m:t>z</m:t>
          </w:ins>
        </m:r>
        <m:r>
          <w:ins w:id="5118" w:author="jonathan pritchard" w:date="2025-01-17T16:52:00Z" w16du:dateUtc="2025-01-17T16:52:00Z">
            <w:rPr>
              <w:rFonts w:ascii="Cambria Math" w:eastAsiaTheme="minorEastAsia" w:hAnsi="Cambria Math"/>
            </w:rPr>
            <m:t>=45</m:t>
          </w:ins>
        </m:r>
      </m:oMath>
      <w:ins w:id="5119" w:author="jonathan pritchard" w:date="2025-01-17T16:52:00Z" w16du:dateUtc="2025-01-17T16:52:00Z">
        <w:r>
          <w:rPr>
            <w:rFonts w:eastAsiaTheme="minorEastAsia"/>
          </w:rPr>
          <w:t xml:space="preserve">, so </w:t>
        </w:r>
      </w:ins>
      <m:oMath>
        <m:sSub>
          <m:sSubPr>
            <m:ctrlPr>
              <w:ins w:id="5120" w:author="jonathan pritchard" w:date="2025-01-17T16:52:00Z" w16du:dateUtc="2025-01-17T16:52:00Z">
                <w:rPr>
                  <w:rFonts w:ascii="Cambria Math" w:eastAsiaTheme="minorEastAsia" w:hAnsi="Cambria Math"/>
                  <w:i/>
                </w:rPr>
              </w:ins>
            </m:ctrlPr>
          </m:sSubPr>
          <m:e>
            <m:r>
              <w:ins w:id="5121" w:author="jonathan pritchard" w:date="2025-01-17T16:52:00Z" w16du:dateUtc="2025-01-17T16:52:00Z">
                <w:rPr>
                  <w:rFonts w:ascii="Cambria Math" w:eastAsiaTheme="minorEastAsia" w:hAnsi="Cambria Math"/>
                </w:rPr>
                <m:t>λ</m:t>
              </w:ins>
            </m:r>
          </m:e>
          <m:sub>
            <m:r>
              <w:ins w:id="5122" w:author="jonathan pritchard" w:date="2025-01-17T16:52:00Z" w16du:dateUtc="2025-01-17T16:52:00Z">
                <w:rPr>
                  <w:rFonts w:ascii="Cambria Math" w:eastAsiaTheme="minorEastAsia" w:hAnsi="Cambria Math"/>
                </w:rPr>
                <m:t>0</m:t>
              </w:ins>
            </m:r>
          </m:sub>
        </m:sSub>
        <m:r>
          <w:ins w:id="5123" w:author="jonathan pritchard" w:date="2025-01-17T16:52:00Z" w16du:dateUtc="2025-01-17T16:52:00Z">
            <w:rPr>
              <w:rFonts w:ascii="Cambria Math" w:eastAsiaTheme="minorEastAsia" w:hAnsi="Cambria Math"/>
            </w:rPr>
            <m:t>=87° E</m:t>
          </w:ins>
        </m:r>
      </m:oMath>
      <w:ins w:id="5124" w:author="jonathan pritchard" w:date="2025-01-17T16:52:00Z" w16du:dateUtc="2025-01-17T16:52:00Z">
        <w:r>
          <w:rPr>
            <w:rFonts w:eastAsiaTheme="minorEastAsia"/>
          </w:rPr>
          <w:t xml:space="preserve">. </w:t>
        </w:r>
      </w:ins>
      <m:oMath>
        <m:sSub>
          <m:sSubPr>
            <m:ctrlPr>
              <w:ins w:id="5125" w:author="jonathan pritchard" w:date="2025-01-17T16:52:00Z" w16du:dateUtc="2025-01-17T16:52:00Z">
                <w:rPr>
                  <w:rFonts w:ascii="Cambria Math" w:eastAsiaTheme="minorEastAsia" w:hAnsi="Cambria Math"/>
                  <w:i/>
                </w:rPr>
              </w:ins>
            </m:ctrlPr>
          </m:sSubPr>
          <m:e>
            <m:r>
              <w:ins w:id="5126" w:author="jonathan pritchard" w:date="2025-01-17T16:52:00Z" w16du:dateUtc="2025-01-17T16:52:00Z">
                <w:rPr>
                  <w:rFonts w:ascii="Cambria Math" w:eastAsiaTheme="minorEastAsia" w:hAnsi="Cambria Math"/>
                </w:rPr>
                <m:t>λ</m:t>
              </w:ins>
            </m:r>
          </m:e>
          <m:sub>
            <m:r>
              <w:ins w:id="5127" w:author="jonathan pritchard" w:date="2025-01-17T16:52:00Z" w16du:dateUtc="2025-01-17T16:52:00Z">
                <w:rPr>
                  <w:rFonts w:ascii="Cambria Math" w:eastAsiaTheme="minorEastAsia" w:hAnsi="Cambria Math"/>
                </w:rPr>
                <m:t>0</m:t>
              </w:ins>
            </m:r>
          </m:sub>
        </m:sSub>
      </m:oMath>
      <w:ins w:id="5128" w:author="jonathan pritchard" w:date="2025-01-17T16:52:00Z" w16du:dateUtc="2025-01-17T16:52:00Z">
        <w:r>
          <w:rPr>
            <w:rFonts w:eastAsiaTheme="minorEastAsia"/>
          </w:rPr>
          <w:t xml:space="preserve"> is also </w:t>
        </w:r>
      </w:ins>
      <m:oMath>
        <m:r>
          <w:ins w:id="5129" w:author="jonathan pritchard" w:date="2025-01-17T16:52:00Z" w16du:dateUtc="2025-01-17T16:52:00Z">
            <w:rPr>
              <w:rFonts w:ascii="Cambria Math" w:eastAsiaTheme="minorEastAsia" w:hAnsi="Cambria Math"/>
            </w:rPr>
            <m:t>87° E</m:t>
          </w:ins>
        </m:r>
      </m:oMath>
      <w:ins w:id="5130" w:author="jonathan pritchard" w:date="2025-01-17T16:52:00Z" w16du:dateUtc="2025-01-17T16:52:00Z">
        <w:r>
          <w:rPr>
            <w:rFonts w:eastAsiaTheme="minorEastAsia"/>
          </w:rPr>
          <w:t xml:space="preserve"> for UTM Zone 45N.</w:t>
        </w:r>
      </w:ins>
    </w:p>
    <w:p w14:paraId="608891D6" w14:textId="77777777" w:rsidR="00F13E78" w:rsidRPr="008B51D9" w:rsidRDefault="00F13E78" w:rsidP="00F13E78">
      <w:pPr>
        <w:spacing w:after="0"/>
        <w:ind w:left="360" w:firstLine="360"/>
        <w:rPr>
          <w:ins w:id="5131" w:author="jonathan pritchard" w:date="2025-01-17T16:52:00Z" w16du:dateUtc="2025-01-17T16:52:00Z"/>
          <w:rFonts w:eastAsiaTheme="minorEastAsia"/>
        </w:rPr>
      </w:pPr>
    </w:p>
    <w:p w14:paraId="724FA17F" w14:textId="77777777" w:rsidR="00F13E78" w:rsidRPr="00C52FBD" w:rsidRDefault="00F13E78" w:rsidP="00F13E78">
      <w:pPr>
        <w:pStyle w:val="ListParagraph"/>
        <w:numPr>
          <w:ilvl w:val="0"/>
          <w:numId w:val="163"/>
        </w:numPr>
        <w:contextualSpacing/>
        <w:rPr>
          <w:ins w:id="5132" w:author="jonathan pritchard" w:date="2025-01-17T16:52:00Z" w16du:dateUtc="2025-01-17T16:52:00Z"/>
          <w:rFonts w:eastAsiaTheme="minorEastAsia"/>
        </w:rPr>
      </w:pPr>
      <w:ins w:id="5133" w:author="jonathan pritchard" w:date="2025-01-17T16:52:00Z" w16du:dateUtc="2025-01-17T16:52:00Z">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ins>
    </w:p>
    <w:p w14:paraId="73F38569" w14:textId="77777777" w:rsidR="00F13E78" w:rsidRPr="00102D25" w:rsidRDefault="00F13E78" w:rsidP="00F13E78">
      <w:pPr>
        <w:spacing w:after="0" w:line="360" w:lineRule="auto"/>
        <w:ind w:left="360"/>
        <w:rPr>
          <w:ins w:id="5134" w:author="jonathan pritchard" w:date="2025-01-17T16:52:00Z" w16du:dateUtc="2025-01-17T16:52:00Z"/>
          <w:rFonts w:eastAsiaTheme="minorEastAsia"/>
        </w:rPr>
      </w:pPr>
      <m:oMath>
        <m:r>
          <w:ins w:id="5135" w:author="jonathan pritchard" w:date="2025-01-17T16:52:00Z" w16du:dateUtc="2025-01-17T16:52:00Z">
            <w:rPr>
              <w:rFonts w:ascii="Cambria Math" w:eastAsiaTheme="minorEastAsia" w:hAnsi="Cambria Math"/>
            </w:rPr>
            <m:t xml:space="preserve">e= </m:t>
          </w:ins>
        </m:r>
        <m:rad>
          <m:radPr>
            <m:degHide m:val="1"/>
            <m:ctrlPr>
              <w:ins w:id="5136" w:author="jonathan pritchard" w:date="2025-01-17T16:52:00Z" w16du:dateUtc="2025-01-17T16:52:00Z">
                <w:rPr>
                  <w:rFonts w:ascii="Cambria Math" w:eastAsiaTheme="minorEastAsia" w:hAnsi="Cambria Math"/>
                  <w:i/>
                </w:rPr>
              </w:ins>
            </m:ctrlPr>
          </m:radPr>
          <m:deg/>
          <m:e>
            <m:r>
              <w:ins w:id="5137" w:author="jonathan pritchard" w:date="2025-01-17T16:52:00Z" w16du:dateUtc="2025-01-17T16:52:00Z">
                <w:rPr>
                  <w:rFonts w:ascii="Cambria Math" w:eastAsiaTheme="minorEastAsia" w:hAnsi="Cambria Math"/>
                </w:rPr>
                <m:t>2f-</m:t>
              </w:ins>
            </m:r>
            <m:sSup>
              <m:sSupPr>
                <m:ctrlPr>
                  <w:ins w:id="5138" w:author="jonathan pritchard" w:date="2025-01-17T16:52:00Z" w16du:dateUtc="2025-01-17T16:52:00Z">
                    <w:rPr>
                      <w:rFonts w:ascii="Cambria Math" w:eastAsiaTheme="minorEastAsia" w:hAnsi="Cambria Math"/>
                      <w:i/>
                    </w:rPr>
                  </w:ins>
                </m:ctrlPr>
              </m:sSupPr>
              <m:e>
                <m:r>
                  <w:ins w:id="5139" w:author="jonathan pritchard" w:date="2025-01-17T16:52:00Z" w16du:dateUtc="2025-01-17T16:52:00Z">
                    <w:rPr>
                      <w:rFonts w:ascii="Cambria Math" w:eastAsiaTheme="minorEastAsia" w:hAnsi="Cambria Math"/>
                    </w:rPr>
                    <m:t>f</m:t>
                  </w:ins>
                </m:r>
              </m:e>
              <m:sup>
                <m:r>
                  <w:ins w:id="5140" w:author="jonathan pritchard" w:date="2025-01-17T16:52:00Z" w16du:dateUtc="2025-01-17T16:52:00Z">
                    <w:rPr>
                      <w:rFonts w:ascii="Cambria Math" w:eastAsiaTheme="minorEastAsia" w:hAnsi="Cambria Math"/>
                    </w:rPr>
                    <m:t>2</m:t>
                  </w:ins>
                </m:r>
              </m:sup>
            </m:sSup>
          </m:e>
        </m:rad>
        <m:r>
          <w:ins w:id="5141" w:author="jonathan pritchard" w:date="2025-01-17T16:52:00Z" w16du:dateUtc="2025-01-17T16:52:00Z">
            <w:rPr>
              <w:rFonts w:ascii="Cambria Math" w:eastAsiaTheme="minorEastAsia" w:hAnsi="Cambria Math"/>
            </w:rPr>
            <m:t xml:space="preserve">=8.18191908 × </m:t>
          </w:ins>
        </m:r>
        <m:sSup>
          <m:sSupPr>
            <m:ctrlPr>
              <w:ins w:id="5142" w:author="jonathan pritchard" w:date="2025-01-17T16:52:00Z" w16du:dateUtc="2025-01-17T16:52:00Z">
                <w:rPr>
                  <w:rFonts w:ascii="Cambria Math" w:eastAsiaTheme="minorEastAsia" w:hAnsi="Cambria Math"/>
                  <w:i/>
                </w:rPr>
              </w:ins>
            </m:ctrlPr>
          </m:sSupPr>
          <m:e>
            <m:r>
              <w:ins w:id="5143" w:author="jonathan pritchard" w:date="2025-01-17T16:52:00Z" w16du:dateUtc="2025-01-17T16:52:00Z">
                <w:rPr>
                  <w:rFonts w:ascii="Cambria Math" w:eastAsiaTheme="minorEastAsia" w:hAnsi="Cambria Math"/>
                </w:rPr>
                <m:t>10</m:t>
              </w:ins>
            </m:r>
          </m:e>
          <m:sup>
            <m:r>
              <w:ins w:id="5144" w:author="jonathan pritchard" w:date="2025-01-17T16:52:00Z" w16du:dateUtc="2025-01-17T16:52:00Z">
                <w:rPr>
                  <w:rFonts w:ascii="Cambria Math" w:eastAsiaTheme="minorEastAsia" w:hAnsi="Cambria Math"/>
                </w:rPr>
                <m:t>-2</m:t>
              </w:ins>
            </m:r>
          </m:sup>
        </m:sSup>
      </m:oMath>
      <w:ins w:id="5145" w:author="jonathan pritchard" w:date="2025-01-17T16:52:00Z" w16du:dateUtc="2025-01-17T16:52:00Z">
        <w:r>
          <w:rPr>
            <w:rFonts w:eastAsiaTheme="minorEastAsia"/>
          </w:rPr>
          <w:t xml:space="preserve">  </w:t>
        </w:r>
      </w:ins>
    </w:p>
    <w:p w14:paraId="60520C25" w14:textId="77777777" w:rsidR="00F13E78" w:rsidRPr="007363AE" w:rsidRDefault="00F13E78" w:rsidP="00F13E78">
      <w:pPr>
        <w:spacing w:after="0" w:line="360" w:lineRule="auto"/>
        <w:ind w:left="360"/>
        <w:rPr>
          <w:ins w:id="5146" w:author="jonathan pritchard" w:date="2025-01-17T16:52:00Z" w16du:dateUtc="2025-01-17T16:52:00Z"/>
          <w:rFonts w:eastAsiaTheme="minorEastAsia"/>
        </w:rPr>
      </w:pPr>
      <m:oMath>
        <m:r>
          <w:ins w:id="5147" w:author="jonathan pritchard" w:date="2025-01-17T16:52:00Z" w16du:dateUtc="2025-01-17T16:52:00Z">
            <w:rPr>
              <w:rFonts w:ascii="Cambria Math" w:hAnsi="Cambria Math"/>
            </w:rPr>
            <m:t xml:space="preserve">n= </m:t>
          </w:ins>
        </m:r>
        <m:f>
          <m:fPr>
            <m:ctrlPr>
              <w:ins w:id="5148" w:author="jonathan pritchard" w:date="2025-01-17T16:52:00Z" w16du:dateUtc="2025-01-17T16:52:00Z">
                <w:rPr>
                  <w:rFonts w:ascii="Cambria Math" w:hAnsi="Cambria Math"/>
                  <w:i/>
                </w:rPr>
              </w:ins>
            </m:ctrlPr>
          </m:fPr>
          <m:num>
            <m:r>
              <w:ins w:id="5149" w:author="jonathan pritchard" w:date="2025-01-17T16:52:00Z" w16du:dateUtc="2025-01-17T16:52:00Z">
                <w:rPr>
                  <w:rFonts w:ascii="Cambria Math" w:hAnsi="Cambria Math"/>
                </w:rPr>
                <m:t>f</m:t>
              </w:ins>
            </m:r>
          </m:num>
          <m:den>
            <m:r>
              <w:ins w:id="5150" w:author="jonathan pritchard" w:date="2025-01-17T16:52:00Z" w16du:dateUtc="2025-01-17T16:52:00Z">
                <w:rPr>
                  <w:rFonts w:ascii="Cambria Math" w:hAnsi="Cambria Math"/>
                </w:rPr>
                <m:t>(2-f)</m:t>
              </w:ins>
            </m:r>
          </m:den>
        </m:f>
        <m:r>
          <w:ins w:id="5151" w:author="jonathan pritchard" w:date="2025-01-17T16:52:00Z" w16du:dateUtc="2025-01-17T16:52:00Z">
            <w:rPr>
              <w:rFonts w:ascii="Cambria Math" w:eastAsiaTheme="minorEastAsia" w:hAnsi="Cambria Math"/>
            </w:rPr>
            <m:t xml:space="preserve">=1.67922039 × </m:t>
          </w:ins>
        </m:r>
        <m:sSup>
          <m:sSupPr>
            <m:ctrlPr>
              <w:ins w:id="5152" w:author="jonathan pritchard" w:date="2025-01-17T16:52:00Z" w16du:dateUtc="2025-01-17T16:52:00Z">
                <w:rPr>
                  <w:rFonts w:ascii="Cambria Math" w:eastAsiaTheme="minorEastAsia" w:hAnsi="Cambria Math"/>
                  <w:i/>
                </w:rPr>
              </w:ins>
            </m:ctrlPr>
          </m:sSupPr>
          <m:e>
            <m:r>
              <w:ins w:id="5153" w:author="jonathan pritchard" w:date="2025-01-17T16:52:00Z" w16du:dateUtc="2025-01-17T16:52:00Z">
                <w:rPr>
                  <w:rFonts w:ascii="Cambria Math" w:eastAsiaTheme="minorEastAsia" w:hAnsi="Cambria Math"/>
                </w:rPr>
                <m:t>10</m:t>
              </w:ins>
            </m:r>
          </m:e>
          <m:sup>
            <m:r>
              <w:ins w:id="5154" w:author="jonathan pritchard" w:date="2025-01-17T16:52:00Z" w16du:dateUtc="2025-01-17T16:52:00Z">
                <w:rPr>
                  <w:rFonts w:ascii="Cambria Math" w:eastAsiaTheme="minorEastAsia" w:hAnsi="Cambria Math"/>
                </w:rPr>
                <m:t>-3</m:t>
              </w:ins>
            </m:r>
          </m:sup>
        </m:sSup>
      </m:oMath>
      <w:ins w:id="5155" w:author="jonathan pritchard" w:date="2025-01-17T16:52:00Z" w16du:dateUtc="2025-01-17T16:52:00Z">
        <w:r>
          <w:rPr>
            <w:rFonts w:ascii="Cambria Math" w:eastAsiaTheme="minorEastAsia" w:hAnsi="Cambria Math"/>
          </w:rPr>
          <w:t xml:space="preserve">  </w:t>
        </w:r>
      </w:ins>
    </w:p>
    <w:p w14:paraId="46A8E326" w14:textId="77777777" w:rsidR="00F13E78" w:rsidRDefault="00F13E78" w:rsidP="00F13E78">
      <w:pPr>
        <w:spacing w:after="0" w:line="360" w:lineRule="auto"/>
        <w:ind w:left="360"/>
        <w:rPr>
          <w:ins w:id="5156" w:author="jonathan pritchard" w:date="2025-01-17T16:52:00Z" w16du:dateUtc="2025-01-17T16:52:00Z"/>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ins w:id="5157" w:author="jonathan pritchard" w:date="2025-01-17T16:52:00Z" w16du:dateUtc="2025-01-17T16:52:00Z">
            <w:rPr>
              <w:rFonts w:ascii="Cambria Math" w:hAnsi="Cambria Math"/>
            </w:rPr>
            <m:t>B=</m:t>
          </w:ins>
        </m:r>
        <m:d>
          <m:dPr>
            <m:begChr m:val="["/>
            <m:endChr m:val="]"/>
            <m:ctrlPr>
              <w:ins w:id="5158" w:author="jonathan pritchard" w:date="2025-01-17T16:52:00Z" w16du:dateUtc="2025-01-17T16:52:00Z">
                <w:rPr>
                  <w:rFonts w:ascii="Cambria Math" w:hAnsi="Cambria Math"/>
                  <w:i/>
                </w:rPr>
              </w:ins>
            </m:ctrlPr>
          </m:dPr>
          <m:e>
            <m:f>
              <m:fPr>
                <m:ctrlPr>
                  <w:ins w:id="5159" w:author="jonathan pritchard" w:date="2025-01-17T16:52:00Z" w16du:dateUtc="2025-01-17T16:52:00Z">
                    <w:rPr>
                      <w:rFonts w:ascii="Cambria Math" w:hAnsi="Cambria Math"/>
                      <w:i/>
                    </w:rPr>
                  </w:ins>
                </m:ctrlPr>
              </m:fPr>
              <m:num>
                <m:r>
                  <w:ins w:id="5160" w:author="jonathan pritchard" w:date="2025-01-17T16:52:00Z" w16du:dateUtc="2025-01-17T16:52:00Z">
                    <w:rPr>
                      <w:rFonts w:ascii="Cambria Math" w:hAnsi="Cambria Math"/>
                    </w:rPr>
                    <m:t>a</m:t>
                  </w:ins>
                </m:r>
              </m:num>
              <m:den>
                <m:r>
                  <w:ins w:id="5161" w:author="jonathan pritchard" w:date="2025-01-17T16:52:00Z" w16du:dateUtc="2025-01-17T16:52:00Z">
                    <w:rPr>
                      <w:rFonts w:ascii="Cambria Math" w:hAnsi="Cambria Math"/>
                    </w:rPr>
                    <m:t>(1+n)</m:t>
                  </w:ins>
                </m:r>
              </m:den>
            </m:f>
          </m:e>
        </m:d>
        <m:d>
          <m:dPr>
            <m:ctrlPr>
              <w:ins w:id="5162" w:author="jonathan pritchard" w:date="2025-01-17T16:52:00Z" w16du:dateUtc="2025-01-17T16:52:00Z">
                <w:rPr>
                  <w:rFonts w:ascii="Cambria Math" w:hAnsi="Cambria Math"/>
                  <w:i/>
                </w:rPr>
              </w:ins>
            </m:ctrlPr>
          </m:dPr>
          <m:e>
            <m:r>
              <w:ins w:id="5163" w:author="jonathan pritchard" w:date="2025-01-17T16:52:00Z" w16du:dateUtc="2025-01-17T16:52:00Z">
                <w:rPr>
                  <w:rFonts w:ascii="Cambria Math" w:hAnsi="Cambria Math"/>
                </w:rPr>
                <m:t>1+</m:t>
              </w:ins>
            </m:r>
            <m:f>
              <m:fPr>
                <m:ctrlPr>
                  <w:ins w:id="5164" w:author="jonathan pritchard" w:date="2025-01-17T16:52:00Z" w16du:dateUtc="2025-01-17T16:52:00Z">
                    <w:rPr>
                      <w:rFonts w:ascii="Cambria Math" w:hAnsi="Cambria Math"/>
                      <w:i/>
                    </w:rPr>
                  </w:ins>
                </m:ctrlPr>
              </m:fPr>
              <m:num>
                <m:sSup>
                  <m:sSupPr>
                    <m:ctrlPr>
                      <w:ins w:id="5165" w:author="jonathan pritchard" w:date="2025-01-17T16:52:00Z" w16du:dateUtc="2025-01-17T16:52:00Z">
                        <w:rPr>
                          <w:rFonts w:ascii="Cambria Math" w:hAnsi="Cambria Math"/>
                          <w:i/>
                        </w:rPr>
                      </w:ins>
                    </m:ctrlPr>
                  </m:sSupPr>
                  <m:e>
                    <m:r>
                      <w:ins w:id="5166" w:author="jonathan pritchard" w:date="2025-01-17T16:52:00Z" w16du:dateUtc="2025-01-17T16:52:00Z">
                        <w:rPr>
                          <w:rFonts w:ascii="Cambria Math" w:hAnsi="Cambria Math"/>
                        </w:rPr>
                        <m:t>n</m:t>
                      </w:ins>
                    </m:r>
                  </m:e>
                  <m:sup>
                    <m:r>
                      <w:ins w:id="5167" w:author="jonathan pritchard" w:date="2025-01-17T16:52:00Z" w16du:dateUtc="2025-01-17T16:52:00Z">
                        <w:rPr>
                          <w:rFonts w:ascii="Cambria Math" w:hAnsi="Cambria Math"/>
                        </w:rPr>
                        <m:t>2</m:t>
                      </w:ins>
                    </m:r>
                  </m:sup>
                </m:sSup>
              </m:num>
              <m:den>
                <m:r>
                  <w:ins w:id="5168" w:author="jonathan pritchard" w:date="2025-01-17T16:52:00Z" w16du:dateUtc="2025-01-17T16:52:00Z">
                    <w:rPr>
                      <w:rFonts w:ascii="Cambria Math" w:hAnsi="Cambria Math"/>
                    </w:rPr>
                    <m:t>4</m:t>
                  </w:ins>
                </m:r>
              </m:den>
            </m:f>
            <m:r>
              <w:ins w:id="5169" w:author="jonathan pritchard" w:date="2025-01-17T16:52:00Z" w16du:dateUtc="2025-01-17T16:52:00Z">
                <w:rPr>
                  <w:rFonts w:ascii="Cambria Math" w:hAnsi="Cambria Math"/>
                </w:rPr>
                <m:t>+</m:t>
              </w:ins>
            </m:r>
            <m:f>
              <m:fPr>
                <m:ctrlPr>
                  <w:ins w:id="5170" w:author="jonathan pritchard" w:date="2025-01-17T16:52:00Z" w16du:dateUtc="2025-01-17T16:52:00Z">
                    <w:rPr>
                      <w:rFonts w:ascii="Cambria Math" w:hAnsi="Cambria Math"/>
                      <w:i/>
                    </w:rPr>
                  </w:ins>
                </m:ctrlPr>
              </m:fPr>
              <m:num>
                <m:sSup>
                  <m:sSupPr>
                    <m:ctrlPr>
                      <w:ins w:id="5171" w:author="jonathan pritchard" w:date="2025-01-17T16:52:00Z" w16du:dateUtc="2025-01-17T16:52:00Z">
                        <w:rPr>
                          <w:rFonts w:ascii="Cambria Math" w:hAnsi="Cambria Math"/>
                          <w:i/>
                        </w:rPr>
                      </w:ins>
                    </m:ctrlPr>
                  </m:sSupPr>
                  <m:e>
                    <m:r>
                      <w:ins w:id="5172" w:author="jonathan pritchard" w:date="2025-01-17T16:52:00Z" w16du:dateUtc="2025-01-17T16:52:00Z">
                        <w:rPr>
                          <w:rFonts w:ascii="Cambria Math" w:hAnsi="Cambria Math"/>
                        </w:rPr>
                        <m:t>n</m:t>
                      </w:ins>
                    </m:r>
                  </m:e>
                  <m:sup>
                    <m:r>
                      <w:ins w:id="5173" w:author="jonathan pritchard" w:date="2025-01-17T16:52:00Z" w16du:dateUtc="2025-01-17T16:52:00Z">
                        <w:rPr>
                          <w:rFonts w:ascii="Cambria Math" w:hAnsi="Cambria Math"/>
                        </w:rPr>
                        <m:t>4</m:t>
                      </w:ins>
                    </m:r>
                  </m:sup>
                </m:sSup>
              </m:num>
              <m:den>
                <m:r>
                  <w:ins w:id="5174" w:author="jonathan pritchard" w:date="2025-01-17T16:52:00Z" w16du:dateUtc="2025-01-17T16:52:00Z">
                    <w:rPr>
                      <w:rFonts w:ascii="Cambria Math" w:hAnsi="Cambria Math"/>
                    </w:rPr>
                    <m:t>64</m:t>
                  </w:ins>
                </m:r>
              </m:den>
            </m:f>
          </m:e>
        </m:d>
        <m:r>
          <w:ins w:id="5175" w:author="jonathan pritchard" w:date="2025-01-17T16:52:00Z" w16du:dateUtc="2025-01-17T16:52:00Z">
            <w:rPr>
              <w:rFonts w:ascii="Cambria Math" w:hAnsi="Cambria Math"/>
            </w:rPr>
            <m:t>=6367449.145823415</m:t>
          </w:ins>
        </m:r>
      </m:oMath>
      <w:ins w:id="5176" w:author="jonathan pritchard" w:date="2025-01-17T16:52:00Z" w16du:dateUtc="2025-01-17T16:52:00Z">
        <w:r>
          <w:rPr>
            <w:rFonts w:ascii="Cambria Math" w:eastAsiaTheme="minorEastAsia" w:hAnsi="Cambria Math"/>
          </w:rPr>
          <w:t xml:space="preserve">  </w:t>
        </w:r>
      </w:ins>
    </w:p>
    <w:p w14:paraId="581EFE5F" w14:textId="77777777" w:rsidR="00F13E78" w:rsidRPr="007363AE" w:rsidRDefault="00000000" w:rsidP="00F13E78">
      <w:pPr>
        <w:spacing w:after="0"/>
        <w:ind w:left="360"/>
        <w:rPr>
          <w:ins w:id="5177" w:author="jonathan pritchard" w:date="2025-01-17T16:52:00Z" w16du:dateUtc="2025-01-17T16:52:00Z"/>
          <w:rFonts w:eastAsiaTheme="minorEastAsia"/>
        </w:rPr>
      </w:pPr>
      <m:oMath>
        <m:sSup>
          <m:sSupPr>
            <m:ctrlPr>
              <w:ins w:id="5178" w:author="jonathan pritchard" w:date="2025-01-17T16:52:00Z" w16du:dateUtc="2025-01-17T16:52:00Z">
                <w:rPr>
                  <w:rFonts w:ascii="Cambria Math" w:eastAsiaTheme="minorEastAsia" w:hAnsi="Cambria Math"/>
                  <w:i/>
                </w:rPr>
              </w:ins>
            </m:ctrlPr>
          </m:sSupPr>
          <m:e>
            <m:sSub>
              <m:sSubPr>
                <m:ctrlPr>
                  <w:ins w:id="5179" w:author="jonathan pritchard" w:date="2025-01-17T16:52:00Z" w16du:dateUtc="2025-01-17T16:52:00Z">
                    <w:rPr>
                      <w:rFonts w:ascii="Cambria Math" w:eastAsiaTheme="minorEastAsia" w:hAnsi="Cambria Math"/>
                      <w:i/>
                    </w:rPr>
                  </w:ins>
                </m:ctrlPr>
              </m:sSubPr>
              <m:e>
                <m:r>
                  <w:ins w:id="5180" w:author="jonathan pritchard" w:date="2025-01-17T16:52:00Z" w16du:dateUtc="2025-01-17T16:52:00Z">
                    <w:rPr>
                      <w:rFonts w:ascii="Cambria Math" w:eastAsiaTheme="minorEastAsia" w:hAnsi="Cambria Math"/>
                    </w:rPr>
                    <m:t>h</m:t>
                  </w:ins>
                </m:r>
              </m:e>
              <m:sub>
                <m:r>
                  <w:ins w:id="5181" w:author="jonathan pritchard" w:date="2025-01-17T16:52:00Z" w16du:dateUtc="2025-01-17T16:52:00Z">
                    <w:rPr>
                      <w:rFonts w:ascii="Cambria Math" w:eastAsiaTheme="minorEastAsia" w:hAnsi="Cambria Math"/>
                    </w:rPr>
                    <m:t>1</m:t>
                  </w:ins>
                </m:r>
              </m:sub>
            </m:sSub>
          </m:e>
          <m:sup>
            <m:r>
              <w:ins w:id="5182" w:author="jonathan pritchard" w:date="2025-01-17T16:52:00Z" w16du:dateUtc="2025-01-17T16:52:00Z">
                <w:rPr>
                  <w:rFonts w:ascii="Cambria Math" w:eastAsiaTheme="minorEastAsia" w:hAnsi="Cambria Math"/>
                </w:rPr>
                <m:t>'</m:t>
              </w:ins>
            </m:r>
          </m:sup>
        </m:sSup>
        <m:r>
          <w:ins w:id="5183" w:author="jonathan pritchard" w:date="2025-01-17T16:52:00Z" w16du:dateUtc="2025-01-17T16:52:00Z">
            <w:rPr>
              <w:rFonts w:ascii="Cambria Math" w:eastAsiaTheme="minorEastAsia" w:hAnsi="Cambria Math"/>
            </w:rPr>
            <m:t>=</m:t>
          </w:ins>
        </m:r>
        <m:f>
          <m:fPr>
            <m:ctrlPr>
              <w:ins w:id="5184" w:author="jonathan pritchard" w:date="2025-01-17T16:52:00Z" w16du:dateUtc="2025-01-17T16:52:00Z">
                <w:rPr>
                  <w:rFonts w:ascii="Cambria Math" w:eastAsiaTheme="minorEastAsia" w:hAnsi="Cambria Math"/>
                  <w:i/>
                </w:rPr>
              </w:ins>
            </m:ctrlPr>
          </m:fPr>
          <m:num>
            <m:r>
              <w:ins w:id="5185" w:author="jonathan pritchard" w:date="2025-01-17T16:52:00Z" w16du:dateUtc="2025-01-17T16:52:00Z">
                <w:rPr>
                  <w:rFonts w:ascii="Cambria Math" w:eastAsiaTheme="minorEastAsia" w:hAnsi="Cambria Math"/>
                </w:rPr>
                <m:t>n</m:t>
              </w:ins>
            </m:r>
          </m:num>
          <m:den>
            <m:r>
              <w:ins w:id="5186" w:author="jonathan pritchard" w:date="2025-01-17T16:52:00Z" w16du:dateUtc="2025-01-17T16:52:00Z">
                <w:rPr>
                  <w:rFonts w:ascii="Cambria Math" w:eastAsiaTheme="minorEastAsia" w:hAnsi="Cambria Math"/>
                </w:rPr>
                <m:t>2</m:t>
              </w:ins>
            </m:r>
          </m:den>
        </m:f>
        <m:r>
          <w:ins w:id="5187" w:author="jonathan pritchard" w:date="2025-01-17T16:52:00Z" w16du:dateUtc="2025-01-17T16:52:00Z">
            <w:rPr>
              <w:rFonts w:ascii="Cambria Math" w:eastAsiaTheme="minorEastAsia" w:hAnsi="Cambria Math"/>
            </w:rPr>
            <m:t>-</m:t>
          </w:ins>
        </m:r>
        <m:d>
          <m:dPr>
            <m:ctrlPr>
              <w:ins w:id="5188" w:author="jonathan pritchard" w:date="2025-01-17T16:52:00Z" w16du:dateUtc="2025-01-17T16:52:00Z">
                <w:rPr>
                  <w:rFonts w:ascii="Cambria Math" w:eastAsiaTheme="minorEastAsia" w:hAnsi="Cambria Math"/>
                  <w:i/>
                </w:rPr>
              </w:ins>
            </m:ctrlPr>
          </m:dPr>
          <m:e>
            <m:f>
              <m:fPr>
                <m:ctrlPr>
                  <w:ins w:id="5189" w:author="jonathan pritchard" w:date="2025-01-17T16:52:00Z" w16du:dateUtc="2025-01-17T16:52:00Z">
                    <w:rPr>
                      <w:rFonts w:ascii="Cambria Math" w:eastAsiaTheme="minorEastAsia" w:hAnsi="Cambria Math"/>
                      <w:i/>
                    </w:rPr>
                  </w:ins>
                </m:ctrlPr>
              </m:fPr>
              <m:num>
                <m:r>
                  <w:ins w:id="5190" w:author="jonathan pritchard" w:date="2025-01-17T16:52:00Z" w16du:dateUtc="2025-01-17T16:52:00Z">
                    <w:rPr>
                      <w:rFonts w:ascii="Cambria Math" w:eastAsiaTheme="minorEastAsia" w:hAnsi="Cambria Math"/>
                    </w:rPr>
                    <m:t>2</m:t>
                  </w:ins>
                </m:r>
              </m:num>
              <m:den>
                <m:r>
                  <w:ins w:id="5191" w:author="jonathan pritchard" w:date="2025-01-17T16:52:00Z" w16du:dateUtc="2025-01-17T16:52:00Z">
                    <w:rPr>
                      <w:rFonts w:ascii="Cambria Math" w:eastAsiaTheme="minorEastAsia" w:hAnsi="Cambria Math"/>
                    </w:rPr>
                    <m:t>3</m:t>
                  </w:ins>
                </m:r>
              </m:den>
            </m:f>
          </m:e>
        </m:d>
        <m:sSup>
          <m:sSupPr>
            <m:ctrlPr>
              <w:ins w:id="5192" w:author="jonathan pritchard" w:date="2025-01-17T16:52:00Z" w16du:dateUtc="2025-01-17T16:52:00Z">
                <w:rPr>
                  <w:rFonts w:ascii="Cambria Math" w:eastAsiaTheme="minorEastAsia" w:hAnsi="Cambria Math"/>
                  <w:i/>
                </w:rPr>
              </w:ins>
            </m:ctrlPr>
          </m:sSupPr>
          <m:e>
            <m:r>
              <w:ins w:id="5193" w:author="jonathan pritchard" w:date="2025-01-17T16:52:00Z" w16du:dateUtc="2025-01-17T16:52:00Z">
                <w:rPr>
                  <w:rFonts w:ascii="Cambria Math" w:eastAsiaTheme="minorEastAsia" w:hAnsi="Cambria Math"/>
                </w:rPr>
                <m:t>n</m:t>
              </w:ins>
            </m:r>
          </m:e>
          <m:sup>
            <m:r>
              <w:ins w:id="5194" w:author="jonathan pritchard" w:date="2025-01-17T16:52:00Z" w16du:dateUtc="2025-01-17T16:52:00Z">
                <w:rPr>
                  <w:rFonts w:ascii="Cambria Math" w:eastAsiaTheme="minorEastAsia" w:hAnsi="Cambria Math"/>
                </w:rPr>
                <m:t>2</m:t>
              </w:ins>
            </m:r>
          </m:sup>
        </m:sSup>
        <m:r>
          <w:ins w:id="5195" w:author="jonathan pritchard" w:date="2025-01-17T16:52:00Z" w16du:dateUtc="2025-01-17T16:52:00Z">
            <w:rPr>
              <w:rFonts w:ascii="Cambria Math" w:eastAsiaTheme="minorEastAsia" w:hAnsi="Cambria Math"/>
            </w:rPr>
            <m:t>+</m:t>
          </w:ins>
        </m:r>
        <m:d>
          <m:dPr>
            <m:ctrlPr>
              <w:ins w:id="5196" w:author="jonathan pritchard" w:date="2025-01-17T16:52:00Z" w16du:dateUtc="2025-01-17T16:52:00Z">
                <w:rPr>
                  <w:rFonts w:ascii="Cambria Math" w:eastAsiaTheme="minorEastAsia" w:hAnsi="Cambria Math"/>
                  <w:i/>
                </w:rPr>
              </w:ins>
            </m:ctrlPr>
          </m:dPr>
          <m:e>
            <m:f>
              <m:fPr>
                <m:ctrlPr>
                  <w:ins w:id="5197" w:author="jonathan pritchard" w:date="2025-01-17T16:52:00Z" w16du:dateUtc="2025-01-17T16:52:00Z">
                    <w:rPr>
                      <w:rFonts w:ascii="Cambria Math" w:eastAsiaTheme="minorEastAsia" w:hAnsi="Cambria Math"/>
                      <w:i/>
                    </w:rPr>
                  </w:ins>
                </m:ctrlPr>
              </m:fPr>
              <m:num>
                <m:r>
                  <w:ins w:id="5198" w:author="jonathan pritchard" w:date="2025-01-17T16:52:00Z" w16du:dateUtc="2025-01-17T16:52:00Z">
                    <w:rPr>
                      <w:rFonts w:ascii="Cambria Math" w:eastAsiaTheme="minorEastAsia" w:hAnsi="Cambria Math"/>
                    </w:rPr>
                    <m:t>37</m:t>
                  </w:ins>
                </m:r>
              </m:num>
              <m:den>
                <m:r>
                  <w:ins w:id="5199" w:author="jonathan pritchard" w:date="2025-01-17T16:52:00Z" w16du:dateUtc="2025-01-17T16:52:00Z">
                    <w:rPr>
                      <w:rFonts w:ascii="Cambria Math" w:eastAsiaTheme="minorEastAsia" w:hAnsi="Cambria Math"/>
                    </w:rPr>
                    <m:t>96</m:t>
                  </w:ins>
                </m:r>
              </m:den>
            </m:f>
          </m:e>
        </m:d>
        <m:sSup>
          <m:sSupPr>
            <m:ctrlPr>
              <w:ins w:id="5200" w:author="jonathan pritchard" w:date="2025-01-17T16:52:00Z" w16du:dateUtc="2025-01-17T16:52:00Z">
                <w:rPr>
                  <w:rFonts w:ascii="Cambria Math" w:eastAsiaTheme="minorEastAsia" w:hAnsi="Cambria Math"/>
                  <w:i/>
                </w:rPr>
              </w:ins>
            </m:ctrlPr>
          </m:sSupPr>
          <m:e>
            <m:r>
              <w:ins w:id="5201" w:author="jonathan pritchard" w:date="2025-01-17T16:52:00Z" w16du:dateUtc="2025-01-17T16:52:00Z">
                <w:rPr>
                  <w:rFonts w:ascii="Cambria Math" w:eastAsiaTheme="minorEastAsia" w:hAnsi="Cambria Math"/>
                </w:rPr>
                <m:t>n</m:t>
              </w:ins>
            </m:r>
          </m:e>
          <m:sup>
            <m:r>
              <w:ins w:id="5202" w:author="jonathan pritchard" w:date="2025-01-17T16:52:00Z" w16du:dateUtc="2025-01-17T16:52:00Z">
                <w:rPr>
                  <w:rFonts w:ascii="Cambria Math" w:eastAsiaTheme="minorEastAsia" w:hAnsi="Cambria Math"/>
                </w:rPr>
                <m:t>3</m:t>
              </w:ins>
            </m:r>
          </m:sup>
        </m:sSup>
        <m:r>
          <w:ins w:id="5203" w:author="jonathan pritchard" w:date="2025-01-17T16:52:00Z" w16du:dateUtc="2025-01-17T16:52:00Z">
            <w:rPr>
              <w:rFonts w:ascii="Cambria Math" w:eastAsiaTheme="minorEastAsia" w:hAnsi="Cambria Math"/>
            </w:rPr>
            <m:t>+</m:t>
          </w:ins>
        </m:r>
        <m:d>
          <m:dPr>
            <m:ctrlPr>
              <w:ins w:id="5204" w:author="jonathan pritchard" w:date="2025-01-17T16:52:00Z" w16du:dateUtc="2025-01-17T16:52:00Z">
                <w:rPr>
                  <w:rFonts w:ascii="Cambria Math" w:eastAsiaTheme="minorEastAsia" w:hAnsi="Cambria Math"/>
                  <w:i/>
                </w:rPr>
              </w:ins>
            </m:ctrlPr>
          </m:dPr>
          <m:e>
            <m:f>
              <m:fPr>
                <m:ctrlPr>
                  <w:ins w:id="5205" w:author="jonathan pritchard" w:date="2025-01-17T16:52:00Z" w16du:dateUtc="2025-01-17T16:52:00Z">
                    <w:rPr>
                      <w:rFonts w:ascii="Cambria Math" w:eastAsiaTheme="minorEastAsia" w:hAnsi="Cambria Math"/>
                      <w:i/>
                    </w:rPr>
                  </w:ins>
                </m:ctrlPr>
              </m:fPr>
              <m:num>
                <m:r>
                  <w:ins w:id="5206" w:author="jonathan pritchard" w:date="2025-01-17T16:52:00Z" w16du:dateUtc="2025-01-17T16:52:00Z">
                    <w:rPr>
                      <w:rFonts w:ascii="Cambria Math" w:eastAsiaTheme="minorEastAsia" w:hAnsi="Cambria Math"/>
                    </w:rPr>
                    <m:t>1</m:t>
                  </w:ins>
                </m:r>
              </m:num>
              <m:den>
                <m:r>
                  <w:ins w:id="5207" w:author="jonathan pritchard" w:date="2025-01-17T16:52:00Z" w16du:dateUtc="2025-01-17T16:52:00Z">
                    <w:rPr>
                      <w:rFonts w:ascii="Cambria Math" w:eastAsiaTheme="minorEastAsia" w:hAnsi="Cambria Math"/>
                    </w:rPr>
                    <m:t>360</m:t>
                  </w:ins>
                </m:r>
              </m:den>
            </m:f>
          </m:e>
        </m:d>
        <m:sSup>
          <m:sSupPr>
            <m:ctrlPr>
              <w:ins w:id="5208" w:author="jonathan pritchard" w:date="2025-01-17T16:52:00Z" w16du:dateUtc="2025-01-17T16:52:00Z">
                <w:rPr>
                  <w:rFonts w:ascii="Cambria Math" w:eastAsiaTheme="minorEastAsia" w:hAnsi="Cambria Math"/>
                  <w:i/>
                </w:rPr>
              </w:ins>
            </m:ctrlPr>
          </m:sSupPr>
          <m:e>
            <m:r>
              <w:ins w:id="5209" w:author="jonathan pritchard" w:date="2025-01-17T16:52:00Z" w16du:dateUtc="2025-01-17T16:52:00Z">
                <w:rPr>
                  <w:rFonts w:ascii="Cambria Math" w:eastAsiaTheme="minorEastAsia" w:hAnsi="Cambria Math"/>
                </w:rPr>
                <m:t>n</m:t>
              </w:ins>
            </m:r>
          </m:e>
          <m:sup>
            <m:r>
              <w:ins w:id="5210" w:author="jonathan pritchard" w:date="2025-01-17T16:52:00Z" w16du:dateUtc="2025-01-17T16:52:00Z">
                <w:rPr>
                  <w:rFonts w:ascii="Cambria Math" w:eastAsiaTheme="minorEastAsia" w:hAnsi="Cambria Math"/>
                </w:rPr>
                <m:t>4</m:t>
              </w:ins>
            </m:r>
          </m:sup>
        </m:sSup>
        <m:r>
          <w:ins w:id="5211" w:author="jonathan pritchard" w:date="2025-01-17T16:52:00Z" w16du:dateUtc="2025-01-17T16:52:00Z">
            <w:rPr>
              <w:rFonts w:ascii="Cambria Math" w:eastAsiaTheme="minorEastAsia" w:hAnsi="Cambria Math"/>
            </w:rPr>
            <m:t>=8.37732164 ×</m:t>
          </w:ins>
        </m:r>
        <m:sSup>
          <m:sSupPr>
            <m:ctrlPr>
              <w:ins w:id="5212" w:author="jonathan pritchard" w:date="2025-01-17T16:52:00Z" w16du:dateUtc="2025-01-17T16:52:00Z">
                <w:rPr>
                  <w:rFonts w:ascii="Cambria Math" w:eastAsiaTheme="minorEastAsia" w:hAnsi="Cambria Math"/>
                  <w:i/>
                </w:rPr>
              </w:ins>
            </m:ctrlPr>
          </m:sSupPr>
          <m:e>
            <m:r>
              <w:ins w:id="5213" w:author="jonathan pritchard" w:date="2025-01-17T16:52:00Z" w16du:dateUtc="2025-01-17T16:52:00Z">
                <w:rPr>
                  <w:rFonts w:ascii="Cambria Math" w:eastAsiaTheme="minorEastAsia" w:hAnsi="Cambria Math"/>
                </w:rPr>
                <m:t>10</m:t>
              </w:ins>
            </m:r>
          </m:e>
          <m:sup>
            <m:r>
              <w:ins w:id="5214" w:author="jonathan pritchard" w:date="2025-01-17T16:52:00Z" w16du:dateUtc="2025-01-17T16:52:00Z">
                <w:rPr>
                  <w:rFonts w:ascii="Cambria Math" w:eastAsiaTheme="minorEastAsia" w:hAnsi="Cambria Math"/>
                </w:rPr>
                <m:t>-4</m:t>
              </w:ins>
            </m:r>
          </m:sup>
        </m:sSup>
      </m:oMath>
      <w:ins w:id="5215" w:author="jonathan pritchard" w:date="2025-01-17T16:52:00Z" w16du:dateUtc="2025-01-17T16:52:00Z">
        <w:r w:rsidR="00F13E78">
          <w:rPr>
            <w:rFonts w:eastAsiaTheme="minorEastAsia"/>
          </w:rPr>
          <w:t xml:space="preserve">  </w:t>
        </w:r>
      </w:ins>
    </w:p>
    <w:p w14:paraId="38116CFC" w14:textId="77777777" w:rsidR="00F13E78" w:rsidRPr="007363AE" w:rsidRDefault="00000000" w:rsidP="00F13E78">
      <w:pPr>
        <w:spacing w:after="0"/>
        <w:ind w:left="360"/>
        <w:rPr>
          <w:ins w:id="5216" w:author="jonathan pritchard" w:date="2025-01-17T16:52:00Z" w16du:dateUtc="2025-01-17T16:52:00Z"/>
          <w:rFonts w:eastAsiaTheme="minorEastAsia"/>
        </w:rPr>
      </w:pPr>
      <m:oMath>
        <m:sSup>
          <m:sSupPr>
            <m:ctrlPr>
              <w:ins w:id="5217" w:author="jonathan pritchard" w:date="2025-01-17T16:52:00Z" w16du:dateUtc="2025-01-17T16:52:00Z">
                <w:rPr>
                  <w:rFonts w:ascii="Cambria Math" w:eastAsiaTheme="minorEastAsia" w:hAnsi="Cambria Math"/>
                  <w:i/>
                </w:rPr>
              </w:ins>
            </m:ctrlPr>
          </m:sSupPr>
          <m:e>
            <m:sSub>
              <m:sSubPr>
                <m:ctrlPr>
                  <w:ins w:id="5218" w:author="jonathan pritchard" w:date="2025-01-17T16:52:00Z" w16du:dateUtc="2025-01-17T16:52:00Z">
                    <w:rPr>
                      <w:rFonts w:ascii="Cambria Math" w:eastAsiaTheme="minorEastAsia" w:hAnsi="Cambria Math"/>
                      <w:i/>
                    </w:rPr>
                  </w:ins>
                </m:ctrlPr>
              </m:sSubPr>
              <m:e>
                <m:r>
                  <w:ins w:id="5219" w:author="jonathan pritchard" w:date="2025-01-17T16:52:00Z" w16du:dateUtc="2025-01-17T16:52:00Z">
                    <w:rPr>
                      <w:rFonts w:ascii="Cambria Math" w:eastAsiaTheme="minorEastAsia" w:hAnsi="Cambria Math"/>
                    </w:rPr>
                    <m:t>h</m:t>
                  </w:ins>
                </m:r>
              </m:e>
              <m:sub>
                <m:r>
                  <w:ins w:id="5220" w:author="jonathan pritchard" w:date="2025-01-17T16:52:00Z" w16du:dateUtc="2025-01-17T16:52:00Z">
                    <w:rPr>
                      <w:rFonts w:ascii="Cambria Math" w:eastAsiaTheme="minorEastAsia" w:hAnsi="Cambria Math"/>
                    </w:rPr>
                    <m:t>2</m:t>
                  </w:ins>
                </m:r>
              </m:sub>
            </m:sSub>
          </m:e>
          <m:sup>
            <m:r>
              <w:ins w:id="5221" w:author="jonathan pritchard" w:date="2025-01-17T16:52:00Z" w16du:dateUtc="2025-01-17T16:52:00Z">
                <w:rPr>
                  <w:rFonts w:ascii="Cambria Math" w:eastAsiaTheme="minorEastAsia" w:hAnsi="Cambria Math"/>
                </w:rPr>
                <m:t>'</m:t>
              </w:ins>
            </m:r>
          </m:sup>
        </m:sSup>
        <m:r>
          <w:ins w:id="5222" w:author="jonathan pritchard" w:date="2025-01-17T16:52:00Z" w16du:dateUtc="2025-01-17T16:52:00Z">
            <w:rPr>
              <w:rFonts w:ascii="Cambria Math" w:eastAsiaTheme="minorEastAsia" w:hAnsi="Cambria Math"/>
            </w:rPr>
            <m:t>=</m:t>
          </w:ins>
        </m:r>
        <m:d>
          <m:dPr>
            <m:ctrlPr>
              <w:ins w:id="5223" w:author="jonathan pritchard" w:date="2025-01-17T16:52:00Z" w16du:dateUtc="2025-01-17T16:52:00Z">
                <w:rPr>
                  <w:rFonts w:ascii="Cambria Math" w:eastAsiaTheme="minorEastAsia" w:hAnsi="Cambria Math"/>
                  <w:i/>
                </w:rPr>
              </w:ins>
            </m:ctrlPr>
          </m:dPr>
          <m:e>
            <m:f>
              <m:fPr>
                <m:ctrlPr>
                  <w:ins w:id="5224" w:author="jonathan pritchard" w:date="2025-01-17T16:52:00Z" w16du:dateUtc="2025-01-17T16:52:00Z">
                    <w:rPr>
                      <w:rFonts w:ascii="Cambria Math" w:eastAsiaTheme="minorEastAsia" w:hAnsi="Cambria Math"/>
                      <w:i/>
                    </w:rPr>
                  </w:ins>
                </m:ctrlPr>
              </m:fPr>
              <m:num>
                <m:r>
                  <w:ins w:id="5225" w:author="jonathan pritchard" w:date="2025-01-17T16:52:00Z" w16du:dateUtc="2025-01-17T16:52:00Z">
                    <w:rPr>
                      <w:rFonts w:ascii="Cambria Math" w:eastAsiaTheme="minorEastAsia" w:hAnsi="Cambria Math"/>
                    </w:rPr>
                    <m:t>1</m:t>
                  </w:ins>
                </m:r>
              </m:num>
              <m:den>
                <m:r>
                  <w:ins w:id="5226" w:author="jonathan pritchard" w:date="2025-01-17T16:52:00Z" w16du:dateUtc="2025-01-17T16:52:00Z">
                    <w:rPr>
                      <w:rFonts w:ascii="Cambria Math" w:eastAsiaTheme="minorEastAsia" w:hAnsi="Cambria Math"/>
                    </w:rPr>
                    <m:t>48</m:t>
                  </w:ins>
                </m:r>
              </m:den>
            </m:f>
          </m:e>
        </m:d>
        <m:sSup>
          <m:sSupPr>
            <m:ctrlPr>
              <w:ins w:id="5227" w:author="jonathan pritchard" w:date="2025-01-17T16:52:00Z" w16du:dateUtc="2025-01-17T16:52:00Z">
                <w:rPr>
                  <w:rFonts w:ascii="Cambria Math" w:eastAsiaTheme="minorEastAsia" w:hAnsi="Cambria Math"/>
                  <w:i/>
                </w:rPr>
              </w:ins>
            </m:ctrlPr>
          </m:sSupPr>
          <m:e>
            <m:r>
              <w:ins w:id="5228" w:author="jonathan pritchard" w:date="2025-01-17T16:52:00Z" w16du:dateUtc="2025-01-17T16:52:00Z">
                <w:rPr>
                  <w:rFonts w:ascii="Cambria Math" w:eastAsiaTheme="minorEastAsia" w:hAnsi="Cambria Math"/>
                </w:rPr>
                <m:t>n</m:t>
              </w:ins>
            </m:r>
          </m:e>
          <m:sup>
            <m:r>
              <w:ins w:id="5229" w:author="jonathan pritchard" w:date="2025-01-17T16:52:00Z" w16du:dateUtc="2025-01-17T16:52:00Z">
                <w:rPr>
                  <w:rFonts w:ascii="Cambria Math" w:eastAsiaTheme="minorEastAsia" w:hAnsi="Cambria Math"/>
                </w:rPr>
                <m:t>2</m:t>
              </w:ins>
            </m:r>
          </m:sup>
        </m:sSup>
        <m:r>
          <w:ins w:id="5230" w:author="jonathan pritchard" w:date="2025-01-17T16:52:00Z" w16du:dateUtc="2025-01-17T16:52:00Z">
            <w:rPr>
              <w:rFonts w:ascii="Cambria Math" w:eastAsiaTheme="minorEastAsia" w:hAnsi="Cambria Math"/>
            </w:rPr>
            <m:t>-</m:t>
          </w:ins>
        </m:r>
        <m:d>
          <m:dPr>
            <m:ctrlPr>
              <w:ins w:id="5231" w:author="jonathan pritchard" w:date="2025-01-17T16:52:00Z" w16du:dateUtc="2025-01-17T16:52:00Z">
                <w:rPr>
                  <w:rFonts w:ascii="Cambria Math" w:eastAsiaTheme="minorEastAsia" w:hAnsi="Cambria Math"/>
                  <w:i/>
                </w:rPr>
              </w:ins>
            </m:ctrlPr>
          </m:dPr>
          <m:e>
            <m:f>
              <m:fPr>
                <m:ctrlPr>
                  <w:ins w:id="5232" w:author="jonathan pritchard" w:date="2025-01-17T16:52:00Z" w16du:dateUtc="2025-01-17T16:52:00Z">
                    <w:rPr>
                      <w:rFonts w:ascii="Cambria Math" w:eastAsiaTheme="minorEastAsia" w:hAnsi="Cambria Math"/>
                      <w:i/>
                    </w:rPr>
                  </w:ins>
                </m:ctrlPr>
              </m:fPr>
              <m:num>
                <m:r>
                  <w:ins w:id="5233" w:author="jonathan pritchard" w:date="2025-01-17T16:52:00Z" w16du:dateUtc="2025-01-17T16:52:00Z">
                    <w:rPr>
                      <w:rFonts w:ascii="Cambria Math" w:eastAsiaTheme="minorEastAsia" w:hAnsi="Cambria Math"/>
                    </w:rPr>
                    <m:t>1</m:t>
                  </w:ins>
                </m:r>
              </m:num>
              <m:den>
                <m:r>
                  <w:ins w:id="5234" w:author="jonathan pritchard" w:date="2025-01-17T16:52:00Z" w16du:dateUtc="2025-01-17T16:52:00Z">
                    <w:rPr>
                      <w:rFonts w:ascii="Cambria Math" w:eastAsiaTheme="minorEastAsia" w:hAnsi="Cambria Math"/>
                    </w:rPr>
                    <m:t>15</m:t>
                  </w:ins>
                </m:r>
              </m:den>
            </m:f>
          </m:e>
        </m:d>
        <m:sSup>
          <m:sSupPr>
            <m:ctrlPr>
              <w:ins w:id="5235" w:author="jonathan pritchard" w:date="2025-01-17T16:52:00Z" w16du:dateUtc="2025-01-17T16:52:00Z">
                <w:rPr>
                  <w:rFonts w:ascii="Cambria Math" w:eastAsiaTheme="minorEastAsia" w:hAnsi="Cambria Math"/>
                  <w:i/>
                </w:rPr>
              </w:ins>
            </m:ctrlPr>
          </m:sSupPr>
          <m:e>
            <m:r>
              <w:ins w:id="5236" w:author="jonathan pritchard" w:date="2025-01-17T16:52:00Z" w16du:dateUtc="2025-01-17T16:52:00Z">
                <w:rPr>
                  <w:rFonts w:ascii="Cambria Math" w:eastAsiaTheme="minorEastAsia" w:hAnsi="Cambria Math"/>
                </w:rPr>
                <m:t>n</m:t>
              </w:ins>
            </m:r>
          </m:e>
          <m:sup>
            <m:r>
              <w:ins w:id="5237" w:author="jonathan pritchard" w:date="2025-01-17T16:52:00Z" w16du:dateUtc="2025-01-17T16:52:00Z">
                <w:rPr>
                  <w:rFonts w:ascii="Cambria Math" w:eastAsiaTheme="minorEastAsia" w:hAnsi="Cambria Math"/>
                </w:rPr>
                <m:t>3</m:t>
              </w:ins>
            </m:r>
          </m:sup>
        </m:sSup>
        <m:r>
          <w:ins w:id="5238" w:author="jonathan pritchard" w:date="2025-01-17T16:52:00Z" w16du:dateUtc="2025-01-17T16:52:00Z">
            <w:rPr>
              <w:rFonts w:ascii="Cambria Math" w:eastAsiaTheme="minorEastAsia" w:hAnsi="Cambria Math"/>
            </w:rPr>
            <m:t>+</m:t>
          </w:ins>
        </m:r>
        <m:d>
          <m:dPr>
            <m:ctrlPr>
              <w:ins w:id="5239" w:author="jonathan pritchard" w:date="2025-01-17T16:52:00Z" w16du:dateUtc="2025-01-17T16:52:00Z">
                <w:rPr>
                  <w:rFonts w:ascii="Cambria Math" w:eastAsiaTheme="minorEastAsia" w:hAnsi="Cambria Math"/>
                  <w:i/>
                </w:rPr>
              </w:ins>
            </m:ctrlPr>
          </m:dPr>
          <m:e>
            <m:f>
              <m:fPr>
                <m:ctrlPr>
                  <w:ins w:id="5240" w:author="jonathan pritchard" w:date="2025-01-17T16:52:00Z" w16du:dateUtc="2025-01-17T16:52:00Z">
                    <w:rPr>
                      <w:rFonts w:ascii="Cambria Math" w:eastAsiaTheme="minorEastAsia" w:hAnsi="Cambria Math"/>
                      <w:i/>
                    </w:rPr>
                  </w:ins>
                </m:ctrlPr>
              </m:fPr>
              <m:num>
                <m:r>
                  <w:ins w:id="5241" w:author="jonathan pritchard" w:date="2025-01-17T16:52:00Z" w16du:dateUtc="2025-01-17T16:52:00Z">
                    <w:rPr>
                      <w:rFonts w:ascii="Cambria Math" w:eastAsiaTheme="minorEastAsia" w:hAnsi="Cambria Math"/>
                    </w:rPr>
                    <m:t>437</m:t>
                  </w:ins>
                </m:r>
              </m:num>
              <m:den>
                <m:r>
                  <w:ins w:id="5242" w:author="jonathan pritchard" w:date="2025-01-17T16:52:00Z" w16du:dateUtc="2025-01-17T16:52:00Z">
                    <w:rPr>
                      <w:rFonts w:ascii="Cambria Math" w:eastAsiaTheme="minorEastAsia" w:hAnsi="Cambria Math"/>
                    </w:rPr>
                    <m:t>1440</m:t>
                  </w:ins>
                </m:r>
              </m:den>
            </m:f>
          </m:e>
        </m:d>
        <m:sSup>
          <m:sSupPr>
            <m:ctrlPr>
              <w:ins w:id="5243" w:author="jonathan pritchard" w:date="2025-01-17T16:52:00Z" w16du:dateUtc="2025-01-17T16:52:00Z">
                <w:rPr>
                  <w:rFonts w:ascii="Cambria Math" w:eastAsiaTheme="minorEastAsia" w:hAnsi="Cambria Math"/>
                  <w:i/>
                </w:rPr>
              </w:ins>
            </m:ctrlPr>
          </m:sSupPr>
          <m:e>
            <m:r>
              <w:ins w:id="5244" w:author="jonathan pritchard" w:date="2025-01-17T16:52:00Z" w16du:dateUtc="2025-01-17T16:52:00Z">
                <w:rPr>
                  <w:rFonts w:ascii="Cambria Math" w:eastAsiaTheme="minorEastAsia" w:hAnsi="Cambria Math"/>
                </w:rPr>
                <m:t>n</m:t>
              </w:ins>
            </m:r>
          </m:e>
          <m:sup>
            <m:r>
              <w:ins w:id="5245" w:author="jonathan pritchard" w:date="2025-01-17T16:52:00Z" w16du:dateUtc="2025-01-17T16:52:00Z">
                <w:rPr>
                  <w:rFonts w:ascii="Cambria Math" w:eastAsiaTheme="minorEastAsia" w:hAnsi="Cambria Math"/>
                </w:rPr>
                <m:t>4</m:t>
              </w:ins>
            </m:r>
          </m:sup>
        </m:sSup>
        <m:r>
          <w:ins w:id="5246" w:author="jonathan pritchard" w:date="2025-01-17T16:52:00Z" w16du:dateUtc="2025-01-17T16:52:00Z">
            <w:rPr>
              <w:rFonts w:ascii="Cambria Math" w:eastAsiaTheme="minorEastAsia" w:hAnsi="Cambria Math"/>
            </w:rPr>
            <m:t xml:space="preserve">=5.84321837 × </m:t>
          </w:ins>
        </m:r>
        <m:sSup>
          <m:sSupPr>
            <m:ctrlPr>
              <w:ins w:id="5247" w:author="jonathan pritchard" w:date="2025-01-17T16:52:00Z" w16du:dateUtc="2025-01-17T16:52:00Z">
                <w:rPr>
                  <w:rFonts w:ascii="Cambria Math" w:eastAsiaTheme="minorEastAsia" w:hAnsi="Cambria Math"/>
                  <w:i/>
                </w:rPr>
              </w:ins>
            </m:ctrlPr>
          </m:sSupPr>
          <m:e>
            <m:r>
              <w:ins w:id="5248" w:author="jonathan pritchard" w:date="2025-01-17T16:52:00Z" w16du:dateUtc="2025-01-17T16:52:00Z">
                <w:rPr>
                  <w:rFonts w:ascii="Cambria Math" w:eastAsiaTheme="minorEastAsia" w:hAnsi="Cambria Math"/>
                </w:rPr>
                <m:t>10</m:t>
              </w:ins>
            </m:r>
          </m:e>
          <m:sup>
            <m:r>
              <w:ins w:id="5249" w:author="jonathan pritchard" w:date="2025-01-17T16:52:00Z" w16du:dateUtc="2025-01-17T16:52:00Z">
                <w:rPr>
                  <w:rFonts w:ascii="Cambria Math" w:eastAsiaTheme="minorEastAsia" w:hAnsi="Cambria Math"/>
                </w:rPr>
                <m:t>-8</m:t>
              </w:ins>
            </m:r>
          </m:sup>
        </m:sSup>
      </m:oMath>
      <w:ins w:id="5250" w:author="jonathan pritchard" w:date="2025-01-17T16:52:00Z" w16du:dateUtc="2025-01-17T16:52:00Z">
        <w:r w:rsidR="00F13E78">
          <w:rPr>
            <w:rFonts w:eastAsiaTheme="minorEastAsia"/>
          </w:rPr>
          <w:t xml:space="preserve">  </w:t>
        </w:r>
      </w:ins>
    </w:p>
    <w:p w14:paraId="0F8EDDA9" w14:textId="77777777" w:rsidR="00F13E78" w:rsidRPr="007363AE" w:rsidRDefault="00000000" w:rsidP="00F13E78">
      <w:pPr>
        <w:spacing w:after="0"/>
        <w:ind w:left="360"/>
        <w:rPr>
          <w:ins w:id="5251" w:author="jonathan pritchard" w:date="2025-01-17T16:52:00Z" w16du:dateUtc="2025-01-17T16:52:00Z"/>
          <w:rFonts w:eastAsiaTheme="minorEastAsia"/>
        </w:rPr>
      </w:pPr>
      <m:oMath>
        <m:sSup>
          <m:sSupPr>
            <m:ctrlPr>
              <w:ins w:id="5252" w:author="jonathan pritchard" w:date="2025-01-17T16:52:00Z" w16du:dateUtc="2025-01-17T16:52:00Z">
                <w:rPr>
                  <w:rFonts w:ascii="Cambria Math" w:eastAsiaTheme="minorEastAsia" w:hAnsi="Cambria Math"/>
                  <w:i/>
                </w:rPr>
              </w:ins>
            </m:ctrlPr>
          </m:sSupPr>
          <m:e>
            <m:sSub>
              <m:sSubPr>
                <m:ctrlPr>
                  <w:ins w:id="5253" w:author="jonathan pritchard" w:date="2025-01-17T16:52:00Z" w16du:dateUtc="2025-01-17T16:52:00Z">
                    <w:rPr>
                      <w:rFonts w:ascii="Cambria Math" w:eastAsiaTheme="minorEastAsia" w:hAnsi="Cambria Math"/>
                      <w:i/>
                    </w:rPr>
                  </w:ins>
                </m:ctrlPr>
              </m:sSubPr>
              <m:e>
                <m:r>
                  <w:ins w:id="5254" w:author="jonathan pritchard" w:date="2025-01-17T16:52:00Z" w16du:dateUtc="2025-01-17T16:52:00Z">
                    <w:rPr>
                      <w:rFonts w:ascii="Cambria Math" w:eastAsiaTheme="minorEastAsia" w:hAnsi="Cambria Math"/>
                    </w:rPr>
                    <m:t>h</m:t>
                  </w:ins>
                </m:r>
              </m:e>
              <m:sub>
                <m:r>
                  <w:ins w:id="5255" w:author="jonathan pritchard" w:date="2025-01-17T16:52:00Z" w16du:dateUtc="2025-01-17T16:52:00Z">
                    <w:rPr>
                      <w:rFonts w:ascii="Cambria Math" w:eastAsiaTheme="minorEastAsia" w:hAnsi="Cambria Math"/>
                    </w:rPr>
                    <m:t>3</m:t>
                  </w:ins>
                </m:r>
              </m:sub>
            </m:sSub>
          </m:e>
          <m:sup>
            <m:r>
              <w:ins w:id="5256" w:author="jonathan pritchard" w:date="2025-01-17T16:52:00Z" w16du:dateUtc="2025-01-17T16:52:00Z">
                <w:rPr>
                  <w:rFonts w:ascii="Cambria Math" w:eastAsiaTheme="minorEastAsia" w:hAnsi="Cambria Math"/>
                </w:rPr>
                <m:t>'</m:t>
              </w:ins>
            </m:r>
          </m:sup>
        </m:sSup>
        <m:r>
          <w:ins w:id="5257" w:author="jonathan pritchard" w:date="2025-01-17T16:52:00Z" w16du:dateUtc="2025-01-17T16:52:00Z">
            <w:rPr>
              <w:rFonts w:ascii="Cambria Math" w:eastAsiaTheme="minorEastAsia" w:hAnsi="Cambria Math"/>
            </w:rPr>
            <m:t>=</m:t>
          </w:ins>
        </m:r>
        <m:d>
          <m:dPr>
            <m:ctrlPr>
              <w:ins w:id="5258" w:author="jonathan pritchard" w:date="2025-01-17T16:52:00Z" w16du:dateUtc="2025-01-17T16:52:00Z">
                <w:rPr>
                  <w:rFonts w:ascii="Cambria Math" w:eastAsiaTheme="minorEastAsia" w:hAnsi="Cambria Math"/>
                  <w:i/>
                </w:rPr>
              </w:ins>
            </m:ctrlPr>
          </m:dPr>
          <m:e>
            <m:f>
              <m:fPr>
                <m:ctrlPr>
                  <w:ins w:id="5259" w:author="jonathan pritchard" w:date="2025-01-17T16:52:00Z" w16du:dateUtc="2025-01-17T16:52:00Z">
                    <w:rPr>
                      <w:rFonts w:ascii="Cambria Math" w:eastAsiaTheme="minorEastAsia" w:hAnsi="Cambria Math"/>
                      <w:i/>
                    </w:rPr>
                  </w:ins>
                </m:ctrlPr>
              </m:fPr>
              <m:num>
                <m:r>
                  <w:ins w:id="5260" w:author="jonathan pritchard" w:date="2025-01-17T16:52:00Z" w16du:dateUtc="2025-01-17T16:52:00Z">
                    <w:rPr>
                      <w:rFonts w:ascii="Cambria Math" w:eastAsiaTheme="minorEastAsia" w:hAnsi="Cambria Math"/>
                    </w:rPr>
                    <m:t>17</m:t>
                  </w:ins>
                </m:r>
              </m:num>
              <m:den>
                <m:r>
                  <w:ins w:id="5261" w:author="jonathan pritchard" w:date="2025-01-17T16:52:00Z" w16du:dateUtc="2025-01-17T16:52:00Z">
                    <w:rPr>
                      <w:rFonts w:ascii="Cambria Math" w:eastAsiaTheme="minorEastAsia" w:hAnsi="Cambria Math"/>
                    </w:rPr>
                    <m:t>480</m:t>
                  </w:ins>
                </m:r>
              </m:den>
            </m:f>
          </m:e>
        </m:d>
        <m:sSup>
          <m:sSupPr>
            <m:ctrlPr>
              <w:ins w:id="5262" w:author="jonathan pritchard" w:date="2025-01-17T16:52:00Z" w16du:dateUtc="2025-01-17T16:52:00Z">
                <w:rPr>
                  <w:rFonts w:ascii="Cambria Math" w:eastAsiaTheme="minorEastAsia" w:hAnsi="Cambria Math"/>
                  <w:i/>
                </w:rPr>
              </w:ins>
            </m:ctrlPr>
          </m:sSupPr>
          <m:e>
            <m:r>
              <w:ins w:id="5263" w:author="jonathan pritchard" w:date="2025-01-17T16:52:00Z" w16du:dateUtc="2025-01-17T16:52:00Z">
                <w:rPr>
                  <w:rFonts w:ascii="Cambria Math" w:eastAsiaTheme="minorEastAsia" w:hAnsi="Cambria Math"/>
                </w:rPr>
                <m:t>n</m:t>
              </w:ins>
            </m:r>
          </m:e>
          <m:sup>
            <m:r>
              <w:ins w:id="5264" w:author="jonathan pritchard" w:date="2025-01-17T16:52:00Z" w16du:dateUtc="2025-01-17T16:52:00Z">
                <w:rPr>
                  <w:rFonts w:ascii="Cambria Math" w:eastAsiaTheme="minorEastAsia" w:hAnsi="Cambria Math"/>
                </w:rPr>
                <m:t>3</m:t>
              </w:ins>
            </m:r>
          </m:sup>
        </m:sSup>
        <m:r>
          <w:ins w:id="5265" w:author="jonathan pritchard" w:date="2025-01-17T16:52:00Z" w16du:dateUtc="2025-01-17T16:52:00Z">
            <w:rPr>
              <w:rFonts w:ascii="Cambria Math" w:eastAsiaTheme="minorEastAsia" w:hAnsi="Cambria Math"/>
            </w:rPr>
            <m:t>-</m:t>
          </w:ins>
        </m:r>
        <m:d>
          <m:dPr>
            <m:ctrlPr>
              <w:ins w:id="5266" w:author="jonathan pritchard" w:date="2025-01-17T16:52:00Z" w16du:dateUtc="2025-01-17T16:52:00Z">
                <w:rPr>
                  <w:rFonts w:ascii="Cambria Math" w:eastAsiaTheme="minorEastAsia" w:hAnsi="Cambria Math"/>
                  <w:i/>
                </w:rPr>
              </w:ins>
            </m:ctrlPr>
          </m:dPr>
          <m:e>
            <m:f>
              <m:fPr>
                <m:ctrlPr>
                  <w:ins w:id="5267" w:author="jonathan pritchard" w:date="2025-01-17T16:52:00Z" w16du:dateUtc="2025-01-17T16:52:00Z">
                    <w:rPr>
                      <w:rFonts w:ascii="Cambria Math" w:eastAsiaTheme="minorEastAsia" w:hAnsi="Cambria Math"/>
                      <w:i/>
                    </w:rPr>
                  </w:ins>
                </m:ctrlPr>
              </m:fPr>
              <m:num>
                <m:r>
                  <w:ins w:id="5268" w:author="jonathan pritchard" w:date="2025-01-17T16:52:00Z" w16du:dateUtc="2025-01-17T16:52:00Z">
                    <w:rPr>
                      <w:rFonts w:ascii="Cambria Math" w:eastAsiaTheme="minorEastAsia" w:hAnsi="Cambria Math"/>
                    </w:rPr>
                    <m:t>37</m:t>
                  </w:ins>
                </m:r>
              </m:num>
              <m:den>
                <m:r>
                  <w:ins w:id="5269" w:author="jonathan pritchard" w:date="2025-01-17T16:52:00Z" w16du:dateUtc="2025-01-17T16:52:00Z">
                    <w:rPr>
                      <w:rFonts w:ascii="Cambria Math" w:eastAsiaTheme="minorEastAsia" w:hAnsi="Cambria Math"/>
                    </w:rPr>
                    <m:t>840</m:t>
                  </w:ins>
                </m:r>
              </m:den>
            </m:f>
          </m:e>
        </m:d>
        <m:sSup>
          <m:sSupPr>
            <m:ctrlPr>
              <w:ins w:id="5270" w:author="jonathan pritchard" w:date="2025-01-17T16:52:00Z" w16du:dateUtc="2025-01-17T16:52:00Z">
                <w:rPr>
                  <w:rFonts w:ascii="Cambria Math" w:eastAsiaTheme="minorEastAsia" w:hAnsi="Cambria Math"/>
                  <w:i/>
                </w:rPr>
              </w:ins>
            </m:ctrlPr>
          </m:sSupPr>
          <m:e>
            <m:r>
              <w:ins w:id="5271" w:author="jonathan pritchard" w:date="2025-01-17T16:52:00Z" w16du:dateUtc="2025-01-17T16:52:00Z">
                <w:rPr>
                  <w:rFonts w:ascii="Cambria Math" w:eastAsiaTheme="minorEastAsia" w:hAnsi="Cambria Math"/>
                </w:rPr>
                <m:t>n</m:t>
              </w:ins>
            </m:r>
          </m:e>
          <m:sup>
            <m:r>
              <w:ins w:id="5272" w:author="jonathan pritchard" w:date="2025-01-17T16:52:00Z" w16du:dateUtc="2025-01-17T16:52:00Z">
                <w:rPr>
                  <w:rFonts w:ascii="Cambria Math" w:eastAsiaTheme="minorEastAsia" w:hAnsi="Cambria Math"/>
                </w:rPr>
                <m:t>4</m:t>
              </w:ins>
            </m:r>
          </m:sup>
        </m:sSup>
        <m:r>
          <w:ins w:id="5273" w:author="jonathan pritchard" w:date="2025-01-17T16:52:00Z" w16du:dateUtc="2025-01-17T16:52:00Z">
            <w:rPr>
              <w:rFonts w:ascii="Cambria Math" w:eastAsiaTheme="minorEastAsia" w:hAnsi="Cambria Math"/>
            </w:rPr>
            <m:t>=1.67348888 ×</m:t>
          </w:ins>
        </m:r>
        <m:sSup>
          <m:sSupPr>
            <m:ctrlPr>
              <w:ins w:id="5274" w:author="jonathan pritchard" w:date="2025-01-17T16:52:00Z" w16du:dateUtc="2025-01-17T16:52:00Z">
                <w:rPr>
                  <w:rFonts w:ascii="Cambria Math" w:eastAsiaTheme="minorEastAsia" w:hAnsi="Cambria Math"/>
                  <w:i/>
                </w:rPr>
              </w:ins>
            </m:ctrlPr>
          </m:sSupPr>
          <m:e>
            <m:r>
              <w:ins w:id="5275" w:author="jonathan pritchard" w:date="2025-01-17T16:52:00Z" w16du:dateUtc="2025-01-17T16:52:00Z">
                <w:rPr>
                  <w:rFonts w:ascii="Cambria Math" w:eastAsiaTheme="minorEastAsia" w:hAnsi="Cambria Math"/>
                </w:rPr>
                <m:t>10</m:t>
              </w:ins>
            </m:r>
          </m:e>
          <m:sup>
            <m:r>
              <w:ins w:id="5276" w:author="jonathan pritchard" w:date="2025-01-17T16:52:00Z" w16du:dateUtc="2025-01-17T16:52:00Z">
                <w:rPr>
                  <w:rFonts w:ascii="Cambria Math" w:eastAsiaTheme="minorEastAsia" w:hAnsi="Cambria Math"/>
                </w:rPr>
                <m:t>-10</m:t>
              </w:ins>
            </m:r>
          </m:sup>
        </m:sSup>
      </m:oMath>
      <w:ins w:id="5277" w:author="jonathan pritchard" w:date="2025-01-17T16:52:00Z" w16du:dateUtc="2025-01-17T16:52:00Z">
        <w:r w:rsidR="00F13E78">
          <w:rPr>
            <w:rFonts w:eastAsiaTheme="minorEastAsia"/>
          </w:rPr>
          <w:t xml:space="preserve">  </w:t>
        </w:r>
      </w:ins>
    </w:p>
    <w:p w14:paraId="76DA5543" w14:textId="77777777" w:rsidR="00F13E78" w:rsidRDefault="00000000" w:rsidP="00F13E78">
      <w:pPr>
        <w:spacing w:after="0"/>
        <w:ind w:left="360"/>
        <w:rPr>
          <w:ins w:id="5278" w:author="jonathan pritchard" w:date="2025-01-17T16:52:00Z" w16du:dateUtc="2025-01-17T16:52:00Z"/>
          <w:rFonts w:eastAsiaTheme="minorEastAsia"/>
        </w:rPr>
      </w:pPr>
      <m:oMath>
        <m:sSup>
          <m:sSupPr>
            <m:ctrlPr>
              <w:ins w:id="5279" w:author="jonathan pritchard" w:date="2025-01-17T16:52:00Z" w16du:dateUtc="2025-01-17T16:52:00Z">
                <w:rPr>
                  <w:rFonts w:ascii="Cambria Math" w:eastAsiaTheme="minorEastAsia" w:hAnsi="Cambria Math"/>
                  <w:i/>
                </w:rPr>
              </w:ins>
            </m:ctrlPr>
          </m:sSupPr>
          <m:e>
            <m:sSub>
              <m:sSubPr>
                <m:ctrlPr>
                  <w:ins w:id="5280" w:author="jonathan pritchard" w:date="2025-01-17T16:52:00Z" w16du:dateUtc="2025-01-17T16:52:00Z">
                    <w:rPr>
                      <w:rFonts w:ascii="Cambria Math" w:eastAsiaTheme="minorEastAsia" w:hAnsi="Cambria Math"/>
                      <w:i/>
                    </w:rPr>
                  </w:ins>
                </m:ctrlPr>
              </m:sSubPr>
              <m:e>
                <m:r>
                  <w:ins w:id="5281" w:author="jonathan pritchard" w:date="2025-01-17T16:52:00Z" w16du:dateUtc="2025-01-17T16:52:00Z">
                    <w:rPr>
                      <w:rFonts w:ascii="Cambria Math" w:eastAsiaTheme="minorEastAsia" w:hAnsi="Cambria Math"/>
                    </w:rPr>
                    <m:t>h</m:t>
                  </w:ins>
                </m:r>
              </m:e>
              <m:sub>
                <m:r>
                  <w:ins w:id="5282" w:author="jonathan pritchard" w:date="2025-01-17T16:52:00Z" w16du:dateUtc="2025-01-17T16:52:00Z">
                    <w:rPr>
                      <w:rFonts w:ascii="Cambria Math" w:eastAsiaTheme="minorEastAsia" w:hAnsi="Cambria Math"/>
                    </w:rPr>
                    <m:t>4</m:t>
                  </w:ins>
                </m:r>
              </m:sub>
            </m:sSub>
          </m:e>
          <m:sup>
            <m:r>
              <w:ins w:id="5283" w:author="jonathan pritchard" w:date="2025-01-17T16:52:00Z" w16du:dateUtc="2025-01-17T16:52:00Z">
                <w:rPr>
                  <w:rFonts w:ascii="Cambria Math" w:eastAsiaTheme="minorEastAsia" w:hAnsi="Cambria Math"/>
                </w:rPr>
                <m:t>'</m:t>
              </w:ins>
            </m:r>
          </m:sup>
        </m:sSup>
        <m:r>
          <w:ins w:id="5284" w:author="jonathan pritchard" w:date="2025-01-17T16:52:00Z" w16du:dateUtc="2025-01-17T16:52:00Z">
            <w:rPr>
              <w:rFonts w:ascii="Cambria Math" w:eastAsiaTheme="minorEastAsia" w:hAnsi="Cambria Math"/>
            </w:rPr>
            <m:t>=</m:t>
          </w:ins>
        </m:r>
        <m:d>
          <m:dPr>
            <m:ctrlPr>
              <w:ins w:id="5285" w:author="jonathan pritchard" w:date="2025-01-17T16:52:00Z" w16du:dateUtc="2025-01-17T16:52:00Z">
                <w:rPr>
                  <w:rFonts w:ascii="Cambria Math" w:eastAsiaTheme="minorEastAsia" w:hAnsi="Cambria Math"/>
                  <w:i/>
                </w:rPr>
              </w:ins>
            </m:ctrlPr>
          </m:dPr>
          <m:e>
            <m:f>
              <m:fPr>
                <m:ctrlPr>
                  <w:ins w:id="5286" w:author="jonathan pritchard" w:date="2025-01-17T16:52:00Z" w16du:dateUtc="2025-01-17T16:52:00Z">
                    <w:rPr>
                      <w:rFonts w:ascii="Cambria Math" w:eastAsiaTheme="minorEastAsia" w:hAnsi="Cambria Math"/>
                      <w:i/>
                    </w:rPr>
                  </w:ins>
                </m:ctrlPr>
              </m:fPr>
              <m:num>
                <m:r>
                  <w:ins w:id="5287" w:author="jonathan pritchard" w:date="2025-01-17T16:52:00Z" w16du:dateUtc="2025-01-17T16:52:00Z">
                    <w:rPr>
                      <w:rFonts w:ascii="Cambria Math" w:eastAsiaTheme="minorEastAsia" w:hAnsi="Cambria Math"/>
                    </w:rPr>
                    <m:t>4397</m:t>
                  </w:ins>
                </m:r>
              </m:num>
              <m:den>
                <m:r>
                  <w:ins w:id="5288" w:author="jonathan pritchard" w:date="2025-01-17T16:52:00Z" w16du:dateUtc="2025-01-17T16:52:00Z">
                    <w:rPr>
                      <w:rFonts w:ascii="Cambria Math" w:eastAsiaTheme="minorEastAsia" w:hAnsi="Cambria Math"/>
                    </w:rPr>
                    <m:t>161280</m:t>
                  </w:ins>
                </m:r>
              </m:den>
            </m:f>
          </m:e>
        </m:d>
        <m:sSup>
          <m:sSupPr>
            <m:ctrlPr>
              <w:ins w:id="5289" w:author="jonathan pritchard" w:date="2025-01-17T16:52:00Z" w16du:dateUtc="2025-01-17T16:52:00Z">
                <w:rPr>
                  <w:rFonts w:ascii="Cambria Math" w:eastAsiaTheme="minorEastAsia" w:hAnsi="Cambria Math"/>
                  <w:i/>
                </w:rPr>
              </w:ins>
            </m:ctrlPr>
          </m:sSupPr>
          <m:e>
            <m:r>
              <w:ins w:id="5290" w:author="jonathan pritchard" w:date="2025-01-17T16:52:00Z" w16du:dateUtc="2025-01-17T16:52:00Z">
                <w:rPr>
                  <w:rFonts w:ascii="Cambria Math" w:eastAsiaTheme="minorEastAsia" w:hAnsi="Cambria Math"/>
                </w:rPr>
                <m:t>n</m:t>
              </w:ins>
            </m:r>
          </m:e>
          <m:sup>
            <m:r>
              <w:ins w:id="5291" w:author="jonathan pritchard" w:date="2025-01-17T16:52:00Z" w16du:dateUtc="2025-01-17T16:52:00Z">
                <w:rPr>
                  <w:rFonts w:ascii="Cambria Math" w:eastAsiaTheme="minorEastAsia" w:hAnsi="Cambria Math"/>
                </w:rPr>
                <m:t>4</m:t>
              </w:ins>
            </m:r>
          </m:sup>
        </m:sSup>
        <m:r>
          <w:ins w:id="5292" w:author="jonathan pritchard" w:date="2025-01-17T16:52:00Z" w16du:dateUtc="2025-01-17T16:52:00Z">
            <w:rPr>
              <w:rFonts w:ascii="Cambria Math" w:eastAsiaTheme="minorEastAsia" w:hAnsi="Cambria Math"/>
            </w:rPr>
            <m:t xml:space="preserve">=2.16773776 × </m:t>
          </w:ins>
        </m:r>
        <m:sSup>
          <m:sSupPr>
            <m:ctrlPr>
              <w:ins w:id="5293" w:author="jonathan pritchard" w:date="2025-01-17T16:52:00Z" w16du:dateUtc="2025-01-17T16:52:00Z">
                <w:rPr>
                  <w:rFonts w:ascii="Cambria Math" w:eastAsiaTheme="minorEastAsia" w:hAnsi="Cambria Math"/>
                  <w:i/>
                </w:rPr>
              </w:ins>
            </m:ctrlPr>
          </m:sSupPr>
          <m:e>
            <m:r>
              <w:ins w:id="5294" w:author="jonathan pritchard" w:date="2025-01-17T16:52:00Z" w16du:dateUtc="2025-01-17T16:52:00Z">
                <w:rPr>
                  <w:rFonts w:ascii="Cambria Math" w:eastAsiaTheme="minorEastAsia" w:hAnsi="Cambria Math"/>
                </w:rPr>
                <m:t>10</m:t>
              </w:ins>
            </m:r>
          </m:e>
          <m:sup>
            <m:r>
              <w:ins w:id="5295" w:author="jonathan pritchard" w:date="2025-01-17T16:52:00Z" w16du:dateUtc="2025-01-17T16:52:00Z">
                <w:rPr>
                  <w:rFonts w:ascii="Cambria Math" w:eastAsiaTheme="minorEastAsia" w:hAnsi="Cambria Math"/>
                </w:rPr>
                <m:t>-13</m:t>
              </w:ins>
            </m:r>
          </m:sup>
        </m:sSup>
      </m:oMath>
      <w:ins w:id="5296" w:author="jonathan pritchard" w:date="2025-01-17T16:52:00Z" w16du:dateUtc="2025-01-17T16:52:00Z">
        <w:r w:rsidR="00F13E78">
          <w:rPr>
            <w:rFonts w:eastAsiaTheme="minorEastAsia"/>
          </w:rPr>
          <w:t xml:space="preserve">  </w:t>
        </w:r>
      </w:ins>
    </w:p>
    <w:p w14:paraId="3105E660" w14:textId="77777777" w:rsidR="00F13E78" w:rsidRPr="004A3BA3" w:rsidRDefault="00F13E78" w:rsidP="00F13E78">
      <w:pPr>
        <w:spacing w:after="0"/>
        <w:ind w:left="360"/>
        <w:rPr>
          <w:ins w:id="5297" w:author="jonathan pritchard" w:date="2025-01-17T16:52:00Z" w16du:dateUtc="2025-01-17T16:52:00Z"/>
          <w:rFonts w:eastAsiaTheme="minorEastAsia"/>
        </w:rPr>
      </w:pPr>
      <w:ins w:id="5298"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ins>
    </w:p>
    <w:p w14:paraId="4A63AE3E" w14:textId="77777777" w:rsidR="00F13E78" w:rsidRPr="00A76254" w:rsidRDefault="00F13E78" w:rsidP="00F13E78">
      <w:pPr>
        <w:pStyle w:val="ListParagraph"/>
        <w:numPr>
          <w:ilvl w:val="0"/>
          <w:numId w:val="163"/>
        </w:numPr>
        <w:spacing w:after="0"/>
        <w:contextualSpacing/>
        <w:rPr>
          <w:ins w:id="5299" w:author="jonathan pritchard" w:date="2025-01-17T16:52:00Z" w16du:dateUtc="2025-01-17T16:52:00Z"/>
          <w:rFonts w:eastAsiaTheme="minorEastAsia"/>
        </w:rPr>
      </w:pPr>
      <w:ins w:id="5300" w:author="jonathan pritchard" w:date="2025-01-17T16:52:00Z" w16du:dateUtc="2025-01-17T16:52:00Z">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ins>
    </w:p>
    <w:p w14:paraId="6D20514B" w14:textId="77777777" w:rsidR="00F13E78" w:rsidRDefault="00000000" w:rsidP="00F13E78">
      <w:pPr>
        <w:spacing w:after="0"/>
        <w:ind w:left="360"/>
        <w:rPr>
          <w:ins w:id="5301" w:author="jonathan pritchard" w:date="2025-01-17T16:52:00Z" w16du:dateUtc="2025-01-17T16:52:00Z"/>
        </w:rPr>
      </w:pPr>
      <m:oMath>
        <m:sSup>
          <m:sSupPr>
            <m:ctrlPr>
              <w:ins w:id="5302" w:author="jonathan pritchard" w:date="2025-01-17T16:52:00Z" w16du:dateUtc="2025-01-17T16:52:00Z">
                <w:rPr>
                  <w:rFonts w:ascii="Cambria Math" w:hAnsi="Cambria Math"/>
                  <w:i/>
                </w:rPr>
              </w:ins>
            </m:ctrlPr>
          </m:sSupPr>
          <m:e>
            <m:r>
              <w:ins w:id="5303" w:author="jonathan pritchard" w:date="2025-01-17T16:52:00Z" w16du:dateUtc="2025-01-17T16:52:00Z">
                <w:rPr>
                  <w:rFonts w:ascii="Cambria Math" w:hAnsi="Cambria Math"/>
                </w:rPr>
                <m:t>η</m:t>
              </w:ins>
            </m:r>
          </m:e>
          <m:sup>
            <m:r>
              <w:ins w:id="5304" w:author="jonathan pritchard" w:date="2025-01-17T16:52:00Z" w16du:dateUtc="2025-01-17T16:52:00Z">
                <w:rPr>
                  <w:rFonts w:ascii="Cambria Math" w:hAnsi="Cambria Math"/>
                </w:rPr>
                <m:t>'</m:t>
              </w:ins>
            </m:r>
          </m:sup>
        </m:sSup>
        <m:r>
          <w:ins w:id="5305" w:author="jonathan pritchard" w:date="2025-01-17T16:52:00Z" w16du:dateUtc="2025-01-17T16:52:00Z">
            <w:rPr>
              <w:rFonts w:ascii="Cambria Math" w:hAnsi="Cambria Math"/>
            </w:rPr>
            <m:t>=</m:t>
          </w:ins>
        </m:r>
        <m:f>
          <m:fPr>
            <m:ctrlPr>
              <w:ins w:id="5306" w:author="jonathan pritchard" w:date="2025-01-17T16:52:00Z" w16du:dateUtc="2025-01-17T16:52:00Z">
                <w:rPr>
                  <w:rFonts w:ascii="Cambria Math" w:hAnsi="Cambria Math"/>
                  <w:i/>
                </w:rPr>
              </w:ins>
            </m:ctrlPr>
          </m:fPr>
          <m:num>
            <m:d>
              <m:dPr>
                <m:ctrlPr>
                  <w:ins w:id="5307" w:author="jonathan pritchard" w:date="2025-01-17T16:52:00Z" w16du:dateUtc="2025-01-17T16:52:00Z">
                    <w:rPr>
                      <w:rFonts w:ascii="Cambria Math" w:hAnsi="Cambria Math"/>
                      <w:i/>
                    </w:rPr>
                  </w:ins>
                </m:ctrlPr>
              </m:dPr>
              <m:e>
                <m:r>
                  <w:ins w:id="5308" w:author="jonathan pritchard" w:date="2025-01-17T16:52:00Z" w16du:dateUtc="2025-01-17T16:52:00Z">
                    <w:rPr>
                      <w:rFonts w:ascii="Cambria Math" w:hAnsi="Cambria Math"/>
                    </w:rPr>
                    <m:t>E-FE</m:t>
                  </w:ins>
                </m:r>
              </m:e>
            </m:d>
          </m:num>
          <m:den>
            <m:d>
              <m:dPr>
                <m:ctrlPr>
                  <w:ins w:id="5309" w:author="jonathan pritchard" w:date="2025-01-17T16:52:00Z" w16du:dateUtc="2025-01-17T16:52:00Z">
                    <w:rPr>
                      <w:rFonts w:ascii="Cambria Math" w:hAnsi="Cambria Math"/>
                      <w:i/>
                    </w:rPr>
                  </w:ins>
                </m:ctrlPr>
              </m:dPr>
              <m:e>
                <m:r>
                  <w:ins w:id="5310" w:author="jonathan pritchard" w:date="2025-01-17T16:52:00Z" w16du:dateUtc="2025-01-17T16:52:00Z">
                    <w:rPr>
                      <w:rFonts w:ascii="Cambria Math" w:hAnsi="Cambria Math"/>
                    </w:rPr>
                    <m:t xml:space="preserve">B </m:t>
                  </w:ins>
                </m:r>
                <m:sSub>
                  <m:sSubPr>
                    <m:ctrlPr>
                      <w:ins w:id="5311" w:author="jonathan pritchard" w:date="2025-01-17T16:52:00Z" w16du:dateUtc="2025-01-17T16:52:00Z">
                        <w:rPr>
                          <w:rFonts w:ascii="Cambria Math" w:hAnsi="Cambria Math"/>
                          <w:i/>
                        </w:rPr>
                      </w:ins>
                    </m:ctrlPr>
                  </m:sSubPr>
                  <m:e>
                    <m:r>
                      <w:ins w:id="5312" w:author="jonathan pritchard" w:date="2025-01-17T16:52:00Z" w16du:dateUtc="2025-01-17T16:52:00Z">
                        <w:rPr>
                          <w:rFonts w:ascii="Cambria Math" w:hAnsi="Cambria Math"/>
                        </w:rPr>
                        <m:t>k</m:t>
                      </w:ins>
                    </m:r>
                  </m:e>
                  <m:sub>
                    <m:r>
                      <w:ins w:id="5313" w:author="jonathan pritchard" w:date="2025-01-17T16:52:00Z" w16du:dateUtc="2025-01-17T16:52:00Z">
                        <w:rPr>
                          <w:rFonts w:ascii="Cambria Math" w:hAnsi="Cambria Math"/>
                        </w:rPr>
                        <m:t>O</m:t>
                      </w:ins>
                    </m:r>
                  </m:sub>
                </m:sSub>
              </m:e>
            </m:d>
          </m:den>
        </m:f>
        <m:r>
          <w:ins w:id="5314" w:author="jonathan pritchard" w:date="2025-01-17T16:52:00Z" w16du:dateUtc="2025-01-17T16:52:00Z">
            <w:rPr>
              <w:rFonts w:ascii="Cambria Math" w:eastAsiaTheme="minorEastAsia" w:hAnsi="Cambria Math"/>
            </w:rPr>
            <m:t xml:space="preserve">= </m:t>
          </w:ins>
        </m:r>
        <m:f>
          <m:fPr>
            <m:ctrlPr>
              <w:ins w:id="5315" w:author="jonathan pritchard" w:date="2025-01-17T16:52:00Z" w16du:dateUtc="2025-01-17T16:52:00Z">
                <w:rPr>
                  <w:rFonts w:ascii="Cambria Math" w:eastAsiaTheme="minorEastAsia" w:hAnsi="Cambria Math"/>
                  <w:i/>
                </w:rPr>
              </w:ins>
            </m:ctrlPr>
          </m:fPr>
          <m:num>
            <m:r>
              <w:ins w:id="5316" w:author="jonathan pritchard" w:date="2025-01-17T16:52:00Z" w16du:dateUtc="2025-01-17T16:52:00Z">
                <w:rPr>
                  <w:rFonts w:ascii="Cambria Math" w:eastAsiaTheme="minorEastAsia" w:hAnsi="Cambria Math"/>
                </w:rPr>
                <m:t>(E-500000)</m:t>
              </w:ins>
            </m:r>
          </m:num>
          <m:den>
            <m:r>
              <w:ins w:id="5317" w:author="jonathan pritchard" w:date="2025-01-17T16:52:00Z" w16du:dateUtc="2025-01-17T16:52:00Z">
                <w:rPr>
                  <w:rFonts w:ascii="Cambria Math" w:eastAsiaTheme="minorEastAsia" w:hAnsi="Cambria Math"/>
                </w:rPr>
                <m:t>6364902.166165086</m:t>
              </w:ins>
            </m:r>
          </m:den>
        </m:f>
      </m:oMath>
      <w:ins w:id="5318" w:author="jonathan pritchard" w:date="2025-01-17T16:52:00Z" w16du:dateUtc="2025-01-17T16:52:00Z">
        <w:r w:rsidR="00F13E78">
          <w:rPr>
            <w:rFonts w:eastAsiaTheme="minorEastAsia"/>
          </w:rPr>
          <w:t xml:space="preserve">    </w:t>
        </w:r>
        <w:r w:rsidR="00F13E78">
          <w:tab/>
        </w:r>
      </w:ins>
    </w:p>
    <w:p w14:paraId="0BDBA31C" w14:textId="77777777" w:rsidR="00F13E78" w:rsidRDefault="00F13E78" w:rsidP="00F13E78">
      <w:pPr>
        <w:spacing w:after="0"/>
        <w:ind w:left="360"/>
        <w:rPr>
          <w:ins w:id="5319" w:author="jonathan pritchard" w:date="2025-01-17T16:52:00Z" w16du:dateUtc="2025-01-17T16:52:00Z"/>
          <w:rFonts w:eastAsiaTheme="minorEastAsia"/>
        </w:rPr>
      </w:pPr>
    </w:p>
    <w:p w14:paraId="040D1C34" w14:textId="77777777" w:rsidR="00F13E78" w:rsidRDefault="00000000" w:rsidP="00F13E78">
      <w:pPr>
        <w:spacing w:after="0"/>
        <w:ind w:left="360"/>
        <w:rPr>
          <w:ins w:id="5320" w:author="jonathan pritchard" w:date="2025-01-17T16:52:00Z" w16du:dateUtc="2025-01-17T16:52:00Z"/>
        </w:rPr>
      </w:pPr>
      <m:oMath>
        <m:sSup>
          <m:sSupPr>
            <m:ctrlPr>
              <w:ins w:id="5321" w:author="jonathan pritchard" w:date="2025-01-17T16:52:00Z" w16du:dateUtc="2025-01-17T16:52:00Z">
                <w:rPr>
                  <w:rFonts w:ascii="Cambria Math" w:hAnsi="Cambria Math"/>
                  <w:i/>
                </w:rPr>
              </w:ins>
            </m:ctrlPr>
          </m:sSupPr>
          <m:e>
            <m:r>
              <w:ins w:id="5322" w:author="jonathan pritchard" w:date="2025-01-17T16:52:00Z" w16du:dateUtc="2025-01-17T16:52:00Z">
                <w:rPr>
                  <w:rFonts w:ascii="Cambria Math" w:hAnsi="Cambria Math"/>
                </w:rPr>
                <m:t>ξ</m:t>
              </w:ins>
            </m:r>
          </m:e>
          <m:sup>
            <m:r>
              <w:ins w:id="5323" w:author="jonathan pritchard" w:date="2025-01-17T16:52:00Z" w16du:dateUtc="2025-01-17T16:52:00Z">
                <w:rPr>
                  <w:rFonts w:ascii="Cambria Math" w:hAnsi="Cambria Math"/>
                </w:rPr>
                <m:t>'</m:t>
              </w:ins>
            </m:r>
          </m:sup>
        </m:sSup>
        <m:r>
          <w:ins w:id="5324" w:author="jonathan pritchard" w:date="2025-01-17T16:52:00Z" w16du:dateUtc="2025-01-17T16:52:00Z">
            <w:rPr>
              <w:rFonts w:ascii="Cambria Math" w:hAnsi="Cambria Math"/>
            </w:rPr>
            <m:t>=</m:t>
          </w:ins>
        </m:r>
        <m:f>
          <m:fPr>
            <m:ctrlPr>
              <w:ins w:id="5325" w:author="jonathan pritchard" w:date="2025-01-17T16:52:00Z" w16du:dateUtc="2025-01-17T16:52:00Z">
                <w:rPr>
                  <w:rFonts w:ascii="Cambria Math" w:hAnsi="Cambria Math"/>
                  <w:i/>
                </w:rPr>
              </w:ins>
            </m:ctrlPr>
          </m:fPr>
          <m:num>
            <m:r>
              <w:ins w:id="5326" w:author="jonathan pritchard" w:date="2025-01-17T16:52:00Z" w16du:dateUtc="2025-01-17T16:52:00Z">
                <w:rPr>
                  <w:rFonts w:ascii="Cambria Math" w:hAnsi="Cambria Math"/>
                </w:rPr>
                <m:t>(N-FN)</m:t>
              </w:ins>
            </m:r>
          </m:num>
          <m:den>
            <m:d>
              <m:dPr>
                <m:ctrlPr>
                  <w:ins w:id="5327" w:author="jonathan pritchard" w:date="2025-01-17T16:52:00Z" w16du:dateUtc="2025-01-17T16:52:00Z">
                    <w:rPr>
                      <w:rFonts w:ascii="Cambria Math" w:hAnsi="Cambria Math"/>
                      <w:i/>
                    </w:rPr>
                  </w:ins>
                </m:ctrlPr>
              </m:dPr>
              <m:e>
                <m:r>
                  <w:ins w:id="5328" w:author="jonathan pritchard" w:date="2025-01-17T16:52:00Z" w16du:dateUtc="2025-01-17T16:52:00Z">
                    <w:rPr>
                      <w:rFonts w:ascii="Cambria Math" w:hAnsi="Cambria Math"/>
                    </w:rPr>
                    <m:t>B</m:t>
                  </w:ins>
                </m:r>
                <m:sSub>
                  <m:sSubPr>
                    <m:ctrlPr>
                      <w:ins w:id="5329" w:author="jonathan pritchard" w:date="2025-01-17T16:52:00Z" w16du:dateUtc="2025-01-17T16:52:00Z">
                        <w:rPr>
                          <w:rFonts w:ascii="Cambria Math" w:hAnsi="Cambria Math"/>
                          <w:i/>
                        </w:rPr>
                      </w:ins>
                    </m:ctrlPr>
                  </m:sSubPr>
                  <m:e>
                    <m:r>
                      <w:ins w:id="5330" w:author="jonathan pritchard" w:date="2025-01-17T16:52:00Z" w16du:dateUtc="2025-01-17T16:52:00Z">
                        <w:rPr>
                          <w:rFonts w:ascii="Cambria Math" w:hAnsi="Cambria Math"/>
                        </w:rPr>
                        <m:t>k</m:t>
                      </w:ins>
                    </m:r>
                  </m:e>
                  <m:sub>
                    <m:r>
                      <w:ins w:id="5331" w:author="jonathan pritchard" w:date="2025-01-17T16:52:00Z" w16du:dateUtc="2025-01-17T16:52:00Z">
                        <w:rPr>
                          <w:rFonts w:ascii="Cambria Math" w:hAnsi="Cambria Math"/>
                        </w:rPr>
                        <m:t>O</m:t>
                      </w:ins>
                    </m:r>
                  </m:sub>
                </m:sSub>
              </m:e>
            </m:d>
          </m:den>
        </m:f>
        <m:r>
          <w:ins w:id="5332" w:author="jonathan pritchard" w:date="2025-01-17T16:52:00Z" w16du:dateUtc="2025-01-17T16:52:00Z">
            <w:rPr>
              <w:rFonts w:ascii="Cambria Math" w:eastAsiaTheme="minorEastAsia" w:hAnsi="Cambria Math"/>
            </w:rPr>
            <m:t>=</m:t>
          </w:ins>
        </m:r>
        <m:f>
          <m:fPr>
            <m:ctrlPr>
              <w:ins w:id="5333" w:author="jonathan pritchard" w:date="2025-01-17T16:52:00Z" w16du:dateUtc="2025-01-17T16:52:00Z">
                <w:rPr>
                  <w:rFonts w:ascii="Cambria Math" w:eastAsiaTheme="minorEastAsia" w:hAnsi="Cambria Math"/>
                  <w:i/>
                </w:rPr>
              </w:ins>
            </m:ctrlPr>
          </m:fPr>
          <m:num>
            <m:r>
              <w:ins w:id="5334" w:author="jonathan pritchard" w:date="2025-01-17T16:52:00Z" w16du:dateUtc="2025-01-17T16:52:00Z">
                <w:rPr>
                  <w:rFonts w:ascii="Cambria Math" w:eastAsiaTheme="minorEastAsia" w:hAnsi="Cambria Math"/>
                </w:rPr>
                <m:t>(N-FN)</m:t>
              </w:ins>
            </m:r>
          </m:num>
          <m:den>
            <m:r>
              <w:ins w:id="5335" w:author="jonathan pritchard" w:date="2025-01-17T16:52:00Z" w16du:dateUtc="2025-01-17T16:52:00Z">
                <w:rPr>
                  <w:rFonts w:ascii="Cambria Math" w:eastAsiaTheme="minorEastAsia" w:hAnsi="Cambria Math"/>
                </w:rPr>
                <m:t>6364902.166165086</m:t>
              </w:ins>
            </m:r>
          </m:den>
        </m:f>
      </m:oMath>
      <w:ins w:id="5336" w:author="jonathan pritchard" w:date="2025-01-17T16:52:00Z" w16du:dateUtc="2025-01-17T16:52:00Z">
        <w:r w:rsidR="00F13E78">
          <w:rPr>
            <w:rFonts w:eastAsiaTheme="minorEastAsia"/>
          </w:rPr>
          <w:t xml:space="preserve">     </w:t>
        </w:r>
        <w:r w:rsidR="00F13E78">
          <w:tab/>
        </w:r>
        <w:r w:rsidR="00F13E78">
          <w:tab/>
        </w:r>
      </w:ins>
    </w:p>
    <w:p w14:paraId="05FF9EC2" w14:textId="77777777" w:rsidR="00F13E78" w:rsidRDefault="00F13E78" w:rsidP="00F13E78">
      <w:pPr>
        <w:spacing w:after="0"/>
        <w:ind w:left="360"/>
        <w:rPr>
          <w:ins w:id="5337" w:author="jonathan pritchard" w:date="2025-01-17T16:52:00Z" w16du:dateUtc="2025-01-17T16:52:00Z"/>
          <w:rFonts w:eastAsiaTheme="minorEastAsia"/>
        </w:rPr>
      </w:pPr>
      <w:ins w:id="5338" w:author="jonathan pritchard" w:date="2025-01-17T16:52:00Z" w16du:dateUtc="2025-01-17T16:52:00Z">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ins>
    </w:p>
    <w:p w14:paraId="3A7A1DDE" w14:textId="77777777" w:rsidR="00F13E78" w:rsidRDefault="00000000" w:rsidP="00F13E78">
      <w:pPr>
        <w:spacing w:after="0"/>
        <w:ind w:left="360"/>
        <w:rPr>
          <w:ins w:id="5339" w:author="jonathan pritchard" w:date="2025-01-17T16:52:00Z" w16du:dateUtc="2025-01-17T16:52:00Z"/>
          <w:rFonts w:eastAsiaTheme="minorEastAsia"/>
        </w:rPr>
      </w:pPr>
      <m:oMath>
        <m:sSup>
          <m:sSupPr>
            <m:ctrlPr>
              <w:ins w:id="5340" w:author="jonathan pritchard" w:date="2025-01-17T16:52:00Z" w16du:dateUtc="2025-01-17T16:52:00Z">
                <w:rPr>
                  <w:rFonts w:ascii="Cambria Math" w:eastAsiaTheme="minorEastAsia" w:hAnsi="Cambria Math"/>
                  <w:i/>
                </w:rPr>
              </w:ins>
            </m:ctrlPr>
          </m:sSupPr>
          <m:e>
            <m:sSub>
              <m:sSubPr>
                <m:ctrlPr>
                  <w:ins w:id="5341" w:author="jonathan pritchard" w:date="2025-01-17T16:52:00Z" w16du:dateUtc="2025-01-17T16:52:00Z">
                    <w:rPr>
                      <w:rFonts w:ascii="Cambria Math" w:eastAsiaTheme="minorEastAsia" w:hAnsi="Cambria Math"/>
                      <w:i/>
                    </w:rPr>
                  </w:ins>
                </m:ctrlPr>
              </m:sSubPr>
              <m:e>
                <m:r>
                  <w:ins w:id="5342" w:author="jonathan pritchard" w:date="2025-01-17T16:52:00Z" w16du:dateUtc="2025-01-17T16:52:00Z">
                    <w:rPr>
                      <w:rFonts w:ascii="Cambria Math" w:eastAsiaTheme="minorEastAsia" w:hAnsi="Cambria Math"/>
                    </w:rPr>
                    <m:t>ξ</m:t>
                  </w:ins>
                </m:r>
              </m:e>
              <m:sub>
                <m:r>
                  <w:ins w:id="5343" w:author="jonathan pritchard" w:date="2025-01-17T16:52:00Z" w16du:dateUtc="2025-01-17T16:52:00Z">
                    <w:rPr>
                      <w:rFonts w:ascii="Cambria Math" w:eastAsiaTheme="minorEastAsia" w:hAnsi="Cambria Math"/>
                    </w:rPr>
                    <m:t>1</m:t>
                  </w:ins>
                </m:r>
              </m:sub>
            </m:sSub>
          </m:e>
          <m:sup>
            <m:r>
              <w:ins w:id="5344" w:author="jonathan pritchard" w:date="2025-01-17T16:52:00Z" w16du:dateUtc="2025-01-17T16:52:00Z">
                <w:rPr>
                  <w:rFonts w:ascii="Cambria Math" w:eastAsiaTheme="minorEastAsia" w:hAnsi="Cambria Math"/>
                </w:rPr>
                <m:t>'</m:t>
              </w:ins>
            </m:r>
          </m:sup>
        </m:sSup>
        <m:r>
          <w:ins w:id="5345" w:author="jonathan pritchard" w:date="2025-01-17T16:52:00Z" w16du:dateUtc="2025-01-17T16:52:00Z">
            <w:rPr>
              <w:rFonts w:ascii="Cambria Math" w:eastAsiaTheme="minorEastAsia" w:hAnsi="Cambria Math"/>
            </w:rPr>
            <m:t>=</m:t>
          </w:ins>
        </m:r>
        <m:sSup>
          <m:sSupPr>
            <m:ctrlPr>
              <w:ins w:id="5346" w:author="jonathan pritchard" w:date="2025-01-17T16:52:00Z" w16du:dateUtc="2025-01-17T16:52:00Z">
                <w:rPr>
                  <w:rFonts w:ascii="Cambria Math" w:eastAsiaTheme="minorEastAsia" w:hAnsi="Cambria Math"/>
                  <w:i/>
                </w:rPr>
              </w:ins>
            </m:ctrlPr>
          </m:sSupPr>
          <m:e>
            <m:sSub>
              <m:sSubPr>
                <m:ctrlPr>
                  <w:ins w:id="5347" w:author="jonathan pritchard" w:date="2025-01-17T16:52:00Z" w16du:dateUtc="2025-01-17T16:52:00Z">
                    <w:rPr>
                      <w:rFonts w:ascii="Cambria Math" w:eastAsiaTheme="minorEastAsia" w:hAnsi="Cambria Math"/>
                      <w:i/>
                    </w:rPr>
                  </w:ins>
                </m:ctrlPr>
              </m:sSubPr>
              <m:e>
                <m:r>
                  <w:ins w:id="5348" w:author="jonathan pritchard" w:date="2025-01-17T16:52:00Z" w16du:dateUtc="2025-01-17T16:52:00Z">
                    <w:rPr>
                      <w:rFonts w:ascii="Cambria Math" w:eastAsiaTheme="minorEastAsia" w:hAnsi="Cambria Math"/>
                    </w:rPr>
                    <m:t>h</m:t>
                  </w:ins>
                </m:r>
              </m:e>
              <m:sub>
                <m:r>
                  <w:ins w:id="5349" w:author="jonathan pritchard" w:date="2025-01-17T16:52:00Z" w16du:dateUtc="2025-01-17T16:52:00Z">
                    <w:rPr>
                      <w:rFonts w:ascii="Cambria Math" w:eastAsiaTheme="minorEastAsia" w:hAnsi="Cambria Math"/>
                    </w:rPr>
                    <m:t>1</m:t>
                  </w:ins>
                </m:r>
              </m:sub>
            </m:sSub>
          </m:e>
          <m:sup>
            <m:r>
              <w:ins w:id="5350" w:author="jonathan pritchard" w:date="2025-01-17T16:52:00Z" w16du:dateUtc="2025-01-17T16:52:00Z">
                <w:rPr>
                  <w:rFonts w:ascii="Cambria Math" w:eastAsiaTheme="minorEastAsia" w:hAnsi="Cambria Math"/>
                </w:rPr>
                <m:t>'</m:t>
              </w:ins>
            </m:r>
          </m:sup>
        </m:sSup>
        <m:func>
          <m:funcPr>
            <m:ctrlPr>
              <w:ins w:id="5351" w:author="jonathan pritchard" w:date="2025-01-17T16:52:00Z" w16du:dateUtc="2025-01-17T16:52:00Z">
                <w:rPr>
                  <w:rFonts w:ascii="Cambria Math" w:eastAsiaTheme="minorEastAsia" w:hAnsi="Cambria Math"/>
                  <w:i/>
                </w:rPr>
              </w:ins>
            </m:ctrlPr>
          </m:funcPr>
          <m:fName>
            <m:r>
              <w:ins w:id="5352" w:author="jonathan pritchard" w:date="2025-01-17T16:52:00Z" w16du:dateUtc="2025-01-17T16:52:00Z">
                <m:rPr>
                  <m:sty m:val="p"/>
                </m:rPr>
                <w:rPr>
                  <w:rFonts w:ascii="Cambria Math" w:hAnsi="Cambria Math"/>
                </w:rPr>
                <m:t>sin</m:t>
              </w:ins>
            </m:r>
          </m:fName>
          <m:e>
            <m:d>
              <m:dPr>
                <m:ctrlPr>
                  <w:ins w:id="5353" w:author="jonathan pritchard" w:date="2025-01-17T16:52:00Z" w16du:dateUtc="2025-01-17T16:52:00Z">
                    <w:rPr>
                      <w:rFonts w:ascii="Cambria Math" w:eastAsiaTheme="minorEastAsia" w:hAnsi="Cambria Math"/>
                      <w:i/>
                    </w:rPr>
                  </w:ins>
                </m:ctrlPr>
              </m:dPr>
              <m:e>
                <m:r>
                  <w:ins w:id="5354" w:author="jonathan pritchard" w:date="2025-01-17T16:52:00Z" w16du:dateUtc="2025-01-17T16:52:00Z">
                    <w:rPr>
                      <w:rFonts w:ascii="Cambria Math" w:eastAsiaTheme="minorEastAsia" w:hAnsi="Cambria Math"/>
                    </w:rPr>
                    <m:t>2</m:t>
                  </w:ins>
                </m:r>
                <m:sSup>
                  <m:sSupPr>
                    <m:ctrlPr>
                      <w:ins w:id="5355" w:author="jonathan pritchard" w:date="2025-01-17T16:52:00Z" w16du:dateUtc="2025-01-17T16:52:00Z">
                        <w:rPr>
                          <w:rFonts w:ascii="Cambria Math" w:hAnsi="Cambria Math"/>
                          <w:i/>
                        </w:rPr>
                      </w:ins>
                    </m:ctrlPr>
                  </m:sSupPr>
                  <m:e>
                    <m:r>
                      <w:ins w:id="5356" w:author="jonathan pritchard" w:date="2025-01-17T16:52:00Z" w16du:dateUtc="2025-01-17T16:52:00Z">
                        <w:rPr>
                          <w:rFonts w:ascii="Cambria Math" w:hAnsi="Cambria Math"/>
                        </w:rPr>
                        <m:t>ξ</m:t>
                      </w:ins>
                    </m:r>
                  </m:e>
                  <m:sup>
                    <m:r>
                      <w:ins w:id="5357" w:author="jonathan pritchard" w:date="2025-01-17T16:52:00Z" w16du:dateUtc="2025-01-17T16:52:00Z">
                        <w:rPr>
                          <w:rFonts w:ascii="Cambria Math" w:hAnsi="Cambria Math"/>
                        </w:rPr>
                        <m:t>'</m:t>
                      </w:ins>
                    </m:r>
                  </m:sup>
                </m:sSup>
              </m:e>
            </m:d>
          </m:e>
        </m:func>
        <m:func>
          <m:funcPr>
            <m:ctrlPr>
              <w:ins w:id="5358" w:author="jonathan pritchard" w:date="2025-01-17T16:52:00Z" w16du:dateUtc="2025-01-17T16:52:00Z">
                <w:rPr>
                  <w:rFonts w:ascii="Cambria Math" w:eastAsiaTheme="minorEastAsia" w:hAnsi="Cambria Math"/>
                  <w:i/>
                </w:rPr>
              </w:ins>
            </m:ctrlPr>
          </m:funcPr>
          <m:fName>
            <m:r>
              <w:ins w:id="5359" w:author="jonathan pritchard" w:date="2025-01-17T16:52:00Z" w16du:dateUtc="2025-01-17T16:52:00Z">
                <m:rPr>
                  <m:sty m:val="p"/>
                </m:rPr>
                <w:rPr>
                  <w:rFonts w:ascii="Cambria Math" w:hAnsi="Cambria Math"/>
                </w:rPr>
                <m:t>cosh</m:t>
              </w:ins>
            </m:r>
          </m:fName>
          <m:e>
            <m:d>
              <m:dPr>
                <m:ctrlPr>
                  <w:ins w:id="5360" w:author="jonathan pritchard" w:date="2025-01-17T16:52:00Z" w16du:dateUtc="2025-01-17T16:52:00Z">
                    <w:rPr>
                      <w:rFonts w:ascii="Cambria Math" w:eastAsiaTheme="minorEastAsia" w:hAnsi="Cambria Math"/>
                      <w:i/>
                    </w:rPr>
                  </w:ins>
                </m:ctrlPr>
              </m:dPr>
              <m:e>
                <m:r>
                  <w:ins w:id="5361" w:author="jonathan pritchard" w:date="2025-01-17T16:52:00Z" w16du:dateUtc="2025-01-17T16:52:00Z">
                    <w:rPr>
                      <w:rFonts w:ascii="Cambria Math" w:eastAsiaTheme="minorEastAsia" w:hAnsi="Cambria Math"/>
                    </w:rPr>
                    <m:t>2</m:t>
                  </w:ins>
                </m:r>
                <m:sSup>
                  <m:sSupPr>
                    <m:ctrlPr>
                      <w:ins w:id="5362" w:author="jonathan pritchard" w:date="2025-01-17T16:52:00Z" w16du:dateUtc="2025-01-17T16:52:00Z">
                        <w:rPr>
                          <w:rFonts w:ascii="Cambria Math" w:eastAsiaTheme="minorEastAsia" w:hAnsi="Cambria Math"/>
                          <w:i/>
                        </w:rPr>
                      </w:ins>
                    </m:ctrlPr>
                  </m:sSupPr>
                  <m:e>
                    <m:r>
                      <w:ins w:id="5363" w:author="jonathan pritchard" w:date="2025-01-17T16:52:00Z" w16du:dateUtc="2025-01-17T16:52:00Z">
                        <w:rPr>
                          <w:rFonts w:ascii="Cambria Math" w:eastAsiaTheme="minorEastAsia" w:hAnsi="Cambria Math"/>
                        </w:rPr>
                        <m:t>η</m:t>
                      </w:ins>
                    </m:r>
                  </m:e>
                  <m:sup>
                    <m:r>
                      <w:ins w:id="5364" w:author="jonathan pritchard" w:date="2025-01-17T16:52:00Z" w16du:dateUtc="2025-01-17T16:52:00Z">
                        <w:rPr>
                          <w:rFonts w:ascii="Cambria Math" w:eastAsiaTheme="minorEastAsia" w:hAnsi="Cambria Math"/>
                        </w:rPr>
                        <m:t>'</m:t>
                      </w:ins>
                    </m:r>
                  </m:sup>
                </m:sSup>
              </m:e>
            </m:d>
          </m:e>
        </m:func>
      </m:oMath>
      <w:ins w:id="5365"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366" w:author="jonathan pritchard" w:date="2025-01-17T16:52:00Z" w16du:dateUtc="2025-01-17T16:52:00Z">
                <w:rPr>
                  <w:rFonts w:ascii="Cambria Math" w:eastAsiaTheme="minorEastAsia" w:hAnsi="Cambria Math"/>
                  <w:i/>
                </w:rPr>
              </w:ins>
            </m:ctrlPr>
          </m:sSupPr>
          <m:e>
            <m:sSub>
              <m:sSubPr>
                <m:ctrlPr>
                  <w:ins w:id="5367" w:author="jonathan pritchard" w:date="2025-01-17T16:52:00Z" w16du:dateUtc="2025-01-17T16:52:00Z">
                    <w:rPr>
                      <w:rFonts w:ascii="Cambria Math" w:eastAsiaTheme="minorEastAsia" w:hAnsi="Cambria Math"/>
                      <w:i/>
                    </w:rPr>
                  </w:ins>
                </m:ctrlPr>
              </m:sSubPr>
              <m:e>
                <m:r>
                  <w:ins w:id="5368" w:author="jonathan pritchard" w:date="2025-01-17T16:52:00Z" w16du:dateUtc="2025-01-17T16:52:00Z">
                    <w:rPr>
                      <w:rFonts w:ascii="Cambria Math" w:eastAsiaTheme="minorEastAsia" w:hAnsi="Cambria Math"/>
                    </w:rPr>
                    <m:t>η</m:t>
                  </w:ins>
                </m:r>
              </m:e>
              <m:sub>
                <m:r>
                  <w:ins w:id="5369" w:author="jonathan pritchard" w:date="2025-01-17T16:52:00Z" w16du:dateUtc="2025-01-17T16:52:00Z">
                    <w:rPr>
                      <w:rFonts w:ascii="Cambria Math" w:eastAsiaTheme="minorEastAsia" w:hAnsi="Cambria Math"/>
                    </w:rPr>
                    <m:t>1</m:t>
                  </w:ins>
                </m:r>
              </m:sub>
            </m:sSub>
          </m:e>
          <m:sup>
            <m:r>
              <w:ins w:id="5370" w:author="jonathan pritchard" w:date="2025-01-17T16:52:00Z" w16du:dateUtc="2025-01-17T16:52:00Z">
                <w:rPr>
                  <w:rFonts w:ascii="Cambria Math" w:eastAsiaTheme="minorEastAsia" w:hAnsi="Cambria Math"/>
                </w:rPr>
                <m:t>'</m:t>
              </w:ins>
            </m:r>
          </m:sup>
        </m:sSup>
        <m:r>
          <w:ins w:id="5371" w:author="jonathan pritchard" w:date="2025-01-17T16:52:00Z" w16du:dateUtc="2025-01-17T16:52:00Z">
            <w:rPr>
              <w:rFonts w:ascii="Cambria Math" w:eastAsiaTheme="minorEastAsia" w:hAnsi="Cambria Math"/>
            </w:rPr>
            <m:t>=</m:t>
          </w:ins>
        </m:r>
        <m:sSup>
          <m:sSupPr>
            <m:ctrlPr>
              <w:ins w:id="5372" w:author="jonathan pritchard" w:date="2025-01-17T16:52:00Z" w16du:dateUtc="2025-01-17T16:52:00Z">
                <w:rPr>
                  <w:rFonts w:ascii="Cambria Math" w:eastAsiaTheme="minorEastAsia" w:hAnsi="Cambria Math"/>
                  <w:i/>
                </w:rPr>
              </w:ins>
            </m:ctrlPr>
          </m:sSupPr>
          <m:e>
            <m:sSub>
              <m:sSubPr>
                <m:ctrlPr>
                  <w:ins w:id="5373" w:author="jonathan pritchard" w:date="2025-01-17T16:52:00Z" w16du:dateUtc="2025-01-17T16:52:00Z">
                    <w:rPr>
                      <w:rFonts w:ascii="Cambria Math" w:eastAsiaTheme="minorEastAsia" w:hAnsi="Cambria Math"/>
                      <w:i/>
                    </w:rPr>
                  </w:ins>
                </m:ctrlPr>
              </m:sSubPr>
              <m:e>
                <m:r>
                  <w:ins w:id="5374" w:author="jonathan pritchard" w:date="2025-01-17T16:52:00Z" w16du:dateUtc="2025-01-17T16:52:00Z">
                    <w:rPr>
                      <w:rFonts w:ascii="Cambria Math" w:eastAsiaTheme="minorEastAsia" w:hAnsi="Cambria Math"/>
                    </w:rPr>
                    <m:t>h</m:t>
                  </w:ins>
                </m:r>
              </m:e>
              <m:sub>
                <m:r>
                  <w:ins w:id="5375" w:author="jonathan pritchard" w:date="2025-01-17T16:52:00Z" w16du:dateUtc="2025-01-17T16:52:00Z">
                    <w:rPr>
                      <w:rFonts w:ascii="Cambria Math" w:eastAsiaTheme="minorEastAsia" w:hAnsi="Cambria Math"/>
                    </w:rPr>
                    <m:t>1</m:t>
                  </w:ins>
                </m:r>
              </m:sub>
            </m:sSub>
          </m:e>
          <m:sup>
            <m:r>
              <w:ins w:id="5376" w:author="jonathan pritchard" w:date="2025-01-17T16:52:00Z" w16du:dateUtc="2025-01-17T16:52:00Z">
                <w:rPr>
                  <w:rFonts w:ascii="Cambria Math" w:eastAsiaTheme="minorEastAsia" w:hAnsi="Cambria Math"/>
                </w:rPr>
                <m:t>'</m:t>
              </w:ins>
            </m:r>
          </m:sup>
        </m:sSup>
        <m:func>
          <m:funcPr>
            <m:ctrlPr>
              <w:ins w:id="5377" w:author="jonathan pritchard" w:date="2025-01-17T16:52:00Z" w16du:dateUtc="2025-01-17T16:52:00Z">
                <w:rPr>
                  <w:rFonts w:ascii="Cambria Math" w:eastAsiaTheme="minorEastAsia" w:hAnsi="Cambria Math"/>
                  <w:i/>
                </w:rPr>
              </w:ins>
            </m:ctrlPr>
          </m:funcPr>
          <m:fName>
            <m:r>
              <w:ins w:id="5378" w:author="jonathan pritchard" w:date="2025-01-17T16:52:00Z" w16du:dateUtc="2025-01-17T16:52:00Z">
                <m:rPr>
                  <m:sty m:val="p"/>
                </m:rPr>
                <w:rPr>
                  <w:rFonts w:ascii="Cambria Math" w:hAnsi="Cambria Math"/>
                </w:rPr>
                <m:t>cos</m:t>
              </w:ins>
            </m:r>
          </m:fName>
          <m:e>
            <m:d>
              <m:dPr>
                <m:ctrlPr>
                  <w:ins w:id="5379" w:author="jonathan pritchard" w:date="2025-01-17T16:52:00Z" w16du:dateUtc="2025-01-17T16:52:00Z">
                    <w:rPr>
                      <w:rFonts w:ascii="Cambria Math" w:eastAsiaTheme="minorEastAsia" w:hAnsi="Cambria Math"/>
                      <w:i/>
                    </w:rPr>
                  </w:ins>
                </m:ctrlPr>
              </m:dPr>
              <m:e>
                <m:r>
                  <w:ins w:id="5380" w:author="jonathan pritchard" w:date="2025-01-17T16:52:00Z" w16du:dateUtc="2025-01-17T16:52:00Z">
                    <w:rPr>
                      <w:rFonts w:ascii="Cambria Math" w:eastAsiaTheme="minorEastAsia" w:hAnsi="Cambria Math"/>
                    </w:rPr>
                    <m:t>2</m:t>
                  </w:ins>
                </m:r>
                <m:sSup>
                  <m:sSupPr>
                    <m:ctrlPr>
                      <w:ins w:id="5381" w:author="jonathan pritchard" w:date="2025-01-17T16:52:00Z" w16du:dateUtc="2025-01-17T16:52:00Z">
                        <w:rPr>
                          <w:rFonts w:ascii="Cambria Math" w:eastAsiaTheme="minorEastAsia" w:hAnsi="Cambria Math"/>
                          <w:i/>
                        </w:rPr>
                      </w:ins>
                    </m:ctrlPr>
                  </m:sSupPr>
                  <m:e>
                    <m:r>
                      <w:ins w:id="5382" w:author="jonathan pritchard" w:date="2025-01-17T16:52:00Z" w16du:dateUtc="2025-01-17T16:52:00Z">
                        <w:rPr>
                          <w:rFonts w:ascii="Cambria Math" w:eastAsiaTheme="minorEastAsia" w:hAnsi="Cambria Math"/>
                        </w:rPr>
                        <m:t>ξ</m:t>
                      </w:ins>
                    </m:r>
                  </m:e>
                  <m:sup>
                    <m:r>
                      <w:ins w:id="5383" w:author="jonathan pritchard" w:date="2025-01-17T16:52:00Z" w16du:dateUtc="2025-01-17T16:52:00Z">
                        <w:rPr>
                          <w:rFonts w:ascii="Cambria Math" w:eastAsiaTheme="minorEastAsia" w:hAnsi="Cambria Math"/>
                        </w:rPr>
                        <m:t>'</m:t>
                      </w:ins>
                    </m:r>
                  </m:sup>
                </m:sSup>
              </m:e>
            </m:d>
          </m:e>
        </m:func>
        <m:func>
          <m:funcPr>
            <m:ctrlPr>
              <w:ins w:id="5384" w:author="jonathan pritchard" w:date="2025-01-17T16:52:00Z" w16du:dateUtc="2025-01-17T16:52:00Z">
                <w:rPr>
                  <w:rFonts w:ascii="Cambria Math" w:eastAsiaTheme="minorEastAsia" w:hAnsi="Cambria Math"/>
                  <w:i/>
                </w:rPr>
              </w:ins>
            </m:ctrlPr>
          </m:funcPr>
          <m:fName>
            <m:r>
              <w:ins w:id="5385" w:author="jonathan pritchard" w:date="2025-01-17T16:52:00Z" w16du:dateUtc="2025-01-17T16:52:00Z">
                <m:rPr>
                  <m:sty m:val="p"/>
                </m:rPr>
                <w:rPr>
                  <w:rFonts w:ascii="Cambria Math" w:hAnsi="Cambria Math"/>
                </w:rPr>
                <m:t>sinh</m:t>
              </w:ins>
            </m:r>
          </m:fName>
          <m:e>
            <m:d>
              <m:dPr>
                <m:ctrlPr>
                  <w:ins w:id="5386" w:author="jonathan pritchard" w:date="2025-01-17T16:52:00Z" w16du:dateUtc="2025-01-17T16:52:00Z">
                    <w:rPr>
                      <w:rFonts w:ascii="Cambria Math" w:eastAsiaTheme="minorEastAsia" w:hAnsi="Cambria Math"/>
                      <w:i/>
                    </w:rPr>
                  </w:ins>
                </m:ctrlPr>
              </m:dPr>
              <m:e>
                <m:r>
                  <w:ins w:id="5387" w:author="jonathan pritchard" w:date="2025-01-17T16:52:00Z" w16du:dateUtc="2025-01-17T16:52:00Z">
                    <w:rPr>
                      <w:rFonts w:ascii="Cambria Math" w:eastAsiaTheme="minorEastAsia" w:hAnsi="Cambria Math"/>
                    </w:rPr>
                    <m:t>2</m:t>
                  </w:ins>
                </m:r>
                <m:sSup>
                  <m:sSupPr>
                    <m:ctrlPr>
                      <w:ins w:id="5388" w:author="jonathan pritchard" w:date="2025-01-17T16:52:00Z" w16du:dateUtc="2025-01-17T16:52:00Z">
                        <w:rPr>
                          <w:rFonts w:ascii="Cambria Math" w:eastAsiaTheme="minorEastAsia" w:hAnsi="Cambria Math"/>
                          <w:i/>
                        </w:rPr>
                      </w:ins>
                    </m:ctrlPr>
                  </m:sSupPr>
                  <m:e>
                    <m:r>
                      <w:ins w:id="5389" w:author="jonathan pritchard" w:date="2025-01-17T16:52:00Z" w16du:dateUtc="2025-01-17T16:52:00Z">
                        <w:rPr>
                          <w:rFonts w:ascii="Cambria Math" w:eastAsiaTheme="minorEastAsia" w:hAnsi="Cambria Math"/>
                        </w:rPr>
                        <m:t>η</m:t>
                      </w:ins>
                    </m:r>
                  </m:e>
                  <m:sup>
                    <m:r>
                      <w:ins w:id="5390" w:author="jonathan pritchard" w:date="2025-01-17T16:52:00Z" w16du:dateUtc="2025-01-17T16:52:00Z">
                        <w:rPr>
                          <w:rFonts w:ascii="Cambria Math" w:eastAsiaTheme="minorEastAsia" w:hAnsi="Cambria Math"/>
                        </w:rPr>
                        <m:t>'</m:t>
                      </w:ins>
                    </m:r>
                  </m:sup>
                </m:sSup>
              </m:e>
            </m:d>
          </m:e>
        </m:func>
      </m:oMath>
      <w:ins w:id="5391" w:author="jonathan pritchard" w:date="2025-01-17T16:52:00Z" w16du:dateUtc="2025-01-17T16:52:00Z">
        <w:r w:rsidR="00F13E78">
          <w:rPr>
            <w:rFonts w:eastAsiaTheme="minorEastAsia"/>
          </w:rPr>
          <w:t xml:space="preserve">   </w:t>
        </w:r>
        <w:r w:rsidR="00F13E78">
          <w:tab/>
        </w:r>
      </w:ins>
    </w:p>
    <w:p w14:paraId="79D8999F" w14:textId="77777777" w:rsidR="00F13E78" w:rsidRDefault="00000000" w:rsidP="00F13E78">
      <w:pPr>
        <w:spacing w:after="0"/>
        <w:ind w:left="360"/>
        <w:rPr>
          <w:ins w:id="5392" w:author="jonathan pritchard" w:date="2025-01-17T16:52:00Z" w16du:dateUtc="2025-01-17T16:52:00Z"/>
          <w:rFonts w:eastAsiaTheme="minorEastAsia"/>
        </w:rPr>
      </w:pPr>
      <m:oMath>
        <m:sSup>
          <m:sSupPr>
            <m:ctrlPr>
              <w:ins w:id="5393" w:author="jonathan pritchard" w:date="2025-01-17T16:52:00Z" w16du:dateUtc="2025-01-17T16:52:00Z">
                <w:rPr>
                  <w:rFonts w:ascii="Cambria Math" w:eastAsiaTheme="minorEastAsia" w:hAnsi="Cambria Math"/>
                  <w:i/>
                </w:rPr>
              </w:ins>
            </m:ctrlPr>
          </m:sSupPr>
          <m:e>
            <m:sSub>
              <m:sSubPr>
                <m:ctrlPr>
                  <w:ins w:id="5394" w:author="jonathan pritchard" w:date="2025-01-17T16:52:00Z" w16du:dateUtc="2025-01-17T16:52:00Z">
                    <w:rPr>
                      <w:rFonts w:ascii="Cambria Math" w:eastAsiaTheme="minorEastAsia" w:hAnsi="Cambria Math"/>
                      <w:i/>
                    </w:rPr>
                  </w:ins>
                </m:ctrlPr>
              </m:sSubPr>
              <m:e>
                <m:r>
                  <w:ins w:id="5395" w:author="jonathan pritchard" w:date="2025-01-17T16:52:00Z" w16du:dateUtc="2025-01-17T16:52:00Z">
                    <w:rPr>
                      <w:rFonts w:ascii="Cambria Math" w:eastAsiaTheme="minorEastAsia" w:hAnsi="Cambria Math"/>
                    </w:rPr>
                    <m:t>ξ</m:t>
                  </w:ins>
                </m:r>
              </m:e>
              <m:sub>
                <m:r>
                  <w:ins w:id="5396" w:author="jonathan pritchard" w:date="2025-01-17T16:52:00Z" w16du:dateUtc="2025-01-17T16:52:00Z">
                    <w:rPr>
                      <w:rFonts w:ascii="Cambria Math" w:eastAsiaTheme="minorEastAsia" w:hAnsi="Cambria Math"/>
                    </w:rPr>
                    <m:t>2</m:t>
                  </w:ins>
                </m:r>
              </m:sub>
            </m:sSub>
          </m:e>
          <m:sup>
            <m:r>
              <w:ins w:id="5397" w:author="jonathan pritchard" w:date="2025-01-17T16:52:00Z" w16du:dateUtc="2025-01-17T16:52:00Z">
                <w:rPr>
                  <w:rFonts w:ascii="Cambria Math" w:eastAsiaTheme="minorEastAsia" w:hAnsi="Cambria Math"/>
                </w:rPr>
                <m:t>'</m:t>
              </w:ins>
            </m:r>
          </m:sup>
        </m:sSup>
        <m:r>
          <w:ins w:id="5398" w:author="jonathan pritchard" w:date="2025-01-17T16:52:00Z" w16du:dateUtc="2025-01-17T16:52:00Z">
            <w:rPr>
              <w:rFonts w:ascii="Cambria Math" w:eastAsiaTheme="minorEastAsia" w:hAnsi="Cambria Math"/>
            </w:rPr>
            <m:t>=</m:t>
          </w:ins>
        </m:r>
        <m:sSup>
          <m:sSupPr>
            <m:ctrlPr>
              <w:ins w:id="5399" w:author="jonathan pritchard" w:date="2025-01-17T16:52:00Z" w16du:dateUtc="2025-01-17T16:52:00Z">
                <w:rPr>
                  <w:rFonts w:ascii="Cambria Math" w:eastAsiaTheme="minorEastAsia" w:hAnsi="Cambria Math"/>
                  <w:i/>
                </w:rPr>
              </w:ins>
            </m:ctrlPr>
          </m:sSupPr>
          <m:e>
            <m:sSub>
              <m:sSubPr>
                <m:ctrlPr>
                  <w:ins w:id="5400" w:author="jonathan pritchard" w:date="2025-01-17T16:52:00Z" w16du:dateUtc="2025-01-17T16:52:00Z">
                    <w:rPr>
                      <w:rFonts w:ascii="Cambria Math" w:eastAsiaTheme="minorEastAsia" w:hAnsi="Cambria Math"/>
                      <w:i/>
                    </w:rPr>
                  </w:ins>
                </m:ctrlPr>
              </m:sSubPr>
              <m:e>
                <m:r>
                  <w:ins w:id="5401" w:author="jonathan pritchard" w:date="2025-01-17T16:52:00Z" w16du:dateUtc="2025-01-17T16:52:00Z">
                    <w:rPr>
                      <w:rFonts w:ascii="Cambria Math" w:eastAsiaTheme="minorEastAsia" w:hAnsi="Cambria Math"/>
                    </w:rPr>
                    <m:t>h</m:t>
                  </w:ins>
                </m:r>
              </m:e>
              <m:sub>
                <m:r>
                  <w:ins w:id="5402" w:author="jonathan pritchard" w:date="2025-01-17T16:52:00Z" w16du:dateUtc="2025-01-17T16:52:00Z">
                    <w:rPr>
                      <w:rFonts w:ascii="Cambria Math" w:eastAsiaTheme="minorEastAsia" w:hAnsi="Cambria Math"/>
                    </w:rPr>
                    <m:t>2</m:t>
                  </w:ins>
                </m:r>
              </m:sub>
            </m:sSub>
          </m:e>
          <m:sup>
            <m:r>
              <w:ins w:id="5403" w:author="jonathan pritchard" w:date="2025-01-17T16:52:00Z" w16du:dateUtc="2025-01-17T16:52:00Z">
                <w:rPr>
                  <w:rFonts w:ascii="Cambria Math" w:eastAsiaTheme="minorEastAsia" w:hAnsi="Cambria Math"/>
                </w:rPr>
                <m:t>'</m:t>
              </w:ins>
            </m:r>
          </m:sup>
        </m:sSup>
        <m:func>
          <m:funcPr>
            <m:ctrlPr>
              <w:ins w:id="5404" w:author="jonathan pritchard" w:date="2025-01-17T16:52:00Z" w16du:dateUtc="2025-01-17T16:52:00Z">
                <w:rPr>
                  <w:rFonts w:ascii="Cambria Math" w:eastAsiaTheme="minorEastAsia" w:hAnsi="Cambria Math"/>
                  <w:i/>
                </w:rPr>
              </w:ins>
            </m:ctrlPr>
          </m:funcPr>
          <m:fName>
            <m:r>
              <w:ins w:id="5405" w:author="jonathan pritchard" w:date="2025-01-17T16:52:00Z" w16du:dateUtc="2025-01-17T16:52:00Z">
                <m:rPr>
                  <m:sty m:val="p"/>
                </m:rPr>
                <w:rPr>
                  <w:rFonts w:ascii="Cambria Math" w:hAnsi="Cambria Math"/>
                </w:rPr>
                <m:t>sin</m:t>
              </w:ins>
            </m:r>
          </m:fName>
          <m:e>
            <m:d>
              <m:dPr>
                <m:ctrlPr>
                  <w:ins w:id="5406" w:author="jonathan pritchard" w:date="2025-01-17T16:52:00Z" w16du:dateUtc="2025-01-17T16:52:00Z">
                    <w:rPr>
                      <w:rFonts w:ascii="Cambria Math" w:eastAsiaTheme="minorEastAsia" w:hAnsi="Cambria Math"/>
                      <w:i/>
                    </w:rPr>
                  </w:ins>
                </m:ctrlPr>
              </m:dPr>
              <m:e>
                <m:r>
                  <w:ins w:id="5407" w:author="jonathan pritchard" w:date="2025-01-17T16:52:00Z" w16du:dateUtc="2025-01-17T16:52:00Z">
                    <w:rPr>
                      <w:rFonts w:ascii="Cambria Math" w:eastAsiaTheme="minorEastAsia" w:hAnsi="Cambria Math"/>
                    </w:rPr>
                    <m:t>4</m:t>
                  </w:ins>
                </m:r>
                <m:sSup>
                  <m:sSupPr>
                    <m:ctrlPr>
                      <w:ins w:id="5408" w:author="jonathan pritchard" w:date="2025-01-17T16:52:00Z" w16du:dateUtc="2025-01-17T16:52:00Z">
                        <w:rPr>
                          <w:rFonts w:ascii="Cambria Math" w:hAnsi="Cambria Math"/>
                          <w:i/>
                        </w:rPr>
                      </w:ins>
                    </m:ctrlPr>
                  </m:sSupPr>
                  <m:e>
                    <m:r>
                      <w:ins w:id="5409" w:author="jonathan pritchard" w:date="2025-01-17T16:52:00Z" w16du:dateUtc="2025-01-17T16:52:00Z">
                        <w:rPr>
                          <w:rFonts w:ascii="Cambria Math" w:hAnsi="Cambria Math"/>
                        </w:rPr>
                        <m:t>ξ</m:t>
                      </w:ins>
                    </m:r>
                  </m:e>
                  <m:sup>
                    <m:r>
                      <w:ins w:id="5410" w:author="jonathan pritchard" w:date="2025-01-17T16:52:00Z" w16du:dateUtc="2025-01-17T16:52:00Z">
                        <w:rPr>
                          <w:rFonts w:ascii="Cambria Math" w:hAnsi="Cambria Math"/>
                        </w:rPr>
                        <m:t>'</m:t>
                      </w:ins>
                    </m:r>
                  </m:sup>
                </m:sSup>
              </m:e>
            </m:d>
          </m:e>
        </m:func>
        <m:func>
          <m:funcPr>
            <m:ctrlPr>
              <w:ins w:id="5411" w:author="jonathan pritchard" w:date="2025-01-17T16:52:00Z" w16du:dateUtc="2025-01-17T16:52:00Z">
                <w:rPr>
                  <w:rFonts w:ascii="Cambria Math" w:eastAsiaTheme="minorEastAsia" w:hAnsi="Cambria Math"/>
                  <w:i/>
                </w:rPr>
              </w:ins>
            </m:ctrlPr>
          </m:funcPr>
          <m:fName>
            <m:r>
              <w:ins w:id="5412" w:author="jonathan pritchard" w:date="2025-01-17T16:52:00Z" w16du:dateUtc="2025-01-17T16:52:00Z">
                <m:rPr>
                  <m:sty m:val="p"/>
                </m:rPr>
                <w:rPr>
                  <w:rFonts w:ascii="Cambria Math" w:hAnsi="Cambria Math"/>
                </w:rPr>
                <m:t>cosh</m:t>
              </w:ins>
            </m:r>
          </m:fName>
          <m:e>
            <m:d>
              <m:dPr>
                <m:ctrlPr>
                  <w:ins w:id="5413" w:author="jonathan pritchard" w:date="2025-01-17T16:52:00Z" w16du:dateUtc="2025-01-17T16:52:00Z">
                    <w:rPr>
                      <w:rFonts w:ascii="Cambria Math" w:eastAsiaTheme="minorEastAsia" w:hAnsi="Cambria Math"/>
                      <w:i/>
                    </w:rPr>
                  </w:ins>
                </m:ctrlPr>
              </m:dPr>
              <m:e>
                <m:r>
                  <w:ins w:id="5414" w:author="jonathan pritchard" w:date="2025-01-17T16:52:00Z" w16du:dateUtc="2025-01-17T16:52:00Z">
                    <w:rPr>
                      <w:rFonts w:ascii="Cambria Math" w:eastAsiaTheme="minorEastAsia" w:hAnsi="Cambria Math"/>
                    </w:rPr>
                    <m:t>4</m:t>
                  </w:ins>
                </m:r>
                <m:sSup>
                  <m:sSupPr>
                    <m:ctrlPr>
                      <w:ins w:id="5415" w:author="jonathan pritchard" w:date="2025-01-17T16:52:00Z" w16du:dateUtc="2025-01-17T16:52:00Z">
                        <w:rPr>
                          <w:rFonts w:ascii="Cambria Math" w:eastAsiaTheme="minorEastAsia" w:hAnsi="Cambria Math"/>
                          <w:i/>
                        </w:rPr>
                      </w:ins>
                    </m:ctrlPr>
                  </m:sSupPr>
                  <m:e>
                    <m:r>
                      <w:ins w:id="5416" w:author="jonathan pritchard" w:date="2025-01-17T16:52:00Z" w16du:dateUtc="2025-01-17T16:52:00Z">
                        <w:rPr>
                          <w:rFonts w:ascii="Cambria Math" w:eastAsiaTheme="minorEastAsia" w:hAnsi="Cambria Math"/>
                        </w:rPr>
                        <m:t>η</m:t>
                      </w:ins>
                    </m:r>
                  </m:e>
                  <m:sup>
                    <m:r>
                      <w:ins w:id="5417" w:author="jonathan pritchard" w:date="2025-01-17T16:52:00Z" w16du:dateUtc="2025-01-17T16:52:00Z">
                        <w:rPr>
                          <w:rFonts w:ascii="Cambria Math" w:eastAsiaTheme="minorEastAsia" w:hAnsi="Cambria Math"/>
                        </w:rPr>
                        <m:t>'</m:t>
                      </w:ins>
                    </m:r>
                  </m:sup>
                </m:sSup>
              </m:e>
            </m:d>
          </m:e>
        </m:func>
      </m:oMath>
      <w:ins w:id="5418"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419" w:author="jonathan pritchard" w:date="2025-01-17T16:52:00Z" w16du:dateUtc="2025-01-17T16:52:00Z">
                <w:rPr>
                  <w:rFonts w:ascii="Cambria Math" w:eastAsiaTheme="minorEastAsia" w:hAnsi="Cambria Math"/>
                  <w:i/>
                </w:rPr>
              </w:ins>
            </m:ctrlPr>
          </m:sSupPr>
          <m:e>
            <m:sSub>
              <m:sSubPr>
                <m:ctrlPr>
                  <w:ins w:id="5420" w:author="jonathan pritchard" w:date="2025-01-17T16:52:00Z" w16du:dateUtc="2025-01-17T16:52:00Z">
                    <w:rPr>
                      <w:rFonts w:ascii="Cambria Math" w:eastAsiaTheme="minorEastAsia" w:hAnsi="Cambria Math"/>
                      <w:i/>
                    </w:rPr>
                  </w:ins>
                </m:ctrlPr>
              </m:sSubPr>
              <m:e>
                <m:r>
                  <w:ins w:id="5421" w:author="jonathan pritchard" w:date="2025-01-17T16:52:00Z" w16du:dateUtc="2025-01-17T16:52:00Z">
                    <w:rPr>
                      <w:rFonts w:ascii="Cambria Math" w:eastAsiaTheme="minorEastAsia" w:hAnsi="Cambria Math"/>
                    </w:rPr>
                    <m:t>η</m:t>
                  </w:ins>
                </m:r>
              </m:e>
              <m:sub>
                <m:r>
                  <w:ins w:id="5422" w:author="jonathan pritchard" w:date="2025-01-17T16:52:00Z" w16du:dateUtc="2025-01-17T16:52:00Z">
                    <w:rPr>
                      <w:rFonts w:ascii="Cambria Math" w:eastAsiaTheme="minorEastAsia" w:hAnsi="Cambria Math"/>
                    </w:rPr>
                    <m:t>2</m:t>
                  </w:ins>
                </m:r>
              </m:sub>
            </m:sSub>
          </m:e>
          <m:sup>
            <m:r>
              <w:ins w:id="5423" w:author="jonathan pritchard" w:date="2025-01-17T16:52:00Z" w16du:dateUtc="2025-01-17T16:52:00Z">
                <w:rPr>
                  <w:rFonts w:ascii="Cambria Math" w:eastAsiaTheme="minorEastAsia" w:hAnsi="Cambria Math"/>
                </w:rPr>
                <m:t>'</m:t>
              </w:ins>
            </m:r>
          </m:sup>
        </m:sSup>
        <m:r>
          <w:ins w:id="5424" w:author="jonathan pritchard" w:date="2025-01-17T16:52:00Z" w16du:dateUtc="2025-01-17T16:52:00Z">
            <w:rPr>
              <w:rFonts w:ascii="Cambria Math" w:eastAsiaTheme="minorEastAsia" w:hAnsi="Cambria Math"/>
            </w:rPr>
            <m:t>=</m:t>
          </w:ins>
        </m:r>
        <m:sSup>
          <m:sSupPr>
            <m:ctrlPr>
              <w:ins w:id="5425" w:author="jonathan pritchard" w:date="2025-01-17T16:52:00Z" w16du:dateUtc="2025-01-17T16:52:00Z">
                <w:rPr>
                  <w:rFonts w:ascii="Cambria Math" w:eastAsiaTheme="minorEastAsia" w:hAnsi="Cambria Math"/>
                  <w:i/>
                </w:rPr>
              </w:ins>
            </m:ctrlPr>
          </m:sSupPr>
          <m:e>
            <m:sSub>
              <m:sSubPr>
                <m:ctrlPr>
                  <w:ins w:id="5426" w:author="jonathan pritchard" w:date="2025-01-17T16:52:00Z" w16du:dateUtc="2025-01-17T16:52:00Z">
                    <w:rPr>
                      <w:rFonts w:ascii="Cambria Math" w:eastAsiaTheme="minorEastAsia" w:hAnsi="Cambria Math"/>
                      <w:i/>
                    </w:rPr>
                  </w:ins>
                </m:ctrlPr>
              </m:sSubPr>
              <m:e>
                <m:r>
                  <w:ins w:id="5427" w:author="jonathan pritchard" w:date="2025-01-17T16:52:00Z" w16du:dateUtc="2025-01-17T16:52:00Z">
                    <w:rPr>
                      <w:rFonts w:ascii="Cambria Math" w:eastAsiaTheme="minorEastAsia" w:hAnsi="Cambria Math"/>
                    </w:rPr>
                    <m:t>h</m:t>
                  </w:ins>
                </m:r>
              </m:e>
              <m:sub>
                <m:r>
                  <w:ins w:id="5428" w:author="jonathan pritchard" w:date="2025-01-17T16:52:00Z" w16du:dateUtc="2025-01-17T16:52:00Z">
                    <w:rPr>
                      <w:rFonts w:ascii="Cambria Math" w:eastAsiaTheme="minorEastAsia" w:hAnsi="Cambria Math"/>
                    </w:rPr>
                    <m:t>2</m:t>
                  </w:ins>
                </m:r>
              </m:sub>
            </m:sSub>
          </m:e>
          <m:sup>
            <m:r>
              <w:ins w:id="5429" w:author="jonathan pritchard" w:date="2025-01-17T16:52:00Z" w16du:dateUtc="2025-01-17T16:52:00Z">
                <w:rPr>
                  <w:rFonts w:ascii="Cambria Math" w:eastAsiaTheme="minorEastAsia" w:hAnsi="Cambria Math"/>
                </w:rPr>
                <m:t>'</m:t>
              </w:ins>
            </m:r>
          </m:sup>
        </m:sSup>
        <m:func>
          <m:funcPr>
            <m:ctrlPr>
              <w:ins w:id="5430" w:author="jonathan pritchard" w:date="2025-01-17T16:52:00Z" w16du:dateUtc="2025-01-17T16:52:00Z">
                <w:rPr>
                  <w:rFonts w:ascii="Cambria Math" w:eastAsiaTheme="minorEastAsia" w:hAnsi="Cambria Math"/>
                  <w:i/>
                </w:rPr>
              </w:ins>
            </m:ctrlPr>
          </m:funcPr>
          <m:fName>
            <m:r>
              <w:ins w:id="5431" w:author="jonathan pritchard" w:date="2025-01-17T16:52:00Z" w16du:dateUtc="2025-01-17T16:52:00Z">
                <m:rPr>
                  <m:sty m:val="p"/>
                </m:rPr>
                <w:rPr>
                  <w:rFonts w:ascii="Cambria Math" w:hAnsi="Cambria Math"/>
                </w:rPr>
                <m:t>cos</m:t>
              </w:ins>
            </m:r>
          </m:fName>
          <m:e>
            <m:d>
              <m:dPr>
                <m:ctrlPr>
                  <w:ins w:id="5432" w:author="jonathan pritchard" w:date="2025-01-17T16:52:00Z" w16du:dateUtc="2025-01-17T16:52:00Z">
                    <w:rPr>
                      <w:rFonts w:ascii="Cambria Math" w:eastAsiaTheme="minorEastAsia" w:hAnsi="Cambria Math"/>
                      <w:i/>
                    </w:rPr>
                  </w:ins>
                </m:ctrlPr>
              </m:dPr>
              <m:e>
                <m:r>
                  <w:ins w:id="5433" w:author="jonathan pritchard" w:date="2025-01-17T16:52:00Z" w16du:dateUtc="2025-01-17T16:52:00Z">
                    <w:rPr>
                      <w:rFonts w:ascii="Cambria Math" w:eastAsiaTheme="minorEastAsia" w:hAnsi="Cambria Math"/>
                    </w:rPr>
                    <m:t>4</m:t>
                  </w:ins>
                </m:r>
                <m:sSup>
                  <m:sSupPr>
                    <m:ctrlPr>
                      <w:ins w:id="5434" w:author="jonathan pritchard" w:date="2025-01-17T16:52:00Z" w16du:dateUtc="2025-01-17T16:52:00Z">
                        <w:rPr>
                          <w:rFonts w:ascii="Cambria Math" w:eastAsiaTheme="minorEastAsia" w:hAnsi="Cambria Math"/>
                          <w:i/>
                        </w:rPr>
                      </w:ins>
                    </m:ctrlPr>
                  </m:sSupPr>
                  <m:e>
                    <m:r>
                      <w:ins w:id="5435" w:author="jonathan pritchard" w:date="2025-01-17T16:52:00Z" w16du:dateUtc="2025-01-17T16:52:00Z">
                        <w:rPr>
                          <w:rFonts w:ascii="Cambria Math" w:eastAsiaTheme="minorEastAsia" w:hAnsi="Cambria Math"/>
                        </w:rPr>
                        <m:t>ξ</m:t>
                      </w:ins>
                    </m:r>
                  </m:e>
                  <m:sup>
                    <m:r>
                      <w:ins w:id="5436" w:author="jonathan pritchard" w:date="2025-01-17T16:52:00Z" w16du:dateUtc="2025-01-17T16:52:00Z">
                        <w:rPr>
                          <w:rFonts w:ascii="Cambria Math" w:eastAsiaTheme="minorEastAsia" w:hAnsi="Cambria Math"/>
                        </w:rPr>
                        <m:t>'</m:t>
                      </w:ins>
                    </m:r>
                  </m:sup>
                </m:sSup>
              </m:e>
            </m:d>
          </m:e>
        </m:func>
        <m:func>
          <m:funcPr>
            <m:ctrlPr>
              <w:ins w:id="5437" w:author="jonathan pritchard" w:date="2025-01-17T16:52:00Z" w16du:dateUtc="2025-01-17T16:52:00Z">
                <w:rPr>
                  <w:rFonts w:ascii="Cambria Math" w:eastAsiaTheme="minorEastAsia" w:hAnsi="Cambria Math"/>
                  <w:i/>
                </w:rPr>
              </w:ins>
            </m:ctrlPr>
          </m:funcPr>
          <m:fName>
            <m:r>
              <w:ins w:id="5438" w:author="jonathan pritchard" w:date="2025-01-17T16:52:00Z" w16du:dateUtc="2025-01-17T16:52:00Z">
                <m:rPr>
                  <m:sty m:val="p"/>
                </m:rPr>
                <w:rPr>
                  <w:rFonts w:ascii="Cambria Math" w:hAnsi="Cambria Math"/>
                </w:rPr>
                <m:t>sinh</m:t>
              </w:ins>
            </m:r>
          </m:fName>
          <m:e>
            <m:d>
              <m:dPr>
                <m:ctrlPr>
                  <w:ins w:id="5439" w:author="jonathan pritchard" w:date="2025-01-17T16:52:00Z" w16du:dateUtc="2025-01-17T16:52:00Z">
                    <w:rPr>
                      <w:rFonts w:ascii="Cambria Math" w:eastAsiaTheme="minorEastAsia" w:hAnsi="Cambria Math"/>
                      <w:i/>
                    </w:rPr>
                  </w:ins>
                </m:ctrlPr>
              </m:dPr>
              <m:e>
                <m:r>
                  <w:ins w:id="5440" w:author="jonathan pritchard" w:date="2025-01-17T16:52:00Z" w16du:dateUtc="2025-01-17T16:52:00Z">
                    <w:rPr>
                      <w:rFonts w:ascii="Cambria Math" w:eastAsiaTheme="minorEastAsia" w:hAnsi="Cambria Math"/>
                    </w:rPr>
                    <m:t>4</m:t>
                  </w:ins>
                </m:r>
                <m:sSup>
                  <m:sSupPr>
                    <m:ctrlPr>
                      <w:ins w:id="5441" w:author="jonathan pritchard" w:date="2025-01-17T16:52:00Z" w16du:dateUtc="2025-01-17T16:52:00Z">
                        <w:rPr>
                          <w:rFonts w:ascii="Cambria Math" w:eastAsiaTheme="minorEastAsia" w:hAnsi="Cambria Math"/>
                          <w:i/>
                        </w:rPr>
                      </w:ins>
                    </m:ctrlPr>
                  </m:sSupPr>
                  <m:e>
                    <m:r>
                      <w:ins w:id="5442" w:author="jonathan pritchard" w:date="2025-01-17T16:52:00Z" w16du:dateUtc="2025-01-17T16:52:00Z">
                        <w:rPr>
                          <w:rFonts w:ascii="Cambria Math" w:eastAsiaTheme="minorEastAsia" w:hAnsi="Cambria Math"/>
                        </w:rPr>
                        <m:t>η</m:t>
                      </w:ins>
                    </m:r>
                  </m:e>
                  <m:sup>
                    <m:r>
                      <w:ins w:id="5443" w:author="jonathan pritchard" w:date="2025-01-17T16:52:00Z" w16du:dateUtc="2025-01-17T16:52:00Z">
                        <w:rPr>
                          <w:rFonts w:ascii="Cambria Math" w:eastAsiaTheme="minorEastAsia" w:hAnsi="Cambria Math"/>
                        </w:rPr>
                        <m:t>'</m:t>
                      </w:ins>
                    </m:r>
                  </m:sup>
                </m:sSup>
              </m:e>
            </m:d>
          </m:e>
        </m:func>
      </m:oMath>
      <w:ins w:id="5444" w:author="jonathan pritchard" w:date="2025-01-17T16:52:00Z" w16du:dateUtc="2025-01-17T16:52:00Z">
        <w:r w:rsidR="00F13E78">
          <w:rPr>
            <w:rFonts w:eastAsiaTheme="minorEastAsia"/>
          </w:rPr>
          <w:t xml:space="preserve">   </w:t>
        </w:r>
        <w:r w:rsidR="00F13E78">
          <w:tab/>
        </w:r>
      </w:ins>
    </w:p>
    <w:p w14:paraId="058A7003" w14:textId="77777777" w:rsidR="00F13E78" w:rsidRDefault="00000000" w:rsidP="00F13E78">
      <w:pPr>
        <w:spacing w:after="0"/>
        <w:ind w:left="360"/>
        <w:rPr>
          <w:ins w:id="5445" w:author="jonathan pritchard" w:date="2025-01-17T16:52:00Z" w16du:dateUtc="2025-01-17T16:52:00Z"/>
          <w:rFonts w:eastAsiaTheme="minorEastAsia"/>
        </w:rPr>
      </w:pPr>
      <m:oMath>
        <m:sSup>
          <m:sSupPr>
            <m:ctrlPr>
              <w:ins w:id="5446" w:author="jonathan pritchard" w:date="2025-01-17T16:52:00Z" w16du:dateUtc="2025-01-17T16:52:00Z">
                <w:rPr>
                  <w:rFonts w:ascii="Cambria Math" w:eastAsiaTheme="minorEastAsia" w:hAnsi="Cambria Math"/>
                  <w:i/>
                </w:rPr>
              </w:ins>
            </m:ctrlPr>
          </m:sSupPr>
          <m:e>
            <m:sSub>
              <m:sSubPr>
                <m:ctrlPr>
                  <w:ins w:id="5447" w:author="jonathan pritchard" w:date="2025-01-17T16:52:00Z" w16du:dateUtc="2025-01-17T16:52:00Z">
                    <w:rPr>
                      <w:rFonts w:ascii="Cambria Math" w:eastAsiaTheme="minorEastAsia" w:hAnsi="Cambria Math"/>
                      <w:i/>
                    </w:rPr>
                  </w:ins>
                </m:ctrlPr>
              </m:sSubPr>
              <m:e>
                <m:r>
                  <w:ins w:id="5448" w:author="jonathan pritchard" w:date="2025-01-17T16:52:00Z" w16du:dateUtc="2025-01-17T16:52:00Z">
                    <w:rPr>
                      <w:rFonts w:ascii="Cambria Math" w:eastAsiaTheme="minorEastAsia" w:hAnsi="Cambria Math"/>
                    </w:rPr>
                    <m:t>ξ</m:t>
                  </w:ins>
                </m:r>
              </m:e>
              <m:sub>
                <m:r>
                  <w:ins w:id="5449" w:author="jonathan pritchard" w:date="2025-01-17T16:52:00Z" w16du:dateUtc="2025-01-17T16:52:00Z">
                    <w:rPr>
                      <w:rFonts w:ascii="Cambria Math" w:eastAsiaTheme="minorEastAsia" w:hAnsi="Cambria Math"/>
                    </w:rPr>
                    <m:t>3</m:t>
                  </w:ins>
                </m:r>
              </m:sub>
            </m:sSub>
          </m:e>
          <m:sup>
            <m:r>
              <w:ins w:id="5450" w:author="jonathan pritchard" w:date="2025-01-17T16:52:00Z" w16du:dateUtc="2025-01-17T16:52:00Z">
                <w:rPr>
                  <w:rFonts w:ascii="Cambria Math" w:eastAsiaTheme="minorEastAsia" w:hAnsi="Cambria Math"/>
                </w:rPr>
                <m:t>'</m:t>
              </w:ins>
            </m:r>
          </m:sup>
        </m:sSup>
        <m:r>
          <w:ins w:id="5451" w:author="jonathan pritchard" w:date="2025-01-17T16:52:00Z" w16du:dateUtc="2025-01-17T16:52:00Z">
            <w:rPr>
              <w:rFonts w:ascii="Cambria Math" w:eastAsiaTheme="minorEastAsia" w:hAnsi="Cambria Math"/>
            </w:rPr>
            <m:t>=</m:t>
          </w:ins>
        </m:r>
        <m:sSup>
          <m:sSupPr>
            <m:ctrlPr>
              <w:ins w:id="5452" w:author="jonathan pritchard" w:date="2025-01-17T16:52:00Z" w16du:dateUtc="2025-01-17T16:52:00Z">
                <w:rPr>
                  <w:rFonts w:ascii="Cambria Math" w:eastAsiaTheme="minorEastAsia" w:hAnsi="Cambria Math"/>
                  <w:i/>
                </w:rPr>
              </w:ins>
            </m:ctrlPr>
          </m:sSupPr>
          <m:e>
            <m:sSub>
              <m:sSubPr>
                <m:ctrlPr>
                  <w:ins w:id="5453" w:author="jonathan pritchard" w:date="2025-01-17T16:52:00Z" w16du:dateUtc="2025-01-17T16:52:00Z">
                    <w:rPr>
                      <w:rFonts w:ascii="Cambria Math" w:eastAsiaTheme="minorEastAsia" w:hAnsi="Cambria Math"/>
                      <w:i/>
                    </w:rPr>
                  </w:ins>
                </m:ctrlPr>
              </m:sSubPr>
              <m:e>
                <m:r>
                  <w:ins w:id="5454" w:author="jonathan pritchard" w:date="2025-01-17T16:52:00Z" w16du:dateUtc="2025-01-17T16:52:00Z">
                    <w:rPr>
                      <w:rFonts w:ascii="Cambria Math" w:eastAsiaTheme="minorEastAsia" w:hAnsi="Cambria Math"/>
                    </w:rPr>
                    <m:t>h</m:t>
                  </w:ins>
                </m:r>
              </m:e>
              <m:sub>
                <m:r>
                  <w:ins w:id="5455" w:author="jonathan pritchard" w:date="2025-01-17T16:52:00Z" w16du:dateUtc="2025-01-17T16:52:00Z">
                    <w:rPr>
                      <w:rFonts w:ascii="Cambria Math" w:eastAsiaTheme="minorEastAsia" w:hAnsi="Cambria Math"/>
                    </w:rPr>
                    <m:t>3</m:t>
                  </w:ins>
                </m:r>
              </m:sub>
            </m:sSub>
          </m:e>
          <m:sup>
            <m:r>
              <w:ins w:id="5456" w:author="jonathan pritchard" w:date="2025-01-17T16:52:00Z" w16du:dateUtc="2025-01-17T16:52:00Z">
                <w:rPr>
                  <w:rFonts w:ascii="Cambria Math" w:eastAsiaTheme="minorEastAsia" w:hAnsi="Cambria Math"/>
                </w:rPr>
                <m:t>'</m:t>
              </w:ins>
            </m:r>
          </m:sup>
        </m:sSup>
        <m:func>
          <m:funcPr>
            <m:ctrlPr>
              <w:ins w:id="5457" w:author="jonathan pritchard" w:date="2025-01-17T16:52:00Z" w16du:dateUtc="2025-01-17T16:52:00Z">
                <w:rPr>
                  <w:rFonts w:ascii="Cambria Math" w:eastAsiaTheme="minorEastAsia" w:hAnsi="Cambria Math"/>
                  <w:i/>
                </w:rPr>
              </w:ins>
            </m:ctrlPr>
          </m:funcPr>
          <m:fName>
            <m:r>
              <w:ins w:id="5458" w:author="jonathan pritchard" w:date="2025-01-17T16:52:00Z" w16du:dateUtc="2025-01-17T16:52:00Z">
                <m:rPr>
                  <m:sty m:val="p"/>
                </m:rPr>
                <w:rPr>
                  <w:rFonts w:ascii="Cambria Math" w:hAnsi="Cambria Math"/>
                </w:rPr>
                <m:t>sin</m:t>
              </w:ins>
            </m:r>
          </m:fName>
          <m:e>
            <m:d>
              <m:dPr>
                <m:ctrlPr>
                  <w:ins w:id="5459" w:author="jonathan pritchard" w:date="2025-01-17T16:52:00Z" w16du:dateUtc="2025-01-17T16:52:00Z">
                    <w:rPr>
                      <w:rFonts w:ascii="Cambria Math" w:eastAsiaTheme="minorEastAsia" w:hAnsi="Cambria Math"/>
                      <w:i/>
                    </w:rPr>
                  </w:ins>
                </m:ctrlPr>
              </m:dPr>
              <m:e>
                <m:r>
                  <w:ins w:id="5460" w:author="jonathan pritchard" w:date="2025-01-17T16:52:00Z" w16du:dateUtc="2025-01-17T16:52:00Z">
                    <w:rPr>
                      <w:rFonts w:ascii="Cambria Math" w:eastAsiaTheme="minorEastAsia" w:hAnsi="Cambria Math"/>
                    </w:rPr>
                    <m:t>6</m:t>
                  </w:ins>
                </m:r>
                <m:sSup>
                  <m:sSupPr>
                    <m:ctrlPr>
                      <w:ins w:id="5461" w:author="jonathan pritchard" w:date="2025-01-17T16:52:00Z" w16du:dateUtc="2025-01-17T16:52:00Z">
                        <w:rPr>
                          <w:rFonts w:ascii="Cambria Math" w:hAnsi="Cambria Math"/>
                          <w:i/>
                        </w:rPr>
                      </w:ins>
                    </m:ctrlPr>
                  </m:sSupPr>
                  <m:e>
                    <m:r>
                      <w:ins w:id="5462" w:author="jonathan pritchard" w:date="2025-01-17T16:52:00Z" w16du:dateUtc="2025-01-17T16:52:00Z">
                        <w:rPr>
                          <w:rFonts w:ascii="Cambria Math" w:hAnsi="Cambria Math"/>
                        </w:rPr>
                        <m:t>ξ</m:t>
                      </w:ins>
                    </m:r>
                  </m:e>
                  <m:sup>
                    <m:r>
                      <w:ins w:id="5463" w:author="jonathan pritchard" w:date="2025-01-17T16:52:00Z" w16du:dateUtc="2025-01-17T16:52:00Z">
                        <w:rPr>
                          <w:rFonts w:ascii="Cambria Math" w:hAnsi="Cambria Math"/>
                        </w:rPr>
                        <m:t>'</m:t>
                      </w:ins>
                    </m:r>
                  </m:sup>
                </m:sSup>
              </m:e>
            </m:d>
          </m:e>
        </m:func>
        <m:func>
          <m:funcPr>
            <m:ctrlPr>
              <w:ins w:id="5464" w:author="jonathan pritchard" w:date="2025-01-17T16:52:00Z" w16du:dateUtc="2025-01-17T16:52:00Z">
                <w:rPr>
                  <w:rFonts w:ascii="Cambria Math" w:eastAsiaTheme="minorEastAsia" w:hAnsi="Cambria Math"/>
                  <w:i/>
                </w:rPr>
              </w:ins>
            </m:ctrlPr>
          </m:funcPr>
          <m:fName>
            <m:r>
              <w:ins w:id="5465" w:author="jonathan pritchard" w:date="2025-01-17T16:52:00Z" w16du:dateUtc="2025-01-17T16:52:00Z">
                <m:rPr>
                  <m:sty m:val="p"/>
                </m:rPr>
                <w:rPr>
                  <w:rFonts w:ascii="Cambria Math" w:hAnsi="Cambria Math"/>
                </w:rPr>
                <m:t>cosh</m:t>
              </w:ins>
            </m:r>
          </m:fName>
          <m:e>
            <m:d>
              <m:dPr>
                <m:ctrlPr>
                  <w:ins w:id="5466" w:author="jonathan pritchard" w:date="2025-01-17T16:52:00Z" w16du:dateUtc="2025-01-17T16:52:00Z">
                    <w:rPr>
                      <w:rFonts w:ascii="Cambria Math" w:eastAsiaTheme="minorEastAsia" w:hAnsi="Cambria Math"/>
                      <w:i/>
                    </w:rPr>
                  </w:ins>
                </m:ctrlPr>
              </m:dPr>
              <m:e>
                <m:r>
                  <w:ins w:id="5467" w:author="jonathan pritchard" w:date="2025-01-17T16:52:00Z" w16du:dateUtc="2025-01-17T16:52:00Z">
                    <w:rPr>
                      <w:rFonts w:ascii="Cambria Math" w:eastAsiaTheme="minorEastAsia" w:hAnsi="Cambria Math"/>
                    </w:rPr>
                    <m:t>6</m:t>
                  </w:ins>
                </m:r>
                <m:sSup>
                  <m:sSupPr>
                    <m:ctrlPr>
                      <w:ins w:id="5468" w:author="jonathan pritchard" w:date="2025-01-17T16:52:00Z" w16du:dateUtc="2025-01-17T16:52:00Z">
                        <w:rPr>
                          <w:rFonts w:ascii="Cambria Math" w:eastAsiaTheme="minorEastAsia" w:hAnsi="Cambria Math"/>
                          <w:i/>
                        </w:rPr>
                      </w:ins>
                    </m:ctrlPr>
                  </m:sSupPr>
                  <m:e>
                    <m:r>
                      <w:ins w:id="5469" w:author="jonathan pritchard" w:date="2025-01-17T16:52:00Z" w16du:dateUtc="2025-01-17T16:52:00Z">
                        <w:rPr>
                          <w:rFonts w:ascii="Cambria Math" w:eastAsiaTheme="minorEastAsia" w:hAnsi="Cambria Math"/>
                        </w:rPr>
                        <m:t>η</m:t>
                      </w:ins>
                    </m:r>
                  </m:e>
                  <m:sup>
                    <m:r>
                      <w:ins w:id="5470" w:author="jonathan pritchard" w:date="2025-01-17T16:52:00Z" w16du:dateUtc="2025-01-17T16:52:00Z">
                        <w:rPr>
                          <w:rFonts w:ascii="Cambria Math" w:eastAsiaTheme="minorEastAsia" w:hAnsi="Cambria Math"/>
                        </w:rPr>
                        <m:t>'</m:t>
                      </w:ins>
                    </m:r>
                  </m:sup>
                </m:sSup>
              </m:e>
            </m:d>
          </m:e>
        </m:func>
      </m:oMath>
      <w:ins w:id="5471"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472" w:author="jonathan pritchard" w:date="2025-01-17T16:52:00Z" w16du:dateUtc="2025-01-17T16:52:00Z">
                <w:rPr>
                  <w:rFonts w:ascii="Cambria Math" w:eastAsiaTheme="minorEastAsia" w:hAnsi="Cambria Math"/>
                  <w:i/>
                </w:rPr>
              </w:ins>
            </m:ctrlPr>
          </m:sSupPr>
          <m:e>
            <m:sSub>
              <m:sSubPr>
                <m:ctrlPr>
                  <w:ins w:id="5473" w:author="jonathan pritchard" w:date="2025-01-17T16:52:00Z" w16du:dateUtc="2025-01-17T16:52:00Z">
                    <w:rPr>
                      <w:rFonts w:ascii="Cambria Math" w:eastAsiaTheme="minorEastAsia" w:hAnsi="Cambria Math"/>
                      <w:i/>
                    </w:rPr>
                  </w:ins>
                </m:ctrlPr>
              </m:sSubPr>
              <m:e>
                <m:r>
                  <w:ins w:id="5474" w:author="jonathan pritchard" w:date="2025-01-17T16:52:00Z" w16du:dateUtc="2025-01-17T16:52:00Z">
                    <w:rPr>
                      <w:rFonts w:ascii="Cambria Math" w:eastAsiaTheme="minorEastAsia" w:hAnsi="Cambria Math"/>
                    </w:rPr>
                    <m:t>η</m:t>
                  </w:ins>
                </m:r>
              </m:e>
              <m:sub>
                <m:r>
                  <w:ins w:id="5475" w:author="jonathan pritchard" w:date="2025-01-17T16:52:00Z" w16du:dateUtc="2025-01-17T16:52:00Z">
                    <w:rPr>
                      <w:rFonts w:ascii="Cambria Math" w:eastAsiaTheme="minorEastAsia" w:hAnsi="Cambria Math"/>
                    </w:rPr>
                    <m:t>3</m:t>
                  </w:ins>
                </m:r>
              </m:sub>
            </m:sSub>
          </m:e>
          <m:sup>
            <m:r>
              <w:ins w:id="5476" w:author="jonathan pritchard" w:date="2025-01-17T16:52:00Z" w16du:dateUtc="2025-01-17T16:52:00Z">
                <w:rPr>
                  <w:rFonts w:ascii="Cambria Math" w:eastAsiaTheme="minorEastAsia" w:hAnsi="Cambria Math"/>
                </w:rPr>
                <m:t>'</m:t>
              </w:ins>
            </m:r>
          </m:sup>
        </m:sSup>
        <m:r>
          <w:ins w:id="5477" w:author="jonathan pritchard" w:date="2025-01-17T16:52:00Z" w16du:dateUtc="2025-01-17T16:52:00Z">
            <w:rPr>
              <w:rFonts w:ascii="Cambria Math" w:eastAsiaTheme="minorEastAsia" w:hAnsi="Cambria Math"/>
            </w:rPr>
            <m:t>=</m:t>
          </w:ins>
        </m:r>
        <m:sSup>
          <m:sSupPr>
            <m:ctrlPr>
              <w:ins w:id="5478" w:author="jonathan pritchard" w:date="2025-01-17T16:52:00Z" w16du:dateUtc="2025-01-17T16:52:00Z">
                <w:rPr>
                  <w:rFonts w:ascii="Cambria Math" w:eastAsiaTheme="minorEastAsia" w:hAnsi="Cambria Math"/>
                  <w:i/>
                </w:rPr>
              </w:ins>
            </m:ctrlPr>
          </m:sSupPr>
          <m:e>
            <m:sSub>
              <m:sSubPr>
                <m:ctrlPr>
                  <w:ins w:id="5479" w:author="jonathan pritchard" w:date="2025-01-17T16:52:00Z" w16du:dateUtc="2025-01-17T16:52:00Z">
                    <w:rPr>
                      <w:rFonts w:ascii="Cambria Math" w:eastAsiaTheme="minorEastAsia" w:hAnsi="Cambria Math"/>
                      <w:i/>
                    </w:rPr>
                  </w:ins>
                </m:ctrlPr>
              </m:sSubPr>
              <m:e>
                <m:r>
                  <w:ins w:id="5480" w:author="jonathan pritchard" w:date="2025-01-17T16:52:00Z" w16du:dateUtc="2025-01-17T16:52:00Z">
                    <w:rPr>
                      <w:rFonts w:ascii="Cambria Math" w:eastAsiaTheme="minorEastAsia" w:hAnsi="Cambria Math"/>
                    </w:rPr>
                    <m:t>h</m:t>
                  </w:ins>
                </m:r>
              </m:e>
              <m:sub>
                <m:r>
                  <w:ins w:id="5481" w:author="jonathan pritchard" w:date="2025-01-17T16:52:00Z" w16du:dateUtc="2025-01-17T16:52:00Z">
                    <w:rPr>
                      <w:rFonts w:ascii="Cambria Math" w:eastAsiaTheme="minorEastAsia" w:hAnsi="Cambria Math"/>
                    </w:rPr>
                    <m:t>3</m:t>
                  </w:ins>
                </m:r>
              </m:sub>
            </m:sSub>
          </m:e>
          <m:sup>
            <m:r>
              <w:ins w:id="5482" w:author="jonathan pritchard" w:date="2025-01-17T16:52:00Z" w16du:dateUtc="2025-01-17T16:52:00Z">
                <w:rPr>
                  <w:rFonts w:ascii="Cambria Math" w:eastAsiaTheme="minorEastAsia" w:hAnsi="Cambria Math"/>
                </w:rPr>
                <m:t>'</m:t>
              </w:ins>
            </m:r>
          </m:sup>
        </m:sSup>
        <m:func>
          <m:funcPr>
            <m:ctrlPr>
              <w:ins w:id="5483" w:author="jonathan pritchard" w:date="2025-01-17T16:52:00Z" w16du:dateUtc="2025-01-17T16:52:00Z">
                <w:rPr>
                  <w:rFonts w:ascii="Cambria Math" w:eastAsiaTheme="minorEastAsia" w:hAnsi="Cambria Math"/>
                  <w:i/>
                </w:rPr>
              </w:ins>
            </m:ctrlPr>
          </m:funcPr>
          <m:fName>
            <m:r>
              <w:ins w:id="5484" w:author="jonathan pritchard" w:date="2025-01-17T16:52:00Z" w16du:dateUtc="2025-01-17T16:52:00Z">
                <m:rPr>
                  <m:sty m:val="p"/>
                </m:rPr>
                <w:rPr>
                  <w:rFonts w:ascii="Cambria Math" w:hAnsi="Cambria Math"/>
                </w:rPr>
                <m:t>cos</m:t>
              </w:ins>
            </m:r>
          </m:fName>
          <m:e>
            <m:d>
              <m:dPr>
                <m:ctrlPr>
                  <w:ins w:id="5485" w:author="jonathan pritchard" w:date="2025-01-17T16:52:00Z" w16du:dateUtc="2025-01-17T16:52:00Z">
                    <w:rPr>
                      <w:rFonts w:ascii="Cambria Math" w:eastAsiaTheme="minorEastAsia" w:hAnsi="Cambria Math"/>
                      <w:i/>
                    </w:rPr>
                  </w:ins>
                </m:ctrlPr>
              </m:dPr>
              <m:e>
                <m:r>
                  <w:ins w:id="5486" w:author="jonathan pritchard" w:date="2025-01-17T16:52:00Z" w16du:dateUtc="2025-01-17T16:52:00Z">
                    <w:rPr>
                      <w:rFonts w:ascii="Cambria Math" w:eastAsiaTheme="minorEastAsia" w:hAnsi="Cambria Math"/>
                    </w:rPr>
                    <m:t>6</m:t>
                  </w:ins>
                </m:r>
                <m:sSup>
                  <m:sSupPr>
                    <m:ctrlPr>
                      <w:ins w:id="5487" w:author="jonathan pritchard" w:date="2025-01-17T16:52:00Z" w16du:dateUtc="2025-01-17T16:52:00Z">
                        <w:rPr>
                          <w:rFonts w:ascii="Cambria Math" w:eastAsiaTheme="minorEastAsia" w:hAnsi="Cambria Math"/>
                          <w:i/>
                        </w:rPr>
                      </w:ins>
                    </m:ctrlPr>
                  </m:sSupPr>
                  <m:e>
                    <m:r>
                      <w:ins w:id="5488" w:author="jonathan pritchard" w:date="2025-01-17T16:52:00Z" w16du:dateUtc="2025-01-17T16:52:00Z">
                        <w:rPr>
                          <w:rFonts w:ascii="Cambria Math" w:eastAsiaTheme="minorEastAsia" w:hAnsi="Cambria Math"/>
                        </w:rPr>
                        <m:t>ξ</m:t>
                      </w:ins>
                    </m:r>
                  </m:e>
                  <m:sup>
                    <m:r>
                      <w:ins w:id="5489" w:author="jonathan pritchard" w:date="2025-01-17T16:52:00Z" w16du:dateUtc="2025-01-17T16:52:00Z">
                        <w:rPr>
                          <w:rFonts w:ascii="Cambria Math" w:eastAsiaTheme="minorEastAsia" w:hAnsi="Cambria Math"/>
                        </w:rPr>
                        <m:t>'</m:t>
                      </w:ins>
                    </m:r>
                  </m:sup>
                </m:sSup>
              </m:e>
            </m:d>
          </m:e>
        </m:func>
        <m:func>
          <m:funcPr>
            <m:ctrlPr>
              <w:ins w:id="5490" w:author="jonathan pritchard" w:date="2025-01-17T16:52:00Z" w16du:dateUtc="2025-01-17T16:52:00Z">
                <w:rPr>
                  <w:rFonts w:ascii="Cambria Math" w:eastAsiaTheme="minorEastAsia" w:hAnsi="Cambria Math"/>
                  <w:i/>
                </w:rPr>
              </w:ins>
            </m:ctrlPr>
          </m:funcPr>
          <m:fName>
            <m:r>
              <w:ins w:id="5491" w:author="jonathan pritchard" w:date="2025-01-17T16:52:00Z" w16du:dateUtc="2025-01-17T16:52:00Z">
                <m:rPr>
                  <m:sty m:val="p"/>
                </m:rPr>
                <w:rPr>
                  <w:rFonts w:ascii="Cambria Math" w:hAnsi="Cambria Math"/>
                </w:rPr>
                <m:t>sinh</m:t>
              </w:ins>
            </m:r>
          </m:fName>
          <m:e>
            <m:d>
              <m:dPr>
                <m:ctrlPr>
                  <w:ins w:id="5492" w:author="jonathan pritchard" w:date="2025-01-17T16:52:00Z" w16du:dateUtc="2025-01-17T16:52:00Z">
                    <w:rPr>
                      <w:rFonts w:ascii="Cambria Math" w:eastAsiaTheme="minorEastAsia" w:hAnsi="Cambria Math"/>
                      <w:i/>
                    </w:rPr>
                  </w:ins>
                </m:ctrlPr>
              </m:dPr>
              <m:e>
                <m:r>
                  <w:ins w:id="5493" w:author="jonathan pritchard" w:date="2025-01-17T16:52:00Z" w16du:dateUtc="2025-01-17T16:52:00Z">
                    <w:rPr>
                      <w:rFonts w:ascii="Cambria Math" w:eastAsiaTheme="minorEastAsia" w:hAnsi="Cambria Math"/>
                    </w:rPr>
                    <m:t>6</m:t>
                  </w:ins>
                </m:r>
                <m:sSup>
                  <m:sSupPr>
                    <m:ctrlPr>
                      <w:ins w:id="5494" w:author="jonathan pritchard" w:date="2025-01-17T16:52:00Z" w16du:dateUtc="2025-01-17T16:52:00Z">
                        <w:rPr>
                          <w:rFonts w:ascii="Cambria Math" w:eastAsiaTheme="minorEastAsia" w:hAnsi="Cambria Math"/>
                          <w:i/>
                        </w:rPr>
                      </w:ins>
                    </m:ctrlPr>
                  </m:sSupPr>
                  <m:e>
                    <m:r>
                      <w:ins w:id="5495" w:author="jonathan pritchard" w:date="2025-01-17T16:52:00Z" w16du:dateUtc="2025-01-17T16:52:00Z">
                        <w:rPr>
                          <w:rFonts w:ascii="Cambria Math" w:eastAsiaTheme="minorEastAsia" w:hAnsi="Cambria Math"/>
                        </w:rPr>
                        <m:t>η</m:t>
                      </w:ins>
                    </m:r>
                  </m:e>
                  <m:sup>
                    <m:r>
                      <w:ins w:id="5496" w:author="jonathan pritchard" w:date="2025-01-17T16:52:00Z" w16du:dateUtc="2025-01-17T16:52:00Z">
                        <w:rPr>
                          <w:rFonts w:ascii="Cambria Math" w:eastAsiaTheme="minorEastAsia" w:hAnsi="Cambria Math"/>
                        </w:rPr>
                        <m:t>'</m:t>
                      </w:ins>
                    </m:r>
                  </m:sup>
                </m:sSup>
              </m:e>
            </m:d>
          </m:e>
        </m:func>
      </m:oMath>
      <w:ins w:id="5497" w:author="jonathan pritchard" w:date="2025-01-17T16:52:00Z" w16du:dateUtc="2025-01-17T16:52:00Z">
        <w:r w:rsidR="00F13E78">
          <w:rPr>
            <w:rFonts w:eastAsiaTheme="minorEastAsia"/>
          </w:rPr>
          <w:t xml:space="preserve">   </w:t>
        </w:r>
        <w:r w:rsidR="00F13E78">
          <w:tab/>
        </w:r>
      </w:ins>
    </w:p>
    <w:p w14:paraId="2AF7D152" w14:textId="77777777" w:rsidR="00F13E78" w:rsidRDefault="00000000" w:rsidP="00F13E78">
      <w:pPr>
        <w:spacing w:after="0"/>
        <w:ind w:firstLine="360"/>
        <w:rPr>
          <w:ins w:id="5498" w:author="jonathan pritchard" w:date="2025-01-17T16:52:00Z" w16du:dateUtc="2025-01-17T16:52:00Z"/>
          <w:rFonts w:eastAsiaTheme="minorEastAsia"/>
        </w:rPr>
      </w:pPr>
      <m:oMath>
        <m:sSup>
          <m:sSupPr>
            <m:ctrlPr>
              <w:ins w:id="5499" w:author="jonathan pritchard" w:date="2025-01-17T16:52:00Z" w16du:dateUtc="2025-01-17T16:52:00Z">
                <w:rPr>
                  <w:rFonts w:ascii="Cambria Math" w:eastAsiaTheme="minorEastAsia" w:hAnsi="Cambria Math"/>
                  <w:i/>
                </w:rPr>
              </w:ins>
            </m:ctrlPr>
          </m:sSupPr>
          <m:e>
            <m:sSub>
              <m:sSubPr>
                <m:ctrlPr>
                  <w:ins w:id="5500" w:author="jonathan pritchard" w:date="2025-01-17T16:52:00Z" w16du:dateUtc="2025-01-17T16:52:00Z">
                    <w:rPr>
                      <w:rFonts w:ascii="Cambria Math" w:eastAsiaTheme="minorEastAsia" w:hAnsi="Cambria Math"/>
                      <w:i/>
                    </w:rPr>
                  </w:ins>
                </m:ctrlPr>
              </m:sSubPr>
              <m:e>
                <m:r>
                  <w:ins w:id="5501" w:author="jonathan pritchard" w:date="2025-01-17T16:52:00Z" w16du:dateUtc="2025-01-17T16:52:00Z">
                    <w:rPr>
                      <w:rFonts w:ascii="Cambria Math" w:eastAsiaTheme="minorEastAsia" w:hAnsi="Cambria Math"/>
                    </w:rPr>
                    <m:t>ξ</m:t>
                  </w:ins>
                </m:r>
              </m:e>
              <m:sub>
                <m:r>
                  <w:ins w:id="5502" w:author="jonathan pritchard" w:date="2025-01-17T16:52:00Z" w16du:dateUtc="2025-01-17T16:52:00Z">
                    <w:rPr>
                      <w:rFonts w:ascii="Cambria Math" w:eastAsiaTheme="minorEastAsia" w:hAnsi="Cambria Math"/>
                    </w:rPr>
                    <m:t>4</m:t>
                  </w:ins>
                </m:r>
              </m:sub>
            </m:sSub>
          </m:e>
          <m:sup>
            <m:r>
              <w:ins w:id="5503" w:author="jonathan pritchard" w:date="2025-01-17T16:52:00Z" w16du:dateUtc="2025-01-17T16:52:00Z">
                <w:rPr>
                  <w:rFonts w:ascii="Cambria Math" w:eastAsiaTheme="minorEastAsia" w:hAnsi="Cambria Math"/>
                </w:rPr>
                <m:t>'</m:t>
              </w:ins>
            </m:r>
          </m:sup>
        </m:sSup>
        <m:r>
          <w:ins w:id="5504" w:author="jonathan pritchard" w:date="2025-01-17T16:52:00Z" w16du:dateUtc="2025-01-17T16:52:00Z">
            <w:rPr>
              <w:rFonts w:ascii="Cambria Math" w:eastAsiaTheme="minorEastAsia" w:hAnsi="Cambria Math"/>
            </w:rPr>
            <m:t>=</m:t>
          </w:ins>
        </m:r>
        <m:sSup>
          <m:sSupPr>
            <m:ctrlPr>
              <w:ins w:id="5505" w:author="jonathan pritchard" w:date="2025-01-17T16:52:00Z" w16du:dateUtc="2025-01-17T16:52:00Z">
                <w:rPr>
                  <w:rFonts w:ascii="Cambria Math" w:eastAsiaTheme="minorEastAsia" w:hAnsi="Cambria Math"/>
                  <w:i/>
                </w:rPr>
              </w:ins>
            </m:ctrlPr>
          </m:sSupPr>
          <m:e>
            <m:sSub>
              <m:sSubPr>
                <m:ctrlPr>
                  <w:ins w:id="5506" w:author="jonathan pritchard" w:date="2025-01-17T16:52:00Z" w16du:dateUtc="2025-01-17T16:52:00Z">
                    <w:rPr>
                      <w:rFonts w:ascii="Cambria Math" w:eastAsiaTheme="minorEastAsia" w:hAnsi="Cambria Math"/>
                      <w:i/>
                    </w:rPr>
                  </w:ins>
                </m:ctrlPr>
              </m:sSubPr>
              <m:e>
                <m:r>
                  <w:ins w:id="5507" w:author="jonathan pritchard" w:date="2025-01-17T16:52:00Z" w16du:dateUtc="2025-01-17T16:52:00Z">
                    <w:rPr>
                      <w:rFonts w:ascii="Cambria Math" w:eastAsiaTheme="minorEastAsia" w:hAnsi="Cambria Math"/>
                    </w:rPr>
                    <m:t>h</m:t>
                  </w:ins>
                </m:r>
              </m:e>
              <m:sub>
                <m:r>
                  <w:ins w:id="5508" w:author="jonathan pritchard" w:date="2025-01-17T16:52:00Z" w16du:dateUtc="2025-01-17T16:52:00Z">
                    <w:rPr>
                      <w:rFonts w:ascii="Cambria Math" w:eastAsiaTheme="minorEastAsia" w:hAnsi="Cambria Math"/>
                    </w:rPr>
                    <m:t>4</m:t>
                  </w:ins>
                </m:r>
              </m:sub>
            </m:sSub>
          </m:e>
          <m:sup>
            <m:r>
              <w:ins w:id="5509" w:author="jonathan pritchard" w:date="2025-01-17T16:52:00Z" w16du:dateUtc="2025-01-17T16:52:00Z">
                <w:rPr>
                  <w:rFonts w:ascii="Cambria Math" w:eastAsiaTheme="minorEastAsia" w:hAnsi="Cambria Math"/>
                </w:rPr>
                <m:t>'</m:t>
              </w:ins>
            </m:r>
          </m:sup>
        </m:sSup>
        <m:func>
          <m:funcPr>
            <m:ctrlPr>
              <w:ins w:id="5510" w:author="jonathan pritchard" w:date="2025-01-17T16:52:00Z" w16du:dateUtc="2025-01-17T16:52:00Z">
                <w:rPr>
                  <w:rFonts w:ascii="Cambria Math" w:eastAsiaTheme="minorEastAsia" w:hAnsi="Cambria Math"/>
                  <w:i/>
                </w:rPr>
              </w:ins>
            </m:ctrlPr>
          </m:funcPr>
          <m:fName>
            <m:r>
              <w:ins w:id="5511" w:author="jonathan pritchard" w:date="2025-01-17T16:52:00Z" w16du:dateUtc="2025-01-17T16:52:00Z">
                <m:rPr>
                  <m:sty m:val="p"/>
                </m:rPr>
                <w:rPr>
                  <w:rFonts w:ascii="Cambria Math" w:hAnsi="Cambria Math"/>
                </w:rPr>
                <m:t>sin</m:t>
              </w:ins>
            </m:r>
          </m:fName>
          <m:e>
            <m:d>
              <m:dPr>
                <m:ctrlPr>
                  <w:ins w:id="5512" w:author="jonathan pritchard" w:date="2025-01-17T16:52:00Z" w16du:dateUtc="2025-01-17T16:52:00Z">
                    <w:rPr>
                      <w:rFonts w:ascii="Cambria Math" w:eastAsiaTheme="minorEastAsia" w:hAnsi="Cambria Math"/>
                      <w:i/>
                    </w:rPr>
                  </w:ins>
                </m:ctrlPr>
              </m:dPr>
              <m:e>
                <m:r>
                  <w:ins w:id="5513" w:author="jonathan pritchard" w:date="2025-01-17T16:52:00Z" w16du:dateUtc="2025-01-17T16:52:00Z">
                    <w:rPr>
                      <w:rFonts w:ascii="Cambria Math" w:eastAsiaTheme="minorEastAsia" w:hAnsi="Cambria Math"/>
                    </w:rPr>
                    <m:t>8</m:t>
                  </w:ins>
                </m:r>
                <m:sSup>
                  <m:sSupPr>
                    <m:ctrlPr>
                      <w:ins w:id="5514" w:author="jonathan pritchard" w:date="2025-01-17T16:52:00Z" w16du:dateUtc="2025-01-17T16:52:00Z">
                        <w:rPr>
                          <w:rFonts w:ascii="Cambria Math" w:hAnsi="Cambria Math"/>
                          <w:i/>
                        </w:rPr>
                      </w:ins>
                    </m:ctrlPr>
                  </m:sSupPr>
                  <m:e>
                    <m:r>
                      <w:ins w:id="5515" w:author="jonathan pritchard" w:date="2025-01-17T16:52:00Z" w16du:dateUtc="2025-01-17T16:52:00Z">
                        <w:rPr>
                          <w:rFonts w:ascii="Cambria Math" w:hAnsi="Cambria Math"/>
                        </w:rPr>
                        <m:t>ξ</m:t>
                      </w:ins>
                    </m:r>
                  </m:e>
                  <m:sup>
                    <m:r>
                      <w:ins w:id="5516" w:author="jonathan pritchard" w:date="2025-01-17T16:52:00Z" w16du:dateUtc="2025-01-17T16:52:00Z">
                        <w:rPr>
                          <w:rFonts w:ascii="Cambria Math" w:hAnsi="Cambria Math"/>
                        </w:rPr>
                        <m:t>'</m:t>
                      </w:ins>
                    </m:r>
                  </m:sup>
                </m:sSup>
              </m:e>
            </m:d>
          </m:e>
        </m:func>
        <m:func>
          <m:funcPr>
            <m:ctrlPr>
              <w:ins w:id="5517" w:author="jonathan pritchard" w:date="2025-01-17T16:52:00Z" w16du:dateUtc="2025-01-17T16:52:00Z">
                <w:rPr>
                  <w:rFonts w:ascii="Cambria Math" w:eastAsiaTheme="minorEastAsia" w:hAnsi="Cambria Math"/>
                  <w:i/>
                </w:rPr>
              </w:ins>
            </m:ctrlPr>
          </m:funcPr>
          <m:fName>
            <m:r>
              <w:ins w:id="5518" w:author="jonathan pritchard" w:date="2025-01-17T16:52:00Z" w16du:dateUtc="2025-01-17T16:52:00Z">
                <m:rPr>
                  <m:sty m:val="p"/>
                </m:rPr>
                <w:rPr>
                  <w:rFonts w:ascii="Cambria Math" w:hAnsi="Cambria Math"/>
                </w:rPr>
                <m:t>cosh</m:t>
              </w:ins>
            </m:r>
          </m:fName>
          <m:e>
            <m:d>
              <m:dPr>
                <m:ctrlPr>
                  <w:ins w:id="5519" w:author="jonathan pritchard" w:date="2025-01-17T16:52:00Z" w16du:dateUtc="2025-01-17T16:52:00Z">
                    <w:rPr>
                      <w:rFonts w:ascii="Cambria Math" w:eastAsiaTheme="minorEastAsia" w:hAnsi="Cambria Math"/>
                      <w:i/>
                    </w:rPr>
                  </w:ins>
                </m:ctrlPr>
              </m:dPr>
              <m:e>
                <m:r>
                  <w:ins w:id="5520" w:author="jonathan pritchard" w:date="2025-01-17T16:52:00Z" w16du:dateUtc="2025-01-17T16:52:00Z">
                    <w:rPr>
                      <w:rFonts w:ascii="Cambria Math" w:eastAsiaTheme="minorEastAsia" w:hAnsi="Cambria Math"/>
                    </w:rPr>
                    <m:t>8</m:t>
                  </w:ins>
                </m:r>
                <m:sSup>
                  <m:sSupPr>
                    <m:ctrlPr>
                      <w:ins w:id="5521" w:author="jonathan pritchard" w:date="2025-01-17T16:52:00Z" w16du:dateUtc="2025-01-17T16:52:00Z">
                        <w:rPr>
                          <w:rFonts w:ascii="Cambria Math" w:eastAsiaTheme="minorEastAsia" w:hAnsi="Cambria Math"/>
                          <w:i/>
                        </w:rPr>
                      </w:ins>
                    </m:ctrlPr>
                  </m:sSupPr>
                  <m:e>
                    <m:r>
                      <w:ins w:id="5522" w:author="jonathan pritchard" w:date="2025-01-17T16:52:00Z" w16du:dateUtc="2025-01-17T16:52:00Z">
                        <w:rPr>
                          <w:rFonts w:ascii="Cambria Math" w:eastAsiaTheme="minorEastAsia" w:hAnsi="Cambria Math"/>
                        </w:rPr>
                        <m:t>η</m:t>
                      </w:ins>
                    </m:r>
                  </m:e>
                  <m:sup>
                    <m:r>
                      <w:ins w:id="5523" w:author="jonathan pritchard" w:date="2025-01-17T16:52:00Z" w16du:dateUtc="2025-01-17T16:52:00Z">
                        <w:rPr>
                          <w:rFonts w:ascii="Cambria Math" w:eastAsiaTheme="minorEastAsia" w:hAnsi="Cambria Math"/>
                        </w:rPr>
                        <m:t>'</m:t>
                      </w:ins>
                    </m:r>
                  </m:sup>
                </m:sSup>
              </m:e>
            </m:d>
          </m:e>
        </m:func>
      </m:oMath>
      <w:ins w:id="5524"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525" w:author="jonathan pritchard" w:date="2025-01-17T16:52:00Z" w16du:dateUtc="2025-01-17T16:52:00Z">
                <w:rPr>
                  <w:rFonts w:ascii="Cambria Math" w:eastAsiaTheme="minorEastAsia" w:hAnsi="Cambria Math"/>
                  <w:i/>
                </w:rPr>
              </w:ins>
            </m:ctrlPr>
          </m:sSupPr>
          <m:e>
            <m:sSub>
              <m:sSubPr>
                <m:ctrlPr>
                  <w:ins w:id="5526" w:author="jonathan pritchard" w:date="2025-01-17T16:52:00Z" w16du:dateUtc="2025-01-17T16:52:00Z">
                    <w:rPr>
                      <w:rFonts w:ascii="Cambria Math" w:eastAsiaTheme="minorEastAsia" w:hAnsi="Cambria Math"/>
                      <w:i/>
                    </w:rPr>
                  </w:ins>
                </m:ctrlPr>
              </m:sSubPr>
              <m:e>
                <m:r>
                  <w:ins w:id="5527" w:author="jonathan pritchard" w:date="2025-01-17T16:52:00Z" w16du:dateUtc="2025-01-17T16:52:00Z">
                    <w:rPr>
                      <w:rFonts w:ascii="Cambria Math" w:eastAsiaTheme="minorEastAsia" w:hAnsi="Cambria Math"/>
                    </w:rPr>
                    <m:t>η</m:t>
                  </w:ins>
                </m:r>
              </m:e>
              <m:sub>
                <m:r>
                  <w:ins w:id="5528" w:author="jonathan pritchard" w:date="2025-01-17T16:52:00Z" w16du:dateUtc="2025-01-17T16:52:00Z">
                    <w:rPr>
                      <w:rFonts w:ascii="Cambria Math" w:eastAsiaTheme="minorEastAsia" w:hAnsi="Cambria Math"/>
                    </w:rPr>
                    <m:t>4</m:t>
                  </w:ins>
                </m:r>
              </m:sub>
            </m:sSub>
          </m:e>
          <m:sup>
            <m:r>
              <w:ins w:id="5529" w:author="jonathan pritchard" w:date="2025-01-17T16:52:00Z" w16du:dateUtc="2025-01-17T16:52:00Z">
                <w:rPr>
                  <w:rFonts w:ascii="Cambria Math" w:eastAsiaTheme="minorEastAsia" w:hAnsi="Cambria Math"/>
                </w:rPr>
                <m:t>'</m:t>
              </w:ins>
            </m:r>
          </m:sup>
        </m:sSup>
        <m:r>
          <w:ins w:id="5530" w:author="jonathan pritchard" w:date="2025-01-17T16:52:00Z" w16du:dateUtc="2025-01-17T16:52:00Z">
            <w:rPr>
              <w:rFonts w:ascii="Cambria Math" w:eastAsiaTheme="minorEastAsia" w:hAnsi="Cambria Math"/>
            </w:rPr>
            <m:t>=</m:t>
          </w:ins>
        </m:r>
        <m:sSup>
          <m:sSupPr>
            <m:ctrlPr>
              <w:ins w:id="5531" w:author="jonathan pritchard" w:date="2025-01-17T16:52:00Z" w16du:dateUtc="2025-01-17T16:52:00Z">
                <w:rPr>
                  <w:rFonts w:ascii="Cambria Math" w:eastAsiaTheme="minorEastAsia" w:hAnsi="Cambria Math"/>
                  <w:i/>
                </w:rPr>
              </w:ins>
            </m:ctrlPr>
          </m:sSupPr>
          <m:e>
            <m:sSub>
              <m:sSubPr>
                <m:ctrlPr>
                  <w:ins w:id="5532" w:author="jonathan pritchard" w:date="2025-01-17T16:52:00Z" w16du:dateUtc="2025-01-17T16:52:00Z">
                    <w:rPr>
                      <w:rFonts w:ascii="Cambria Math" w:eastAsiaTheme="minorEastAsia" w:hAnsi="Cambria Math"/>
                      <w:i/>
                    </w:rPr>
                  </w:ins>
                </m:ctrlPr>
              </m:sSubPr>
              <m:e>
                <m:r>
                  <w:ins w:id="5533" w:author="jonathan pritchard" w:date="2025-01-17T16:52:00Z" w16du:dateUtc="2025-01-17T16:52:00Z">
                    <w:rPr>
                      <w:rFonts w:ascii="Cambria Math" w:eastAsiaTheme="minorEastAsia" w:hAnsi="Cambria Math"/>
                    </w:rPr>
                    <m:t>h</m:t>
                  </w:ins>
                </m:r>
              </m:e>
              <m:sub>
                <m:r>
                  <w:ins w:id="5534" w:author="jonathan pritchard" w:date="2025-01-17T16:52:00Z" w16du:dateUtc="2025-01-17T16:52:00Z">
                    <w:rPr>
                      <w:rFonts w:ascii="Cambria Math" w:eastAsiaTheme="minorEastAsia" w:hAnsi="Cambria Math"/>
                    </w:rPr>
                    <m:t>4</m:t>
                  </w:ins>
                </m:r>
              </m:sub>
            </m:sSub>
          </m:e>
          <m:sup>
            <m:r>
              <w:ins w:id="5535" w:author="jonathan pritchard" w:date="2025-01-17T16:52:00Z" w16du:dateUtc="2025-01-17T16:52:00Z">
                <w:rPr>
                  <w:rFonts w:ascii="Cambria Math" w:eastAsiaTheme="minorEastAsia" w:hAnsi="Cambria Math"/>
                </w:rPr>
                <m:t>'</m:t>
              </w:ins>
            </m:r>
          </m:sup>
        </m:sSup>
        <m:func>
          <m:funcPr>
            <m:ctrlPr>
              <w:ins w:id="5536" w:author="jonathan pritchard" w:date="2025-01-17T16:52:00Z" w16du:dateUtc="2025-01-17T16:52:00Z">
                <w:rPr>
                  <w:rFonts w:ascii="Cambria Math" w:eastAsiaTheme="minorEastAsia" w:hAnsi="Cambria Math"/>
                  <w:i/>
                </w:rPr>
              </w:ins>
            </m:ctrlPr>
          </m:funcPr>
          <m:fName>
            <m:r>
              <w:ins w:id="5537" w:author="jonathan pritchard" w:date="2025-01-17T16:52:00Z" w16du:dateUtc="2025-01-17T16:52:00Z">
                <m:rPr>
                  <m:sty m:val="p"/>
                </m:rPr>
                <w:rPr>
                  <w:rFonts w:ascii="Cambria Math" w:hAnsi="Cambria Math"/>
                </w:rPr>
                <m:t>cos</m:t>
              </w:ins>
            </m:r>
          </m:fName>
          <m:e>
            <m:d>
              <m:dPr>
                <m:ctrlPr>
                  <w:ins w:id="5538" w:author="jonathan pritchard" w:date="2025-01-17T16:52:00Z" w16du:dateUtc="2025-01-17T16:52:00Z">
                    <w:rPr>
                      <w:rFonts w:ascii="Cambria Math" w:eastAsiaTheme="minorEastAsia" w:hAnsi="Cambria Math"/>
                      <w:i/>
                    </w:rPr>
                  </w:ins>
                </m:ctrlPr>
              </m:dPr>
              <m:e>
                <m:r>
                  <w:ins w:id="5539" w:author="jonathan pritchard" w:date="2025-01-17T16:52:00Z" w16du:dateUtc="2025-01-17T16:52:00Z">
                    <w:rPr>
                      <w:rFonts w:ascii="Cambria Math" w:eastAsiaTheme="minorEastAsia" w:hAnsi="Cambria Math"/>
                    </w:rPr>
                    <m:t>8</m:t>
                  </w:ins>
                </m:r>
                <m:sSup>
                  <m:sSupPr>
                    <m:ctrlPr>
                      <w:ins w:id="5540" w:author="jonathan pritchard" w:date="2025-01-17T16:52:00Z" w16du:dateUtc="2025-01-17T16:52:00Z">
                        <w:rPr>
                          <w:rFonts w:ascii="Cambria Math" w:eastAsiaTheme="minorEastAsia" w:hAnsi="Cambria Math"/>
                          <w:i/>
                        </w:rPr>
                      </w:ins>
                    </m:ctrlPr>
                  </m:sSupPr>
                  <m:e>
                    <m:r>
                      <w:ins w:id="5541" w:author="jonathan pritchard" w:date="2025-01-17T16:52:00Z" w16du:dateUtc="2025-01-17T16:52:00Z">
                        <w:rPr>
                          <w:rFonts w:ascii="Cambria Math" w:eastAsiaTheme="minorEastAsia" w:hAnsi="Cambria Math"/>
                        </w:rPr>
                        <m:t>ξ</m:t>
                      </w:ins>
                    </m:r>
                  </m:e>
                  <m:sup>
                    <m:r>
                      <w:ins w:id="5542" w:author="jonathan pritchard" w:date="2025-01-17T16:52:00Z" w16du:dateUtc="2025-01-17T16:52:00Z">
                        <w:rPr>
                          <w:rFonts w:ascii="Cambria Math" w:eastAsiaTheme="minorEastAsia" w:hAnsi="Cambria Math"/>
                        </w:rPr>
                        <m:t>'</m:t>
                      </w:ins>
                    </m:r>
                  </m:sup>
                </m:sSup>
              </m:e>
            </m:d>
          </m:e>
        </m:func>
        <m:func>
          <m:funcPr>
            <m:ctrlPr>
              <w:ins w:id="5543" w:author="jonathan pritchard" w:date="2025-01-17T16:52:00Z" w16du:dateUtc="2025-01-17T16:52:00Z">
                <w:rPr>
                  <w:rFonts w:ascii="Cambria Math" w:eastAsiaTheme="minorEastAsia" w:hAnsi="Cambria Math"/>
                  <w:i/>
                </w:rPr>
              </w:ins>
            </m:ctrlPr>
          </m:funcPr>
          <m:fName>
            <m:r>
              <w:ins w:id="5544" w:author="jonathan pritchard" w:date="2025-01-17T16:52:00Z" w16du:dateUtc="2025-01-17T16:52:00Z">
                <m:rPr>
                  <m:sty m:val="p"/>
                </m:rPr>
                <w:rPr>
                  <w:rFonts w:ascii="Cambria Math" w:hAnsi="Cambria Math"/>
                </w:rPr>
                <m:t>sinh</m:t>
              </w:ins>
            </m:r>
          </m:fName>
          <m:e>
            <m:d>
              <m:dPr>
                <m:ctrlPr>
                  <w:ins w:id="5545" w:author="jonathan pritchard" w:date="2025-01-17T16:52:00Z" w16du:dateUtc="2025-01-17T16:52:00Z">
                    <w:rPr>
                      <w:rFonts w:ascii="Cambria Math" w:eastAsiaTheme="minorEastAsia" w:hAnsi="Cambria Math"/>
                      <w:i/>
                    </w:rPr>
                  </w:ins>
                </m:ctrlPr>
              </m:dPr>
              <m:e>
                <m:r>
                  <w:ins w:id="5546" w:author="jonathan pritchard" w:date="2025-01-17T16:52:00Z" w16du:dateUtc="2025-01-17T16:52:00Z">
                    <w:rPr>
                      <w:rFonts w:ascii="Cambria Math" w:eastAsiaTheme="minorEastAsia" w:hAnsi="Cambria Math"/>
                    </w:rPr>
                    <m:t>8</m:t>
                  </w:ins>
                </m:r>
                <m:sSup>
                  <m:sSupPr>
                    <m:ctrlPr>
                      <w:ins w:id="5547" w:author="jonathan pritchard" w:date="2025-01-17T16:52:00Z" w16du:dateUtc="2025-01-17T16:52:00Z">
                        <w:rPr>
                          <w:rFonts w:ascii="Cambria Math" w:eastAsiaTheme="minorEastAsia" w:hAnsi="Cambria Math"/>
                          <w:i/>
                        </w:rPr>
                      </w:ins>
                    </m:ctrlPr>
                  </m:sSupPr>
                  <m:e>
                    <m:r>
                      <w:ins w:id="5548" w:author="jonathan pritchard" w:date="2025-01-17T16:52:00Z" w16du:dateUtc="2025-01-17T16:52:00Z">
                        <w:rPr>
                          <w:rFonts w:ascii="Cambria Math" w:eastAsiaTheme="minorEastAsia" w:hAnsi="Cambria Math"/>
                        </w:rPr>
                        <m:t>η</m:t>
                      </w:ins>
                    </m:r>
                  </m:e>
                  <m:sup>
                    <m:r>
                      <w:ins w:id="5549" w:author="jonathan pritchard" w:date="2025-01-17T16:52:00Z" w16du:dateUtc="2025-01-17T16:52:00Z">
                        <w:rPr>
                          <w:rFonts w:ascii="Cambria Math" w:eastAsiaTheme="minorEastAsia" w:hAnsi="Cambria Math"/>
                        </w:rPr>
                        <m:t>'</m:t>
                      </w:ins>
                    </m:r>
                  </m:sup>
                </m:sSup>
              </m:e>
            </m:d>
          </m:e>
        </m:func>
      </m:oMath>
      <w:ins w:id="5550" w:author="jonathan pritchard" w:date="2025-01-17T16:52:00Z" w16du:dateUtc="2025-01-17T16:52:00Z">
        <w:r w:rsidR="00F13E78">
          <w:rPr>
            <w:rFonts w:eastAsiaTheme="minorEastAsia"/>
          </w:rPr>
          <w:t xml:space="preserve">   </w:t>
        </w:r>
        <w:r w:rsidR="00F13E78">
          <w:tab/>
        </w:r>
      </w:ins>
    </w:p>
    <w:p w14:paraId="00261368" w14:textId="77777777" w:rsidR="00F13E78" w:rsidRDefault="00000000" w:rsidP="00F13E78">
      <w:pPr>
        <w:spacing w:after="0"/>
        <w:ind w:left="360"/>
        <w:rPr>
          <w:ins w:id="5551" w:author="jonathan pritchard" w:date="2025-01-17T16:52:00Z" w16du:dateUtc="2025-01-17T16:52:00Z"/>
          <w:rFonts w:eastAsiaTheme="minorEastAsia"/>
        </w:rPr>
      </w:pPr>
      <m:oMath>
        <m:sSup>
          <m:sSupPr>
            <m:ctrlPr>
              <w:ins w:id="5552" w:author="jonathan pritchard" w:date="2025-01-17T16:52:00Z" w16du:dateUtc="2025-01-17T16:52:00Z">
                <w:rPr>
                  <w:rFonts w:ascii="Cambria Math" w:eastAsiaTheme="minorEastAsia" w:hAnsi="Cambria Math"/>
                  <w:i/>
                </w:rPr>
              </w:ins>
            </m:ctrlPr>
          </m:sSupPr>
          <m:e>
            <m:sSub>
              <m:sSubPr>
                <m:ctrlPr>
                  <w:ins w:id="5553" w:author="jonathan pritchard" w:date="2025-01-17T16:52:00Z" w16du:dateUtc="2025-01-17T16:52:00Z">
                    <w:rPr>
                      <w:rFonts w:ascii="Cambria Math" w:eastAsiaTheme="minorEastAsia" w:hAnsi="Cambria Math"/>
                      <w:i/>
                    </w:rPr>
                  </w:ins>
                </m:ctrlPr>
              </m:sSubPr>
              <m:e>
                <m:r>
                  <w:ins w:id="5554" w:author="jonathan pritchard" w:date="2025-01-17T16:52:00Z" w16du:dateUtc="2025-01-17T16:52:00Z">
                    <w:rPr>
                      <w:rFonts w:ascii="Cambria Math" w:eastAsiaTheme="minorEastAsia" w:hAnsi="Cambria Math"/>
                    </w:rPr>
                    <m:t>ξ</m:t>
                  </w:ins>
                </m:r>
              </m:e>
              <m:sub>
                <m:r>
                  <w:ins w:id="5555" w:author="jonathan pritchard" w:date="2025-01-17T16:52:00Z" w16du:dateUtc="2025-01-17T16:52:00Z">
                    <w:rPr>
                      <w:rFonts w:ascii="Cambria Math" w:eastAsiaTheme="minorEastAsia" w:hAnsi="Cambria Math"/>
                    </w:rPr>
                    <m:t>0</m:t>
                  </w:ins>
                </m:r>
              </m:sub>
            </m:sSub>
          </m:e>
          <m:sup>
            <m:r>
              <w:ins w:id="5556" w:author="jonathan pritchard" w:date="2025-01-17T16:52:00Z" w16du:dateUtc="2025-01-17T16:52:00Z">
                <w:rPr>
                  <w:rFonts w:ascii="Cambria Math" w:eastAsiaTheme="minorEastAsia" w:hAnsi="Cambria Math"/>
                </w:rPr>
                <m:t>'</m:t>
              </w:ins>
            </m:r>
          </m:sup>
        </m:sSup>
        <m:r>
          <w:ins w:id="5557" w:author="jonathan pritchard" w:date="2025-01-17T16:52:00Z" w16du:dateUtc="2025-01-17T16:52:00Z">
            <w:rPr>
              <w:rFonts w:ascii="Cambria Math" w:eastAsiaTheme="minorEastAsia" w:hAnsi="Cambria Math"/>
            </w:rPr>
            <m:t xml:space="preserve">= </m:t>
          </w:ins>
        </m:r>
        <m:sSup>
          <m:sSupPr>
            <m:ctrlPr>
              <w:ins w:id="5558" w:author="jonathan pritchard" w:date="2025-01-17T16:52:00Z" w16du:dateUtc="2025-01-17T16:52:00Z">
                <w:rPr>
                  <w:rFonts w:ascii="Cambria Math" w:hAnsi="Cambria Math"/>
                  <w:i/>
                </w:rPr>
              </w:ins>
            </m:ctrlPr>
          </m:sSupPr>
          <m:e>
            <m:r>
              <w:ins w:id="5559" w:author="jonathan pritchard" w:date="2025-01-17T16:52:00Z" w16du:dateUtc="2025-01-17T16:52:00Z">
                <w:rPr>
                  <w:rFonts w:ascii="Cambria Math" w:hAnsi="Cambria Math"/>
                </w:rPr>
                <m:t>ξ</m:t>
              </w:ins>
            </m:r>
          </m:e>
          <m:sup>
            <m:r>
              <w:ins w:id="5560" w:author="jonathan pritchard" w:date="2025-01-17T16:52:00Z" w16du:dateUtc="2025-01-17T16:52:00Z">
                <w:rPr>
                  <w:rFonts w:ascii="Cambria Math" w:hAnsi="Cambria Math"/>
                </w:rPr>
                <m:t>'</m:t>
              </w:ins>
            </m:r>
          </m:sup>
        </m:sSup>
        <m:r>
          <w:ins w:id="5561" w:author="jonathan pritchard" w:date="2025-01-17T16:52:00Z" w16du:dateUtc="2025-01-17T16:52:00Z">
            <w:rPr>
              <w:rFonts w:ascii="Cambria Math" w:hAnsi="Cambria Math"/>
            </w:rPr>
            <m:t xml:space="preserve">- </m:t>
          </w:ins>
        </m:r>
        <m:d>
          <m:dPr>
            <m:ctrlPr>
              <w:ins w:id="5562" w:author="jonathan pritchard" w:date="2025-01-17T16:52:00Z" w16du:dateUtc="2025-01-17T16:52:00Z">
                <w:rPr>
                  <w:rFonts w:ascii="Cambria Math" w:hAnsi="Cambria Math"/>
                  <w:i/>
                </w:rPr>
              </w:ins>
            </m:ctrlPr>
          </m:dPr>
          <m:e>
            <m:sSup>
              <m:sSupPr>
                <m:ctrlPr>
                  <w:ins w:id="5563" w:author="jonathan pritchard" w:date="2025-01-17T16:52:00Z" w16du:dateUtc="2025-01-17T16:52:00Z">
                    <w:rPr>
                      <w:rFonts w:ascii="Cambria Math" w:eastAsiaTheme="minorEastAsia" w:hAnsi="Cambria Math"/>
                      <w:i/>
                    </w:rPr>
                  </w:ins>
                </m:ctrlPr>
              </m:sSupPr>
              <m:e>
                <m:sSub>
                  <m:sSubPr>
                    <m:ctrlPr>
                      <w:ins w:id="5564" w:author="jonathan pritchard" w:date="2025-01-17T16:52:00Z" w16du:dateUtc="2025-01-17T16:52:00Z">
                        <w:rPr>
                          <w:rFonts w:ascii="Cambria Math" w:eastAsiaTheme="minorEastAsia" w:hAnsi="Cambria Math"/>
                          <w:i/>
                        </w:rPr>
                      </w:ins>
                    </m:ctrlPr>
                  </m:sSubPr>
                  <m:e>
                    <m:r>
                      <w:ins w:id="5565" w:author="jonathan pritchard" w:date="2025-01-17T16:52:00Z" w16du:dateUtc="2025-01-17T16:52:00Z">
                        <w:rPr>
                          <w:rFonts w:ascii="Cambria Math" w:eastAsiaTheme="minorEastAsia" w:hAnsi="Cambria Math"/>
                        </w:rPr>
                        <m:t>ξ</m:t>
                      </w:ins>
                    </m:r>
                  </m:e>
                  <m:sub>
                    <m:r>
                      <w:ins w:id="5566" w:author="jonathan pritchard" w:date="2025-01-17T16:52:00Z" w16du:dateUtc="2025-01-17T16:52:00Z">
                        <w:rPr>
                          <w:rFonts w:ascii="Cambria Math" w:eastAsiaTheme="minorEastAsia" w:hAnsi="Cambria Math"/>
                        </w:rPr>
                        <m:t>1</m:t>
                      </w:ins>
                    </m:r>
                  </m:sub>
                </m:sSub>
              </m:e>
              <m:sup>
                <m:r>
                  <w:ins w:id="5567" w:author="jonathan pritchard" w:date="2025-01-17T16:52:00Z" w16du:dateUtc="2025-01-17T16:52:00Z">
                    <w:rPr>
                      <w:rFonts w:ascii="Cambria Math" w:eastAsiaTheme="minorEastAsia" w:hAnsi="Cambria Math"/>
                    </w:rPr>
                    <m:t>'</m:t>
                  </w:ins>
                </m:r>
              </m:sup>
            </m:sSup>
            <m:r>
              <w:ins w:id="5568" w:author="jonathan pritchard" w:date="2025-01-17T16:52:00Z" w16du:dateUtc="2025-01-17T16:52:00Z">
                <w:rPr>
                  <w:rFonts w:ascii="Cambria Math" w:eastAsiaTheme="minorEastAsia" w:hAnsi="Cambria Math"/>
                </w:rPr>
                <m:t>+</m:t>
              </w:ins>
            </m:r>
            <m:sSup>
              <m:sSupPr>
                <m:ctrlPr>
                  <w:ins w:id="5569" w:author="jonathan pritchard" w:date="2025-01-17T16:52:00Z" w16du:dateUtc="2025-01-17T16:52:00Z">
                    <w:rPr>
                      <w:rFonts w:ascii="Cambria Math" w:eastAsiaTheme="minorEastAsia" w:hAnsi="Cambria Math"/>
                      <w:i/>
                    </w:rPr>
                  </w:ins>
                </m:ctrlPr>
              </m:sSupPr>
              <m:e>
                <m:sSub>
                  <m:sSubPr>
                    <m:ctrlPr>
                      <w:ins w:id="5570" w:author="jonathan pritchard" w:date="2025-01-17T16:52:00Z" w16du:dateUtc="2025-01-17T16:52:00Z">
                        <w:rPr>
                          <w:rFonts w:ascii="Cambria Math" w:eastAsiaTheme="minorEastAsia" w:hAnsi="Cambria Math"/>
                          <w:i/>
                        </w:rPr>
                      </w:ins>
                    </m:ctrlPr>
                  </m:sSubPr>
                  <m:e>
                    <m:r>
                      <w:ins w:id="5571" w:author="jonathan pritchard" w:date="2025-01-17T16:52:00Z" w16du:dateUtc="2025-01-17T16:52:00Z">
                        <w:rPr>
                          <w:rFonts w:ascii="Cambria Math" w:eastAsiaTheme="minorEastAsia" w:hAnsi="Cambria Math"/>
                        </w:rPr>
                        <m:t>ξ</m:t>
                      </w:ins>
                    </m:r>
                  </m:e>
                  <m:sub>
                    <m:r>
                      <w:ins w:id="5572" w:author="jonathan pritchard" w:date="2025-01-17T16:52:00Z" w16du:dateUtc="2025-01-17T16:52:00Z">
                        <w:rPr>
                          <w:rFonts w:ascii="Cambria Math" w:eastAsiaTheme="minorEastAsia" w:hAnsi="Cambria Math"/>
                        </w:rPr>
                        <m:t>2</m:t>
                      </w:ins>
                    </m:r>
                  </m:sub>
                </m:sSub>
              </m:e>
              <m:sup>
                <m:r>
                  <w:ins w:id="5573" w:author="jonathan pritchard" w:date="2025-01-17T16:52:00Z" w16du:dateUtc="2025-01-17T16:52:00Z">
                    <w:rPr>
                      <w:rFonts w:ascii="Cambria Math" w:eastAsiaTheme="minorEastAsia" w:hAnsi="Cambria Math"/>
                    </w:rPr>
                    <m:t>'</m:t>
                  </w:ins>
                </m:r>
              </m:sup>
            </m:sSup>
            <m:r>
              <w:ins w:id="5574" w:author="jonathan pritchard" w:date="2025-01-17T16:52:00Z" w16du:dateUtc="2025-01-17T16:52:00Z">
                <w:rPr>
                  <w:rFonts w:ascii="Cambria Math" w:eastAsiaTheme="minorEastAsia" w:hAnsi="Cambria Math"/>
                </w:rPr>
                <m:t>+</m:t>
              </w:ins>
            </m:r>
            <m:sSup>
              <m:sSupPr>
                <m:ctrlPr>
                  <w:ins w:id="5575" w:author="jonathan pritchard" w:date="2025-01-17T16:52:00Z" w16du:dateUtc="2025-01-17T16:52:00Z">
                    <w:rPr>
                      <w:rFonts w:ascii="Cambria Math" w:eastAsiaTheme="minorEastAsia" w:hAnsi="Cambria Math"/>
                      <w:i/>
                    </w:rPr>
                  </w:ins>
                </m:ctrlPr>
              </m:sSupPr>
              <m:e>
                <m:sSub>
                  <m:sSubPr>
                    <m:ctrlPr>
                      <w:ins w:id="5576" w:author="jonathan pritchard" w:date="2025-01-17T16:52:00Z" w16du:dateUtc="2025-01-17T16:52:00Z">
                        <w:rPr>
                          <w:rFonts w:ascii="Cambria Math" w:eastAsiaTheme="minorEastAsia" w:hAnsi="Cambria Math"/>
                          <w:i/>
                        </w:rPr>
                      </w:ins>
                    </m:ctrlPr>
                  </m:sSubPr>
                  <m:e>
                    <m:r>
                      <w:ins w:id="5577" w:author="jonathan pritchard" w:date="2025-01-17T16:52:00Z" w16du:dateUtc="2025-01-17T16:52:00Z">
                        <w:rPr>
                          <w:rFonts w:ascii="Cambria Math" w:eastAsiaTheme="minorEastAsia" w:hAnsi="Cambria Math"/>
                        </w:rPr>
                        <m:t>ξ</m:t>
                      </w:ins>
                    </m:r>
                  </m:e>
                  <m:sub>
                    <m:r>
                      <w:ins w:id="5578" w:author="jonathan pritchard" w:date="2025-01-17T16:52:00Z" w16du:dateUtc="2025-01-17T16:52:00Z">
                        <w:rPr>
                          <w:rFonts w:ascii="Cambria Math" w:eastAsiaTheme="minorEastAsia" w:hAnsi="Cambria Math"/>
                        </w:rPr>
                        <m:t>3</m:t>
                      </w:ins>
                    </m:r>
                  </m:sub>
                </m:sSub>
              </m:e>
              <m:sup>
                <m:r>
                  <w:ins w:id="5579" w:author="jonathan pritchard" w:date="2025-01-17T16:52:00Z" w16du:dateUtc="2025-01-17T16:52:00Z">
                    <w:rPr>
                      <w:rFonts w:ascii="Cambria Math" w:eastAsiaTheme="minorEastAsia" w:hAnsi="Cambria Math"/>
                    </w:rPr>
                    <m:t>'</m:t>
                  </w:ins>
                </m:r>
              </m:sup>
            </m:sSup>
            <m:r>
              <w:ins w:id="5580" w:author="jonathan pritchard" w:date="2025-01-17T16:52:00Z" w16du:dateUtc="2025-01-17T16:52:00Z">
                <w:rPr>
                  <w:rFonts w:ascii="Cambria Math" w:eastAsiaTheme="minorEastAsia" w:hAnsi="Cambria Math"/>
                </w:rPr>
                <m:t>+</m:t>
              </w:ins>
            </m:r>
            <m:sSup>
              <m:sSupPr>
                <m:ctrlPr>
                  <w:ins w:id="5581" w:author="jonathan pritchard" w:date="2025-01-17T16:52:00Z" w16du:dateUtc="2025-01-17T16:52:00Z">
                    <w:rPr>
                      <w:rFonts w:ascii="Cambria Math" w:eastAsiaTheme="minorEastAsia" w:hAnsi="Cambria Math"/>
                      <w:i/>
                    </w:rPr>
                  </w:ins>
                </m:ctrlPr>
              </m:sSupPr>
              <m:e>
                <m:sSub>
                  <m:sSubPr>
                    <m:ctrlPr>
                      <w:ins w:id="5582" w:author="jonathan pritchard" w:date="2025-01-17T16:52:00Z" w16du:dateUtc="2025-01-17T16:52:00Z">
                        <w:rPr>
                          <w:rFonts w:ascii="Cambria Math" w:eastAsiaTheme="minorEastAsia" w:hAnsi="Cambria Math"/>
                          <w:i/>
                        </w:rPr>
                      </w:ins>
                    </m:ctrlPr>
                  </m:sSubPr>
                  <m:e>
                    <m:r>
                      <w:ins w:id="5583" w:author="jonathan pritchard" w:date="2025-01-17T16:52:00Z" w16du:dateUtc="2025-01-17T16:52:00Z">
                        <w:rPr>
                          <w:rFonts w:ascii="Cambria Math" w:eastAsiaTheme="minorEastAsia" w:hAnsi="Cambria Math"/>
                        </w:rPr>
                        <m:t>ξ</m:t>
                      </w:ins>
                    </m:r>
                  </m:e>
                  <m:sub>
                    <m:r>
                      <w:ins w:id="5584" w:author="jonathan pritchard" w:date="2025-01-17T16:52:00Z" w16du:dateUtc="2025-01-17T16:52:00Z">
                        <w:rPr>
                          <w:rFonts w:ascii="Cambria Math" w:eastAsiaTheme="minorEastAsia" w:hAnsi="Cambria Math"/>
                        </w:rPr>
                        <m:t>4</m:t>
                      </w:ins>
                    </m:r>
                  </m:sub>
                </m:sSub>
              </m:e>
              <m:sup>
                <m:r>
                  <w:ins w:id="5585" w:author="jonathan pritchard" w:date="2025-01-17T16:52:00Z" w16du:dateUtc="2025-01-17T16:52:00Z">
                    <w:rPr>
                      <w:rFonts w:ascii="Cambria Math" w:eastAsiaTheme="minorEastAsia" w:hAnsi="Cambria Math"/>
                    </w:rPr>
                    <m:t>'</m:t>
                  </w:ins>
                </m:r>
              </m:sup>
            </m:sSup>
          </m:e>
        </m:d>
      </m:oMath>
      <w:ins w:id="5586"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ins>
      <m:oMath>
        <m:sSup>
          <m:sSupPr>
            <m:ctrlPr>
              <w:ins w:id="5587" w:author="jonathan pritchard" w:date="2025-01-17T16:52:00Z" w16du:dateUtc="2025-01-17T16:52:00Z">
                <w:rPr>
                  <w:rFonts w:ascii="Cambria Math" w:eastAsiaTheme="minorEastAsia" w:hAnsi="Cambria Math"/>
                  <w:i/>
                </w:rPr>
              </w:ins>
            </m:ctrlPr>
          </m:sSupPr>
          <m:e>
            <m:sSub>
              <m:sSubPr>
                <m:ctrlPr>
                  <w:ins w:id="5588" w:author="jonathan pritchard" w:date="2025-01-17T16:52:00Z" w16du:dateUtc="2025-01-17T16:52:00Z">
                    <w:rPr>
                      <w:rFonts w:ascii="Cambria Math" w:eastAsiaTheme="minorEastAsia" w:hAnsi="Cambria Math"/>
                      <w:i/>
                    </w:rPr>
                  </w:ins>
                </m:ctrlPr>
              </m:sSubPr>
              <m:e>
                <m:r>
                  <w:ins w:id="5589" w:author="jonathan pritchard" w:date="2025-01-17T16:52:00Z" w16du:dateUtc="2025-01-17T16:52:00Z">
                    <w:rPr>
                      <w:rFonts w:ascii="Cambria Math" w:eastAsiaTheme="minorEastAsia" w:hAnsi="Cambria Math"/>
                    </w:rPr>
                    <m:t>η</m:t>
                  </w:ins>
                </m:r>
              </m:e>
              <m:sub>
                <m:r>
                  <w:ins w:id="5590" w:author="jonathan pritchard" w:date="2025-01-17T16:52:00Z" w16du:dateUtc="2025-01-17T16:52:00Z">
                    <w:rPr>
                      <w:rFonts w:ascii="Cambria Math" w:eastAsiaTheme="minorEastAsia" w:hAnsi="Cambria Math"/>
                    </w:rPr>
                    <m:t>0</m:t>
                  </w:ins>
                </m:r>
              </m:sub>
            </m:sSub>
          </m:e>
          <m:sup>
            <m:r>
              <w:ins w:id="5591" w:author="jonathan pritchard" w:date="2025-01-17T16:52:00Z" w16du:dateUtc="2025-01-17T16:52:00Z">
                <w:rPr>
                  <w:rFonts w:ascii="Cambria Math" w:eastAsiaTheme="minorEastAsia" w:hAnsi="Cambria Math"/>
                </w:rPr>
                <m:t>'</m:t>
              </w:ins>
            </m:r>
          </m:sup>
        </m:sSup>
        <m:r>
          <w:ins w:id="5592" w:author="jonathan pritchard" w:date="2025-01-17T16:52:00Z" w16du:dateUtc="2025-01-17T16:52:00Z">
            <w:rPr>
              <w:rFonts w:ascii="Cambria Math" w:eastAsiaTheme="minorEastAsia" w:hAnsi="Cambria Math"/>
            </w:rPr>
            <m:t xml:space="preserve">= </m:t>
          </w:ins>
        </m:r>
        <m:sSup>
          <m:sSupPr>
            <m:ctrlPr>
              <w:ins w:id="5593" w:author="jonathan pritchard" w:date="2025-01-17T16:52:00Z" w16du:dateUtc="2025-01-17T16:52:00Z">
                <w:rPr>
                  <w:rFonts w:ascii="Cambria Math" w:hAnsi="Cambria Math"/>
                  <w:i/>
                </w:rPr>
              </w:ins>
            </m:ctrlPr>
          </m:sSupPr>
          <m:e>
            <m:r>
              <w:ins w:id="5594" w:author="jonathan pritchard" w:date="2025-01-17T16:52:00Z" w16du:dateUtc="2025-01-17T16:52:00Z">
                <w:rPr>
                  <w:rFonts w:ascii="Cambria Math" w:hAnsi="Cambria Math"/>
                </w:rPr>
                <m:t>η</m:t>
              </w:ins>
            </m:r>
          </m:e>
          <m:sup>
            <m:r>
              <w:ins w:id="5595" w:author="jonathan pritchard" w:date="2025-01-17T16:52:00Z" w16du:dateUtc="2025-01-17T16:52:00Z">
                <w:rPr>
                  <w:rFonts w:ascii="Cambria Math" w:hAnsi="Cambria Math"/>
                </w:rPr>
                <m:t>'</m:t>
              </w:ins>
            </m:r>
          </m:sup>
        </m:sSup>
        <m:r>
          <w:ins w:id="5596" w:author="jonathan pritchard" w:date="2025-01-17T16:52:00Z" w16du:dateUtc="2025-01-17T16:52:00Z">
            <w:rPr>
              <w:rFonts w:ascii="Cambria Math" w:hAnsi="Cambria Math"/>
            </w:rPr>
            <m:t>-</m:t>
          </w:ins>
        </m:r>
        <m:d>
          <m:dPr>
            <m:ctrlPr>
              <w:ins w:id="5597" w:author="jonathan pritchard" w:date="2025-01-17T16:52:00Z" w16du:dateUtc="2025-01-17T16:52:00Z">
                <w:rPr>
                  <w:rFonts w:ascii="Cambria Math" w:hAnsi="Cambria Math"/>
                  <w:i/>
                </w:rPr>
              </w:ins>
            </m:ctrlPr>
          </m:dPr>
          <m:e>
            <m:sSup>
              <m:sSupPr>
                <m:ctrlPr>
                  <w:ins w:id="5598" w:author="jonathan pritchard" w:date="2025-01-17T16:52:00Z" w16du:dateUtc="2025-01-17T16:52:00Z">
                    <w:rPr>
                      <w:rFonts w:ascii="Cambria Math" w:eastAsiaTheme="minorEastAsia" w:hAnsi="Cambria Math"/>
                      <w:i/>
                    </w:rPr>
                  </w:ins>
                </m:ctrlPr>
              </m:sSupPr>
              <m:e>
                <m:sSub>
                  <m:sSubPr>
                    <m:ctrlPr>
                      <w:ins w:id="5599" w:author="jonathan pritchard" w:date="2025-01-17T16:52:00Z" w16du:dateUtc="2025-01-17T16:52:00Z">
                        <w:rPr>
                          <w:rFonts w:ascii="Cambria Math" w:eastAsiaTheme="minorEastAsia" w:hAnsi="Cambria Math"/>
                          <w:i/>
                        </w:rPr>
                      </w:ins>
                    </m:ctrlPr>
                  </m:sSubPr>
                  <m:e>
                    <m:r>
                      <w:ins w:id="5600" w:author="jonathan pritchard" w:date="2025-01-17T16:52:00Z" w16du:dateUtc="2025-01-17T16:52:00Z">
                        <w:rPr>
                          <w:rFonts w:ascii="Cambria Math" w:eastAsiaTheme="minorEastAsia" w:hAnsi="Cambria Math"/>
                        </w:rPr>
                        <m:t>η</m:t>
                      </w:ins>
                    </m:r>
                  </m:e>
                  <m:sub>
                    <m:r>
                      <w:ins w:id="5601" w:author="jonathan pritchard" w:date="2025-01-17T16:52:00Z" w16du:dateUtc="2025-01-17T16:52:00Z">
                        <w:rPr>
                          <w:rFonts w:ascii="Cambria Math" w:eastAsiaTheme="minorEastAsia" w:hAnsi="Cambria Math"/>
                        </w:rPr>
                        <m:t>1</m:t>
                      </w:ins>
                    </m:r>
                  </m:sub>
                </m:sSub>
              </m:e>
              <m:sup>
                <m:r>
                  <w:ins w:id="5602" w:author="jonathan pritchard" w:date="2025-01-17T16:52:00Z" w16du:dateUtc="2025-01-17T16:52:00Z">
                    <w:rPr>
                      <w:rFonts w:ascii="Cambria Math" w:eastAsiaTheme="minorEastAsia" w:hAnsi="Cambria Math"/>
                    </w:rPr>
                    <m:t>'</m:t>
                  </w:ins>
                </m:r>
              </m:sup>
            </m:sSup>
            <m:r>
              <w:ins w:id="5603" w:author="jonathan pritchard" w:date="2025-01-17T16:52:00Z" w16du:dateUtc="2025-01-17T16:52:00Z">
                <w:rPr>
                  <w:rFonts w:ascii="Cambria Math" w:eastAsiaTheme="minorEastAsia" w:hAnsi="Cambria Math"/>
                </w:rPr>
                <m:t>+</m:t>
              </w:ins>
            </m:r>
            <m:sSup>
              <m:sSupPr>
                <m:ctrlPr>
                  <w:ins w:id="5604" w:author="jonathan pritchard" w:date="2025-01-17T16:52:00Z" w16du:dateUtc="2025-01-17T16:52:00Z">
                    <w:rPr>
                      <w:rFonts w:ascii="Cambria Math" w:eastAsiaTheme="minorEastAsia" w:hAnsi="Cambria Math"/>
                      <w:i/>
                    </w:rPr>
                  </w:ins>
                </m:ctrlPr>
              </m:sSupPr>
              <m:e>
                <m:sSub>
                  <m:sSubPr>
                    <m:ctrlPr>
                      <w:ins w:id="5605" w:author="jonathan pritchard" w:date="2025-01-17T16:52:00Z" w16du:dateUtc="2025-01-17T16:52:00Z">
                        <w:rPr>
                          <w:rFonts w:ascii="Cambria Math" w:eastAsiaTheme="minorEastAsia" w:hAnsi="Cambria Math"/>
                          <w:i/>
                        </w:rPr>
                      </w:ins>
                    </m:ctrlPr>
                  </m:sSubPr>
                  <m:e>
                    <m:r>
                      <w:ins w:id="5606" w:author="jonathan pritchard" w:date="2025-01-17T16:52:00Z" w16du:dateUtc="2025-01-17T16:52:00Z">
                        <w:rPr>
                          <w:rFonts w:ascii="Cambria Math" w:eastAsiaTheme="minorEastAsia" w:hAnsi="Cambria Math"/>
                        </w:rPr>
                        <m:t>η</m:t>
                      </w:ins>
                    </m:r>
                  </m:e>
                  <m:sub>
                    <m:r>
                      <w:ins w:id="5607" w:author="jonathan pritchard" w:date="2025-01-17T16:52:00Z" w16du:dateUtc="2025-01-17T16:52:00Z">
                        <w:rPr>
                          <w:rFonts w:ascii="Cambria Math" w:eastAsiaTheme="minorEastAsia" w:hAnsi="Cambria Math"/>
                        </w:rPr>
                        <m:t>2</m:t>
                      </w:ins>
                    </m:r>
                  </m:sub>
                </m:sSub>
              </m:e>
              <m:sup>
                <m:r>
                  <w:ins w:id="5608" w:author="jonathan pritchard" w:date="2025-01-17T16:52:00Z" w16du:dateUtc="2025-01-17T16:52:00Z">
                    <w:rPr>
                      <w:rFonts w:ascii="Cambria Math" w:eastAsiaTheme="minorEastAsia" w:hAnsi="Cambria Math"/>
                    </w:rPr>
                    <m:t>'</m:t>
                  </w:ins>
                </m:r>
              </m:sup>
            </m:sSup>
            <m:r>
              <w:ins w:id="5609" w:author="jonathan pritchard" w:date="2025-01-17T16:52:00Z" w16du:dateUtc="2025-01-17T16:52:00Z">
                <w:rPr>
                  <w:rFonts w:ascii="Cambria Math" w:eastAsiaTheme="minorEastAsia" w:hAnsi="Cambria Math"/>
                </w:rPr>
                <m:t>+</m:t>
              </w:ins>
            </m:r>
            <m:sSup>
              <m:sSupPr>
                <m:ctrlPr>
                  <w:ins w:id="5610" w:author="jonathan pritchard" w:date="2025-01-17T16:52:00Z" w16du:dateUtc="2025-01-17T16:52:00Z">
                    <w:rPr>
                      <w:rFonts w:ascii="Cambria Math" w:eastAsiaTheme="minorEastAsia" w:hAnsi="Cambria Math"/>
                      <w:i/>
                    </w:rPr>
                  </w:ins>
                </m:ctrlPr>
              </m:sSupPr>
              <m:e>
                <m:sSub>
                  <m:sSubPr>
                    <m:ctrlPr>
                      <w:ins w:id="5611" w:author="jonathan pritchard" w:date="2025-01-17T16:52:00Z" w16du:dateUtc="2025-01-17T16:52:00Z">
                        <w:rPr>
                          <w:rFonts w:ascii="Cambria Math" w:eastAsiaTheme="minorEastAsia" w:hAnsi="Cambria Math"/>
                          <w:i/>
                        </w:rPr>
                      </w:ins>
                    </m:ctrlPr>
                  </m:sSubPr>
                  <m:e>
                    <m:r>
                      <w:ins w:id="5612" w:author="jonathan pritchard" w:date="2025-01-17T16:52:00Z" w16du:dateUtc="2025-01-17T16:52:00Z">
                        <w:rPr>
                          <w:rFonts w:ascii="Cambria Math" w:eastAsiaTheme="minorEastAsia" w:hAnsi="Cambria Math"/>
                        </w:rPr>
                        <m:t>η</m:t>
                      </w:ins>
                    </m:r>
                  </m:e>
                  <m:sub>
                    <m:r>
                      <w:ins w:id="5613" w:author="jonathan pritchard" w:date="2025-01-17T16:52:00Z" w16du:dateUtc="2025-01-17T16:52:00Z">
                        <w:rPr>
                          <w:rFonts w:ascii="Cambria Math" w:eastAsiaTheme="minorEastAsia" w:hAnsi="Cambria Math"/>
                        </w:rPr>
                        <m:t>3</m:t>
                      </w:ins>
                    </m:r>
                  </m:sub>
                </m:sSub>
              </m:e>
              <m:sup>
                <m:r>
                  <w:ins w:id="5614" w:author="jonathan pritchard" w:date="2025-01-17T16:52:00Z" w16du:dateUtc="2025-01-17T16:52:00Z">
                    <w:rPr>
                      <w:rFonts w:ascii="Cambria Math" w:eastAsiaTheme="minorEastAsia" w:hAnsi="Cambria Math"/>
                    </w:rPr>
                    <m:t>'</m:t>
                  </w:ins>
                </m:r>
              </m:sup>
            </m:sSup>
            <m:r>
              <w:ins w:id="5615" w:author="jonathan pritchard" w:date="2025-01-17T16:52:00Z" w16du:dateUtc="2025-01-17T16:52:00Z">
                <w:rPr>
                  <w:rFonts w:ascii="Cambria Math" w:eastAsiaTheme="minorEastAsia" w:hAnsi="Cambria Math"/>
                </w:rPr>
                <m:t>+</m:t>
              </w:ins>
            </m:r>
            <m:sSup>
              <m:sSupPr>
                <m:ctrlPr>
                  <w:ins w:id="5616" w:author="jonathan pritchard" w:date="2025-01-17T16:52:00Z" w16du:dateUtc="2025-01-17T16:52:00Z">
                    <w:rPr>
                      <w:rFonts w:ascii="Cambria Math" w:eastAsiaTheme="minorEastAsia" w:hAnsi="Cambria Math"/>
                      <w:i/>
                    </w:rPr>
                  </w:ins>
                </m:ctrlPr>
              </m:sSupPr>
              <m:e>
                <m:sSub>
                  <m:sSubPr>
                    <m:ctrlPr>
                      <w:ins w:id="5617" w:author="jonathan pritchard" w:date="2025-01-17T16:52:00Z" w16du:dateUtc="2025-01-17T16:52:00Z">
                        <w:rPr>
                          <w:rFonts w:ascii="Cambria Math" w:eastAsiaTheme="minorEastAsia" w:hAnsi="Cambria Math"/>
                          <w:i/>
                        </w:rPr>
                      </w:ins>
                    </m:ctrlPr>
                  </m:sSubPr>
                  <m:e>
                    <m:r>
                      <w:ins w:id="5618" w:author="jonathan pritchard" w:date="2025-01-17T16:52:00Z" w16du:dateUtc="2025-01-17T16:52:00Z">
                        <w:rPr>
                          <w:rFonts w:ascii="Cambria Math" w:eastAsiaTheme="minorEastAsia" w:hAnsi="Cambria Math"/>
                        </w:rPr>
                        <m:t>η</m:t>
                      </w:ins>
                    </m:r>
                  </m:e>
                  <m:sub>
                    <m:r>
                      <w:ins w:id="5619" w:author="jonathan pritchard" w:date="2025-01-17T16:52:00Z" w16du:dateUtc="2025-01-17T16:52:00Z">
                        <w:rPr>
                          <w:rFonts w:ascii="Cambria Math" w:eastAsiaTheme="minorEastAsia" w:hAnsi="Cambria Math"/>
                        </w:rPr>
                        <m:t>4</m:t>
                      </w:ins>
                    </m:r>
                  </m:sub>
                </m:sSub>
              </m:e>
              <m:sup>
                <m:r>
                  <w:ins w:id="5620" w:author="jonathan pritchard" w:date="2025-01-17T16:52:00Z" w16du:dateUtc="2025-01-17T16:52:00Z">
                    <w:rPr>
                      <w:rFonts w:ascii="Cambria Math" w:eastAsiaTheme="minorEastAsia" w:hAnsi="Cambria Math"/>
                    </w:rPr>
                    <m:t>'</m:t>
                  </w:ins>
                </m:r>
              </m:sup>
            </m:sSup>
          </m:e>
        </m:d>
      </m:oMath>
      <w:ins w:id="5621" w:author="jonathan pritchard" w:date="2025-01-17T16:52:00Z" w16du:dateUtc="2025-01-17T16:52:00Z">
        <w:r w:rsidR="00F13E78">
          <w:rPr>
            <w:rFonts w:eastAsiaTheme="minorEastAsia"/>
          </w:rPr>
          <w:t xml:space="preserve">   </w:t>
        </w:r>
        <w:r w:rsidR="00F13E78">
          <w:tab/>
        </w:r>
      </w:ins>
    </w:p>
    <w:p w14:paraId="4FC31D60" w14:textId="77777777" w:rsidR="00F13E78" w:rsidRDefault="00F13E78" w:rsidP="00F13E78">
      <w:pPr>
        <w:spacing w:after="0"/>
        <w:ind w:left="360"/>
        <w:rPr>
          <w:ins w:id="5622" w:author="jonathan pritchard" w:date="2025-01-17T16:52:00Z" w16du:dateUtc="2025-01-17T16:52:00Z"/>
          <w:rFonts w:eastAsiaTheme="minorEastAsia"/>
        </w:rPr>
      </w:pPr>
    </w:p>
    <w:p w14:paraId="0B4AC63E" w14:textId="77777777" w:rsidR="00F13E78" w:rsidRDefault="00000000" w:rsidP="00F13E78">
      <w:pPr>
        <w:ind w:firstLine="360"/>
        <w:rPr>
          <w:ins w:id="5623" w:author="jonathan pritchard" w:date="2025-01-17T16:52:00Z" w16du:dateUtc="2025-01-17T16:52:00Z"/>
          <w:rFonts w:eastAsiaTheme="minorEastAsia"/>
        </w:rPr>
      </w:pPr>
      <m:oMath>
        <m:sSup>
          <m:sSupPr>
            <m:ctrlPr>
              <w:ins w:id="5624" w:author="jonathan pritchard" w:date="2025-01-17T16:52:00Z" w16du:dateUtc="2025-01-17T16:52:00Z">
                <w:rPr>
                  <w:rFonts w:ascii="Cambria Math" w:hAnsi="Cambria Math"/>
                  <w:i/>
                </w:rPr>
              </w:ins>
            </m:ctrlPr>
          </m:sSupPr>
          <m:e>
            <m:r>
              <w:ins w:id="5625" w:author="jonathan pritchard" w:date="2025-01-17T16:52:00Z" w16du:dateUtc="2025-01-17T16:52:00Z">
                <w:rPr>
                  <w:rFonts w:ascii="Cambria Math" w:hAnsi="Cambria Math"/>
                </w:rPr>
                <m:t>β</m:t>
              </w:ins>
            </m:r>
          </m:e>
          <m:sup>
            <m:r>
              <w:ins w:id="5626" w:author="jonathan pritchard" w:date="2025-01-17T16:52:00Z" w16du:dateUtc="2025-01-17T16:52:00Z">
                <w:rPr>
                  <w:rFonts w:ascii="Cambria Math" w:hAnsi="Cambria Math"/>
                </w:rPr>
                <m:t>'</m:t>
              </w:ins>
            </m:r>
          </m:sup>
        </m:sSup>
        <m:r>
          <w:ins w:id="5627" w:author="jonathan pritchard" w:date="2025-01-17T16:52:00Z" w16du:dateUtc="2025-01-17T16:52:00Z">
            <w:rPr>
              <w:rFonts w:ascii="Cambria Math" w:hAnsi="Cambria Math"/>
            </w:rPr>
            <m:t>=</m:t>
          </w:ins>
        </m:r>
        <m:func>
          <m:funcPr>
            <m:ctrlPr>
              <w:ins w:id="5628" w:author="jonathan pritchard" w:date="2025-01-17T16:52:00Z" w16du:dateUtc="2025-01-17T16:52:00Z">
                <w:rPr>
                  <w:rFonts w:ascii="Cambria Math" w:hAnsi="Cambria Math"/>
                  <w:i/>
                </w:rPr>
              </w:ins>
            </m:ctrlPr>
          </m:funcPr>
          <m:fName>
            <m:sSup>
              <m:sSupPr>
                <m:ctrlPr>
                  <w:ins w:id="5629" w:author="jonathan pritchard" w:date="2025-01-17T16:52:00Z" w16du:dateUtc="2025-01-17T16:52:00Z">
                    <w:rPr>
                      <w:rFonts w:ascii="Cambria Math" w:hAnsi="Cambria Math"/>
                      <w:i/>
                    </w:rPr>
                  </w:ins>
                </m:ctrlPr>
              </m:sSupPr>
              <m:e>
                <m:r>
                  <w:ins w:id="5630" w:author="jonathan pritchard" w:date="2025-01-17T16:52:00Z" w16du:dateUtc="2025-01-17T16:52:00Z">
                    <m:rPr>
                      <m:sty m:val="p"/>
                    </m:rPr>
                    <w:rPr>
                      <w:rFonts w:ascii="Cambria Math" w:hAnsi="Cambria Math"/>
                    </w:rPr>
                    <m:t>sin</m:t>
                  </w:ins>
                </m:r>
              </m:e>
              <m:sup>
                <m:r>
                  <w:ins w:id="5631" w:author="jonathan pritchard" w:date="2025-01-17T16:52:00Z" w16du:dateUtc="2025-01-17T16:52:00Z">
                    <w:rPr>
                      <w:rFonts w:ascii="Cambria Math" w:hAnsi="Cambria Math"/>
                    </w:rPr>
                    <m:t>-1</m:t>
                  </w:ins>
                </m:r>
              </m:sup>
            </m:sSup>
          </m:fName>
          <m:e>
            <m:d>
              <m:dPr>
                <m:ctrlPr>
                  <w:ins w:id="5632" w:author="jonathan pritchard" w:date="2025-01-17T16:52:00Z" w16du:dateUtc="2025-01-17T16:52:00Z">
                    <w:rPr>
                      <w:rFonts w:ascii="Cambria Math" w:hAnsi="Cambria Math"/>
                      <w:i/>
                    </w:rPr>
                  </w:ins>
                </m:ctrlPr>
              </m:dPr>
              <m:e>
                <m:f>
                  <m:fPr>
                    <m:ctrlPr>
                      <w:ins w:id="5633" w:author="jonathan pritchard" w:date="2025-01-17T16:52:00Z" w16du:dateUtc="2025-01-17T16:52:00Z">
                        <w:rPr>
                          <w:rFonts w:ascii="Cambria Math" w:hAnsi="Cambria Math"/>
                          <w:i/>
                        </w:rPr>
                      </w:ins>
                    </m:ctrlPr>
                  </m:fPr>
                  <m:num>
                    <m:func>
                      <m:funcPr>
                        <m:ctrlPr>
                          <w:ins w:id="5634" w:author="jonathan pritchard" w:date="2025-01-17T16:52:00Z" w16du:dateUtc="2025-01-17T16:52:00Z">
                            <w:rPr>
                              <w:rFonts w:ascii="Cambria Math" w:hAnsi="Cambria Math"/>
                              <w:i/>
                            </w:rPr>
                          </w:ins>
                        </m:ctrlPr>
                      </m:funcPr>
                      <m:fName>
                        <m:r>
                          <w:ins w:id="5635" w:author="jonathan pritchard" w:date="2025-01-17T16:52:00Z" w16du:dateUtc="2025-01-17T16:52:00Z">
                            <m:rPr>
                              <m:sty m:val="p"/>
                            </m:rPr>
                            <w:rPr>
                              <w:rFonts w:ascii="Cambria Math" w:hAnsi="Cambria Math"/>
                            </w:rPr>
                            <m:t>sin</m:t>
                          </w:ins>
                        </m:r>
                      </m:fName>
                      <m:e>
                        <m:sSup>
                          <m:sSupPr>
                            <m:ctrlPr>
                              <w:ins w:id="5636" w:author="jonathan pritchard" w:date="2025-01-17T16:52:00Z" w16du:dateUtc="2025-01-17T16:52:00Z">
                                <w:rPr>
                                  <w:rFonts w:ascii="Cambria Math" w:eastAsiaTheme="minorEastAsia" w:hAnsi="Cambria Math"/>
                                  <w:i/>
                                </w:rPr>
                              </w:ins>
                            </m:ctrlPr>
                          </m:sSupPr>
                          <m:e>
                            <m:sSub>
                              <m:sSubPr>
                                <m:ctrlPr>
                                  <w:ins w:id="5637" w:author="jonathan pritchard" w:date="2025-01-17T16:52:00Z" w16du:dateUtc="2025-01-17T16:52:00Z">
                                    <w:rPr>
                                      <w:rFonts w:ascii="Cambria Math" w:eastAsiaTheme="minorEastAsia" w:hAnsi="Cambria Math"/>
                                      <w:i/>
                                    </w:rPr>
                                  </w:ins>
                                </m:ctrlPr>
                              </m:sSubPr>
                              <m:e>
                                <m:r>
                                  <w:ins w:id="5638" w:author="jonathan pritchard" w:date="2025-01-17T16:52:00Z" w16du:dateUtc="2025-01-17T16:52:00Z">
                                    <w:rPr>
                                      <w:rFonts w:ascii="Cambria Math" w:eastAsiaTheme="minorEastAsia" w:hAnsi="Cambria Math"/>
                                    </w:rPr>
                                    <m:t>ξ</m:t>
                                  </w:ins>
                                </m:r>
                              </m:e>
                              <m:sub>
                                <m:r>
                                  <w:ins w:id="5639" w:author="jonathan pritchard" w:date="2025-01-17T16:52:00Z" w16du:dateUtc="2025-01-17T16:52:00Z">
                                    <w:rPr>
                                      <w:rFonts w:ascii="Cambria Math" w:eastAsiaTheme="minorEastAsia" w:hAnsi="Cambria Math"/>
                                    </w:rPr>
                                    <m:t>0</m:t>
                                  </w:ins>
                                </m:r>
                              </m:sub>
                            </m:sSub>
                          </m:e>
                          <m:sup>
                            <m:r>
                              <w:ins w:id="5640" w:author="jonathan pritchard" w:date="2025-01-17T16:52:00Z" w16du:dateUtc="2025-01-17T16:52:00Z">
                                <w:rPr>
                                  <w:rFonts w:ascii="Cambria Math" w:eastAsiaTheme="minorEastAsia" w:hAnsi="Cambria Math"/>
                                </w:rPr>
                                <m:t>'</m:t>
                              </w:ins>
                            </m:r>
                          </m:sup>
                        </m:sSup>
                      </m:e>
                    </m:func>
                  </m:num>
                  <m:den>
                    <m:func>
                      <m:funcPr>
                        <m:ctrlPr>
                          <w:ins w:id="5641" w:author="jonathan pritchard" w:date="2025-01-17T16:52:00Z" w16du:dateUtc="2025-01-17T16:52:00Z">
                            <w:rPr>
                              <w:rFonts w:ascii="Cambria Math" w:hAnsi="Cambria Math"/>
                              <w:i/>
                            </w:rPr>
                          </w:ins>
                        </m:ctrlPr>
                      </m:funcPr>
                      <m:fName>
                        <m:r>
                          <w:ins w:id="5642" w:author="jonathan pritchard" w:date="2025-01-17T16:52:00Z" w16du:dateUtc="2025-01-17T16:52:00Z">
                            <m:rPr>
                              <m:sty m:val="p"/>
                            </m:rPr>
                            <w:rPr>
                              <w:rFonts w:ascii="Cambria Math" w:hAnsi="Cambria Math"/>
                            </w:rPr>
                            <m:t>cosh</m:t>
                          </w:ins>
                        </m:r>
                      </m:fName>
                      <m:e>
                        <m:sSup>
                          <m:sSupPr>
                            <m:ctrlPr>
                              <w:ins w:id="5643" w:author="jonathan pritchard" w:date="2025-01-17T16:52:00Z" w16du:dateUtc="2025-01-17T16:52:00Z">
                                <w:rPr>
                                  <w:rFonts w:ascii="Cambria Math" w:eastAsiaTheme="minorEastAsia" w:hAnsi="Cambria Math"/>
                                  <w:i/>
                                </w:rPr>
                              </w:ins>
                            </m:ctrlPr>
                          </m:sSupPr>
                          <m:e>
                            <m:sSub>
                              <m:sSubPr>
                                <m:ctrlPr>
                                  <w:ins w:id="5644" w:author="jonathan pritchard" w:date="2025-01-17T16:52:00Z" w16du:dateUtc="2025-01-17T16:52:00Z">
                                    <w:rPr>
                                      <w:rFonts w:ascii="Cambria Math" w:eastAsiaTheme="minorEastAsia" w:hAnsi="Cambria Math"/>
                                      <w:i/>
                                    </w:rPr>
                                  </w:ins>
                                </m:ctrlPr>
                              </m:sSubPr>
                              <m:e>
                                <m:r>
                                  <w:ins w:id="5645" w:author="jonathan pritchard" w:date="2025-01-17T16:52:00Z" w16du:dateUtc="2025-01-17T16:52:00Z">
                                    <w:rPr>
                                      <w:rFonts w:ascii="Cambria Math" w:eastAsiaTheme="minorEastAsia" w:hAnsi="Cambria Math"/>
                                    </w:rPr>
                                    <m:t>η</m:t>
                                  </w:ins>
                                </m:r>
                              </m:e>
                              <m:sub>
                                <m:r>
                                  <w:ins w:id="5646" w:author="jonathan pritchard" w:date="2025-01-17T16:52:00Z" w16du:dateUtc="2025-01-17T16:52:00Z">
                                    <w:rPr>
                                      <w:rFonts w:ascii="Cambria Math" w:eastAsiaTheme="minorEastAsia" w:hAnsi="Cambria Math"/>
                                    </w:rPr>
                                    <m:t>0</m:t>
                                  </w:ins>
                                </m:r>
                              </m:sub>
                            </m:sSub>
                          </m:e>
                          <m:sup>
                            <m:r>
                              <w:ins w:id="5647" w:author="jonathan pritchard" w:date="2025-01-17T16:52:00Z" w16du:dateUtc="2025-01-17T16:52:00Z">
                                <w:rPr>
                                  <w:rFonts w:ascii="Cambria Math" w:eastAsiaTheme="minorEastAsia" w:hAnsi="Cambria Math"/>
                                </w:rPr>
                                <m:t>'</m:t>
                              </w:ins>
                            </m:r>
                          </m:sup>
                        </m:sSup>
                      </m:e>
                    </m:func>
                  </m:den>
                </m:f>
              </m:e>
            </m:d>
          </m:e>
        </m:func>
      </m:oMath>
      <w:ins w:id="5648" w:author="jonathan pritchard" w:date="2025-01-17T16:52:00Z" w16du:dateUtc="2025-01-17T16:52:00Z">
        <w:r w:rsidR="00F13E78">
          <w:rPr>
            <w:rFonts w:eastAsiaTheme="minorEastAsia"/>
          </w:rPr>
          <w:t xml:space="preserve">   </w:t>
        </w:r>
        <w:r w:rsidR="00F13E78">
          <w:tab/>
        </w:r>
        <w:r w:rsidR="00F13E78">
          <w:tab/>
        </w:r>
      </w:ins>
    </w:p>
    <w:p w14:paraId="4EA3FCA2" w14:textId="77777777" w:rsidR="00F13E78" w:rsidRDefault="00000000" w:rsidP="00F13E78">
      <w:pPr>
        <w:spacing w:after="0"/>
        <w:ind w:firstLine="360"/>
        <w:rPr>
          <w:ins w:id="5649" w:author="jonathan pritchard" w:date="2025-01-17T16:52:00Z" w16du:dateUtc="2025-01-17T16:52:00Z"/>
          <w:rFonts w:eastAsiaTheme="minorEastAsia"/>
        </w:rPr>
      </w:pPr>
      <m:oMath>
        <m:sSup>
          <m:sSupPr>
            <m:ctrlPr>
              <w:ins w:id="5650" w:author="jonathan pritchard" w:date="2025-01-17T16:52:00Z" w16du:dateUtc="2025-01-17T16:52:00Z">
                <w:rPr>
                  <w:rFonts w:ascii="Cambria Math" w:eastAsiaTheme="minorEastAsia" w:hAnsi="Cambria Math"/>
                  <w:i/>
                </w:rPr>
              </w:ins>
            </m:ctrlPr>
          </m:sSupPr>
          <m:e>
            <m:r>
              <w:ins w:id="5651" w:author="jonathan pritchard" w:date="2025-01-17T16:52:00Z" w16du:dateUtc="2025-01-17T16:52:00Z">
                <w:rPr>
                  <w:rFonts w:ascii="Cambria Math" w:eastAsiaTheme="minorEastAsia" w:hAnsi="Cambria Math"/>
                </w:rPr>
                <m:t>Q</m:t>
              </w:ins>
            </m:r>
          </m:e>
          <m:sup>
            <m:r>
              <w:ins w:id="5652" w:author="jonathan pritchard" w:date="2025-01-17T16:52:00Z" w16du:dateUtc="2025-01-17T16:52:00Z">
                <w:rPr>
                  <w:rFonts w:ascii="Cambria Math" w:eastAsiaTheme="minorEastAsia" w:hAnsi="Cambria Math"/>
                </w:rPr>
                <m:t>'</m:t>
              </w:ins>
            </m:r>
          </m:sup>
        </m:sSup>
        <m:r>
          <w:ins w:id="5653" w:author="jonathan pritchard" w:date="2025-01-17T16:52:00Z" w16du:dateUtc="2025-01-17T16:52:00Z">
            <w:rPr>
              <w:rFonts w:ascii="Cambria Math" w:eastAsiaTheme="minorEastAsia" w:hAnsi="Cambria Math"/>
            </w:rPr>
            <m:t>=</m:t>
          </w:ins>
        </m:r>
        <m:func>
          <m:funcPr>
            <m:ctrlPr>
              <w:ins w:id="5654" w:author="jonathan pritchard" w:date="2025-01-17T16:52:00Z" w16du:dateUtc="2025-01-17T16:52:00Z">
                <w:rPr>
                  <w:rFonts w:ascii="Cambria Math" w:eastAsiaTheme="minorEastAsia" w:hAnsi="Cambria Math"/>
                  <w:i/>
                </w:rPr>
              </w:ins>
            </m:ctrlPr>
          </m:funcPr>
          <m:fName>
            <m:sSup>
              <m:sSupPr>
                <m:ctrlPr>
                  <w:ins w:id="5655" w:author="jonathan pritchard" w:date="2025-01-17T16:52:00Z" w16du:dateUtc="2025-01-17T16:52:00Z">
                    <w:rPr>
                      <w:rFonts w:ascii="Cambria Math" w:eastAsiaTheme="minorEastAsia" w:hAnsi="Cambria Math"/>
                      <w:i/>
                    </w:rPr>
                  </w:ins>
                </m:ctrlPr>
              </m:sSupPr>
              <m:e>
                <m:r>
                  <w:ins w:id="5656" w:author="jonathan pritchard" w:date="2025-01-17T16:52:00Z" w16du:dateUtc="2025-01-17T16:52:00Z">
                    <m:rPr>
                      <m:sty m:val="p"/>
                    </m:rPr>
                    <w:rPr>
                      <w:rFonts w:ascii="Cambria Math" w:hAnsi="Cambria Math"/>
                    </w:rPr>
                    <m:t>sinh</m:t>
                  </w:ins>
                </m:r>
              </m:e>
              <m:sup>
                <m:r>
                  <w:ins w:id="5657" w:author="jonathan pritchard" w:date="2025-01-17T16:52:00Z" w16du:dateUtc="2025-01-17T16:52:00Z">
                    <w:rPr>
                      <w:rFonts w:ascii="Cambria Math" w:hAnsi="Cambria Math"/>
                    </w:rPr>
                    <m:t>-1</m:t>
                  </w:ins>
                </m:r>
              </m:sup>
            </m:sSup>
          </m:fName>
          <m:e>
            <m:d>
              <m:dPr>
                <m:ctrlPr>
                  <w:ins w:id="5658" w:author="jonathan pritchard" w:date="2025-01-17T16:52:00Z" w16du:dateUtc="2025-01-17T16:52:00Z">
                    <w:rPr>
                      <w:rFonts w:ascii="Cambria Math" w:eastAsiaTheme="minorEastAsia" w:hAnsi="Cambria Math"/>
                      <w:i/>
                    </w:rPr>
                  </w:ins>
                </m:ctrlPr>
              </m:dPr>
              <m:e>
                <m:func>
                  <m:funcPr>
                    <m:ctrlPr>
                      <w:ins w:id="5659" w:author="jonathan pritchard" w:date="2025-01-17T16:52:00Z" w16du:dateUtc="2025-01-17T16:52:00Z">
                        <w:rPr>
                          <w:rFonts w:ascii="Cambria Math" w:eastAsiaTheme="minorEastAsia" w:hAnsi="Cambria Math"/>
                          <w:i/>
                        </w:rPr>
                      </w:ins>
                    </m:ctrlPr>
                  </m:funcPr>
                  <m:fName>
                    <m:r>
                      <w:ins w:id="5660" w:author="jonathan pritchard" w:date="2025-01-17T16:52:00Z" w16du:dateUtc="2025-01-17T16:52:00Z">
                        <m:rPr>
                          <m:sty m:val="p"/>
                        </m:rPr>
                        <w:rPr>
                          <w:rFonts w:ascii="Cambria Math" w:hAnsi="Cambria Math"/>
                        </w:rPr>
                        <m:t>tan</m:t>
                      </w:ins>
                    </m:r>
                  </m:fName>
                  <m:e>
                    <m:sSup>
                      <m:sSupPr>
                        <m:ctrlPr>
                          <w:ins w:id="5661" w:author="jonathan pritchard" w:date="2025-01-17T16:52:00Z" w16du:dateUtc="2025-01-17T16:52:00Z">
                            <w:rPr>
                              <w:rFonts w:ascii="Cambria Math" w:eastAsiaTheme="minorEastAsia" w:hAnsi="Cambria Math"/>
                              <w:i/>
                            </w:rPr>
                          </w:ins>
                        </m:ctrlPr>
                      </m:sSupPr>
                      <m:e>
                        <m:r>
                          <w:ins w:id="5662" w:author="jonathan pritchard" w:date="2025-01-17T16:52:00Z" w16du:dateUtc="2025-01-17T16:52:00Z">
                            <w:rPr>
                              <w:rFonts w:ascii="Cambria Math" w:eastAsiaTheme="minorEastAsia" w:hAnsi="Cambria Math"/>
                            </w:rPr>
                            <m:t>β</m:t>
                          </w:ins>
                        </m:r>
                      </m:e>
                      <m:sup>
                        <m:r>
                          <w:ins w:id="5663" w:author="jonathan pritchard" w:date="2025-01-17T16:52:00Z" w16du:dateUtc="2025-01-17T16:52:00Z">
                            <w:rPr>
                              <w:rFonts w:ascii="Cambria Math" w:eastAsiaTheme="minorEastAsia" w:hAnsi="Cambria Math"/>
                            </w:rPr>
                            <m:t>'</m:t>
                          </w:ins>
                        </m:r>
                      </m:sup>
                    </m:sSup>
                  </m:e>
                </m:func>
              </m:e>
            </m:d>
          </m:e>
        </m:func>
      </m:oMath>
      <w:ins w:id="5664"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041FB0F7" w14:textId="77777777" w:rsidR="00F13E78" w:rsidRDefault="00000000" w:rsidP="00F13E78">
      <w:pPr>
        <w:spacing w:after="0"/>
        <w:ind w:firstLine="360"/>
        <w:rPr>
          <w:ins w:id="5665" w:author="jonathan pritchard" w:date="2025-01-17T16:52:00Z" w16du:dateUtc="2025-01-17T16:52:00Z"/>
          <w:rFonts w:eastAsiaTheme="minorEastAsia"/>
        </w:rPr>
      </w:pPr>
      <m:oMath>
        <m:sSup>
          <m:sSupPr>
            <m:ctrlPr>
              <w:ins w:id="5666" w:author="jonathan pritchard" w:date="2025-01-17T16:52:00Z" w16du:dateUtc="2025-01-17T16:52:00Z">
                <w:rPr>
                  <w:rFonts w:ascii="Cambria Math" w:eastAsiaTheme="minorEastAsia" w:hAnsi="Cambria Math"/>
                  <w:i/>
                </w:rPr>
              </w:ins>
            </m:ctrlPr>
          </m:sSupPr>
          <m:e>
            <m:r>
              <w:ins w:id="5667" w:author="jonathan pritchard" w:date="2025-01-17T16:52:00Z" w16du:dateUtc="2025-01-17T16:52:00Z">
                <w:rPr>
                  <w:rFonts w:ascii="Cambria Math" w:eastAsiaTheme="minorEastAsia" w:hAnsi="Cambria Math"/>
                </w:rPr>
                <m:t>Q</m:t>
              </w:ins>
            </m:r>
          </m:e>
          <m:sup>
            <m:r>
              <w:ins w:id="5668" w:author="jonathan pritchard" w:date="2025-01-17T16:52:00Z" w16du:dateUtc="2025-01-17T16:52:00Z">
                <w:rPr>
                  <w:rFonts w:ascii="Cambria Math" w:eastAsiaTheme="minorEastAsia" w:hAnsi="Cambria Math"/>
                </w:rPr>
                <m:t>"</m:t>
              </w:ins>
            </m:r>
          </m:sup>
        </m:sSup>
        <m:r>
          <w:ins w:id="5669" w:author="jonathan pritchard" w:date="2025-01-17T16:52:00Z" w16du:dateUtc="2025-01-17T16:52:00Z">
            <w:rPr>
              <w:rFonts w:ascii="Cambria Math" w:eastAsiaTheme="minorEastAsia" w:hAnsi="Cambria Math"/>
            </w:rPr>
            <m:t>=</m:t>
          </w:ins>
        </m:r>
        <m:sSup>
          <m:sSupPr>
            <m:ctrlPr>
              <w:ins w:id="5670" w:author="jonathan pritchard" w:date="2025-01-17T16:52:00Z" w16du:dateUtc="2025-01-17T16:52:00Z">
                <w:rPr>
                  <w:rFonts w:ascii="Cambria Math" w:eastAsiaTheme="minorEastAsia" w:hAnsi="Cambria Math"/>
                  <w:i/>
                </w:rPr>
              </w:ins>
            </m:ctrlPr>
          </m:sSupPr>
          <m:e>
            <m:r>
              <w:ins w:id="5671" w:author="jonathan pritchard" w:date="2025-01-17T16:52:00Z" w16du:dateUtc="2025-01-17T16:52:00Z">
                <w:rPr>
                  <w:rFonts w:ascii="Cambria Math" w:eastAsiaTheme="minorEastAsia" w:hAnsi="Cambria Math"/>
                </w:rPr>
                <m:t>Q</m:t>
              </w:ins>
            </m:r>
          </m:e>
          <m:sup>
            <m:r>
              <w:ins w:id="5672" w:author="jonathan pritchard" w:date="2025-01-17T16:52:00Z" w16du:dateUtc="2025-01-17T16:52:00Z">
                <w:rPr>
                  <w:rFonts w:ascii="Cambria Math" w:eastAsiaTheme="minorEastAsia" w:hAnsi="Cambria Math"/>
                </w:rPr>
                <m:t>'</m:t>
              </w:ins>
            </m:r>
          </m:sup>
        </m:sSup>
        <m:r>
          <w:ins w:id="5673" w:author="jonathan pritchard" w:date="2025-01-17T16:52:00Z" w16du:dateUtc="2025-01-17T16:52:00Z">
            <w:rPr>
              <w:rFonts w:ascii="Cambria Math" w:eastAsiaTheme="minorEastAsia" w:hAnsi="Cambria Math"/>
            </w:rPr>
            <m:t>+</m:t>
          </w:ins>
        </m:r>
        <m:d>
          <m:dPr>
            <m:begChr m:val="["/>
            <m:endChr m:val="]"/>
            <m:ctrlPr>
              <w:ins w:id="5674" w:author="jonathan pritchard" w:date="2025-01-17T16:52:00Z" w16du:dateUtc="2025-01-17T16:52:00Z">
                <w:rPr>
                  <w:rFonts w:ascii="Cambria Math" w:eastAsiaTheme="minorEastAsia" w:hAnsi="Cambria Math"/>
                  <w:i/>
                </w:rPr>
              </w:ins>
            </m:ctrlPr>
          </m:dPr>
          <m:e>
            <m:r>
              <w:ins w:id="5675" w:author="jonathan pritchard" w:date="2025-01-17T16:52:00Z" w16du:dateUtc="2025-01-17T16:52:00Z">
                <w:rPr>
                  <w:rFonts w:ascii="Cambria Math" w:eastAsiaTheme="minorEastAsia" w:hAnsi="Cambria Math"/>
                </w:rPr>
                <m:t xml:space="preserve">e </m:t>
              </w:ins>
            </m:r>
            <m:func>
              <m:funcPr>
                <m:ctrlPr>
                  <w:ins w:id="5676" w:author="jonathan pritchard" w:date="2025-01-17T16:52:00Z" w16du:dateUtc="2025-01-17T16:52:00Z">
                    <w:rPr>
                      <w:rFonts w:ascii="Cambria Math" w:eastAsiaTheme="minorEastAsia" w:hAnsi="Cambria Math"/>
                      <w:i/>
                    </w:rPr>
                  </w:ins>
                </m:ctrlPr>
              </m:funcPr>
              <m:fName>
                <m:sSup>
                  <m:sSupPr>
                    <m:ctrlPr>
                      <w:ins w:id="5677" w:author="jonathan pritchard" w:date="2025-01-17T16:52:00Z" w16du:dateUtc="2025-01-17T16:52:00Z">
                        <w:rPr>
                          <w:rFonts w:ascii="Cambria Math" w:eastAsiaTheme="minorEastAsia" w:hAnsi="Cambria Math"/>
                          <w:i/>
                        </w:rPr>
                      </w:ins>
                    </m:ctrlPr>
                  </m:sSupPr>
                  <m:e>
                    <m:r>
                      <w:ins w:id="5678" w:author="jonathan pritchard" w:date="2025-01-17T16:52:00Z" w16du:dateUtc="2025-01-17T16:52:00Z">
                        <m:rPr>
                          <m:sty m:val="p"/>
                        </m:rPr>
                        <w:rPr>
                          <w:rFonts w:ascii="Cambria Math" w:hAnsi="Cambria Math"/>
                        </w:rPr>
                        <m:t>tanh</m:t>
                      </w:ins>
                    </m:r>
                  </m:e>
                  <m:sup>
                    <m:r>
                      <w:ins w:id="5679" w:author="jonathan pritchard" w:date="2025-01-17T16:52:00Z" w16du:dateUtc="2025-01-17T16:52:00Z">
                        <w:rPr>
                          <w:rFonts w:ascii="Cambria Math" w:hAnsi="Cambria Math"/>
                        </w:rPr>
                        <m:t>-1</m:t>
                      </w:ins>
                    </m:r>
                  </m:sup>
                </m:sSup>
              </m:fName>
              <m:e>
                <m:d>
                  <m:dPr>
                    <m:ctrlPr>
                      <w:ins w:id="5680" w:author="jonathan pritchard" w:date="2025-01-17T16:52:00Z" w16du:dateUtc="2025-01-17T16:52:00Z">
                        <w:rPr>
                          <w:rFonts w:ascii="Cambria Math" w:eastAsiaTheme="minorEastAsia" w:hAnsi="Cambria Math"/>
                          <w:i/>
                        </w:rPr>
                      </w:ins>
                    </m:ctrlPr>
                  </m:dPr>
                  <m:e>
                    <m:r>
                      <w:ins w:id="5681" w:author="jonathan pritchard" w:date="2025-01-17T16:52:00Z" w16du:dateUtc="2025-01-17T16:52:00Z">
                        <w:rPr>
                          <w:rFonts w:ascii="Cambria Math" w:eastAsiaTheme="minorEastAsia" w:hAnsi="Cambria Math"/>
                        </w:rPr>
                        <m:t xml:space="preserve">e </m:t>
                      </w:ins>
                    </m:r>
                    <m:func>
                      <m:funcPr>
                        <m:ctrlPr>
                          <w:ins w:id="5682" w:author="jonathan pritchard" w:date="2025-01-17T16:52:00Z" w16du:dateUtc="2025-01-17T16:52:00Z">
                            <w:rPr>
                              <w:rFonts w:ascii="Cambria Math" w:eastAsiaTheme="minorEastAsia" w:hAnsi="Cambria Math"/>
                              <w:i/>
                            </w:rPr>
                          </w:ins>
                        </m:ctrlPr>
                      </m:funcPr>
                      <m:fName>
                        <m:r>
                          <w:ins w:id="5683" w:author="jonathan pritchard" w:date="2025-01-17T16:52:00Z" w16du:dateUtc="2025-01-17T16:52:00Z">
                            <m:rPr>
                              <m:sty m:val="p"/>
                            </m:rPr>
                            <w:rPr>
                              <w:rFonts w:ascii="Cambria Math" w:hAnsi="Cambria Math"/>
                            </w:rPr>
                            <m:t>tanh</m:t>
                          </w:ins>
                        </m:r>
                      </m:fName>
                      <m:e>
                        <m:sSup>
                          <m:sSupPr>
                            <m:ctrlPr>
                              <w:ins w:id="5684" w:author="jonathan pritchard" w:date="2025-01-17T16:52:00Z" w16du:dateUtc="2025-01-17T16:52:00Z">
                                <w:rPr>
                                  <w:rFonts w:ascii="Cambria Math" w:eastAsiaTheme="minorEastAsia" w:hAnsi="Cambria Math"/>
                                  <w:i/>
                                </w:rPr>
                              </w:ins>
                            </m:ctrlPr>
                          </m:sSupPr>
                          <m:e>
                            <m:r>
                              <w:ins w:id="5685" w:author="jonathan pritchard" w:date="2025-01-17T16:52:00Z" w16du:dateUtc="2025-01-17T16:52:00Z">
                                <w:rPr>
                                  <w:rFonts w:ascii="Cambria Math" w:eastAsiaTheme="minorEastAsia" w:hAnsi="Cambria Math"/>
                                </w:rPr>
                                <m:t>Q</m:t>
                              </w:ins>
                            </m:r>
                          </m:e>
                          <m:sup>
                            <m:r>
                              <w:ins w:id="5686" w:author="jonathan pritchard" w:date="2025-01-17T16:52:00Z" w16du:dateUtc="2025-01-17T16:52:00Z">
                                <w:rPr>
                                  <w:rFonts w:ascii="Cambria Math" w:eastAsiaTheme="minorEastAsia" w:hAnsi="Cambria Math"/>
                                </w:rPr>
                                <m:t>'</m:t>
                              </w:ins>
                            </m:r>
                          </m:sup>
                        </m:sSup>
                      </m:e>
                    </m:func>
                  </m:e>
                </m:d>
              </m:e>
            </m:func>
          </m:e>
        </m:d>
      </m:oMath>
      <w:ins w:id="5687"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4ED4AC9A" w14:textId="77777777" w:rsidR="00F13E78" w:rsidRDefault="00F13E78" w:rsidP="00F13E78">
      <w:pPr>
        <w:spacing w:after="0"/>
        <w:ind w:firstLine="360"/>
        <w:rPr>
          <w:ins w:id="5688" w:author="jonathan pritchard" w:date="2025-01-17T16:52:00Z" w16du:dateUtc="2025-01-17T16:52:00Z"/>
          <w:rFonts w:eastAsiaTheme="minorEastAsia"/>
        </w:rPr>
      </w:pPr>
      <m:oMath>
        <m:r>
          <w:ins w:id="5689" w:author="jonathan pritchard" w:date="2025-01-17T16:52:00Z" w16du:dateUtc="2025-01-17T16:52:00Z">
            <w:rPr>
              <w:rFonts w:ascii="Cambria Math" w:eastAsiaTheme="minorEastAsia" w:hAnsi="Cambria Math"/>
            </w:rPr>
            <m:t xml:space="preserve">      =</m:t>
          </w:ins>
        </m:r>
        <m:sSup>
          <m:sSupPr>
            <m:ctrlPr>
              <w:ins w:id="5690" w:author="jonathan pritchard" w:date="2025-01-17T16:52:00Z" w16du:dateUtc="2025-01-17T16:52:00Z">
                <w:rPr>
                  <w:rFonts w:ascii="Cambria Math" w:eastAsiaTheme="minorEastAsia" w:hAnsi="Cambria Math"/>
                  <w:i/>
                </w:rPr>
              </w:ins>
            </m:ctrlPr>
          </m:sSupPr>
          <m:e>
            <m:r>
              <w:ins w:id="5691" w:author="jonathan pritchard" w:date="2025-01-17T16:52:00Z" w16du:dateUtc="2025-01-17T16:52:00Z">
                <w:rPr>
                  <w:rFonts w:ascii="Cambria Math" w:eastAsiaTheme="minorEastAsia" w:hAnsi="Cambria Math"/>
                </w:rPr>
                <m:t>Q</m:t>
              </w:ins>
            </m:r>
          </m:e>
          <m:sup>
            <m:r>
              <w:ins w:id="5692" w:author="jonathan pritchard" w:date="2025-01-17T16:52:00Z" w16du:dateUtc="2025-01-17T16:52:00Z">
                <w:rPr>
                  <w:rFonts w:ascii="Cambria Math" w:eastAsiaTheme="minorEastAsia" w:hAnsi="Cambria Math"/>
                </w:rPr>
                <m:t>'</m:t>
              </w:ins>
            </m:r>
          </m:sup>
        </m:sSup>
        <m:r>
          <w:ins w:id="5693" w:author="jonathan pritchard" w:date="2025-01-17T16:52:00Z" w16du:dateUtc="2025-01-17T16:52:00Z">
            <w:rPr>
              <w:rFonts w:ascii="Cambria Math" w:eastAsiaTheme="minorEastAsia" w:hAnsi="Cambria Math"/>
            </w:rPr>
            <m:t>+</m:t>
          </w:ins>
        </m:r>
        <m:d>
          <m:dPr>
            <m:begChr m:val="["/>
            <m:endChr m:val="]"/>
            <m:ctrlPr>
              <w:ins w:id="5694" w:author="jonathan pritchard" w:date="2025-01-17T16:52:00Z" w16du:dateUtc="2025-01-17T16:52:00Z">
                <w:rPr>
                  <w:rFonts w:ascii="Cambria Math" w:eastAsiaTheme="minorEastAsia" w:hAnsi="Cambria Math"/>
                  <w:i/>
                </w:rPr>
              </w:ins>
            </m:ctrlPr>
          </m:dPr>
          <m:e>
            <m:r>
              <w:ins w:id="5695" w:author="jonathan pritchard" w:date="2025-01-17T16:52:00Z" w16du:dateUtc="2025-01-17T16:52:00Z">
                <w:rPr>
                  <w:rFonts w:ascii="Cambria Math" w:eastAsiaTheme="minorEastAsia" w:hAnsi="Cambria Math"/>
                </w:rPr>
                <m:t xml:space="preserve">e </m:t>
              </w:ins>
            </m:r>
            <m:func>
              <m:funcPr>
                <m:ctrlPr>
                  <w:ins w:id="5696" w:author="jonathan pritchard" w:date="2025-01-17T16:52:00Z" w16du:dateUtc="2025-01-17T16:52:00Z">
                    <w:rPr>
                      <w:rFonts w:ascii="Cambria Math" w:eastAsiaTheme="minorEastAsia" w:hAnsi="Cambria Math"/>
                      <w:i/>
                    </w:rPr>
                  </w:ins>
                </m:ctrlPr>
              </m:funcPr>
              <m:fName>
                <m:sSup>
                  <m:sSupPr>
                    <m:ctrlPr>
                      <w:ins w:id="5697" w:author="jonathan pritchard" w:date="2025-01-17T16:52:00Z" w16du:dateUtc="2025-01-17T16:52:00Z">
                        <w:rPr>
                          <w:rFonts w:ascii="Cambria Math" w:eastAsiaTheme="minorEastAsia" w:hAnsi="Cambria Math"/>
                          <w:i/>
                        </w:rPr>
                      </w:ins>
                    </m:ctrlPr>
                  </m:sSupPr>
                  <m:e>
                    <m:r>
                      <w:ins w:id="5698" w:author="jonathan pritchard" w:date="2025-01-17T16:52:00Z" w16du:dateUtc="2025-01-17T16:52:00Z">
                        <m:rPr>
                          <m:sty m:val="p"/>
                        </m:rPr>
                        <w:rPr>
                          <w:rFonts w:ascii="Cambria Math" w:hAnsi="Cambria Math"/>
                        </w:rPr>
                        <m:t>tanh</m:t>
                      </w:ins>
                    </m:r>
                  </m:e>
                  <m:sup>
                    <m:r>
                      <w:ins w:id="5699" w:author="jonathan pritchard" w:date="2025-01-17T16:52:00Z" w16du:dateUtc="2025-01-17T16:52:00Z">
                        <w:rPr>
                          <w:rFonts w:ascii="Cambria Math" w:hAnsi="Cambria Math"/>
                        </w:rPr>
                        <m:t>-1</m:t>
                      </w:ins>
                    </m:r>
                  </m:sup>
                </m:sSup>
              </m:fName>
              <m:e>
                <m:d>
                  <m:dPr>
                    <m:ctrlPr>
                      <w:ins w:id="5700" w:author="jonathan pritchard" w:date="2025-01-17T16:52:00Z" w16du:dateUtc="2025-01-17T16:52:00Z">
                        <w:rPr>
                          <w:rFonts w:ascii="Cambria Math" w:eastAsiaTheme="minorEastAsia" w:hAnsi="Cambria Math"/>
                          <w:i/>
                        </w:rPr>
                      </w:ins>
                    </m:ctrlPr>
                  </m:dPr>
                  <m:e>
                    <m:r>
                      <w:ins w:id="5701" w:author="jonathan pritchard" w:date="2025-01-17T16:52:00Z" w16du:dateUtc="2025-01-17T16:52:00Z">
                        <w:rPr>
                          <w:rFonts w:ascii="Cambria Math" w:eastAsiaTheme="minorEastAsia" w:hAnsi="Cambria Math"/>
                        </w:rPr>
                        <m:t xml:space="preserve">e </m:t>
                      </w:ins>
                    </m:r>
                    <m:func>
                      <m:funcPr>
                        <m:ctrlPr>
                          <w:ins w:id="5702" w:author="jonathan pritchard" w:date="2025-01-17T16:52:00Z" w16du:dateUtc="2025-01-17T16:52:00Z">
                            <w:rPr>
                              <w:rFonts w:ascii="Cambria Math" w:eastAsiaTheme="minorEastAsia" w:hAnsi="Cambria Math"/>
                              <w:i/>
                            </w:rPr>
                          </w:ins>
                        </m:ctrlPr>
                      </m:funcPr>
                      <m:fName>
                        <m:r>
                          <w:ins w:id="5703" w:author="jonathan pritchard" w:date="2025-01-17T16:52:00Z" w16du:dateUtc="2025-01-17T16:52:00Z">
                            <m:rPr>
                              <m:sty m:val="p"/>
                            </m:rPr>
                            <w:rPr>
                              <w:rFonts w:ascii="Cambria Math" w:hAnsi="Cambria Math"/>
                            </w:rPr>
                            <m:t>tanh</m:t>
                          </w:ins>
                        </m:r>
                      </m:fName>
                      <m:e>
                        <m:sSup>
                          <m:sSupPr>
                            <m:ctrlPr>
                              <w:ins w:id="5704" w:author="jonathan pritchard" w:date="2025-01-17T16:52:00Z" w16du:dateUtc="2025-01-17T16:52:00Z">
                                <w:rPr>
                                  <w:rFonts w:ascii="Cambria Math" w:eastAsiaTheme="minorEastAsia" w:hAnsi="Cambria Math"/>
                                  <w:i/>
                                </w:rPr>
                              </w:ins>
                            </m:ctrlPr>
                          </m:sSupPr>
                          <m:e>
                            <m:r>
                              <w:ins w:id="5705" w:author="jonathan pritchard" w:date="2025-01-17T16:52:00Z" w16du:dateUtc="2025-01-17T16:52:00Z">
                                <w:rPr>
                                  <w:rFonts w:ascii="Cambria Math" w:eastAsiaTheme="minorEastAsia" w:hAnsi="Cambria Math"/>
                                </w:rPr>
                                <m:t>Q</m:t>
                              </w:ins>
                            </m:r>
                          </m:e>
                          <m:sup>
                            <m:r>
                              <w:ins w:id="5706" w:author="jonathan pritchard" w:date="2025-01-17T16:52:00Z" w16du:dateUtc="2025-01-17T16:52:00Z">
                                <w:rPr>
                                  <w:rFonts w:ascii="Cambria Math" w:eastAsiaTheme="minorEastAsia" w:hAnsi="Cambria Math"/>
                                </w:rPr>
                                <m:t>"</m:t>
                              </w:ins>
                            </m:r>
                          </m:sup>
                        </m:sSup>
                      </m:e>
                    </m:func>
                  </m:e>
                </m:d>
              </m:e>
            </m:func>
          </m:e>
        </m:d>
      </m:oMath>
      <w:ins w:id="5707" w:author="jonathan pritchard" w:date="2025-01-17T16:52:00Z" w16du:dateUtc="2025-01-17T16:52:00Z">
        <w:r>
          <w:rPr>
            <w:rFonts w:eastAsiaTheme="minorEastAsia"/>
          </w:rPr>
          <w:t xml:space="preserve">   </w:t>
        </w:r>
        <w:r>
          <w:t xml:space="preserve"> </w:t>
        </w:r>
        <w:r>
          <w:rPr>
            <w:rFonts w:eastAsiaTheme="minorEastAsia"/>
          </w:rPr>
          <w:t xml:space="preserve">which should be iterated until the change in </w:t>
        </w:r>
      </w:ins>
      <m:oMath>
        <m:sSup>
          <m:sSupPr>
            <m:ctrlPr>
              <w:ins w:id="5708" w:author="jonathan pritchard" w:date="2025-01-17T16:52:00Z" w16du:dateUtc="2025-01-17T16:52:00Z">
                <w:rPr>
                  <w:rFonts w:ascii="Cambria Math" w:eastAsiaTheme="minorEastAsia" w:hAnsi="Cambria Math"/>
                  <w:i/>
                </w:rPr>
              </w:ins>
            </m:ctrlPr>
          </m:sSupPr>
          <m:e>
            <m:r>
              <w:ins w:id="5709" w:author="jonathan pritchard" w:date="2025-01-17T16:52:00Z" w16du:dateUtc="2025-01-17T16:52:00Z">
                <w:rPr>
                  <w:rFonts w:ascii="Cambria Math" w:eastAsiaTheme="minorEastAsia" w:hAnsi="Cambria Math"/>
                </w:rPr>
                <m:t>Q</m:t>
              </w:ins>
            </m:r>
          </m:e>
          <m:sup>
            <m:r>
              <w:ins w:id="5710" w:author="jonathan pritchard" w:date="2025-01-17T16:52:00Z" w16du:dateUtc="2025-01-17T16:52:00Z">
                <w:rPr>
                  <w:rFonts w:ascii="Cambria Math" w:eastAsiaTheme="minorEastAsia" w:hAnsi="Cambria Math"/>
                </w:rPr>
                <m:t>"</m:t>
              </w:ins>
            </m:r>
          </m:sup>
        </m:sSup>
      </m:oMath>
      <w:ins w:id="5711" w:author="jonathan pritchard" w:date="2025-01-17T16:52:00Z" w16du:dateUtc="2025-01-17T16:52:00Z">
        <w:r>
          <w:rPr>
            <w:rFonts w:eastAsiaTheme="minorEastAsia"/>
          </w:rPr>
          <w:t xml:space="preserve"> </w:t>
        </w:r>
      </w:ins>
      <m:oMath>
        <m:r>
          <w:ins w:id="5712" w:author="jonathan pritchard" w:date="2025-01-17T16:52:00Z" w16du:dateUtc="2025-01-17T16:52:00Z">
            <w:rPr>
              <w:rFonts w:ascii="Cambria Math" w:eastAsiaTheme="minorEastAsia" w:hAnsi="Cambria Math"/>
            </w:rPr>
            <m:t>&lt;</m:t>
          </w:ins>
        </m:r>
        <m:sSup>
          <m:sSupPr>
            <m:ctrlPr>
              <w:ins w:id="5713" w:author="jonathan pritchard" w:date="2025-01-17T16:52:00Z" w16du:dateUtc="2025-01-17T16:52:00Z">
                <w:rPr>
                  <w:rFonts w:ascii="Cambria Math" w:eastAsiaTheme="minorEastAsia" w:hAnsi="Cambria Math"/>
                  <w:i/>
                </w:rPr>
              </w:ins>
            </m:ctrlPr>
          </m:sSupPr>
          <m:e>
            <m:r>
              <w:ins w:id="5714" w:author="jonathan pritchard" w:date="2025-01-17T16:52:00Z" w16du:dateUtc="2025-01-17T16:52:00Z">
                <w:rPr>
                  <w:rFonts w:ascii="Cambria Math" w:eastAsiaTheme="minorEastAsia" w:hAnsi="Cambria Math"/>
                </w:rPr>
                <m:t>10</m:t>
              </w:ins>
            </m:r>
          </m:e>
          <m:sup>
            <m:r>
              <w:ins w:id="5715" w:author="jonathan pritchard" w:date="2025-01-17T16:52:00Z" w16du:dateUtc="2025-01-17T16:52:00Z">
                <w:rPr>
                  <w:rFonts w:ascii="Cambria Math" w:eastAsiaTheme="minorEastAsia" w:hAnsi="Cambria Math"/>
                </w:rPr>
                <m:t>-8</m:t>
              </w:ins>
            </m:r>
          </m:sup>
        </m:sSup>
        <m:r>
          <w:ins w:id="5716" w:author="jonathan pritchard" w:date="2025-01-17T16:52:00Z" w16du:dateUtc="2025-01-17T16:52:00Z">
            <w:rPr>
              <w:rFonts w:ascii="Cambria Math" w:eastAsiaTheme="minorEastAsia" w:hAnsi="Cambria Math"/>
            </w:rPr>
            <m:t xml:space="preserve"> </m:t>
          </w:ins>
        </m:r>
      </m:oMath>
      <w:ins w:id="5717" w:author="jonathan pritchard" w:date="2025-01-17T16:52:00Z" w16du:dateUtc="2025-01-17T16:52:00Z">
        <w:r>
          <w:fldChar w:fldCharType="begin"/>
        </w:r>
        <w:r>
          <w:instrText>HYPERLINK \l "note"</w:instrText>
        </w:r>
        <w:r>
          <w:fldChar w:fldCharType="separate"/>
        </w:r>
        <w:r w:rsidRPr="00316F44">
          <w:rPr>
            <w:rStyle w:val="Hyperlink"/>
            <w:rFonts w:eastAsiaTheme="minorEastAsia"/>
            <w:vertAlign w:val="superscript"/>
          </w:rPr>
          <w:t>‡</w:t>
        </w:r>
        <w:r>
          <w:fldChar w:fldCharType="end"/>
        </w:r>
      </w:ins>
    </w:p>
    <w:p w14:paraId="4FEE649D" w14:textId="77777777" w:rsidR="00F13E78" w:rsidRDefault="00F13E78" w:rsidP="00F13E78">
      <w:pPr>
        <w:spacing w:after="0"/>
        <w:ind w:firstLine="360"/>
        <w:rPr>
          <w:ins w:id="5718" w:author="jonathan pritchard" w:date="2025-01-17T16:52:00Z" w16du:dateUtc="2025-01-17T16:52:00Z"/>
          <w:rFonts w:eastAsiaTheme="minorEastAsia"/>
        </w:rPr>
      </w:pPr>
    </w:p>
    <w:p w14:paraId="0796BE9E" w14:textId="77777777" w:rsidR="00F13E78" w:rsidRPr="00CC0B0D" w:rsidRDefault="00F13E78" w:rsidP="00F13E78">
      <w:pPr>
        <w:pStyle w:val="ListParagraph"/>
        <w:numPr>
          <w:ilvl w:val="0"/>
          <w:numId w:val="163"/>
        </w:numPr>
        <w:contextualSpacing/>
        <w:rPr>
          <w:ins w:id="5719" w:author="jonathan pritchard" w:date="2025-01-17T16:52:00Z" w16du:dateUtc="2025-01-17T16:52:00Z"/>
          <w:rFonts w:eastAsiaTheme="minorEastAsia"/>
        </w:rPr>
      </w:pPr>
      <w:ins w:id="5720" w:author="jonathan pritchard" w:date="2025-01-17T16:52:00Z" w16du:dateUtc="2025-01-17T16:52:00Z">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ins>
    </w:p>
    <w:p w14:paraId="3D1B763C" w14:textId="77777777" w:rsidR="00F13E78" w:rsidRDefault="00F13E78" w:rsidP="00F13E78">
      <w:pPr>
        <w:spacing w:after="0"/>
        <w:ind w:firstLine="360"/>
        <w:rPr>
          <w:ins w:id="5721" w:author="jonathan pritchard" w:date="2025-01-17T16:52:00Z" w16du:dateUtc="2025-01-17T16:52:00Z"/>
          <w:rFonts w:eastAsiaTheme="minorEastAsia"/>
        </w:rPr>
      </w:pPr>
      <m:oMath>
        <m:r>
          <w:ins w:id="5722" w:author="jonathan pritchard" w:date="2025-01-17T16:52:00Z" w16du:dateUtc="2025-01-17T16:52:00Z">
            <w:rPr>
              <w:rFonts w:ascii="Cambria Math" w:eastAsiaTheme="minorEastAsia" w:hAnsi="Cambria Math"/>
            </w:rPr>
            <m:t>φ=</m:t>
          </w:ins>
        </m:r>
        <m:func>
          <m:funcPr>
            <m:ctrlPr>
              <w:ins w:id="5723" w:author="jonathan pritchard" w:date="2025-01-17T16:52:00Z" w16du:dateUtc="2025-01-17T16:52:00Z">
                <w:rPr>
                  <w:rFonts w:ascii="Cambria Math" w:eastAsiaTheme="minorEastAsia" w:hAnsi="Cambria Math"/>
                  <w:i/>
                </w:rPr>
              </w:ins>
            </m:ctrlPr>
          </m:funcPr>
          <m:fName>
            <m:sSup>
              <m:sSupPr>
                <m:ctrlPr>
                  <w:ins w:id="5724" w:author="jonathan pritchard" w:date="2025-01-17T16:52:00Z" w16du:dateUtc="2025-01-17T16:52:00Z">
                    <w:rPr>
                      <w:rFonts w:ascii="Cambria Math" w:eastAsiaTheme="minorEastAsia" w:hAnsi="Cambria Math"/>
                      <w:i/>
                    </w:rPr>
                  </w:ins>
                </m:ctrlPr>
              </m:sSupPr>
              <m:e>
                <m:r>
                  <w:ins w:id="5725" w:author="jonathan pritchard" w:date="2025-01-17T16:52:00Z" w16du:dateUtc="2025-01-17T16:52:00Z">
                    <m:rPr>
                      <m:sty m:val="p"/>
                    </m:rPr>
                    <w:rPr>
                      <w:rFonts w:ascii="Cambria Math" w:hAnsi="Cambria Math"/>
                    </w:rPr>
                    <m:t>tan</m:t>
                  </w:ins>
                </m:r>
              </m:e>
              <m:sup>
                <m:r>
                  <w:ins w:id="5726" w:author="jonathan pritchard" w:date="2025-01-17T16:52:00Z" w16du:dateUtc="2025-01-17T16:52:00Z">
                    <w:rPr>
                      <w:rFonts w:ascii="Cambria Math" w:hAnsi="Cambria Math"/>
                    </w:rPr>
                    <m:t>-1</m:t>
                  </w:ins>
                </m:r>
              </m:sup>
            </m:sSup>
          </m:fName>
          <m:e>
            <m:d>
              <m:dPr>
                <m:ctrlPr>
                  <w:ins w:id="5727" w:author="jonathan pritchard" w:date="2025-01-17T16:52:00Z" w16du:dateUtc="2025-01-17T16:52:00Z">
                    <w:rPr>
                      <w:rFonts w:ascii="Cambria Math" w:eastAsiaTheme="minorEastAsia" w:hAnsi="Cambria Math"/>
                      <w:i/>
                    </w:rPr>
                  </w:ins>
                </m:ctrlPr>
              </m:dPr>
              <m:e>
                <m:func>
                  <m:funcPr>
                    <m:ctrlPr>
                      <w:ins w:id="5728" w:author="jonathan pritchard" w:date="2025-01-17T16:52:00Z" w16du:dateUtc="2025-01-17T16:52:00Z">
                        <w:rPr>
                          <w:rFonts w:ascii="Cambria Math" w:eastAsiaTheme="minorEastAsia" w:hAnsi="Cambria Math"/>
                          <w:i/>
                        </w:rPr>
                      </w:ins>
                    </m:ctrlPr>
                  </m:funcPr>
                  <m:fName>
                    <m:r>
                      <w:ins w:id="5729" w:author="jonathan pritchard" w:date="2025-01-17T16:52:00Z" w16du:dateUtc="2025-01-17T16:52:00Z">
                        <m:rPr>
                          <m:sty m:val="p"/>
                        </m:rPr>
                        <w:rPr>
                          <w:rFonts w:ascii="Cambria Math" w:hAnsi="Cambria Math"/>
                        </w:rPr>
                        <m:t>sinh</m:t>
                      </w:ins>
                    </m:r>
                  </m:fName>
                  <m:e>
                    <m:sSup>
                      <m:sSupPr>
                        <m:ctrlPr>
                          <w:ins w:id="5730" w:author="jonathan pritchard" w:date="2025-01-17T16:52:00Z" w16du:dateUtc="2025-01-17T16:52:00Z">
                            <w:rPr>
                              <w:rFonts w:ascii="Cambria Math" w:eastAsiaTheme="minorEastAsia" w:hAnsi="Cambria Math"/>
                              <w:i/>
                            </w:rPr>
                          </w:ins>
                        </m:ctrlPr>
                      </m:sSupPr>
                      <m:e>
                        <m:r>
                          <w:ins w:id="5731" w:author="jonathan pritchard" w:date="2025-01-17T16:52:00Z" w16du:dateUtc="2025-01-17T16:52:00Z">
                            <w:rPr>
                              <w:rFonts w:ascii="Cambria Math" w:eastAsiaTheme="minorEastAsia" w:hAnsi="Cambria Math"/>
                            </w:rPr>
                            <m:t>Q</m:t>
                          </w:ins>
                        </m:r>
                      </m:e>
                      <m:sup>
                        <m:r>
                          <w:ins w:id="5732" w:author="jonathan pritchard" w:date="2025-01-17T16:52:00Z" w16du:dateUtc="2025-01-17T16:52:00Z">
                            <w:rPr>
                              <w:rFonts w:ascii="Cambria Math" w:eastAsiaTheme="minorEastAsia" w:hAnsi="Cambria Math"/>
                            </w:rPr>
                            <m:t>"</m:t>
                          </w:ins>
                        </m:r>
                      </m:sup>
                    </m:sSup>
                  </m:e>
                </m:func>
              </m:e>
            </m:d>
          </m:e>
        </m:func>
        <m:d>
          <m:dPr>
            <m:ctrlPr>
              <w:ins w:id="5733" w:author="jonathan pritchard" w:date="2025-01-17T16:52:00Z" w16du:dateUtc="2025-01-17T16:52:00Z">
                <w:rPr>
                  <w:rFonts w:ascii="Cambria Math" w:eastAsiaTheme="minorEastAsia" w:hAnsi="Cambria Math"/>
                  <w:i/>
                </w:rPr>
              </w:ins>
            </m:ctrlPr>
          </m:dPr>
          <m:e>
            <m:f>
              <m:fPr>
                <m:ctrlPr>
                  <w:ins w:id="5734" w:author="jonathan pritchard" w:date="2025-01-17T16:52:00Z" w16du:dateUtc="2025-01-17T16:52:00Z">
                    <w:rPr>
                      <w:rFonts w:ascii="Cambria Math" w:eastAsiaTheme="minorEastAsia" w:hAnsi="Cambria Math"/>
                      <w:i/>
                    </w:rPr>
                  </w:ins>
                </m:ctrlPr>
              </m:fPr>
              <m:num>
                <m:r>
                  <w:ins w:id="5735" w:author="jonathan pritchard" w:date="2025-01-17T16:52:00Z" w16du:dateUtc="2025-01-17T16:52:00Z">
                    <w:rPr>
                      <w:rFonts w:ascii="Cambria Math" w:eastAsiaTheme="minorEastAsia" w:hAnsi="Cambria Math"/>
                    </w:rPr>
                    <m:t>180</m:t>
                  </w:ins>
                </m:r>
              </m:num>
              <m:den>
                <m:r>
                  <w:ins w:id="5736" w:author="jonathan pritchard" w:date="2025-01-17T16:52:00Z" w16du:dateUtc="2025-01-17T16:52:00Z">
                    <w:rPr>
                      <w:rFonts w:ascii="Cambria Math" w:eastAsiaTheme="minorEastAsia" w:hAnsi="Cambria Math"/>
                    </w:rPr>
                    <m:t>π</m:t>
                  </w:ins>
                </m:r>
              </m:den>
            </m:f>
          </m:e>
        </m:d>
      </m:oMath>
      <w:ins w:id="5737" w:author="jonathan pritchard" w:date="2025-01-17T16:52:00Z" w16du:dateUtc="2025-01-17T16:52:00Z">
        <w:r>
          <w:rPr>
            <w:rFonts w:eastAsiaTheme="minorEastAsia"/>
          </w:rPr>
          <w:t xml:space="preserve">   </w:t>
        </w:r>
      </w:ins>
    </w:p>
    <w:p w14:paraId="6193B689" w14:textId="77777777" w:rsidR="00F13E78" w:rsidRDefault="00F13E78" w:rsidP="00F13E78">
      <w:pPr>
        <w:spacing w:after="0"/>
        <w:ind w:firstLine="360"/>
        <w:rPr>
          <w:ins w:id="5738" w:author="jonathan pritchard" w:date="2025-01-17T16:52:00Z" w16du:dateUtc="2025-01-17T16:52:00Z"/>
          <w:rFonts w:ascii="Cambria Math" w:hAnsi="Cambria Math" w:cs="Cambria Math"/>
          <w:color w:val="202122"/>
          <w:shd w:val="clear" w:color="auto" w:fill="FFFFFF"/>
        </w:rPr>
      </w:pPr>
      <m:oMath>
        <m:r>
          <w:ins w:id="5739" w:author="jonathan pritchard" w:date="2025-01-17T16:52:00Z" w16du:dateUtc="2025-01-17T16:52:00Z">
            <w:rPr>
              <w:rFonts w:ascii="Cambria Math" w:eastAsiaTheme="minorEastAsia" w:hAnsi="Cambria Math"/>
            </w:rPr>
            <m:t>λ=</m:t>
          </w:ins>
        </m:r>
        <m:sSub>
          <m:sSubPr>
            <m:ctrlPr>
              <w:ins w:id="5740" w:author="jonathan pritchard" w:date="2025-01-17T16:52:00Z" w16du:dateUtc="2025-01-17T16:52:00Z">
                <w:rPr>
                  <w:rFonts w:ascii="Cambria Math" w:eastAsiaTheme="minorEastAsia" w:hAnsi="Cambria Math"/>
                  <w:i/>
                </w:rPr>
              </w:ins>
            </m:ctrlPr>
          </m:sSubPr>
          <m:e>
            <m:r>
              <w:ins w:id="5741" w:author="jonathan pritchard" w:date="2025-01-17T16:52:00Z" w16du:dateUtc="2025-01-17T16:52:00Z">
                <w:rPr>
                  <w:rFonts w:ascii="Cambria Math" w:eastAsiaTheme="minorEastAsia" w:hAnsi="Cambria Math"/>
                </w:rPr>
                <m:t>λ</m:t>
              </w:ins>
            </m:r>
          </m:e>
          <m:sub>
            <m:r>
              <w:ins w:id="5742" w:author="jonathan pritchard" w:date="2025-01-17T16:52:00Z" w16du:dateUtc="2025-01-17T16:52:00Z">
                <w:rPr>
                  <w:rFonts w:ascii="Cambria Math" w:eastAsiaTheme="minorEastAsia" w:hAnsi="Cambria Math"/>
                </w:rPr>
                <m:t>O</m:t>
              </w:ins>
            </m:r>
          </m:sub>
        </m:sSub>
        <m:r>
          <w:ins w:id="5743" w:author="jonathan pritchard" w:date="2025-01-17T16:52:00Z" w16du:dateUtc="2025-01-17T16:52:00Z">
            <w:rPr>
              <w:rFonts w:ascii="Cambria Math" w:eastAsiaTheme="minorEastAsia" w:hAnsi="Cambria Math"/>
            </w:rPr>
            <m:t>+</m:t>
          </w:ins>
        </m:r>
        <m:func>
          <m:funcPr>
            <m:ctrlPr>
              <w:ins w:id="5744" w:author="jonathan pritchard" w:date="2025-01-17T16:52:00Z" w16du:dateUtc="2025-01-17T16:52:00Z">
                <w:rPr>
                  <w:rFonts w:ascii="Cambria Math" w:eastAsiaTheme="minorEastAsia" w:hAnsi="Cambria Math"/>
                  <w:i/>
                </w:rPr>
              </w:ins>
            </m:ctrlPr>
          </m:funcPr>
          <m:fName>
            <m:sSup>
              <m:sSupPr>
                <m:ctrlPr>
                  <w:ins w:id="5745" w:author="jonathan pritchard" w:date="2025-01-17T16:52:00Z" w16du:dateUtc="2025-01-17T16:52:00Z">
                    <w:rPr>
                      <w:rFonts w:ascii="Cambria Math" w:eastAsiaTheme="minorEastAsia" w:hAnsi="Cambria Math"/>
                      <w:i/>
                    </w:rPr>
                  </w:ins>
                </m:ctrlPr>
              </m:sSupPr>
              <m:e>
                <m:r>
                  <w:ins w:id="5746" w:author="jonathan pritchard" w:date="2025-01-17T16:52:00Z" w16du:dateUtc="2025-01-17T16:52:00Z">
                    <m:rPr>
                      <m:sty m:val="p"/>
                    </m:rPr>
                    <w:rPr>
                      <w:rFonts w:ascii="Cambria Math" w:hAnsi="Cambria Math"/>
                    </w:rPr>
                    <m:t>sin</m:t>
                  </w:ins>
                </m:r>
              </m:e>
              <m:sup>
                <m:r>
                  <w:ins w:id="5747" w:author="jonathan pritchard" w:date="2025-01-17T16:52:00Z" w16du:dateUtc="2025-01-17T16:52:00Z">
                    <w:rPr>
                      <w:rFonts w:ascii="Cambria Math" w:hAnsi="Cambria Math"/>
                    </w:rPr>
                    <m:t>-1</m:t>
                  </w:ins>
                </m:r>
              </m:sup>
            </m:sSup>
          </m:fName>
          <m:e>
            <m:d>
              <m:dPr>
                <m:ctrlPr>
                  <w:ins w:id="5748" w:author="jonathan pritchard" w:date="2025-01-17T16:52:00Z" w16du:dateUtc="2025-01-17T16:52:00Z">
                    <w:rPr>
                      <w:rFonts w:ascii="Cambria Math" w:eastAsiaTheme="minorEastAsia" w:hAnsi="Cambria Math"/>
                      <w:i/>
                    </w:rPr>
                  </w:ins>
                </m:ctrlPr>
              </m:dPr>
              <m:e>
                <m:f>
                  <m:fPr>
                    <m:ctrlPr>
                      <w:ins w:id="5749" w:author="jonathan pritchard" w:date="2025-01-17T16:52:00Z" w16du:dateUtc="2025-01-17T16:52:00Z">
                        <w:rPr>
                          <w:rFonts w:ascii="Cambria Math" w:eastAsiaTheme="minorEastAsia" w:hAnsi="Cambria Math"/>
                          <w:i/>
                        </w:rPr>
                      </w:ins>
                    </m:ctrlPr>
                  </m:fPr>
                  <m:num>
                    <m:func>
                      <m:funcPr>
                        <m:ctrlPr>
                          <w:ins w:id="5750" w:author="jonathan pritchard" w:date="2025-01-17T16:52:00Z" w16du:dateUtc="2025-01-17T16:52:00Z">
                            <w:rPr>
                              <w:rFonts w:ascii="Cambria Math" w:eastAsiaTheme="minorEastAsia" w:hAnsi="Cambria Math"/>
                              <w:i/>
                            </w:rPr>
                          </w:ins>
                        </m:ctrlPr>
                      </m:funcPr>
                      <m:fName>
                        <m:r>
                          <w:ins w:id="5751" w:author="jonathan pritchard" w:date="2025-01-17T16:52:00Z" w16du:dateUtc="2025-01-17T16:52:00Z">
                            <m:rPr>
                              <m:sty m:val="p"/>
                            </m:rPr>
                            <w:rPr>
                              <w:rFonts w:ascii="Cambria Math" w:hAnsi="Cambria Math"/>
                            </w:rPr>
                            <m:t>tanh</m:t>
                          </w:ins>
                        </m:r>
                      </m:fName>
                      <m:e>
                        <m:d>
                          <m:dPr>
                            <m:ctrlPr>
                              <w:ins w:id="5752" w:author="jonathan pritchard" w:date="2025-01-17T16:52:00Z" w16du:dateUtc="2025-01-17T16:52:00Z">
                                <w:rPr>
                                  <w:rFonts w:ascii="Cambria Math" w:eastAsiaTheme="minorEastAsia" w:hAnsi="Cambria Math"/>
                                  <w:i/>
                                </w:rPr>
                              </w:ins>
                            </m:ctrlPr>
                          </m:dPr>
                          <m:e>
                            <m:sSup>
                              <m:sSupPr>
                                <m:ctrlPr>
                                  <w:ins w:id="5753" w:author="jonathan pritchard" w:date="2025-01-17T16:52:00Z" w16du:dateUtc="2025-01-17T16:52:00Z">
                                    <w:rPr>
                                      <w:rFonts w:ascii="Cambria Math" w:eastAsiaTheme="minorEastAsia" w:hAnsi="Cambria Math"/>
                                      <w:i/>
                                    </w:rPr>
                                  </w:ins>
                                </m:ctrlPr>
                              </m:sSupPr>
                              <m:e>
                                <m:sSub>
                                  <m:sSubPr>
                                    <m:ctrlPr>
                                      <w:ins w:id="5754" w:author="jonathan pritchard" w:date="2025-01-17T16:52:00Z" w16du:dateUtc="2025-01-17T16:52:00Z">
                                        <w:rPr>
                                          <w:rFonts w:ascii="Cambria Math" w:eastAsiaTheme="minorEastAsia" w:hAnsi="Cambria Math"/>
                                          <w:i/>
                                        </w:rPr>
                                      </w:ins>
                                    </m:ctrlPr>
                                  </m:sSubPr>
                                  <m:e>
                                    <m:r>
                                      <w:ins w:id="5755" w:author="jonathan pritchard" w:date="2025-01-17T16:52:00Z" w16du:dateUtc="2025-01-17T16:52:00Z">
                                        <w:rPr>
                                          <w:rFonts w:ascii="Cambria Math" w:eastAsiaTheme="minorEastAsia" w:hAnsi="Cambria Math"/>
                                        </w:rPr>
                                        <m:t>η</m:t>
                                      </w:ins>
                                    </m:r>
                                  </m:e>
                                  <m:sub>
                                    <m:r>
                                      <w:ins w:id="5756" w:author="jonathan pritchard" w:date="2025-01-17T16:52:00Z" w16du:dateUtc="2025-01-17T16:52:00Z">
                                        <w:rPr>
                                          <w:rFonts w:ascii="Cambria Math" w:eastAsiaTheme="minorEastAsia" w:hAnsi="Cambria Math"/>
                                        </w:rPr>
                                        <m:t>0</m:t>
                                      </w:ins>
                                    </m:r>
                                  </m:sub>
                                </m:sSub>
                              </m:e>
                              <m:sup>
                                <m:r>
                                  <w:ins w:id="5757" w:author="jonathan pritchard" w:date="2025-01-17T16:52:00Z" w16du:dateUtc="2025-01-17T16:52:00Z">
                                    <w:rPr>
                                      <w:rFonts w:ascii="Cambria Math" w:eastAsiaTheme="minorEastAsia" w:hAnsi="Cambria Math"/>
                                    </w:rPr>
                                    <m:t>'</m:t>
                                  </w:ins>
                                </m:r>
                              </m:sup>
                            </m:sSup>
                          </m:e>
                        </m:d>
                      </m:e>
                    </m:func>
                  </m:num>
                  <m:den>
                    <m:func>
                      <m:funcPr>
                        <m:ctrlPr>
                          <w:ins w:id="5758" w:author="jonathan pritchard" w:date="2025-01-17T16:52:00Z" w16du:dateUtc="2025-01-17T16:52:00Z">
                            <w:rPr>
                              <w:rFonts w:ascii="Cambria Math" w:eastAsiaTheme="minorEastAsia" w:hAnsi="Cambria Math"/>
                              <w:i/>
                            </w:rPr>
                          </w:ins>
                        </m:ctrlPr>
                      </m:funcPr>
                      <m:fName>
                        <m:r>
                          <w:ins w:id="5759" w:author="jonathan pritchard" w:date="2025-01-17T16:52:00Z" w16du:dateUtc="2025-01-17T16:52:00Z">
                            <m:rPr>
                              <m:sty m:val="p"/>
                            </m:rPr>
                            <w:rPr>
                              <w:rFonts w:ascii="Cambria Math" w:hAnsi="Cambria Math"/>
                            </w:rPr>
                            <m:t>cos</m:t>
                          </w:ins>
                        </m:r>
                      </m:fName>
                      <m:e>
                        <m:sSup>
                          <m:sSupPr>
                            <m:ctrlPr>
                              <w:ins w:id="5760" w:author="jonathan pritchard" w:date="2025-01-17T16:52:00Z" w16du:dateUtc="2025-01-17T16:52:00Z">
                                <w:rPr>
                                  <w:rFonts w:ascii="Cambria Math" w:eastAsiaTheme="minorEastAsia" w:hAnsi="Cambria Math"/>
                                  <w:i/>
                                </w:rPr>
                              </w:ins>
                            </m:ctrlPr>
                          </m:sSupPr>
                          <m:e>
                            <m:r>
                              <w:ins w:id="5761" w:author="jonathan pritchard" w:date="2025-01-17T16:52:00Z" w16du:dateUtc="2025-01-17T16:52:00Z">
                                <w:rPr>
                                  <w:rFonts w:ascii="Cambria Math" w:eastAsiaTheme="minorEastAsia" w:hAnsi="Cambria Math"/>
                                </w:rPr>
                                <m:t>β</m:t>
                              </w:ins>
                            </m:r>
                          </m:e>
                          <m:sup>
                            <m:r>
                              <w:ins w:id="5762" w:author="jonathan pritchard" w:date="2025-01-17T16:52:00Z" w16du:dateUtc="2025-01-17T16:52:00Z">
                                <w:rPr>
                                  <w:rFonts w:ascii="Cambria Math" w:eastAsiaTheme="minorEastAsia" w:hAnsi="Cambria Math"/>
                                </w:rPr>
                                <m:t>'</m:t>
                              </w:ins>
                            </m:r>
                          </m:sup>
                        </m:sSup>
                      </m:e>
                    </m:func>
                  </m:den>
                </m:f>
              </m:e>
            </m:d>
            <m:d>
              <m:dPr>
                <m:ctrlPr>
                  <w:ins w:id="5763" w:author="jonathan pritchard" w:date="2025-01-17T16:52:00Z" w16du:dateUtc="2025-01-17T16:52:00Z">
                    <w:rPr>
                      <w:rFonts w:ascii="Cambria Math" w:eastAsiaTheme="minorEastAsia" w:hAnsi="Cambria Math"/>
                      <w:i/>
                    </w:rPr>
                  </w:ins>
                </m:ctrlPr>
              </m:dPr>
              <m:e>
                <m:f>
                  <m:fPr>
                    <m:ctrlPr>
                      <w:ins w:id="5764" w:author="jonathan pritchard" w:date="2025-01-17T16:52:00Z" w16du:dateUtc="2025-01-17T16:52:00Z">
                        <w:rPr>
                          <w:rFonts w:ascii="Cambria Math" w:eastAsiaTheme="minorEastAsia" w:hAnsi="Cambria Math"/>
                          <w:i/>
                        </w:rPr>
                      </w:ins>
                    </m:ctrlPr>
                  </m:fPr>
                  <m:num>
                    <m:r>
                      <w:ins w:id="5765" w:author="jonathan pritchard" w:date="2025-01-17T16:52:00Z" w16du:dateUtc="2025-01-17T16:52:00Z">
                        <w:rPr>
                          <w:rFonts w:ascii="Cambria Math" w:eastAsiaTheme="minorEastAsia" w:hAnsi="Cambria Math"/>
                        </w:rPr>
                        <m:t>180</m:t>
                      </w:ins>
                    </m:r>
                  </m:num>
                  <m:den>
                    <m:r>
                      <w:ins w:id="5766" w:author="jonathan pritchard" w:date="2025-01-17T16:52:00Z" w16du:dateUtc="2025-01-17T16:52:00Z">
                        <w:rPr>
                          <w:rFonts w:ascii="Cambria Math" w:eastAsiaTheme="minorEastAsia" w:hAnsi="Cambria Math"/>
                        </w:rPr>
                        <m:t>π</m:t>
                      </w:ins>
                    </m:r>
                  </m:den>
                </m:f>
              </m:e>
            </m:d>
          </m:e>
        </m:func>
      </m:oMath>
      <w:ins w:id="5767" w:author="jonathan pritchard" w:date="2025-01-17T16:52:00Z" w16du:dateUtc="2025-01-17T16:52:00Z">
        <w:r>
          <w:rPr>
            <w:rFonts w:eastAsiaTheme="minorEastAsia"/>
          </w:rPr>
          <w:t xml:space="preserve">    </w:t>
        </w:r>
        <w:r>
          <w:rPr>
            <w:rFonts w:ascii="Cambria Math" w:hAnsi="Cambria Math" w:cs="Cambria Math"/>
            <w:color w:val="202122"/>
            <w:shd w:val="clear" w:color="auto" w:fill="FFFFFF"/>
          </w:rPr>
          <w:t>∎</w:t>
        </w:r>
      </w:ins>
    </w:p>
    <w:p w14:paraId="7ACE7E55" w14:textId="77777777" w:rsidR="00F13E78" w:rsidRDefault="00F13E78" w:rsidP="00F13E78">
      <w:pPr>
        <w:spacing w:after="0"/>
        <w:rPr>
          <w:ins w:id="5768" w:author="jonathan pritchard" w:date="2025-01-17T16:52:00Z" w16du:dateUtc="2025-01-17T16:52:00Z"/>
          <w:rFonts w:ascii="Cambria Math" w:hAnsi="Cambria Math" w:cs="Cambria Math"/>
          <w:color w:val="202122"/>
          <w:shd w:val="clear" w:color="auto" w:fill="FFFFFF"/>
        </w:rPr>
      </w:pPr>
    </w:p>
    <w:p w14:paraId="5ED1778A" w14:textId="22D33FFE" w:rsidR="00F13E78" w:rsidRDefault="00F13E78">
      <w:pPr>
        <w:pStyle w:val="Heading2"/>
        <w:numPr>
          <w:ilvl w:val="1"/>
          <w:numId w:val="221"/>
        </w:numPr>
        <w:rPr>
          <w:ins w:id="5769" w:author="jonathan pritchard" w:date="2025-01-17T16:52:00Z" w16du:dateUtc="2025-01-17T16:52:00Z"/>
        </w:rPr>
        <w:pPrChange w:id="5770" w:author="jonathan pritchard" w:date="2025-01-17T16:53:00Z" w16du:dateUtc="2025-01-17T16:53:00Z">
          <w:pPr>
            <w:pStyle w:val="Heading1"/>
            <w:ind w:left="360" w:hanging="360"/>
          </w:pPr>
        </w:pPrChange>
      </w:pPr>
      <w:bookmarkStart w:id="5771" w:name="_Toc188968717"/>
      <w:ins w:id="5772" w:author="jonathan pritchard" w:date="2025-01-17T16:52:00Z" w16du:dateUtc="2025-01-17T16:52:00Z">
        <w:r>
          <w:t>Conversion from UPS North to WGS 84</w:t>
        </w:r>
        <w:bookmarkEnd w:id="5771"/>
      </w:ins>
    </w:p>
    <w:p w14:paraId="24E3E24B" w14:textId="77777777" w:rsidR="00F13E78" w:rsidRDefault="00F13E78" w:rsidP="00F13E78">
      <w:pPr>
        <w:pStyle w:val="ListParagraph"/>
        <w:numPr>
          <w:ilvl w:val="0"/>
          <w:numId w:val="166"/>
        </w:numPr>
        <w:spacing w:line="256" w:lineRule="auto"/>
        <w:contextualSpacing/>
        <w:rPr>
          <w:ins w:id="5773" w:author="jonathan pritchard" w:date="2025-01-17T16:52:00Z" w16du:dateUtc="2025-01-17T16:52:00Z"/>
          <w:rFonts w:ascii="Cambria Math" w:eastAsiaTheme="minorEastAsia" w:hAnsi="Cambria Math"/>
        </w:rPr>
      </w:pPr>
      <w:ins w:id="5774" w:author="jonathan pritchard" w:date="2025-01-17T16:52:00Z" w16du:dateUtc="2025-01-17T16:52:00Z">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w:ins>
      <m:oMath>
        <m:r>
          <w:ins w:id="5775" w:author="jonathan pritchard" w:date="2025-01-17T16:52:00Z" w16du:dateUtc="2025-01-17T16:52:00Z">
            <w:rPr>
              <w:rFonts w:ascii="Cambria Math" w:eastAsiaTheme="minorEastAsia" w:hAnsi="Cambria Math"/>
            </w:rPr>
            <m:t>φ</m:t>
          </w:ins>
        </m:r>
      </m:oMath>
      <w:ins w:id="5776" w:author="jonathan pritchard" w:date="2025-01-17T16:52:00Z" w16du:dateUtc="2025-01-17T16:52:00Z">
        <w:r>
          <w:rPr>
            <w:rFonts w:eastAsiaTheme="minorEastAsia"/>
          </w:rPr>
          <w:t xml:space="preserve"> and longitude </w:t>
        </w:r>
      </w:ins>
      <m:oMath>
        <m:r>
          <w:ins w:id="5777" w:author="jonathan pritchard" w:date="2025-01-17T16:52:00Z" w16du:dateUtc="2025-01-17T16:52:00Z">
            <w:rPr>
              <w:rFonts w:ascii="Cambria Math" w:eastAsiaTheme="minorEastAsia" w:hAnsi="Cambria Math"/>
            </w:rPr>
            <m:t>λ</m:t>
          </w:ins>
        </m:r>
      </m:oMath>
      <w:ins w:id="5778" w:author="jonathan pritchard" w:date="2025-01-17T16:52:00Z" w16du:dateUtc="2025-01-17T16:52:00Z">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ins>
    </w:p>
    <w:p w14:paraId="556D2612" w14:textId="77777777" w:rsidR="00F13E78" w:rsidRDefault="00F13E78" w:rsidP="00F13E78">
      <w:pPr>
        <w:spacing w:line="240" w:lineRule="auto"/>
        <w:ind w:left="360"/>
        <w:rPr>
          <w:ins w:id="5779" w:author="jonathan pritchard" w:date="2025-01-17T16:52:00Z" w16du:dateUtc="2025-01-17T16:52:00Z"/>
          <w:rFonts w:ascii="Cambria Math" w:eastAsiaTheme="minorEastAsia" w:hAnsi="Cambria Math"/>
        </w:rPr>
      </w:pPr>
      <w:ins w:id="5780" w:author="jonathan pritchard" w:date="2025-01-17T16:52:00Z" w16du:dateUtc="2025-01-17T16:52:00Z">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ins>
    </w:p>
    <w:p w14:paraId="575A5DAD" w14:textId="77777777" w:rsidR="00F13E78" w:rsidRDefault="00F13E78" w:rsidP="00F13E78">
      <w:pPr>
        <w:spacing w:line="240" w:lineRule="auto"/>
        <w:ind w:left="360"/>
        <w:rPr>
          <w:ins w:id="5781" w:author="jonathan pritchard" w:date="2025-01-17T16:52:00Z" w16du:dateUtc="2025-01-17T16:52:00Z"/>
          <w:rFonts w:ascii="Cambria Math" w:eastAsiaTheme="minorEastAsia" w:hAnsi="Cambria Math"/>
          <w:vertAlign w:val="subscript"/>
        </w:rPr>
      </w:pPr>
      <w:ins w:id="5782" w:author="jonathan pritchard" w:date="2025-01-17T16:52:00Z" w16du:dateUtc="2025-01-17T16:52:00Z">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ins>
    </w:p>
    <w:p w14:paraId="40C88738" w14:textId="77777777" w:rsidR="00F13E78" w:rsidRDefault="00F13E78" w:rsidP="00F13E78">
      <w:pPr>
        <w:spacing w:line="240" w:lineRule="auto"/>
        <w:ind w:left="360"/>
        <w:rPr>
          <w:ins w:id="5783" w:author="jonathan pritchard" w:date="2025-01-17T16:52:00Z" w16du:dateUtc="2025-01-17T16:52:00Z"/>
          <w:rFonts w:ascii="Cambria Math" w:eastAsiaTheme="minorEastAsia" w:hAnsi="Cambria Math"/>
        </w:rPr>
      </w:pPr>
      <w:ins w:id="5784" w:author="jonathan pritchard" w:date="2025-01-17T16:52:00Z" w16du:dateUtc="2025-01-17T16:52:00Z">
        <w:r>
          <w:rPr>
            <w:rFonts w:eastAsiaTheme="minorEastAsia"/>
          </w:rPr>
          <w:t xml:space="preserve">Scale at natural origin </w:t>
        </w:r>
      </w:ins>
      <m:oMath>
        <m:sSub>
          <m:sSubPr>
            <m:ctrlPr>
              <w:ins w:id="5785" w:author="jonathan pritchard" w:date="2025-01-17T16:52:00Z" w16du:dateUtc="2025-01-17T16:52:00Z">
                <w:rPr>
                  <w:rFonts w:ascii="Cambria Math" w:eastAsiaTheme="minorEastAsia" w:hAnsi="Cambria Math"/>
                  <w:i/>
                </w:rPr>
              </w:ins>
            </m:ctrlPr>
          </m:sSubPr>
          <m:e>
            <m:r>
              <w:ins w:id="5786" w:author="jonathan pritchard" w:date="2025-01-17T16:52:00Z" w16du:dateUtc="2025-01-17T16:52:00Z">
                <w:rPr>
                  <w:rFonts w:ascii="Cambria Math" w:eastAsiaTheme="minorEastAsia" w:hAnsi="Cambria Math"/>
                </w:rPr>
                <m:t>k</m:t>
              </w:ins>
            </m:r>
          </m:e>
          <m:sub>
            <m:r>
              <w:ins w:id="5787" w:author="jonathan pritchard" w:date="2025-01-17T16:52:00Z" w16du:dateUtc="2025-01-17T16:52:00Z">
                <w:rPr>
                  <w:rFonts w:ascii="Cambria Math" w:eastAsiaTheme="minorEastAsia" w:hAnsi="Cambria Math"/>
                </w:rPr>
                <m:t>O</m:t>
              </w:ins>
            </m:r>
          </m:sub>
        </m:sSub>
        <m:r>
          <w:ins w:id="5788" w:author="jonathan pritchard" w:date="2025-01-17T16:52:00Z" w16du:dateUtc="2025-01-17T16:52:00Z">
            <w:rPr>
              <w:rFonts w:ascii="Cambria Math" w:eastAsiaTheme="minorEastAsia" w:hAnsi="Cambria Math"/>
            </w:rPr>
            <m:t>=0.994</m:t>
          </w:ins>
        </m:r>
      </m:oMath>
      <w:ins w:id="5789" w:author="jonathan pritchard" w:date="2025-01-17T16:52:00Z" w16du:dateUtc="2025-01-17T16:52:00Z">
        <w:r>
          <w:rPr>
            <w:rFonts w:eastAsiaTheme="minorEastAsia"/>
          </w:rPr>
          <w:t xml:space="preserve"> </w:t>
        </w:r>
      </w:ins>
    </w:p>
    <w:p w14:paraId="67F85339" w14:textId="77777777" w:rsidR="00F13E78" w:rsidRDefault="00F13E78" w:rsidP="00F13E78">
      <w:pPr>
        <w:spacing w:line="240" w:lineRule="auto"/>
        <w:ind w:left="360"/>
        <w:rPr>
          <w:ins w:id="5790" w:author="jonathan pritchard" w:date="2025-01-17T16:52:00Z" w16du:dateUtc="2025-01-17T16:52:00Z"/>
          <w:rFonts w:ascii="Cambria Math" w:eastAsiaTheme="minorEastAsia" w:hAnsi="Cambria Math"/>
          <w:vertAlign w:val="subscript"/>
        </w:rPr>
      </w:pPr>
      <w:ins w:id="5791" w:author="jonathan pritchard" w:date="2025-01-17T16:52:00Z" w16du:dateUtc="2025-01-17T16:52:00Z">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ins>
    </w:p>
    <w:p w14:paraId="3C9D906B" w14:textId="77777777" w:rsidR="00F13E78" w:rsidRDefault="00F13E78" w:rsidP="00F13E78">
      <w:pPr>
        <w:spacing w:line="240" w:lineRule="auto"/>
        <w:ind w:left="360"/>
        <w:rPr>
          <w:ins w:id="5792" w:author="jonathan pritchard" w:date="2025-01-17T16:52:00Z" w16du:dateUtc="2025-01-17T16:52:00Z"/>
          <w:rFonts w:ascii="Cambria Math" w:eastAsiaTheme="minorEastAsia" w:hAnsi="Cambria Math"/>
        </w:rPr>
        <w:sectPr w:rsidR="00F13E78" w:rsidSect="00F13E78">
          <w:footerReference w:type="default" r:id="rId93"/>
          <w:pgSz w:w="12240" w:h="15840"/>
          <w:pgMar w:top="1440" w:right="1440" w:bottom="1440" w:left="1440" w:header="720" w:footer="720" w:gutter="0"/>
          <w:cols w:space="720"/>
          <w:docGrid w:linePitch="360"/>
        </w:sectPr>
      </w:pPr>
      <w:ins w:id="5794" w:author="jonathan pritchard" w:date="2025-01-17T16:52:00Z" w16du:dateUtc="2025-01-17T16:52:00Z">
        <w:r>
          <w:rPr>
            <w:rFonts w:eastAsiaTheme="minorEastAsia"/>
          </w:rPr>
          <w:t xml:space="preserve">Inverse flattening  </w:t>
        </w:r>
      </w:ins>
      <m:oMath>
        <m:f>
          <m:fPr>
            <m:ctrlPr>
              <w:ins w:id="5795" w:author="jonathan pritchard" w:date="2025-01-17T16:52:00Z" w16du:dateUtc="2025-01-17T16:52:00Z">
                <w:rPr>
                  <w:rFonts w:ascii="Cambria Math" w:eastAsiaTheme="minorEastAsia" w:hAnsi="Cambria Math"/>
                  <w:i/>
                </w:rPr>
              </w:ins>
            </m:ctrlPr>
          </m:fPr>
          <m:num>
            <m:r>
              <w:ins w:id="5796" w:author="jonathan pritchard" w:date="2025-01-17T16:52:00Z" w16du:dateUtc="2025-01-17T16:52:00Z">
                <w:rPr>
                  <w:rFonts w:ascii="Cambria Math" w:eastAsiaTheme="minorEastAsia" w:hAnsi="Cambria Math"/>
                </w:rPr>
                <m:t>1</m:t>
              </w:ins>
            </m:r>
          </m:num>
          <m:den>
            <m:r>
              <w:ins w:id="5797" w:author="jonathan pritchard" w:date="2025-01-17T16:52:00Z" w16du:dateUtc="2025-01-17T16:52:00Z">
                <w:rPr>
                  <w:rFonts w:ascii="Cambria Math" w:eastAsiaTheme="minorEastAsia" w:hAnsi="Cambria Math"/>
                </w:rPr>
                <m:t>f</m:t>
              </w:ins>
            </m:r>
          </m:den>
        </m:f>
      </m:oMath>
      <w:ins w:id="5798" w:author="jonathan pritchard" w:date="2025-01-17T16:52:00Z" w16du:dateUtc="2025-01-17T16:52:00Z">
        <w:r>
          <w:rPr>
            <w:rFonts w:ascii="Cambria Math" w:eastAsiaTheme="minorEastAsia" w:hAnsi="Cambria Math"/>
          </w:rPr>
          <w:t xml:space="preserve">           = 298.257223563</w:t>
        </w:r>
      </w:ins>
    </w:p>
    <w:p w14:paraId="03BA2321" w14:textId="77777777" w:rsidR="00F13E78" w:rsidRPr="00453B8F" w:rsidRDefault="00F13E78" w:rsidP="00F13E78">
      <w:pPr>
        <w:spacing w:line="240" w:lineRule="auto"/>
        <w:ind w:left="360"/>
        <w:rPr>
          <w:ins w:id="5799" w:author="jonathan pritchard" w:date="2025-01-17T16:52:00Z" w16du:dateUtc="2025-01-17T16:52:00Z"/>
          <w:rFonts w:ascii="Cambria Math" w:eastAsiaTheme="minorEastAsia" w:hAnsi="Cambria Math"/>
          <w:vertAlign w:val="subscript"/>
        </w:rPr>
      </w:pPr>
      <w:ins w:id="5800" w:author="jonathan pritchard" w:date="2025-01-17T16:52:00Z" w16du:dateUtc="2025-01-17T16:52:00Z">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w:ins>
      <m:oMath>
        <m:r>
          <w:ins w:id="5801" w:author="jonathan pritchard" w:date="2025-01-17T16:52:00Z" w16du:dateUtc="2025-01-17T16:52:00Z">
            <w:rPr>
              <w:rFonts w:ascii="Cambria Math" w:eastAsiaTheme="minorEastAsia" w:hAnsi="Cambria Math"/>
            </w:rPr>
            <m:t>×</m:t>
          </w:ins>
        </m:r>
        <m:sSup>
          <m:sSupPr>
            <m:ctrlPr>
              <w:ins w:id="5802" w:author="jonathan pritchard" w:date="2025-01-17T16:52:00Z" w16du:dateUtc="2025-01-17T16:52:00Z">
                <w:rPr>
                  <w:rFonts w:ascii="Cambria Math" w:eastAsiaTheme="minorEastAsia" w:hAnsi="Cambria Math"/>
                  <w:i/>
                </w:rPr>
              </w:ins>
            </m:ctrlPr>
          </m:sSupPr>
          <m:e>
            <m:r>
              <w:ins w:id="5803" w:author="jonathan pritchard" w:date="2025-01-17T16:52:00Z" w16du:dateUtc="2025-01-17T16:52:00Z">
                <w:rPr>
                  <w:rFonts w:ascii="Cambria Math" w:eastAsiaTheme="minorEastAsia" w:hAnsi="Cambria Math"/>
                </w:rPr>
                <m:t>10</m:t>
              </w:ins>
            </m:r>
          </m:e>
          <m:sup>
            <m:r>
              <w:ins w:id="5804" w:author="jonathan pritchard" w:date="2025-01-17T16:52:00Z" w16du:dateUtc="2025-01-17T16:52:00Z">
                <w:rPr>
                  <w:rFonts w:ascii="Cambria Math" w:eastAsiaTheme="minorEastAsia" w:hAnsi="Cambria Math"/>
                </w:rPr>
                <m:t>-3</m:t>
              </w:ins>
            </m:r>
          </m:sup>
        </m:sSup>
      </m:oMath>
    </w:p>
    <w:p w14:paraId="16E25CB1" w14:textId="77777777" w:rsidR="00F13E78" w:rsidRDefault="00F13E78" w:rsidP="00F13E78">
      <w:pPr>
        <w:spacing w:after="0" w:line="360" w:lineRule="auto"/>
        <w:ind w:left="360"/>
        <w:rPr>
          <w:ins w:id="5805" w:author="jonathan pritchard" w:date="2025-01-17T16:52:00Z" w16du:dateUtc="2025-01-17T16:52:00Z"/>
          <w:rFonts w:eastAsiaTheme="minorEastAsia"/>
        </w:rPr>
      </w:pPr>
      <w:ins w:id="5806" w:author="jonathan pritchard" w:date="2025-01-17T16:52:00Z" w16du:dateUtc="2025-01-17T16:52:00Z">
        <w:r>
          <w:rPr>
            <w:rFonts w:eastAsiaTheme="minorEastAsia"/>
          </w:rPr>
          <w:t xml:space="preserve">and that </w:t>
        </w:r>
      </w:ins>
      <m:oMath>
        <m:r>
          <w:ins w:id="5807" w:author="jonathan pritchard" w:date="2025-01-17T16:52:00Z" w16du:dateUtc="2025-01-17T16:52:00Z">
            <w:rPr>
              <w:rFonts w:ascii="Cambria Math" w:eastAsiaTheme="minorEastAsia" w:hAnsi="Cambria Math"/>
            </w:rPr>
            <m:t xml:space="preserve">e= </m:t>
          </w:ins>
        </m:r>
        <m:rad>
          <m:radPr>
            <m:degHide m:val="1"/>
            <m:ctrlPr>
              <w:ins w:id="5808" w:author="jonathan pritchard" w:date="2025-01-17T16:52:00Z" w16du:dateUtc="2025-01-17T16:52:00Z">
                <w:rPr>
                  <w:rFonts w:ascii="Cambria Math" w:eastAsiaTheme="minorEastAsia" w:hAnsi="Cambria Math"/>
                  <w:i/>
                </w:rPr>
              </w:ins>
            </m:ctrlPr>
          </m:radPr>
          <m:deg/>
          <m:e>
            <m:r>
              <w:ins w:id="5809" w:author="jonathan pritchard" w:date="2025-01-17T16:52:00Z" w16du:dateUtc="2025-01-17T16:52:00Z">
                <w:rPr>
                  <w:rFonts w:ascii="Cambria Math" w:eastAsiaTheme="minorEastAsia" w:hAnsi="Cambria Math"/>
                </w:rPr>
                <m:t>2f-</m:t>
              </w:ins>
            </m:r>
            <m:sSup>
              <m:sSupPr>
                <m:ctrlPr>
                  <w:ins w:id="5810" w:author="jonathan pritchard" w:date="2025-01-17T16:52:00Z" w16du:dateUtc="2025-01-17T16:52:00Z">
                    <w:rPr>
                      <w:rFonts w:ascii="Cambria Math" w:eastAsiaTheme="minorEastAsia" w:hAnsi="Cambria Math"/>
                      <w:i/>
                    </w:rPr>
                  </w:ins>
                </m:ctrlPr>
              </m:sSupPr>
              <m:e>
                <m:r>
                  <w:ins w:id="5811" w:author="jonathan pritchard" w:date="2025-01-17T16:52:00Z" w16du:dateUtc="2025-01-17T16:52:00Z">
                    <w:rPr>
                      <w:rFonts w:ascii="Cambria Math" w:eastAsiaTheme="minorEastAsia" w:hAnsi="Cambria Math"/>
                    </w:rPr>
                    <m:t>f</m:t>
                  </w:ins>
                </m:r>
              </m:e>
              <m:sup>
                <m:r>
                  <w:ins w:id="5812" w:author="jonathan pritchard" w:date="2025-01-17T16:52:00Z" w16du:dateUtc="2025-01-17T16:52:00Z">
                    <w:rPr>
                      <w:rFonts w:ascii="Cambria Math" w:eastAsiaTheme="minorEastAsia" w:hAnsi="Cambria Math"/>
                    </w:rPr>
                    <m:t>2</m:t>
                  </w:ins>
                </m:r>
              </m:sup>
            </m:sSup>
          </m:e>
        </m:rad>
        <m:r>
          <w:ins w:id="5813" w:author="jonathan pritchard" w:date="2025-01-17T16:52:00Z" w16du:dateUtc="2025-01-17T16:52:00Z">
            <w:rPr>
              <w:rFonts w:ascii="Cambria Math" w:eastAsiaTheme="minorEastAsia" w:hAnsi="Cambria Math"/>
            </w:rPr>
            <m:t xml:space="preserve">=8.18191908 × </m:t>
          </w:ins>
        </m:r>
        <m:sSup>
          <m:sSupPr>
            <m:ctrlPr>
              <w:ins w:id="5814" w:author="jonathan pritchard" w:date="2025-01-17T16:52:00Z" w16du:dateUtc="2025-01-17T16:52:00Z">
                <w:rPr>
                  <w:rFonts w:ascii="Cambria Math" w:eastAsiaTheme="minorEastAsia" w:hAnsi="Cambria Math"/>
                  <w:i/>
                </w:rPr>
              </w:ins>
            </m:ctrlPr>
          </m:sSupPr>
          <m:e>
            <m:r>
              <w:ins w:id="5815" w:author="jonathan pritchard" w:date="2025-01-17T16:52:00Z" w16du:dateUtc="2025-01-17T16:52:00Z">
                <w:rPr>
                  <w:rFonts w:ascii="Cambria Math" w:eastAsiaTheme="minorEastAsia" w:hAnsi="Cambria Math"/>
                </w:rPr>
                <m:t>10</m:t>
              </w:ins>
            </m:r>
          </m:e>
          <m:sup>
            <m:r>
              <w:ins w:id="5816" w:author="jonathan pritchard" w:date="2025-01-17T16:52:00Z" w16du:dateUtc="2025-01-17T16:52:00Z">
                <w:rPr>
                  <w:rFonts w:ascii="Cambria Math" w:eastAsiaTheme="minorEastAsia" w:hAnsi="Cambria Math"/>
                </w:rPr>
                <m:t>-2</m:t>
              </w:ins>
            </m:r>
          </m:sup>
        </m:sSup>
      </m:oMath>
      <w:ins w:id="5817" w:author="jonathan pritchard" w:date="2025-01-17T16:52:00Z" w16du:dateUtc="2025-01-17T16:52:00Z">
        <w:r>
          <w:rPr>
            <w:rFonts w:eastAsiaTheme="minorEastAsia"/>
          </w:rPr>
          <w:t xml:space="preserve">   </w:t>
        </w:r>
      </w:ins>
    </w:p>
    <w:p w14:paraId="050AB285" w14:textId="77777777" w:rsidR="00F13E78" w:rsidRDefault="00F13E78" w:rsidP="00F13E78">
      <w:pPr>
        <w:spacing w:after="0" w:line="360" w:lineRule="auto"/>
        <w:ind w:left="360"/>
        <w:rPr>
          <w:ins w:id="5818" w:author="jonathan pritchard" w:date="2025-01-17T16:52:00Z" w16du:dateUtc="2025-01-17T16:52:00Z"/>
          <w:rFonts w:eastAsiaTheme="minorEastAsia"/>
        </w:rPr>
      </w:pPr>
    </w:p>
    <w:p w14:paraId="066F3EFC" w14:textId="77777777" w:rsidR="00F13E78" w:rsidRDefault="00F13E78" w:rsidP="00F13E78">
      <w:pPr>
        <w:pStyle w:val="ListParagraph"/>
        <w:numPr>
          <w:ilvl w:val="0"/>
          <w:numId w:val="166"/>
        </w:numPr>
        <w:spacing w:line="256" w:lineRule="auto"/>
        <w:contextualSpacing/>
        <w:rPr>
          <w:ins w:id="5819" w:author="jonathan pritchard" w:date="2025-01-17T16:52:00Z" w16du:dateUtc="2025-01-17T16:52:00Z"/>
          <w:rFonts w:eastAsiaTheme="minorEastAsia"/>
        </w:rPr>
      </w:pPr>
      <w:ins w:id="5820" w:author="jonathan pritchard" w:date="2025-01-17T16:52:00Z" w16du:dateUtc="2025-01-17T16:52:00Z">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w:ins>
      <m:oMath>
        <m:sSup>
          <m:sSupPr>
            <m:ctrlPr>
              <w:ins w:id="5821" w:author="jonathan pritchard" w:date="2025-01-17T16:52:00Z" w16du:dateUtc="2025-01-17T16:52:00Z">
                <w:rPr>
                  <w:rFonts w:ascii="Cambria Math" w:eastAsiaTheme="minorEastAsia" w:hAnsi="Cambria Math"/>
                  <w:i/>
                </w:rPr>
              </w:ins>
            </m:ctrlPr>
          </m:sSupPr>
          <m:e>
            <m:r>
              <w:ins w:id="5822" w:author="jonathan pritchard" w:date="2025-01-17T16:52:00Z" w16du:dateUtc="2025-01-17T16:52:00Z">
                <w:rPr>
                  <w:rFonts w:ascii="Cambria Math" w:eastAsiaTheme="minorEastAsia" w:hAnsi="Cambria Math"/>
                </w:rPr>
                <m:t>t</m:t>
              </w:ins>
            </m:r>
          </m:e>
          <m:sup>
            <m:r>
              <w:ins w:id="5823" w:author="jonathan pritchard" w:date="2025-01-17T16:52:00Z" w16du:dateUtc="2025-01-17T16:52:00Z">
                <w:rPr>
                  <w:rFonts w:ascii="Cambria Math" w:eastAsiaTheme="minorEastAsia" w:hAnsi="Cambria Math"/>
                </w:rPr>
                <m:t>'</m:t>
              </w:ins>
            </m:r>
          </m:sup>
        </m:sSup>
      </m:oMath>
      <w:ins w:id="5824" w:author="jonathan pritchard" w:date="2025-01-17T16:52:00Z" w16du:dateUtc="2025-01-17T16:52:00Z">
        <w:r>
          <w:rPr>
            <w:rFonts w:eastAsiaTheme="minorEastAsia"/>
          </w:rPr>
          <w:t>:</w:t>
        </w:r>
      </w:ins>
    </w:p>
    <w:p w14:paraId="74CFF288" w14:textId="77777777" w:rsidR="00F13E78" w:rsidRDefault="00000000" w:rsidP="00F13E78">
      <w:pPr>
        <w:ind w:left="360"/>
        <w:rPr>
          <w:ins w:id="5825" w:author="jonathan pritchard" w:date="2025-01-17T16:52:00Z" w16du:dateUtc="2025-01-17T16:52:00Z"/>
          <w:rFonts w:eastAsiaTheme="minorEastAsia"/>
        </w:rPr>
      </w:pPr>
      <m:oMathPara>
        <m:oMathParaPr>
          <m:jc m:val="left"/>
        </m:oMathParaPr>
        <m:oMath>
          <m:sSup>
            <m:sSupPr>
              <m:ctrlPr>
                <w:ins w:id="5826" w:author="jonathan pritchard" w:date="2025-01-17T16:52:00Z" w16du:dateUtc="2025-01-17T16:52:00Z">
                  <w:rPr>
                    <w:rFonts w:ascii="Cambria Math" w:eastAsiaTheme="minorEastAsia" w:hAnsi="Cambria Math"/>
                    <w:i/>
                  </w:rPr>
                </w:ins>
              </m:ctrlPr>
            </m:sSupPr>
            <m:e>
              <m:r>
                <w:ins w:id="5827" w:author="jonathan pritchard" w:date="2025-01-17T16:52:00Z" w16du:dateUtc="2025-01-17T16:52:00Z">
                  <w:rPr>
                    <w:rFonts w:ascii="Cambria Math" w:eastAsiaTheme="minorEastAsia" w:hAnsi="Cambria Math"/>
                  </w:rPr>
                  <m:t>t</m:t>
                </w:ins>
              </m:r>
            </m:e>
            <m:sup>
              <m:r>
                <w:ins w:id="5828" w:author="jonathan pritchard" w:date="2025-01-17T16:52:00Z" w16du:dateUtc="2025-01-17T16:52:00Z">
                  <w:rPr>
                    <w:rFonts w:ascii="Cambria Math" w:eastAsiaTheme="minorEastAsia" w:hAnsi="Cambria Math"/>
                  </w:rPr>
                  <m:t>'</m:t>
                </w:ins>
              </m:r>
            </m:sup>
          </m:sSup>
          <m:r>
            <w:ins w:id="5829" w:author="jonathan pritchard" w:date="2025-01-17T16:52:00Z" w16du:dateUtc="2025-01-17T16:52:00Z">
              <w:rPr>
                <w:rFonts w:ascii="Cambria Math" w:eastAsiaTheme="minorEastAsia" w:hAnsi="Cambria Math"/>
              </w:rPr>
              <m:t>=</m:t>
            </w:ins>
          </m:r>
          <m:f>
            <m:fPr>
              <m:ctrlPr>
                <w:ins w:id="5830" w:author="jonathan pritchard" w:date="2025-01-17T16:52:00Z" w16du:dateUtc="2025-01-17T16:52:00Z">
                  <w:rPr>
                    <w:rFonts w:ascii="Cambria Math" w:eastAsiaTheme="minorEastAsia" w:hAnsi="Cambria Math"/>
                    <w:i/>
                  </w:rPr>
                </w:ins>
              </m:ctrlPr>
            </m:fPr>
            <m:num>
              <m:rad>
                <m:radPr>
                  <m:degHide m:val="1"/>
                  <m:ctrlPr>
                    <w:ins w:id="5831" w:author="jonathan pritchard" w:date="2025-01-17T16:52:00Z" w16du:dateUtc="2025-01-17T16:52:00Z">
                      <w:rPr>
                        <w:rFonts w:ascii="Cambria Math" w:eastAsiaTheme="minorEastAsia" w:hAnsi="Cambria Math"/>
                        <w:i/>
                      </w:rPr>
                    </w:ins>
                  </m:ctrlPr>
                </m:radPr>
                <m:deg/>
                <m:e>
                  <m:d>
                    <m:dPr>
                      <m:begChr m:val="["/>
                      <m:endChr m:val="]"/>
                      <m:ctrlPr>
                        <w:ins w:id="5832" w:author="jonathan pritchard" w:date="2025-01-17T16:52:00Z" w16du:dateUtc="2025-01-17T16:52:00Z">
                          <w:rPr>
                            <w:rFonts w:ascii="Cambria Math" w:eastAsiaTheme="minorEastAsia" w:hAnsi="Cambria Math"/>
                            <w:i/>
                          </w:rPr>
                        </w:ins>
                      </m:ctrlPr>
                    </m:dPr>
                    <m:e>
                      <m:sSup>
                        <m:sSupPr>
                          <m:ctrlPr>
                            <w:ins w:id="5833" w:author="jonathan pritchard" w:date="2025-01-17T16:52:00Z" w16du:dateUtc="2025-01-17T16:52:00Z">
                              <w:rPr>
                                <w:rFonts w:ascii="Cambria Math" w:eastAsiaTheme="minorEastAsia" w:hAnsi="Cambria Math"/>
                                <w:i/>
                              </w:rPr>
                            </w:ins>
                          </m:ctrlPr>
                        </m:sSupPr>
                        <m:e>
                          <m:d>
                            <m:dPr>
                              <m:ctrlPr>
                                <w:ins w:id="5834" w:author="jonathan pritchard" w:date="2025-01-17T16:52:00Z" w16du:dateUtc="2025-01-17T16:52:00Z">
                                  <w:rPr>
                                    <w:rFonts w:ascii="Cambria Math" w:eastAsiaTheme="minorEastAsia" w:hAnsi="Cambria Math"/>
                                    <w:i/>
                                  </w:rPr>
                                </w:ins>
                              </m:ctrlPr>
                            </m:dPr>
                            <m:e>
                              <m:r>
                                <w:ins w:id="5835" w:author="jonathan pritchard" w:date="2025-01-17T16:52:00Z" w16du:dateUtc="2025-01-17T16:52:00Z">
                                  <w:rPr>
                                    <w:rFonts w:ascii="Cambria Math" w:eastAsiaTheme="minorEastAsia" w:hAnsi="Cambria Math"/>
                                  </w:rPr>
                                  <m:t>E-FE</m:t>
                                </w:ins>
                              </m:r>
                            </m:e>
                          </m:d>
                        </m:e>
                        <m:sup>
                          <m:r>
                            <w:ins w:id="5836" w:author="jonathan pritchard" w:date="2025-01-17T16:52:00Z" w16du:dateUtc="2025-01-17T16:52:00Z">
                              <w:rPr>
                                <w:rFonts w:ascii="Cambria Math" w:eastAsiaTheme="minorEastAsia" w:hAnsi="Cambria Math"/>
                              </w:rPr>
                              <m:t>2</m:t>
                            </w:ins>
                          </m:r>
                        </m:sup>
                      </m:sSup>
                      <m:r>
                        <w:ins w:id="5837" w:author="jonathan pritchard" w:date="2025-01-17T16:52:00Z" w16du:dateUtc="2025-01-17T16:52:00Z">
                          <w:rPr>
                            <w:rFonts w:ascii="Cambria Math" w:eastAsiaTheme="minorEastAsia" w:hAnsi="Cambria Math"/>
                          </w:rPr>
                          <m:t>+</m:t>
                        </w:ins>
                      </m:r>
                      <m:sSup>
                        <m:sSupPr>
                          <m:ctrlPr>
                            <w:ins w:id="5838" w:author="jonathan pritchard" w:date="2025-01-17T16:52:00Z" w16du:dateUtc="2025-01-17T16:52:00Z">
                              <w:rPr>
                                <w:rFonts w:ascii="Cambria Math" w:eastAsiaTheme="minorEastAsia" w:hAnsi="Cambria Math"/>
                                <w:i/>
                              </w:rPr>
                            </w:ins>
                          </m:ctrlPr>
                        </m:sSupPr>
                        <m:e>
                          <m:r>
                            <w:ins w:id="5839" w:author="jonathan pritchard" w:date="2025-01-17T16:52:00Z" w16du:dateUtc="2025-01-17T16:52:00Z">
                              <w:rPr>
                                <w:rFonts w:ascii="Cambria Math" w:eastAsiaTheme="minorEastAsia" w:hAnsi="Cambria Math"/>
                              </w:rPr>
                              <m:t>(N-FN)</m:t>
                            </w:ins>
                          </m:r>
                        </m:e>
                        <m:sup>
                          <m:r>
                            <w:ins w:id="5840" w:author="jonathan pritchard" w:date="2025-01-17T16:52:00Z" w16du:dateUtc="2025-01-17T16:52:00Z">
                              <w:rPr>
                                <w:rFonts w:ascii="Cambria Math" w:eastAsiaTheme="minorEastAsia" w:hAnsi="Cambria Math"/>
                              </w:rPr>
                              <m:t>2</m:t>
                            </w:ins>
                          </m:r>
                        </m:sup>
                      </m:sSup>
                    </m:e>
                  </m:d>
                  <m:sSup>
                    <m:sSupPr>
                      <m:ctrlPr>
                        <w:ins w:id="5841" w:author="jonathan pritchard" w:date="2025-01-17T16:52:00Z" w16du:dateUtc="2025-01-17T16:52:00Z">
                          <w:rPr>
                            <w:rFonts w:ascii="Cambria Math" w:eastAsiaTheme="minorEastAsia" w:hAnsi="Cambria Math"/>
                            <w:i/>
                          </w:rPr>
                        </w:ins>
                      </m:ctrlPr>
                    </m:sSupPr>
                    <m:e>
                      <m:r>
                        <w:ins w:id="5842" w:author="jonathan pritchard" w:date="2025-01-17T16:52:00Z" w16du:dateUtc="2025-01-17T16:52:00Z">
                          <w:rPr>
                            <w:rFonts w:ascii="Cambria Math" w:eastAsiaTheme="minorEastAsia" w:hAnsi="Cambria Math"/>
                          </w:rPr>
                          <m:t>(1+e)</m:t>
                        </w:ins>
                      </m:r>
                    </m:e>
                    <m:sup>
                      <m:r>
                        <w:ins w:id="5843" w:author="jonathan pritchard" w:date="2025-01-17T16:52:00Z" w16du:dateUtc="2025-01-17T16:52:00Z">
                          <w:rPr>
                            <w:rFonts w:ascii="Cambria Math" w:eastAsiaTheme="minorEastAsia" w:hAnsi="Cambria Math"/>
                          </w:rPr>
                          <m:t>(1+e)</m:t>
                        </w:ins>
                      </m:r>
                    </m:sup>
                  </m:sSup>
                  <m:sSup>
                    <m:sSupPr>
                      <m:ctrlPr>
                        <w:ins w:id="5844" w:author="jonathan pritchard" w:date="2025-01-17T16:52:00Z" w16du:dateUtc="2025-01-17T16:52:00Z">
                          <w:rPr>
                            <w:rFonts w:ascii="Cambria Math" w:eastAsiaTheme="minorEastAsia" w:hAnsi="Cambria Math"/>
                            <w:i/>
                          </w:rPr>
                        </w:ins>
                      </m:ctrlPr>
                    </m:sSupPr>
                    <m:e>
                      <m:r>
                        <w:ins w:id="5845" w:author="jonathan pritchard" w:date="2025-01-17T16:52:00Z" w16du:dateUtc="2025-01-17T16:52:00Z">
                          <w:rPr>
                            <w:rFonts w:ascii="Cambria Math" w:eastAsiaTheme="minorEastAsia" w:hAnsi="Cambria Math"/>
                          </w:rPr>
                          <m:t>(1-e)</m:t>
                        </w:ins>
                      </m:r>
                    </m:e>
                    <m:sup>
                      <m:r>
                        <w:ins w:id="5846" w:author="jonathan pritchard" w:date="2025-01-17T16:52:00Z" w16du:dateUtc="2025-01-17T16:52:00Z">
                          <w:rPr>
                            <w:rFonts w:ascii="Cambria Math" w:eastAsiaTheme="minorEastAsia" w:hAnsi="Cambria Math"/>
                          </w:rPr>
                          <m:t>(1-e)</m:t>
                        </w:ins>
                      </m:r>
                    </m:sup>
                  </m:sSup>
                </m:e>
              </m:rad>
            </m:num>
            <m:den>
              <m:r>
                <w:ins w:id="5847" w:author="jonathan pritchard" w:date="2025-01-17T16:52:00Z" w16du:dateUtc="2025-01-17T16:52:00Z">
                  <w:rPr>
                    <w:rFonts w:ascii="Cambria Math" w:eastAsiaTheme="minorEastAsia" w:hAnsi="Cambria Math"/>
                  </w:rPr>
                  <m:t>2a</m:t>
                </w:ins>
              </m:r>
              <m:sSub>
                <m:sSubPr>
                  <m:ctrlPr>
                    <w:ins w:id="5848" w:author="jonathan pritchard" w:date="2025-01-17T16:52:00Z" w16du:dateUtc="2025-01-17T16:52:00Z">
                      <w:rPr>
                        <w:rFonts w:ascii="Cambria Math" w:eastAsiaTheme="minorEastAsia" w:hAnsi="Cambria Math"/>
                        <w:i/>
                      </w:rPr>
                    </w:ins>
                  </m:ctrlPr>
                </m:sSubPr>
                <m:e>
                  <m:r>
                    <w:ins w:id="5849" w:author="jonathan pritchard" w:date="2025-01-17T16:52:00Z" w16du:dateUtc="2025-01-17T16:52:00Z">
                      <w:rPr>
                        <w:rFonts w:ascii="Cambria Math" w:eastAsiaTheme="minorEastAsia" w:hAnsi="Cambria Math"/>
                      </w:rPr>
                      <m:t>k</m:t>
                    </w:ins>
                  </m:r>
                </m:e>
                <m:sub>
                  <m:r>
                    <w:ins w:id="5850" w:author="jonathan pritchard" w:date="2025-01-17T16:52:00Z" w16du:dateUtc="2025-01-17T16:52:00Z">
                      <w:rPr>
                        <w:rFonts w:ascii="Cambria Math" w:eastAsiaTheme="minorEastAsia" w:hAnsi="Cambria Math"/>
                      </w:rPr>
                      <m:t>O</m:t>
                    </w:ins>
                  </m:r>
                </m:sub>
              </m:sSub>
            </m:den>
          </m:f>
        </m:oMath>
      </m:oMathPara>
    </w:p>
    <w:p w14:paraId="689832F4" w14:textId="77777777" w:rsidR="00F13E78" w:rsidRDefault="00F13E78" w:rsidP="00F13E78">
      <w:pPr>
        <w:ind w:left="360"/>
        <w:rPr>
          <w:ins w:id="5851" w:author="jonathan pritchard" w:date="2025-01-17T16:52:00Z" w16du:dateUtc="2025-01-17T16:52:00Z"/>
          <w:rFonts w:eastAsiaTheme="minorEastAsia"/>
        </w:rPr>
      </w:pPr>
      <m:oMath>
        <m:r>
          <w:ins w:id="5852" w:author="jonathan pritchard" w:date="2025-01-17T16:52:00Z" w16du:dateUtc="2025-01-17T16:52:00Z">
            <w:rPr>
              <w:rFonts w:ascii="Cambria Math" w:eastAsiaTheme="minorEastAsia" w:hAnsi="Cambria Math"/>
            </w:rPr>
            <m:t xml:space="preserve">     =7.91307065 ×</m:t>
          </w:ins>
        </m:r>
        <m:sSup>
          <m:sSupPr>
            <m:ctrlPr>
              <w:ins w:id="5853" w:author="jonathan pritchard" w:date="2025-01-17T16:52:00Z" w16du:dateUtc="2025-01-17T16:52:00Z">
                <w:rPr>
                  <w:rFonts w:ascii="Cambria Math" w:eastAsiaTheme="minorEastAsia" w:hAnsi="Cambria Math"/>
                  <w:i/>
                </w:rPr>
              </w:ins>
            </m:ctrlPr>
          </m:sSupPr>
          <m:e>
            <m:r>
              <w:ins w:id="5854" w:author="jonathan pritchard" w:date="2025-01-17T16:52:00Z" w16du:dateUtc="2025-01-17T16:52:00Z">
                <w:rPr>
                  <w:rFonts w:ascii="Cambria Math" w:eastAsiaTheme="minorEastAsia" w:hAnsi="Cambria Math"/>
                </w:rPr>
                <m:t>10</m:t>
              </w:ins>
            </m:r>
          </m:e>
          <m:sup>
            <m:r>
              <w:ins w:id="5855" w:author="jonathan pritchard" w:date="2025-01-17T16:52:00Z" w16du:dateUtc="2025-01-17T16:52:00Z">
                <w:rPr>
                  <w:rFonts w:ascii="Cambria Math" w:eastAsiaTheme="minorEastAsia" w:hAnsi="Cambria Math"/>
                </w:rPr>
                <m:t>-8</m:t>
              </w:ins>
            </m:r>
          </m:sup>
        </m:sSup>
        <m:rad>
          <m:radPr>
            <m:degHide m:val="1"/>
            <m:ctrlPr>
              <w:ins w:id="5856" w:author="jonathan pritchard" w:date="2025-01-17T16:52:00Z" w16du:dateUtc="2025-01-17T16:52:00Z">
                <w:rPr>
                  <w:rFonts w:ascii="Cambria Math" w:eastAsiaTheme="minorEastAsia" w:hAnsi="Cambria Math"/>
                  <w:i/>
                </w:rPr>
              </w:ins>
            </m:ctrlPr>
          </m:radPr>
          <m:deg/>
          <m:e>
            <m:d>
              <m:dPr>
                <m:begChr m:val="["/>
                <m:endChr m:val="]"/>
                <m:ctrlPr>
                  <w:ins w:id="5857" w:author="jonathan pritchard" w:date="2025-01-17T16:52:00Z" w16du:dateUtc="2025-01-17T16:52:00Z">
                    <w:rPr>
                      <w:rFonts w:ascii="Cambria Math" w:eastAsiaTheme="minorEastAsia" w:hAnsi="Cambria Math"/>
                      <w:i/>
                    </w:rPr>
                  </w:ins>
                </m:ctrlPr>
              </m:dPr>
              <m:e>
                <m:sSup>
                  <m:sSupPr>
                    <m:ctrlPr>
                      <w:ins w:id="5858" w:author="jonathan pritchard" w:date="2025-01-17T16:52:00Z" w16du:dateUtc="2025-01-17T16:52:00Z">
                        <w:rPr>
                          <w:rFonts w:ascii="Cambria Math" w:eastAsiaTheme="minorEastAsia" w:hAnsi="Cambria Math"/>
                          <w:i/>
                        </w:rPr>
                      </w:ins>
                    </m:ctrlPr>
                  </m:sSupPr>
                  <m:e>
                    <m:r>
                      <w:ins w:id="5859" w:author="jonathan pritchard" w:date="2025-01-17T16:52:00Z" w16du:dateUtc="2025-01-17T16:52:00Z">
                        <w:rPr>
                          <w:rFonts w:ascii="Cambria Math" w:eastAsiaTheme="minorEastAsia" w:hAnsi="Cambria Math"/>
                        </w:rPr>
                        <m:t>(E-2000000)</m:t>
                      </w:ins>
                    </m:r>
                  </m:e>
                  <m:sup>
                    <m:r>
                      <w:ins w:id="5860" w:author="jonathan pritchard" w:date="2025-01-17T16:52:00Z" w16du:dateUtc="2025-01-17T16:52:00Z">
                        <w:rPr>
                          <w:rFonts w:ascii="Cambria Math" w:eastAsiaTheme="minorEastAsia" w:hAnsi="Cambria Math"/>
                        </w:rPr>
                        <m:t>2</m:t>
                      </w:ins>
                    </m:r>
                  </m:sup>
                </m:sSup>
                <m:r>
                  <w:ins w:id="5861" w:author="jonathan pritchard" w:date="2025-01-17T16:52:00Z" w16du:dateUtc="2025-01-17T16:52:00Z">
                    <w:rPr>
                      <w:rFonts w:ascii="Cambria Math" w:eastAsiaTheme="minorEastAsia" w:hAnsi="Cambria Math"/>
                    </w:rPr>
                    <m:t>+</m:t>
                  </w:ins>
                </m:r>
                <m:sSup>
                  <m:sSupPr>
                    <m:ctrlPr>
                      <w:ins w:id="5862" w:author="jonathan pritchard" w:date="2025-01-17T16:52:00Z" w16du:dateUtc="2025-01-17T16:52:00Z">
                        <w:rPr>
                          <w:rFonts w:ascii="Cambria Math" w:eastAsiaTheme="minorEastAsia" w:hAnsi="Cambria Math"/>
                          <w:i/>
                        </w:rPr>
                      </w:ins>
                    </m:ctrlPr>
                  </m:sSupPr>
                  <m:e>
                    <m:d>
                      <m:dPr>
                        <m:ctrlPr>
                          <w:ins w:id="5863" w:author="jonathan pritchard" w:date="2025-01-17T16:52:00Z" w16du:dateUtc="2025-01-17T16:52:00Z">
                            <w:rPr>
                              <w:rFonts w:ascii="Cambria Math" w:eastAsiaTheme="minorEastAsia" w:hAnsi="Cambria Math"/>
                              <w:i/>
                            </w:rPr>
                          </w:ins>
                        </m:ctrlPr>
                      </m:dPr>
                      <m:e>
                        <m:r>
                          <w:ins w:id="5864" w:author="jonathan pritchard" w:date="2025-01-17T16:52:00Z" w16du:dateUtc="2025-01-17T16:52:00Z">
                            <w:rPr>
                              <w:rFonts w:ascii="Cambria Math" w:eastAsiaTheme="minorEastAsia" w:hAnsi="Cambria Math"/>
                            </w:rPr>
                            <m:t>N-2000000</m:t>
                          </w:ins>
                        </m:r>
                      </m:e>
                    </m:d>
                  </m:e>
                  <m:sup>
                    <m:r>
                      <w:ins w:id="5865" w:author="jonathan pritchard" w:date="2025-01-17T16:52:00Z" w16du:dateUtc="2025-01-17T16:52:00Z">
                        <w:rPr>
                          <w:rFonts w:ascii="Cambria Math" w:eastAsiaTheme="minorEastAsia" w:hAnsi="Cambria Math"/>
                        </w:rPr>
                        <m:t>2</m:t>
                      </w:ins>
                    </m:r>
                  </m:sup>
                </m:sSup>
              </m:e>
            </m:d>
          </m:e>
        </m:rad>
      </m:oMath>
      <w:ins w:id="5866" w:author="jonathan pritchard" w:date="2025-01-17T16:52:00Z" w16du:dateUtc="2025-01-17T16:52:00Z">
        <w:r>
          <w:rPr>
            <w:rFonts w:eastAsiaTheme="minorEastAsia"/>
          </w:rPr>
          <w:t xml:space="preserve"> </w:t>
        </w:r>
      </w:ins>
    </w:p>
    <w:p w14:paraId="31E7BC0B" w14:textId="77777777" w:rsidR="00F13E78" w:rsidRDefault="00F13E78" w:rsidP="00F13E78">
      <w:pPr>
        <w:ind w:left="360"/>
        <w:rPr>
          <w:ins w:id="5867" w:author="jonathan pritchard" w:date="2025-01-17T16:52:00Z" w16du:dateUtc="2025-01-17T16:52:00Z"/>
          <w:rFonts w:eastAsiaTheme="minorEastAsia"/>
        </w:rPr>
      </w:pPr>
    </w:p>
    <w:p w14:paraId="2225C013" w14:textId="77777777" w:rsidR="00F13E78" w:rsidRPr="004A3BA3" w:rsidRDefault="00F13E78" w:rsidP="00F13E78">
      <w:pPr>
        <w:pStyle w:val="ListParagraph"/>
        <w:numPr>
          <w:ilvl w:val="0"/>
          <w:numId w:val="166"/>
        </w:numPr>
        <w:contextualSpacing/>
        <w:rPr>
          <w:ins w:id="5868" w:author="jonathan pritchard" w:date="2025-01-17T16:52:00Z" w16du:dateUtc="2025-01-17T16:52:00Z"/>
          <w:rFonts w:eastAsiaTheme="minorEastAsia"/>
        </w:rPr>
      </w:pPr>
      <w:ins w:id="5869" w:author="jonathan pritchard" w:date="2025-01-17T16:52:00Z" w16du:dateUtc="2025-01-17T16:52:00Z">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w:ins>
      <m:oMath>
        <m:r>
          <w:ins w:id="5870" w:author="jonathan pritchard" w:date="2025-01-17T16:52:00Z" w16du:dateUtc="2025-01-17T16:52:00Z">
            <w:rPr>
              <w:rFonts w:ascii="Cambria Math" w:eastAsiaTheme="minorEastAsia" w:hAnsi="Cambria Math"/>
            </w:rPr>
            <m:t>χ</m:t>
          </w:ins>
        </m:r>
      </m:oMath>
      <w:ins w:id="5871" w:author="jonathan pritchard" w:date="2025-01-17T16:52:00Z" w16du:dateUtc="2025-01-17T16:52:00Z">
        <w:r w:rsidRPr="004A3BA3">
          <w:rPr>
            <w:rFonts w:eastAsiaTheme="minorEastAsia"/>
          </w:rPr>
          <w:t>. For UPS North:</w:t>
        </w:r>
      </w:ins>
    </w:p>
    <w:p w14:paraId="1D4656B8" w14:textId="77777777" w:rsidR="00F13E78" w:rsidRDefault="00F13E78" w:rsidP="00F13E78">
      <w:pPr>
        <w:ind w:left="360"/>
        <w:rPr>
          <w:ins w:id="5872" w:author="jonathan pritchard" w:date="2025-01-17T16:52:00Z" w16du:dateUtc="2025-01-17T16:52:00Z"/>
          <w:rFonts w:eastAsiaTheme="minorEastAsia"/>
        </w:rPr>
      </w:pPr>
      <m:oMathPara>
        <m:oMathParaPr>
          <m:jc m:val="left"/>
        </m:oMathParaPr>
        <m:oMath>
          <m:r>
            <w:ins w:id="5873" w:author="jonathan pritchard" w:date="2025-01-17T16:52:00Z" w16du:dateUtc="2025-01-17T16:52:00Z">
              <w:rPr>
                <w:rFonts w:ascii="Cambria Math" w:eastAsiaTheme="minorEastAsia" w:hAnsi="Cambria Math"/>
              </w:rPr>
              <m:t xml:space="preserve">χ= </m:t>
            </w:ins>
          </m:r>
          <m:f>
            <m:fPr>
              <m:ctrlPr>
                <w:ins w:id="5874" w:author="jonathan pritchard" w:date="2025-01-17T16:52:00Z" w16du:dateUtc="2025-01-17T16:52:00Z">
                  <w:rPr>
                    <w:rFonts w:ascii="Cambria Math" w:eastAsiaTheme="minorEastAsia" w:hAnsi="Cambria Math"/>
                    <w:i/>
                  </w:rPr>
                </w:ins>
              </m:ctrlPr>
            </m:fPr>
            <m:num>
              <m:r>
                <w:ins w:id="5875" w:author="jonathan pritchard" w:date="2025-01-17T16:52:00Z" w16du:dateUtc="2025-01-17T16:52:00Z">
                  <w:rPr>
                    <w:rFonts w:ascii="Cambria Math" w:eastAsiaTheme="minorEastAsia" w:hAnsi="Cambria Math"/>
                  </w:rPr>
                  <m:t>π</m:t>
                </w:ins>
              </m:r>
            </m:num>
            <m:den>
              <m:r>
                <w:ins w:id="5876" w:author="jonathan pritchard" w:date="2025-01-17T16:52:00Z" w16du:dateUtc="2025-01-17T16:52:00Z">
                  <w:rPr>
                    <w:rFonts w:ascii="Cambria Math" w:eastAsiaTheme="minorEastAsia" w:hAnsi="Cambria Math"/>
                  </w:rPr>
                  <m:t>2</m:t>
                </w:ins>
              </m:r>
            </m:den>
          </m:f>
          <m:r>
            <w:ins w:id="5877" w:author="jonathan pritchard" w:date="2025-01-17T16:52:00Z" w16du:dateUtc="2025-01-17T16:52:00Z">
              <w:rPr>
                <w:rFonts w:ascii="Cambria Math" w:eastAsiaTheme="minorEastAsia" w:hAnsi="Cambria Math"/>
              </w:rPr>
              <m:t>-2</m:t>
            </w:ins>
          </m:r>
          <m:func>
            <m:funcPr>
              <m:ctrlPr>
                <w:ins w:id="5878" w:author="jonathan pritchard" w:date="2025-01-17T16:52:00Z" w16du:dateUtc="2025-01-17T16:52:00Z">
                  <w:rPr>
                    <w:rFonts w:ascii="Cambria Math" w:eastAsiaTheme="minorEastAsia" w:hAnsi="Cambria Math"/>
                    <w:i/>
                  </w:rPr>
                </w:ins>
              </m:ctrlPr>
            </m:funcPr>
            <m:fName>
              <m:sSup>
                <m:sSupPr>
                  <m:ctrlPr>
                    <w:ins w:id="5879" w:author="jonathan pritchard" w:date="2025-01-17T16:52:00Z" w16du:dateUtc="2025-01-17T16:52:00Z">
                      <w:rPr>
                        <w:rFonts w:ascii="Cambria Math" w:eastAsiaTheme="minorEastAsia" w:hAnsi="Cambria Math"/>
                        <w:i/>
                      </w:rPr>
                    </w:ins>
                  </m:ctrlPr>
                </m:sSupPr>
                <m:e>
                  <m:r>
                    <w:ins w:id="5880" w:author="jonathan pritchard" w:date="2025-01-17T16:52:00Z" w16du:dateUtc="2025-01-17T16:52:00Z">
                      <m:rPr>
                        <m:sty m:val="p"/>
                      </m:rPr>
                      <w:rPr>
                        <w:rFonts w:ascii="Cambria Math" w:hAnsi="Cambria Math"/>
                      </w:rPr>
                      <m:t>tan</m:t>
                    </w:ins>
                  </m:r>
                </m:e>
                <m:sup>
                  <m:r>
                    <w:ins w:id="5881" w:author="jonathan pritchard" w:date="2025-01-17T16:52:00Z" w16du:dateUtc="2025-01-17T16:52:00Z">
                      <w:rPr>
                        <w:rFonts w:ascii="Cambria Math" w:hAnsi="Cambria Math"/>
                      </w:rPr>
                      <m:t>-1</m:t>
                    </w:ins>
                  </m:r>
                </m:sup>
              </m:sSup>
            </m:fName>
            <m:e>
              <m:sSup>
                <m:sSupPr>
                  <m:ctrlPr>
                    <w:ins w:id="5882" w:author="jonathan pritchard" w:date="2025-01-17T16:52:00Z" w16du:dateUtc="2025-01-17T16:52:00Z">
                      <w:rPr>
                        <w:rFonts w:ascii="Cambria Math" w:eastAsiaTheme="minorEastAsia" w:hAnsi="Cambria Math"/>
                        <w:i/>
                      </w:rPr>
                    </w:ins>
                  </m:ctrlPr>
                </m:sSupPr>
                <m:e>
                  <m:r>
                    <w:ins w:id="5883" w:author="jonathan pritchard" w:date="2025-01-17T16:52:00Z" w16du:dateUtc="2025-01-17T16:52:00Z">
                      <w:rPr>
                        <w:rFonts w:ascii="Cambria Math" w:eastAsiaTheme="minorEastAsia" w:hAnsi="Cambria Math"/>
                      </w:rPr>
                      <m:t>t</m:t>
                    </w:ins>
                  </m:r>
                </m:e>
                <m:sup>
                  <m:r>
                    <w:ins w:id="5884" w:author="jonathan pritchard" w:date="2025-01-17T16:52:00Z" w16du:dateUtc="2025-01-17T16:52:00Z">
                      <w:rPr>
                        <w:rFonts w:ascii="Cambria Math" w:eastAsiaTheme="minorEastAsia" w:hAnsi="Cambria Math"/>
                      </w:rPr>
                      <m:t>'</m:t>
                    </w:ins>
                  </m:r>
                </m:sup>
              </m:sSup>
            </m:e>
          </m:func>
        </m:oMath>
      </m:oMathPara>
    </w:p>
    <w:p w14:paraId="2E79A511" w14:textId="77777777" w:rsidR="00F13E78" w:rsidRDefault="00F13E78" w:rsidP="00F13E78">
      <w:pPr>
        <w:ind w:left="360"/>
        <w:rPr>
          <w:ins w:id="5885" w:author="jonathan pritchard" w:date="2025-01-17T16:52:00Z" w16du:dateUtc="2025-01-17T16:52:00Z"/>
          <w:rFonts w:eastAsiaTheme="minorEastAsia"/>
        </w:rPr>
      </w:pPr>
    </w:p>
    <w:p w14:paraId="0BBE36F3" w14:textId="77777777" w:rsidR="00F13E78" w:rsidRDefault="00F13E78" w:rsidP="00F13E78">
      <w:pPr>
        <w:pStyle w:val="ListParagraph"/>
        <w:numPr>
          <w:ilvl w:val="0"/>
          <w:numId w:val="166"/>
        </w:numPr>
        <w:spacing w:line="256" w:lineRule="auto"/>
        <w:contextualSpacing/>
        <w:rPr>
          <w:ins w:id="5886" w:author="jonathan pritchard" w:date="2025-01-17T16:52:00Z" w16du:dateUtc="2025-01-17T16:52:00Z"/>
          <w:rFonts w:eastAsiaTheme="minorEastAsia"/>
        </w:rPr>
      </w:pPr>
      <w:ins w:id="5887" w:author="jonathan pritchard" w:date="2025-01-17T16:52:00Z" w16du:dateUtc="2025-01-17T16:52:00Z">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w:ins>
      <m:oMath>
        <m:r>
          <w:ins w:id="5888" w:author="jonathan pritchard" w:date="2025-01-17T16:52:00Z" w16du:dateUtc="2025-01-17T16:52:00Z">
            <w:rPr>
              <w:rFonts w:ascii="Cambria Math" w:eastAsiaTheme="minorEastAsia" w:hAnsi="Cambria Math"/>
            </w:rPr>
            <m:t>φ</m:t>
          </w:ins>
        </m:r>
      </m:oMath>
      <w:ins w:id="5889" w:author="jonathan pritchard" w:date="2025-01-17T16:52:00Z" w16du:dateUtc="2025-01-17T16:52:00Z">
        <w:r>
          <w:rPr>
            <w:rFonts w:eastAsiaTheme="minorEastAsia"/>
          </w:rPr>
          <w:t>:</w:t>
        </w:r>
      </w:ins>
    </w:p>
    <w:p w14:paraId="1B4EBD7B" w14:textId="77777777" w:rsidR="00F13E78" w:rsidRPr="00453B8F" w:rsidRDefault="00F13E78" w:rsidP="00F13E78">
      <w:pPr>
        <w:ind w:left="360"/>
        <w:rPr>
          <w:ins w:id="5890" w:author="jonathan pritchard" w:date="2025-01-17T16:52:00Z" w16du:dateUtc="2025-01-17T16:52:00Z"/>
          <w:rFonts w:eastAsiaTheme="minorEastAsia"/>
          <w:sz w:val="16"/>
          <w:szCs w:val="16"/>
        </w:rPr>
      </w:pPr>
      <m:oMathPara>
        <m:oMathParaPr>
          <m:jc m:val="left"/>
        </m:oMathParaPr>
        <m:oMath>
          <m:r>
            <w:ins w:id="5891" w:author="jonathan pritchard" w:date="2025-01-17T16:52:00Z" w16du:dateUtc="2025-01-17T16:52:00Z">
              <w:rPr>
                <w:rFonts w:ascii="Cambria Math" w:eastAsiaTheme="minorEastAsia" w:hAnsi="Cambria Math"/>
                <w:sz w:val="16"/>
                <w:szCs w:val="16"/>
              </w:rPr>
              <m:t xml:space="preserve">φ= </m:t>
            </w:ins>
          </m:r>
          <m:d>
            <m:dPr>
              <m:ctrlPr>
                <w:ins w:id="5892" w:author="jonathan pritchard" w:date="2025-01-17T16:52:00Z" w16du:dateUtc="2025-01-17T16:52:00Z">
                  <w:rPr>
                    <w:rFonts w:ascii="Cambria Math" w:eastAsiaTheme="minorEastAsia" w:hAnsi="Cambria Math"/>
                    <w:i/>
                    <w:sz w:val="16"/>
                    <w:szCs w:val="16"/>
                  </w:rPr>
                </w:ins>
              </m:ctrlPr>
            </m:dPr>
            <m:e>
              <m:f>
                <m:fPr>
                  <m:ctrlPr>
                    <w:ins w:id="5893" w:author="jonathan pritchard" w:date="2025-01-17T16:52:00Z" w16du:dateUtc="2025-01-17T16:52:00Z">
                      <w:rPr>
                        <w:rFonts w:ascii="Cambria Math" w:eastAsiaTheme="minorEastAsia" w:hAnsi="Cambria Math"/>
                        <w:i/>
                        <w:sz w:val="16"/>
                        <w:szCs w:val="16"/>
                      </w:rPr>
                    </w:ins>
                  </m:ctrlPr>
                </m:fPr>
                <m:num>
                  <m:r>
                    <w:ins w:id="5894" w:author="jonathan pritchard" w:date="2025-01-17T16:52:00Z" w16du:dateUtc="2025-01-17T16:52:00Z">
                      <w:rPr>
                        <w:rFonts w:ascii="Cambria Math" w:eastAsiaTheme="minorEastAsia" w:hAnsi="Cambria Math"/>
                        <w:sz w:val="16"/>
                        <w:szCs w:val="16"/>
                      </w:rPr>
                      <m:t>180</m:t>
                    </w:ins>
                  </m:r>
                </m:num>
                <m:den>
                  <m:r>
                    <w:ins w:id="5895" w:author="jonathan pritchard" w:date="2025-01-17T16:52:00Z" w16du:dateUtc="2025-01-17T16:52:00Z">
                      <w:rPr>
                        <w:rFonts w:ascii="Cambria Math" w:eastAsiaTheme="minorEastAsia" w:hAnsi="Cambria Math"/>
                        <w:sz w:val="16"/>
                        <w:szCs w:val="16"/>
                      </w:rPr>
                      <m:t>π</m:t>
                    </w:ins>
                  </m:r>
                </m:den>
              </m:f>
            </m:e>
          </m:d>
          <m:d>
            <m:dPr>
              <m:begChr m:val="["/>
              <m:endChr m:val="]"/>
              <m:ctrlPr>
                <w:ins w:id="5896" w:author="jonathan pritchard" w:date="2025-01-17T16:52:00Z" w16du:dateUtc="2025-01-17T16:52:00Z">
                  <w:rPr>
                    <w:rFonts w:ascii="Cambria Math" w:eastAsiaTheme="minorEastAsia" w:hAnsi="Cambria Math"/>
                    <w:i/>
                    <w:sz w:val="16"/>
                    <w:szCs w:val="16"/>
                  </w:rPr>
                </w:ins>
              </m:ctrlPr>
            </m:dPr>
            <m:e>
              <m:r>
                <w:ins w:id="5897" w:author="jonathan pritchard" w:date="2025-01-17T16:52:00Z" w16du:dateUtc="2025-01-17T16:52:00Z">
                  <w:rPr>
                    <w:rFonts w:ascii="Cambria Math" w:eastAsiaTheme="minorEastAsia" w:hAnsi="Cambria Math"/>
                    <w:sz w:val="16"/>
                    <w:szCs w:val="16"/>
                  </w:rPr>
                  <m:t>χ+</m:t>
                </w:ins>
              </m:r>
              <m:d>
                <m:dPr>
                  <m:ctrlPr>
                    <w:ins w:id="5898" w:author="jonathan pritchard" w:date="2025-01-17T16:52:00Z" w16du:dateUtc="2025-01-17T16:52:00Z">
                      <w:rPr>
                        <w:rFonts w:ascii="Cambria Math" w:eastAsiaTheme="minorEastAsia" w:hAnsi="Cambria Math"/>
                        <w:i/>
                        <w:sz w:val="16"/>
                        <w:szCs w:val="16"/>
                      </w:rPr>
                    </w:ins>
                  </m:ctrlPr>
                </m:dPr>
                <m:e>
                  <m:f>
                    <m:fPr>
                      <m:ctrlPr>
                        <w:ins w:id="5899" w:author="jonathan pritchard" w:date="2025-01-17T16:52:00Z" w16du:dateUtc="2025-01-17T16:52:00Z">
                          <w:rPr>
                            <w:rFonts w:ascii="Cambria Math" w:eastAsiaTheme="minorEastAsia" w:hAnsi="Cambria Math"/>
                            <w:i/>
                            <w:sz w:val="16"/>
                            <w:szCs w:val="16"/>
                          </w:rPr>
                        </w:ins>
                      </m:ctrlPr>
                    </m:fPr>
                    <m:num>
                      <m:sSup>
                        <m:sSupPr>
                          <m:ctrlPr>
                            <w:ins w:id="5900" w:author="jonathan pritchard" w:date="2025-01-17T16:52:00Z" w16du:dateUtc="2025-01-17T16:52:00Z">
                              <w:rPr>
                                <w:rFonts w:ascii="Cambria Math" w:eastAsiaTheme="minorEastAsia" w:hAnsi="Cambria Math"/>
                                <w:i/>
                                <w:sz w:val="16"/>
                                <w:szCs w:val="16"/>
                              </w:rPr>
                            </w:ins>
                          </m:ctrlPr>
                        </m:sSupPr>
                        <m:e>
                          <m:r>
                            <w:ins w:id="5901" w:author="jonathan pritchard" w:date="2025-01-17T16:52:00Z" w16du:dateUtc="2025-01-17T16:52:00Z">
                              <w:rPr>
                                <w:rFonts w:ascii="Cambria Math" w:eastAsiaTheme="minorEastAsia" w:hAnsi="Cambria Math"/>
                                <w:sz w:val="16"/>
                                <w:szCs w:val="16"/>
                              </w:rPr>
                              <m:t>e</m:t>
                            </w:ins>
                          </m:r>
                        </m:e>
                        <m:sup>
                          <m:r>
                            <w:ins w:id="5902" w:author="jonathan pritchard" w:date="2025-01-17T16:52:00Z" w16du:dateUtc="2025-01-17T16:52:00Z">
                              <w:rPr>
                                <w:rFonts w:ascii="Cambria Math" w:eastAsiaTheme="minorEastAsia" w:hAnsi="Cambria Math"/>
                                <w:sz w:val="16"/>
                                <w:szCs w:val="16"/>
                              </w:rPr>
                              <m:t>2</m:t>
                            </w:ins>
                          </m:r>
                        </m:sup>
                      </m:sSup>
                    </m:num>
                    <m:den>
                      <m:r>
                        <w:ins w:id="5903" w:author="jonathan pritchard" w:date="2025-01-17T16:52:00Z" w16du:dateUtc="2025-01-17T16:52:00Z">
                          <w:rPr>
                            <w:rFonts w:ascii="Cambria Math" w:eastAsiaTheme="minorEastAsia" w:hAnsi="Cambria Math"/>
                            <w:sz w:val="16"/>
                            <w:szCs w:val="16"/>
                          </w:rPr>
                          <m:t>2</m:t>
                        </w:ins>
                      </m:r>
                    </m:den>
                  </m:f>
                  <m:r>
                    <w:ins w:id="5904" w:author="jonathan pritchard" w:date="2025-01-17T16:52:00Z" w16du:dateUtc="2025-01-17T16:52:00Z">
                      <w:rPr>
                        <w:rFonts w:ascii="Cambria Math" w:eastAsiaTheme="minorEastAsia" w:hAnsi="Cambria Math"/>
                        <w:sz w:val="16"/>
                        <w:szCs w:val="16"/>
                      </w:rPr>
                      <m:t>+</m:t>
                    </w:ins>
                  </m:r>
                  <m:f>
                    <m:fPr>
                      <m:ctrlPr>
                        <w:ins w:id="5905" w:author="jonathan pritchard" w:date="2025-01-17T16:52:00Z" w16du:dateUtc="2025-01-17T16:52:00Z">
                          <w:rPr>
                            <w:rFonts w:ascii="Cambria Math" w:eastAsiaTheme="minorEastAsia" w:hAnsi="Cambria Math"/>
                            <w:i/>
                            <w:sz w:val="16"/>
                            <w:szCs w:val="16"/>
                          </w:rPr>
                        </w:ins>
                      </m:ctrlPr>
                    </m:fPr>
                    <m:num>
                      <m:r>
                        <w:ins w:id="5906" w:author="jonathan pritchard" w:date="2025-01-17T16:52:00Z" w16du:dateUtc="2025-01-17T16:52:00Z">
                          <w:rPr>
                            <w:rFonts w:ascii="Cambria Math" w:eastAsiaTheme="minorEastAsia" w:hAnsi="Cambria Math"/>
                            <w:sz w:val="16"/>
                            <w:szCs w:val="16"/>
                          </w:rPr>
                          <m:t>5</m:t>
                        </w:ins>
                      </m:r>
                      <m:sSup>
                        <m:sSupPr>
                          <m:ctrlPr>
                            <w:ins w:id="5907" w:author="jonathan pritchard" w:date="2025-01-17T16:52:00Z" w16du:dateUtc="2025-01-17T16:52:00Z">
                              <w:rPr>
                                <w:rFonts w:ascii="Cambria Math" w:eastAsiaTheme="minorEastAsia" w:hAnsi="Cambria Math"/>
                                <w:i/>
                                <w:sz w:val="16"/>
                                <w:szCs w:val="16"/>
                              </w:rPr>
                            </w:ins>
                          </m:ctrlPr>
                        </m:sSupPr>
                        <m:e>
                          <m:r>
                            <w:ins w:id="5908" w:author="jonathan pritchard" w:date="2025-01-17T16:52:00Z" w16du:dateUtc="2025-01-17T16:52:00Z">
                              <w:rPr>
                                <w:rFonts w:ascii="Cambria Math" w:eastAsiaTheme="minorEastAsia" w:hAnsi="Cambria Math"/>
                                <w:sz w:val="16"/>
                                <w:szCs w:val="16"/>
                              </w:rPr>
                              <m:t>e</m:t>
                            </w:ins>
                          </m:r>
                        </m:e>
                        <m:sup>
                          <m:r>
                            <w:ins w:id="5909" w:author="jonathan pritchard" w:date="2025-01-17T16:52:00Z" w16du:dateUtc="2025-01-17T16:52:00Z">
                              <w:rPr>
                                <w:rFonts w:ascii="Cambria Math" w:eastAsiaTheme="minorEastAsia" w:hAnsi="Cambria Math"/>
                                <w:sz w:val="16"/>
                                <w:szCs w:val="16"/>
                              </w:rPr>
                              <m:t>4</m:t>
                            </w:ins>
                          </m:r>
                        </m:sup>
                      </m:sSup>
                    </m:num>
                    <m:den>
                      <m:r>
                        <w:ins w:id="5910" w:author="jonathan pritchard" w:date="2025-01-17T16:52:00Z" w16du:dateUtc="2025-01-17T16:52:00Z">
                          <w:rPr>
                            <w:rFonts w:ascii="Cambria Math" w:eastAsiaTheme="minorEastAsia" w:hAnsi="Cambria Math"/>
                            <w:sz w:val="16"/>
                            <w:szCs w:val="16"/>
                          </w:rPr>
                          <m:t>24</m:t>
                        </w:ins>
                      </m:r>
                    </m:den>
                  </m:f>
                  <m:r>
                    <w:ins w:id="5911" w:author="jonathan pritchard" w:date="2025-01-17T16:52:00Z" w16du:dateUtc="2025-01-17T16:52:00Z">
                      <w:rPr>
                        <w:rFonts w:ascii="Cambria Math" w:eastAsiaTheme="minorEastAsia" w:hAnsi="Cambria Math"/>
                        <w:sz w:val="16"/>
                        <w:szCs w:val="16"/>
                      </w:rPr>
                      <m:t>+</m:t>
                    </w:ins>
                  </m:r>
                  <m:f>
                    <m:fPr>
                      <m:ctrlPr>
                        <w:ins w:id="5912" w:author="jonathan pritchard" w:date="2025-01-17T16:52:00Z" w16du:dateUtc="2025-01-17T16:52:00Z">
                          <w:rPr>
                            <w:rFonts w:ascii="Cambria Math" w:eastAsiaTheme="minorEastAsia" w:hAnsi="Cambria Math"/>
                            <w:i/>
                            <w:sz w:val="16"/>
                            <w:szCs w:val="16"/>
                          </w:rPr>
                        </w:ins>
                      </m:ctrlPr>
                    </m:fPr>
                    <m:num>
                      <m:sSup>
                        <m:sSupPr>
                          <m:ctrlPr>
                            <w:ins w:id="5913" w:author="jonathan pritchard" w:date="2025-01-17T16:52:00Z" w16du:dateUtc="2025-01-17T16:52:00Z">
                              <w:rPr>
                                <w:rFonts w:ascii="Cambria Math" w:eastAsiaTheme="minorEastAsia" w:hAnsi="Cambria Math"/>
                                <w:i/>
                                <w:sz w:val="16"/>
                                <w:szCs w:val="16"/>
                              </w:rPr>
                            </w:ins>
                          </m:ctrlPr>
                        </m:sSupPr>
                        <m:e>
                          <m:r>
                            <w:ins w:id="5914" w:author="jonathan pritchard" w:date="2025-01-17T16:52:00Z" w16du:dateUtc="2025-01-17T16:52:00Z">
                              <w:rPr>
                                <w:rFonts w:ascii="Cambria Math" w:eastAsiaTheme="minorEastAsia" w:hAnsi="Cambria Math"/>
                                <w:sz w:val="16"/>
                                <w:szCs w:val="16"/>
                              </w:rPr>
                              <m:t>e</m:t>
                            </w:ins>
                          </m:r>
                        </m:e>
                        <m:sup>
                          <m:r>
                            <w:ins w:id="5915" w:author="jonathan pritchard" w:date="2025-01-17T16:52:00Z" w16du:dateUtc="2025-01-17T16:52:00Z">
                              <w:rPr>
                                <w:rFonts w:ascii="Cambria Math" w:eastAsiaTheme="minorEastAsia" w:hAnsi="Cambria Math"/>
                                <w:sz w:val="16"/>
                                <w:szCs w:val="16"/>
                              </w:rPr>
                              <m:t>6</m:t>
                            </w:ins>
                          </m:r>
                        </m:sup>
                      </m:sSup>
                    </m:num>
                    <m:den>
                      <m:r>
                        <w:ins w:id="5916" w:author="jonathan pritchard" w:date="2025-01-17T16:52:00Z" w16du:dateUtc="2025-01-17T16:52:00Z">
                          <w:rPr>
                            <w:rFonts w:ascii="Cambria Math" w:eastAsiaTheme="minorEastAsia" w:hAnsi="Cambria Math"/>
                            <w:sz w:val="16"/>
                            <w:szCs w:val="16"/>
                          </w:rPr>
                          <m:t>12</m:t>
                        </w:ins>
                      </m:r>
                    </m:den>
                  </m:f>
                  <m:r>
                    <w:ins w:id="5917" w:author="jonathan pritchard" w:date="2025-01-17T16:52:00Z" w16du:dateUtc="2025-01-17T16:52:00Z">
                      <w:rPr>
                        <w:rFonts w:ascii="Cambria Math" w:eastAsiaTheme="minorEastAsia" w:hAnsi="Cambria Math"/>
                        <w:sz w:val="16"/>
                        <w:szCs w:val="16"/>
                      </w:rPr>
                      <m:t>+</m:t>
                    </w:ins>
                  </m:r>
                  <m:f>
                    <m:fPr>
                      <m:ctrlPr>
                        <w:ins w:id="5918" w:author="jonathan pritchard" w:date="2025-01-17T16:52:00Z" w16du:dateUtc="2025-01-17T16:52:00Z">
                          <w:rPr>
                            <w:rFonts w:ascii="Cambria Math" w:eastAsiaTheme="minorEastAsia" w:hAnsi="Cambria Math"/>
                            <w:i/>
                            <w:sz w:val="16"/>
                            <w:szCs w:val="16"/>
                          </w:rPr>
                        </w:ins>
                      </m:ctrlPr>
                    </m:fPr>
                    <m:num>
                      <m:r>
                        <w:ins w:id="5919" w:author="jonathan pritchard" w:date="2025-01-17T16:52:00Z" w16du:dateUtc="2025-01-17T16:52:00Z">
                          <w:rPr>
                            <w:rFonts w:ascii="Cambria Math" w:eastAsiaTheme="minorEastAsia" w:hAnsi="Cambria Math"/>
                            <w:sz w:val="16"/>
                            <w:szCs w:val="16"/>
                          </w:rPr>
                          <m:t>13</m:t>
                        </w:ins>
                      </m:r>
                      <m:sSup>
                        <m:sSupPr>
                          <m:ctrlPr>
                            <w:ins w:id="5920" w:author="jonathan pritchard" w:date="2025-01-17T16:52:00Z" w16du:dateUtc="2025-01-17T16:52:00Z">
                              <w:rPr>
                                <w:rFonts w:ascii="Cambria Math" w:eastAsiaTheme="minorEastAsia" w:hAnsi="Cambria Math"/>
                                <w:i/>
                                <w:sz w:val="16"/>
                                <w:szCs w:val="16"/>
                              </w:rPr>
                            </w:ins>
                          </m:ctrlPr>
                        </m:sSupPr>
                        <m:e>
                          <m:r>
                            <w:ins w:id="5921" w:author="jonathan pritchard" w:date="2025-01-17T16:52:00Z" w16du:dateUtc="2025-01-17T16:52:00Z">
                              <w:rPr>
                                <w:rFonts w:ascii="Cambria Math" w:eastAsiaTheme="minorEastAsia" w:hAnsi="Cambria Math"/>
                                <w:sz w:val="16"/>
                                <w:szCs w:val="16"/>
                              </w:rPr>
                              <m:t>e</m:t>
                            </w:ins>
                          </m:r>
                        </m:e>
                        <m:sup>
                          <m:r>
                            <w:ins w:id="5922" w:author="jonathan pritchard" w:date="2025-01-17T16:52:00Z" w16du:dateUtc="2025-01-17T16:52:00Z">
                              <w:rPr>
                                <w:rFonts w:ascii="Cambria Math" w:eastAsiaTheme="minorEastAsia" w:hAnsi="Cambria Math"/>
                                <w:sz w:val="16"/>
                                <w:szCs w:val="16"/>
                              </w:rPr>
                              <m:t>8</m:t>
                            </w:ins>
                          </m:r>
                        </m:sup>
                      </m:sSup>
                    </m:num>
                    <m:den>
                      <m:r>
                        <w:ins w:id="5923" w:author="jonathan pritchard" w:date="2025-01-17T16:52:00Z" w16du:dateUtc="2025-01-17T16:52:00Z">
                          <w:rPr>
                            <w:rFonts w:ascii="Cambria Math" w:eastAsiaTheme="minorEastAsia" w:hAnsi="Cambria Math"/>
                            <w:sz w:val="16"/>
                            <w:szCs w:val="16"/>
                          </w:rPr>
                          <m:t>360</m:t>
                        </w:ins>
                      </m:r>
                    </m:den>
                  </m:f>
                </m:e>
              </m:d>
              <m:func>
                <m:funcPr>
                  <m:ctrlPr>
                    <w:ins w:id="5924" w:author="jonathan pritchard" w:date="2025-01-17T16:52:00Z" w16du:dateUtc="2025-01-17T16:52:00Z">
                      <w:rPr>
                        <w:rFonts w:ascii="Cambria Math" w:eastAsiaTheme="minorEastAsia" w:hAnsi="Cambria Math"/>
                        <w:i/>
                        <w:sz w:val="16"/>
                        <w:szCs w:val="16"/>
                      </w:rPr>
                    </w:ins>
                  </m:ctrlPr>
                </m:funcPr>
                <m:fName>
                  <m:r>
                    <w:ins w:id="5925" w:author="jonathan pritchard" w:date="2025-01-17T16:52:00Z" w16du:dateUtc="2025-01-17T16:52:00Z">
                      <m:rPr>
                        <m:sty m:val="p"/>
                      </m:rPr>
                      <w:rPr>
                        <w:rFonts w:ascii="Cambria Math" w:hAnsi="Cambria Math"/>
                        <w:sz w:val="16"/>
                        <w:szCs w:val="16"/>
                      </w:rPr>
                      <m:t>sin</m:t>
                    </w:ins>
                  </m:r>
                </m:fName>
                <m:e>
                  <m:d>
                    <m:dPr>
                      <m:ctrlPr>
                        <w:ins w:id="5926" w:author="jonathan pritchard" w:date="2025-01-17T16:52:00Z" w16du:dateUtc="2025-01-17T16:52:00Z">
                          <w:rPr>
                            <w:rFonts w:ascii="Cambria Math" w:eastAsiaTheme="minorEastAsia" w:hAnsi="Cambria Math"/>
                            <w:i/>
                            <w:sz w:val="16"/>
                            <w:szCs w:val="16"/>
                          </w:rPr>
                        </w:ins>
                      </m:ctrlPr>
                    </m:dPr>
                    <m:e>
                      <m:r>
                        <w:ins w:id="5927" w:author="jonathan pritchard" w:date="2025-01-17T16:52:00Z" w16du:dateUtc="2025-01-17T16:52:00Z">
                          <w:rPr>
                            <w:rFonts w:ascii="Cambria Math" w:eastAsiaTheme="minorEastAsia" w:hAnsi="Cambria Math"/>
                            <w:sz w:val="16"/>
                            <w:szCs w:val="16"/>
                          </w:rPr>
                          <m:t>2χ</m:t>
                        </w:ins>
                      </m:r>
                    </m:e>
                  </m:d>
                  <m:r>
                    <w:ins w:id="5928" w:author="jonathan pritchard" w:date="2025-01-17T16:52:00Z" w16du:dateUtc="2025-01-17T16:52:00Z">
                      <w:rPr>
                        <w:rFonts w:ascii="Cambria Math" w:eastAsiaTheme="minorEastAsia" w:hAnsi="Cambria Math"/>
                        <w:sz w:val="16"/>
                        <w:szCs w:val="16"/>
                      </w:rPr>
                      <m:t>+</m:t>
                    </w:ins>
                  </m:r>
                </m:e>
              </m:func>
              <m:d>
                <m:dPr>
                  <m:ctrlPr>
                    <w:ins w:id="5929" w:author="jonathan pritchard" w:date="2025-01-17T16:52:00Z" w16du:dateUtc="2025-01-17T16:52:00Z">
                      <w:rPr>
                        <w:rFonts w:ascii="Cambria Math" w:eastAsiaTheme="minorEastAsia" w:hAnsi="Cambria Math"/>
                        <w:i/>
                        <w:sz w:val="16"/>
                        <w:szCs w:val="16"/>
                      </w:rPr>
                    </w:ins>
                  </m:ctrlPr>
                </m:dPr>
                <m:e>
                  <m:f>
                    <m:fPr>
                      <m:ctrlPr>
                        <w:ins w:id="5930" w:author="jonathan pritchard" w:date="2025-01-17T16:52:00Z" w16du:dateUtc="2025-01-17T16:52:00Z">
                          <w:rPr>
                            <w:rFonts w:ascii="Cambria Math" w:eastAsiaTheme="minorEastAsia" w:hAnsi="Cambria Math"/>
                            <w:i/>
                            <w:sz w:val="16"/>
                            <w:szCs w:val="16"/>
                          </w:rPr>
                        </w:ins>
                      </m:ctrlPr>
                    </m:fPr>
                    <m:num>
                      <m:sSup>
                        <m:sSupPr>
                          <m:ctrlPr>
                            <w:ins w:id="5931" w:author="jonathan pritchard" w:date="2025-01-17T16:52:00Z" w16du:dateUtc="2025-01-17T16:52:00Z">
                              <w:rPr>
                                <w:rFonts w:ascii="Cambria Math" w:eastAsiaTheme="minorEastAsia" w:hAnsi="Cambria Math"/>
                                <w:i/>
                                <w:sz w:val="16"/>
                                <w:szCs w:val="16"/>
                              </w:rPr>
                            </w:ins>
                          </m:ctrlPr>
                        </m:sSupPr>
                        <m:e>
                          <m:r>
                            <w:ins w:id="5932" w:author="jonathan pritchard" w:date="2025-01-17T16:52:00Z" w16du:dateUtc="2025-01-17T16:52:00Z">
                              <w:rPr>
                                <w:rFonts w:ascii="Cambria Math" w:eastAsiaTheme="minorEastAsia" w:hAnsi="Cambria Math"/>
                                <w:sz w:val="16"/>
                                <w:szCs w:val="16"/>
                              </w:rPr>
                              <m:t>7e</m:t>
                            </w:ins>
                          </m:r>
                        </m:e>
                        <m:sup>
                          <m:r>
                            <w:ins w:id="5933" w:author="jonathan pritchard" w:date="2025-01-17T16:52:00Z" w16du:dateUtc="2025-01-17T16:52:00Z">
                              <w:rPr>
                                <w:rFonts w:ascii="Cambria Math" w:eastAsiaTheme="minorEastAsia" w:hAnsi="Cambria Math"/>
                                <w:sz w:val="16"/>
                                <w:szCs w:val="16"/>
                              </w:rPr>
                              <m:t>4</m:t>
                            </w:ins>
                          </m:r>
                        </m:sup>
                      </m:sSup>
                    </m:num>
                    <m:den>
                      <m:r>
                        <w:ins w:id="5934" w:author="jonathan pritchard" w:date="2025-01-17T16:52:00Z" w16du:dateUtc="2025-01-17T16:52:00Z">
                          <w:rPr>
                            <w:rFonts w:ascii="Cambria Math" w:eastAsiaTheme="minorEastAsia" w:hAnsi="Cambria Math"/>
                            <w:sz w:val="16"/>
                            <w:szCs w:val="16"/>
                          </w:rPr>
                          <m:t>48</m:t>
                        </w:ins>
                      </m:r>
                    </m:den>
                  </m:f>
                  <m:r>
                    <w:ins w:id="5935" w:author="jonathan pritchard" w:date="2025-01-17T16:52:00Z" w16du:dateUtc="2025-01-17T16:52:00Z">
                      <w:rPr>
                        <w:rFonts w:ascii="Cambria Math" w:eastAsiaTheme="minorEastAsia" w:hAnsi="Cambria Math"/>
                        <w:sz w:val="16"/>
                        <w:szCs w:val="16"/>
                      </w:rPr>
                      <m:t>+</m:t>
                    </w:ins>
                  </m:r>
                  <m:f>
                    <m:fPr>
                      <m:ctrlPr>
                        <w:ins w:id="5936" w:author="jonathan pritchard" w:date="2025-01-17T16:52:00Z" w16du:dateUtc="2025-01-17T16:52:00Z">
                          <w:rPr>
                            <w:rFonts w:ascii="Cambria Math" w:eastAsiaTheme="minorEastAsia" w:hAnsi="Cambria Math"/>
                            <w:i/>
                            <w:sz w:val="16"/>
                            <w:szCs w:val="16"/>
                          </w:rPr>
                        </w:ins>
                      </m:ctrlPr>
                    </m:fPr>
                    <m:num>
                      <m:r>
                        <w:ins w:id="5937" w:author="jonathan pritchard" w:date="2025-01-17T16:52:00Z" w16du:dateUtc="2025-01-17T16:52:00Z">
                          <w:rPr>
                            <w:rFonts w:ascii="Cambria Math" w:eastAsiaTheme="minorEastAsia" w:hAnsi="Cambria Math"/>
                            <w:sz w:val="16"/>
                            <w:szCs w:val="16"/>
                          </w:rPr>
                          <m:t>29</m:t>
                        </w:ins>
                      </m:r>
                      <m:sSup>
                        <m:sSupPr>
                          <m:ctrlPr>
                            <w:ins w:id="5938" w:author="jonathan pritchard" w:date="2025-01-17T16:52:00Z" w16du:dateUtc="2025-01-17T16:52:00Z">
                              <w:rPr>
                                <w:rFonts w:ascii="Cambria Math" w:eastAsiaTheme="minorEastAsia" w:hAnsi="Cambria Math"/>
                                <w:i/>
                                <w:sz w:val="16"/>
                                <w:szCs w:val="16"/>
                              </w:rPr>
                            </w:ins>
                          </m:ctrlPr>
                        </m:sSupPr>
                        <m:e>
                          <m:r>
                            <w:ins w:id="5939" w:author="jonathan pritchard" w:date="2025-01-17T16:52:00Z" w16du:dateUtc="2025-01-17T16:52:00Z">
                              <w:rPr>
                                <w:rFonts w:ascii="Cambria Math" w:eastAsiaTheme="minorEastAsia" w:hAnsi="Cambria Math"/>
                                <w:sz w:val="16"/>
                                <w:szCs w:val="16"/>
                              </w:rPr>
                              <m:t>e</m:t>
                            </w:ins>
                          </m:r>
                        </m:e>
                        <m:sup>
                          <m:r>
                            <w:ins w:id="5940" w:author="jonathan pritchard" w:date="2025-01-17T16:52:00Z" w16du:dateUtc="2025-01-17T16:52:00Z">
                              <w:rPr>
                                <w:rFonts w:ascii="Cambria Math" w:eastAsiaTheme="minorEastAsia" w:hAnsi="Cambria Math"/>
                                <w:sz w:val="16"/>
                                <w:szCs w:val="16"/>
                              </w:rPr>
                              <m:t>6</m:t>
                            </w:ins>
                          </m:r>
                        </m:sup>
                      </m:sSup>
                    </m:num>
                    <m:den>
                      <m:r>
                        <w:ins w:id="5941" w:author="jonathan pritchard" w:date="2025-01-17T16:52:00Z" w16du:dateUtc="2025-01-17T16:52:00Z">
                          <w:rPr>
                            <w:rFonts w:ascii="Cambria Math" w:eastAsiaTheme="minorEastAsia" w:hAnsi="Cambria Math"/>
                            <w:sz w:val="16"/>
                            <w:szCs w:val="16"/>
                          </w:rPr>
                          <m:t>240</m:t>
                        </w:ins>
                      </m:r>
                    </m:den>
                  </m:f>
                  <m:r>
                    <w:ins w:id="5942" w:author="jonathan pritchard" w:date="2025-01-17T16:52:00Z" w16du:dateUtc="2025-01-17T16:52:00Z">
                      <w:rPr>
                        <w:rFonts w:ascii="Cambria Math" w:eastAsiaTheme="minorEastAsia" w:hAnsi="Cambria Math"/>
                        <w:sz w:val="16"/>
                        <w:szCs w:val="16"/>
                      </w:rPr>
                      <m:t>+</m:t>
                    </w:ins>
                  </m:r>
                  <m:f>
                    <m:fPr>
                      <m:ctrlPr>
                        <w:ins w:id="5943" w:author="jonathan pritchard" w:date="2025-01-17T16:52:00Z" w16du:dateUtc="2025-01-17T16:52:00Z">
                          <w:rPr>
                            <w:rFonts w:ascii="Cambria Math" w:eastAsiaTheme="minorEastAsia" w:hAnsi="Cambria Math"/>
                            <w:i/>
                            <w:sz w:val="16"/>
                            <w:szCs w:val="16"/>
                          </w:rPr>
                        </w:ins>
                      </m:ctrlPr>
                    </m:fPr>
                    <m:num>
                      <m:r>
                        <w:ins w:id="5944" w:author="jonathan pritchard" w:date="2025-01-17T16:52:00Z" w16du:dateUtc="2025-01-17T16:52:00Z">
                          <w:rPr>
                            <w:rFonts w:ascii="Cambria Math" w:eastAsiaTheme="minorEastAsia" w:hAnsi="Cambria Math"/>
                            <w:sz w:val="16"/>
                            <w:szCs w:val="16"/>
                          </w:rPr>
                          <m:t>811</m:t>
                        </w:ins>
                      </m:r>
                      <m:sSup>
                        <m:sSupPr>
                          <m:ctrlPr>
                            <w:ins w:id="5945" w:author="jonathan pritchard" w:date="2025-01-17T16:52:00Z" w16du:dateUtc="2025-01-17T16:52:00Z">
                              <w:rPr>
                                <w:rFonts w:ascii="Cambria Math" w:eastAsiaTheme="minorEastAsia" w:hAnsi="Cambria Math"/>
                                <w:i/>
                                <w:sz w:val="16"/>
                                <w:szCs w:val="16"/>
                              </w:rPr>
                            </w:ins>
                          </m:ctrlPr>
                        </m:sSupPr>
                        <m:e>
                          <m:r>
                            <w:ins w:id="5946" w:author="jonathan pritchard" w:date="2025-01-17T16:52:00Z" w16du:dateUtc="2025-01-17T16:52:00Z">
                              <w:rPr>
                                <w:rFonts w:ascii="Cambria Math" w:eastAsiaTheme="minorEastAsia" w:hAnsi="Cambria Math"/>
                                <w:sz w:val="16"/>
                                <w:szCs w:val="16"/>
                              </w:rPr>
                              <m:t>e</m:t>
                            </w:ins>
                          </m:r>
                        </m:e>
                        <m:sup>
                          <m:r>
                            <w:ins w:id="5947" w:author="jonathan pritchard" w:date="2025-01-17T16:52:00Z" w16du:dateUtc="2025-01-17T16:52:00Z">
                              <w:rPr>
                                <w:rFonts w:ascii="Cambria Math" w:eastAsiaTheme="minorEastAsia" w:hAnsi="Cambria Math"/>
                                <w:sz w:val="16"/>
                                <w:szCs w:val="16"/>
                              </w:rPr>
                              <m:t>8</m:t>
                            </w:ins>
                          </m:r>
                        </m:sup>
                      </m:sSup>
                    </m:num>
                    <m:den>
                      <m:r>
                        <w:ins w:id="5948" w:author="jonathan pritchard" w:date="2025-01-17T16:52:00Z" w16du:dateUtc="2025-01-17T16:52:00Z">
                          <w:rPr>
                            <w:rFonts w:ascii="Cambria Math" w:eastAsiaTheme="minorEastAsia" w:hAnsi="Cambria Math"/>
                            <w:sz w:val="16"/>
                            <w:szCs w:val="16"/>
                          </w:rPr>
                          <m:t>11520</m:t>
                        </w:ins>
                      </m:r>
                    </m:den>
                  </m:f>
                </m:e>
              </m:d>
              <m:func>
                <m:funcPr>
                  <m:ctrlPr>
                    <w:ins w:id="5949" w:author="jonathan pritchard" w:date="2025-01-17T16:52:00Z" w16du:dateUtc="2025-01-17T16:52:00Z">
                      <w:rPr>
                        <w:rFonts w:ascii="Cambria Math" w:eastAsiaTheme="minorEastAsia" w:hAnsi="Cambria Math"/>
                        <w:i/>
                        <w:sz w:val="16"/>
                        <w:szCs w:val="16"/>
                      </w:rPr>
                    </w:ins>
                  </m:ctrlPr>
                </m:funcPr>
                <m:fName>
                  <m:r>
                    <w:ins w:id="5950" w:author="jonathan pritchard" w:date="2025-01-17T16:52:00Z" w16du:dateUtc="2025-01-17T16:52:00Z">
                      <m:rPr>
                        <m:sty m:val="p"/>
                      </m:rPr>
                      <w:rPr>
                        <w:rFonts w:ascii="Cambria Math" w:hAnsi="Cambria Math"/>
                        <w:sz w:val="16"/>
                        <w:szCs w:val="16"/>
                      </w:rPr>
                      <m:t>sin</m:t>
                    </w:ins>
                  </m:r>
                </m:fName>
                <m:e>
                  <m:d>
                    <m:dPr>
                      <m:ctrlPr>
                        <w:ins w:id="5951" w:author="jonathan pritchard" w:date="2025-01-17T16:52:00Z" w16du:dateUtc="2025-01-17T16:52:00Z">
                          <w:rPr>
                            <w:rFonts w:ascii="Cambria Math" w:eastAsiaTheme="minorEastAsia" w:hAnsi="Cambria Math"/>
                            <w:i/>
                            <w:sz w:val="16"/>
                            <w:szCs w:val="16"/>
                          </w:rPr>
                        </w:ins>
                      </m:ctrlPr>
                    </m:dPr>
                    <m:e>
                      <m:r>
                        <w:ins w:id="5952" w:author="jonathan pritchard" w:date="2025-01-17T16:52:00Z" w16du:dateUtc="2025-01-17T16:52:00Z">
                          <w:rPr>
                            <w:rFonts w:ascii="Cambria Math" w:eastAsiaTheme="minorEastAsia" w:hAnsi="Cambria Math"/>
                            <w:sz w:val="16"/>
                            <w:szCs w:val="16"/>
                          </w:rPr>
                          <m:t>4χ</m:t>
                        </w:ins>
                      </m:r>
                    </m:e>
                  </m:d>
                  <m:r>
                    <w:ins w:id="5953" w:author="jonathan pritchard" w:date="2025-01-17T16:52:00Z" w16du:dateUtc="2025-01-17T16:52:00Z">
                      <w:rPr>
                        <w:rFonts w:ascii="Cambria Math" w:eastAsiaTheme="minorEastAsia" w:hAnsi="Cambria Math"/>
                        <w:sz w:val="16"/>
                        <w:szCs w:val="16"/>
                      </w:rPr>
                      <m:t>+</m:t>
                    </w:ins>
                  </m:r>
                </m:e>
              </m:func>
              <m:d>
                <m:dPr>
                  <m:ctrlPr>
                    <w:ins w:id="5954" w:author="jonathan pritchard" w:date="2025-01-17T16:52:00Z" w16du:dateUtc="2025-01-17T16:52:00Z">
                      <w:rPr>
                        <w:rFonts w:ascii="Cambria Math" w:eastAsiaTheme="minorEastAsia" w:hAnsi="Cambria Math"/>
                        <w:i/>
                        <w:sz w:val="16"/>
                        <w:szCs w:val="16"/>
                      </w:rPr>
                    </w:ins>
                  </m:ctrlPr>
                </m:dPr>
                <m:e>
                  <m:f>
                    <m:fPr>
                      <m:ctrlPr>
                        <w:ins w:id="5955" w:author="jonathan pritchard" w:date="2025-01-17T16:52:00Z" w16du:dateUtc="2025-01-17T16:52:00Z">
                          <w:rPr>
                            <w:rFonts w:ascii="Cambria Math" w:eastAsiaTheme="minorEastAsia" w:hAnsi="Cambria Math"/>
                            <w:i/>
                            <w:sz w:val="16"/>
                            <w:szCs w:val="16"/>
                          </w:rPr>
                        </w:ins>
                      </m:ctrlPr>
                    </m:fPr>
                    <m:num>
                      <m:sSup>
                        <m:sSupPr>
                          <m:ctrlPr>
                            <w:ins w:id="5956" w:author="jonathan pritchard" w:date="2025-01-17T16:52:00Z" w16du:dateUtc="2025-01-17T16:52:00Z">
                              <w:rPr>
                                <w:rFonts w:ascii="Cambria Math" w:eastAsiaTheme="minorEastAsia" w:hAnsi="Cambria Math"/>
                                <w:i/>
                                <w:sz w:val="16"/>
                                <w:szCs w:val="16"/>
                              </w:rPr>
                            </w:ins>
                          </m:ctrlPr>
                        </m:sSupPr>
                        <m:e>
                          <m:r>
                            <w:ins w:id="5957" w:author="jonathan pritchard" w:date="2025-01-17T16:52:00Z" w16du:dateUtc="2025-01-17T16:52:00Z">
                              <w:rPr>
                                <w:rFonts w:ascii="Cambria Math" w:eastAsiaTheme="minorEastAsia" w:hAnsi="Cambria Math"/>
                                <w:sz w:val="16"/>
                                <w:szCs w:val="16"/>
                              </w:rPr>
                              <m:t>7e</m:t>
                            </w:ins>
                          </m:r>
                        </m:e>
                        <m:sup>
                          <m:r>
                            <w:ins w:id="5958" w:author="jonathan pritchard" w:date="2025-01-17T16:52:00Z" w16du:dateUtc="2025-01-17T16:52:00Z">
                              <w:rPr>
                                <w:rFonts w:ascii="Cambria Math" w:eastAsiaTheme="minorEastAsia" w:hAnsi="Cambria Math"/>
                                <w:sz w:val="16"/>
                                <w:szCs w:val="16"/>
                              </w:rPr>
                              <m:t>6</m:t>
                            </w:ins>
                          </m:r>
                        </m:sup>
                      </m:sSup>
                    </m:num>
                    <m:den>
                      <m:r>
                        <w:ins w:id="5959" w:author="jonathan pritchard" w:date="2025-01-17T16:52:00Z" w16du:dateUtc="2025-01-17T16:52:00Z">
                          <w:rPr>
                            <w:rFonts w:ascii="Cambria Math" w:eastAsiaTheme="minorEastAsia" w:hAnsi="Cambria Math"/>
                            <w:sz w:val="16"/>
                            <w:szCs w:val="16"/>
                          </w:rPr>
                          <m:t>120</m:t>
                        </w:ins>
                      </m:r>
                    </m:den>
                  </m:f>
                  <m:r>
                    <w:ins w:id="5960" w:author="jonathan pritchard" w:date="2025-01-17T16:52:00Z" w16du:dateUtc="2025-01-17T16:52:00Z">
                      <w:rPr>
                        <w:rFonts w:ascii="Cambria Math" w:eastAsiaTheme="minorEastAsia" w:hAnsi="Cambria Math"/>
                        <w:sz w:val="16"/>
                        <w:szCs w:val="16"/>
                      </w:rPr>
                      <m:t>+</m:t>
                    </w:ins>
                  </m:r>
                  <m:f>
                    <m:fPr>
                      <m:ctrlPr>
                        <w:ins w:id="5961" w:author="jonathan pritchard" w:date="2025-01-17T16:52:00Z" w16du:dateUtc="2025-01-17T16:52:00Z">
                          <w:rPr>
                            <w:rFonts w:ascii="Cambria Math" w:eastAsiaTheme="minorEastAsia" w:hAnsi="Cambria Math"/>
                            <w:i/>
                            <w:sz w:val="16"/>
                            <w:szCs w:val="16"/>
                          </w:rPr>
                        </w:ins>
                      </m:ctrlPr>
                    </m:fPr>
                    <m:num>
                      <m:r>
                        <w:ins w:id="5962" w:author="jonathan pritchard" w:date="2025-01-17T16:52:00Z" w16du:dateUtc="2025-01-17T16:52:00Z">
                          <w:rPr>
                            <w:rFonts w:ascii="Cambria Math" w:eastAsiaTheme="minorEastAsia" w:hAnsi="Cambria Math"/>
                            <w:sz w:val="16"/>
                            <w:szCs w:val="16"/>
                          </w:rPr>
                          <m:t>81</m:t>
                        </w:ins>
                      </m:r>
                      <m:sSup>
                        <m:sSupPr>
                          <m:ctrlPr>
                            <w:ins w:id="5963" w:author="jonathan pritchard" w:date="2025-01-17T16:52:00Z" w16du:dateUtc="2025-01-17T16:52:00Z">
                              <w:rPr>
                                <w:rFonts w:ascii="Cambria Math" w:eastAsiaTheme="minorEastAsia" w:hAnsi="Cambria Math"/>
                                <w:i/>
                                <w:sz w:val="16"/>
                                <w:szCs w:val="16"/>
                              </w:rPr>
                            </w:ins>
                          </m:ctrlPr>
                        </m:sSupPr>
                        <m:e>
                          <m:r>
                            <w:ins w:id="5964" w:author="jonathan pritchard" w:date="2025-01-17T16:52:00Z" w16du:dateUtc="2025-01-17T16:52:00Z">
                              <w:rPr>
                                <w:rFonts w:ascii="Cambria Math" w:eastAsiaTheme="minorEastAsia" w:hAnsi="Cambria Math"/>
                                <w:sz w:val="16"/>
                                <w:szCs w:val="16"/>
                              </w:rPr>
                              <m:t>e</m:t>
                            </w:ins>
                          </m:r>
                        </m:e>
                        <m:sup>
                          <m:r>
                            <w:ins w:id="5965" w:author="jonathan pritchard" w:date="2025-01-17T16:52:00Z" w16du:dateUtc="2025-01-17T16:52:00Z">
                              <w:rPr>
                                <w:rFonts w:ascii="Cambria Math" w:eastAsiaTheme="minorEastAsia" w:hAnsi="Cambria Math"/>
                                <w:sz w:val="16"/>
                                <w:szCs w:val="16"/>
                              </w:rPr>
                              <m:t>8</m:t>
                            </w:ins>
                          </m:r>
                        </m:sup>
                      </m:sSup>
                    </m:num>
                    <m:den>
                      <m:r>
                        <w:ins w:id="5966" w:author="jonathan pritchard" w:date="2025-01-17T16:52:00Z" w16du:dateUtc="2025-01-17T16:52:00Z">
                          <w:rPr>
                            <w:rFonts w:ascii="Cambria Math" w:eastAsiaTheme="minorEastAsia" w:hAnsi="Cambria Math"/>
                            <w:sz w:val="16"/>
                            <w:szCs w:val="16"/>
                          </w:rPr>
                          <m:t>1120</m:t>
                        </w:ins>
                      </m:r>
                    </m:den>
                  </m:f>
                </m:e>
              </m:d>
              <m:func>
                <m:funcPr>
                  <m:ctrlPr>
                    <w:ins w:id="5967" w:author="jonathan pritchard" w:date="2025-01-17T16:52:00Z" w16du:dateUtc="2025-01-17T16:52:00Z">
                      <w:rPr>
                        <w:rFonts w:ascii="Cambria Math" w:eastAsiaTheme="minorEastAsia" w:hAnsi="Cambria Math"/>
                        <w:i/>
                        <w:sz w:val="16"/>
                        <w:szCs w:val="16"/>
                      </w:rPr>
                    </w:ins>
                  </m:ctrlPr>
                </m:funcPr>
                <m:fName>
                  <m:r>
                    <w:ins w:id="5968" w:author="jonathan pritchard" w:date="2025-01-17T16:52:00Z" w16du:dateUtc="2025-01-17T16:52:00Z">
                      <m:rPr>
                        <m:sty m:val="p"/>
                      </m:rPr>
                      <w:rPr>
                        <w:rFonts w:ascii="Cambria Math" w:hAnsi="Cambria Math"/>
                        <w:sz w:val="16"/>
                        <w:szCs w:val="16"/>
                      </w:rPr>
                      <m:t>sin</m:t>
                    </w:ins>
                  </m:r>
                </m:fName>
                <m:e>
                  <m:d>
                    <m:dPr>
                      <m:ctrlPr>
                        <w:ins w:id="5969" w:author="jonathan pritchard" w:date="2025-01-17T16:52:00Z" w16du:dateUtc="2025-01-17T16:52:00Z">
                          <w:rPr>
                            <w:rFonts w:ascii="Cambria Math" w:eastAsiaTheme="minorEastAsia" w:hAnsi="Cambria Math"/>
                            <w:i/>
                            <w:sz w:val="16"/>
                            <w:szCs w:val="16"/>
                          </w:rPr>
                        </w:ins>
                      </m:ctrlPr>
                    </m:dPr>
                    <m:e>
                      <m:r>
                        <w:ins w:id="5970" w:author="jonathan pritchard" w:date="2025-01-17T16:52:00Z" w16du:dateUtc="2025-01-17T16:52:00Z">
                          <w:rPr>
                            <w:rFonts w:ascii="Cambria Math" w:eastAsiaTheme="minorEastAsia" w:hAnsi="Cambria Math"/>
                            <w:sz w:val="16"/>
                            <w:szCs w:val="16"/>
                          </w:rPr>
                          <m:t>6χ</m:t>
                        </w:ins>
                      </m:r>
                    </m:e>
                  </m:d>
                  <m:r>
                    <w:ins w:id="5971" w:author="jonathan pritchard" w:date="2025-01-17T16:52:00Z" w16du:dateUtc="2025-01-17T16:52:00Z">
                      <w:rPr>
                        <w:rFonts w:ascii="Cambria Math" w:eastAsiaTheme="minorEastAsia" w:hAnsi="Cambria Math"/>
                        <w:sz w:val="16"/>
                        <w:szCs w:val="16"/>
                      </w:rPr>
                      <m:t>+</m:t>
                    </w:ins>
                  </m:r>
                </m:e>
              </m:func>
              <m:d>
                <m:dPr>
                  <m:ctrlPr>
                    <w:ins w:id="5972" w:author="jonathan pritchard" w:date="2025-01-17T16:52:00Z" w16du:dateUtc="2025-01-17T16:52:00Z">
                      <w:rPr>
                        <w:rFonts w:ascii="Cambria Math" w:eastAsiaTheme="minorEastAsia" w:hAnsi="Cambria Math"/>
                        <w:i/>
                        <w:sz w:val="16"/>
                        <w:szCs w:val="16"/>
                      </w:rPr>
                    </w:ins>
                  </m:ctrlPr>
                </m:dPr>
                <m:e>
                  <m:f>
                    <m:fPr>
                      <m:ctrlPr>
                        <w:ins w:id="5973" w:author="jonathan pritchard" w:date="2025-01-17T16:52:00Z" w16du:dateUtc="2025-01-17T16:52:00Z">
                          <w:rPr>
                            <w:rFonts w:ascii="Cambria Math" w:eastAsiaTheme="minorEastAsia" w:hAnsi="Cambria Math"/>
                            <w:i/>
                            <w:sz w:val="16"/>
                            <w:szCs w:val="16"/>
                          </w:rPr>
                        </w:ins>
                      </m:ctrlPr>
                    </m:fPr>
                    <m:num>
                      <m:sSup>
                        <m:sSupPr>
                          <m:ctrlPr>
                            <w:ins w:id="5974" w:author="jonathan pritchard" w:date="2025-01-17T16:52:00Z" w16du:dateUtc="2025-01-17T16:52:00Z">
                              <w:rPr>
                                <w:rFonts w:ascii="Cambria Math" w:eastAsiaTheme="minorEastAsia" w:hAnsi="Cambria Math"/>
                                <w:i/>
                                <w:sz w:val="16"/>
                                <w:szCs w:val="16"/>
                              </w:rPr>
                            </w:ins>
                          </m:ctrlPr>
                        </m:sSupPr>
                        <m:e>
                          <m:r>
                            <w:ins w:id="5975" w:author="jonathan pritchard" w:date="2025-01-17T16:52:00Z" w16du:dateUtc="2025-01-17T16:52:00Z">
                              <w:rPr>
                                <w:rFonts w:ascii="Cambria Math" w:eastAsiaTheme="minorEastAsia" w:hAnsi="Cambria Math"/>
                                <w:sz w:val="16"/>
                                <w:szCs w:val="16"/>
                              </w:rPr>
                              <m:t>4279e</m:t>
                            </w:ins>
                          </m:r>
                        </m:e>
                        <m:sup>
                          <m:r>
                            <w:ins w:id="5976" w:author="jonathan pritchard" w:date="2025-01-17T16:52:00Z" w16du:dateUtc="2025-01-17T16:52:00Z">
                              <w:rPr>
                                <w:rFonts w:ascii="Cambria Math" w:eastAsiaTheme="minorEastAsia" w:hAnsi="Cambria Math"/>
                                <w:sz w:val="16"/>
                                <w:szCs w:val="16"/>
                              </w:rPr>
                              <m:t>8</m:t>
                            </w:ins>
                          </m:r>
                        </m:sup>
                      </m:sSup>
                    </m:num>
                    <m:den>
                      <m:r>
                        <w:ins w:id="5977" w:author="jonathan pritchard" w:date="2025-01-17T16:52:00Z" w16du:dateUtc="2025-01-17T16:52:00Z">
                          <w:rPr>
                            <w:rFonts w:ascii="Cambria Math" w:eastAsiaTheme="minorEastAsia" w:hAnsi="Cambria Math"/>
                            <w:sz w:val="16"/>
                            <w:szCs w:val="16"/>
                          </w:rPr>
                          <m:t>161280</m:t>
                        </w:ins>
                      </m:r>
                    </m:den>
                  </m:f>
                </m:e>
              </m:d>
              <m:func>
                <m:funcPr>
                  <m:ctrlPr>
                    <w:ins w:id="5978" w:author="jonathan pritchard" w:date="2025-01-17T16:52:00Z" w16du:dateUtc="2025-01-17T16:52:00Z">
                      <w:rPr>
                        <w:rFonts w:ascii="Cambria Math" w:eastAsiaTheme="minorEastAsia" w:hAnsi="Cambria Math"/>
                        <w:i/>
                        <w:sz w:val="16"/>
                        <w:szCs w:val="16"/>
                      </w:rPr>
                    </w:ins>
                  </m:ctrlPr>
                </m:funcPr>
                <m:fName>
                  <m:r>
                    <w:ins w:id="5979" w:author="jonathan pritchard" w:date="2025-01-17T16:52:00Z" w16du:dateUtc="2025-01-17T16:52:00Z">
                      <m:rPr>
                        <m:sty m:val="p"/>
                      </m:rPr>
                      <w:rPr>
                        <w:rFonts w:ascii="Cambria Math" w:hAnsi="Cambria Math"/>
                        <w:sz w:val="16"/>
                        <w:szCs w:val="16"/>
                      </w:rPr>
                      <m:t>sin</m:t>
                    </w:ins>
                  </m:r>
                </m:fName>
                <m:e>
                  <m:d>
                    <m:dPr>
                      <m:ctrlPr>
                        <w:ins w:id="5980" w:author="jonathan pritchard" w:date="2025-01-17T16:52:00Z" w16du:dateUtc="2025-01-17T16:52:00Z">
                          <w:rPr>
                            <w:rFonts w:ascii="Cambria Math" w:eastAsiaTheme="minorEastAsia" w:hAnsi="Cambria Math"/>
                            <w:i/>
                            <w:sz w:val="16"/>
                            <w:szCs w:val="16"/>
                          </w:rPr>
                        </w:ins>
                      </m:ctrlPr>
                    </m:dPr>
                    <m:e>
                      <m:r>
                        <w:ins w:id="5981" w:author="jonathan pritchard" w:date="2025-01-17T16:52:00Z" w16du:dateUtc="2025-01-17T16:52:00Z">
                          <w:rPr>
                            <w:rFonts w:ascii="Cambria Math" w:eastAsiaTheme="minorEastAsia" w:hAnsi="Cambria Math"/>
                            <w:sz w:val="16"/>
                            <w:szCs w:val="16"/>
                          </w:rPr>
                          <m:t>8χ</m:t>
                        </w:ins>
                      </m:r>
                    </m:e>
                  </m:d>
                </m:e>
              </m:func>
            </m:e>
          </m:d>
        </m:oMath>
      </m:oMathPara>
    </w:p>
    <w:p w14:paraId="36C7C9D0" w14:textId="77777777" w:rsidR="00F13E78" w:rsidRDefault="00F13E78" w:rsidP="00F13E78">
      <w:pPr>
        <w:ind w:left="360"/>
        <w:rPr>
          <w:ins w:id="5982" w:author="jonathan pritchard" w:date="2025-01-17T16:52:00Z" w16du:dateUtc="2025-01-17T16:52:00Z"/>
          <w:rFonts w:eastAsiaTheme="minorEastAsia"/>
        </w:rPr>
      </w:pPr>
      <m:oMath>
        <m:r>
          <w:ins w:id="5983" w:author="jonathan pritchard" w:date="2025-01-17T16:52:00Z" w16du:dateUtc="2025-01-17T16:52:00Z">
            <w:rPr>
              <w:rFonts w:ascii="Cambria Math" w:eastAsiaTheme="minorEastAsia" w:hAnsi="Cambria Math"/>
            </w:rPr>
            <m:t xml:space="preserve">    =</m:t>
          </w:ins>
        </m:r>
      </m:oMath>
      <w:ins w:id="5984" w:author="jonathan pritchard" w:date="2025-01-17T16:52:00Z" w16du:dateUtc="2025-01-17T16:52:00Z">
        <w:r>
          <w:rPr>
            <w:rFonts w:eastAsiaTheme="minorEastAsia"/>
          </w:rPr>
          <w:t xml:space="preserve"> </w:t>
        </w:r>
      </w:ins>
      <m:oMath>
        <m:d>
          <m:dPr>
            <m:ctrlPr>
              <w:ins w:id="5985" w:author="jonathan pritchard" w:date="2025-01-17T16:52:00Z" w16du:dateUtc="2025-01-17T16:52:00Z">
                <w:rPr>
                  <w:rFonts w:ascii="Cambria Math" w:eastAsiaTheme="minorEastAsia" w:hAnsi="Cambria Math"/>
                  <w:i/>
                  <w:sz w:val="18"/>
                  <w:szCs w:val="18"/>
                </w:rPr>
              </w:ins>
            </m:ctrlPr>
          </m:dPr>
          <m:e>
            <m:f>
              <m:fPr>
                <m:ctrlPr>
                  <w:ins w:id="5986" w:author="jonathan pritchard" w:date="2025-01-17T16:52:00Z" w16du:dateUtc="2025-01-17T16:52:00Z">
                    <w:rPr>
                      <w:rFonts w:ascii="Cambria Math" w:eastAsiaTheme="minorEastAsia" w:hAnsi="Cambria Math"/>
                      <w:i/>
                      <w:sz w:val="18"/>
                      <w:szCs w:val="18"/>
                    </w:rPr>
                  </w:ins>
                </m:ctrlPr>
              </m:fPr>
              <m:num>
                <m:r>
                  <w:ins w:id="5987" w:author="jonathan pritchard" w:date="2025-01-17T16:52:00Z" w16du:dateUtc="2025-01-17T16:52:00Z">
                    <w:rPr>
                      <w:rFonts w:ascii="Cambria Math" w:eastAsiaTheme="minorEastAsia" w:hAnsi="Cambria Math"/>
                      <w:sz w:val="18"/>
                      <w:szCs w:val="18"/>
                    </w:rPr>
                    <m:t>180</m:t>
                  </w:ins>
                </m:r>
              </m:num>
              <m:den>
                <m:r>
                  <w:ins w:id="5988" w:author="jonathan pritchard" w:date="2025-01-17T16:52:00Z" w16du:dateUtc="2025-01-17T16:52:00Z">
                    <w:rPr>
                      <w:rFonts w:ascii="Cambria Math" w:eastAsiaTheme="minorEastAsia" w:hAnsi="Cambria Math"/>
                      <w:sz w:val="18"/>
                      <w:szCs w:val="18"/>
                    </w:rPr>
                    <m:t>π</m:t>
                  </w:ins>
                </m:r>
              </m:den>
            </m:f>
          </m:e>
        </m:d>
        <m:d>
          <m:dPr>
            <m:begChr m:val="["/>
            <m:endChr m:val="]"/>
            <m:ctrlPr>
              <w:ins w:id="5989" w:author="jonathan pritchard" w:date="2025-01-17T16:52:00Z" w16du:dateUtc="2025-01-17T16:52:00Z">
                <w:rPr>
                  <w:rFonts w:ascii="Cambria Math" w:eastAsiaTheme="minorEastAsia" w:hAnsi="Cambria Math"/>
                  <w:i/>
                  <w:sz w:val="18"/>
                  <w:szCs w:val="18"/>
                </w:rPr>
              </w:ins>
            </m:ctrlPr>
          </m:dPr>
          <m:e>
            <m:eqArr>
              <m:eqArrPr>
                <m:ctrlPr>
                  <w:ins w:id="5990" w:author="jonathan pritchard" w:date="2025-01-17T16:52:00Z" w16du:dateUtc="2025-01-17T16:52:00Z">
                    <w:rPr>
                      <w:rFonts w:ascii="Cambria Math" w:eastAsiaTheme="minorEastAsia" w:hAnsi="Cambria Math"/>
                      <w:i/>
                      <w:sz w:val="18"/>
                      <w:szCs w:val="18"/>
                    </w:rPr>
                  </w:ins>
                </m:ctrlPr>
              </m:eqArrPr>
              <m:e>
                <m:r>
                  <w:ins w:id="5991" w:author="jonathan pritchard" w:date="2025-01-17T16:52:00Z" w16du:dateUtc="2025-01-17T16:52:00Z">
                    <w:rPr>
                      <w:rFonts w:ascii="Cambria Math" w:eastAsiaTheme="minorEastAsia" w:hAnsi="Cambria Math"/>
                      <w:sz w:val="18"/>
                      <w:szCs w:val="18"/>
                    </w:rPr>
                    <m:t>χ+3.35655147×</m:t>
                  </w:ins>
                </m:r>
                <m:sSup>
                  <m:sSupPr>
                    <m:ctrlPr>
                      <w:ins w:id="5992" w:author="jonathan pritchard" w:date="2025-01-17T16:52:00Z" w16du:dateUtc="2025-01-17T16:52:00Z">
                        <w:rPr>
                          <w:rFonts w:ascii="Cambria Math" w:eastAsiaTheme="minorEastAsia" w:hAnsi="Cambria Math"/>
                          <w:i/>
                          <w:sz w:val="18"/>
                          <w:szCs w:val="18"/>
                        </w:rPr>
                      </w:ins>
                    </m:ctrlPr>
                  </m:sSupPr>
                  <m:e>
                    <m:r>
                      <w:ins w:id="5993" w:author="jonathan pritchard" w:date="2025-01-17T16:52:00Z" w16du:dateUtc="2025-01-17T16:52:00Z">
                        <w:rPr>
                          <w:rFonts w:ascii="Cambria Math" w:eastAsiaTheme="minorEastAsia" w:hAnsi="Cambria Math"/>
                          <w:sz w:val="18"/>
                          <w:szCs w:val="18"/>
                        </w:rPr>
                        <m:t>10</m:t>
                      </w:ins>
                    </m:r>
                  </m:e>
                  <m:sup>
                    <m:r>
                      <w:ins w:id="5994" w:author="jonathan pritchard" w:date="2025-01-17T16:52:00Z" w16du:dateUtc="2025-01-17T16:52:00Z">
                        <w:rPr>
                          <w:rFonts w:ascii="Cambria Math" w:eastAsiaTheme="minorEastAsia" w:hAnsi="Cambria Math"/>
                          <w:sz w:val="18"/>
                          <w:szCs w:val="18"/>
                        </w:rPr>
                        <m:t>-3</m:t>
                      </w:ins>
                    </m:r>
                  </m:sup>
                </m:sSup>
                <m:func>
                  <m:funcPr>
                    <m:ctrlPr>
                      <w:ins w:id="5995" w:author="jonathan pritchard" w:date="2025-01-17T16:52:00Z" w16du:dateUtc="2025-01-17T16:52:00Z">
                        <w:rPr>
                          <w:rFonts w:ascii="Cambria Math" w:eastAsiaTheme="minorEastAsia" w:hAnsi="Cambria Math"/>
                          <w:i/>
                          <w:sz w:val="18"/>
                          <w:szCs w:val="18"/>
                        </w:rPr>
                      </w:ins>
                    </m:ctrlPr>
                  </m:funcPr>
                  <m:fName>
                    <m:r>
                      <w:ins w:id="5996" w:author="jonathan pritchard" w:date="2025-01-17T16:52:00Z" w16du:dateUtc="2025-01-17T16:52:00Z">
                        <m:rPr>
                          <m:sty m:val="p"/>
                        </m:rPr>
                        <w:rPr>
                          <w:rFonts w:ascii="Cambria Math" w:hAnsi="Cambria Math"/>
                          <w:sz w:val="18"/>
                          <w:szCs w:val="18"/>
                        </w:rPr>
                        <m:t>sin</m:t>
                      </w:ins>
                    </m:r>
                  </m:fName>
                  <m:e>
                    <m:d>
                      <m:dPr>
                        <m:ctrlPr>
                          <w:ins w:id="5997" w:author="jonathan pritchard" w:date="2025-01-17T16:52:00Z" w16du:dateUtc="2025-01-17T16:52:00Z">
                            <w:rPr>
                              <w:rFonts w:ascii="Cambria Math" w:eastAsiaTheme="minorEastAsia" w:hAnsi="Cambria Math"/>
                              <w:i/>
                              <w:sz w:val="18"/>
                              <w:szCs w:val="18"/>
                            </w:rPr>
                          </w:ins>
                        </m:ctrlPr>
                      </m:dPr>
                      <m:e>
                        <m:r>
                          <w:ins w:id="5998" w:author="jonathan pritchard" w:date="2025-01-17T16:52:00Z" w16du:dateUtc="2025-01-17T16:52:00Z">
                            <w:rPr>
                              <w:rFonts w:ascii="Cambria Math" w:eastAsiaTheme="minorEastAsia" w:hAnsi="Cambria Math"/>
                              <w:sz w:val="18"/>
                              <w:szCs w:val="18"/>
                            </w:rPr>
                            <m:t>2χ</m:t>
                          </w:ins>
                        </m:r>
                      </m:e>
                    </m:d>
                    <m:r>
                      <w:ins w:id="5999" w:author="jonathan pritchard" w:date="2025-01-17T16:52:00Z" w16du:dateUtc="2025-01-17T16:52:00Z">
                        <w:rPr>
                          <w:rFonts w:ascii="Cambria Math" w:eastAsiaTheme="minorEastAsia" w:hAnsi="Cambria Math"/>
                          <w:sz w:val="18"/>
                          <w:szCs w:val="18"/>
                        </w:rPr>
                        <m:t>+</m:t>
                      </w:ins>
                    </m:r>
                  </m:e>
                </m:func>
              </m:e>
              <m:e>
                <m:r>
                  <w:ins w:id="6000" w:author="jonathan pritchard" w:date="2025-01-17T16:52:00Z" w16du:dateUtc="2025-01-17T16:52:00Z">
                    <w:rPr>
                      <w:rFonts w:ascii="Cambria Math" w:eastAsiaTheme="minorEastAsia" w:hAnsi="Cambria Math"/>
                      <w:sz w:val="18"/>
                      <w:szCs w:val="18"/>
                    </w:rPr>
                    <m:t>6.57187270×</m:t>
                  </w:ins>
                </m:r>
                <m:sSup>
                  <m:sSupPr>
                    <m:ctrlPr>
                      <w:ins w:id="6001" w:author="jonathan pritchard" w:date="2025-01-17T16:52:00Z" w16du:dateUtc="2025-01-17T16:52:00Z">
                        <w:rPr>
                          <w:rFonts w:ascii="Cambria Math" w:eastAsiaTheme="minorEastAsia" w:hAnsi="Cambria Math"/>
                          <w:i/>
                          <w:sz w:val="18"/>
                          <w:szCs w:val="18"/>
                        </w:rPr>
                      </w:ins>
                    </m:ctrlPr>
                  </m:sSupPr>
                  <m:e>
                    <m:r>
                      <w:ins w:id="6002" w:author="jonathan pritchard" w:date="2025-01-17T16:52:00Z" w16du:dateUtc="2025-01-17T16:52:00Z">
                        <w:rPr>
                          <w:rFonts w:ascii="Cambria Math" w:eastAsiaTheme="minorEastAsia" w:hAnsi="Cambria Math"/>
                          <w:sz w:val="18"/>
                          <w:szCs w:val="18"/>
                        </w:rPr>
                        <m:t>10</m:t>
                      </w:ins>
                    </m:r>
                  </m:e>
                  <m:sup>
                    <m:r>
                      <w:ins w:id="6003" w:author="jonathan pritchard" w:date="2025-01-17T16:52:00Z" w16du:dateUtc="2025-01-17T16:52:00Z">
                        <w:rPr>
                          <w:rFonts w:ascii="Cambria Math" w:eastAsiaTheme="minorEastAsia" w:hAnsi="Cambria Math"/>
                          <w:sz w:val="18"/>
                          <w:szCs w:val="18"/>
                        </w:rPr>
                        <m:t>-6</m:t>
                      </w:ins>
                    </m:r>
                  </m:sup>
                </m:sSup>
                <m:func>
                  <m:funcPr>
                    <m:ctrlPr>
                      <w:ins w:id="6004" w:author="jonathan pritchard" w:date="2025-01-17T16:52:00Z" w16du:dateUtc="2025-01-17T16:52:00Z">
                        <w:rPr>
                          <w:rFonts w:ascii="Cambria Math" w:eastAsiaTheme="minorEastAsia" w:hAnsi="Cambria Math"/>
                          <w:i/>
                          <w:sz w:val="18"/>
                          <w:szCs w:val="18"/>
                        </w:rPr>
                      </w:ins>
                    </m:ctrlPr>
                  </m:funcPr>
                  <m:fName>
                    <m:r>
                      <w:ins w:id="6005" w:author="jonathan pritchard" w:date="2025-01-17T16:52:00Z" w16du:dateUtc="2025-01-17T16:52:00Z">
                        <m:rPr>
                          <m:sty m:val="p"/>
                        </m:rPr>
                        <w:rPr>
                          <w:rFonts w:ascii="Cambria Math" w:hAnsi="Cambria Math"/>
                          <w:sz w:val="18"/>
                          <w:szCs w:val="18"/>
                        </w:rPr>
                        <m:t>sin</m:t>
                      </w:ins>
                    </m:r>
                  </m:fName>
                  <m:e>
                    <m:d>
                      <m:dPr>
                        <m:ctrlPr>
                          <w:ins w:id="6006" w:author="jonathan pritchard" w:date="2025-01-17T16:52:00Z" w16du:dateUtc="2025-01-17T16:52:00Z">
                            <w:rPr>
                              <w:rFonts w:ascii="Cambria Math" w:eastAsiaTheme="minorEastAsia" w:hAnsi="Cambria Math"/>
                              <w:i/>
                              <w:sz w:val="18"/>
                              <w:szCs w:val="18"/>
                            </w:rPr>
                          </w:ins>
                        </m:ctrlPr>
                      </m:dPr>
                      <m:e>
                        <m:r>
                          <w:ins w:id="6007" w:author="jonathan pritchard" w:date="2025-01-17T16:52:00Z" w16du:dateUtc="2025-01-17T16:52:00Z">
                            <w:rPr>
                              <w:rFonts w:ascii="Cambria Math" w:eastAsiaTheme="minorEastAsia" w:hAnsi="Cambria Math"/>
                              <w:sz w:val="18"/>
                              <w:szCs w:val="18"/>
                            </w:rPr>
                            <m:t>4χ</m:t>
                          </w:ins>
                        </m:r>
                      </m:e>
                    </m:d>
                    <m:r>
                      <w:ins w:id="6008" w:author="jonathan pritchard" w:date="2025-01-17T16:52:00Z" w16du:dateUtc="2025-01-17T16:52:00Z">
                        <w:rPr>
                          <w:rFonts w:ascii="Cambria Math" w:eastAsiaTheme="minorEastAsia" w:hAnsi="Cambria Math"/>
                          <w:sz w:val="18"/>
                          <w:szCs w:val="18"/>
                        </w:rPr>
                        <m:t>+</m:t>
                      </w:ins>
                    </m:r>
                  </m:e>
                </m:func>
                <m:ctrlPr>
                  <w:ins w:id="6009" w:author="jonathan pritchard" w:date="2025-01-17T16:52:00Z" w16du:dateUtc="2025-01-17T16:52:00Z">
                    <w:rPr>
                      <w:rFonts w:ascii="Cambria Math" w:eastAsia="Cambria Math" w:hAnsi="Cambria Math" w:cs="Cambria Math"/>
                      <w:i/>
                      <w:sz w:val="18"/>
                      <w:szCs w:val="18"/>
                    </w:rPr>
                  </w:ins>
                </m:ctrlPr>
              </m:e>
              <m:e>
                <m:r>
                  <w:ins w:id="6010" w:author="jonathan pritchard" w:date="2025-01-17T16:52:00Z" w16du:dateUtc="2025-01-17T16:52:00Z">
                    <w:rPr>
                      <w:rFonts w:ascii="Cambria Math" w:eastAsiaTheme="minorEastAsia" w:hAnsi="Cambria Math"/>
                      <w:sz w:val="18"/>
                      <w:szCs w:val="18"/>
                    </w:rPr>
                    <m:t>1.76456433×</m:t>
                  </w:ins>
                </m:r>
                <m:sSup>
                  <m:sSupPr>
                    <m:ctrlPr>
                      <w:ins w:id="6011" w:author="jonathan pritchard" w:date="2025-01-17T16:52:00Z" w16du:dateUtc="2025-01-17T16:52:00Z">
                        <w:rPr>
                          <w:rFonts w:ascii="Cambria Math" w:eastAsiaTheme="minorEastAsia" w:hAnsi="Cambria Math"/>
                          <w:i/>
                          <w:sz w:val="18"/>
                          <w:szCs w:val="18"/>
                        </w:rPr>
                      </w:ins>
                    </m:ctrlPr>
                  </m:sSupPr>
                  <m:e>
                    <m:r>
                      <w:ins w:id="6012" w:author="jonathan pritchard" w:date="2025-01-17T16:52:00Z" w16du:dateUtc="2025-01-17T16:52:00Z">
                        <w:rPr>
                          <w:rFonts w:ascii="Cambria Math" w:eastAsiaTheme="minorEastAsia" w:hAnsi="Cambria Math"/>
                          <w:sz w:val="18"/>
                          <w:szCs w:val="18"/>
                        </w:rPr>
                        <m:t>10</m:t>
                      </w:ins>
                    </m:r>
                  </m:e>
                  <m:sup>
                    <m:r>
                      <w:ins w:id="6013" w:author="jonathan pritchard" w:date="2025-01-17T16:52:00Z" w16du:dateUtc="2025-01-17T16:52:00Z">
                        <w:rPr>
                          <w:rFonts w:ascii="Cambria Math" w:eastAsiaTheme="minorEastAsia" w:hAnsi="Cambria Math"/>
                          <w:sz w:val="18"/>
                          <w:szCs w:val="18"/>
                        </w:rPr>
                        <m:t>-8</m:t>
                      </w:ins>
                    </m:r>
                  </m:sup>
                </m:sSup>
                <m:func>
                  <m:funcPr>
                    <m:ctrlPr>
                      <w:ins w:id="6014" w:author="jonathan pritchard" w:date="2025-01-17T16:52:00Z" w16du:dateUtc="2025-01-17T16:52:00Z">
                        <w:rPr>
                          <w:rFonts w:ascii="Cambria Math" w:eastAsiaTheme="minorEastAsia" w:hAnsi="Cambria Math"/>
                          <w:i/>
                          <w:sz w:val="18"/>
                          <w:szCs w:val="18"/>
                        </w:rPr>
                      </w:ins>
                    </m:ctrlPr>
                  </m:funcPr>
                  <m:fName>
                    <m:r>
                      <w:ins w:id="6015" w:author="jonathan pritchard" w:date="2025-01-17T16:52:00Z" w16du:dateUtc="2025-01-17T16:52:00Z">
                        <m:rPr>
                          <m:sty m:val="p"/>
                        </m:rPr>
                        <w:rPr>
                          <w:rFonts w:ascii="Cambria Math" w:hAnsi="Cambria Math"/>
                          <w:sz w:val="18"/>
                          <w:szCs w:val="18"/>
                        </w:rPr>
                        <m:t>sin</m:t>
                      </w:ins>
                    </m:r>
                  </m:fName>
                  <m:e>
                    <m:d>
                      <m:dPr>
                        <m:ctrlPr>
                          <w:ins w:id="6016" w:author="jonathan pritchard" w:date="2025-01-17T16:52:00Z" w16du:dateUtc="2025-01-17T16:52:00Z">
                            <w:rPr>
                              <w:rFonts w:ascii="Cambria Math" w:eastAsiaTheme="minorEastAsia" w:hAnsi="Cambria Math"/>
                              <w:i/>
                              <w:sz w:val="18"/>
                              <w:szCs w:val="18"/>
                            </w:rPr>
                          </w:ins>
                        </m:ctrlPr>
                      </m:dPr>
                      <m:e>
                        <m:r>
                          <w:ins w:id="6017" w:author="jonathan pritchard" w:date="2025-01-17T16:52:00Z" w16du:dateUtc="2025-01-17T16:52:00Z">
                            <w:rPr>
                              <w:rFonts w:ascii="Cambria Math" w:eastAsiaTheme="minorEastAsia" w:hAnsi="Cambria Math"/>
                              <w:sz w:val="18"/>
                              <w:szCs w:val="18"/>
                            </w:rPr>
                            <m:t>6χ</m:t>
                          </w:ins>
                        </m:r>
                      </m:e>
                    </m:d>
                    <m:r>
                      <w:ins w:id="6018" w:author="jonathan pritchard" w:date="2025-01-17T16:52:00Z" w16du:dateUtc="2025-01-17T16:52:00Z">
                        <w:rPr>
                          <w:rFonts w:ascii="Cambria Math" w:eastAsiaTheme="minorEastAsia" w:hAnsi="Cambria Math"/>
                          <w:sz w:val="18"/>
                          <w:szCs w:val="18"/>
                        </w:rPr>
                        <m:t>+</m:t>
                      </w:ins>
                    </m:r>
                  </m:e>
                </m:func>
                <m:ctrlPr>
                  <w:ins w:id="6019" w:author="jonathan pritchard" w:date="2025-01-17T16:52:00Z" w16du:dateUtc="2025-01-17T16:52:00Z">
                    <w:rPr>
                      <w:rFonts w:ascii="Cambria Math" w:eastAsia="Cambria Math" w:hAnsi="Cambria Math" w:cs="Cambria Math"/>
                      <w:i/>
                      <w:sz w:val="18"/>
                      <w:szCs w:val="18"/>
                    </w:rPr>
                  </w:ins>
                </m:ctrlPr>
              </m:e>
              <m:e>
                <m:r>
                  <w:ins w:id="6020" w:author="jonathan pritchard" w:date="2025-01-17T16:52:00Z" w16du:dateUtc="2025-01-17T16:52:00Z">
                    <w:rPr>
                      <w:rFonts w:ascii="Cambria Math" w:eastAsiaTheme="minorEastAsia" w:hAnsi="Cambria Math"/>
                      <w:sz w:val="18"/>
                      <w:szCs w:val="18"/>
                    </w:rPr>
                    <m:t>5.32847842×</m:t>
                  </w:ins>
                </m:r>
                <m:sSup>
                  <m:sSupPr>
                    <m:ctrlPr>
                      <w:ins w:id="6021" w:author="jonathan pritchard" w:date="2025-01-17T16:52:00Z" w16du:dateUtc="2025-01-17T16:52:00Z">
                        <w:rPr>
                          <w:rFonts w:ascii="Cambria Math" w:eastAsiaTheme="minorEastAsia" w:hAnsi="Cambria Math"/>
                          <w:i/>
                          <w:sz w:val="18"/>
                          <w:szCs w:val="18"/>
                        </w:rPr>
                      </w:ins>
                    </m:ctrlPr>
                  </m:sSupPr>
                  <m:e>
                    <m:r>
                      <w:ins w:id="6022" w:author="jonathan pritchard" w:date="2025-01-17T16:52:00Z" w16du:dateUtc="2025-01-17T16:52:00Z">
                        <w:rPr>
                          <w:rFonts w:ascii="Cambria Math" w:eastAsiaTheme="minorEastAsia" w:hAnsi="Cambria Math"/>
                          <w:sz w:val="18"/>
                          <w:szCs w:val="18"/>
                        </w:rPr>
                        <m:t>10</m:t>
                      </w:ins>
                    </m:r>
                  </m:e>
                  <m:sup>
                    <m:r>
                      <w:ins w:id="6023" w:author="jonathan pritchard" w:date="2025-01-17T16:52:00Z" w16du:dateUtc="2025-01-17T16:52:00Z">
                        <w:rPr>
                          <w:rFonts w:ascii="Cambria Math" w:eastAsiaTheme="minorEastAsia" w:hAnsi="Cambria Math"/>
                          <w:sz w:val="18"/>
                          <w:szCs w:val="18"/>
                        </w:rPr>
                        <m:t>-11</m:t>
                      </w:ins>
                    </m:r>
                  </m:sup>
                </m:sSup>
                <m:func>
                  <m:funcPr>
                    <m:ctrlPr>
                      <w:ins w:id="6024" w:author="jonathan pritchard" w:date="2025-01-17T16:52:00Z" w16du:dateUtc="2025-01-17T16:52:00Z">
                        <w:rPr>
                          <w:rFonts w:ascii="Cambria Math" w:eastAsiaTheme="minorEastAsia" w:hAnsi="Cambria Math"/>
                          <w:i/>
                          <w:sz w:val="18"/>
                          <w:szCs w:val="18"/>
                        </w:rPr>
                      </w:ins>
                    </m:ctrlPr>
                  </m:funcPr>
                  <m:fName>
                    <m:r>
                      <w:ins w:id="6025" w:author="jonathan pritchard" w:date="2025-01-17T16:52:00Z" w16du:dateUtc="2025-01-17T16:52:00Z">
                        <m:rPr>
                          <m:sty m:val="p"/>
                        </m:rPr>
                        <w:rPr>
                          <w:rFonts w:ascii="Cambria Math" w:hAnsi="Cambria Math"/>
                          <w:sz w:val="18"/>
                          <w:szCs w:val="18"/>
                        </w:rPr>
                        <m:t>sin</m:t>
                      </w:ins>
                    </m:r>
                  </m:fName>
                  <m:e>
                    <m:d>
                      <m:dPr>
                        <m:ctrlPr>
                          <w:ins w:id="6026" w:author="jonathan pritchard" w:date="2025-01-17T16:52:00Z" w16du:dateUtc="2025-01-17T16:52:00Z">
                            <w:rPr>
                              <w:rFonts w:ascii="Cambria Math" w:eastAsiaTheme="minorEastAsia" w:hAnsi="Cambria Math"/>
                              <w:i/>
                              <w:sz w:val="18"/>
                              <w:szCs w:val="18"/>
                            </w:rPr>
                          </w:ins>
                        </m:ctrlPr>
                      </m:dPr>
                      <m:e>
                        <m:r>
                          <w:ins w:id="6027" w:author="jonathan pritchard" w:date="2025-01-17T16:52:00Z" w16du:dateUtc="2025-01-17T16:52:00Z">
                            <w:rPr>
                              <w:rFonts w:ascii="Cambria Math" w:eastAsiaTheme="minorEastAsia" w:hAnsi="Cambria Math"/>
                              <w:sz w:val="18"/>
                              <w:szCs w:val="18"/>
                            </w:rPr>
                            <m:t>8χ</m:t>
                          </w:ins>
                        </m:r>
                      </m:e>
                    </m:d>
                  </m:e>
                </m:func>
              </m:e>
            </m:eqArr>
          </m:e>
        </m:d>
      </m:oMath>
    </w:p>
    <w:p w14:paraId="2995F7E5" w14:textId="77777777" w:rsidR="00F13E78" w:rsidRDefault="00F13E78" w:rsidP="00F13E78">
      <w:pPr>
        <w:ind w:left="360"/>
        <w:rPr>
          <w:ins w:id="6028" w:author="jonathan pritchard" w:date="2025-01-17T16:52:00Z" w16du:dateUtc="2025-01-17T16:52:00Z"/>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ins w:id="6029" w:author="jonathan pritchard" w:date="2025-01-17T16:52:00Z" w16du:dateUtc="2025-01-17T16:52:00Z"/>
          <w:rFonts w:eastAsiaTheme="minorEastAsia"/>
        </w:rPr>
      </w:pPr>
      <w:ins w:id="6030" w:author="jonathan pritchard" w:date="2025-01-17T16:52:00Z" w16du:dateUtc="2025-01-17T16:52:00Z">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ins>
    </w:p>
    <w:p w14:paraId="223997C1" w14:textId="77777777" w:rsidR="00F13E78" w:rsidRDefault="00F13E78" w:rsidP="00F13E78">
      <w:pPr>
        <w:pStyle w:val="ListParagraph"/>
        <w:spacing w:line="256" w:lineRule="auto"/>
        <w:ind w:firstLine="720"/>
        <w:rPr>
          <w:ins w:id="6031" w:author="jonathan pritchard" w:date="2025-01-17T16:52:00Z" w16du:dateUtc="2025-01-17T16:52:00Z"/>
          <w:rFonts w:eastAsiaTheme="minorEastAsia"/>
        </w:rPr>
      </w:pPr>
      <w:ins w:id="6032" w:author="jonathan pritchard" w:date="2025-01-17T16:52:00Z" w16du:dateUtc="2025-01-17T16:52:00Z">
        <w:r>
          <w:t xml:space="preserve">if </w:t>
        </w:r>
      </w:ins>
      <m:oMath>
        <m:r>
          <w:ins w:id="6033" w:author="jonathan pritchard" w:date="2025-01-17T16:52:00Z" w16du:dateUtc="2025-01-17T16:52:00Z">
            <w:rPr>
              <w:rFonts w:ascii="Cambria Math" w:eastAsiaTheme="minorEastAsia" w:hAnsi="Cambria Math"/>
            </w:rPr>
            <m:t>E</m:t>
          </w:ins>
        </m:r>
      </m:oMath>
      <w:ins w:id="6034" w:author="jonathan pritchard" w:date="2025-01-17T16:52:00Z" w16du:dateUtc="2025-01-17T16:52:00Z">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w:ins>
      <m:oMath>
        <m:r>
          <w:ins w:id="6035" w:author="jonathan pritchard" w:date="2025-01-17T16:52:00Z" w16du:dateUtc="2025-01-17T16:52:00Z">
            <w:rPr>
              <w:rFonts w:ascii="Cambria Math" w:hAnsi="Cambria Math"/>
            </w:rPr>
            <m:t>λ=0°</m:t>
          </w:ins>
        </m:r>
      </m:oMath>
    </w:p>
    <w:p w14:paraId="167F85AE" w14:textId="77777777" w:rsidR="00F13E78" w:rsidRDefault="00F13E78" w:rsidP="00F13E78">
      <w:pPr>
        <w:ind w:left="1440"/>
        <w:rPr>
          <w:ins w:id="6036" w:author="jonathan pritchard" w:date="2025-01-17T16:52:00Z" w16du:dateUtc="2025-01-17T16:52:00Z"/>
          <w:rFonts w:eastAsiaTheme="minorEastAsia"/>
        </w:rPr>
      </w:pPr>
      <w:ins w:id="6037" w:author="jonathan pritchard" w:date="2025-01-17T16:52:00Z" w16du:dateUtc="2025-01-17T16:52:00Z">
        <w:r>
          <w:rPr>
            <w:rFonts w:eastAsiaTheme="minorEastAsia"/>
          </w:rPr>
          <w:t xml:space="preserve">else, </w:t>
        </w:r>
      </w:ins>
      <m:oMath>
        <m:r>
          <w:ins w:id="6038" w:author="jonathan pritchard" w:date="2025-01-17T16:52:00Z" w16du:dateUtc="2025-01-17T16:52:00Z">
            <w:rPr>
              <w:rFonts w:ascii="Cambria Math" w:hAnsi="Cambria Math"/>
            </w:rPr>
            <m:t>λ=</m:t>
          </w:ins>
        </m:r>
        <m:func>
          <m:funcPr>
            <m:ctrlPr>
              <w:ins w:id="6039" w:author="jonathan pritchard" w:date="2025-01-17T16:52:00Z" w16du:dateUtc="2025-01-17T16:52:00Z">
                <w:rPr>
                  <w:rFonts w:ascii="Cambria Math" w:hAnsi="Cambria Math"/>
                  <w:i/>
                </w:rPr>
              </w:ins>
            </m:ctrlPr>
          </m:funcPr>
          <m:fName>
            <m:d>
              <m:dPr>
                <m:ctrlPr>
                  <w:ins w:id="6040" w:author="jonathan pritchard" w:date="2025-01-17T16:52:00Z" w16du:dateUtc="2025-01-17T16:52:00Z">
                    <w:rPr>
                      <w:rFonts w:ascii="Cambria Math" w:hAnsi="Cambria Math"/>
                      <w:i/>
                    </w:rPr>
                  </w:ins>
                </m:ctrlPr>
              </m:dPr>
              <m:e>
                <m:f>
                  <m:fPr>
                    <m:ctrlPr>
                      <w:ins w:id="6041" w:author="jonathan pritchard" w:date="2025-01-17T16:52:00Z" w16du:dateUtc="2025-01-17T16:52:00Z">
                        <w:rPr>
                          <w:rFonts w:ascii="Cambria Math" w:hAnsi="Cambria Math"/>
                          <w:i/>
                        </w:rPr>
                      </w:ins>
                    </m:ctrlPr>
                  </m:fPr>
                  <m:num>
                    <m:r>
                      <w:ins w:id="6042" w:author="jonathan pritchard" w:date="2025-01-17T16:52:00Z" w16du:dateUtc="2025-01-17T16:52:00Z">
                        <w:rPr>
                          <w:rFonts w:ascii="Cambria Math" w:hAnsi="Cambria Math"/>
                        </w:rPr>
                        <m:t>180</m:t>
                      </w:ins>
                    </m:r>
                  </m:num>
                  <m:den>
                    <m:r>
                      <w:ins w:id="6043" w:author="jonathan pritchard" w:date="2025-01-17T16:52:00Z" w16du:dateUtc="2025-01-17T16:52:00Z">
                        <w:rPr>
                          <w:rFonts w:ascii="Cambria Math" w:hAnsi="Cambria Math"/>
                        </w:rPr>
                        <m:t>π</m:t>
                      </w:ins>
                    </m:r>
                  </m:den>
                </m:f>
              </m:e>
            </m:d>
            <m:r>
              <w:ins w:id="6044" w:author="jonathan pritchard" w:date="2025-01-17T16:52:00Z" w16du:dateUtc="2025-01-17T16:52:00Z">
                <m:rPr>
                  <m:sty m:val="p"/>
                </m:rPr>
                <w:rPr>
                  <w:rFonts w:ascii="Cambria Math" w:hAnsi="Cambria Math"/>
                </w:rPr>
                <m:t>atan2</m:t>
              </w:ins>
            </m:r>
          </m:fName>
          <m:e>
            <m:d>
              <m:dPr>
                <m:begChr m:val="["/>
                <m:endChr m:val="]"/>
                <m:ctrlPr>
                  <w:ins w:id="6045" w:author="jonathan pritchard" w:date="2025-01-17T16:52:00Z" w16du:dateUtc="2025-01-17T16:52:00Z">
                    <w:rPr>
                      <w:rFonts w:ascii="Cambria Math" w:hAnsi="Cambria Math"/>
                      <w:i/>
                    </w:rPr>
                  </w:ins>
                </m:ctrlPr>
              </m:dPr>
              <m:e>
                <m:d>
                  <m:dPr>
                    <m:ctrlPr>
                      <w:ins w:id="6046" w:author="jonathan pritchard" w:date="2025-01-17T16:52:00Z" w16du:dateUtc="2025-01-17T16:52:00Z">
                        <w:rPr>
                          <w:rFonts w:ascii="Cambria Math" w:hAnsi="Cambria Math"/>
                          <w:i/>
                        </w:rPr>
                      </w:ins>
                    </m:ctrlPr>
                  </m:dPr>
                  <m:e>
                    <m:r>
                      <w:ins w:id="6047" w:author="jonathan pritchard" w:date="2025-01-17T16:52:00Z" w16du:dateUtc="2025-01-17T16:52:00Z">
                        <w:rPr>
                          <w:rFonts w:ascii="Cambria Math" w:hAnsi="Cambria Math"/>
                        </w:rPr>
                        <m:t>E-2000000</m:t>
                      </w:ins>
                    </m:r>
                  </m:e>
                </m:d>
                <m:r>
                  <w:ins w:id="6048" w:author="jonathan pritchard" w:date="2025-01-17T16:52:00Z" w16du:dateUtc="2025-01-17T16:52:00Z">
                    <w:rPr>
                      <w:rFonts w:ascii="Cambria Math" w:hAnsi="Cambria Math"/>
                    </w:rPr>
                    <m:t>,</m:t>
                  </w:ins>
                </m:r>
                <m:d>
                  <m:dPr>
                    <m:ctrlPr>
                      <w:ins w:id="6049" w:author="jonathan pritchard" w:date="2025-01-17T16:52:00Z" w16du:dateUtc="2025-01-17T16:52:00Z">
                        <w:rPr>
                          <w:rFonts w:ascii="Cambria Math" w:hAnsi="Cambria Math"/>
                          <w:i/>
                        </w:rPr>
                      </w:ins>
                    </m:ctrlPr>
                  </m:dPr>
                  <m:e>
                    <m:r>
                      <w:ins w:id="6050" w:author="jonathan pritchard" w:date="2025-01-17T16:52:00Z" w16du:dateUtc="2025-01-17T16:52:00Z">
                        <w:rPr>
                          <w:rFonts w:ascii="Cambria Math" w:hAnsi="Cambria Math"/>
                        </w:rPr>
                        <m:t>2000000-N</m:t>
                      </w:ins>
                    </m:r>
                  </m:e>
                </m:d>
              </m:e>
            </m:d>
          </m:e>
        </m:func>
      </m:oMath>
      <w:ins w:id="6051" w:author="jonathan pritchard" w:date="2025-01-17T16:52:00Z" w16du:dateUtc="2025-01-17T16:52:00Z">
        <w:r>
          <w:rPr>
            <w:rFonts w:ascii="Cambria Math" w:eastAsiaTheme="minorEastAsia" w:hAnsi="Cambria Math" w:cs="Cambria Math"/>
          </w:rPr>
          <w:t xml:space="preserve">  </w:t>
        </w:r>
        <w:r>
          <w:rPr>
            <w:rFonts w:ascii="Cambria Math" w:hAnsi="Cambria Math" w:cs="Cambria Math"/>
            <w:color w:val="202122"/>
            <w:shd w:val="clear" w:color="auto" w:fill="FFFFFF"/>
          </w:rPr>
          <w:t>∎</w:t>
        </w:r>
      </w:ins>
    </w:p>
    <w:p w14:paraId="35383163" w14:textId="7F4BEAA7" w:rsidR="00F13E78" w:rsidRDefault="00F13E78">
      <w:pPr>
        <w:pStyle w:val="Heading2"/>
        <w:numPr>
          <w:ilvl w:val="1"/>
          <w:numId w:val="221"/>
        </w:numPr>
        <w:rPr>
          <w:ins w:id="6052" w:author="jonathan pritchard" w:date="2025-01-17T16:52:00Z" w16du:dateUtc="2025-01-17T16:52:00Z"/>
        </w:rPr>
        <w:pPrChange w:id="6053" w:author="jonathan pritchard" w:date="2025-01-17T16:53:00Z" w16du:dateUtc="2025-01-17T16:53:00Z">
          <w:pPr>
            <w:pStyle w:val="Heading1"/>
            <w:ind w:left="360" w:hanging="360"/>
          </w:pPr>
        </w:pPrChange>
      </w:pPr>
      <w:bookmarkStart w:id="6054" w:name="_Toc188968718"/>
      <w:ins w:id="6055" w:author="jonathan pritchard" w:date="2025-01-17T16:52:00Z" w16du:dateUtc="2025-01-17T16:52:00Z">
        <w:r>
          <w:t>Conversion from UPS South to WGS 84</w:t>
        </w:r>
        <w:bookmarkEnd w:id="6054"/>
      </w:ins>
    </w:p>
    <w:p w14:paraId="47CB8040" w14:textId="560AA467" w:rsidR="00F13E78" w:rsidRPr="003642D0" w:rsidRDefault="00796BD0" w:rsidP="00F13E78">
      <w:pPr>
        <w:pStyle w:val="ListParagraph"/>
        <w:numPr>
          <w:ilvl w:val="0"/>
          <w:numId w:val="167"/>
        </w:numPr>
        <w:contextualSpacing/>
        <w:rPr>
          <w:ins w:id="6056" w:author="jonathan pritchard" w:date="2025-01-17T16:52:00Z" w16du:dateUtc="2025-01-17T16:52:00Z"/>
          <w:rFonts w:ascii="Cambria Math" w:eastAsiaTheme="minorEastAsia" w:hAnsi="Cambria Math"/>
        </w:rPr>
      </w:pPr>
      <w:ins w:id="6057" w:author="jonathan pritchard" w:date="2025-01-17T16:52:00Z" w16du:dateUtc="2025-01-17T16:52:00Z">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w:ins>
      <m:oMath>
        <m:r>
          <w:ins w:id="6058" w:author="jonathan pritchard" w:date="2025-01-17T16:52:00Z" w16du:dateUtc="2025-01-17T16:52:00Z">
            <w:rPr>
              <w:rFonts w:ascii="Cambria Math" w:eastAsiaTheme="minorEastAsia" w:hAnsi="Cambria Math"/>
            </w:rPr>
            <m:t>φ</m:t>
          </w:ins>
        </m:r>
      </m:oMath>
      <w:ins w:id="6059" w:author="jonathan pritchard" w:date="2025-01-17T16:52:00Z" w16du:dateUtc="2025-01-17T16:52:00Z">
        <w:r w:rsidR="00F13E78" w:rsidRPr="003642D0">
          <w:rPr>
            <w:rFonts w:eastAsiaTheme="minorEastAsia"/>
          </w:rPr>
          <w:t xml:space="preserve"> and longitude </w:t>
        </w:r>
      </w:ins>
      <m:oMath>
        <m:r>
          <w:ins w:id="6060" w:author="jonathan pritchard" w:date="2025-01-17T16:52:00Z" w16du:dateUtc="2025-01-17T16:52:00Z">
            <w:rPr>
              <w:rFonts w:ascii="Cambria Math" w:eastAsiaTheme="minorEastAsia" w:hAnsi="Cambria Math"/>
            </w:rPr>
            <m:t>λ</m:t>
          </w:ins>
        </m:r>
      </m:oMath>
      <w:ins w:id="6061" w:author="jonathan pritchard" w:date="2025-01-17T16:52:00Z" w16du:dateUtc="2025-01-17T16:52:00Z">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ins>
    </w:p>
    <w:p w14:paraId="6503F68F" w14:textId="6C74C085" w:rsidR="00F13E78" w:rsidRDefault="00F13E78" w:rsidP="00F13E78">
      <w:pPr>
        <w:spacing w:line="240" w:lineRule="auto"/>
        <w:ind w:left="360"/>
        <w:rPr>
          <w:ins w:id="6062" w:author="jonathan pritchard" w:date="2025-01-17T16:52:00Z" w16du:dateUtc="2025-01-17T16:52:00Z"/>
          <w:rFonts w:ascii="Cambria Math" w:eastAsiaTheme="minorEastAsia" w:hAnsi="Cambria Math"/>
        </w:rPr>
      </w:pPr>
      <w:ins w:id="6063"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ins>
    </w:p>
    <w:p w14:paraId="6416A796" w14:textId="77777777" w:rsidR="00F13E78" w:rsidRDefault="00F13E78" w:rsidP="00F13E78">
      <w:pPr>
        <w:spacing w:line="240" w:lineRule="auto"/>
        <w:ind w:left="360"/>
        <w:rPr>
          <w:ins w:id="6064" w:author="jonathan pritchard" w:date="2025-01-17T16:52:00Z" w16du:dateUtc="2025-01-17T16:52:00Z"/>
          <w:rFonts w:ascii="Cambria Math" w:eastAsiaTheme="minorEastAsia" w:hAnsi="Cambria Math"/>
          <w:vertAlign w:val="subscript"/>
        </w:rPr>
      </w:pPr>
      <w:ins w:id="6065" w:author="jonathan pritchard" w:date="2025-01-17T16:52:00Z" w16du:dateUtc="2025-01-17T16:52:00Z">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ins>
    </w:p>
    <w:p w14:paraId="542804F3" w14:textId="77777777" w:rsidR="00F13E78" w:rsidRDefault="00F13E78" w:rsidP="00F13E78">
      <w:pPr>
        <w:spacing w:line="240" w:lineRule="auto"/>
        <w:ind w:left="360"/>
        <w:rPr>
          <w:ins w:id="6066" w:author="jonathan pritchard" w:date="2025-01-17T16:52:00Z" w16du:dateUtc="2025-01-17T16:52:00Z"/>
          <w:rFonts w:ascii="Cambria Math" w:eastAsiaTheme="minorEastAsia" w:hAnsi="Cambria Math"/>
        </w:rPr>
      </w:pPr>
      <w:ins w:id="6067" w:author="jonathan pritchard" w:date="2025-01-17T16:52:00Z" w16du:dateUtc="2025-01-17T16:52:00Z">
        <w:r>
          <w:rPr>
            <w:rFonts w:eastAsiaTheme="minorEastAsia"/>
          </w:rPr>
          <w:t xml:space="preserve">Scale at natural origin </w:t>
        </w:r>
      </w:ins>
      <m:oMath>
        <m:sSub>
          <m:sSubPr>
            <m:ctrlPr>
              <w:ins w:id="6068" w:author="jonathan pritchard" w:date="2025-01-17T16:52:00Z" w16du:dateUtc="2025-01-17T16:52:00Z">
                <w:rPr>
                  <w:rFonts w:ascii="Cambria Math" w:eastAsiaTheme="minorEastAsia" w:hAnsi="Cambria Math"/>
                  <w:i/>
                </w:rPr>
              </w:ins>
            </m:ctrlPr>
          </m:sSubPr>
          <m:e>
            <m:r>
              <w:ins w:id="6069" w:author="jonathan pritchard" w:date="2025-01-17T16:52:00Z" w16du:dateUtc="2025-01-17T16:52:00Z">
                <w:rPr>
                  <w:rFonts w:ascii="Cambria Math" w:eastAsiaTheme="minorEastAsia" w:hAnsi="Cambria Math"/>
                </w:rPr>
                <m:t>k</m:t>
              </w:ins>
            </m:r>
          </m:e>
          <m:sub>
            <m:r>
              <w:ins w:id="6070" w:author="jonathan pritchard" w:date="2025-01-17T16:52:00Z" w16du:dateUtc="2025-01-17T16:52:00Z">
                <w:rPr>
                  <w:rFonts w:ascii="Cambria Math" w:eastAsiaTheme="minorEastAsia" w:hAnsi="Cambria Math"/>
                </w:rPr>
                <m:t>O</m:t>
              </w:ins>
            </m:r>
          </m:sub>
        </m:sSub>
        <m:r>
          <w:ins w:id="6071" w:author="jonathan pritchard" w:date="2025-01-17T16:52:00Z" w16du:dateUtc="2025-01-17T16:52:00Z">
            <w:rPr>
              <w:rFonts w:ascii="Cambria Math" w:eastAsiaTheme="minorEastAsia" w:hAnsi="Cambria Math"/>
            </w:rPr>
            <m:t>=0.994</m:t>
          </w:ins>
        </m:r>
      </m:oMath>
      <w:ins w:id="6072" w:author="jonathan pritchard" w:date="2025-01-17T16:52:00Z" w16du:dateUtc="2025-01-17T16:52:00Z">
        <w:r>
          <w:rPr>
            <w:rFonts w:eastAsiaTheme="minorEastAsia"/>
          </w:rPr>
          <w:t xml:space="preserve"> </w:t>
        </w:r>
      </w:ins>
    </w:p>
    <w:p w14:paraId="1E52C7DB" w14:textId="77777777" w:rsidR="00F13E78" w:rsidRDefault="00F13E78" w:rsidP="00F13E78">
      <w:pPr>
        <w:spacing w:line="240" w:lineRule="auto"/>
        <w:ind w:left="360"/>
        <w:rPr>
          <w:ins w:id="6073" w:author="jonathan pritchard" w:date="2025-01-17T16:52:00Z" w16du:dateUtc="2025-01-17T16:52:00Z"/>
          <w:rFonts w:ascii="Cambria Math" w:eastAsiaTheme="minorEastAsia" w:hAnsi="Cambria Math"/>
          <w:vertAlign w:val="subscript"/>
        </w:rPr>
      </w:pPr>
      <w:ins w:id="6074"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68C9CD69" w14:textId="77777777" w:rsidR="00F13E78" w:rsidRDefault="00F13E78" w:rsidP="00F13E78">
      <w:pPr>
        <w:spacing w:line="240" w:lineRule="auto"/>
        <w:ind w:left="360"/>
        <w:rPr>
          <w:ins w:id="6075" w:author="jonathan pritchard" w:date="2025-01-17T16:52:00Z" w16du:dateUtc="2025-01-17T16:52:00Z"/>
          <w:rFonts w:ascii="Cambria Math" w:eastAsiaTheme="minorEastAsia" w:hAnsi="Cambria Math"/>
          <w:vertAlign w:val="subscript"/>
        </w:rPr>
      </w:pPr>
      <w:ins w:id="6076" w:author="jonathan pritchard" w:date="2025-01-17T16:52:00Z" w16du:dateUtc="2025-01-17T16:52:00Z">
        <w:r>
          <w:rPr>
            <w:rFonts w:eastAsiaTheme="minorEastAsia"/>
          </w:rPr>
          <w:t xml:space="preserve">Inverse flattening  </w:t>
        </w:r>
      </w:ins>
      <m:oMath>
        <m:f>
          <m:fPr>
            <m:ctrlPr>
              <w:ins w:id="6077" w:author="jonathan pritchard" w:date="2025-01-17T16:52:00Z" w16du:dateUtc="2025-01-17T16:52:00Z">
                <w:rPr>
                  <w:rFonts w:ascii="Cambria Math" w:eastAsiaTheme="minorEastAsia" w:hAnsi="Cambria Math"/>
                  <w:i/>
                </w:rPr>
              </w:ins>
            </m:ctrlPr>
          </m:fPr>
          <m:num>
            <m:r>
              <w:ins w:id="6078" w:author="jonathan pritchard" w:date="2025-01-17T16:52:00Z" w16du:dateUtc="2025-01-17T16:52:00Z">
                <w:rPr>
                  <w:rFonts w:ascii="Cambria Math" w:eastAsiaTheme="minorEastAsia" w:hAnsi="Cambria Math"/>
                </w:rPr>
                <m:t>1</m:t>
              </w:ins>
            </m:r>
          </m:num>
          <m:den>
            <m:r>
              <w:ins w:id="6079" w:author="jonathan pritchard" w:date="2025-01-17T16:52:00Z" w16du:dateUtc="2025-01-17T16:52:00Z">
                <w:rPr>
                  <w:rFonts w:ascii="Cambria Math" w:eastAsiaTheme="minorEastAsia" w:hAnsi="Cambria Math"/>
                </w:rPr>
                <m:t>f</m:t>
              </w:ins>
            </m:r>
          </m:den>
        </m:f>
      </m:oMath>
      <w:ins w:id="6080" w:author="jonathan pritchard" w:date="2025-01-17T16:52:00Z" w16du:dateUtc="2025-01-17T16:52:00Z">
        <w:r>
          <w:rPr>
            <w:rFonts w:ascii="Cambria Math" w:eastAsiaTheme="minorEastAsia" w:hAnsi="Cambria Math"/>
          </w:rPr>
          <w:t xml:space="preserve">           = 298.257223563 </w:t>
        </w:r>
      </w:ins>
    </w:p>
    <w:p w14:paraId="20DA1F78" w14:textId="77777777" w:rsidR="00F13E78" w:rsidRDefault="00F13E78" w:rsidP="00F13E78">
      <w:pPr>
        <w:spacing w:line="240" w:lineRule="auto"/>
        <w:ind w:left="360"/>
        <w:rPr>
          <w:ins w:id="6081" w:author="jonathan pritchard" w:date="2025-01-17T16:52:00Z" w16du:dateUtc="2025-01-17T16:52:00Z"/>
          <w:rFonts w:ascii="Cambria Math" w:eastAsiaTheme="minorEastAsia" w:hAnsi="Cambria Math"/>
        </w:rPr>
      </w:pPr>
      <w:ins w:id="6082" w:author="jonathan pritchard" w:date="2025-01-17T16:52:00Z" w16du:dateUtc="2025-01-17T16:52:00Z">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6083" w:author="jonathan pritchard" w:date="2025-01-17T16:52:00Z" w16du:dateUtc="2025-01-17T16:52:00Z">
            <w:rPr>
              <w:rFonts w:ascii="Cambria Math" w:eastAsiaTheme="minorEastAsia" w:hAnsi="Cambria Math"/>
            </w:rPr>
            <m:t>×</m:t>
          </w:ins>
        </m:r>
        <m:sSup>
          <m:sSupPr>
            <m:ctrlPr>
              <w:ins w:id="6084" w:author="jonathan pritchard" w:date="2025-01-17T16:52:00Z" w16du:dateUtc="2025-01-17T16:52:00Z">
                <w:rPr>
                  <w:rFonts w:ascii="Cambria Math" w:eastAsiaTheme="minorEastAsia" w:hAnsi="Cambria Math"/>
                  <w:i/>
                </w:rPr>
              </w:ins>
            </m:ctrlPr>
          </m:sSupPr>
          <m:e>
            <m:r>
              <w:ins w:id="6085" w:author="jonathan pritchard" w:date="2025-01-17T16:52:00Z" w16du:dateUtc="2025-01-17T16:52:00Z">
                <w:rPr>
                  <w:rFonts w:ascii="Cambria Math" w:eastAsiaTheme="minorEastAsia" w:hAnsi="Cambria Math"/>
                </w:rPr>
                <m:t>10</m:t>
              </w:ins>
            </m:r>
          </m:e>
          <m:sup>
            <m:r>
              <w:ins w:id="6086" w:author="jonathan pritchard" w:date="2025-01-17T16:52:00Z" w16du:dateUtc="2025-01-17T16:52:00Z">
                <w:rPr>
                  <w:rFonts w:ascii="Cambria Math" w:eastAsiaTheme="minorEastAsia" w:hAnsi="Cambria Math"/>
                </w:rPr>
                <m:t>-3</m:t>
              </w:ins>
            </m:r>
          </m:sup>
        </m:sSup>
      </m:oMath>
    </w:p>
    <w:p w14:paraId="6AF60EC4" w14:textId="77777777" w:rsidR="00F13E78" w:rsidRDefault="00F13E78" w:rsidP="00F13E78">
      <w:pPr>
        <w:spacing w:after="0" w:line="360" w:lineRule="auto"/>
        <w:ind w:left="360"/>
        <w:rPr>
          <w:ins w:id="6087" w:author="jonathan pritchard" w:date="2025-01-17T16:52:00Z" w16du:dateUtc="2025-01-17T16:52:00Z"/>
          <w:rFonts w:eastAsiaTheme="minorEastAsia"/>
        </w:rPr>
      </w:pPr>
      <w:ins w:id="6088" w:author="jonathan pritchard" w:date="2025-01-17T16:52:00Z" w16du:dateUtc="2025-01-17T16:52:00Z">
        <w:r>
          <w:rPr>
            <w:rFonts w:eastAsiaTheme="minorEastAsia"/>
          </w:rPr>
          <w:t xml:space="preserve">and that </w:t>
        </w:r>
      </w:ins>
      <m:oMath>
        <m:r>
          <w:ins w:id="6089" w:author="jonathan pritchard" w:date="2025-01-17T16:52:00Z" w16du:dateUtc="2025-01-17T16:52:00Z">
            <w:rPr>
              <w:rFonts w:ascii="Cambria Math" w:eastAsiaTheme="minorEastAsia" w:hAnsi="Cambria Math"/>
            </w:rPr>
            <m:t xml:space="preserve">e= </m:t>
          </w:ins>
        </m:r>
        <m:rad>
          <m:radPr>
            <m:degHide m:val="1"/>
            <m:ctrlPr>
              <w:ins w:id="6090" w:author="jonathan pritchard" w:date="2025-01-17T16:52:00Z" w16du:dateUtc="2025-01-17T16:52:00Z">
                <w:rPr>
                  <w:rFonts w:ascii="Cambria Math" w:eastAsiaTheme="minorEastAsia" w:hAnsi="Cambria Math"/>
                  <w:i/>
                </w:rPr>
              </w:ins>
            </m:ctrlPr>
          </m:radPr>
          <m:deg/>
          <m:e>
            <m:r>
              <w:ins w:id="6091" w:author="jonathan pritchard" w:date="2025-01-17T16:52:00Z" w16du:dateUtc="2025-01-17T16:52:00Z">
                <w:rPr>
                  <w:rFonts w:ascii="Cambria Math" w:eastAsiaTheme="minorEastAsia" w:hAnsi="Cambria Math"/>
                </w:rPr>
                <m:t>2f-</m:t>
              </w:ins>
            </m:r>
            <m:sSup>
              <m:sSupPr>
                <m:ctrlPr>
                  <w:ins w:id="6092" w:author="jonathan pritchard" w:date="2025-01-17T16:52:00Z" w16du:dateUtc="2025-01-17T16:52:00Z">
                    <w:rPr>
                      <w:rFonts w:ascii="Cambria Math" w:eastAsiaTheme="minorEastAsia" w:hAnsi="Cambria Math"/>
                      <w:i/>
                    </w:rPr>
                  </w:ins>
                </m:ctrlPr>
              </m:sSupPr>
              <m:e>
                <m:r>
                  <w:ins w:id="6093" w:author="jonathan pritchard" w:date="2025-01-17T16:52:00Z" w16du:dateUtc="2025-01-17T16:52:00Z">
                    <w:rPr>
                      <w:rFonts w:ascii="Cambria Math" w:eastAsiaTheme="minorEastAsia" w:hAnsi="Cambria Math"/>
                    </w:rPr>
                    <m:t>f</m:t>
                  </w:ins>
                </m:r>
              </m:e>
              <m:sup>
                <m:r>
                  <w:ins w:id="6094" w:author="jonathan pritchard" w:date="2025-01-17T16:52:00Z" w16du:dateUtc="2025-01-17T16:52:00Z">
                    <w:rPr>
                      <w:rFonts w:ascii="Cambria Math" w:eastAsiaTheme="minorEastAsia" w:hAnsi="Cambria Math"/>
                    </w:rPr>
                    <m:t>2</m:t>
                  </w:ins>
                </m:r>
              </m:sup>
            </m:sSup>
          </m:e>
        </m:rad>
        <m:r>
          <w:ins w:id="6095" w:author="jonathan pritchard" w:date="2025-01-17T16:52:00Z" w16du:dateUtc="2025-01-17T16:52:00Z">
            <w:rPr>
              <w:rFonts w:ascii="Cambria Math" w:eastAsiaTheme="minorEastAsia" w:hAnsi="Cambria Math"/>
            </w:rPr>
            <m:t xml:space="preserve">=8.18191908 × </m:t>
          </w:ins>
        </m:r>
        <m:sSup>
          <m:sSupPr>
            <m:ctrlPr>
              <w:ins w:id="6096" w:author="jonathan pritchard" w:date="2025-01-17T16:52:00Z" w16du:dateUtc="2025-01-17T16:52:00Z">
                <w:rPr>
                  <w:rFonts w:ascii="Cambria Math" w:eastAsiaTheme="minorEastAsia" w:hAnsi="Cambria Math"/>
                  <w:i/>
                </w:rPr>
              </w:ins>
            </m:ctrlPr>
          </m:sSupPr>
          <m:e>
            <m:r>
              <w:ins w:id="6097" w:author="jonathan pritchard" w:date="2025-01-17T16:52:00Z" w16du:dateUtc="2025-01-17T16:52:00Z">
                <w:rPr>
                  <w:rFonts w:ascii="Cambria Math" w:eastAsiaTheme="minorEastAsia" w:hAnsi="Cambria Math"/>
                </w:rPr>
                <m:t>10</m:t>
              </w:ins>
            </m:r>
          </m:e>
          <m:sup>
            <m:r>
              <w:ins w:id="6098" w:author="jonathan pritchard" w:date="2025-01-17T16:52:00Z" w16du:dateUtc="2025-01-17T16:52:00Z">
                <w:rPr>
                  <w:rFonts w:ascii="Cambria Math" w:eastAsiaTheme="minorEastAsia" w:hAnsi="Cambria Math"/>
                </w:rPr>
                <m:t>-2</m:t>
              </w:ins>
            </m:r>
          </m:sup>
        </m:sSup>
      </m:oMath>
      <w:ins w:id="6099" w:author="jonathan pritchard" w:date="2025-01-17T16:52:00Z" w16du:dateUtc="2025-01-17T16:52:00Z">
        <w:r>
          <w:rPr>
            <w:rFonts w:eastAsiaTheme="minorEastAsia"/>
          </w:rPr>
          <w:t xml:space="preserve">   </w:t>
        </w:r>
      </w:ins>
    </w:p>
    <w:p w14:paraId="7CA15CAD" w14:textId="687CA195" w:rsidR="00F13E78" w:rsidRPr="00544E4A" w:rsidRDefault="00F13E78" w:rsidP="00F13E78">
      <w:pPr>
        <w:pStyle w:val="ListParagraph"/>
        <w:numPr>
          <w:ilvl w:val="0"/>
          <w:numId w:val="167"/>
        </w:numPr>
        <w:contextualSpacing/>
        <w:rPr>
          <w:ins w:id="6100" w:author="jonathan pritchard" w:date="2025-01-17T16:52:00Z" w16du:dateUtc="2025-01-17T16:52:00Z"/>
          <w:rFonts w:eastAsiaTheme="minorEastAsia"/>
        </w:rPr>
      </w:pPr>
      <w:ins w:id="6101" w:author="jonathan pritchard" w:date="2025-01-17T16:52:00Z" w16du:dateUtc="2025-01-17T16:52:00Z">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w:ins>
      <m:oMath>
        <m:sSup>
          <m:sSupPr>
            <m:ctrlPr>
              <w:ins w:id="6102" w:author="jonathan pritchard" w:date="2025-01-17T16:52:00Z" w16du:dateUtc="2025-01-17T16:52:00Z">
                <w:rPr>
                  <w:rFonts w:ascii="Cambria Math" w:eastAsiaTheme="minorEastAsia" w:hAnsi="Cambria Math"/>
                  <w:i/>
                </w:rPr>
              </w:ins>
            </m:ctrlPr>
          </m:sSupPr>
          <m:e>
            <m:r>
              <w:ins w:id="6103" w:author="jonathan pritchard" w:date="2025-01-17T16:52:00Z" w16du:dateUtc="2025-01-17T16:52:00Z">
                <w:rPr>
                  <w:rFonts w:ascii="Cambria Math" w:eastAsiaTheme="minorEastAsia" w:hAnsi="Cambria Math"/>
                </w:rPr>
                <m:t>t</m:t>
              </w:ins>
            </m:r>
          </m:e>
          <m:sup>
            <m:r>
              <w:ins w:id="6104" w:author="jonathan pritchard" w:date="2025-01-17T16:52:00Z" w16du:dateUtc="2025-01-17T16:52:00Z">
                <w:rPr>
                  <w:rFonts w:ascii="Cambria Math" w:eastAsiaTheme="minorEastAsia" w:hAnsi="Cambria Math"/>
                </w:rPr>
                <m:t>'</m:t>
              </w:ins>
            </m:r>
          </m:sup>
        </m:sSup>
      </m:oMath>
      <w:ins w:id="6105" w:author="jonathan pritchard" w:date="2025-01-17T16:52:00Z" w16du:dateUtc="2025-01-17T16:52:00Z">
        <w:r w:rsidRPr="00C52FBD">
          <w:rPr>
            <w:rFonts w:eastAsiaTheme="minorEastAsia"/>
          </w:rPr>
          <w:t>:</w:t>
        </w:r>
      </w:ins>
    </w:p>
    <w:p w14:paraId="556D5334" w14:textId="77777777" w:rsidR="00F13E78" w:rsidRPr="00544E4A" w:rsidRDefault="00000000" w:rsidP="00F13E78">
      <w:pPr>
        <w:ind w:left="360"/>
        <w:rPr>
          <w:ins w:id="6106" w:author="jonathan pritchard" w:date="2025-01-17T16:52:00Z" w16du:dateUtc="2025-01-17T16:52:00Z"/>
          <w:rFonts w:eastAsiaTheme="minorEastAsia"/>
        </w:rPr>
      </w:pPr>
      <m:oMathPara>
        <m:oMathParaPr>
          <m:jc m:val="left"/>
        </m:oMathParaPr>
        <m:oMath>
          <m:sSup>
            <m:sSupPr>
              <m:ctrlPr>
                <w:ins w:id="6107" w:author="jonathan pritchard" w:date="2025-01-17T16:52:00Z" w16du:dateUtc="2025-01-17T16:52:00Z">
                  <w:rPr>
                    <w:rFonts w:ascii="Cambria Math" w:eastAsiaTheme="minorEastAsia" w:hAnsi="Cambria Math"/>
                    <w:i/>
                  </w:rPr>
                </w:ins>
              </m:ctrlPr>
            </m:sSupPr>
            <m:e>
              <m:r>
                <w:ins w:id="6108" w:author="jonathan pritchard" w:date="2025-01-17T16:52:00Z" w16du:dateUtc="2025-01-17T16:52:00Z">
                  <w:rPr>
                    <w:rFonts w:ascii="Cambria Math" w:eastAsiaTheme="minorEastAsia" w:hAnsi="Cambria Math"/>
                  </w:rPr>
                  <m:t>t</m:t>
                </w:ins>
              </m:r>
            </m:e>
            <m:sup>
              <m:r>
                <w:ins w:id="6109" w:author="jonathan pritchard" w:date="2025-01-17T16:52:00Z" w16du:dateUtc="2025-01-17T16:52:00Z">
                  <w:rPr>
                    <w:rFonts w:ascii="Cambria Math" w:eastAsiaTheme="minorEastAsia" w:hAnsi="Cambria Math"/>
                  </w:rPr>
                  <m:t>'</m:t>
                </w:ins>
              </m:r>
            </m:sup>
          </m:sSup>
          <m:r>
            <w:ins w:id="6110" w:author="jonathan pritchard" w:date="2025-01-17T16:52:00Z" w16du:dateUtc="2025-01-17T16:52:00Z">
              <w:rPr>
                <w:rFonts w:ascii="Cambria Math" w:eastAsiaTheme="minorEastAsia" w:hAnsi="Cambria Math"/>
              </w:rPr>
              <m:t>=</m:t>
            </w:ins>
          </m:r>
          <m:f>
            <m:fPr>
              <m:ctrlPr>
                <w:ins w:id="6111" w:author="jonathan pritchard" w:date="2025-01-17T16:52:00Z" w16du:dateUtc="2025-01-17T16:52:00Z">
                  <w:rPr>
                    <w:rFonts w:ascii="Cambria Math" w:eastAsiaTheme="minorEastAsia" w:hAnsi="Cambria Math"/>
                    <w:i/>
                  </w:rPr>
                </w:ins>
              </m:ctrlPr>
            </m:fPr>
            <m:num>
              <m:rad>
                <m:radPr>
                  <m:degHide m:val="1"/>
                  <m:ctrlPr>
                    <w:ins w:id="6112" w:author="jonathan pritchard" w:date="2025-01-17T16:52:00Z" w16du:dateUtc="2025-01-17T16:52:00Z">
                      <w:rPr>
                        <w:rFonts w:ascii="Cambria Math" w:eastAsiaTheme="minorEastAsia" w:hAnsi="Cambria Math"/>
                        <w:i/>
                      </w:rPr>
                    </w:ins>
                  </m:ctrlPr>
                </m:radPr>
                <m:deg/>
                <m:e>
                  <m:d>
                    <m:dPr>
                      <m:begChr m:val="["/>
                      <m:endChr m:val="]"/>
                      <m:ctrlPr>
                        <w:ins w:id="6113" w:author="jonathan pritchard" w:date="2025-01-17T16:52:00Z" w16du:dateUtc="2025-01-17T16:52:00Z">
                          <w:rPr>
                            <w:rFonts w:ascii="Cambria Math" w:eastAsiaTheme="minorEastAsia" w:hAnsi="Cambria Math"/>
                            <w:i/>
                          </w:rPr>
                        </w:ins>
                      </m:ctrlPr>
                    </m:dPr>
                    <m:e>
                      <m:sSup>
                        <m:sSupPr>
                          <m:ctrlPr>
                            <w:ins w:id="6114" w:author="jonathan pritchard" w:date="2025-01-17T16:52:00Z" w16du:dateUtc="2025-01-17T16:52:00Z">
                              <w:rPr>
                                <w:rFonts w:ascii="Cambria Math" w:eastAsiaTheme="minorEastAsia" w:hAnsi="Cambria Math"/>
                                <w:i/>
                              </w:rPr>
                            </w:ins>
                          </m:ctrlPr>
                        </m:sSupPr>
                        <m:e>
                          <m:d>
                            <m:dPr>
                              <m:ctrlPr>
                                <w:ins w:id="6115" w:author="jonathan pritchard" w:date="2025-01-17T16:52:00Z" w16du:dateUtc="2025-01-17T16:52:00Z">
                                  <w:rPr>
                                    <w:rFonts w:ascii="Cambria Math" w:eastAsiaTheme="minorEastAsia" w:hAnsi="Cambria Math"/>
                                    <w:i/>
                                  </w:rPr>
                                </w:ins>
                              </m:ctrlPr>
                            </m:dPr>
                            <m:e>
                              <m:r>
                                <w:ins w:id="6116" w:author="jonathan pritchard" w:date="2025-01-17T16:52:00Z" w16du:dateUtc="2025-01-17T16:52:00Z">
                                  <w:rPr>
                                    <w:rFonts w:ascii="Cambria Math" w:eastAsiaTheme="minorEastAsia" w:hAnsi="Cambria Math"/>
                                  </w:rPr>
                                  <m:t>E-FE</m:t>
                                </w:ins>
                              </m:r>
                            </m:e>
                          </m:d>
                        </m:e>
                        <m:sup>
                          <m:r>
                            <w:ins w:id="6117" w:author="jonathan pritchard" w:date="2025-01-17T16:52:00Z" w16du:dateUtc="2025-01-17T16:52:00Z">
                              <w:rPr>
                                <w:rFonts w:ascii="Cambria Math" w:eastAsiaTheme="minorEastAsia" w:hAnsi="Cambria Math"/>
                              </w:rPr>
                              <m:t>2</m:t>
                            </w:ins>
                          </m:r>
                        </m:sup>
                      </m:sSup>
                      <m:r>
                        <w:ins w:id="6118" w:author="jonathan pritchard" w:date="2025-01-17T16:52:00Z" w16du:dateUtc="2025-01-17T16:52:00Z">
                          <w:rPr>
                            <w:rFonts w:ascii="Cambria Math" w:eastAsiaTheme="minorEastAsia" w:hAnsi="Cambria Math"/>
                          </w:rPr>
                          <m:t>+</m:t>
                        </w:ins>
                      </m:r>
                      <m:sSup>
                        <m:sSupPr>
                          <m:ctrlPr>
                            <w:ins w:id="6119" w:author="jonathan pritchard" w:date="2025-01-17T16:52:00Z" w16du:dateUtc="2025-01-17T16:52:00Z">
                              <w:rPr>
                                <w:rFonts w:ascii="Cambria Math" w:eastAsiaTheme="minorEastAsia" w:hAnsi="Cambria Math"/>
                                <w:i/>
                              </w:rPr>
                            </w:ins>
                          </m:ctrlPr>
                        </m:sSupPr>
                        <m:e>
                          <m:r>
                            <w:ins w:id="6120" w:author="jonathan pritchard" w:date="2025-01-17T16:52:00Z" w16du:dateUtc="2025-01-17T16:52:00Z">
                              <w:rPr>
                                <w:rFonts w:ascii="Cambria Math" w:eastAsiaTheme="minorEastAsia" w:hAnsi="Cambria Math"/>
                              </w:rPr>
                              <m:t>(N-FN)</m:t>
                            </w:ins>
                          </m:r>
                        </m:e>
                        <m:sup>
                          <m:r>
                            <w:ins w:id="6121" w:author="jonathan pritchard" w:date="2025-01-17T16:52:00Z" w16du:dateUtc="2025-01-17T16:52:00Z">
                              <w:rPr>
                                <w:rFonts w:ascii="Cambria Math" w:eastAsiaTheme="minorEastAsia" w:hAnsi="Cambria Math"/>
                              </w:rPr>
                              <m:t>2</m:t>
                            </w:ins>
                          </m:r>
                        </m:sup>
                      </m:sSup>
                    </m:e>
                  </m:d>
                  <m:sSup>
                    <m:sSupPr>
                      <m:ctrlPr>
                        <w:ins w:id="6122" w:author="jonathan pritchard" w:date="2025-01-17T16:52:00Z" w16du:dateUtc="2025-01-17T16:52:00Z">
                          <w:rPr>
                            <w:rFonts w:ascii="Cambria Math" w:eastAsiaTheme="minorEastAsia" w:hAnsi="Cambria Math"/>
                            <w:i/>
                          </w:rPr>
                        </w:ins>
                      </m:ctrlPr>
                    </m:sSupPr>
                    <m:e>
                      <m:r>
                        <w:ins w:id="6123" w:author="jonathan pritchard" w:date="2025-01-17T16:52:00Z" w16du:dateUtc="2025-01-17T16:52:00Z">
                          <w:rPr>
                            <w:rFonts w:ascii="Cambria Math" w:eastAsiaTheme="minorEastAsia" w:hAnsi="Cambria Math"/>
                          </w:rPr>
                          <m:t>(1+e)</m:t>
                        </w:ins>
                      </m:r>
                    </m:e>
                    <m:sup>
                      <m:r>
                        <w:ins w:id="6124" w:author="jonathan pritchard" w:date="2025-01-17T16:52:00Z" w16du:dateUtc="2025-01-17T16:52:00Z">
                          <w:rPr>
                            <w:rFonts w:ascii="Cambria Math" w:eastAsiaTheme="minorEastAsia" w:hAnsi="Cambria Math"/>
                          </w:rPr>
                          <m:t>(1+e)</m:t>
                        </w:ins>
                      </m:r>
                    </m:sup>
                  </m:sSup>
                  <m:sSup>
                    <m:sSupPr>
                      <m:ctrlPr>
                        <w:ins w:id="6125" w:author="jonathan pritchard" w:date="2025-01-17T16:52:00Z" w16du:dateUtc="2025-01-17T16:52:00Z">
                          <w:rPr>
                            <w:rFonts w:ascii="Cambria Math" w:eastAsiaTheme="minorEastAsia" w:hAnsi="Cambria Math"/>
                            <w:i/>
                          </w:rPr>
                        </w:ins>
                      </m:ctrlPr>
                    </m:sSupPr>
                    <m:e>
                      <m:r>
                        <w:ins w:id="6126" w:author="jonathan pritchard" w:date="2025-01-17T16:52:00Z" w16du:dateUtc="2025-01-17T16:52:00Z">
                          <w:rPr>
                            <w:rFonts w:ascii="Cambria Math" w:eastAsiaTheme="minorEastAsia" w:hAnsi="Cambria Math"/>
                          </w:rPr>
                          <m:t>(1-e)</m:t>
                        </w:ins>
                      </m:r>
                    </m:e>
                    <m:sup>
                      <m:r>
                        <w:ins w:id="6127" w:author="jonathan pritchard" w:date="2025-01-17T16:52:00Z" w16du:dateUtc="2025-01-17T16:52:00Z">
                          <w:rPr>
                            <w:rFonts w:ascii="Cambria Math" w:eastAsiaTheme="minorEastAsia" w:hAnsi="Cambria Math"/>
                          </w:rPr>
                          <m:t>(1-e)</m:t>
                        </w:ins>
                      </m:r>
                    </m:sup>
                  </m:sSup>
                </m:e>
              </m:rad>
            </m:num>
            <m:den>
              <m:r>
                <w:ins w:id="6128" w:author="jonathan pritchard" w:date="2025-01-17T16:52:00Z" w16du:dateUtc="2025-01-17T16:52:00Z">
                  <w:rPr>
                    <w:rFonts w:ascii="Cambria Math" w:eastAsiaTheme="minorEastAsia" w:hAnsi="Cambria Math"/>
                  </w:rPr>
                  <m:t>2a</m:t>
                </w:ins>
              </m:r>
              <m:sSub>
                <m:sSubPr>
                  <m:ctrlPr>
                    <w:ins w:id="6129" w:author="jonathan pritchard" w:date="2025-01-17T16:52:00Z" w16du:dateUtc="2025-01-17T16:52:00Z">
                      <w:rPr>
                        <w:rFonts w:ascii="Cambria Math" w:eastAsiaTheme="minorEastAsia" w:hAnsi="Cambria Math"/>
                        <w:i/>
                      </w:rPr>
                    </w:ins>
                  </m:ctrlPr>
                </m:sSubPr>
                <m:e>
                  <m:r>
                    <w:ins w:id="6130" w:author="jonathan pritchard" w:date="2025-01-17T16:52:00Z" w16du:dateUtc="2025-01-17T16:52:00Z">
                      <w:rPr>
                        <w:rFonts w:ascii="Cambria Math" w:eastAsiaTheme="minorEastAsia" w:hAnsi="Cambria Math"/>
                      </w:rPr>
                      <m:t>k</m:t>
                    </w:ins>
                  </m:r>
                </m:e>
                <m:sub>
                  <m:r>
                    <w:ins w:id="6131" w:author="jonathan pritchard" w:date="2025-01-17T16:52:00Z" w16du:dateUtc="2025-01-17T16:52:00Z">
                      <w:rPr>
                        <w:rFonts w:ascii="Cambria Math" w:eastAsiaTheme="minorEastAsia" w:hAnsi="Cambria Math"/>
                      </w:rPr>
                      <m:t>O</m:t>
                    </w:ins>
                  </m:r>
                </m:sub>
              </m:sSub>
            </m:den>
          </m:f>
        </m:oMath>
      </m:oMathPara>
    </w:p>
    <w:p w14:paraId="5E1DE38E" w14:textId="77777777" w:rsidR="00F13E78" w:rsidRDefault="00F13E78" w:rsidP="00F13E78">
      <w:pPr>
        <w:ind w:left="360"/>
        <w:rPr>
          <w:ins w:id="6132" w:author="jonathan pritchard" w:date="2025-01-17T16:52:00Z" w16du:dateUtc="2025-01-17T16:52:00Z"/>
          <w:rFonts w:eastAsiaTheme="minorEastAsia"/>
        </w:rPr>
      </w:pPr>
      <m:oMath>
        <m:r>
          <w:ins w:id="6133" w:author="jonathan pritchard" w:date="2025-01-17T16:52:00Z" w16du:dateUtc="2025-01-17T16:52:00Z">
            <w:rPr>
              <w:rFonts w:ascii="Cambria Math" w:eastAsiaTheme="minorEastAsia" w:hAnsi="Cambria Math"/>
            </w:rPr>
            <m:t xml:space="preserve">     =7.91307065 ×</m:t>
          </w:ins>
        </m:r>
        <m:sSup>
          <m:sSupPr>
            <m:ctrlPr>
              <w:ins w:id="6134" w:author="jonathan pritchard" w:date="2025-01-17T16:52:00Z" w16du:dateUtc="2025-01-17T16:52:00Z">
                <w:rPr>
                  <w:rFonts w:ascii="Cambria Math" w:eastAsiaTheme="minorEastAsia" w:hAnsi="Cambria Math"/>
                  <w:i/>
                </w:rPr>
              </w:ins>
            </m:ctrlPr>
          </m:sSupPr>
          <m:e>
            <m:r>
              <w:ins w:id="6135" w:author="jonathan pritchard" w:date="2025-01-17T16:52:00Z" w16du:dateUtc="2025-01-17T16:52:00Z">
                <w:rPr>
                  <w:rFonts w:ascii="Cambria Math" w:eastAsiaTheme="minorEastAsia" w:hAnsi="Cambria Math"/>
                </w:rPr>
                <m:t>10</m:t>
              </w:ins>
            </m:r>
          </m:e>
          <m:sup>
            <m:r>
              <w:ins w:id="6136" w:author="jonathan pritchard" w:date="2025-01-17T16:52:00Z" w16du:dateUtc="2025-01-17T16:52:00Z">
                <w:rPr>
                  <w:rFonts w:ascii="Cambria Math" w:eastAsiaTheme="minorEastAsia" w:hAnsi="Cambria Math"/>
                </w:rPr>
                <m:t>-8</m:t>
              </w:ins>
            </m:r>
          </m:sup>
        </m:sSup>
        <m:rad>
          <m:radPr>
            <m:degHide m:val="1"/>
            <m:ctrlPr>
              <w:ins w:id="6137" w:author="jonathan pritchard" w:date="2025-01-17T16:52:00Z" w16du:dateUtc="2025-01-17T16:52:00Z">
                <w:rPr>
                  <w:rFonts w:ascii="Cambria Math" w:eastAsiaTheme="minorEastAsia" w:hAnsi="Cambria Math"/>
                  <w:i/>
                </w:rPr>
              </w:ins>
            </m:ctrlPr>
          </m:radPr>
          <m:deg/>
          <m:e>
            <m:d>
              <m:dPr>
                <m:begChr m:val="["/>
                <m:endChr m:val="]"/>
                <m:ctrlPr>
                  <w:ins w:id="6138" w:author="jonathan pritchard" w:date="2025-01-17T16:52:00Z" w16du:dateUtc="2025-01-17T16:52:00Z">
                    <w:rPr>
                      <w:rFonts w:ascii="Cambria Math" w:eastAsiaTheme="minorEastAsia" w:hAnsi="Cambria Math"/>
                      <w:i/>
                    </w:rPr>
                  </w:ins>
                </m:ctrlPr>
              </m:dPr>
              <m:e>
                <m:sSup>
                  <m:sSupPr>
                    <m:ctrlPr>
                      <w:ins w:id="6139" w:author="jonathan pritchard" w:date="2025-01-17T16:52:00Z" w16du:dateUtc="2025-01-17T16:52:00Z">
                        <w:rPr>
                          <w:rFonts w:ascii="Cambria Math" w:eastAsiaTheme="minorEastAsia" w:hAnsi="Cambria Math"/>
                          <w:i/>
                        </w:rPr>
                      </w:ins>
                    </m:ctrlPr>
                  </m:sSupPr>
                  <m:e>
                    <m:r>
                      <w:ins w:id="6140" w:author="jonathan pritchard" w:date="2025-01-17T16:52:00Z" w16du:dateUtc="2025-01-17T16:52:00Z">
                        <w:rPr>
                          <w:rFonts w:ascii="Cambria Math" w:eastAsiaTheme="minorEastAsia" w:hAnsi="Cambria Math"/>
                        </w:rPr>
                        <m:t>(E-2000000)</m:t>
                      </w:ins>
                    </m:r>
                  </m:e>
                  <m:sup>
                    <m:r>
                      <w:ins w:id="6141" w:author="jonathan pritchard" w:date="2025-01-17T16:52:00Z" w16du:dateUtc="2025-01-17T16:52:00Z">
                        <w:rPr>
                          <w:rFonts w:ascii="Cambria Math" w:eastAsiaTheme="minorEastAsia" w:hAnsi="Cambria Math"/>
                        </w:rPr>
                        <m:t>2</m:t>
                      </w:ins>
                    </m:r>
                  </m:sup>
                </m:sSup>
                <m:r>
                  <w:ins w:id="6142" w:author="jonathan pritchard" w:date="2025-01-17T16:52:00Z" w16du:dateUtc="2025-01-17T16:52:00Z">
                    <w:rPr>
                      <w:rFonts w:ascii="Cambria Math" w:eastAsiaTheme="minorEastAsia" w:hAnsi="Cambria Math"/>
                    </w:rPr>
                    <m:t>+</m:t>
                  </w:ins>
                </m:r>
                <m:sSup>
                  <m:sSupPr>
                    <m:ctrlPr>
                      <w:ins w:id="6143" w:author="jonathan pritchard" w:date="2025-01-17T16:52:00Z" w16du:dateUtc="2025-01-17T16:52:00Z">
                        <w:rPr>
                          <w:rFonts w:ascii="Cambria Math" w:eastAsiaTheme="minorEastAsia" w:hAnsi="Cambria Math"/>
                          <w:i/>
                        </w:rPr>
                      </w:ins>
                    </m:ctrlPr>
                  </m:sSupPr>
                  <m:e>
                    <m:d>
                      <m:dPr>
                        <m:ctrlPr>
                          <w:ins w:id="6144" w:author="jonathan pritchard" w:date="2025-01-17T16:52:00Z" w16du:dateUtc="2025-01-17T16:52:00Z">
                            <w:rPr>
                              <w:rFonts w:ascii="Cambria Math" w:eastAsiaTheme="minorEastAsia" w:hAnsi="Cambria Math"/>
                              <w:i/>
                            </w:rPr>
                          </w:ins>
                        </m:ctrlPr>
                      </m:dPr>
                      <m:e>
                        <m:r>
                          <w:ins w:id="6145" w:author="jonathan pritchard" w:date="2025-01-17T16:52:00Z" w16du:dateUtc="2025-01-17T16:52:00Z">
                            <w:rPr>
                              <w:rFonts w:ascii="Cambria Math" w:eastAsiaTheme="minorEastAsia" w:hAnsi="Cambria Math"/>
                            </w:rPr>
                            <m:t>N-2000000</m:t>
                          </w:ins>
                        </m:r>
                      </m:e>
                    </m:d>
                  </m:e>
                  <m:sup>
                    <m:r>
                      <w:ins w:id="6146" w:author="jonathan pritchard" w:date="2025-01-17T16:52:00Z" w16du:dateUtc="2025-01-17T16:52:00Z">
                        <w:rPr>
                          <w:rFonts w:ascii="Cambria Math" w:eastAsiaTheme="minorEastAsia" w:hAnsi="Cambria Math"/>
                        </w:rPr>
                        <m:t>2</m:t>
                      </w:ins>
                    </m:r>
                  </m:sup>
                </m:sSup>
              </m:e>
            </m:d>
          </m:e>
        </m:rad>
      </m:oMath>
      <w:ins w:id="6147" w:author="jonathan pritchard" w:date="2025-01-17T16:52:00Z" w16du:dateUtc="2025-01-17T16:52:00Z">
        <w:r w:rsidRPr="00544E4A">
          <w:rPr>
            <w:rFonts w:eastAsiaTheme="minorEastAsia"/>
          </w:rPr>
          <w:t xml:space="preserve"> </w:t>
        </w:r>
      </w:ins>
    </w:p>
    <w:p w14:paraId="3BAFAD7B" w14:textId="77777777" w:rsidR="00F13E78" w:rsidRPr="00544E4A" w:rsidRDefault="00F13E78" w:rsidP="00F13E78">
      <w:pPr>
        <w:ind w:left="360"/>
        <w:rPr>
          <w:ins w:id="6148" w:author="jonathan pritchard" w:date="2025-01-17T16:52:00Z" w16du:dateUtc="2025-01-17T16:52:00Z"/>
          <w:rFonts w:eastAsiaTheme="minorEastAsia"/>
        </w:rPr>
      </w:pPr>
    </w:p>
    <w:p w14:paraId="5D9F1AED" w14:textId="5BE9C70E" w:rsidR="00F13E78" w:rsidRPr="00C36E66" w:rsidRDefault="00F13E78" w:rsidP="00F13E78">
      <w:pPr>
        <w:pStyle w:val="ListParagraph"/>
        <w:numPr>
          <w:ilvl w:val="0"/>
          <w:numId w:val="167"/>
        </w:numPr>
        <w:contextualSpacing/>
        <w:rPr>
          <w:ins w:id="6149" w:author="jonathan pritchard" w:date="2025-01-17T16:52:00Z" w16du:dateUtc="2025-01-17T16:52:00Z"/>
          <w:rFonts w:eastAsiaTheme="minorEastAsia"/>
        </w:rPr>
      </w:pPr>
      <w:ins w:id="6150" w:author="jonathan pritchard" w:date="2025-01-17T16:52:00Z" w16du:dateUtc="2025-01-17T16:52:00Z">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w:ins>
      <m:oMath>
        <m:r>
          <w:ins w:id="6151" w:author="jonathan pritchard" w:date="2025-01-17T16:52:00Z" w16du:dateUtc="2025-01-17T16:52:00Z">
            <w:rPr>
              <w:rFonts w:ascii="Cambria Math" w:eastAsiaTheme="minorEastAsia" w:hAnsi="Cambria Math"/>
            </w:rPr>
            <m:t>χ</m:t>
          </w:ins>
        </m:r>
      </m:oMath>
      <w:ins w:id="6152" w:author="jonathan pritchard" w:date="2025-01-17T16:52:00Z" w16du:dateUtc="2025-01-17T16:52:00Z">
        <w:r w:rsidRPr="00C36E66">
          <w:rPr>
            <w:rFonts w:eastAsiaTheme="minorEastAsia"/>
          </w:rPr>
          <w:t xml:space="preserve">. For UPS </w:t>
        </w:r>
        <w:r>
          <w:rPr>
            <w:rFonts w:eastAsiaTheme="minorEastAsia"/>
          </w:rPr>
          <w:t>Sou</w:t>
        </w:r>
        <w:r w:rsidRPr="00C36E66">
          <w:rPr>
            <w:rFonts w:eastAsiaTheme="minorEastAsia"/>
          </w:rPr>
          <w:t>th:</w:t>
        </w:r>
      </w:ins>
    </w:p>
    <w:p w14:paraId="3BD8EEBC" w14:textId="77777777" w:rsidR="00F13E78" w:rsidRPr="00F416D8" w:rsidRDefault="00F13E78" w:rsidP="00F13E78">
      <w:pPr>
        <w:ind w:left="360"/>
        <w:rPr>
          <w:ins w:id="6153" w:author="jonathan pritchard" w:date="2025-01-17T16:52:00Z" w16du:dateUtc="2025-01-17T16:52:00Z"/>
          <w:rFonts w:eastAsiaTheme="minorEastAsia"/>
        </w:rPr>
      </w:pPr>
      <m:oMathPara>
        <m:oMathParaPr>
          <m:jc m:val="left"/>
        </m:oMathParaPr>
        <m:oMath>
          <m:r>
            <w:ins w:id="6154" w:author="jonathan pritchard" w:date="2025-01-17T16:52:00Z" w16du:dateUtc="2025-01-17T16:52:00Z">
              <w:rPr>
                <w:rFonts w:ascii="Cambria Math" w:eastAsiaTheme="minorEastAsia" w:hAnsi="Cambria Math"/>
              </w:rPr>
              <m:t>χ= 2</m:t>
            </w:ins>
          </m:r>
          <m:func>
            <m:funcPr>
              <m:ctrlPr>
                <w:ins w:id="6155" w:author="jonathan pritchard" w:date="2025-01-17T16:52:00Z" w16du:dateUtc="2025-01-17T16:52:00Z">
                  <w:rPr>
                    <w:rFonts w:ascii="Cambria Math" w:eastAsiaTheme="minorEastAsia" w:hAnsi="Cambria Math"/>
                    <w:i/>
                  </w:rPr>
                </w:ins>
              </m:ctrlPr>
            </m:funcPr>
            <m:fName>
              <m:sSup>
                <m:sSupPr>
                  <m:ctrlPr>
                    <w:ins w:id="6156" w:author="jonathan pritchard" w:date="2025-01-17T16:52:00Z" w16du:dateUtc="2025-01-17T16:52:00Z">
                      <w:rPr>
                        <w:rFonts w:ascii="Cambria Math" w:eastAsiaTheme="minorEastAsia" w:hAnsi="Cambria Math"/>
                        <w:i/>
                      </w:rPr>
                    </w:ins>
                  </m:ctrlPr>
                </m:sSupPr>
                <m:e>
                  <m:r>
                    <w:ins w:id="6157" w:author="jonathan pritchard" w:date="2025-01-17T16:52:00Z" w16du:dateUtc="2025-01-17T16:52:00Z">
                      <m:rPr>
                        <m:sty m:val="p"/>
                      </m:rPr>
                      <w:rPr>
                        <w:rFonts w:ascii="Cambria Math" w:hAnsi="Cambria Math"/>
                      </w:rPr>
                      <m:t>tan</m:t>
                    </w:ins>
                  </m:r>
                </m:e>
                <m:sup>
                  <m:r>
                    <w:ins w:id="6158" w:author="jonathan pritchard" w:date="2025-01-17T16:52:00Z" w16du:dateUtc="2025-01-17T16:52:00Z">
                      <w:rPr>
                        <w:rFonts w:ascii="Cambria Math" w:hAnsi="Cambria Math"/>
                      </w:rPr>
                      <m:t>-1</m:t>
                    </w:ins>
                  </m:r>
                </m:sup>
              </m:sSup>
            </m:fName>
            <m:e>
              <m:sSup>
                <m:sSupPr>
                  <m:ctrlPr>
                    <w:ins w:id="6159" w:author="jonathan pritchard" w:date="2025-01-17T16:52:00Z" w16du:dateUtc="2025-01-17T16:52:00Z">
                      <w:rPr>
                        <w:rFonts w:ascii="Cambria Math" w:eastAsiaTheme="minorEastAsia" w:hAnsi="Cambria Math"/>
                        <w:i/>
                      </w:rPr>
                    </w:ins>
                  </m:ctrlPr>
                </m:sSupPr>
                <m:e>
                  <m:r>
                    <w:ins w:id="6160" w:author="jonathan pritchard" w:date="2025-01-17T16:52:00Z" w16du:dateUtc="2025-01-17T16:52:00Z">
                      <w:rPr>
                        <w:rFonts w:ascii="Cambria Math" w:eastAsiaTheme="minorEastAsia" w:hAnsi="Cambria Math"/>
                      </w:rPr>
                      <m:t>t</m:t>
                    </w:ins>
                  </m:r>
                </m:e>
                <m:sup>
                  <m:r>
                    <w:ins w:id="6161" w:author="jonathan pritchard" w:date="2025-01-17T16:52:00Z" w16du:dateUtc="2025-01-17T16:52:00Z">
                      <w:rPr>
                        <w:rFonts w:ascii="Cambria Math" w:eastAsiaTheme="minorEastAsia" w:hAnsi="Cambria Math"/>
                      </w:rPr>
                      <m:t>'</m:t>
                    </w:ins>
                  </m:r>
                </m:sup>
              </m:sSup>
            </m:e>
          </m:func>
          <m:r>
            <w:ins w:id="6162" w:author="jonathan pritchard" w:date="2025-01-17T16:52:00Z" w16du:dateUtc="2025-01-17T16:52:00Z">
              <w:rPr>
                <w:rFonts w:ascii="Cambria Math" w:eastAsiaTheme="minorEastAsia" w:hAnsi="Cambria Math"/>
              </w:rPr>
              <m:t>-</m:t>
            </w:ins>
          </m:r>
          <m:f>
            <m:fPr>
              <m:ctrlPr>
                <w:ins w:id="6163" w:author="jonathan pritchard" w:date="2025-01-17T16:52:00Z" w16du:dateUtc="2025-01-17T16:52:00Z">
                  <w:rPr>
                    <w:rFonts w:ascii="Cambria Math" w:eastAsiaTheme="minorEastAsia" w:hAnsi="Cambria Math"/>
                    <w:i/>
                  </w:rPr>
                </w:ins>
              </m:ctrlPr>
            </m:fPr>
            <m:num>
              <m:r>
                <w:ins w:id="6164" w:author="jonathan pritchard" w:date="2025-01-17T16:52:00Z" w16du:dateUtc="2025-01-17T16:52:00Z">
                  <w:rPr>
                    <w:rFonts w:ascii="Cambria Math" w:eastAsiaTheme="minorEastAsia" w:hAnsi="Cambria Math"/>
                  </w:rPr>
                  <m:t>π</m:t>
                </w:ins>
              </m:r>
            </m:num>
            <m:den>
              <m:r>
                <w:ins w:id="6165" w:author="jonathan pritchard" w:date="2025-01-17T16:52:00Z" w16du:dateUtc="2025-01-17T16:52:00Z">
                  <w:rPr>
                    <w:rFonts w:ascii="Cambria Math" w:eastAsiaTheme="minorEastAsia" w:hAnsi="Cambria Math"/>
                  </w:rPr>
                  <m:t>2</m:t>
                </w:ins>
              </m:r>
            </m:den>
          </m:f>
        </m:oMath>
      </m:oMathPara>
    </w:p>
    <w:p w14:paraId="0C4B66B6" w14:textId="32865B73" w:rsidR="00F13E78" w:rsidRDefault="00F13E78" w:rsidP="00F13E78">
      <w:pPr>
        <w:rPr>
          <w:ins w:id="6166" w:author="jonathan pritchard" w:date="2025-01-17T16:52:00Z" w16du:dateUtc="2025-01-17T16:52:00Z"/>
          <w:rFonts w:eastAsiaTheme="minorEastAsia"/>
        </w:rPr>
      </w:pPr>
      <w:ins w:id="6167" w:author="jonathan pritchard" w:date="2025-01-17T16:52:00Z" w16du:dateUtc="2025-01-17T16:52:00Z">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ins>
    </w:p>
    <w:p w14:paraId="43B00160" w14:textId="7C7543AC" w:rsidR="00F13E78" w:rsidRPr="00C36E66" w:rsidRDefault="00F13E78" w:rsidP="00F13E78">
      <w:pPr>
        <w:pStyle w:val="ListParagraph"/>
        <w:numPr>
          <w:ilvl w:val="0"/>
          <w:numId w:val="167"/>
        </w:numPr>
        <w:contextualSpacing/>
        <w:rPr>
          <w:ins w:id="6168" w:author="jonathan pritchard" w:date="2025-01-17T16:52:00Z" w16du:dateUtc="2025-01-17T16:52:00Z"/>
          <w:rFonts w:eastAsiaTheme="minorEastAsia"/>
        </w:rPr>
      </w:pPr>
      <w:ins w:id="6169" w:author="jonathan pritchard" w:date="2025-01-17T16:52:00Z" w16du:dateUtc="2025-01-17T16:52:00Z">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w:ins>
      <m:oMath>
        <m:r>
          <w:ins w:id="6170" w:author="jonathan pritchard" w:date="2025-01-17T16:52:00Z" w16du:dateUtc="2025-01-17T16:52:00Z">
            <w:rPr>
              <w:rFonts w:ascii="Cambria Math" w:eastAsiaTheme="minorEastAsia" w:hAnsi="Cambria Math"/>
            </w:rPr>
            <m:t>φ</m:t>
          </w:ins>
        </m:r>
      </m:oMath>
      <w:ins w:id="6171" w:author="jonathan pritchard" w:date="2025-01-17T16:52:00Z" w16du:dateUtc="2025-01-17T16:52:00Z">
        <w:r w:rsidRPr="00C36E66">
          <w:rPr>
            <w:rFonts w:eastAsiaTheme="minorEastAsia"/>
          </w:rPr>
          <w:t>:</w:t>
        </w:r>
      </w:ins>
    </w:p>
    <w:p w14:paraId="52318EA0" w14:textId="77777777" w:rsidR="00F13E78" w:rsidRPr="00544E4A" w:rsidRDefault="00F13E78" w:rsidP="00F13E78">
      <w:pPr>
        <w:ind w:left="360"/>
        <w:rPr>
          <w:ins w:id="6172" w:author="jonathan pritchard" w:date="2025-01-17T16:52:00Z" w16du:dateUtc="2025-01-17T16:52:00Z"/>
          <w:rFonts w:eastAsiaTheme="minorEastAsia"/>
          <w:sz w:val="18"/>
        </w:rPr>
      </w:pPr>
      <m:oMathPara>
        <m:oMathParaPr>
          <m:jc m:val="left"/>
        </m:oMathParaPr>
        <m:oMath>
          <m:r>
            <w:ins w:id="6173" w:author="jonathan pritchard" w:date="2025-01-17T16:52:00Z" w16du:dateUtc="2025-01-17T16:52:00Z">
              <w:rPr>
                <w:rFonts w:ascii="Cambria Math" w:eastAsiaTheme="minorEastAsia" w:hAnsi="Cambria Math"/>
                <w:sz w:val="16"/>
                <w:szCs w:val="16"/>
              </w:rPr>
              <m:t xml:space="preserve">φ= </m:t>
            </w:ins>
          </m:r>
          <m:d>
            <m:dPr>
              <m:ctrlPr>
                <w:ins w:id="6174" w:author="jonathan pritchard" w:date="2025-01-17T16:52:00Z" w16du:dateUtc="2025-01-17T16:52:00Z">
                  <w:rPr>
                    <w:rFonts w:ascii="Cambria Math" w:eastAsiaTheme="minorEastAsia" w:hAnsi="Cambria Math"/>
                    <w:i/>
                    <w:sz w:val="16"/>
                    <w:szCs w:val="16"/>
                  </w:rPr>
                </w:ins>
              </m:ctrlPr>
            </m:dPr>
            <m:e>
              <m:f>
                <m:fPr>
                  <m:ctrlPr>
                    <w:ins w:id="6175" w:author="jonathan pritchard" w:date="2025-01-17T16:52:00Z" w16du:dateUtc="2025-01-17T16:52:00Z">
                      <w:rPr>
                        <w:rFonts w:ascii="Cambria Math" w:eastAsiaTheme="minorEastAsia" w:hAnsi="Cambria Math"/>
                        <w:i/>
                        <w:sz w:val="16"/>
                        <w:szCs w:val="16"/>
                      </w:rPr>
                    </w:ins>
                  </m:ctrlPr>
                </m:fPr>
                <m:num>
                  <m:r>
                    <w:ins w:id="6176" w:author="jonathan pritchard" w:date="2025-01-17T16:52:00Z" w16du:dateUtc="2025-01-17T16:52:00Z">
                      <w:rPr>
                        <w:rFonts w:ascii="Cambria Math" w:eastAsiaTheme="minorEastAsia" w:hAnsi="Cambria Math"/>
                        <w:sz w:val="16"/>
                        <w:szCs w:val="16"/>
                      </w:rPr>
                      <m:t>180</m:t>
                    </w:ins>
                  </m:r>
                </m:num>
                <m:den>
                  <m:r>
                    <w:ins w:id="6177" w:author="jonathan pritchard" w:date="2025-01-17T16:52:00Z" w16du:dateUtc="2025-01-17T16:52:00Z">
                      <w:rPr>
                        <w:rFonts w:ascii="Cambria Math" w:eastAsiaTheme="minorEastAsia" w:hAnsi="Cambria Math"/>
                        <w:sz w:val="16"/>
                        <w:szCs w:val="16"/>
                      </w:rPr>
                      <m:t>π</m:t>
                    </w:ins>
                  </m:r>
                </m:den>
              </m:f>
            </m:e>
          </m:d>
          <m:d>
            <m:dPr>
              <m:begChr m:val="["/>
              <m:endChr m:val="]"/>
              <m:ctrlPr>
                <w:ins w:id="6178" w:author="jonathan pritchard" w:date="2025-01-17T16:52:00Z" w16du:dateUtc="2025-01-17T16:52:00Z">
                  <w:rPr>
                    <w:rFonts w:ascii="Cambria Math" w:eastAsiaTheme="minorEastAsia" w:hAnsi="Cambria Math"/>
                    <w:i/>
                    <w:sz w:val="16"/>
                    <w:szCs w:val="16"/>
                  </w:rPr>
                </w:ins>
              </m:ctrlPr>
            </m:dPr>
            <m:e>
              <m:r>
                <w:ins w:id="6179" w:author="jonathan pritchard" w:date="2025-01-17T16:52:00Z" w16du:dateUtc="2025-01-17T16:52:00Z">
                  <w:rPr>
                    <w:rFonts w:ascii="Cambria Math" w:eastAsiaTheme="minorEastAsia" w:hAnsi="Cambria Math"/>
                    <w:sz w:val="16"/>
                    <w:szCs w:val="16"/>
                  </w:rPr>
                  <m:t>χ+</m:t>
                </w:ins>
              </m:r>
              <m:d>
                <m:dPr>
                  <m:ctrlPr>
                    <w:ins w:id="6180" w:author="jonathan pritchard" w:date="2025-01-17T16:52:00Z" w16du:dateUtc="2025-01-17T16:52:00Z">
                      <w:rPr>
                        <w:rFonts w:ascii="Cambria Math" w:eastAsiaTheme="minorEastAsia" w:hAnsi="Cambria Math"/>
                        <w:i/>
                        <w:sz w:val="16"/>
                        <w:szCs w:val="16"/>
                      </w:rPr>
                    </w:ins>
                  </m:ctrlPr>
                </m:dPr>
                <m:e>
                  <m:f>
                    <m:fPr>
                      <m:ctrlPr>
                        <w:ins w:id="6181" w:author="jonathan pritchard" w:date="2025-01-17T16:52:00Z" w16du:dateUtc="2025-01-17T16:52:00Z">
                          <w:rPr>
                            <w:rFonts w:ascii="Cambria Math" w:eastAsiaTheme="minorEastAsia" w:hAnsi="Cambria Math"/>
                            <w:i/>
                            <w:sz w:val="16"/>
                            <w:szCs w:val="16"/>
                          </w:rPr>
                        </w:ins>
                      </m:ctrlPr>
                    </m:fPr>
                    <m:num>
                      <m:sSup>
                        <m:sSupPr>
                          <m:ctrlPr>
                            <w:ins w:id="6182" w:author="jonathan pritchard" w:date="2025-01-17T16:52:00Z" w16du:dateUtc="2025-01-17T16:52:00Z">
                              <w:rPr>
                                <w:rFonts w:ascii="Cambria Math" w:eastAsiaTheme="minorEastAsia" w:hAnsi="Cambria Math"/>
                                <w:i/>
                                <w:sz w:val="16"/>
                                <w:szCs w:val="16"/>
                              </w:rPr>
                            </w:ins>
                          </m:ctrlPr>
                        </m:sSupPr>
                        <m:e>
                          <m:r>
                            <w:ins w:id="6183" w:author="jonathan pritchard" w:date="2025-01-17T16:52:00Z" w16du:dateUtc="2025-01-17T16:52:00Z">
                              <w:rPr>
                                <w:rFonts w:ascii="Cambria Math" w:eastAsiaTheme="minorEastAsia" w:hAnsi="Cambria Math"/>
                                <w:sz w:val="16"/>
                                <w:szCs w:val="16"/>
                              </w:rPr>
                              <m:t>e</m:t>
                            </w:ins>
                          </m:r>
                        </m:e>
                        <m:sup>
                          <m:r>
                            <w:ins w:id="6184" w:author="jonathan pritchard" w:date="2025-01-17T16:52:00Z" w16du:dateUtc="2025-01-17T16:52:00Z">
                              <w:rPr>
                                <w:rFonts w:ascii="Cambria Math" w:eastAsiaTheme="minorEastAsia" w:hAnsi="Cambria Math"/>
                                <w:sz w:val="16"/>
                                <w:szCs w:val="16"/>
                              </w:rPr>
                              <m:t>2</m:t>
                            </w:ins>
                          </m:r>
                        </m:sup>
                      </m:sSup>
                    </m:num>
                    <m:den>
                      <m:r>
                        <w:ins w:id="6185" w:author="jonathan pritchard" w:date="2025-01-17T16:52:00Z" w16du:dateUtc="2025-01-17T16:52:00Z">
                          <w:rPr>
                            <w:rFonts w:ascii="Cambria Math" w:eastAsiaTheme="minorEastAsia" w:hAnsi="Cambria Math"/>
                            <w:sz w:val="16"/>
                            <w:szCs w:val="16"/>
                          </w:rPr>
                          <m:t>2</m:t>
                        </w:ins>
                      </m:r>
                    </m:den>
                  </m:f>
                  <m:r>
                    <w:ins w:id="6186" w:author="jonathan pritchard" w:date="2025-01-17T16:52:00Z" w16du:dateUtc="2025-01-17T16:52:00Z">
                      <w:rPr>
                        <w:rFonts w:ascii="Cambria Math" w:eastAsiaTheme="minorEastAsia" w:hAnsi="Cambria Math"/>
                        <w:sz w:val="16"/>
                        <w:szCs w:val="16"/>
                      </w:rPr>
                      <m:t>+</m:t>
                    </w:ins>
                  </m:r>
                  <m:f>
                    <m:fPr>
                      <m:ctrlPr>
                        <w:ins w:id="6187" w:author="jonathan pritchard" w:date="2025-01-17T16:52:00Z" w16du:dateUtc="2025-01-17T16:52:00Z">
                          <w:rPr>
                            <w:rFonts w:ascii="Cambria Math" w:eastAsiaTheme="minorEastAsia" w:hAnsi="Cambria Math"/>
                            <w:i/>
                            <w:sz w:val="16"/>
                            <w:szCs w:val="16"/>
                          </w:rPr>
                        </w:ins>
                      </m:ctrlPr>
                    </m:fPr>
                    <m:num>
                      <m:r>
                        <w:ins w:id="6188" w:author="jonathan pritchard" w:date="2025-01-17T16:52:00Z" w16du:dateUtc="2025-01-17T16:52:00Z">
                          <w:rPr>
                            <w:rFonts w:ascii="Cambria Math" w:eastAsiaTheme="minorEastAsia" w:hAnsi="Cambria Math"/>
                            <w:sz w:val="16"/>
                            <w:szCs w:val="16"/>
                          </w:rPr>
                          <m:t>5</m:t>
                        </w:ins>
                      </m:r>
                      <m:sSup>
                        <m:sSupPr>
                          <m:ctrlPr>
                            <w:ins w:id="6189" w:author="jonathan pritchard" w:date="2025-01-17T16:52:00Z" w16du:dateUtc="2025-01-17T16:52:00Z">
                              <w:rPr>
                                <w:rFonts w:ascii="Cambria Math" w:eastAsiaTheme="minorEastAsia" w:hAnsi="Cambria Math"/>
                                <w:i/>
                                <w:sz w:val="16"/>
                                <w:szCs w:val="16"/>
                              </w:rPr>
                            </w:ins>
                          </m:ctrlPr>
                        </m:sSupPr>
                        <m:e>
                          <m:r>
                            <w:ins w:id="6190" w:author="jonathan pritchard" w:date="2025-01-17T16:52:00Z" w16du:dateUtc="2025-01-17T16:52:00Z">
                              <w:rPr>
                                <w:rFonts w:ascii="Cambria Math" w:eastAsiaTheme="minorEastAsia" w:hAnsi="Cambria Math"/>
                                <w:sz w:val="16"/>
                                <w:szCs w:val="16"/>
                              </w:rPr>
                              <m:t>e</m:t>
                            </w:ins>
                          </m:r>
                        </m:e>
                        <m:sup>
                          <m:r>
                            <w:ins w:id="6191" w:author="jonathan pritchard" w:date="2025-01-17T16:52:00Z" w16du:dateUtc="2025-01-17T16:52:00Z">
                              <w:rPr>
                                <w:rFonts w:ascii="Cambria Math" w:eastAsiaTheme="minorEastAsia" w:hAnsi="Cambria Math"/>
                                <w:sz w:val="16"/>
                                <w:szCs w:val="16"/>
                              </w:rPr>
                              <m:t>4</m:t>
                            </w:ins>
                          </m:r>
                        </m:sup>
                      </m:sSup>
                    </m:num>
                    <m:den>
                      <m:r>
                        <w:ins w:id="6192" w:author="jonathan pritchard" w:date="2025-01-17T16:52:00Z" w16du:dateUtc="2025-01-17T16:52:00Z">
                          <w:rPr>
                            <w:rFonts w:ascii="Cambria Math" w:eastAsiaTheme="minorEastAsia" w:hAnsi="Cambria Math"/>
                            <w:sz w:val="16"/>
                            <w:szCs w:val="16"/>
                          </w:rPr>
                          <m:t>24</m:t>
                        </w:ins>
                      </m:r>
                    </m:den>
                  </m:f>
                  <m:r>
                    <w:ins w:id="6193" w:author="jonathan pritchard" w:date="2025-01-17T16:52:00Z" w16du:dateUtc="2025-01-17T16:52:00Z">
                      <w:rPr>
                        <w:rFonts w:ascii="Cambria Math" w:eastAsiaTheme="minorEastAsia" w:hAnsi="Cambria Math"/>
                        <w:sz w:val="16"/>
                        <w:szCs w:val="16"/>
                      </w:rPr>
                      <m:t>+</m:t>
                    </w:ins>
                  </m:r>
                  <m:f>
                    <m:fPr>
                      <m:ctrlPr>
                        <w:ins w:id="6194" w:author="jonathan pritchard" w:date="2025-01-17T16:52:00Z" w16du:dateUtc="2025-01-17T16:52:00Z">
                          <w:rPr>
                            <w:rFonts w:ascii="Cambria Math" w:eastAsiaTheme="minorEastAsia" w:hAnsi="Cambria Math"/>
                            <w:i/>
                            <w:sz w:val="16"/>
                            <w:szCs w:val="16"/>
                          </w:rPr>
                        </w:ins>
                      </m:ctrlPr>
                    </m:fPr>
                    <m:num>
                      <m:sSup>
                        <m:sSupPr>
                          <m:ctrlPr>
                            <w:ins w:id="6195" w:author="jonathan pritchard" w:date="2025-01-17T16:52:00Z" w16du:dateUtc="2025-01-17T16:52:00Z">
                              <w:rPr>
                                <w:rFonts w:ascii="Cambria Math" w:eastAsiaTheme="minorEastAsia" w:hAnsi="Cambria Math"/>
                                <w:i/>
                                <w:sz w:val="16"/>
                                <w:szCs w:val="16"/>
                              </w:rPr>
                            </w:ins>
                          </m:ctrlPr>
                        </m:sSupPr>
                        <m:e>
                          <m:r>
                            <w:ins w:id="6196" w:author="jonathan pritchard" w:date="2025-01-17T16:52:00Z" w16du:dateUtc="2025-01-17T16:52:00Z">
                              <w:rPr>
                                <w:rFonts w:ascii="Cambria Math" w:eastAsiaTheme="minorEastAsia" w:hAnsi="Cambria Math"/>
                                <w:sz w:val="16"/>
                                <w:szCs w:val="16"/>
                              </w:rPr>
                              <m:t>e</m:t>
                            </w:ins>
                          </m:r>
                        </m:e>
                        <m:sup>
                          <m:r>
                            <w:ins w:id="6197" w:author="jonathan pritchard" w:date="2025-01-17T16:52:00Z" w16du:dateUtc="2025-01-17T16:52:00Z">
                              <w:rPr>
                                <w:rFonts w:ascii="Cambria Math" w:eastAsiaTheme="minorEastAsia" w:hAnsi="Cambria Math"/>
                                <w:sz w:val="16"/>
                                <w:szCs w:val="16"/>
                              </w:rPr>
                              <m:t>6</m:t>
                            </w:ins>
                          </m:r>
                        </m:sup>
                      </m:sSup>
                    </m:num>
                    <m:den>
                      <m:r>
                        <w:ins w:id="6198" w:author="jonathan pritchard" w:date="2025-01-17T16:52:00Z" w16du:dateUtc="2025-01-17T16:52:00Z">
                          <w:rPr>
                            <w:rFonts w:ascii="Cambria Math" w:eastAsiaTheme="minorEastAsia" w:hAnsi="Cambria Math"/>
                            <w:sz w:val="16"/>
                            <w:szCs w:val="16"/>
                          </w:rPr>
                          <m:t>12</m:t>
                        </w:ins>
                      </m:r>
                    </m:den>
                  </m:f>
                  <m:r>
                    <w:ins w:id="6199" w:author="jonathan pritchard" w:date="2025-01-17T16:52:00Z" w16du:dateUtc="2025-01-17T16:52:00Z">
                      <w:rPr>
                        <w:rFonts w:ascii="Cambria Math" w:eastAsiaTheme="minorEastAsia" w:hAnsi="Cambria Math"/>
                        <w:sz w:val="16"/>
                        <w:szCs w:val="16"/>
                      </w:rPr>
                      <m:t>+</m:t>
                    </w:ins>
                  </m:r>
                  <m:f>
                    <m:fPr>
                      <m:ctrlPr>
                        <w:ins w:id="6200" w:author="jonathan pritchard" w:date="2025-01-17T16:52:00Z" w16du:dateUtc="2025-01-17T16:52:00Z">
                          <w:rPr>
                            <w:rFonts w:ascii="Cambria Math" w:eastAsiaTheme="minorEastAsia" w:hAnsi="Cambria Math"/>
                            <w:i/>
                            <w:sz w:val="16"/>
                            <w:szCs w:val="16"/>
                          </w:rPr>
                        </w:ins>
                      </m:ctrlPr>
                    </m:fPr>
                    <m:num>
                      <m:r>
                        <w:ins w:id="6201" w:author="jonathan pritchard" w:date="2025-01-17T16:52:00Z" w16du:dateUtc="2025-01-17T16:52:00Z">
                          <w:rPr>
                            <w:rFonts w:ascii="Cambria Math" w:eastAsiaTheme="minorEastAsia" w:hAnsi="Cambria Math"/>
                            <w:sz w:val="16"/>
                            <w:szCs w:val="16"/>
                          </w:rPr>
                          <m:t>13</m:t>
                        </w:ins>
                      </m:r>
                      <m:sSup>
                        <m:sSupPr>
                          <m:ctrlPr>
                            <w:ins w:id="6202" w:author="jonathan pritchard" w:date="2025-01-17T16:52:00Z" w16du:dateUtc="2025-01-17T16:52:00Z">
                              <w:rPr>
                                <w:rFonts w:ascii="Cambria Math" w:eastAsiaTheme="minorEastAsia" w:hAnsi="Cambria Math"/>
                                <w:i/>
                                <w:sz w:val="16"/>
                                <w:szCs w:val="16"/>
                              </w:rPr>
                            </w:ins>
                          </m:ctrlPr>
                        </m:sSupPr>
                        <m:e>
                          <m:r>
                            <w:ins w:id="6203" w:author="jonathan pritchard" w:date="2025-01-17T16:52:00Z" w16du:dateUtc="2025-01-17T16:52:00Z">
                              <w:rPr>
                                <w:rFonts w:ascii="Cambria Math" w:eastAsiaTheme="minorEastAsia" w:hAnsi="Cambria Math"/>
                                <w:sz w:val="16"/>
                                <w:szCs w:val="16"/>
                              </w:rPr>
                              <m:t>e</m:t>
                            </w:ins>
                          </m:r>
                        </m:e>
                        <m:sup>
                          <m:r>
                            <w:ins w:id="6204" w:author="jonathan pritchard" w:date="2025-01-17T16:52:00Z" w16du:dateUtc="2025-01-17T16:52:00Z">
                              <w:rPr>
                                <w:rFonts w:ascii="Cambria Math" w:eastAsiaTheme="minorEastAsia" w:hAnsi="Cambria Math"/>
                                <w:sz w:val="16"/>
                                <w:szCs w:val="16"/>
                              </w:rPr>
                              <m:t>8</m:t>
                            </w:ins>
                          </m:r>
                        </m:sup>
                      </m:sSup>
                    </m:num>
                    <m:den>
                      <m:r>
                        <w:ins w:id="6205" w:author="jonathan pritchard" w:date="2025-01-17T16:52:00Z" w16du:dateUtc="2025-01-17T16:52:00Z">
                          <w:rPr>
                            <w:rFonts w:ascii="Cambria Math" w:eastAsiaTheme="minorEastAsia" w:hAnsi="Cambria Math"/>
                            <w:sz w:val="16"/>
                            <w:szCs w:val="16"/>
                          </w:rPr>
                          <m:t>360</m:t>
                        </w:ins>
                      </m:r>
                    </m:den>
                  </m:f>
                </m:e>
              </m:d>
              <m:func>
                <m:funcPr>
                  <m:ctrlPr>
                    <w:ins w:id="6206" w:author="jonathan pritchard" w:date="2025-01-17T16:52:00Z" w16du:dateUtc="2025-01-17T16:52:00Z">
                      <w:rPr>
                        <w:rFonts w:ascii="Cambria Math" w:eastAsiaTheme="minorEastAsia" w:hAnsi="Cambria Math"/>
                        <w:i/>
                        <w:sz w:val="16"/>
                        <w:szCs w:val="16"/>
                      </w:rPr>
                    </w:ins>
                  </m:ctrlPr>
                </m:funcPr>
                <m:fName>
                  <m:r>
                    <w:ins w:id="6207" w:author="jonathan pritchard" w:date="2025-01-17T16:52:00Z" w16du:dateUtc="2025-01-17T16:52:00Z">
                      <m:rPr>
                        <m:sty m:val="p"/>
                      </m:rPr>
                      <w:rPr>
                        <w:rFonts w:ascii="Cambria Math" w:hAnsi="Cambria Math"/>
                        <w:sz w:val="16"/>
                        <w:szCs w:val="16"/>
                      </w:rPr>
                      <m:t>sin</m:t>
                    </w:ins>
                  </m:r>
                </m:fName>
                <m:e>
                  <m:d>
                    <m:dPr>
                      <m:ctrlPr>
                        <w:ins w:id="6208" w:author="jonathan pritchard" w:date="2025-01-17T16:52:00Z" w16du:dateUtc="2025-01-17T16:52:00Z">
                          <w:rPr>
                            <w:rFonts w:ascii="Cambria Math" w:eastAsiaTheme="minorEastAsia" w:hAnsi="Cambria Math"/>
                            <w:i/>
                            <w:sz w:val="16"/>
                            <w:szCs w:val="16"/>
                          </w:rPr>
                        </w:ins>
                      </m:ctrlPr>
                    </m:dPr>
                    <m:e>
                      <m:r>
                        <w:ins w:id="6209" w:author="jonathan pritchard" w:date="2025-01-17T16:52:00Z" w16du:dateUtc="2025-01-17T16:52:00Z">
                          <w:rPr>
                            <w:rFonts w:ascii="Cambria Math" w:eastAsiaTheme="minorEastAsia" w:hAnsi="Cambria Math"/>
                            <w:sz w:val="16"/>
                            <w:szCs w:val="16"/>
                          </w:rPr>
                          <m:t>2χ</m:t>
                        </w:ins>
                      </m:r>
                    </m:e>
                  </m:d>
                  <m:r>
                    <w:ins w:id="6210" w:author="jonathan pritchard" w:date="2025-01-17T16:52:00Z" w16du:dateUtc="2025-01-17T16:52:00Z">
                      <w:rPr>
                        <w:rFonts w:ascii="Cambria Math" w:eastAsiaTheme="minorEastAsia" w:hAnsi="Cambria Math"/>
                        <w:sz w:val="16"/>
                        <w:szCs w:val="16"/>
                      </w:rPr>
                      <m:t>+</m:t>
                    </w:ins>
                  </m:r>
                </m:e>
              </m:func>
              <m:d>
                <m:dPr>
                  <m:ctrlPr>
                    <w:ins w:id="6211" w:author="jonathan pritchard" w:date="2025-01-17T16:52:00Z" w16du:dateUtc="2025-01-17T16:52:00Z">
                      <w:rPr>
                        <w:rFonts w:ascii="Cambria Math" w:eastAsiaTheme="minorEastAsia" w:hAnsi="Cambria Math"/>
                        <w:i/>
                        <w:sz w:val="16"/>
                        <w:szCs w:val="16"/>
                      </w:rPr>
                    </w:ins>
                  </m:ctrlPr>
                </m:dPr>
                <m:e>
                  <m:f>
                    <m:fPr>
                      <m:ctrlPr>
                        <w:ins w:id="6212" w:author="jonathan pritchard" w:date="2025-01-17T16:52:00Z" w16du:dateUtc="2025-01-17T16:52:00Z">
                          <w:rPr>
                            <w:rFonts w:ascii="Cambria Math" w:eastAsiaTheme="minorEastAsia" w:hAnsi="Cambria Math"/>
                            <w:i/>
                            <w:sz w:val="16"/>
                            <w:szCs w:val="16"/>
                          </w:rPr>
                        </w:ins>
                      </m:ctrlPr>
                    </m:fPr>
                    <m:num>
                      <m:sSup>
                        <m:sSupPr>
                          <m:ctrlPr>
                            <w:ins w:id="6213" w:author="jonathan pritchard" w:date="2025-01-17T16:52:00Z" w16du:dateUtc="2025-01-17T16:52:00Z">
                              <w:rPr>
                                <w:rFonts w:ascii="Cambria Math" w:eastAsiaTheme="minorEastAsia" w:hAnsi="Cambria Math"/>
                                <w:i/>
                                <w:sz w:val="16"/>
                                <w:szCs w:val="16"/>
                              </w:rPr>
                            </w:ins>
                          </m:ctrlPr>
                        </m:sSupPr>
                        <m:e>
                          <m:r>
                            <w:ins w:id="6214" w:author="jonathan pritchard" w:date="2025-01-17T16:52:00Z" w16du:dateUtc="2025-01-17T16:52:00Z">
                              <w:rPr>
                                <w:rFonts w:ascii="Cambria Math" w:eastAsiaTheme="minorEastAsia" w:hAnsi="Cambria Math"/>
                                <w:sz w:val="16"/>
                                <w:szCs w:val="16"/>
                              </w:rPr>
                              <m:t>7e</m:t>
                            </w:ins>
                          </m:r>
                        </m:e>
                        <m:sup>
                          <m:r>
                            <w:ins w:id="6215" w:author="jonathan pritchard" w:date="2025-01-17T16:52:00Z" w16du:dateUtc="2025-01-17T16:52:00Z">
                              <w:rPr>
                                <w:rFonts w:ascii="Cambria Math" w:eastAsiaTheme="minorEastAsia" w:hAnsi="Cambria Math"/>
                                <w:sz w:val="16"/>
                                <w:szCs w:val="16"/>
                              </w:rPr>
                              <m:t>4</m:t>
                            </w:ins>
                          </m:r>
                        </m:sup>
                      </m:sSup>
                    </m:num>
                    <m:den>
                      <m:r>
                        <w:ins w:id="6216" w:author="jonathan pritchard" w:date="2025-01-17T16:52:00Z" w16du:dateUtc="2025-01-17T16:52:00Z">
                          <w:rPr>
                            <w:rFonts w:ascii="Cambria Math" w:eastAsiaTheme="minorEastAsia" w:hAnsi="Cambria Math"/>
                            <w:sz w:val="16"/>
                            <w:szCs w:val="16"/>
                          </w:rPr>
                          <m:t>48</m:t>
                        </w:ins>
                      </m:r>
                    </m:den>
                  </m:f>
                  <m:r>
                    <w:ins w:id="6217" w:author="jonathan pritchard" w:date="2025-01-17T16:52:00Z" w16du:dateUtc="2025-01-17T16:52:00Z">
                      <w:rPr>
                        <w:rFonts w:ascii="Cambria Math" w:eastAsiaTheme="minorEastAsia" w:hAnsi="Cambria Math"/>
                        <w:sz w:val="16"/>
                        <w:szCs w:val="16"/>
                      </w:rPr>
                      <m:t>+</m:t>
                    </w:ins>
                  </m:r>
                  <m:f>
                    <m:fPr>
                      <m:ctrlPr>
                        <w:ins w:id="6218" w:author="jonathan pritchard" w:date="2025-01-17T16:52:00Z" w16du:dateUtc="2025-01-17T16:52:00Z">
                          <w:rPr>
                            <w:rFonts w:ascii="Cambria Math" w:eastAsiaTheme="minorEastAsia" w:hAnsi="Cambria Math"/>
                            <w:i/>
                            <w:sz w:val="16"/>
                            <w:szCs w:val="16"/>
                          </w:rPr>
                        </w:ins>
                      </m:ctrlPr>
                    </m:fPr>
                    <m:num>
                      <m:r>
                        <w:ins w:id="6219" w:author="jonathan pritchard" w:date="2025-01-17T16:52:00Z" w16du:dateUtc="2025-01-17T16:52:00Z">
                          <w:rPr>
                            <w:rFonts w:ascii="Cambria Math" w:eastAsiaTheme="minorEastAsia" w:hAnsi="Cambria Math"/>
                            <w:sz w:val="16"/>
                            <w:szCs w:val="16"/>
                          </w:rPr>
                          <m:t>29</m:t>
                        </w:ins>
                      </m:r>
                      <m:sSup>
                        <m:sSupPr>
                          <m:ctrlPr>
                            <w:ins w:id="6220" w:author="jonathan pritchard" w:date="2025-01-17T16:52:00Z" w16du:dateUtc="2025-01-17T16:52:00Z">
                              <w:rPr>
                                <w:rFonts w:ascii="Cambria Math" w:eastAsiaTheme="minorEastAsia" w:hAnsi="Cambria Math"/>
                                <w:i/>
                                <w:sz w:val="16"/>
                                <w:szCs w:val="16"/>
                              </w:rPr>
                            </w:ins>
                          </m:ctrlPr>
                        </m:sSupPr>
                        <m:e>
                          <m:r>
                            <w:ins w:id="6221" w:author="jonathan pritchard" w:date="2025-01-17T16:52:00Z" w16du:dateUtc="2025-01-17T16:52:00Z">
                              <w:rPr>
                                <w:rFonts w:ascii="Cambria Math" w:eastAsiaTheme="minorEastAsia" w:hAnsi="Cambria Math"/>
                                <w:sz w:val="16"/>
                                <w:szCs w:val="16"/>
                              </w:rPr>
                              <m:t>e</m:t>
                            </w:ins>
                          </m:r>
                        </m:e>
                        <m:sup>
                          <m:r>
                            <w:ins w:id="6222" w:author="jonathan pritchard" w:date="2025-01-17T16:52:00Z" w16du:dateUtc="2025-01-17T16:52:00Z">
                              <w:rPr>
                                <w:rFonts w:ascii="Cambria Math" w:eastAsiaTheme="minorEastAsia" w:hAnsi="Cambria Math"/>
                                <w:sz w:val="16"/>
                                <w:szCs w:val="16"/>
                              </w:rPr>
                              <m:t>6</m:t>
                            </w:ins>
                          </m:r>
                        </m:sup>
                      </m:sSup>
                    </m:num>
                    <m:den>
                      <m:r>
                        <w:ins w:id="6223" w:author="jonathan pritchard" w:date="2025-01-17T16:52:00Z" w16du:dateUtc="2025-01-17T16:52:00Z">
                          <w:rPr>
                            <w:rFonts w:ascii="Cambria Math" w:eastAsiaTheme="minorEastAsia" w:hAnsi="Cambria Math"/>
                            <w:sz w:val="16"/>
                            <w:szCs w:val="16"/>
                          </w:rPr>
                          <m:t>240</m:t>
                        </w:ins>
                      </m:r>
                    </m:den>
                  </m:f>
                  <m:r>
                    <w:ins w:id="6224" w:author="jonathan pritchard" w:date="2025-01-17T16:52:00Z" w16du:dateUtc="2025-01-17T16:52:00Z">
                      <w:rPr>
                        <w:rFonts w:ascii="Cambria Math" w:eastAsiaTheme="minorEastAsia" w:hAnsi="Cambria Math"/>
                        <w:sz w:val="16"/>
                        <w:szCs w:val="16"/>
                      </w:rPr>
                      <m:t>+</m:t>
                    </w:ins>
                  </m:r>
                  <m:f>
                    <m:fPr>
                      <m:ctrlPr>
                        <w:ins w:id="6225" w:author="jonathan pritchard" w:date="2025-01-17T16:52:00Z" w16du:dateUtc="2025-01-17T16:52:00Z">
                          <w:rPr>
                            <w:rFonts w:ascii="Cambria Math" w:eastAsiaTheme="minorEastAsia" w:hAnsi="Cambria Math"/>
                            <w:i/>
                            <w:sz w:val="16"/>
                            <w:szCs w:val="16"/>
                          </w:rPr>
                        </w:ins>
                      </m:ctrlPr>
                    </m:fPr>
                    <m:num>
                      <m:r>
                        <w:ins w:id="6226" w:author="jonathan pritchard" w:date="2025-01-17T16:52:00Z" w16du:dateUtc="2025-01-17T16:52:00Z">
                          <w:rPr>
                            <w:rFonts w:ascii="Cambria Math" w:eastAsiaTheme="minorEastAsia" w:hAnsi="Cambria Math"/>
                            <w:sz w:val="16"/>
                            <w:szCs w:val="16"/>
                          </w:rPr>
                          <m:t>811</m:t>
                        </w:ins>
                      </m:r>
                      <m:sSup>
                        <m:sSupPr>
                          <m:ctrlPr>
                            <w:ins w:id="6227" w:author="jonathan pritchard" w:date="2025-01-17T16:52:00Z" w16du:dateUtc="2025-01-17T16:52:00Z">
                              <w:rPr>
                                <w:rFonts w:ascii="Cambria Math" w:eastAsiaTheme="minorEastAsia" w:hAnsi="Cambria Math"/>
                                <w:i/>
                                <w:sz w:val="16"/>
                                <w:szCs w:val="16"/>
                              </w:rPr>
                            </w:ins>
                          </m:ctrlPr>
                        </m:sSupPr>
                        <m:e>
                          <m:r>
                            <w:ins w:id="6228" w:author="jonathan pritchard" w:date="2025-01-17T16:52:00Z" w16du:dateUtc="2025-01-17T16:52:00Z">
                              <w:rPr>
                                <w:rFonts w:ascii="Cambria Math" w:eastAsiaTheme="minorEastAsia" w:hAnsi="Cambria Math"/>
                                <w:sz w:val="16"/>
                                <w:szCs w:val="16"/>
                              </w:rPr>
                              <m:t>e</m:t>
                            </w:ins>
                          </m:r>
                        </m:e>
                        <m:sup>
                          <m:r>
                            <w:ins w:id="6229" w:author="jonathan pritchard" w:date="2025-01-17T16:52:00Z" w16du:dateUtc="2025-01-17T16:52:00Z">
                              <w:rPr>
                                <w:rFonts w:ascii="Cambria Math" w:eastAsiaTheme="minorEastAsia" w:hAnsi="Cambria Math"/>
                                <w:sz w:val="16"/>
                                <w:szCs w:val="16"/>
                              </w:rPr>
                              <m:t>8</m:t>
                            </w:ins>
                          </m:r>
                        </m:sup>
                      </m:sSup>
                    </m:num>
                    <m:den>
                      <m:r>
                        <w:ins w:id="6230" w:author="jonathan pritchard" w:date="2025-01-17T16:52:00Z" w16du:dateUtc="2025-01-17T16:52:00Z">
                          <w:rPr>
                            <w:rFonts w:ascii="Cambria Math" w:eastAsiaTheme="minorEastAsia" w:hAnsi="Cambria Math"/>
                            <w:sz w:val="16"/>
                            <w:szCs w:val="16"/>
                          </w:rPr>
                          <m:t>11520</m:t>
                        </w:ins>
                      </m:r>
                    </m:den>
                  </m:f>
                </m:e>
              </m:d>
              <m:func>
                <m:funcPr>
                  <m:ctrlPr>
                    <w:ins w:id="6231" w:author="jonathan pritchard" w:date="2025-01-17T16:52:00Z" w16du:dateUtc="2025-01-17T16:52:00Z">
                      <w:rPr>
                        <w:rFonts w:ascii="Cambria Math" w:eastAsiaTheme="minorEastAsia" w:hAnsi="Cambria Math"/>
                        <w:i/>
                        <w:sz w:val="16"/>
                        <w:szCs w:val="16"/>
                      </w:rPr>
                    </w:ins>
                  </m:ctrlPr>
                </m:funcPr>
                <m:fName>
                  <m:r>
                    <w:ins w:id="6232" w:author="jonathan pritchard" w:date="2025-01-17T16:52:00Z" w16du:dateUtc="2025-01-17T16:52:00Z">
                      <m:rPr>
                        <m:sty m:val="p"/>
                      </m:rPr>
                      <w:rPr>
                        <w:rFonts w:ascii="Cambria Math" w:hAnsi="Cambria Math"/>
                        <w:sz w:val="16"/>
                        <w:szCs w:val="16"/>
                      </w:rPr>
                      <m:t>sin</m:t>
                    </w:ins>
                  </m:r>
                </m:fName>
                <m:e>
                  <m:d>
                    <m:dPr>
                      <m:ctrlPr>
                        <w:ins w:id="6233" w:author="jonathan pritchard" w:date="2025-01-17T16:52:00Z" w16du:dateUtc="2025-01-17T16:52:00Z">
                          <w:rPr>
                            <w:rFonts w:ascii="Cambria Math" w:eastAsiaTheme="minorEastAsia" w:hAnsi="Cambria Math"/>
                            <w:i/>
                            <w:sz w:val="16"/>
                            <w:szCs w:val="16"/>
                          </w:rPr>
                        </w:ins>
                      </m:ctrlPr>
                    </m:dPr>
                    <m:e>
                      <m:r>
                        <w:ins w:id="6234" w:author="jonathan pritchard" w:date="2025-01-17T16:52:00Z" w16du:dateUtc="2025-01-17T16:52:00Z">
                          <w:rPr>
                            <w:rFonts w:ascii="Cambria Math" w:eastAsiaTheme="minorEastAsia" w:hAnsi="Cambria Math"/>
                            <w:sz w:val="16"/>
                            <w:szCs w:val="16"/>
                          </w:rPr>
                          <m:t>4χ</m:t>
                        </w:ins>
                      </m:r>
                    </m:e>
                  </m:d>
                  <m:r>
                    <w:ins w:id="6235" w:author="jonathan pritchard" w:date="2025-01-17T16:52:00Z" w16du:dateUtc="2025-01-17T16:52:00Z">
                      <w:rPr>
                        <w:rFonts w:ascii="Cambria Math" w:eastAsiaTheme="minorEastAsia" w:hAnsi="Cambria Math"/>
                        <w:sz w:val="16"/>
                        <w:szCs w:val="16"/>
                      </w:rPr>
                      <m:t>+</m:t>
                    </w:ins>
                  </m:r>
                </m:e>
              </m:func>
              <m:d>
                <m:dPr>
                  <m:ctrlPr>
                    <w:ins w:id="6236" w:author="jonathan pritchard" w:date="2025-01-17T16:52:00Z" w16du:dateUtc="2025-01-17T16:52:00Z">
                      <w:rPr>
                        <w:rFonts w:ascii="Cambria Math" w:eastAsiaTheme="minorEastAsia" w:hAnsi="Cambria Math"/>
                        <w:i/>
                        <w:sz w:val="16"/>
                        <w:szCs w:val="16"/>
                      </w:rPr>
                    </w:ins>
                  </m:ctrlPr>
                </m:dPr>
                <m:e>
                  <m:f>
                    <m:fPr>
                      <m:ctrlPr>
                        <w:ins w:id="6237" w:author="jonathan pritchard" w:date="2025-01-17T16:52:00Z" w16du:dateUtc="2025-01-17T16:52:00Z">
                          <w:rPr>
                            <w:rFonts w:ascii="Cambria Math" w:eastAsiaTheme="minorEastAsia" w:hAnsi="Cambria Math"/>
                            <w:i/>
                            <w:sz w:val="16"/>
                            <w:szCs w:val="16"/>
                          </w:rPr>
                        </w:ins>
                      </m:ctrlPr>
                    </m:fPr>
                    <m:num>
                      <m:sSup>
                        <m:sSupPr>
                          <m:ctrlPr>
                            <w:ins w:id="6238" w:author="jonathan pritchard" w:date="2025-01-17T16:52:00Z" w16du:dateUtc="2025-01-17T16:52:00Z">
                              <w:rPr>
                                <w:rFonts w:ascii="Cambria Math" w:eastAsiaTheme="minorEastAsia" w:hAnsi="Cambria Math"/>
                                <w:i/>
                                <w:sz w:val="16"/>
                                <w:szCs w:val="16"/>
                              </w:rPr>
                            </w:ins>
                          </m:ctrlPr>
                        </m:sSupPr>
                        <m:e>
                          <m:r>
                            <w:ins w:id="6239" w:author="jonathan pritchard" w:date="2025-01-17T16:52:00Z" w16du:dateUtc="2025-01-17T16:52:00Z">
                              <w:rPr>
                                <w:rFonts w:ascii="Cambria Math" w:eastAsiaTheme="minorEastAsia" w:hAnsi="Cambria Math"/>
                                <w:sz w:val="16"/>
                                <w:szCs w:val="16"/>
                              </w:rPr>
                              <m:t>7e</m:t>
                            </w:ins>
                          </m:r>
                        </m:e>
                        <m:sup>
                          <m:r>
                            <w:ins w:id="6240" w:author="jonathan pritchard" w:date="2025-01-17T16:52:00Z" w16du:dateUtc="2025-01-17T16:52:00Z">
                              <w:rPr>
                                <w:rFonts w:ascii="Cambria Math" w:eastAsiaTheme="minorEastAsia" w:hAnsi="Cambria Math"/>
                                <w:sz w:val="16"/>
                                <w:szCs w:val="16"/>
                              </w:rPr>
                              <m:t>6</m:t>
                            </w:ins>
                          </m:r>
                        </m:sup>
                      </m:sSup>
                    </m:num>
                    <m:den>
                      <m:r>
                        <w:ins w:id="6241" w:author="jonathan pritchard" w:date="2025-01-17T16:52:00Z" w16du:dateUtc="2025-01-17T16:52:00Z">
                          <w:rPr>
                            <w:rFonts w:ascii="Cambria Math" w:eastAsiaTheme="minorEastAsia" w:hAnsi="Cambria Math"/>
                            <w:sz w:val="16"/>
                            <w:szCs w:val="16"/>
                          </w:rPr>
                          <m:t>120</m:t>
                        </w:ins>
                      </m:r>
                    </m:den>
                  </m:f>
                  <m:r>
                    <w:ins w:id="6242" w:author="jonathan pritchard" w:date="2025-01-17T16:52:00Z" w16du:dateUtc="2025-01-17T16:52:00Z">
                      <w:rPr>
                        <w:rFonts w:ascii="Cambria Math" w:eastAsiaTheme="minorEastAsia" w:hAnsi="Cambria Math"/>
                        <w:sz w:val="16"/>
                        <w:szCs w:val="16"/>
                      </w:rPr>
                      <m:t>+</m:t>
                    </w:ins>
                  </m:r>
                  <m:f>
                    <m:fPr>
                      <m:ctrlPr>
                        <w:ins w:id="6243" w:author="jonathan pritchard" w:date="2025-01-17T16:52:00Z" w16du:dateUtc="2025-01-17T16:52:00Z">
                          <w:rPr>
                            <w:rFonts w:ascii="Cambria Math" w:eastAsiaTheme="minorEastAsia" w:hAnsi="Cambria Math"/>
                            <w:i/>
                            <w:sz w:val="16"/>
                            <w:szCs w:val="16"/>
                          </w:rPr>
                        </w:ins>
                      </m:ctrlPr>
                    </m:fPr>
                    <m:num>
                      <m:r>
                        <w:ins w:id="6244" w:author="jonathan pritchard" w:date="2025-01-17T16:52:00Z" w16du:dateUtc="2025-01-17T16:52:00Z">
                          <w:rPr>
                            <w:rFonts w:ascii="Cambria Math" w:eastAsiaTheme="minorEastAsia" w:hAnsi="Cambria Math"/>
                            <w:sz w:val="16"/>
                            <w:szCs w:val="16"/>
                          </w:rPr>
                          <m:t>81</m:t>
                        </w:ins>
                      </m:r>
                      <m:sSup>
                        <m:sSupPr>
                          <m:ctrlPr>
                            <w:ins w:id="6245" w:author="jonathan pritchard" w:date="2025-01-17T16:52:00Z" w16du:dateUtc="2025-01-17T16:52:00Z">
                              <w:rPr>
                                <w:rFonts w:ascii="Cambria Math" w:eastAsiaTheme="minorEastAsia" w:hAnsi="Cambria Math"/>
                                <w:i/>
                                <w:sz w:val="16"/>
                                <w:szCs w:val="16"/>
                              </w:rPr>
                            </w:ins>
                          </m:ctrlPr>
                        </m:sSupPr>
                        <m:e>
                          <m:r>
                            <w:ins w:id="6246" w:author="jonathan pritchard" w:date="2025-01-17T16:52:00Z" w16du:dateUtc="2025-01-17T16:52:00Z">
                              <w:rPr>
                                <w:rFonts w:ascii="Cambria Math" w:eastAsiaTheme="minorEastAsia" w:hAnsi="Cambria Math"/>
                                <w:sz w:val="16"/>
                                <w:szCs w:val="16"/>
                              </w:rPr>
                              <m:t>e</m:t>
                            </w:ins>
                          </m:r>
                        </m:e>
                        <m:sup>
                          <m:r>
                            <w:ins w:id="6247" w:author="jonathan pritchard" w:date="2025-01-17T16:52:00Z" w16du:dateUtc="2025-01-17T16:52:00Z">
                              <w:rPr>
                                <w:rFonts w:ascii="Cambria Math" w:eastAsiaTheme="minorEastAsia" w:hAnsi="Cambria Math"/>
                                <w:sz w:val="16"/>
                                <w:szCs w:val="16"/>
                              </w:rPr>
                              <m:t>8</m:t>
                            </w:ins>
                          </m:r>
                        </m:sup>
                      </m:sSup>
                    </m:num>
                    <m:den>
                      <m:r>
                        <w:ins w:id="6248" w:author="jonathan pritchard" w:date="2025-01-17T16:52:00Z" w16du:dateUtc="2025-01-17T16:52:00Z">
                          <w:rPr>
                            <w:rFonts w:ascii="Cambria Math" w:eastAsiaTheme="minorEastAsia" w:hAnsi="Cambria Math"/>
                            <w:sz w:val="16"/>
                            <w:szCs w:val="16"/>
                          </w:rPr>
                          <m:t>1120</m:t>
                        </w:ins>
                      </m:r>
                    </m:den>
                  </m:f>
                </m:e>
              </m:d>
              <m:func>
                <m:funcPr>
                  <m:ctrlPr>
                    <w:ins w:id="6249" w:author="jonathan pritchard" w:date="2025-01-17T16:52:00Z" w16du:dateUtc="2025-01-17T16:52:00Z">
                      <w:rPr>
                        <w:rFonts w:ascii="Cambria Math" w:eastAsiaTheme="minorEastAsia" w:hAnsi="Cambria Math"/>
                        <w:i/>
                        <w:sz w:val="16"/>
                        <w:szCs w:val="16"/>
                      </w:rPr>
                    </w:ins>
                  </m:ctrlPr>
                </m:funcPr>
                <m:fName>
                  <m:r>
                    <w:ins w:id="6250" w:author="jonathan pritchard" w:date="2025-01-17T16:52:00Z" w16du:dateUtc="2025-01-17T16:52:00Z">
                      <m:rPr>
                        <m:sty m:val="p"/>
                      </m:rPr>
                      <w:rPr>
                        <w:rFonts w:ascii="Cambria Math" w:hAnsi="Cambria Math"/>
                        <w:sz w:val="16"/>
                        <w:szCs w:val="16"/>
                      </w:rPr>
                      <m:t>sin</m:t>
                    </w:ins>
                  </m:r>
                </m:fName>
                <m:e>
                  <m:d>
                    <m:dPr>
                      <m:ctrlPr>
                        <w:ins w:id="6251" w:author="jonathan pritchard" w:date="2025-01-17T16:52:00Z" w16du:dateUtc="2025-01-17T16:52:00Z">
                          <w:rPr>
                            <w:rFonts w:ascii="Cambria Math" w:eastAsiaTheme="minorEastAsia" w:hAnsi="Cambria Math"/>
                            <w:i/>
                            <w:sz w:val="16"/>
                            <w:szCs w:val="16"/>
                          </w:rPr>
                        </w:ins>
                      </m:ctrlPr>
                    </m:dPr>
                    <m:e>
                      <m:r>
                        <w:ins w:id="6252" w:author="jonathan pritchard" w:date="2025-01-17T16:52:00Z" w16du:dateUtc="2025-01-17T16:52:00Z">
                          <w:rPr>
                            <w:rFonts w:ascii="Cambria Math" w:eastAsiaTheme="minorEastAsia" w:hAnsi="Cambria Math"/>
                            <w:sz w:val="16"/>
                            <w:szCs w:val="16"/>
                          </w:rPr>
                          <m:t>6χ</m:t>
                        </w:ins>
                      </m:r>
                    </m:e>
                  </m:d>
                  <m:r>
                    <w:ins w:id="6253" w:author="jonathan pritchard" w:date="2025-01-17T16:52:00Z" w16du:dateUtc="2025-01-17T16:52:00Z">
                      <w:rPr>
                        <w:rFonts w:ascii="Cambria Math" w:eastAsiaTheme="minorEastAsia" w:hAnsi="Cambria Math"/>
                        <w:sz w:val="16"/>
                        <w:szCs w:val="16"/>
                      </w:rPr>
                      <m:t>+</m:t>
                    </w:ins>
                  </m:r>
                </m:e>
              </m:func>
              <m:d>
                <m:dPr>
                  <m:ctrlPr>
                    <w:ins w:id="6254" w:author="jonathan pritchard" w:date="2025-01-17T16:52:00Z" w16du:dateUtc="2025-01-17T16:52:00Z">
                      <w:rPr>
                        <w:rFonts w:ascii="Cambria Math" w:eastAsiaTheme="minorEastAsia" w:hAnsi="Cambria Math"/>
                        <w:i/>
                        <w:sz w:val="16"/>
                        <w:szCs w:val="16"/>
                      </w:rPr>
                    </w:ins>
                  </m:ctrlPr>
                </m:dPr>
                <m:e>
                  <m:f>
                    <m:fPr>
                      <m:ctrlPr>
                        <w:ins w:id="6255" w:author="jonathan pritchard" w:date="2025-01-17T16:52:00Z" w16du:dateUtc="2025-01-17T16:52:00Z">
                          <w:rPr>
                            <w:rFonts w:ascii="Cambria Math" w:eastAsiaTheme="minorEastAsia" w:hAnsi="Cambria Math"/>
                            <w:i/>
                            <w:sz w:val="16"/>
                            <w:szCs w:val="16"/>
                          </w:rPr>
                        </w:ins>
                      </m:ctrlPr>
                    </m:fPr>
                    <m:num>
                      <m:sSup>
                        <m:sSupPr>
                          <m:ctrlPr>
                            <w:ins w:id="6256" w:author="jonathan pritchard" w:date="2025-01-17T16:52:00Z" w16du:dateUtc="2025-01-17T16:52:00Z">
                              <w:rPr>
                                <w:rFonts w:ascii="Cambria Math" w:eastAsiaTheme="minorEastAsia" w:hAnsi="Cambria Math"/>
                                <w:i/>
                                <w:sz w:val="16"/>
                                <w:szCs w:val="16"/>
                              </w:rPr>
                            </w:ins>
                          </m:ctrlPr>
                        </m:sSupPr>
                        <m:e>
                          <m:r>
                            <w:ins w:id="6257" w:author="jonathan pritchard" w:date="2025-01-17T16:52:00Z" w16du:dateUtc="2025-01-17T16:52:00Z">
                              <w:rPr>
                                <w:rFonts w:ascii="Cambria Math" w:eastAsiaTheme="minorEastAsia" w:hAnsi="Cambria Math"/>
                                <w:sz w:val="16"/>
                                <w:szCs w:val="16"/>
                              </w:rPr>
                              <m:t>4279e</m:t>
                            </w:ins>
                          </m:r>
                        </m:e>
                        <m:sup>
                          <m:r>
                            <w:ins w:id="6258" w:author="jonathan pritchard" w:date="2025-01-17T16:52:00Z" w16du:dateUtc="2025-01-17T16:52:00Z">
                              <w:rPr>
                                <w:rFonts w:ascii="Cambria Math" w:eastAsiaTheme="minorEastAsia" w:hAnsi="Cambria Math"/>
                                <w:sz w:val="16"/>
                                <w:szCs w:val="16"/>
                              </w:rPr>
                              <m:t>8</m:t>
                            </w:ins>
                          </m:r>
                        </m:sup>
                      </m:sSup>
                    </m:num>
                    <m:den>
                      <m:r>
                        <w:ins w:id="6259" w:author="jonathan pritchard" w:date="2025-01-17T16:52:00Z" w16du:dateUtc="2025-01-17T16:52:00Z">
                          <w:rPr>
                            <w:rFonts w:ascii="Cambria Math" w:eastAsiaTheme="minorEastAsia" w:hAnsi="Cambria Math"/>
                            <w:sz w:val="16"/>
                            <w:szCs w:val="16"/>
                          </w:rPr>
                          <m:t>161280</m:t>
                        </w:ins>
                      </m:r>
                    </m:den>
                  </m:f>
                </m:e>
              </m:d>
              <m:func>
                <m:funcPr>
                  <m:ctrlPr>
                    <w:ins w:id="6260" w:author="jonathan pritchard" w:date="2025-01-17T16:52:00Z" w16du:dateUtc="2025-01-17T16:52:00Z">
                      <w:rPr>
                        <w:rFonts w:ascii="Cambria Math" w:eastAsiaTheme="minorEastAsia" w:hAnsi="Cambria Math"/>
                        <w:i/>
                        <w:sz w:val="16"/>
                        <w:szCs w:val="16"/>
                      </w:rPr>
                    </w:ins>
                  </m:ctrlPr>
                </m:funcPr>
                <m:fName>
                  <m:r>
                    <w:ins w:id="6261" w:author="jonathan pritchard" w:date="2025-01-17T16:52:00Z" w16du:dateUtc="2025-01-17T16:52:00Z">
                      <m:rPr>
                        <m:sty m:val="p"/>
                      </m:rPr>
                      <w:rPr>
                        <w:rFonts w:ascii="Cambria Math" w:hAnsi="Cambria Math"/>
                        <w:sz w:val="16"/>
                        <w:szCs w:val="16"/>
                      </w:rPr>
                      <m:t>sin</m:t>
                    </w:ins>
                  </m:r>
                </m:fName>
                <m:e>
                  <m:d>
                    <m:dPr>
                      <m:ctrlPr>
                        <w:ins w:id="6262" w:author="jonathan pritchard" w:date="2025-01-17T16:52:00Z" w16du:dateUtc="2025-01-17T16:52:00Z">
                          <w:rPr>
                            <w:rFonts w:ascii="Cambria Math" w:eastAsiaTheme="minorEastAsia" w:hAnsi="Cambria Math"/>
                            <w:i/>
                            <w:sz w:val="16"/>
                            <w:szCs w:val="16"/>
                          </w:rPr>
                        </w:ins>
                      </m:ctrlPr>
                    </m:dPr>
                    <m:e>
                      <m:r>
                        <w:ins w:id="6263" w:author="jonathan pritchard" w:date="2025-01-17T16:52:00Z" w16du:dateUtc="2025-01-17T16:52:00Z">
                          <w:rPr>
                            <w:rFonts w:ascii="Cambria Math" w:eastAsiaTheme="minorEastAsia" w:hAnsi="Cambria Math"/>
                            <w:sz w:val="16"/>
                            <w:szCs w:val="16"/>
                          </w:rPr>
                          <m:t>8χ</m:t>
                        </w:ins>
                      </m:r>
                    </m:e>
                  </m:d>
                </m:e>
              </m:func>
            </m:e>
          </m:d>
        </m:oMath>
      </m:oMathPara>
    </w:p>
    <w:p w14:paraId="5239664B" w14:textId="77777777" w:rsidR="00F13E78" w:rsidRDefault="00F13E78" w:rsidP="00F13E78">
      <w:pPr>
        <w:ind w:left="360"/>
        <w:rPr>
          <w:ins w:id="6264" w:author="jonathan pritchard" w:date="2025-01-17T16:52:00Z" w16du:dateUtc="2025-01-17T16:52:00Z"/>
          <w:rFonts w:eastAsiaTheme="minorEastAsia"/>
        </w:rPr>
      </w:pPr>
      <m:oMath>
        <m:r>
          <w:ins w:id="6265" w:author="jonathan pritchard" w:date="2025-01-17T16:52:00Z" w16du:dateUtc="2025-01-17T16:52:00Z">
            <w:rPr>
              <w:rFonts w:ascii="Cambria Math" w:eastAsiaTheme="minorEastAsia" w:hAnsi="Cambria Math"/>
            </w:rPr>
            <m:t xml:space="preserve">    =</m:t>
          </w:ins>
        </m:r>
      </m:oMath>
      <w:ins w:id="6266" w:author="jonathan pritchard" w:date="2025-01-17T16:52:00Z" w16du:dateUtc="2025-01-17T16:52:00Z">
        <w:r w:rsidRPr="00544E4A">
          <w:rPr>
            <w:rFonts w:eastAsiaTheme="minorEastAsia"/>
          </w:rPr>
          <w:t xml:space="preserve"> </w:t>
        </w:r>
      </w:ins>
      <m:oMath>
        <m:d>
          <m:dPr>
            <m:ctrlPr>
              <w:ins w:id="6267" w:author="jonathan pritchard" w:date="2025-01-17T16:52:00Z" w16du:dateUtc="2025-01-17T16:52:00Z">
                <w:rPr>
                  <w:rFonts w:ascii="Cambria Math" w:eastAsiaTheme="minorEastAsia" w:hAnsi="Cambria Math"/>
                  <w:i/>
                  <w:sz w:val="18"/>
                  <w:szCs w:val="18"/>
                </w:rPr>
              </w:ins>
            </m:ctrlPr>
          </m:dPr>
          <m:e>
            <m:f>
              <m:fPr>
                <m:ctrlPr>
                  <w:ins w:id="6268" w:author="jonathan pritchard" w:date="2025-01-17T16:52:00Z" w16du:dateUtc="2025-01-17T16:52:00Z">
                    <w:rPr>
                      <w:rFonts w:ascii="Cambria Math" w:eastAsiaTheme="minorEastAsia" w:hAnsi="Cambria Math"/>
                      <w:i/>
                      <w:sz w:val="18"/>
                      <w:szCs w:val="18"/>
                    </w:rPr>
                  </w:ins>
                </m:ctrlPr>
              </m:fPr>
              <m:num>
                <m:r>
                  <w:ins w:id="6269" w:author="jonathan pritchard" w:date="2025-01-17T16:52:00Z" w16du:dateUtc="2025-01-17T16:52:00Z">
                    <w:rPr>
                      <w:rFonts w:ascii="Cambria Math" w:eastAsiaTheme="minorEastAsia" w:hAnsi="Cambria Math"/>
                      <w:sz w:val="18"/>
                      <w:szCs w:val="18"/>
                    </w:rPr>
                    <m:t>180</m:t>
                  </w:ins>
                </m:r>
              </m:num>
              <m:den>
                <m:r>
                  <w:ins w:id="6270" w:author="jonathan pritchard" w:date="2025-01-17T16:52:00Z" w16du:dateUtc="2025-01-17T16:52:00Z">
                    <w:rPr>
                      <w:rFonts w:ascii="Cambria Math" w:eastAsiaTheme="minorEastAsia" w:hAnsi="Cambria Math"/>
                      <w:sz w:val="18"/>
                      <w:szCs w:val="18"/>
                    </w:rPr>
                    <m:t>π</m:t>
                  </w:ins>
                </m:r>
              </m:den>
            </m:f>
          </m:e>
        </m:d>
        <m:d>
          <m:dPr>
            <m:begChr m:val="["/>
            <m:endChr m:val="]"/>
            <m:ctrlPr>
              <w:ins w:id="6271" w:author="jonathan pritchard" w:date="2025-01-17T16:52:00Z" w16du:dateUtc="2025-01-17T16:52:00Z">
                <w:rPr>
                  <w:rFonts w:ascii="Cambria Math" w:eastAsiaTheme="minorEastAsia" w:hAnsi="Cambria Math"/>
                  <w:i/>
                  <w:sz w:val="18"/>
                  <w:szCs w:val="18"/>
                </w:rPr>
              </w:ins>
            </m:ctrlPr>
          </m:dPr>
          <m:e>
            <m:eqArr>
              <m:eqArrPr>
                <m:ctrlPr>
                  <w:ins w:id="6272" w:author="jonathan pritchard" w:date="2025-01-17T16:52:00Z" w16du:dateUtc="2025-01-17T16:52:00Z">
                    <w:rPr>
                      <w:rFonts w:ascii="Cambria Math" w:eastAsiaTheme="minorEastAsia" w:hAnsi="Cambria Math"/>
                      <w:i/>
                      <w:sz w:val="18"/>
                      <w:szCs w:val="18"/>
                    </w:rPr>
                  </w:ins>
                </m:ctrlPr>
              </m:eqArrPr>
              <m:e>
                <m:r>
                  <w:ins w:id="6273" w:author="jonathan pritchard" w:date="2025-01-17T16:52:00Z" w16du:dateUtc="2025-01-17T16:52:00Z">
                    <w:rPr>
                      <w:rFonts w:ascii="Cambria Math" w:eastAsiaTheme="minorEastAsia" w:hAnsi="Cambria Math"/>
                      <w:sz w:val="18"/>
                      <w:szCs w:val="18"/>
                    </w:rPr>
                    <m:t>χ+3.35655147×</m:t>
                  </w:ins>
                </m:r>
                <m:sSup>
                  <m:sSupPr>
                    <m:ctrlPr>
                      <w:ins w:id="6274" w:author="jonathan pritchard" w:date="2025-01-17T16:52:00Z" w16du:dateUtc="2025-01-17T16:52:00Z">
                        <w:rPr>
                          <w:rFonts w:ascii="Cambria Math" w:eastAsiaTheme="minorEastAsia" w:hAnsi="Cambria Math"/>
                          <w:i/>
                          <w:sz w:val="18"/>
                          <w:szCs w:val="18"/>
                        </w:rPr>
                      </w:ins>
                    </m:ctrlPr>
                  </m:sSupPr>
                  <m:e>
                    <m:r>
                      <w:ins w:id="6275" w:author="jonathan pritchard" w:date="2025-01-17T16:52:00Z" w16du:dateUtc="2025-01-17T16:52:00Z">
                        <w:rPr>
                          <w:rFonts w:ascii="Cambria Math" w:eastAsiaTheme="minorEastAsia" w:hAnsi="Cambria Math"/>
                          <w:sz w:val="18"/>
                          <w:szCs w:val="18"/>
                        </w:rPr>
                        <m:t>10</m:t>
                      </w:ins>
                    </m:r>
                  </m:e>
                  <m:sup>
                    <m:r>
                      <w:ins w:id="6276" w:author="jonathan pritchard" w:date="2025-01-17T16:52:00Z" w16du:dateUtc="2025-01-17T16:52:00Z">
                        <w:rPr>
                          <w:rFonts w:ascii="Cambria Math" w:eastAsiaTheme="minorEastAsia" w:hAnsi="Cambria Math"/>
                          <w:sz w:val="18"/>
                          <w:szCs w:val="18"/>
                        </w:rPr>
                        <m:t>-3</m:t>
                      </w:ins>
                    </m:r>
                  </m:sup>
                </m:sSup>
                <m:func>
                  <m:funcPr>
                    <m:ctrlPr>
                      <w:ins w:id="6277" w:author="jonathan pritchard" w:date="2025-01-17T16:52:00Z" w16du:dateUtc="2025-01-17T16:52:00Z">
                        <w:rPr>
                          <w:rFonts w:ascii="Cambria Math" w:eastAsiaTheme="minorEastAsia" w:hAnsi="Cambria Math"/>
                          <w:i/>
                          <w:sz w:val="18"/>
                          <w:szCs w:val="18"/>
                        </w:rPr>
                      </w:ins>
                    </m:ctrlPr>
                  </m:funcPr>
                  <m:fName>
                    <m:r>
                      <w:ins w:id="6278" w:author="jonathan pritchard" w:date="2025-01-17T16:52:00Z" w16du:dateUtc="2025-01-17T16:52:00Z">
                        <m:rPr>
                          <m:sty m:val="p"/>
                        </m:rPr>
                        <w:rPr>
                          <w:rFonts w:ascii="Cambria Math" w:hAnsi="Cambria Math"/>
                          <w:sz w:val="18"/>
                          <w:szCs w:val="18"/>
                        </w:rPr>
                        <m:t>sin</m:t>
                      </w:ins>
                    </m:r>
                  </m:fName>
                  <m:e>
                    <m:d>
                      <m:dPr>
                        <m:ctrlPr>
                          <w:ins w:id="6279" w:author="jonathan pritchard" w:date="2025-01-17T16:52:00Z" w16du:dateUtc="2025-01-17T16:52:00Z">
                            <w:rPr>
                              <w:rFonts w:ascii="Cambria Math" w:eastAsiaTheme="minorEastAsia" w:hAnsi="Cambria Math"/>
                              <w:i/>
                              <w:sz w:val="18"/>
                              <w:szCs w:val="18"/>
                            </w:rPr>
                          </w:ins>
                        </m:ctrlPr>
                      </m:dPr>
                      <m:e>
                        <m:r>
                          <w:ins w:id="6280" w:author="jonathan pritchard" w:date="2025-01-17T16:52:00Z" w16du:dateUtc="2025-01-17T16:52:00Z">
                            <w:rPr>
                              <w:rFonts w:ascii="Cambria Math" w:eastAsiaTheme="minorEastAsia" w:hAnsi="Cambria Math"/>
                              <w:sz w:val="18"/>
                              <w:szCs w:val="18"/>
                            </w:rPr>
                            <m:t>2χ</m:t>
                          </w:ins>
                        </m:r>
                      </m:e>
                    </m:d>
                    <m:r>
                      <w:ins w:id="6281" w:author="jonathan pritchard" w:date="2025-01-17T16:52:00Z" w16du:dateUtc="2025-01-17T16:52:00Z">
                        <w:rPr>
                          <w:rFonts w:ascii="Cambria Math" w:eastAsiaTheme="minorEastAsia" w:hAnsi="Cambria Math"/>
                          <w:sz w:val="18"/>
                          <w:szCs w:val="18"/>
                        </w:rPr>
                        <m:t>+</m:t>
                      </w:ins>
                    </m:r>
                  </m:e>
                </m:func>
              </m:e>
              <m:e>
                <m:r>
                  <w:ins w:id="6282" w:author="jonathan pritchard" w:date="2025-01-17T16:52:00Z" w16du:dateUtc="2025-01-17T16:52:00Z">
                    <w:rPr>
                      <w:rFonts w:ascii="Cambria Math" w:eastAsiaTheme="minorEastAsia" w:hAnsi="Cambria Math"/>
                      <w:sz w:val="18"/>
                      <w:szCs w:val="18"/>
                    </w:rPr>
                    <m:t>6.57187270×</m:t>
                  </w:ins>
                </m:r>
                <m:sSup>
                  <m:sSupPr>
                    <m:ctrlPr>
                      <w:ins w:id="6283" w:author="jonathan pritchard" w:date="2025-01-17T16:52:00Z" w16du:dateUtc="2025-01-17T16:52:00Z">
                        <w:rPr>
                          <w:rFonts w:ascii="Cambria Math" w:eastAsiaTheme="minorEastAsia" w:hAnsi="Cambria Math"/>
                          <w:i/>
                          <w:sz w:val="18"/>
                          <w:szCs w:val="18"/>
                        </w:rPr>
                      </w:ins>
                    </m:ctrlPr>
                  </m:sSupPr>
                  <m:e>
                    <m:r>
                      <w:ins w:id="6284" w:author="jonathan pritchard" w:date="2025-01-17T16:52:00Z" w16du:dateUtc="2025-01-17T16:52:00Z">
                        <w:rPr>
                          <w:rFonts w:ascii="Cambria Math" w:eastAsiaTheme="minorEastAsia" w:hAnsi="Cambria Math"/>
                          <w:sz w:val="18"/>
                          <w:szCs w:val="18"/>
                        </w:rPr>
                        <m:t>10</m:t>
                      </w:ins>
                    </m:r>
                  </m:e>
                  <m:sup>
                    <m:r>
                      <w:ins w:id="6285" w:author="jonathan pritchard" w:date="2025-01-17T16:52:00Z" w16du:dateUtc="2025-01-17T16:52:00Z">
                        <w:rPr>
                          <w:rFonts w:ascii="Cambria Math" w:eastAsiaTheme="minorEastAsia" w:hAnsi="Cambria Math"/>
                          <w:sz w:val="18"/>
                          <w:szCs w:val="18"/>
                        </w:rPr>
                        <m:t>-6</m:t>
                      </w:ins>
                    </m:r>
                  </m:sup>
                </m:sSup>
                <m:func>
                  <m:funcPr>
                    <m:ctrlPr>
                      <w:ins w:id="6286" w:author="jonathan pritchard" w:date="2025-01-17T16:52:00Z" w16du:dateUtc="2025-01-17T16:52:00Z">
                        <w:rPr>
                          <w:rFonts w:ascii="Cambria Math" w:eastAsiaTheme="minorEastAsia" w:hAnsi="Cambria Math"/>
                          <w:i/>
                          <w:sz w:val="18"/>
                          <w:szCs w:val="18"/>
                        </w:rPr>
                      </w:ins>
                    </m:ctrlPr>
                  </m:funcPr>
                  <m:fName>
                    <m:r>
                      <w:ins w:id="6287" w:author="jonathan pritchard" w:date="2025-01-17T16:52:00Z" w16du:dateUtc="2025-01-17T16:52:00Z">
                        <m:rPr>
                          <m:sty m:val="p"/>
                        </m:rPr>
                        <w:rPr>
                          <w:rFonts w:ascii="Cambria Math" w:hAnsi="Cambria Math"/>
                          <w:sz w:val="18"/>
                          <w:szCs w:val="18"/>
                        </w:rPr>
                        <m:t>sin</m:t>
                      </w:ins>
                    </m:r>
                  </m:fName>
                  <m:e>
                    <m:d>
                      <m:dPr>
                        <m:ctrlPr>
                          <w:ins w:id="6288" w:author="jonathan pritchard" w:date="2025-01-17T16:52:00Z" w16du:dateUtc="2025-01-17T16:52:00Z">
                            <w:rPr>
                              <w:rFonts w:ascii="Cambria Math" w:eastAsiaTheme="minorEastAsia" w:hAnsi="Cambria Math"/>
                              <w:i/>
                              <w:sz w:val="18"/>
                              <w:szCs w:val="18"/>
                            </w:rPr>
                          </w:ins>
                        </m:ctrlPr>
                      </m:dPr>
                      <m:e>
                        <m:r>
                          <w:ins w:id="6289" w:author="jonathan pritchard" w:date="2025-01-17T16:52:00Z" w16du:dateUtc="2025-01-17T16:52:00Z">
                            <w:rPr>
                              <w:rFonts w:ascii="Cambria Math" w:eastAsiaTheme="minorEastAsia" w:hAnsi="Cambria Math"/>
                              <w:sz w:val="18"/>
                              <w:szCs w:val="18"/>
                            </w:rPr>
                            <m:t>4χ</m:t>
                          </w:ins>
                        </m:r>
                      </m:e>
                    </m:d>
                    <m:r>
                      <w:ins w:id="6290" w:author="jonathan pritchard" w:date="2025-01-17T16:52:00Z" w16du:dateUtc="2025-01-17T16:52:00Z">
                        <w:rPr>
                          <w:rFonts w:ascii="Cambria Math" w:eastAsiaTheme="minorEastAsia" w:hAnsi="Cambria Math"/>
                          <w:sz w:val="18"/>
                          <w:szCs w:val="18"/>
                        </w:rPr>
                        <m:t>+</m:t>
                      </w:ins>
                    </m:r>
                  </m:e>
                </m:func>
                <m:ctrlPr>
                  <w:ins w:id="6291" w:author="jonathan pritchard" w:date="2025-01-17T16:52:00Z" w16du:dateUtc="2025-01-17T16:52:00Z">
                    <w:rPr>
                      <w:rFonts w:ascii="Cambria Math" w:eastAsia="Cambria Math" w:hAnsi="Cambria Math" w:cs="Cambria Math"/>
                      <w:i/>
                      <w:sz w:val="18"/>
                      <w:szCs w:val="18"/>
                    </w:rPr>
                  </w:ins>
                </m:ctrlPr>
              </m:e>
              <m:e>
                <m:r>
                  <w:ins w:id="6292" w:author="jonathan pritchard" w:date="2025-01-17T16:52:00Z" w16du:dateUtc="2025-01-17T16:52:00Z">
                    <w:rPr>
                      <w:rFonts w:ascii="Cambria Math" w:eastAsiaTheme="minorEastAsia" w:hAnsi="Cambria Math"/>
                      <w:sz w:val="18"/>
                      <w:szCs w:val="18"/>
                    </w:rPr>
                    <m:t>1.76456433×</m:t>
                  </w:ins>
                </m:r>
                <m:sSup>
                  <m:sSupPr>
                    <m:ctrlPr>
                      <w:ins w:id="6293" w:author="jonathan pritchard" w:date="2025-01-17T16:52:00Z" w16du:dateUtc="2025-01-17T16:52:00Z">
                        <w:rPr>
                          <w:rFonts w:ascii="Cambria Math" w:eastAsiaTheme="minorEastAsia" w:hAnsi="Cambria Math"/>
                          <w:i/>
                          <w:sz w:val="18"/>
                          <w:szCs w:val="18"/>
                        </w:rPr>
                      </w:ins>
                    </m:ctrlPr>
                  </m:sSupPr>
                  <m:e>
                    <m:r>
                      <w:ins w:id="6294" w:author="jonathan pritchard" w:date="2025-01-17T16:52:00Z" w16du:dateUtc="2025-01-17T16:52:00Z">
                        <w:rPr>
                          <w:rFonts w:ascii="Cambria Math" w:eastAsiaTheme="minorEastAsia" w:hAnsi="Cambria Math"/>
                          <w:sz w:val="18"/>
                          <w:szCs w:val="18"/>
                        </w:rPr>
                        <m:t>10</m:t>
                      </w:ins>
                    </m:r>
                  </m:e>
                  <m:sup>
                    <m:r>
                      <w:ins w:id="6295" w:author="jonathan pritchard" w:date="2025-01-17T16:52:00Z" w16du:dateUtc="2025-01-17T16:52:00Z">
                        <w:rPr>
                          <w:rFonts w:ascii="Cambria Math" w:eastAsiaTheme="minorEastAsia" w:hAnsi="Cambria Math"/>
                          <w:sz w:val="18"/>
                          <w:szCs w:val="18"/>
                        </w:rPr>
                        <m:t>-8</m:t>
                      </w:ins>
                    </m:r>
                  </m:sup>
                </m:sSup>
                <m:func>
                  <m:funcPr>
                    <m:ctrlPr>
                      <w:ins w:id="6296" w:author="jonathan pritchard" w:date="2025-01-17T16:52:00Z" w16du:dateUtc="2025-01-17T16:52:00Z">
                        <w:rPr>
                          <w:rFonts w:ascii="Cambria Math" w:eastAsiaTheme="minorEastAsia" w:hAnsi="Cambria Math"/>
                          <w:i/>
                          <w:sz w:val="18"/>
                          <w:szCs w:val="18"/>
                        </w:rPr>
                      </w:ins>
                    </m:ctrlPr>
                  </m:funcPr>
                  <m:fName>
                    <m:r>
                      <w:ins w:id="6297" w:author="jonathan pritchard" w:date="2025-01-17T16:52:00Z" w16du:dateUtc="2025-01-17T16:52:00Z">
                        <m:rPr>
                          <m:sty m:val="p"/>
                        </m:rPr>
                        <w:rPr>
                          <w:rFonts w:ascii="Cambria Math" w:hAnsi="Cambria Math"/>
                          <w:sz w:val="18"/>
                          <w:szCs w:val="18"/>
                        </w:rPr>
                        <m:t>sin</m:t>
                      </w:ins>
                    </m:r>
                  </m:fName>
                  <m:e>
                    <m:d>
                      <m:dPr>
                        <m:ctrlPr>
                          <w:ins w:id="6298" w:author="jonathan pritchard" w:date="2025-01-17T16:52:00Z" w16du:dateUtc="2025-01-17T16:52:00Z">
                            <w:rPr>
                              <w:rFonts w:ascii="Cambria Math" w:eastAsiaTheme="minorEastAsia" w:hAnsi="Cambria Math"/>
                              <w:i/>
                              <w:sz w:val="18"/>
                              <w:szCs w:val="18"/>
                            </w:rPr>
                          </w:ins>
                        </m:ctrlPr>
                      </m:dPr>
                      <m:e>
                        <m:r>
                          <w:ins w:id="6299" w:author="jonathan pritchard" w:date="2025-01-17T16:52:00Z" w16du:dateUtc="2025-01-17T16:52:00Z">
                            <w:rPr>
                              <w:rFonts w:ascii="Cambria Math" w:eastAsiaTheme="minorEastAsia" w:hAnsi="Cambria Math"/>
                              <w:sz w:val="18"/>
                              <w:szCs w:val="18"/>
                            </w:rPr>
                            <m:t>6χ</m:t>
                          </w:ins>
                        </m:r>
                      </m:e>
                    </m:d>
                    <m:r>
                      <w:ins w:id="6300" w:author="jonathan pritchard" w:date="2025-01-17T16:52:00Z" w16du:dateUtc="2025-01-17T16:52:00Z">
                        <w:rPr>
                          <w:rFonts w:ascii="Cambria Math" w:eastAsiaTheme="minorEastAsia" w:hAnsi="Cambria Math"/>
                          <w:sz w:val="18"/>
                          <w:szCs w:val="18"/>
                        </w:rPr>
                        <m:t>+</m:t>
                      </w:ins>
                    </m:r>
                  </m:e>
                </m:func>
                <m:ctrlPr>
                  <w:ins w:id="6301" w:author="jonathan pritchard" w:date="2025-01-17T16:52:00Z" w16du:dateUtc="2025-01-17T16:52:00Z">
                    <w:rPr>
                      <w:rFonts w:ascii="Cambria Math" w:eastAsia="Cambria Math" w:hAnsi="Cambria Math" w:cs="Cambria Math"/>
                      <w:i/>
                      <w:sz w:val="18"/>
                      <w:szCs w:val="18"/>
                    </w:rPr>
                  </w:ins>
                </m:ctrlPr>
              </m:e>
              <m:e>
                <m:r>
                  <w:ins w:id="6302" w:author="jonathan pritchard" w:date="2025-01-17T16:52:00Z" w16du:dateUtc="2025-01-17T16:52:00Z">
                    <w:rPr>
                      <w:rFonts w:ascii="Cambria Math" w:eastAsiaTheme="minorEastAsia" w:hAnsi="Cambria Math"/>
                      <w:sz w:val="18"/>
                      <w:szCs w:val="18"/>
                    </w:rPr>
                    <m:t>5.32847842×</m:t>
                  </w:ins>
                </m:r>
                <m:sSup>
                  <m:sSupPr>
                    <m:ctrlPr>
                      <w:ins w:id="6303" w:author="jonathan pritchard" w:date="2025-01-17T16:52:00Z" w16du:dateUtc="2025-01-17T16:52:00Z">
                        <w:rPr>
                          <w:rFonts w:ascii="Cambria Math" w:eastAsiaTheme="minorEastAsia" w:hAnsi="Cambria Math"/>
                          <w:i/>
                          <w:sz w:val="18"/>
                          <w:szCs w:val="18"/>
                        </w:rPr>
                      </w:ins>
                    </m:ctrlPr>
                  </m:sSupPr>
                  <m:e>
                    <m:r>
                      <w:ins w:id="6304" w:author="jonathan pritchard" w:date="2025-01-17T16:52:00Z" w16du:dateUtc="2025-01-17T16:52:00Z">
                        <w:rPr>
                          <w:rFonts w:ascii="Cambria Math" w:eastAsiaTheme="minorEastAsia" w:hAnsi="Cambria Math"/>
                          <w:sz w:val="18"/>
                          <w:szCs w:val="18"/>
                        </w:rPr>
                        <m:t>10</m:t>
                      </w:ins>
                    </m:r>
                  </m:e>
                  <m:sup>
                    <m:r>
                      <w:ins w:id="6305" w:author="jonathan pritchard" w:date="2025-01-17T16:52:00Z" w16du:dateUtc="2025-01-17T16:52:00Z">
                        <w:rPr>
                          <w:rFonts w:ascii="Cambria Math" w:eastAsiaTheme="minorEastAsia" w:hAnsi="Cambria Math"/>
                          <w:sz w:val="18"/>
                          <w:szCs w:val="18"/>
                        </w:rPr>
                        <m:t>-11</m:t>
                      </w:ins>
                    </m:r>
                  </m:sup>
                </m:sSup>
                <m:func>
                  <m:funcPr>
                    <m:ctrlPr>
                      <w:ins w:id="6306" w:author="jonathan pritchard" w:date="2025-01-17T16:52:00Z" w16du:dateUtc="2025-01-17T16:52:00Z">
                        <w:rPr>
                          <w:rFonts w:ascii="Cambria Math" w:eastAsiaTheme="minorEastAsia" w:hAnsi="Cambria Math"/>
                          <w:i/>
                          <w:sz w:val="18"/>
                          <w:szCs w:val="18"/>
                        </w:rPr>
                      </w:ins>
                    </m:ctrlPr>
                  </m:funcPr>
                  <m:fName>
                    <m:r>
                      <w:ins w:id="6307" w:author="jonathan pritchard" w:date="2025-01-17T16:52:00Z" w16du:dateUtc="2025-01-17T16:52:00Z">
                        <m:rPr>
                          <m:sty m:val="p"/>
                        </m:rPr>
                        <w:rPr>
                          <w:rFonts w:ascii="Cambria Math" w:hAnsi="Cambria Math"/>
                          <w:sz w:val="18"/>
                          <w:szCs w:val="18"/>
                        </w:rPr>
                        <m:t>sin</m:t>
                      </w:ins>
                    </m:r>
                  </m:fName>
                  <m:e>
                    <m:d>
                      <m:dPr>
                        <m:ctrlPr>
                          <w:ins w:id="6308" w:author="jonathan pritchard" w:date="2025-01-17T16:52:00Z" w16du:dateUtc="2025-01-17T16:52:00Z">
                            <w:rPr>
                              <w:rFonts w:ascii="Cambria Math" w:eastAsiaTheme="minorEastAsia" w:hAnsi="Cambria Math"/>
                              <w:i/>
                              <w:sz w:val="18"/>
                              <w:szCs w:val="18"/>
                            </w:rPr>
                          </w:ins>
                        </m:ctrlPr>
                      </m:dPr>
                      <m:e>
                        <m:r>
                          <w:ins w:id="6309" w:author="jonathan pritchard" w:date="2025-01-17T16:52:00Z" w16du:dateUtc="2025-01-17T16:52:00Z">
                            <w:rPr>
                              <w:rFonts w:ascii="Cambria Math" w:eastAsiaTheme="minorEastAsia" w:hAnsi="Cambria Math"/>
                              <w:sz w:val="18"/>
                              <w:szCs w:val="18"/>
                            </w:rPr>
                            <m:t>8χ</m:t>
                          </w:ins>
                        </m:r>
                      </m:e>
                    </m:d>
                  </m:e>
                </m:func>
              </m:e>
            </m:eqArr>
          </m:e>
        </m:d>
      </m:oMath>
    </w:p>
    <w:p w14:paraId="7F1620BC" w14:textId="77777777" w:rsidR="00F13E78" w:rsidRPr="00544E4A" w:rsidRDefault="00F13E78" w:rsidP="00F13E78">
      <w:pPr>
        <w:ind w:left="360"/>
        <w:rPr>
          <w:ins w:id="6310" w:author="jonathan pritchard" w:date="2025-01-17T16:52:00Z" w16du:dateUtc="2025-01-17T16:52:00Z"/>
          <w:rFonts w:eastAsiaTheme="minorEastAsia"/>
        </w:rPr>
      </w:pPr>
    </w:p>
    <w:p w14:paraId="0EF2D62B" w14:textId="3613CB14" w:rsidR="00F13E78" w:rsidRPr="00453B8F" w:rsidRDefault="00F13E78" w:rsidP="00F13E78">
      <w:pPr>
        <w:pStyle w:val="ListParagraph"/>
        <w:numPr>
          <w:ilvl w:val="0"/>
          <w:numId w:val="167"/>
        </w:numPr>
        <w:contextualSpacing/>
        <w:rPr>
          <w:ins w:id="6311" w:author="jonathan pritchard" w:date="2025-01-17T16:52:00Z" w16du:dateUtc="2025-01-17T16:52:00Z"/>
          <w:rFonts w:eastAsiaTheme="minorEastAsia"/>
        </w:rPr>
      </w:pPr>
      <w:ins w:id="6312" w:author="jonathan pritchard" w:date="2025-01-17T16:52:00Z" w16du:dateUtc="2025-01-17T16:52:00Z">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ins>
    </w:p>
    <w:p w14:paraId="150EEB7E" w14:textId="77777777" w:rsidR="00F13E78" w:rsidRPr="00C36E66" w:rsidRDefault="00F13E78" w:rsidP="00F13E78">
      <w:pPr>
        <w:pStyle w:val="ListParagraph"/>
        <w:ind w:firstLine="720"/>
        <w:rPr>
          <w:ins w:id="6313" w:author="jonathan pritchard" w:date="2025-01-17T16:52:00Z" w16du:dateUtc="2025-01-17T16:52:00Z"/>
          <w:rFonts w:eastAsiaTheme="minorEastAsia"/>
        </w:rPr>
      </w:pPr>
      <w:ins w:id="6314" w:author="jonathan pritchard" w:date="2025-01-17T16:52:00Z" w16du:dateUtc="2025-01-17T16:52:00Z">
        <w:r>
          <w:t xml:space="preserve">if </w:t>
        </w:r>
      </w:ins>
      <m:oMath>
        <m:r>
          <w:ins w:id="6315" w:author="jonathan pritchard" w:date="2025-01-17T16:52:00Z" w16du:dateUtc="2025-01-17T16:52:00Z">
            <w:rPr>
              <w:rFonts w:ascii="Cambria Math" w:eastAsiaTheme="minorEastAsia" w:hAnsi="Cambria Math"/>
            </w:rPr>
            <m:t>E</m:t>
          </w:ins>
        </m:r>
      </m:oMath>
      <w:ins w:id="6316" w:author="jonathan pritchard" w:date="2025-01-17T16:52:00Z" w16du:dateUtc="2025-01-17T16:52:00Z">
        <w:r w:rsidRPr="008649BA">
          <w:rPr>
            <w:rFonts w:ascii="Cambria Math" w:eastAsiaTheme="minorEastAsia" w:hAnsi="Cambria Math"/>
          </w:rPr>
          <w:t xml:space="preserve"> </w:t>
        </w:r>
        <w:r w:rsidRPr="008649BA">
          <w:rPr>
            <w:rFonts w:ascii="Cambria Math" w:hAnsi="Cambria Math"/>
          </w:rPr>
          <w:t>= 2000000</w:t>
        </w:r>
        <w:r>
          <w:t xml:space="preserve">, </w:t>
        </w:r>
      </w:ins>
      <m:oMath>
        <m:r>
          <w:ins w:id="6317" w:author="jonathan pritchard" w:date="2025-01-17T16:52:00Z" w16du:dateUtc="2025-01-17T16:52:00Z">
            <w:rPr>
              <w:rFonts w:ascii="Cambria Math" w:hAnsi="Cambria Math"/>
            </w:rPr>
            <m:t>λ=0°</m:t>
          </w:ins>
        </m:r>
      </m:oMath>
    </w:p>
    <w:p w14:paraId="786CF944" w14:textId="77777777" w:rsidR="00F13E78" w:rsidRDefault="00F13E78" w:rsidP="00F13E78">
      <w:pPr>
        <w:ind w:left="1440"/>
        <w:rPr>
          <w:ins w:id="6318" w:author="jonathan pritchard" w:date="2025-01-17T16:52:00Z" w16du:dateUtc="2025-01-17T16:52:00Z"/>
          <w:rFonts w:eastAsiaTheme="minorEastAsia"/>
        </w:rPr>
      </w:pPr>
      <w:ins w:id="6319" w:author="jonathan pritchard" w:date="2025-01-17T16:52:00Z" w16du:dateUtc="2025-01-17T16:52:00Z">
        <w:r w:rsidRPr="00544E4A">
          <w:rPr>
            <w:rFonts w:eastAsiaTheme="minorEastAsia"/>
          </w:rPr>
          <w:t>else</w:t>
        </w:r>
        <w:r>
          <w:rPr>
            <w:rFonts w:eastAsiaTheme="minorEastAsia"/>
          </w:rPr>
          <w:t xml:space="preserve">, </w:t>
        </w:r>
      </w:ins>
      <m:oMath>
        <m:r>
          <w:ins w:id="6320" w:author="jonathan pritchard" w:date="2025-01-17T16:52:00Z" w16du:dateUtc="2025-01-17T16:52:00Z">
            <w:rPr>
              <w:rFonts w:ascii="Cambria Math" w:hAnsi="Cambria Math"/>
            </w:rPr>
            <m:t>λ=</m:t>
          </w:ins>
        </m:r>
        <m:func>
          <m:funcPr>
            <m:ctrlPr>
              <w:ins w:id="6321" w:author="jonathan pritchard" w:date="2025-01-17T16:52:00Z" w16du:dateUtc="2025-01-17T16:52:00Z">
                <w:rPr>
                  <w:rFonts w:ascii="Cambria Math" w:hAnsi="Cambria Math"/>
                  <w:i/>
                </w:rPr>
              </w:ins>
            </m:ctrlPr>
          </m:funcPr>
          <m:fName>
            <m:d>
              <m:dPr>
                <m:ctrlPr>
                  <w:ins w:id="6322" w:author="jonathan pritchard" w:date="2025-01-17T16:52:00Z" w16du:dateUtc="2025-01-17T16:52:00Z">
                    <w:rPr>
                      <w:rFonts w:ascii="Cambria Math" w:hAnsi="Cambria Math"/>
                      <w:i/>
                    </w:rPr>
                  </w:ins>
                </m:ctrlPr>
              </m:dPr>
              <m:e>
                <m:f>
                  <m:fPr>
                    <m:ctrlPr>
                      <w:ins w:id="6323" w:author="jonathan pritchard" w:date="2025-01-17T16:52:00Z" w16du:dateUtc="2025-01-17T16:52:00Z">
                        <w:rPr>
                          <w:rFonts w:ascii="Cambria Math" w:hAnsi="Cambria Math"/>
                          <w:i/>
                        </w:rPr>
                      </w:ins>
                    </m:ctrlPr>
                  </m:fPr>
                  <m:num>
                    <m:r>
                      <w:ins w:id="6324" w:author="jonathan pritchard" w:date="2025-01-17T16:52:00Z" w16du:dateUtc="2025-01-17T16:52:00Z">
                        <w:rPr>
                          <w:rFonts w:ascii="Cambria Math" w:hAnsi="Cambria Math"/>
                        </w:rPr>
                        <m:t>180</m:t>
                      </w:ins>
                    </m:r>
                  </m:num>
                  <m:den>
                    <m:r>
                      <w:ins w:id="6325" w:author="jonathan pritchard" w:date="2025-01-17T16:52:00Z" w16du:dateUtc="2025-01-17T16:52:00Z">
                        <w:rPr>
                          <w:rFonts w:ascii="Cambria Math" w:hAnsi="Cambria Math"/>
                        </w:rPr>
                        <m:t>π</m:t>
                      </w:ins>
                    </m:r>
                  </m:den>
                </m:f>
              </m:e>
            </m:d>
            <m:r>
              <w:ins w:id="6326" w:author="jonathan pritchard" w:date="2025-01-17T16:52:00Z" w16du:dateUtc="2025-01-17T16:52:00Z">
                <m:rPr>
                  <m:sty m:val="p"/>
                </m:rPr>
                <w:rPr>
                  <w:rFonts w:ascii="Cambria Math" w:hAnsi="Cambria Math"/>
                </w:rPr>
                <m:t>atan2</m:t>
              </w:ins>
            </m:r>
          </m:fName>
          <m:e>
            <m:d>
              <m:dPr>
                <m:begChr m:val="["/>
                <m:endChr m:val="]"/>
                <m:ctrlPr>
                  <w:ins w:id="6327" w:author="jonathan pritchard" w:date="2025-01-17T16:52:00Z" w16du:dateUtc="2025-01-17T16:52:00Z">
                    <w:rPr>
                      <w:rFonts w:ascii="Cambria Math" w:hAnsi="Cambria Math"/>
                      <w:i/>
                    </w:rPr>
                  </w:ins>
                </m:ctrlPr>
              </m:dPr>
              <m:e>
                <m:d>
                  <m:dPr>
                    <m:ctrlPr>
                      <w:ins w:id="6328" w:author="jonathan pritchard" w:date="2025-01-17T16:52:00Z" w16du:dateUtc="2025-01-17T16:52:00Z">
                        <w:rPr>
                          <w:rFonts w:ascii="Cambria Math" w:hAnsi="Cambria Math"/>
                          <w:i/>
                        </w:rPr>
                      </w:ins>
                    </m:ctrlPr>
                  </m:dPr>
                  <m:e>
                    <m:r>
                      <w:ins w:id="6329" w:author="jonathan pritchard" w:date="2025-01-17T16:52:00Z" w16du:dateUtc="2025-01-17T16:52:00Z">
                        <w:rPr>
                          <w:rFonts w:ascii="Cambria Math" w:hAnsi="Cambria Math"/>
                        </w:rPr>
                        <m:t>E-2000000</m:t>
                      </w:ins>
                    </m:r>
                  </m:e>
                </m:d>
                <m:r>
                  <w:ins w:id="6330" w:author="jonathan pritchard" w:date="2025-01-17T16:52:00Z" w16du:dateUtc="2025-01-17T16:52:00Z">
                    <w:rPr>
                      <w:rFonts w:ascii="Cambria Math" w:hAnsi="Cambria Math"/>
                    </w:rPr>
                    <m:t>,</m:t>
                  </w:ins>
                </m:r>
                <m:d>
                  <m:dPr>
                    <m:ctrlPr>
                      <w:ins w:id="6331" w:author="jonathan pritchard" w:date="2025-01-17T16:52:00Z" w16du:dateUtc="2025-01-17T16:52:00Z">
                        <w:rPr>
                          <w:rFonts w:ascii="Cambria Math" w:hAnsi="Cambria Math"/>
                          <w:i/>
                        </w:rPr>
                      </w:ins>
                    </m:ctrlPr>
                  </m:dPr>
                  <m:e>
                    <m:r>
                      <w:ins w:id="6332" w:author="jonathan pritchard" w:date="2025-01-17T16:52:00Z" w16du:dateUtc="2025-01-17T16:52:00Z">
                        <w:rPr>
                          <w:rFonts w:ascii="Cambria Math" w:hAnsi="Cambria Math"/>
                        </w:rPr>
                        <m:t>N-2000000</m:t>
                      </w:ins>
                    </m:r>
                  </m:e>
                </m:d>
              </m:e>
            </m:d>
          </m:e>
        </m:func>
      </m:oMath>
      <w:ins w:id="6333" w:author="jonathan pritchard" w:date="2025-01-17T16:52:00Z" w16du:dateUtc="2025-01-17T16:52:00Z">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ins>
    </w:p>
    <w:p w14:paraId="07A3A443" w14:textId="77777777" w:rsidR="00F13E78" w:rsidRPr="00453B8F" w:rsidRDefault="00F13E78" w:rsidP="00F13E78">
      <w:pPr>
        <w:ind w:left="1440"/>
        <w:rPr>
          <w:ins w:id="6334" w:author="jonathan pritchard" w:date="2025-01-17T16:52:00Z" w16du:dateUtc="2025-01-17T16:52:00Z"/>
          <w:rFonts w:eastAsiaTheme="minorEastAsia"/>
        </w:rPr>
      </w:pPr>
    </w:p>
    <w:p w14:paraId="2BE149E0" w14:textId="694BA10B" w:rsidR="00F13E78" w:rsidRDefault="00F13E78">
      <w:pPr>
        <w:pStyle w:val="Heading2"/>
        <w:numPr>
          <w:ilvl w:val="1"/>
          <w:numId w:val="221"/>
        </w:numPr>
        <w:rPr>
          <w:ins w:id="6335" w:author="jonathan pritchard" w:date="2025-01-17T16:52:00Z" w16du:dateUtc="2025-01-17T16:52:00Z"/>
        </w:rPr>
        <w:pPrChange w:id="6336" w:author="jonathan pritchard" w:date="2025-01-17T16:53:00Z" w16du:dateUtc="2025-01-17T16:53:00Z">
          <w:pPr>
            <w:pStyle w:val="Heading1"/>
            <w:ind w:left="360" w:hanging="360"/>
          </w:pPr>
        </w:pPrChange>
      </w:pPr>
      <w:bookmarkStart w:id="6337" w:name="_Toc188968719"/>
      <w:ins w:id="6338" w:author="jonathan pritchard" w:date="2025-01-17T16:52:00Z" w16du:dateUtc="2025-01-17T16:52:00Z">
        <w:r>
          <w:t>References</w:t>
        </w:r>
        <w:bookmarkEnd w:id="6337"/>
      </w:ins>
    </w:p>
    <w:p w14:paraId="7CDBDE4E" w14:textId="77777777" w:rsidR="00F13E78" w:rsidRDefault="00F13E78" w:rsidP="00F13E78">
      <w:pPr>
        <w:pStyle w:val="ListParagraph"/>
        <w:numPr>
          <w:ilvl w:val="0"/>
          <w:numId w:val="164"/>
        </w:numPr>
        <w:contextualSpacing/>
        <w:rPr>
          <w:ins w:id="6339" w:author="jonathan pritchard" w:date="2025-01-17T16:52:00Z" w16du:dateUtc="2025-01-17T16:52:00Z"/>
        </w:rPr>
      </w:pPr>
      <w:bookmarkStart w:id="6340" w:name="_Ref184814621"/>
      <w:ins w:id="6341" w:author="jonathan pritchard" w:date="2025-01-17T16:52:00Z" w16du:dateUtc="2025-01-17T16:52:00Z">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6340"/>
        <w:r w:rsidRPr="00585857">
          <w:t xml:space="preserve"> </w:t>
        </w:r>
      </w:ins>
    </w:p>
    <w:p w14:paraId="19EC3E90" w14:textId="77777777" w:rsidR="00F13E78" w:rsidRDefault="00F13E78" w:rsidP="00F13E78">
      <w:pPr>
        <w:pStyle w:val="ListParagraph"/>
        <w:numPr>
          <w:ilvl w:val="0"/>
          <w:numId w:val="164"/>
        </w:numPr>
        <w:contextualSpacing/>
        <w:rPr>
          <w:ins w:id="6342" w:author="jonathan pritchard" w:date="2025-01-17T16:52:00Z" w16du:dateUtc="2025-01-17T16:52:00Z"/>
        </w:rPr>
      </w:pPr>
      <w:bookmarkStart w:id="6343" w:name="_Ref184814645"/>
      <w:ins w:id="6344" w:author="jonathan pritchard" w:date="2025-01-17T16:52:00Z" w16du:dateUtc="2025-01-17T16:52:00Z">
        <w:r>
          <w:t>IOGP Report 373-07-02 “Coordinate conversions and transformations including formulas” v. 68, August 2024, https://epsg.org/guidance-notes.html, p. 7</w:t>
        </w:r>
        <w:bookmarkEnd w:id="6343"/>
      </w:ins>
    </w:p>
    <w:p w14:paraId="1728E744" w14:textId="77777777" w:rsidR="00F13E78" w:rsidRDefault="00F13E78" w:rsidP="00F13E78">
      <w:pPr>
        <w:pStyle w:val="ListParagraph"/>
        <w:numPr>
          <w:ilvl w:val="0"/>
          <w:numId w:val="164"/>
        </w:numPr>
        <w:contextualSpacing/>
        <w:rPr>
          <w:ins w:id="6345" w:author="jonathan pritchard" w:date="2025-01-17T16:52:00Z" w16du:dateUtc="2025-01-17T16:52:00Z"/>
        </w:rPr>
      </w:pPr>
      <w:bookmarkStart w:id="6346" w:name="_Ref184814718"/>
      <w:ins w:id="6347" w:author="jonathan pritchard" w:date="2025-01-17T16:52:00Z" w16du:dateUtc="2025-01-17T16:52:00Z">
        <w:r>
          <w:t>IOGP Report 373-07-02, p. 60</w:t>
        </w:r>
        <w:bookmarkEnd w:id="6346"/>
      </w:ins>
    </w:p>
    <w:p w14:paraId="173CE416" w14:textId="77777777" w:rsidR="00F13E78" w:rsidRDefault="00F13E78" w:rsidP="00F13E78">
      <w:pPr>
        <w:pStyle w:val="ListParagraph"/>
        <w:numPr>
          <w:ilvl w:val="0"/>
          <w:numId w:val="164"/>
        </w:numPr>
        <w:contextualSpacing/>
        <w:rPr>
          <w:ins w:id="6348" w:author="jonathan pritchard" w:date="2025-01-17T16:52:00Z" w16du:dateUtc="2025-01-17T16:52:00Z"/>
        </w:rPr>
      </w:pPr>
      <w:bookmarkStart w:id="6349" w:name="_Ref184814728"/>
      <w:ins w:id="6350" w:author="jonathan pritchard" w:date="2025-01-17T16:52:00Z" w16du:dateUtc="2025-01-17T16:52:00Z">
        <w:r>
          <w:t>IOGP Report 373-07-02, p. 61</w:t>
        </w:r>
        <w:bookmarkEnd w:id="6349"/>
      </w:ins>
    </w:p>
    <w:p w14:paraId="1606E54E" w14:textId="77777777" w:rsidR="00F13E78" w:rsidRDefault="00F13E78" w:rsidP="00F13E78">
      <w:pPr>
        <w:pStyle w:val="ListParagraph"/>
        <w:numPr>
          <w:ilvl w:val="0"/>
          <w:numId w:val="164"/>
        </w:numPr>
        <w:contextualSpacing/>
        <w:rPr>
          <w:ins w:id="6351" w:author="jonathan pritchard" w:date="2025-01-17T16:52:00Z" w16du:dateUtc="2025-01-17T16:52:00Z"/>
        </w:rPr>
      </w:pPr>
      <w:bookmarkStart w:id="6352" w:name="_Ref184814844"/>
      <w:ins w:id="6353" w:author="jonathan pritchard" w:date="2025-01-17T16:52:00Z" w16du:dateUtc="2025-01-17T16:52:00Z">
        <w:r>
          <w:t>IOGP Report 373-07-02, p. 84</w:t>
        </w:r>
        <w:bookmarkEnd w:id="6352"/>
      </w:ins>
    </w:p>
    <w:p w14:paraId="2197957D" w14:textId="77777777" w:rsidR="00F13E78" w:rsidRDefault="00F13E78" w:rsidP="00F13E78">
      <w:pPr>
        <w:rPr>
          <w:ins w:id="6354" w:author="jonathan pritchard" w:date="2025-01-17T16:52:00Z" w16du:dateUtc="2025-01-17T16:52:00Z"/>
        </w:rPr>
      </w:pPr>
    </w:p>
    <w:p w14:paraId="4F4EA012" w14:textId="77777777" w:rsidR="00F13E78" w:rsidRDefault="00F13E78" w:rsidP="00F13E78">
      <w:pPr>
        <w:rPr>
          <w:ins w:id="6355" w:author="jonathan pritchard" w:date="2025-01-17T16:52:00Z" w16du:dateUtc="2025-01-17T16:52:00Z"/>
        </w:rPr>
      </w:pPr>
    </w:p>
    <w:p w14:paraId="165FAD35" w14:textId="77777777" w:rsidR="00F13E78" w:rsidRPr="00C52FBD" w:rsidRDefault="00F13E78" w:rsidP="00F13E78">
      <w:pPr>
        <w:rPr>
          <w:ins w:id="6356" w:author="jonathan pritchard" w:date="2025-01-17T16:52:00Z" w16du:dateUtc="2025-01-17T16:52:00Z"/>
        </w:rPr>
      </w:pPr>
    </w:p>
    <w:p w14:paraId="520BD61A" w14:textId="77777777" w:rsidR="00D343CC" w:rsidRDefault="00D343CC" w:rsidP="00E85AE1">
      <w:pPr>
        <w:spacing w:after="120" w:line="240" w:lineRule="auto"/>
        <w:jc w:val="both"/>
        <w:rPr>
          <w:ins w:id="6357" w:author="jonathan pritchard" w:date="2025-01-14T16:29:00Z" w16du:dateUtc="2025-01-14T16:29:00Z"/>
        </w:rPr>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31"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2060" w:author="jonathan pritchard" w:date="2024-09-17T09:34:00Z" w:initials="jp">
    <w:p w14:paraId="3AA08E59" w14:textId="5ECE9DD5" w:rsidR="00411E72" w:rsidRDefault="00411E72" w:rsidP="00411E72">
      <w:pPr>
        <w:pStyle w:val="CommentText"/>
      </w:pPr>
      <w:r>
        <w:rPr>
          <w:rStyle w:val="CommentReference"/>
        </w:rPr>
        <w:annotationRef/>
      </w:r>
      <w:r>
        <w:t>SM19</w:t>
      </w:r>
    </w:p>
  </w:comment>
  <w:comment w:id="2071"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2072"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2191"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2184"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2185"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2186"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2187"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2272"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2273"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2330"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2470"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2471"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2472" w:author="jonathan pritchard" w:date="2024-11-13T17:28:00Z" w:initials="jp">
    <w:p w14:paraId="76D86FA7" w14:textId="77777777" w:rsidR="00B02B12" w:rsidRDefault="00B02B12" w:rsidP="00B02B12">
      <w:pPr>
        <w:pStyle w:val="CommentText"/>
      </w:pPr>
      <w:r>
        <w:rPr>
          <w:rStyle w:val="CommentReference"/>
        </w:rPr>
        <w:annotationRef/>
      </w:r>
      <w:r>
        <w:t xml:space="preserve">Check S-52. </w:t>
      </w:r>
    </w:p>
  </w:comment>
  <w:comment w:id="2496"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2497"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2553" w:author="jonathan pritchard" w:date="2024-05-29T01:58:00Z" w:initials="jp">
    <w:p w14:paraId="7C2F69BC" w14:textId="77777777" w:rsidR="00F20069" w:rsidRPr="00237F07" w:rsidRDefault="00F20069" w:rsidP="00F20069">
      <w:pPr>
        <w:pStyle w:val="CommentText"/>
      </w:pPr>
      <w:r w:rsidRPr="00237F07">
        <w:rPr>
          <w:rStyle w:val="CommentReference"/>
          <w:lang w:val="en-GB"/>
        </w:rPr>
        <w:annotationRef/>
      </w:r>
      <w:r w:rsidRPr="00237F07">
        <w:t>Revise based on S-101PT loading strategy.</w:t>
      </w:r>
    </w:p>
  </w:comment>
  <w:comment w:id="2554" w:author="jonathan pritchard" w:date="2024-10-14T02:20:00Z" w:initials="jp">
    <w:p w14:paraId="41F85F10" w14:textId="77777777" w:rsidR="00F20069" w:rsidRDefault="00F20069" w:rsidP="00F20069">
      <w:pPr>
        <w:pStyle w:val="CommentText"/>
      </w:pPr>
      <w:r>
        <w:rPr>
          <w:rStyle w:val="CommentReference"/>
        </w:rPr>
        <w:annotationRef/>
      </w:r>
      <w:r>
        <w:t>I don’t understand this paragraph “deliberately chooses to zoom in”? Seek clarification.</w:t>
      </w:r>
    </w:p>
  </w:comment>
  <w:comment w:id="2555" w:author="jonathan pritchard" w:date="2024-11-13T17:28:00Z" w:initials="jp">
    <w:p w14:paraId="7063B5C3" w14:textId="77777777" w:rsidR="00F20069" w:rsidRDefault="00F20069" w:rsidP="00F20069">
      <w:pPr>
        <w:pStyle w:val="CommentText"/>
      </w:pPr>
      <w:r>
        <w:rPr>
          <w:rStyle w:val="CommentReference"/>
        </w:rPr>
        <w:annotationRef/>
      </w:r>
      <w:r>
        <w:t xml:space="preserve">Check S-52. </w:t>
      </w:r>
    </w:p>
  </w:comment>
  <w:comment w:id="2556" w:author="jonathan pritchard" w:date="2024-11-25T12:24:00Z" w:initials="jp">
    <w:p w14:paraId="1BE98E8A" w14:textId="77777777" w:rsidR="00F20069" w:rsidRDefault="00F20069" w:rsidP="00F20069">
      <w:pPr>
        <w:pStyle w:val="CommentText"/>
      </w:pPr>
      <w:r>
        <w:rPr>
          <w:rStyle w:val="CommentReference"/>
        </w:rPr>
        <w:annotationRef/>
      </w:r>
      <w:r>
        <w:t>I’ve moved this to improve the flow of the section.</w:t>
      </w:r>
    </w:p>
  </w:comment>
  <w:comment w:id="2591" w:author="jonathan pritchard" w:date="2024-10-04T11:36:00Z" w:initials="jp">
    <w:p w14:paraId="0478CECE" w14:textId="1B3EEBAC"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2738"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2744"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2794"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2818"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2819"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2855"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2944" w:author="jonathan pritchard" w:date="2023-10-19T13:37:00Z" w:initials="jp">
    <w:p w14:paraId="6848C7C0" w14:textId="3528A96F" w:rsidR="00E27B73" w:rsidRPr="00237F07" w:rsidRDefault="00E27B73" w:rsidP="000C2F8F">
      <w:pPr>
        <w:pStyle w:val="CommentText"/>
      </w:pPr>
      <w:r w:rsidRPr="00237F07">
        <w:rPr>
          <w:rStyle w:val="CommentReference"/>
          <w:lang w:val="en-GB"/>
        </w:rPr>
        <w:annotationRef/>
      </w:r>
      <w:r w:rsidRPr="00237F07">
        <w:t>Proposal.</w:t>
      </w:r>
    </w:p>
  </w:comment>
  <w:comment w:id="2945"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2986"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2987"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2988"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3605"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3606"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3611"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3719"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3720"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3721"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3754"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3755"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3758"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3794"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3827"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3828"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3825"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3878"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3898"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3929"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3930"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4247" w:author="jonathan pritchard" w:date="2024-11-20T11:07:00Z" w:initials="jp">
    <w:p w14:paraId="7753704A" w14:textId="77777777" w:rsidR="00953D68" w:rsidRDefault="00953D68" w:rsidP="00953D68">
      <w:pPr>
        <w:pStyle w:val="CommentText"/>
      </w:pPr>
      <w:r>
        <w:rPr>
          <w:rStyle w:val="CommentReference"/>
        </w:rPr>
        <w:annotationRef/>
      </w:r>
      <w:r>
        <w:t>This could happen - if the permit xml is incorrect...</w:t>
      </w:r>
    </w:p>
  </w:comment>
  <w:comment w:id="4425" w:author="jonathan pritchard" w:date="2025-01-20T13:47:00Z" w:initials="jp">
    <w:p w14:paraId="1B097680" w14:textId="77777777" w:rsidR="001A6CA4" w:rsidRDefault="001A6CA4" w:rsidP="001A6CA4">
      <w:pPr>
        <w:pStyle w:val="CommentText"/>
      </w:pPr>
      <w:r>
        <w:rPr>
          <w:rStyle w:val="CommentReference"/>
        </w:rPr>
        <w:annotationRef/>
      </w:r>
      <w:r>
        <w:t>The Update Status Reports deal with this, not SSE codes.</w:t>
      </w:r>
    </w:p>
  </w:comment>
  <w:comment w:id="4528" w:author="jonathan pritchard" w:date="2024-05-20T16:12:00Z" w:initials="jp">
    <w:p w14:paraId="1D221B80" w14:textId="7A7438B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4529"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4737"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4896"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4917"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0BF056" w15:done="0"/>
  <w15:commentEx w15:paraId="3AA08E59" w15:done="0"/>
  <w15:commentEx w15:paraId="66F34E3C" w15:done="0"/>
  <w15:commentEx w15:paraId="6E30D5BC" w15:paraIdParent="66F34E3C"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318038E2" w15:done="0"/>
  <w15:commentEx w15:paraId="217FDA5D" w15:paraIdParent="318038E2" w15:done="0"/>
  <w15:commentEx w15:paraId="07D8688B" w15:done="0"/>
  <w15:commentEx w15:paraId="78583318" w15:done="0"/>
  <w15:commentEx w15:paraId="7610EDCE" w15:paraIdParent="78583318" w15:done="0"/>
  <w15:commentEx w15:paraId="76D86FA7" w15:done="0"/>
  <w15:commentEx w15:paraId="5408DB2F" w15:done="0"/>
  <w15:commentEx w15:paraId="294AD51E" w15:done="0"/>
  <w15:commentEx w15:paraId="7C2F69BC" w15:done="0"/>
  <w15:commentEx w15:paraId="41F85F10" w15:paraIdParent="7C2F69BC" w15:done="0"/>
  <w15:commentEx w15:paraId="7063B5C3" w15:done="0"/>
  <w15:commentEx w15:paraId="1BE98E8A" w15:done="0"/>
  <w15:commentEx w15:paraId="0478CECE" w15:done="0"/>
  <w15:commentEx w15:paraId="4BB8E734" w15:done="0"/>
  <w15:commentEx w15:paraId="00075996" w15:done="0"/>
  <w15:commentEx w15:paraId="34720ABD" w15:done="0"/>
  <w15:commentEx w15:paraId="57F7CD57" w15:done="0"/>
  <w15:commentEx w15:paraId="6FCC72F6" w15:paraIdParent="57F7CD57" w15:done="0"/>
  <w15:commentEx w15:paraId="4C498ABA" w15:done="0"/>
  <w15:commentEx w15:paraId="6848C7C0" w15:done="0"/>
  <w15:commentEx w15:paraId="417B0C67" w15:paraIdParent="6848C7C0" w15:done="0"/>
  <w15:commentEx w15:paraId="27BAAC75" w15:done="0"/>
  <w15:commentEx w15:paraId="28D52F70" w15:paraIdParent="27BAAC75" w15:done="0"/>
  <w15:commentEx w15:paraId="3F76C77D" w15:done="0"/>
  <w15:commentEx w15:paraId="48EEDEB7" w15:done="0"/>
  <w15:commentEx w15:paraId="6686327D" w15:paraIdParent="48EEDEB7" w15:done="0"/>
  <w15:commentEx w15:paraId="00E2026D"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4E1A6455" w15:done="0"/>
  <w15:commentEx w15:paraId="1B97F528" w15:done="0"/>
  <w15:commentEx w15:paraId="5F2B3C7A" w15:done="0"/>
  <w15:commentEx w15:paraId="7A4CD454" w15:done="0"/>
  <w15:commentEx w15:paraId="01F9E9DD" w15:done="0"/>
  <w15:commentEx w15:paraId="2D95E4D8" w15:done="0"/>
  <w15:commentEx w15:paraId="6B625A62" w15:done="0"/>
  <w15:commentEx w15:paraId="3732469B" w15:paraIdParent="6B625A62" w15:done="0"/>
  <w15:commentEx w15:paraId="7753704A" w15:done="0"/>
  <w15:commentEx w15:paraId="1B097680" w15:done="0"/>
  <w15:commentEx w15:paraId="1D221B80" w15:done="0"/>
  <w15:commentEx w15:paraId="13C19F9F" w15:paraIdParent="1D221B80" w15:done="0"/>
  <w15:commentEx w15:paraId="4F497D26" w15:done="0"/>
  <w15:commentEx w15:paraId="038E41F4" w15:done="0"/>
  <w15:commentEx w15:paraId="1DE7D4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630A7A" w16cex:dateUtc="2024-09-17T08:27:00Z"/>
  <w16cex:commentExtensible w16cex:durableId="4BD17256" w16cex:dateUtc="2024-09-17T08:34:00Z"/>
  <w16cex:commentExtensible w16cex:durableId="4E5E2D57" w16cex:dateUtc="2024-09-13T12:57:00Z"/>
  <w16cex:commentExtensible w16cex:durableId="13B7215E" w16cex:dateUtc="2024-09-17T09:29: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57E0DE57" w16cex:dateUtc="2024-08-15T08:18:00Z"/>
  <w16cex:commentExtensible w16cex:durableId="6726DED6" w16cex:dateUtc="2024-10-14T01:01:00Z"/>
  <w16cex:commentExtensible w16cex:durableId="45C4B48E" w16cex:dateUtc="2024-10-03T13:49:00Z"/>
  <w16cex:commentExtensible w16cex:durableId="391D004D" w16cex:dateUtc="2024-05-29T00:58:00Z"/>
  <w16cex:commentExtensible w16cex:durableId="02438CD9" w16cex:dateUtc="2024-10-14T01:20:00Z"/>
  <w16cex:commentExtensible w16cex:durableId="3EC13B2E" w16cex:dateUtc="2024-11-13T17:28:00Z"/>
  <w16cex:commentExtensible w16cex:durableId="66213E77" w16cex:dateUtc="2024-09-17T09:10:00Z"/>
  <w16cex:commentExtensible w16cex:durableId="22FBF610" w16cex:dateUtc="2024-09-20T10:32:00Z"/>
  <w16cex:commentExtensible w16cex:durableId="4086891F" w16cex:dateUtc="2024-05-29T00:58:00Z"/>
  <w16cex:commentExtensible w16cex:durableId="1D755E52" w16cex:dateUtc="2024-10-14T01:20:00Z"/>
  <w16cex:commentExtensible w16cex:durableId="261D104A" w16cex:dateUtc="2024-11-13T17:28:00Z"/>
  <w16cex:commentExtensible w16cex:durableId="7FED1FAA" w16cex:dateUtc="2024-11-25T12:24:00Z"/>
  <w16cex:commentExtensible w16cex:durableId="2A87DF4C" w16cex:dateUtc="2024-10-04T10:36:00Z"/>
  <w16cex:commentExtensible w16cex:durableId="5887337C" w16cex:dateUtc="2024-09-17T09:37:00Z"/>
  <w16cex:commentExtensible w16cex:durableId="2DA4DF4D" w16cex:dateUtc="2024-07-30T05:28:00Z"/>
  <w16cex:commentExtensible w16cex:durableId="5FCA27FE" w16cex:dateUtc="2024-09-17T08:43:00Z"/>
  <w16cex:commentExtensible w16cex:durableId="358189CE" w16cex:dateUtc="2024-09-17T08:45:00Z"/>
  <w16cex:commentExtensible w16cex:durableId="6F15AF41" w16cex:dateUtc="2024-10-14T03:43:00Z"/>
  <w16cex:commentExtensible w16cex:durableId="0280F545" w16cex:dateUtc="2024-07-31T13:40:00Z"/>
  <w16cex:commentExtensible w16cex:durableId="3AC92025" w16cex:dateUtc="2023-10-19T12:37:00Z"/>
  <w16cex:commentExtensible w16cex:durableId="2FEC41F8" w16cex:dateUtc="2024-09-13T13:23:00Z"/>
  <w16cex:commentExtensible w16cex:durableId="79323242" w16cex:dateUtc="2024-09-17T08:44:00Z"/>
  <w16cex:commentExtensible w16cex:durableId="3E236C5C" w16cex:dateUtc="2024-10-14T04:03:00Z"/>
  <w16cex:commentExtensible w16cex:durableId="77A69A97" w16cex:dateUtc="2024-07-30T05:32:00Z"/>
  <w16cex:commentExtensible w16cex:durableId="09624DDB" w16cex:dateUtc="2024-09-19T08:16:00Z"/>
  <w16cex:commentExtensible w16cex:durableId="70EFBB38" w16cex:dateUtc="2024-09-19T08:19:00Z"/>
  <w16cex:commentExtensible w16cex:durableId="46C6F0AF" w16cex:dateUtc="2024-09-19T08:22: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41FBBC31" w16cex:dateUtc="2024-08-14T07:17:00Z"/>
  <w16cex:commentExtensible w16cex:durableId="71F71065" w16cex:dateUtc="2024-08-16T09:48:00Z"/>
  <w16cex:commentExtensible w16cex:durableId="7D1412E8" w16cex:dateUtc="2024-02-06T09:43:00Z"/>
  <w16cex:commentExtensible w16cex:durableId="10C3980C" w16cex:dateUtc="2024-09-19T15:17: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1C9919D0" w16cex:dateUtc="2024-11-20T11:07:00Z"/>
  <w16cex:commentExtensible w16cex:durableId="7ADEB5E3" w16cex:dateUtc="2025-01-20T13:47:00Z"/>
  <w16cex:commentExtensible w16cex:durableId="5D8440E3" w16cex:dateUtc="2024-05-20T15:12:00Z"/>
  <w16cex:commentExtensible w16cex:durableId="39133DAB" w16cex:dateUtc="2024-11-20T11:40:00Z"/>
  <w16cex:commentExtensible w16cex:durableId="1C1A2AE5" w16cex:dateUtc="2024-09-17T09:48:00Z"/>
  <w16cex:commentExtensible w16cex:durableId="2A92A9C1" w16cex:dateUtc="2024-09-16T16:57:00Z"/>
  <w16cex:commentExtensible w16cex:durableId="0997BF44" w16cex:dateUtc="2024-10-13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0BF056" w16cid:durableId="73630A7A"/>
  <w16cid:commentId w16cid:paraId="3AA08E59" w16cid:durableId="4BD17256"/>
  <w16cid:commentId w16cid:paraId="66F34E3C" w16cid:durableId="4E5E2D57"/>
  <w16cid:commentId w16cid:paraId="6E30D5BC" w16cid:durableId="13B7215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318038E2" w16cid:durableId="57E0DE57"/>
  <w16cid:commentId w16cid:paraId="217FDA5D" w16cid:durableId="6726DED6"/>
  <w16cid:commentId w16cid:paraId="07D8688B" w16cid:durableId="45C4B48E"/>
  <w16cid:commentId w16cid:paraId="78583318" w16cid:durableId="391D004D"/>
  <w16cid:commentId w16cid:paraId="7610EDCE" w16cid:durableId="02438CD9"/>
  <w16cid:commentId w16cid:paraId="76D86FA7" w16cid:durableId="3EC13B2E"/>
  <w16cid:commentId w16cid:paraId="5408DB2F" w16cid:durableId="66213E77"/>
  <w16cid:commentId w16cid:paraId="294AD51E" w16cid:durableId="22FBF610"/>
  <w16cid:commentId w16cid:paraId="7C2F69BC" w16cid:durableId="4086891F"/>
  <w16cid:commentId w16cid:paraId="41F85F10" w16cid:durableId="1D755E52"/>
  <w16cid:commentId w16cid:paraId="7063B5C3" w16cid:durableId="261D104A"/>
  <w16cid:commentId w16cid:paraId="1BE98E8A" w16cid:durableId="7FED1FAA"/>
  <w16cid:commentId w16cid:paraId="0478CECE" w16cid:durableId="2A87DF4C"/>
  <w16cid:commentId w16cid:paraId="4BB8E734" w16cid:durableId="5887337C"/>
  <w16cid:commentId w16cid:paraId="00075996" w16cid:durableId="2DA4DF4D"/>
  <w16cid:commentId w16cid:paraId="34720ABD" w16cid:durableId="5FCA27FE"/>
  <w16cid:commentId w16cid:paraId="57F7CD57" w16cid:durableId="358189CE"/>
  <w16cid:commentId w16cid:paraId="6FCC72F6" w16cid:durableId="6F15AF41"/>
  <w16cid:commentId w16cid:paraId="4C498ABA" w16cid:durableId="0280F545"/>
  <w16cid:commentId w16cid:paraId="6848C7C0" w16cid:durableId="3AC92025"/>
  <w16cid:commentId w16cid:paraId="417B0C67" w16cid:durableId="2FEC41F8"/>
  <w16cid:commentId w16cid:paraId="27BAAC75" w16cid:durableId="79323242"/>
  <w16cid:commentId w16cid:paraId="28D52F70" w16cid:durableId="3E236C5C"/>
  <w16cid:commentId w16cid:paraId="3F76C77D" w16cid:durableId="77A69A97"/>
  <w16cid:commentId w16cid:paraId="48EEDEB7" w16cid:durableId="09624DDB"/>
  <w16cid:commentId w16cid:paraId="6686327D" w16cid:durableId="70EFBB38"/>
  <w16cid:commentId w16cid:paraId="00E2026D" w16cid:durableId="46C6F0AF"/>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4E1A6455" w16cid:durableId="41FBBC31"/>
  <w16cid:commentId w16cid:paraId="1B97F528" w16cid:durableId="71F71065"/>
  <w16cid:commentId w16cid:paraId="5F2B3C7A" w16cid:durableId="7D1412E8"/>
  <w16cid:commentId w16cid:paraId="7A4CD454" w16cid:durableId="10C3980C"/>
  <w16cid:commentId w16cid:paraId="01F9E9DD" w16cid:durableId="247137AC"/>
  <w16cid:commentId w16cid:paraId="2D95E4D8" w16cid:durableId="483FC3ED"/>
  <w16cid:commentId w16cid:paraId="6B625A62" w16cid:durableId="70105EDE"/>
  <w16cid:commentId w16cid:paraId="3732469B" w16cid:durableId="7314B0F5"/>
  <w16cid:commentId w16cid:paraId="7753704A" w16cid:durableId="1C9919D0"/>
  <w16cid:commentId w16cid:paraId="1B097680" w16cid:durableId="7ADEB5E3"/>
  <w16cid:commentId w16cid:paraId="1D221B80" w16cid:durableId="5D8440E3"/>
  <w16cid:commentId w16cid:paraId="13C19F9F" w16cid:durableId="39133DAB"/>
  <w16cid:commentId w16cid:paraId="4F497D26" w16cid:durableId="1C1A2AE5"/>
  <w16cid:commentId w16cid:paraId="038E41F4" w16cid:durableId="2A92A9C1"/>
  <w16cid:commentId w16cid:paraId="1DE7D49D" w16cid:durableId="0997BF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25549" w14:textId="77777777" w:rsidR="0065437A" w:rsidRPr="00A527F0" w:rsidRDefault="0065437A" w:rsidP="006B114A">
      <w:pPr>
        <w:spacing w:after="0"/>
      </w:pPr>
      <w:r w:rsidRPr="00A527F0">
        <w:separator/>
      </w:r>
    </w:p>
    <w:p w14:paraId="67DEB82B" w14:textId="77777777" w:rsidR="0065437A" w:rsidRPr="00A527F0" w:rsidRDefault="0065437A"/>
  </w:endnote>
  <w:endnote w:type="continuationSeparator" w:id="0">
    <w:p w14:paraId="16DE7F28" w14:textId="77777777" w:rsidR="0065437A" w:rsidRPr="00A527F0" w:rsidRDefault="0065437A" w:rsidP="006B114A">
      <w:pPr>
        <w:spacing w:after="0"/>
      </w:pPr>
      <w:r w:rsidRPr="00A527F0">
        <w:continuationSeparator/>
      </w:r>
    </w:p>
    <w:p w14:paraId="70C0DAD9" w14:textId="77777777" w:rsidR="0065437A" w:rsidRPr="00A527F0" w:rsidRDefault="00654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2DE19A31" w:rsidR="00A51D8A" w:rsidRPr="00A51D8A" w:rsidRDefault="00A51D8A" w:rsidP="00A51D8A">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64D11489" w:rsidR="00E54143" w:rsidRPr="00237F07" w:rsidRDefault="00E54143" w:rsidP="00B92F50">
    <w:pPr>
      <w:pStyle w:val="Footer"/>
      <w:tabs>
        <w:tab w:val="clear" w:pos="4680"/>
        <w:tab w:val="clear" w:pos="9360"/>
        <w:tab w:val="center" w:pos="4536"/>
        <w:tab w:val="right" w:pos="9072"/>
      </w:tabs>
      <w:ind w:right="288"/>
      <w:rPr>
        <w:rFonts w:cs="Arial"/>
        <w:sz w:val="16"/>
      </w:rPr>
    </w:pPr>
    <w:del w:id="1716" w:author="jonathan pritchard" w:date="2025-01-14T13:45:00Z" w16du:dateUtc="2025-01-14T13:45:00Z">
      <w:r w:rsidRPr="00237F07" w:rsidDel="007048BF">
        <w:rPr>
          <w:rFonts w:cs="Arial"/>
          <w:sz w:val="16"/>
        </w:rPr>
        <w:delText xml:space="preserve"> Annex C</w:delText>
      </w:r>
    </w:del>
    <w:r w:rsidR="00A51D8A">
      <w:rPr>
        <w:rFonts w:cs="Arial"/>
        <w:sz w:val="16"/>
      </w:rPr>
      <w:t>February</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24DB6B91"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4623" w:author="jonathan pritchard" w:date="2025-01-14T13:45:00Z" w16du:dateUtc="2025-01-14T13:45:00Z">
      <w:r w:rsidRPr="00A527F0" w:rsidDel="007048BF">
        <w:rPr>
          <w:rFonts w:cs="Arial"/>
          <w:sz w:val="16"/>
        </w:rPr>
        <w:delText xml:space="preserve"> Annex C</w:delText>
      </w:r>
    </w:del>
    <w:r w:rsidRPr="00A527F0">
      <w:rPr>
        <w:rFonts w:cs="Arial"/>
        <w:sz w:val="16"/>
      </w:rPr>
      <w:tab/>
    </w:r>
    <w:del w:id="4624"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r w:rsidR="00A51D8A">
      <w:rPr>
        <w:rFonts w:cs="Arial"/>
        <w:sz w:val="16"/>
      </w:rPr>
      <w:t>February</w:t>
    </w:r>
    <w:ins w:id="4625" w:author="jonathan pritchard" w:date="2025-01-14T13:45:00Z" w16du:dateUtc="2025-01-14T13:45:00Z">
      <w:r w:rsidR="007048BF" w:rsidRPr="00A527F0">
        <w:rPr>
          <w:rFonts w:cs="Arial"/>
          <w:sz w:val="16"/>
        </w:rPr>
        <w:t xml:space="preserve"> </w:t>
      </w:r>
    </w:ins>
    <w:r w:rsidRPr="00A527F0">
      <w:rPr>
        <w:rFonts w:cs="Arial"/>
        <w:sz w:val="16"/>
      </w:rPr>
      <w:t>202</w:t>
    </w:r>
    <w:ins w:id="4626" w:author="jonathan pritchard" w:date="2025-01-14T13:45:00Z" w16du:dateUtc="2025-01-14T13:45:00Z">
      <w:r w:rsidR="007048BF">
        <w:rPr>
          <w:rFonts w:cs="Arial"/>
          <w:sz w:val="16"/>
        </w:rPr>
        <w:t>5</w:t>
      </w:r>
    </w:ins>
    <w:del w:id="4627" w:author="jonathan pritchard" w:date="2025-01-14T13:45:00Z" w16du:dateUtc="2025-01-14T13:45:00Z">
      <w:r w:rsidR="00ED484D" w:rsidDel="007048BF">
        <w:rPr>
          <w:rFonts w:cs="Arial"/>
          <w:sz w:val="16"/>
        </w:rPr>
        <w:delText>4</w:delText>
      </w:r>
    </w:del>
    <w:r w:rsidRPr="00A527F0">
      <w:rPr>
        <w:rFonts w:cs="Arial"/>
        <w:sz w:val="16"/>
      </w:rPr>
      <w:tab/>
      <w:t xml:space="preserve">Edition </w:t>
    </w:r>
    <w:r w:rsidR="00A51D8A">
      <w:rPr>
        <w:rFonts w:cs="Arial"/>
        <w:sz w:val="16"/>
      </w:rPr>
      <w:t>2.0</w:t>
    </w:r>
    <w:ins w:id="4628" w:author="jonathan pritchard" w:date="2025-01-14T13:45:00Z" w16du:dateUtc="2025-01-14T13:45:00Z">
      <w:r w:rsidR="007048BF">
        <w:rPr>
          <w:rFonts w:cs="Arial"/>
          <w:sz w:val="16"/>
        </w:rPr>
        <w:t>.0</w:t>
      </w:r>
    </w:ins>
    <w:del w:id="4629"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3C19A74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4630" w:author="jonathan pritchard" w:date="2025-01-14T13:45:00Z" w16du:dateUtc="2025-01-14T13:45:00Z">
      <w:r w:rsidRPr="00A527F0" w:rsidDel="007048BF">
        <w:rPr>
          <w:rFonts w:cs="Arial"/>
          <w:sz w:val="16"/>
        </w:rPr>
        <w:delText xml:space="preserve"> Annex C</w:delText>
      </w:r>
    </w:del>
    <w:r w:rsidRPr="00A527F0">
      <w:rPr>
        <w:rFonts w:cs="Arial"/>
        <w:sz w:val="16"/>
      </w:rPr>
      <w:tab/>
    </w:r>
    <w:del w:id="4631"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r w:rsidR="00A51D8A">
      <w:rPr>
        <w:rFonts w:cs="Arial"/>
        <w:sz w:val="16"/>
      </w:rPr>
      <w:t>February</w:t>
    </w:r>
    <w:ins w:id="4632" w:author="jonathan pritchard" w:date="2025-01-14T13:45:00Z" w16du:dateUtc="2025-01-14T13:45:00Z">
      <w:r w:rsidR="007048BF" w:rsidRPr="00A527F0">
        <w:rPr>
          <w:rFonts w:cs="Arial"/>
          <w:sz w:val="16"/>
        </w:rPr>
        <w:t xml:space="preserve"> </w:t>
      </w:r>
    </w:ins>
    <w:r w:rsidRPr="00A527F0">
      <w:rPr>
        <w:rFonts w:cs="Arial"/>
        <w:sz w:val="16"/>
      </w:rPr>
      <w:t>202</w:t>
    </w:r>
    <w:ins w:id="4633" w:author="jonathan pritchard" w:date="2025-01-14T13:45:00Z" w16du:dateUtc="2025-01-14T13:45:00Z">
      <w:r w:rsidR="007048BF">
        <w:rPr>
          <w:rFonts w:cs="Arial"/>
          <w:sz w:val="16"/>
        </w:rPr>
        <w:t>5</w:t>
      </w:r>
    </w:ins>
    <w:del w:id="4634" w:author="jonathan pritchard" w:date="2025-01-14T13:45:00Z" w16du:dateUtc="2025-01-14T13:45:00Z">
      <w:r w:rsidR="00C10557" w:rsidRPr="00A527F0" w:rsidDel="007048BF">
        <w:rPr>
          <w:rFonts w:cs="Arial"/>
          <w:sz w:val="16"/>
        </w:rPr>
        <w:delText>4</w:delText>
      </w:r>
    </w:del>
    <w:r w:rsidRPr="00A527F0">
      <w:rPr>
        <w:rFonts w:cs="Arial"/>
        <w:sz w:val="16"/>
      </w:rPr>
      <w:tab/>
      <w:t xml:space="preserve">Edition </w:t>
    </w:r>
    <w:r w:rsidR="00A51D8A">
      <w:rPr>
        <w:rFonts w:cs="Arial"/>
        <w:sz w:val="16"/>
      </w:rPr>
      <w:t>2.0</w:t>
    </w:r>
    <w:ins w:id="4635" w:author="jonathan pritchard" w:date="2025-01-14T13:45:00Z" w16du:dateUtc="2025-01-14T13:45:00Z">
      <w:r w:rsidR="007048BF">
        <w:rPr>
          <w:rFonts w:cs="Arial"/>
          <w:sz w:val="16"/>
        </w:rPr>
        <w:t>.0</w:t>
      </w:r>
    </w:ins>
    <w:del w:id="4636"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5793" w:name="note"/>
    <w:bookmarkEnd w:id="5793"/>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963E9" w14:textId="77777777" w:rsidR="0065437A" w:rsidRPr="00A527F0" w:rsidRDefault="0065437A" w:rsidP="006B114A">
      <w:pPr>
        <w:spacing w:after="0"/>
      </w:pPr>
      <w:r w:rsidRPr="00A527F0">
        <w:separator/>
      </w:r>
    </w:p>
    <w:p w14:paraId="301AE90B" w14:textId="77777777" w:rsidR="0065437A" w:rsidRPr="00A527F0" w:rsidRDefault="0065437A"/>
  </w:footnote>
  <w:footnote w:type="continuationSeparator" w:id="0">
    <w:p w14:paraId="0BFEAAA1" w14:textId="77777777" w:rsidR="0065437A" w:rsidRPr="00A527F0" w:rsidRDefault="0065437A" w:rsidP="006B114A">
      <w:pPr>
        <w:spacing w:after="0"/>
      </w:pPr>
      <w:r w:rsidRPr="00A527F0">
        <w:continuationSeparator/>
      </w:r>
    </w:p>
    <w:p w14:paraId="43E4AA32" w14:textId="77777777" w:rsidR="0065437A" w:rsidRPr="00A527F0" w:rsidRDefault="0065437A"/>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ins w:id="3835" w:author="jonathan pritchard" w:date="2025-01-15T09:46:00Z" w16du:dateUtc="2025-01-15T09:46:00Z"/>
          <w:lang w:val="en-US"/>
        </w:rPr>
      </w:pPr>
      <w:ins w:id="3836" w:author="jonathan pritchard" w:date="2025-01-15T09:46:00Z" w16du:dateUtc="2025-01-15T09:46:00Z">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ins>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6">
    <w:p w14:paraId="0E660BAF" w14:textId="522D92DD" w:rsidR="00CC4988" w:rsidRDefault="00CC4988">
      <w:pPr>
        <w:pStyle w:val="FootnoteText"/>
      </w:pPr>
      <w:ins w:id="4925" w:author="jon pritchard" w:date="2024-11-27T16:51:00Z" w16du:dateUtc="2024-11-27T15:51:00Z">
        <w:r>
          <w:rPr>
            <w:rStyle w:val="FootnoteReference"/>
          </w:rPr>
          <w:footnoteRef/>
        </w:r>
        <w:r>
          <w:t xml:space="preserve"> Data Coverage features selected </w:t>
        </w:r>
      </w:ins>
      <w:ins w:id="4926" w:author="jon pritchard" w:date="2024-11-27T16:52:00Z" w16du:dateUtc="2024-11-27T15:52:00Z">
        <w:r>
          <w:t xml:space="preserve">after this point in the algorithm are subject to the OVERSC01 grossly overscaled pattern as described in section </w:t>
        </w:r>
      </w:ins>
      <w:ins w:id="4927" w:author="jonathan pritchard" w:date="2025-01-28T14:47:00Z" w16du:dateUtc="2025-01-28T14:47:00Z">
        <w:r w:rsidR="00624B58">
          <w:rPr>
            <w:highlight w:val="yellow"/>
          </w:rPr>
          <w:fldChar w:fldCharType="begin"/>
        </w:r>
        <w:r w:rsidR="00624B58">
          <w:instrText xml:space="preserve"> REF _Ref188968037 \r \h </w:instrText>
        </w:r>
      </w:ins>
      <w:r w:rsidR="00624B58">
        <w:rPr>
          <w:highlight w:val="yellow"/>
        </w:rPr>
      </w:r>
      <w:ins w:id="4928" w:author="jonathan pritchard" w:date="2025-01-28T14:47:00Z" w16du:dateUtc="2025-01-28T14:47:00Z">
        <w:r w:rsidR="00624B58">
          <w:rPr>
            <w:highlight w:val="yellow"/>
          </w:rPr>
          <w:fldChar w:fldCharType="separate"/>
        </w:r>
        <w:r w:rsidR="00624B58">
          <w:t>12.3</w:t>
        </w:r>
        <w:r w:rsidR="00624B58">
          <w:rPr>
            <w:highlight w:val="yellow"/>
          </w:rPr>
          <w:fldChar w:fldCharType="end"/>
        </w:r>
      </w:ins>
      <w:ins w:id="4929" w:author="jon pritchard" w:date="2024-11-27T16:52:00Z" w16du:dateUtc="2024-11-27T15:52:00Z">
        <w:del w:id="4930" w:author="jonathan pritchard" w:date="2025-01-28T14:46:00Z" w16du:dateUtc="2025-01-28T14:46:00Z">
          <w:r w:rsidRPr="00CC4988" w:rsidDel="00624B58">
            <w:rPr>
              <w:highlight w:val="yellow"/>
              <w:rPrChange w:id="4931" w:author="jon pritchard" w:date="2024-11-27T16:52:00Z" w16du:dateUtc="2024-11-27T15:52:00Z">
                <w:rPr/>
              </w:rPrChange>
            </w:rPr>
            <w:delText>XXX.XXX</w:delText>
          </w:r>
        </w:del>
      </w:ins>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296" w:name="_Hlk32445934"/>
    <w:bookmarkStart w:id="297" w:name="_Hlk41490377"/>
    <w:r w:rsidRPr="00B812CA">
      <w:rPr>
        <w:rFonts w:eastAsia="Times New Roman" w:cs="Arial"/>
        <w:sz w:val="16"/>
        <w:szCs w:val="16"/>
      </w:rPr>
      <w:t xml:space="preserve">Harmonised User Experience </w:t>
    </w:r>
    <w:bookmarkEnd w:id="296"/>
    <w:r w:rsidRPr="00B812CA">
      <w:rPr>
        <w:rFonts w:eastAsia="Times New Roman" w:cs="Arial"/>
        <w:sz w:val="16"/>
        <w:szCs w:val="16"/>
      </w:rPr>
      <w:t>for ECDIS and INS</w:t>
    </w:r>
    <w:bookmarkEnd w:id="297"/>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proofErr w:type="spellStart"/>
    <w:r>
      <w:rPr>
        <w:rFonts w:eastAsia="Times New Roman" w:cs="Arial"/>
        <w:sz w:val="16"/>
        <w:szCs w:val="16"/>
      </w:rPr>
      <w:t>i</w:t>
    </w:r>
    <w:proofErr w:type="spellEnd"/>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3A358F05"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del w:id="4622" w:author="jonathan pritchard" w:date="2025-01-20T13:59:00Z" w16du:dateUtc="2025-01-20T13:59:00Z">
      <w:r w:rsidRPr="00B812CA" w:rsidDel="008C3639">
        <w:rPr>
          <w:rFonts w:eastAsia="Times New Roman" w:cs="Arial"/>
          <w:sz w:val="16"/>
          <w:szCs w:val="16"/>
        </w:rPr>
        <w:delText>Harmonised User Experience for ECDIS and I</w:delText>
      </w:r>
    </w:del>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C4594"/>
    <w:multiLevelType w:val="multilevel"/>
    <w:tmpl w:val="22FA2068"/>
    <w:numStyleLink w:val="AppA"/>
  </w:abstractNum>
  <w:abstractNum w:abstractNumId="14"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5"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4"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0E4C3076"/>
    <w:multiLevelType w:val="multilevel"/>
    <w:tmpl w:val="6DAE359A"/>
    <w:numStyleLink w:val="AppH"/>
  </w:abstractNum>
  <w:abstractNum w:abstractNumId="34"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5" w15:restartNumberingAfterBreak="0">
    <w:nsid w:val="0F1141E9"/>
    <w:multiLevelType w:val="multilevel"/>
    <w:tmpl w:val="702486AC"/>
    <w:numStyleLink w:val="AppD"/>
  </w:abstractNum>
  <w:abstractNum w:abstractNumId="36"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15116A50"/>
    <w:multiLevelType w:val="multilevel"/>
    <w:tmpl w:val="702486AC"/>
    <w:numStyleLink w:val="AppD"/>
  </w:abstractNum>
  <w:abstractNum w:abstractNumId="45"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656196D"/>
    <w:multiLevelType w:val="multilevel"/>
    <w:tmpl w:val="04BCDCAE"/>
    <w:numStyleLink w:val="AppE"/>
  </w:abstractNum>
  <w:abstractNum w:abstractNumId="47"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9265D3"/>
    <w:multiLevelType w:val="multilevel"/>
    <w:tmpl w:val="702486AC"/>
    <w:numStyleLink w:val="AppD"/>
  </w:abstractNum>
  <w:abstractNum w:abstractNumId="49" w15:restartNumberingAfterBreak="0">
    <w:nsid w:val="181765C3"/>
    <w:multiLevelType w:val="multilevel"/>
    <w:tmpl w:val="702486AC"/>
    <w:numStyleLink w:val="AppD"/>
  </w:abstractNum>
  <w:abstractNum w:abstractNumId="50"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2BF2740"/>
    <w:multiLevelType w:val="multilevel"/>
    <w:tmpl w:val="702486AC"/>
    <w:numStyleLink w:val="AppD"/>
  </w:abstractNum>
  <w:abstractNum w:abstractNumId="65"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289528B2"/>
    <w:multiLevelType w:val="multilevel"/>
    <w:tmpl w:val="E5FEDA24"/>
    <w:numStyleLink w:val="AppF"/>
  </w:abstractNum>
  <w:abstractNum w:abstractNumId="75"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9"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5727C0"/>
    <w:multiLevelType w:val="multilevel"/>
    <w:tmpl w:val="702486AC"/>
    <w:numStyleLink w:val="AppD"/>
  </w:abstractNum>
  <w:abstractNum w:abstractNumId="10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2" w15:restartNumberingAfterBreak="0">
    <w:nsid w:val="3C2C22CA"/>
    <w:multiLevelType w:val="multilevel"/>
    <w:tmpl w:val="F6F0DC72"/>
    <w:numStyleLink w:val="AppG"/>
  </w:abstractNum>
  <w:abstractNum w:abstractNumId="103" w15:restartNumberingAfterBreak="0">
    <w:nsid w:val="3CD02DF3"/>
    <w:multiLevelType w:val="multilevel"/>
    <w:tmpl w:val="702486AC"/>
    <w:numStyleLink w:val="AppD"/>
  </w:abstractNum>
  <w:abstractNum w:abstractNumId="10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7" w15:restartNumberingAfterBreak="0">
    <w:nsid w:val="40983B4B"/>
    <w:multiLevelType w:val="multilevel"/>
    <w:tmpl w:val="04BCDCAE"/>
    <w:numStyleLink w:val="AppE"/>
  </w:abstractNum>
  <w:abstractNum w:abstractNumId="108"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44FC392E"/>
    <w:multiLevelType w:val="multilevel"/>
    <w:tmpl w:val="702486AC"/>
    <w:numStyleLink w:val="AppD"/>
  </w:abstractNum>
  <w:abstractNum w:abstractNumId="115"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6"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6626DA9"/>
    <w:multiLevelType w:val="multilevel"/>
    <w:tmpl w:val="702486AC"/>
    <w:numStyleLink w:val="AppD"/>
  </w:abstractNum>
  <w:abstractNum w:abstractNumId="118"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7170544"/>
    <w:multiLevelType w:val="multilevel"/>
    <w:tmpl w:val="702486AC"/>
    <w:numStyleLink w:val="AppD"/>
  </w:abstractNum>
  <w:abstractNum w:abstractNumId="120"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4"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5" w15:restartNumberingAfterBreak="0">
    <w:nsid w:val="4A8217EB"/>
    <w:multiLevelType w:val="multilevel"/>
    <w:tmpl w:val="702486AC"/>
    <w:numStyleLink w:val="AppD"/>
  </w:abstractNum>
  <w:abstractNum w:abstractNumId="126"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9"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0"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2"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4"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03F39B2"/>
    <w:multiLevelType w:val="multilevel"/>
    <w:tmpl w:val="E5FEDA24"/>
    <w:numStyleLink w:val="AppF"/>
  </w:abstractNum>
  <w:abstractNum w:abstractNumId="138"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5"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8"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63934B46"/>
    <w:multiLevelType w:val="multilevel"/>
    <w:tmpl w:val="702486AC"/>
    <w:numStyleLink w:val="AppD"/>
  </w:abstractNum>
  <w:abstractNum w:abstractNumId="167"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4816623"/>
    <w:multiLevelType w:val="multilevel"/>
    <w:tmpl w:val="04BCDCAE"/>
    <w:numStyleLink w:val="AppE"/>
  </w:abstractNum>
  <w:abstractNum w:abstractNumId="169"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7126C62"/>
    <w:multiLevelType w:val="multilevel"/>
    <w:tmpl w:val="42FE5B24"/>
    <w:numStyleLink w:val="AnnexHeadings"/>
  </w:abstractNum>
  <w:abstractNum w:abstractNumId="172"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72631D04"/>
    <w:multiLevelType w:val="multilevel"/>
    <w:tmpl w:val="04BCDCAE"/>
    <w:numStyleLink w:val="AppE"/>
  </w:abstractNum>
  <w:abstractNum w:abstractNumId="190"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2"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3"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4" w15:restartNumberingAfterBreak="0">
    <w:nsid w:val="73525912"/>
    <w:multiLevelType w:val="multilevel"/>
    <w:tmpl w:val="940C3C6C"/>
    <w:numStyleLink w:val="AppC"/>
  </w:abstractNum>
  <w:abstractNum w:abstractNumId="195"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3F25920"/>
    <w:multiLevelType w:val="multilevel"/>
    <w:tmpl w:val="702486AC"/>
    <w:numStyleLink w:val="AppD"/>
  </w:abstractNum>
  <w:abstractNum w:abstractNumId="197"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6445D2A"/>
    <w:multiLevelType w:val="multilevel"/>
    <w:tmpl w:val="22FA2068"/>
    <w:numStyleLink w:val="AppA"/>
  </w:abstractNum>
  <w:abstractNum w:abstractNumId="200"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2" w15:restartNumberingAfterBreak="0">
    <w:nsid w:val="771C2C5E"/>
    <w:multiLevelType w:val="multilevel"/>
    <w:tmpl w:val="04BCDCAE"/>
    <w:numStyleLink w:val="AppE"/>
  </w:abstractNum>
  <w:abstractNum w:abstractNumId="203"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7"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8" w15:restartNumberingAfterBreak="0">
    <w:nsid w:val="787613E0"/>
    <w:multiLevelType w:val="multilevel"/>
    <w:tmpl w:val="04BCDCAE"/>
    <w:numStyleLink w:val="AppE"/>
  </w:abstractNum>
  <w:abstractNum w:abstractNumId="209" w15:restartNumberingAfterBreak="0">
    <w:nsid w:val="78D14040"/>
    <w:multiLevelType w:val="multilevel"/>
    <w:tmpl w:val="04BCDCAE"/>
    <w:numStyleLink w:val="AppE"/>
  </w:abstractNum>
  <w:abstractNum w:abstractNumId="210"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DA62A27"/>
    <w:multiLevelType w:val="multilevel"/>
    <w:tmpl w:val="04BCDCAE"/>
    <w:numStyleLink w:val="AppE"/>
  </w:abstractNum>
  <w:abstractNum w:abstractNumId="213"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7"/>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0"/>
  </w:num>
  <w:num w:numId="7" w16cid:durableId="520437362">
    <w:abstractNumId w:val="4"/>
  </w:num>
  <w:num w:numId="8" w16cid:durableId="224798262">
    <w:abstractNumId w:val="97"/>
  </w:num>
  <w:num w:numId="9" w16cid:durableId="1220020221">
    <w:abstractNumId w:val="7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7"/>
  </w:num>
  <w:num w:numId="11" w16cid:durableId="1538661874">
    <w:abstractNumId w:val="198"/>
  </w:num>
  <w:num w:numId="12" w16cid:durableId="1366056996">
    <w:abstractNumId w:val="99"/>
  </w:num>
  <w:num w:numId="13" w16cid:durableId="934938797">
    <w:abstractNumId w:val="211"/>
  </w:num>
  <w:num w:numId="14" w16cid:durableId="1152716467">
    <w:abstractNumId w:val="5"/>
  </w:num>
  <w:num w:numId="15" w16cid:durableId="825323552">
    <w:abstractNumId w:val="134"/>
  </w:num>
  <w:num w:numId="16" w16cid:durableId="1365056534">
    <w:abstractNumId w:val="85"/>
  </w:num>
  <w:num w:numId="17" w16cid:durableId="1229415262">
    <w:abstractNumId w:val="152"/>
  </w:num>
  <w:num w:numId="18" w16cid:durableId="602953057">
    <w:abstractNumId w:val="112"/>
  </w:num>
  <w:num w:numId="19" w16cid:durableId="1456021189">
    <w:abstractNumId w:val="155"/>
  </w:num>
  <w:num w:numId="20" w16cid:durableId="657074034">
    <w:abstractNumId w:val="21"/>
  </w:num>
  <w:num w:numId="21" w16cid:durableId="1747340357">
    <w:abstractNumId w:val="149"/>
  </w:num>
  <w:num w:numId="22" w16cid:durableId="1880237404">
    <w:abstractNumId w:val="54"/>
  </w:num>
  <w:num w:numId="23" w16cid:durableId="395519696">
    <w:abstractNumId w:val="27"/>
  </w:num>
  <w:num w:numId="24" w16cid:durableId="315649694">
    <w:abstractNumId w:val="92"/>
  </w:num>
  <w:num w:numId="25" w16cid:durableId="1678388144">
    <w:abstractNumId w:val="37"/>
  </w:num>
  <w:num w:numId="26" w16cid:durableId="425270687">
    <w:abstractNumId w:val="24"/>
  </w:num>
  <w:num w:numId="27" w16cid:durableId="57022568">
    <w:abstractNumId w:val="59"/>
  </w:num>
  <w:num w:numId="28" w16cid:durableId="1365593703">
    <w:abstractNumId w:val="162"/>
  </w:num>
  <w:num w:numId="29" w16cid:durableId="272830641">
    <w:abstractNumId w:val="82"/>
  </w:num>
  <w:num w:numId="30" w16cid:durableId="2041735839">
    <w:abstractNumId w:val="127"/>
  </w:num>
  <w:num w:numId="31" w16cid:durableId="1208181221">
    <w:abstractNumId w:val="83"/>
  </w:num>
  <w:num w:numId="32" w16cid:durableId="1865439396">
    <w:abstractNumId w:val="159"/>
  </w:num>
  <w:num w:numId="33" w16cid:durableId="479427342">
    <w:abstractNumId w:val="153"/>
  </w:num>
  <w:num w:numId="34" w16cid:durableId="1198079038">
    <w:abstractNumId w:val="138"/>
  </w:num>
  <w:num w:numId="35" w16cid:durableId="1648513988">
    <w:abstractNumId w:val="163"/>
  </w:num>
  <w:num w:numId="36" w16cid:durableId="681395225">
    <w:abstractNumId w:val="183"/>
  </w:num>
  <w:num w:numId="37" w16cid:durableId="542406099">
    <w:abstractNumId w:val="164"/>
  </w:num>
  <w:num w:numId="38" w16cid:durableId="788353502">
    <w:abstractNumId w:val="174"/>
  </w:num>
  <w:num w:numId="39" w16cid:durableId="1403211629">
    <w:abstractNumId w:val="75"/>
  </w:num>
  <w:num w:numId="40" w16cid:durableId="1933275798">
    <w:abstractNumId w:val="20"/>
  </w:num>
  <w:num w:numId="41" w16cid:durableId="2145198098">
    <w:abstractNumId w:val="61"/>
  </w:num>
  <w:num w:numId="42" w16cid:durableId="885096402">
    <w:abstractNumId w:val="130"/>
  </w:num>
  <w:num w:numId="43" w16cid:durableId="2081514262">
    <w:abstractNumId w:val="68"/>
  </w:num>
  <w:num w:numId="44" w16cid:durableId="1667590414">
    <w:abstractNumId w:val="6"/>
  </w:num>
  <w:num w:numId="45" w16cid:durableId="482047812">
    <w:abstractNumId w:val="116"/>
  </w:num>
  <w:num w:numId="46" w16cid:durableId="1147546858">
    <w:abstractNumId w:val="154"/>
  </w:num>
  <w:num w:numId="47" w16cid:durableId="1277758648">
    <w:abstractNumId w:val="170"/>
  </w:num>
  <w:num w:numId="48" w16cid:durableId="911505430">
    <w:abstractNumId w:val="111"/>
  </w:num>
  <w:num w:numId="49" w16cid:durableId="1743286102">
    <w:abstractNumId w:val="10"/>
  </w:num>
  <w:num w:numId="50" w16cid:durableId="81689452">
    <w:abstractNumId w:val="58"/>
  </w:num>
  <w:num w:numId="51" w16cid:durableId="1522090863">
    <w:abstractNumId w:val="47"/>
  </w:num>
  <w:num w:numId="52" w16cid:durableId="455148923">
    <w:abstractNumId w:val="79"/>
  </w:num>
  <w:num w:numId="53" w16cid:durableId="190073881">
    <w:abstractNumId w:val="104"/>
  </w:num>
  <w:num w:numId="54" w16cid:durableId="1835803932">
    <w:abstractNumId w:val="176"/>
  </w:num>
  <w:num w:numId="55" w16cid:durableId="665087180">
    <w:abstractNumId w:val="197"/>
  </w:num>
  <w:num w:numId="56" w16cid:durableId="1601529935">
    <w:abstractNumId w:val="181"/>
  </w:num>
  <w:num w:numId="57" w16cid:durableId="1893223561">
    <w:abstractNumId w:val="145"/>
  </w:num>
  <w:num w:numId="58" w16cid:durableId="884679831">
    <w:abstractNumId w:val="147"/>
  </w:num>
  <w:num w:numId="59" w16cid:durableId="1215968707">
    <w:abstractNumId w:val="177"/>
  </w:num>
  <w:num w:numId="60" w16cid:durableId="1669167867">
    <w:abstractNumId w:val="122"/>
  </w:num>
  <w:num w:numId="61" w16cid:durableId="1401245961">
    <w:abstractNumId w:val="51"/>
  </w:num>
  <w:num w:numId="62" w16cid:durableId="130707343">
    <w:abstractNumId w:val="167"/>
  </w:num>
  <w:num w:numId="63" w16cid:durableId="2040466205">
    <w:abstractNumId w:val="175"/>
  </w:num>
  <w:num w:numId="64" w16cid:durableId="1139231029">
    <w:abstractNumId w:val="148"/>
  </w:num>
  <w:num w:numId="65" w16cid:durableId="2120636323">
    <w:abstractNumId w:val="109"/>
  </w:num>
  <w:num w:numId="66" w16cid:durableId="3820279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1"/>
  </w:num>
  <w:num w:numId="70" w16cid:durableId="1551728611">
    <w:abstractNumId w:val="89"/>
  </w:num>
  <w:num w:numId="71" w16cid:durableId="1828789613">
    <w:abstractNumId w:val="91"/>
  </w:num>
  <w:num w:numId="72" w16cid:durableId="186219696">
    <w:abstractNumId w:val="30"/>
  </w:num>
  <w:num w:numId="73" w16cid:durableId="564797464">
    <w:abstractNumId w:val="185"/>
  </w:num>
  <w:num w:numId="74" w16cid:durableId="456336870">
    <w:abstractNumId w:val="95"/>
  </w:num>
  <w:num w:numId="75" w16cid:durableId="1110736404">
    <w:abstractNumId w:val="165"/>
  </w:num>
  <w:num w:numId="76" w16cid:durableId="1601067080">
    <w:abstractNumId w:val="210"/>
  </w:num>
  <w:num w:numId="77" w16cid:durableId="895627992">
    <w:abstractNumId w:val="106"/>
  </w:num>
  <w:num w:numId="78" w16cid:durableId="1791895866">
    <w:abstractNumId w:val="96"/>
  </w:num>
  <w:num w:numId="79" w16cid:durableId="2020740785">
    <w:abstractNumId w:val="60"/>
  </w:num>
  <w:num w:numId="80" w16cid:durableId="212274501">
    <w:abstractNumId w:val="115"/>
  </w:num>
  <w:num w:numId="81" w16cid:durableId="1953394339">
    <w:abstractNumId w:val="186"/>
  </w:num>
  <w:num w:numId="82" w16cid:durableId="1177884358">
    <w:abstractNumId w:val="80"/>
  </w:num>
  <w:num w:numId="83" w16cid:durableId="968320945">
    <w:abstractNumId w:val="144"/>
  </w:num>
  <w:num w:numId="84" w16cid:durableId="1589540613">
    <w:abstractNumId w:val="172"/>
  </w:num>
  <w:num w:numId="85" w16cid:durableId="1339579398">
    <w:abstractNumId w:val="156"/>
  </w:num>
  <w:num w:numId="86" w16cid:durableId="1234852156">
    <w:abstractNumId w:val="118"/>
  </w:num>
  <w:num w:numId="87" w16cid:durableId="2039427198">
    <w:abstractNumId w:val="73"/>
  </w:num>
  <w:num w:numId="88" w16cid:durableId="1285115057">
    <w:abstractNumId w:val="143"/>
  </w:num>
  <w:num w:numId="89" w16cid:durableId="2115326439">
    <w:abstractNumId w:val="121"/>
  </w:num>
  <w:num w:numId="90" w16cid:durableId="1010915573">
    <w:abstractNumId w:val="131"/>
  </w:num>
  <w:num w:numId="91" w16cid:durableId="1564027605">
    <w:abstractNumId w:val="32"/>
  </w:num>
  <w:num w:numId="92" w16cid:durableId="470439567">
    <w:abstractNumId w:val="214"/>
  </w:num>
  <w:num w:numId="93" w16cid:durableId="1198395811">
    <w:abstractNumId w:val="204"/>
  </w:num>
  <w:num w:numId="94" w16cid:durableId="1110275684">
    <w:abstractNumId w:val="62"/>
  </w:num>
  <w:num w:numId="95" w16cid:durableId="419908145">
    <w:abstractNumId w:val="16"/>
  </w:num>
  <w:num w:numId="96" w16cid:durableId="1105148574">
    <w:abstractNumId w:val="8"/>
  </w:num>
  <w:num w:numId="97" w16cid:durableId="831335758">
    <w:abstractNumId w:val="142"/>
  </w:num>
  <w:num w:numId="98" w16cid:durableId="1918709030">
    <w:abstractNumId w:val="171"/>
  </w:num>
  <w:num w:numId="99" w16cid:durableId="1078593336">
    <w:abstractNumId w:val="41"/>
  </w:num>
  <w:num w:numId="100" w16cid:durableId="576207716">
    <w:abstractNumId w:val="78"/>
  </w:num>
  <w:num w:numId="101" w16cid:durableId="1322809917">
    <w:abstractNumId w:val="124"/>
  </w:num>
  <w:num w:numId="102" w16cid:durableId="1884554199">
    <w:abstractNumId w:val="124"/>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1"/>
  </w:num>
  <w:num w:numId="106" w16cid:durableId="1051802856">
    <w:abstractNumId w:val="132"/>
  </w:num>
  <w:num w:numId="107" w16cid:durableId="666128713">
    <w:abstractNumId w:val="42"/>
  </w:num>
  <w:num w:numId="108" w16cid:durableId="1466967227">
    <w:abstractNumId w:val="23"/>
  </w:num>
  <w:num w:numId="109" w16cid:durableId="2105615323">
    <w:abstractNumId w:val="88"/>
  </w:num>
  <w:num w:numId="110" w16cid:durableId="917132877">
    <w:abstractNumId w:val="40"/>
  </w:num>
  <w:num w:numId="111" w16cid:durableId="314146171">
    <w:abstractNumId w:val="81"/>
  </w:num>
  <w:num w:numId="112" w16cid:durableId="1760445821">
    <w:abstractNumId w:val="43"/>
  </w:num>
  <w:num w:numId="113" w16cid:durableId="734352504">
    <w:abstractNumId w:val="105"/>
  </w:num>
  <w:num w:numId="114" w16cid:durableId="1475636988">
    <w:abstractNumId w:val="19"/>
  </w:num>
  <w:num w:numId="115" w16cid:durableId="854613115">
    <w:abstractNumId w:val="126"/>
  </w:num>
  <w:num w:numId="116" w16cid:durableId="25253516">
    <w:abstractNumId w:val="188"/>
  </w:num>
  <w:num w:numId="117" w16cid:durableId="1986933757">
    <w:abstractNumId w:val="184"/>
  </w:num>
  <w:num w:numId="118" w16cid:durableId="1440880355">
    <w:abstractNumId w:val="84"/>
  </w:num>
  <w:num w:numId="119" w16cid:durableId="1746294753">
    <w:abstractNumId w:val="57"/>
  </w:num>
  <w:num w:numId="120" w16cid:durableId="1036077983">
    <w:abstractNumId w:val="146"/>
  </w:num>
  <w:num w:numId="121" w16cid:durableId="907836287">
    <w:abstractNumId w:val="171"/>
  </w:num>
  <w:num w:numId="122" w16cid:durableId="489829795">
    <w:abstractNumId w:val="53"/>
  </w:num>
  <w:num w:numId="123" w16cid:durableId="920066762">
    <w:abstractNumId w:val="93"/>
  </w:num>
  <w:num w:numId="124" w16cid:durableId="502546762">
    <w:abstractNumId w:val="190"/>
  </w:num>
  <w:num w:numId="125" w16cid:durableId="820653513">
    <w:abstractNumId w:val="71"/>
  </w:num>
  <w:num w:numId="126" w16cid:durableId="535973778">
    <w:abstractNumId w:val="12"/>
  </w:num>
  <w:num w:numId="127" w16cid:durableId="1424492954">
    <w:abstractNumId w:val="22"/>
  </w:num>
  <w:num w:numId="128" w16cid:durableId="285280280">
    <w:abstractNumId w:val="63"/>
  </w:num>
  <w:num w:numId="129" w16cid:durableId="70005708">
    <w:abstractNumId w:val="195"/>
  </w:num>
  <w:num w:numId="130" w16cid:durableId="1833569505">
    <w:abstractNumId w:val="120"/>
  </w:num>
  <w:num w:numId="131" w16cid:durableId="1733700163">
    <w:abstractNumId w:val="39"/>
  </w:num>
  <w:num w:numId="132" w16cid:durableId="675960429">
    <w:abstractNumId w:val="205"/>
  </w:num>
  <w:num w:numId="133" w16cid:durableId="1074935001">
    <w:abstractNumId w:val="45"/>
  </w:num>
  <w:num w:numId="134" w16cid:durableId="141625152">
    <w:abstractNumId w:val="150"/>
  </w:num>
  <w:num w:numId="135" w16cid:durableId="975793600">
    <w:abstractNumId w:val="66"/>
  </w:num>
  <w:num w:numId="136" w16cid:durableId="650184291">
    <w:abstractNumId w:val="76"/>
  </w:num>
  <w:num w:numId="137" w16cid:durableId="743380179">
    <w:abstractNumId w:val="65"/>
  </w:num>
  <w:num w:numId="138" w16cid:durableId="714349527">
    <w:abstractNumId w:val="135"/>
  </w:num>
  <w:num w:numId="139" w16cid:durableId="179588316">
    <w:abstractNumId w:val="55"/>
  </w:num>
  <w:num w:numId="140" w16cid:durableId="1260792281">
    <w:abstractNumId w:val="29"/>
  </w:num>
  <w:num w:numId="141" w16cid:durableId="1102459762">
    <w:abstractNumId w:val="77"/>
  </w:num>
  <w:num w:numId="142" w16cid:durableId="1778745045">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1"/>
  </w:num>
  <w:num w:numId="145" w16cid:durableId="1816289812">
    <w:abstractNumId w:val="129"/>
  </w:num>
  <w:num w:numId="146" w16cid:durableId="1670326750">
    <w:abstractNumId w:val="123"/>
  </w:num>
  <w:num w:numId="147" w16cid:durableId="926501025">
    <w:abstractNumId w:val="94"/>
  </w:num>
  <w:num w:numId="148" w16cid:durableId="514657621">
    <w:abstractNumId w:val="206"/>
  </w:num>
  <w:num w:numId="149" w16cid:durableId="1405833014">
    <w:abstractNumId w:val="15"/>
  </w:num>
  <w:num w:numId="150" w16cid:durableId="576132646">
    <w:abstractNumId w:val="191"/>
  </w:num>
  <w:num w:numId="151" w16cid:durableId="1175194220">
    <w:abstractNumId w:val="140"/>
  </w:num>
  <w:num w:numId="152" w16cid:durableId="129055939">
    <w:abstractNumId w:val="18"/>
  </w:num>
  <w:num w:numId="153" w16cid:durableId="287707416">
    <w:abstractNumId w:val="182"/>
  </w:num>
  <w:num w:numId="154" w16cid:durableId="692875305">
    <w:abstractNumId w:val="50"/>
  </w:num>
  <w:num w:numId="155" w16cid:durableId="674721230">
    <w:abstractNumId w:val="169"/>
  </w:num>
  <w:num w:numId="156" w16cid:durableId="16154351">
    <w:abstractNumId w:val="158"/>
  </w:num>
  <w:num w:numId="157" w16cid:durableId="238098833">
    <w:abstractNumId w:val="14"/>
  </w:num>
  <w:num w:numId="158" w16cid:durableId="1149205445">
    <w:abstractNumId w:val="207"/>
  </w:num>
  <w:num w:numId="159" w16cid:durableId="1741444971">
    <w:abstractNumId w:val="201"/>
  </w:num>
  <w:num w:numId="160" w16cid:durableId="1555847129">
    <w:abstractNumId w:val="31"/>
  </w:num>
  <w:num w:numId="161" w16cid:durableId="370765256">
    <w:abstractNumId w:val="101"/>
  </w:num>
  <w:num w:numId="162" w16cid:durableId="531647324">
    <w:abstractNumId w:val="160"/>
  </w:num>
  <w:num w:numId="163" w16cid:durableId="1915434063">
    <w:abstractNumId w:val="178"/>
  </w:num>
  <w:num w:numId="164" w16cid:durableId="922639332">
    <w:abstractNumId w:val="136"/>
  </w:num>
  <w:num w:numId="165" w16cid:durableId="675692694">
    <w:abstractNumId w:val="200"/>
  </w:num>
  <w:num w:numId="166" w16cid:durableId="74476711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3"/>
  </w:num>
  <w:num w:numId="168" w16cid:durableId="1237932785">
    <w:abstractNumId w:val="179"/>
  </w:num>
  <w:num w:numId="169" w16cid:durableId="2008248758">
    <w:abstractNumId w:val="28"/>
  </w:num>
  <w:num w:numId="170" w16cid:durableId="297036451">
    <w:abstractNumId w:val="98"/>
  </w:num>
  <w:num w:numId="171" w16cid:durableId="257519815">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1"/>
  </w:num>
  <w:num w:numId="173" w16cid:durableId="2015985301">
    <w:abstractNumId w:val="171"/>
  </w:num>
  <w:num w:numId="174" w16cid:durableId="1282495100">
    <w:abstractNumId w:val="56"/>
  </w:num>
  <w:num w:numId="175" w16cid:durableId="6513730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6"/>
  </w:num>
  <w:num w:numId="179" w16cid:durableId="1463692503">
    <w:abstractNumId w:val="56"/>
  </w:num>
  <w:num w:numId="180" w16cid:durableId="13973180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7"/>
  </w:num>
  <w:num w:numId="182" w16cid:durableId="196620856">
    <w:abstractNumId w:val="100"/>
  </w:num>
  <w:num w:numId="183" w16cid:durableId="482552227">
    <w:abstractNumId w:val="25"/>
  </w:num>
  <w:num w:numId="184" w16cid:durableId="2005932251">
    <w:abstractNumId w:val="128"/>
  </w:num>
  <w:num w:numId="185" w16cid:durableId="1096317872">
    <w:abstractNumId w:val="34"/>
  </w:num>
  <w:num w:numId="186" w16cid:durableId="1016885152">
    <w:abstractNumId w:val="100"/>
  </w:num>
  <w:num w:numId="187" w16cid:durableId="1177227946">
    <w:abstractNumId w:val="100"/>
  </w:num>
  <w:num w:numId="188" w16cid:durableId="767820534">
    <w:abstractNumId w:val="56"/>
  </w:num>
  <w:num w:numId="189" w16cid:durableId="183378955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8"/>
  </w:num>
  <w:num w:numId="192" w16cid:durableId="1025904533">
    <w:abstractNumId w:val="36"/>
  </w:num>
  <w:num w:numId="193" w16cid:durableId="1606300710">
    <w:abstractNumId w:val="213"/>
  </w:num>
  <w:num w:numId="194" w16cid:durableId="14429022">
    <w:abstractNumId w:val="13"/>
  </w:num>
  <w:num w:numId="195" w16cid:durableId="67533091">
    <w:abstractNumId w:val="199"/>
  </w:num>
  <w:num w:numId="196" w16cid:durableId="34426345">
    <w:abstractNumId w:val="7"/>
  </w:num>
  <w:num w:numId="197" w16cid:durableId="1360013487">
    <w:abstractNumId w:val="194"/>
  </w:num>
  <w:num w:numId="198" w16cid:durableId="159929529">
    <w:abstractNumId w:val="193"/>
  </w:num>
  <w:num w:numId="199" w16cid:durableId="1664967323">
    <w:abstractNumId w:val="49"/>
  </w:num>
  <w:num w:numId="200" w16cid:durableId="1407725520">
    <w:abstractNumId w:val="196"/>
  </w:num>
  <w:num w:numId="201" w16cid:durableId="1634018678">
    <w:abstractNumId w:val="166"/>
  </w:num>
  <w:num w:numId="202" w16cid:durableId="1280186933">
    <w:abstractNumId w:val="35"/>
  </w:num>
  <w:num w:numId="203" w16cid:durableId="984624995">
    <w:abstractNumId w:val="64"/>
  </w:num>
  <w:num w:numId="204" w16cid:durableId="160777201">
    <w:abstractNumId w:val="117"/>
  </w:num>
  <w:num w:numId="205" w16cid:durableId="1610895566">
    <w:abstractNumId w:val="119"/>
  </w:num>
  <w:num w:numId="206" w16cid:durableId="732969966">
    <w:abstractNumId w:val="125"/>
  </w:num>
  <w:num w:numId="207" w16cid:durableId="1827891057">
    <w:abstractNumId w:val="44"/>
  </w:num>
  <w:num w:numId="208" w16cid:durableId="1952783910">
    <w:abstractNumId w:val="114"/>
  </w:num>
  <w:num w:numId="209" w16cid:durableId="1137258185">
    <w:abstractNumId w:val="180"/>
  </w:num>
  <w:num w:numId="210" w16cid:durableId="1537891664">
    <w:abstractNumId w:val="86"/>
  </w:num>
  <w:num w:numId="211" w16cid:durableId="345182538">
    <w:abstractNumId w:val="139"/>
  </w:num>
  <w:num w:numId="212" w16cid:durableId="1958559887">
    <w:abstractNumId w:val="52"/>
  </w:num>
  <w:num w:numId="213" w16cid:durableId="1926454154">
    <w:abstractNumId w:val="48"/>
  </w:num>
  <w:num w:numId="214" w16cid:durableId="1099064369">
    <w:abstractNumId w:val="187"/>
  </w:num>
  <w:num w:numId="215" w16cid:durableId="1392772447">
    <w:abstractNumId w:val="72"/>
  </w:num>
  <w:num w:numId="216" w16cid:durableId="294872096">
    <w:abstractNumId w:val="202"/>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4"/>
  </w:num>
  <w:num w:numId="218" w16cid:durableId="818886552">
    <w:abstractNumId w:val="87"/>
  </w:num>
  <w:num w:numId="219" w16cid:durableId="1640499067">
    <w:abstractNumId w:val="102"/>
  </w:num>
  <w:num w:numId="220" w16cid:durableId="2114666758">
    <w:abstractNumId w:val="173"/>
  </w:num>
  <w:num w:numId="221" w16cid:durableId="964821352">
    <w:abstractNumId w:val="33"/>
  </w:num>
  <w:num w:numId="222" w16cid:durableId="1926185255">
    <w:abstractNumId w:val="161"/>
  </w:num>
  <w:num w:numId="223" w16cid:durableId="1523274953">
    <w:abstractNumId w:val="192"/>
  </w:num>
  <w:num w:numId="224" w16cid:durableId="1492135643">
    <w:abstractNumId w:val="9"/>
  </w:num>
  <w:num w:numId="225" w16cid:durableId="467549559">
    <w:abstractNumId w:val="113"/>
  </w:num>
  <w:num w:numId="226" w16cid:durableId="1101998544">
    <w:abstractNumId w:val="69"/>
  </w:num>
  <w:num w:numId="227" w16cid:durableId="2023043494">
    <w:abstractNumId w:val="208"/>
  </w:num>
  <w:num w:numId="228" w16cid:durableId="1785660743">
    <w:abstractNumId w:val="46"/>
  </w:num>
  <w:num w:numId="229" w16cid:durableId="588808045">
    <w:abstractNumId w:val="107"/>
  </w:num>
  <w:num w:numId="230" w16cid:durableId="1710259774">
    <w:abstractNumId w:val="168"/>
  </w:num>
  <w:num w:numId="231" w16cid:durableId="1235702612">
    <w:abstractNumId w:val="209"/>
  </w:num>
  <w:num w:numId="232" w16cid:durableId="2053337712">
    <w:abstractNumId w:val="189"/>
  </w:num>
  <w:num w:numId="233" w16cid:durableId="1310328121">
    <w:abstractNumId w:val="38"/>
  </w:num>
  <w:num w:numId="234" w16cid:durableId="126363820">
    <w:abstractNumId w:val="212"/>
  </w:num>
  <w:num w:numId="235" w16cid:durableId="298464520">
    <w:abstractNumId w:val="137"/>
  </w:num>
  <w:num w:numId="236" w16cid:durableId="119080691">
    <w:abstractNumId w:val="26"/>
  </w:num>
  <w:num w:numId="237" w16cid:durableId="17171293">
    <w:abstractNumId w:val="103"/>
  </w:num>
  <w:num w:numId="238" w16cid:durableId="1128478126">
    <w:abstractNumId w:val="11"/>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rson w15:author="jon pritchard">
    <w15:presenceInfo w15:providerId="Windows Live" w15:userId="19e06ccb8451a59f"/>
  </w15:person>
  <w15:person w15:author="Grant, David M (52400) CIV USN NIWC ATLANTIC VA (USA)">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3BA"/>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47BA"/>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030"/>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0F0"/>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704"/>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footer" Target="footer4.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emf"/><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3.png"/><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64.png"/><Relationship Id="rId95" Type="http://schemas.microsoft.com/office/2011/relationships/people" Target="people.xml"/><Relationship Id="rId22" Type="http://schemas.openxmlformats.org/officeDocument/2006/relationships/footer" Target="footer5.xml"/><Relationship Id="rId27" Type="http://schemas.openxmlformats.org/officeDocument/2006/relationships/image" Target="media/image10.emf"/><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header" Target="header5.xml"/><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jpeg"/><Relationship Id="rId93" Type="http://schemas.openxmlformats.org/officeDocument/2006/relationships/footer" Target="footer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8.emf"/><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footer" Target="footer7.xml"/><Relationship Id="rId20" Type="http://schemas.openxmlformats.org/officeDocument/2006/relationships/header" Target="header4.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emf"/><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registry.iho.int" TargetMode="External"/><Relationship Id="rId28" Type="http://schemas.openxmlformats.org/officeDocument/2006/relationships/comments" Target="comments.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6.xml"/><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cid:image004.jpg@01D7E067.4BDF7CF0"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29" Type="http://schemas.microsoft.com/office/2011/relationships/commentsExtended" Target="commentsExtended.xml"/><Relationship Id="rId24" Type="http://schemas.openxmlformats.org/officeDocument/2006/relationships/image" Target="media/image7.emf"/><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footer" Target="footer6.xml"/><Relationship Id="rId87" Type="http://schemas.openxmlformats.org/officeDocument/2006/relationships/image" Target="media/image61.png"/><Relationship Id="rId61" Type="http://schemas.openxmlformats.org/officeDocument/2006/relationships/image" Target="media/image40.png"/><Relationship Id="rId82" Type="http://schemas.openxmlformats.org/officeDocument/2006/relationships/image" Target="media/image57.png"/><Relationship Id="rId19" Type="http://schemas.openxmlformats.org/officeDocument/2006/relationships/header" Target="header3.xml"/><Relationship Id="rId14" Type="http://schemas.openxmlformats.org/officeDocument/2006/relationships/header" Target="header1.xml"/><Relationship Id="rId30" Type="http://schemas.microsoft.com/office/2016/09/relationships/commentsIds" Target="commentsIds.xml"/><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40653</Words>
  <Characters>231724</Characters>
  <Application>Microsoft Office Word</Application>
  <DocSecurity>0</DocSecurity>
  <Lines>1931</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12</cp:revision>
  <cp:lastPrinted>2024-10-25T23:17:00Z</cp:lastPrinted>
  <dcterms:created xsi:type="dcterms:W3CDTF">2025-01-28T12:54:00Z</dcterms:created>
  <dcterms:modified xsi:type="dcterms:W3CDTF">2025-02-03T10:16:00Z</dcterms:modified>
</cp:coreProperties>
</file>