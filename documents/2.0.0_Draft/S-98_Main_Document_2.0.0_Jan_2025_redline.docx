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2CC8E889" w:rsidR="00885FE2" w:rsidRPr="00516F51" w:rsidDel="00B94DFF" w:rsidRDefault="00B812CA" w:rsidP="00516F51">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rsidP="00516F51">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rsidP="00516F51">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rsidP="00516F51">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rsidP="00516F51">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rsidP="00516F51">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rsidP="00516F51">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rsidP="00516F51">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32" w:author="jonathan pritchard" w:date="2025-01-13T15:02:00Z" w16du:dateUtc="2025-01-13T15:02:00Z">
                                  <w:r>
                                    <w:rPr>
                                      <w:rFonts w:ascii="Arial" w:hAnsi="Arial" w:cs="HelveticaNeueLT Std Med"/>
                                      <w:b/>
                                      <w:color w:val="00004C"/>
                                      <w:sz w:val="28"/>
                                      <w:szCs w:val="28"/>
                                      <w:lang w:val="en-GB"/>
                                    </w:rPr>
                                    <w:t>1.8.0</w:t>
                                  </w:r>
                                </w:ins>
                                <w:ins w:id="233"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7" w:author="jonathan pritchard" w:date="2025-01-13T15:02:00Z" w16du:dateUtc="2025-01-13T15:02:00Z">
                            <w:r w:rsidRPr="000F60CD" w:rsidDel="006074BB">
                              <w:rPr>
                                <w:rFonts w:ascii="Calibri" w:hAnsi="Calibri" w:cs="Calibri"/>
                                <w:b/>
                                <w:sz w:val="22"/>
                                <w:szCs w:val="22"/>
                              </w:rPr>
                              <w:delText>101</w:delText>
                            </w:r>
                          </w:del>
                          <w:ins w:id="238"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9" w:author="jonathan pritchard" w:date="2025-01-13T15:01:00Z" w16du:dateUtc="2025-01-13T15:01:00Z"/>
                              <w:rFonts w:ascii="Arial" w:hAnsi="Arial" w:cs="HelveticaNeueLT Std Med"/>
                              <w:b/>
                              <w:color w:val="00004C"/>
                              <w:sz w:val="28"/>
                              <w:szCs w:val="28"/>
                              <w:lang w:val="en-GB"/>
                            </w:rPr>
                          </w:pPr>
                          <w:del w:id="240"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41"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42" w:author="jonathan pritchard" w:date="2025-01-13T15:01:00Z" w16du:dateUtc="2025-01-13T15:01:00Z"/>
                              <w:rFonts w:ascii="Arial" w:hAnsi="Arial" w:cs="HelveticaNeueLT Std Med"/>
                              <w:b/>
                              <w:color w:val="00004C"/>
                              <w:sz w:val="56"/>
                              <w:szCs w:val="56"/>
                              <w:lang w:val="en-GB"/>
                            </w:rPr>
                          </w:pPr>
                          <w:ins w:id="243" w:author="jonathan pritchard" w:date="2025-01-13T15:01:00Z" w16du:dateUtc="2025-01-13T15:01:00Z">
                            <w:r>
                              <w:rPr>
                                <w:rFonts w:ascii="Arial" w:hAnsi="Arial" w:cs="HelveticaNeueLT Std Med"/>
                                <w:b/>
                                <w:color w:val="00004C"/>
                                <w:sz w:val="56"/>
                                <w:szCs w:val="56"/>
                                <w:lang w:val="en-GB"/>
                              </w:rPr>
                              <w:t>S-100 ECDIS and Interoperability</w:t>
                            </w:r>
                          </w:ins>
                          <w:del w:id="244"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5"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6"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47" w:author="jonathan pritchard" w:date="2025-01-13T15:02:00Z" w16du:dateUtc="2025-01-13T15:02:00Z">
                            <w:r>
                              <w:rPr>
                                <w:rFonts w:ascii="Arial" w:hAnsi="Arial" w:cs="HelveticaNeueLT Std Med"/>
                                <w:b/>
                                <w:color w:val="00004C"/>
                                <w:sz w:val="28"/>
                                <w:szCs w:val="28"/>
                                <w:lang w:val="en-GB"/>
                              </w:rPr>
                              <w:t>1.8.0</w:t>
                            </w:r>
                          </w:ins>
                          <w:ins w:id="248"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77777777" w:rsidR="00C26A5A" w:rsidRPr="00B63849" w:rsidRDefault="00C26A5A" w:rsidP="00C26A5A">
      <w:pPr>
        <w:rPr>
          <w:ins w:id="234" w:author="jonathan pritchard" w:date="2025-01-13T15:00:00Z" w16du:dateUtc="2025-01-13T15:00:00Z"/>
          <w:rStyle w:val="module"/>
          <w:b/>
          <w:sz w:val="22"/>
        </w:rPr>
      </w:pPr>
      <w:ins w:id="235"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36"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37" w:author="jonathan pritchard" w:date="2025-01-13T15:00:00Z" w16du:dateUtc="2025-01-13T15:00:00Z"/>
                <w:rFonts w:ascii="Helvetica" w:hAnsi="Helvetica"/>
                <w:sz w:val="22"/>
                <w:szCs w:val="22"/>
              </w:rPr>
            </w:pPr>
            <w:ins w:id="238"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39"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40"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41" w:author="jonathan pritchard" w:date="2025-01-13T15:00:00Z" w16du:dateUtc="2025-01-13T15:00:00Z"/>
                <w:color w:val="auto"/>
                <w:sz w:val="20"/>
                <w:szCs w:val="20"/>
                <w:lang w:val="en-GB"/>
              </w:rPr>
            </w:pPr>
            <w:ins w:id="242"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43"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44" w:author="jonathan pritchard" w:date="2025-01-13T15:00:00Z" w16du:dateUtc="2025-01-13T15:00:00Z"/>
                <w:color w:val="auto"/>
                <w:sz w:val="20"/>
                <w:szCs w:val="20"/>
                <w:lang w:val="en-GB"/>
              </w:rPr>
            </w:pPr>
            <w:ins w:id="245"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46"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47" w:author="jonathan pritchard" w:date="2025-01-13T15:00:00Z" w16du:dateUtc="2025-01-13T15:00:00Z"/>
                <w:rFonts w:cs="Arial"/>
              </w:rPr>
            </w:pPr>
            <w:ins w:id="248"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49"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50" w:author="jonathan pritchard" w:date="2025-01-13T15:00:00Z" w16du:dateUtc="2025-01-13T15:00:00Z"/>
                <w:rFonts w:ascii="Calibri" w:hAnsi="Calibri" w:cs="Arial"/>
                <w:i/>
              </w:rPr>
            </w:pPr>
            <w:ins w:id="251"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52"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53" w:author="jonathan pritchard" w:date="2025-01-13T15:00:00Z" w16du:dateUtc="2025-01-13T15:00:00Z"/>
                <w:rFonts w:ascii="Calibri" w:hAnsi="Calibri" w:cs="Arial"/>
                <w:i/>
              </w:rPr>
            </w:pPr>
            <w:ins w:id="254"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55" w:author="jonathan pritchard" w:date="2025-01-13T15:00:00Z" w16du:dateUtc="2025-01-13T15:00:00Z"/>
                <w:rFonts w:cs="Arial"/>
              </w:rPr>
            </w:pPr>
            <w:ins w:id="256"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57"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58"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59" w:author="jonathan pritchard" w:date="2025-01-13T15:00:00Z" w16du:dateUtc="2025-01-13T15:00:00Z"/>
          <w:rStyle w:val="module"/>
          <w:b/>
          <w:sz w:val="22"/>
        </w:rPr>
      </w:pPr>
    </w:p>
    <w:p w14:paraId="648EA30C" w14:textId="77777777" w:rsidR="00C26A5A" w:rsidRDefault="00C26A5A" w:rsidP="00B812CA">
      <w:pPr>
        <w:spacing w:line="240" w:lineRule="auto"/>
        <w:jc w:val="both"/>
        <w:rPr>
          <w:ins w:id="260"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61"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62" w:author="jonathan pritchard" w:date="2025-01-13T15:02:00Z" w16du:dateUtc="2025-01-13T15:02:00Z"/>
                <w:rFonts w:ascii="Helvetica" w:hAnsi="Helvetica"/>
                <w:sz w:val="22"/>
                <w:szCs w:val="22"/>
              </w:rPr>
            </w:pPr>
            <w:del w:id="263"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64"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65" w:author="jonathan pritchard" w:date="2025-01-13T15:02:00Z" w16du:dateUtc="2025-01-13T15:02:00Z"/>
                <w:color w:val="auto"/>
                <w:sz w:val="20"/>
                <w:szCs w:val="20"/>
                <w:lang w:val="en-GB"/>
              </w:rPr>
            </w:pPr>
            <w:del w:id="266"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67"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68" w:author="jonathan pritchard" w:date="2025-01-13T15:02:00Z" w16du:dateUtc="2025-01-13T15:02:00Z"/>
                <w:color w:val="auto"/>
                <w:sz w:val="20"/>
                <w:szCs w:val="20"/>
                <w:lang w:val="en-GB"/>
              </w:rPr>
            </w:pPr>
            <w:del w:id="269"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70"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71" w:author="jonathan pritchard" w:date="2025-01-13T15:02:00Z" w16du:dateUtc="2025-01-13T15:02:00Z"/>
                <w:rFonts w:cs="Arial"/>
              </w:rPr>
            </w:pPr>
            <w:del w:id="272"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73"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74" w:author="jonathan pritchard" w:date="2025-01-13T15:02:00Z" w16du:dateUtc="2025-01-13T15:02:00Z"/>
                <w:rFonts w:ascii="Calibri" w:hAnsi="Calibri" w:cs="Arial"/>
                <w:i/>
              </w:rPr>
            </w:pPr>
            <w:del w:id="275"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76"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77" w:author="jonathan pritchard" w:date="2025-01-13T15:02:00Z" w16du:dateUtc="2025-01-13T15:02:00Z"/>
                <w:rFonts w:ascii="Calibri" w:hAnsi="Calibri" w:cs="Arial"/>
                <w:i/>
              </w:rPr>
            </w:pPr>
            <w:del w:id="278"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79" w:author="jonathan pritchard" w:date="2025-01-13T15:02:00Z" w16du:dateUtc="2025-01-13T15:02:00Z"/>
                <w:rFonts w:cs="Arial"/>
              </w:rPr>
            </w:pPr>
            <w:del w:id="280"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81"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82" w:author="jonathan pritchard" w:date="2025-01-13T15:02:00Z" w16du:dateUtc="2025-01-13T15:02:00Z"/>
        </w:rPr>
      </w:pPr>
    </w:p>
    <w:p w14:paraId="649F00F4" w14:textId="506B6F6B" w:rsidR="004344F7" w:rsidRPr="00237F07" w:rsidDel="006074BB" w:rsidRDefault="004344F7" w:rsidP="004E61EE">
      <w:pPr>
        <w:spacing w:after="0" w:line="240" w:lineRule="auto"/>
        <w:rPr>
          <w:del w:id="283"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86" w:name="_Toc144421198" w:displacedByCustomXml="next"/>
    <w:bookmarkStart w:id="287" w:name="_Toc144415652" w:displacedByCustomXml="next"/>
    <w:bookmarkStart w:id="288" w:name="_Toc188950355"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88"/>
          <w:bookmarkEnd w:id="287"/>
          <w:bookmarkEnd w:id="286"/>
        </w:p>
        <w:p w14:paraId="742B4705" w14:textId="77777777" w:rsidR="00703BA8" w:rsidRPr="00237F07" w:rsidRDefault="00703BA8" w:rsidP="00FD4BD6">
          <w:pPr>
            <w:pStyle w:val="TOC9"/>
          </w:pPr>
        </w:p>
        <w:p w14:paraId="5A3EFE88" w14:textId="41B6BFD5" w:rsidR="00FD4BD6" w:rsidRDefault="000806E0" w:rsidP="00FD4BD6">
          <w:pPr>
            <w:pStyle w:val="TOC1"/>
            <w:rPr>
              <w:rFonts w:asciiTheme="minorHAnsi" w:eastAsiaTheme="minorEastAsia" w:hAnsiTheme="minorHAnsi" w:cstheme="minorBidi"/>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50355" w:history="1">
            <w:r w:rsidR="00FD4BD6" w:rsidRPr="008022AE">
              <w:rPr>
                <w:rStyle w:val="Hyperlink"/>
                <w:b/>
                <w:noProof/>
              </w:rPr>
              <w:t>CONTENTS</w:t>
            </w:r>
            <w:r w:rsidR="00FD4BD6">
              <w:rPr>
                <w:noProof/>
                <w:webHidden/>
              </w:rPr>
              <w:tab/>
            </w:r>
            <w:r w:rsidR="00FD4BD6">
              <w:rPr>
                <w:noProof/>
                <w:webHidden/>
              </w:rPr>
              <w:fldChar w:fldCharType="begin"/>
            </w:r>
            <w:r w:rsidR="00FD4BD6">
              <w:rPr>
                <w:noProof/>
                <w:webHidden/>
              </w:rPr>
              <w:instrText xml:space="preserve"> PAGEREF _Toc188950355 \h </w:instrText>
            </w:r>
            <w:r w:rsidR="00FD4BD6">
              <w:rPr>
                <w:noProof/>
                <w:webHidden/>
              </w:rPr>
            </w:r>
            <w:r w:rsidR="00FD4BD6">
              <w:rPr>
                <w:noProof/>
                <w:webHidden/>
              </w:rPr>
              <w:fldChar w:fldCharType="separate"/>
            </w:r>
            <w:r w:rsidR="00FD4BD6">
              <w:rPr>
                <w:noProof/>
                <w:webHidden/>
              </w:rPr>
              <w:t>iii</w:t>
            </w:r>
            <w:r w:rsidR="00FD4BD6">
              <w:rPr>
                <w:noProof/>
                <w:webHidden/>
              </w:rPr>
              <w:fldChar w:fldCharType="end"/>
            </w:r>
          </w:hyperlink>
        </w:p>
        <w:p w14:paraId="3DB79973" w14:textId="5F108B6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56" w:history="1">
            <w:r w:rsidRPr="008022AE">
              <w:rPr>
                <w:rStyle w:val="Hyperlink"/>
                <w:noProof/>
              </w:rPr>
              <w:t>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_Toc188950356 \h </w:instrText>
            </w:r>
            <w:r>
              <w:rPr>
                <w:noProof/>
                <w:webHidden/>
              </w:rPr>
            </w:r>
            <w:r>
              <w:rPr>
                <w:noProof/>
                <w:webHidden/>
              </w:rPr>
              <w:fldChar w:fldCharType="separate"/>
            </w:r>
            <w:r>
              <w:rPr>
                <w:noProof/>
                <w:webHidden/>
              </w:rPr>
              <w:t>8</w:t>
            </w:r>
            <w:r>
              <w:rPr>
                <w:noProof/>
                <w:webHidden/>
              </w:rPr>
              <w:fldChar w:fldCharType="end"/>
            </w:r>
          </w:hyperlink>
        </w:p>
        <w:p w14:paraId="478695C9" w14:textId="3A078A8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57" w:history="1">
            <w:r w:rsidRPr="008022AE">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References</w:t>
            </w:r>
            <w:r>
              <w:rPr>
                <w:noProof/>
                <w:webHidden/>
              </w:rPr>
              <w:tab/>
            </w:r>
            <w:r>
              <w:rPr>
                <w:noProof/>
                <w:webHidden/>
              </w:rPr>
              <w:fldChar w:fldCharType="begin"/>
            </w:r>
            <w:r>
              <w:rPr>
                <w:noProof/>
                <w:webHidden/>
              </w:rPr>
              <w:instrText xml:space="preserve"> PAGEREF _Toc188950357 \h </w:instrText>
            </w:r>
            <w:r>
              <w:rPr>
                <w:noProof/>
                <w:webHidden/>
              </w:rPr>
            </w:r>
            <w:r>
              <w:rPr>
                <w:noProof/>
                <w:webHidden/>
              </w:rPr>
              <w:fldChar w:fldCharType="separate"/>
            </w:r>
            <w:r>
              <w:rPr>
                <w:noProof/>
                <w:webHidden/>
              </w:rPr>
              <w:t>9</w:t>
            </w:r>
            <w:r>
              <w:rPr>
                <w:noProof/>
                <w:webHidden/>
              </w:rPr>
              <w:fldChar w:fldCharType="end"/>
            </w:r>
          </w:hyperlink>
        </w:p>
        <w:p w14:paraId="112D2507" w14:textId="57D5400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58" w:history="1">
            <w:r w:rsidRPr="008022AE">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Normative references</w:t>
            </w:r>
            <w:r>
              <w:rPr>
                <w:noProof/>
                <w:webHidden/>
              </w:rPr>
              <w:tab/>
            </w:r>
            <w:r>
              <w:rPr>
                <w:noProof/>
                <w:webHidden/>
              </w:rPr>
              <w:fldChar w:fldCharType="begin"/>
            </w:r>
            <w:r>
              <w:rPr>
                <w:noProof/>
                <w:webHidden/>
              </w:rPr>
              <w:instrText xml:space="preserve"> PAGEREF _Toc188950358 \h </w:instrText>
            </w:r>
            <w:r>
              <w:rPr>
                <w:noProof/>
                <w:webHidden/>
              </w:rPr>
            </w:r>
            <w:r>
              <w:rPr>
                <w:noProof/>
                <w:webHidden/>
              </w:rPr>
              <w:fldChar w:fldCharType="separate"/>
            </w:r>
            <w:r>
              <w:rPr>
                <w:noProof/>
                <w:webHidden/>
              </w:rPr>
              <w:t>9</w:t>
            </w:r>
            <w:r>
              <w:rPr>
                <w:noProof/>
                <w:webHidden/>
              </w:rPr>
              <w:fldChar w:fldCharType="end"/>
            </w:r>
          </w:hyperlink>
        </w:p>
        <w:p w14:paraId="0BF22B54" w14:textId="025E8DA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59" w:history="1">
            <w:r w:rsidRPr="008022AE">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Informative references</w:t>
            </w:r>
            <w:r>
              <w:rPr>
                <w:noProof/>
                <w:webHidden/>
              </w:rPr>
              <w:tab/>
            </w:r>
            <w:r>
              <w:rPr>
                <w:noProof/>
                <w:webHidden/>
              </w:rPr>
              <w:fldChar w:fldCharType="begin"/>
            </w:r>
            <w:r>
              <w:rPr>
                <w:noProof/>
                <w:webHidden/>
              </w:rPr>
              <w:instrText xml:space="preserve"> PAGEREF _Toc188950359 \h </w:instrText>
            </w:r>
            <w:r>
              <w:rPr>
                <w:noProof/>
                <w:webHidden/>
              </w:rPr>
            </w:r>
            <w:r>
              <w:rPr>
                <w:noProof/>
                <w:webHidden/>
              </w:rPr>
              <w:fldChar w:fldCharType="separate"/>
            </w:r>
            <w:r>
              <w:rPr>
                <w:noProof/>
                <w:webHidden/>
              </w:rPr>
              <w:t>10</w:t>
            </w:r>
            <w:r>
              <w:rPr>
                <w:noProof/>
                <w:webHidden/>
              </w:rPr>
              <w:fldChar w:fldCharType="end"/>
            </w:r>
          </w:hyperlink>
        </w:p>
        <w:p w14:paraId="6474E851" w14:textId="60C0931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0" w:history="1">
            <w:r w:rsidRPr="008022AE">
              <w:rPr>
                <w:rStyle w:val="Hyperlink"/>
                <w:noProof/>
                <w:lang w:eastAsia="en-GB"/>
              </w:rPr>
              <w:t>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Abbreviations and Notation</w:t>
            </w:r>
            <w:r>
              <w:rPr>
                <w:noProof/>
                <w:webHidden/>
              </w:rPr>
              <w:tab/>
            </w:r>
            <w:r>
              <w:rPr>
                <w:noProof/>
                <w:webHidden/>
              </w:rPr>
              <w:fldChar w:fldCharType="begin"/>
            </w:r>
            <w:r>
              <w:rPr>
                <w:noProof/>
                <w:webHidden/>
              </w:rPr>
              <w:instrText xml:space="preserve"> PAGEREF _Toc188950360 \h </w:instrText>
            </w:r>
            <w:r>
              <w:rPr>
                <w:noProof/>
                <w:webHidden/>
              </w:rPr>
            </w:r>
            <w:r>
              <w:rPr>
                <w:noProof/>
                <w:webHidden/>
              </w:rPr>
              <w:fldChar w:fldCharType="separate"/>
            </w:r>
            <w:r>
              <w:rPr>
                <w:noProof/>
                <w:webHidden/>
              </w:rPr>
              <w:t>10</w:t>
            </w:r>
            <w:r>
              <w:rPr>
                <w:noProof/>
                <w:webHidden/>
              </w:rPr>
              <w:fldChar w:fldCharType="end"/>
            </w:r>
          </w:hyperlink>
        </w:p>
        <w:p w14:paraId="74014B1B" w14:textId="044244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1" w:history="1">
            <w:r w:rsidRPr="008022AE">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Abbreviations</w:t>
            </w:r>
            <w:r>
              <w:rPr>
                <w:noProof/>
                <w:webHidden/>
              </w:rPr>
              <w:tab/>
            </w:r>
            <w:r>
              <w:rPr>
                <w:noProof/>
                <w:webHidden/>
              </w:rPr>
              <w:fldChar w:fldCharType="begin"/>
            </w:r>
            <w:r>
              <w:rPr>
                <w:noProof/>
                <w:webHidden/>
              </w:rPr>
              <w:instrText xml:space="preserve"> PAGEREF _Toc188950361 \h </w:instrText>
            </w:r>
            <w:r>
              <w:rPr>
                <w:noProof/>
                <w:webHidden/>
              </w:rPr>
            </w:r>
            <w:r>
              <w:rPr>
                <w:noProof/>
                <w:webHidden/>
              </w:rPr>
              <w:fldChar w:fldCharType="separate"/>
            </w:r>
            <w:r>
              <w:rPr>
                <w:noProof/>
                <w:webHidden/>
              </w:rPr>
              <w:t>10</w:t>
            </w:r>
            <w:r>
              <w:rPr>
                <w:noProof/>
                <w:webHidden/>
              </w:rPr>
              <w:fldChar w:fldCharType="end"/>
            </w:r>
          </w:hyperlink>
        </w:p>
        <w:p w14:paraId="70AB4949" w14:textId="36E8433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2" w:history="1">
            <w:r w:rsidRPr="008022AE">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Notation</w:t>
            </w:r>
            <w:r>
              <w:rPr>
                <w:noProof/>
                <w:webHidden/>
              </w:rPr>
              <w:tab/>
            </w:r>
            <w:r>
              <w:rPr>
                <w:noProof/>
                <w:webHidden/>
              </w:rPr>
              <w:fldChar w:fldCharType="begin"/>
            </w:r>
            <w:r>
              <w:rPr>
                <w:noProof/>
                <w:webHidden/>
              </w:rPr>
              <w:instrText xml:space="preserve"> PAGEREF _Toc188950362 \h </w:instrText>
            </w:r>
            <w:r>
              <w:rPr>
                <w:noProof/>
                <w:webHidden/>
              </w:rPr>
            </w:r>
            <w:r>
              <w:rPr>
                <w:noProof/>
                <w:webHidden/>
              </w:rPr>
              <w:fldChar w:fldCharType="separate"/>
            </w:r>
            <w:r>
              <w:rPr>
                <w:noProof/>
                <w:webHidden/>
              </w:rPr>
              <w:t>10</w:t>
            </w:r>
            <w:r>
              <w:rPr>
                <w:noProof/>
                <w:webHidden/>
              </w:rPr>
              <w:fldChar w:fldCharType="end"/>
            </w:r>
          </w:hyperlink>
        </w:p>
        <w:p w14:paraId="762766BC" w14:textId="4C3B069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3" w:history="1">
            <w:r w:rsidRPr="008022AE">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_Toc188950363 \h </w:instrText>
            </w:r>
            <w:r>
              <w:rPr>
                <w:noProof/>
                <w:webHidden/>
              </w:rPr>
            </w:r>
            <w:r>
              <w:rPr>
                <w:noProof/>
                <w:webHidden/>
              </w:rPr>
              <w:fldChar w:fldCharType="separate"/>
            </w:r>
            <w:r>
              <w:rPr>
                <w:noProof/>
                <w:webHidden/>
              </w:rPr>
              <w:t>11</w:t>
            </w:r>
            <w:r>
              <w:rPr>
                <w:noProof/>
                <w:webHidden/>
              </w:rPr>
              <w:fldChar w:fldCharType="end"/>
            </w:r>
          </w:hyperlink>
        </w:p>
        <w:p w14:paraId="609D25D1" w14:textId="4CC6662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4" w:history="1">
            <w:r w:rsidRPr="008022AE">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Background - System Concepts and Limitations</w:t>
            </w:r>
            <w:r>
              <w:rPr>
                <w:noProof/>
                <w:webHidden/>
              </w:rPr>
              <w:tab/>
            </w:r>
            <w:r>
              <w:rPr>
                <w:noProof/>
                <w:webHidden/>
              </w:rPr>
              <w:fldChar w:fldCharType="begin"/>
            </w:r>
            <w:r>
              <w:rPr>
                <w:noProof/>
                <w:webHidden/>
              </w:rPr>
              <w:instrText xml:space="preserve"> PAGEREF _Toc188950364 \h </w:instrText>
            </w:r>
            <w:r>
              <w:rPr>
                <w:noProof/>
                <w:webHidden/>
              </w:rPr>
            </w:r>
            <w:r>
              <w:rPr>
                <w:noProof/>
                <w:webHidden/>
              </w:rPr>
              <w:fldChar w:fldCharType="separate"/>
            </w:r>
            <w:r>
              <w:rPr>
                <w:noProof/>
                <w:webHidden/>
              </w:rPr>
              <w:t>11</w:t>
            </w:r>
            <w:r>
              <w:rPr>
                <w:noProof/>
                <w:webHidden/>
              </w:rPr>
              <w:fldChar w:fldCharType="end"/>
            </w:r>
          </w:hyperlink>
        </w:p>
        <w:p w14:paraId="07C0B5F2" w14:textId="15BF2D5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5" w:history="1">
            <w:r w:rsidRPr="008022AE">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The concepts of ENC, ENDS and System Database</w:t>
            </w:r>
            <w:r>
              <w:rPr>
                <w:noProof/>
                <w:webHidden/>
              </w:rPr>
              <w:tab/>
            </w:r>
            <w:r>
              <w:rPr>
                <w:noProof/>
                <w:webHidden/>
              </w:rPr>
              <w:fldChar w:fldCharType="begin"/>
            </w:r>
            <w:r>
              <w:rPr>
                <w:noProof/>
                <w:webHidden/>
              </w:rPr>
              <w:instrText xml:space="preserve"> PAGEREF _Toc188950365 \h </w:instrText>
            </w:r>
            <w:r>
              <w:rPr>
                <w:noProof/>
                <w:webHidden/>
              </w:rPr>
            </w:r>
            <w:r>
              <w:rPr>
                <w:noProof/>
                <w:webHidden/>
              </w:rPr>
              <w:fldChar w:fldCharType="separate"/>
            </w:r>
            <w:r>
              <w:rPr>
                <w:noProof/>
                <w:webHidden/>
              </w:rPr>
              <w:t>11</w:t>
            </w:r>
            <w:r>
              <w:rPr>
                <w:noProof/>
                <w:webHidden/>
              </w:rPr>
              <w:fldChar w:fldCharType="end"/>
            </w:r>
          </w:hyperlink>
        </w:p>
        <w:p w14:paraId="0710B16D" w14:textId="79338F0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6" w:history="1">
            <w:r w:rsidRPr="008022AE">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concept, limitations, and challenges</w:t>
            </w:r>
            <w:r>
              <w:rPr>
                <w:noProof/>
                <w:webHidden/>
              </w:rPr>
              <w:tab/>
            </w:r>
            <w:r>
              <w:rPr>
                <w:noProof/>
                <w:webHidden/>
              </w:rPr>
              <w:fldChar w:fldCharType="begin"/>
            </w:r>
            <w:r>
              <w:rPr>
                <w:noProof/>
                <w:webHidden/>
              </w:rPr>
              <w:instrText xml:space="preserve"> PAGEREF _Toc188950366 \h </w:instrText>
            </w:r>
            <w:r>
              <w:rPr>
                <w:noProof/>
                <w:webHidden/>
              </w:rPr>
            </w:r>
            <w:r>
              <w:rPr>
                <w:noProof/>
                <w:webHidden/>
              </w:rPr>
              <w:fldChar w:fldCharType="separate"/>
            </w:r>
            <w:r>
              <w:rPr>
                <w:noProof/>
                <w:webHidden/>
              </w:rPr>
              <w:t>11</w:t>
            </w:r>
            <w:r>
              <w:rPr>
                <w:noProof/>
                <w:webHidden/>
              </w:rPr>
              <w:fldChar w:fldCharType="end"/>
            </w:r>
          </w:hyperlink>
        </w:p>
        <w:p w14:paraId="26735207" w14:textId="33833CB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67" w:history="1">
            <w:r w:rsidRPr="008022AE">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Depth Related Functionality</w:t>
            </w:r>
            <w:r>
              <w:rPr>
                <w:noProof/>
                <w:webHidden/>
              </w:rPr>
              <w:tab/>
            </w:r>
            <w:r>
              <w:rPr>
                <w:noProof/>
                <w:webHidden/>
              </w:rPr>
              <w:fldChar w:fldCharType="begin"/>
            </w:r>
            <w:r>
              <w:rPr>
                <w:noProof/>
                <w:webHidden/>
              </w:rPr>
              <w:instrText xml:space="preserve"> PAGEREF _Toc188950367 \h </w:instrText>
            </w:r>
            <w:r>
              <w:rPr>
                <w:noProof/>
                <w:webHidden/>
              </w:rPr>
            </w:r>
            <w:r>
              <w:rPr>
                <w:noProof/>
                <w:webHidden/>
              </w:rPr>
              <w:fldChar w:fldCharType="separate"/>
            </w:r>
            <w:r>
              <w:rPr>
                <w:noProof/>
                <w:webHidden/>
              </w:rPr>
              <w:t>13</w:t>
            </w:r>
            <w:r>
              <w:rPr>
                <w:noProof/>
                <w:webHidden/>
              </w:rPr>
              <w:fldChar w:fldCharType="end"/>
            </w:r>
          </w:hyperlink>
        </w:p>
        <w:p w14:paraId="311EAF8F" w14:textId="4BF2A7F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8" w:history="1">
            <w:r w:rsidRPr="008022AE">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_Toc188950368 \h </w:instrText>
            </w:r>
            <w:r>
              <w:rPr>
                <w:noProof/>
                <w:webHidden/>
              </w:rPr>
            </w:r>
            <w:r>
              <w:rPr>
                <w:noProof/>
                <w:webHidden/>
              </w:rPr>
              <w:fldChar w:fldCharType="separate"/>
            </w:r>
            <w:r>
              <w:rPr>
                <w:noProof/>
                <w:webHidden/>
              </w:rPr>
              <w:t>13</w:t>
            </w:r>
            <w:r>
              <w:rPr>
                <w:noProof/>
                <w:webHidden/>
              </w:rPr>
              <w:fldChar w:fldCharType="end"/>
            </w:r>
          </w:hyperlink>
        </w:p>
        <w:p w14:paraId="0141D2B3" w14:textId="67F9F647"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9" w:history="1">
            <w:r w:rsidRPr="008022AE">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Interface Design</w:t>
            </w:r>
            <w:r>
              <w:rPr>
                <w:noProof/>
                <w:webHidden/>
              </w:rPr>
              <w:tab/>
            </w:r>
            <w:r>
              <w:rPr>
                <w:noProof/>
                <w:webHidden/>
              </w:rPr>
              <w:fldChar w:fldCharType="begin"/>
            </w:r>
            <w:r>
              <w:rPr>
                <w:noProof/>
                <w:webHidden/>
              </w:rPr>
              <w:instrText xml:space="preserve"> PAGEREF _Toc188950369 \h </w:instrText>
            </w:r>
            <w:r>
              <w:rPr>
                <w:noProof/>
                <w:webHidden/>
              </w:rPr>
            </w:r>
            <w:r>
              <w:rPr>
                <w:noProof/>
                <w:webHidden/>
              </w:rPr>
              <w:fldChar w:fldCharType="separate"/>
            </w:r>
            <w:r>
              <w:rPr>
                <w:noProof/>
                <w:webHidden/>
              </w:rPr>
              <w:t>14</w:t>
            </w:r>
            <w:r>
              <w:rPr>
                <w:noProof/>
                <w:webHidden/>
              </w:rPr>
              <w:fldChar w:fldCharType="end"/>
            </w:r>
          </w:hyperlink>
        </w:p>
        <w:p w14:paraId="553CD705" w14:textId="7FA42B8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0" w:history="1">
            <w:r w:rsidRPr="008022AE">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principles</w:t>
            </w:r>
            <w:r>
              <w:rPr>
                <w:noProof/>
                <w:webHidden/>
              </w:rPr>
              <w:tab/>
            </w:r>
            <w:r>
              <w:rPr>
                <w:noProof/>
                <w:webHidden/>
              </w:rPr>
              <w:fldChar w:fldCharType="begin"/>
            </w:r>
            <w:r>
              <w:rPr>
                <w:noProof/>
                <w:webHidden/>
              </w:rPr>
              <w:instrText xml:space="preserve"> PAGEREF _Toc188950370 \h </w:instrText>
            </w:r>
            <w:r>
              <w:rPr>
                <w:noProof/>
                <w:webHidden/>
              </w:rPr>
            </w:r>
            <w:r>
              <w:rPr>
                <w:noProof/>
                <w:webHidden/>
              </w:rPr>
              <w:fldChar w:fldCharType="separate"/>
            </w:r>
            <w:r>
              <w:rPr>
                <w:noProof/>
                <w:webHidden/>
              </w:rPr>
              <w:t>14</w:t>
            </w:r>
            <w:r>
              <w:rPr>
                <w:noProof/>
                <w:webHidden/>
              </w:rPr>
              <w:fldChar w:fldCharType="end"/>
            </w:r>
          </w:hyperlink>
        </w:p>
        <w:p w14:paraId="1A11CB4A" w14:textId="07E67A8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71" w:history="1">
            <w:r w:rsidRPr="008022AE">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Layers</w:t>
            </w:r>
            <w:r>
              <w:rPr>
                <w:noProof/>
                <w:webHidden/>
              </w:rPr>
              <w:tab/>
            </w:r>
            <w:r>
              <w:rPr>
                <w:noProof/>
                <w:webHidden/>
              </w:rPr>
              <w:fldChar w:fldCharType="begin"/>
            </w:r>
            <w:r>
              <w:rPr>
                <w:noProof/>
                <w:webHidden/>
              </w:rPr>
              <w:instrText xml:space="preserve"> PAGEREF _Toc188950371 \h </w:instrText>
            </w:r>
            <w:r>
              <w:rPr>
                <w:noProof/>
                <w:webHidden/>
              </w:rPr>
            </w:r>
            <w:r>
              <w:rPr>
                <w:noProof/>
                <w:webHidden/>
              </w:rPr>
              <w:fldChar w:fldCharType="separate"/>
            </w:r>
            <w:r>
              <w:rPr>
                <w:noProof/>
                <w:webHidden/>
              </w:rPr>
              <w:t>14</w:t>
            </w:r>
            <w:r>
              <w:rPr>
                <w:noProof/>
                <w:webHidden/>
              </w:rPr>
              <w:fldChar w:fldCharType="end"/>
            </w:r>
          </w:hyperlink>
        </w:p>
        <w:p w14:paraId="37B0871D" w14:textId="72626DB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2" w:history="1">
            <w:r w:rsidRPr="008022AE">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products and information layers</w:t>
            </w:r>
            <w:r>
              <w:rPr>
                <w:noProof/>
                <w:webHidden/>
              </w:rPr>
              <w:tab/>
            </w:r>
            <w:r>
              <w:rPr>
                <w:noProof/>
                <w:webHidden/>
              </w:rPr>
              <w:fldChar w:fldCharType="begin"/>
            </w:r>
            <w:r>
              <w:rPr>
                <w:noProof/>
                <w:webHidden/>
              </w:rPr>
              <w:instrText xml:space="preserve"> PAGEREF _Toc188950372 \h </w:instrText>
            </w:r>
            <w:r>
              <w:rPr>
                <w:noProof/>
                <w:webHidden/>
              </w:rPr>
            </w:r>
            <w:r>
              <w:rPr>
                <w:noProof/>
                <w:webHidden/>
              </w:rPr>
              <w:fldChar w:fldCharType="separate"/>
            </w:r>
            <w:r>
              <w:rPr>
                <w:noProof/>
                <w:webHidden/>
              </w:rPr>
              <w:t>14</w:t>
            </w:r>
            <w:r>
              <w:rPr>
                <w:noProof/>
                <w:webHidden/>
              </w:rPr>
              <w:fldChar w:fldCharType="end"/>
            </w:r>
          </w:hyperlink>
        </w:p>
        <w:p w14:paraId="0A3C23FA" w14:textId="3B64263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3" w:history="1">
            <w:r w:rsidRPr="008022AE">
              <w:rPr>
                <w:rStyle w:val="Hyperlink"/>
                <w:noProof/>
              </w:rPr>
              <w:t>6.1.1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Basic product specifications and layers</w:t>
            </w:r>
            <w:r>
              <w:rPr>
                <w:noProof/>
                <w:webHidden/>
              </w:rPr>
              <w:tab/>
            </w:r>
            <w:r>
              <w:rPr>
                <w:noProof/>
                <w:webHidden/>
              </w:rPr>
              <w:fldChar w:fldCharType="begin"/>
            </w:r>
            <w:r>
              <w:rPr>
                <w:noProof/>
                <w:webHidden/>
              </w:rPr>
              <w:instrText xml:space="preserve"> PAGEREF _Toc188950373 \h </w:instrText>
            </w:r>
            <w:r>
              <w:rPr>
                <w:noProof/>
                <w:webHidden/>
              </w:rPr>
            </w:r>
            <w:r>
              <w:rPr>
                <w:noProof/>
                <w:webHidden/>
              </w:rPr>
              <w:fldChar w:fldCharType="separate"/>
            </w:r>
            <w:r>
              <w:rPr>
                <w:noProof/>
                <w:webHidden/>
              </w:rPr>
              <w:t>14</w:t>
            </w:r>
            <w:r>
              <w:rPr>
                <w:noProof/>
                <w:webHidden/>
              </w:rPr>
              <w:fldChar w:fldCharType="end"/>
            </w:r>
          </w:hyperlink>
        </w:p>
        <w:p w14:paraId="403CE963" w14:textId="2F7EAD5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4" w:history="1">
            <w:r w:rsidRPr="008022AE">
              <w:rPr>
                <w:rStyle w:val="Hyperlink"/>
                <w:noProof/>
              </w:rPr>
              <w:t>6.1.2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data products</w:t>
            </w:r>
            <w:r>
              <w:rPr>
                <w:noProof/>
                <w:webHidden/>
              </w:rPr>
              <w:tab/>
            </w:r>
            <w:r>
              <w:rPr>
                <w:noProof/>
                <w:webHidden/>
              </w:rPr>
              <w:fldChar w:fldCharType="begin"/>
            </w:r>
            <w:r>
              <w:rPr>
                <w:noProof/>
                <w:webHidden/>
              </w:rPr>
              <w:instrText xml:space="preserve"> PAGEREF _Toc188950374 \h </w:instrText>
            </w:r>
            <w:r>
              <w:rPr>
                <w:noProof/>
                <w:webHidden/>
              </w:rPr>
            </w:r>
            <w:r>
              <w:rPr>
                <w:noProof/>
                <w:webHidden/>
              </w:rPr>
              <w:fldChar w:fldCharType="separate"/>
            </w:r>
            <w:r>
              <w:rPr>
                <w:noProof/>
                <w:webHidden/>
              </w:rPr>
              <w:t>14</w:t>
            </w:r>
            <w:r>
              <w:rPr>
                <w:noProof/>
                <w:webHidden/>
              </w:rPr>
              <w:fldChar w:fldCharType="end"/>
            </w:r>
          </w:hyperlink>
        </w:p>
        <w:p w14:paraId="7BD26450" w14:textId="011B1DA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5" w:history="1">
            <w:r w:rsidRPr="008022AE">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Mitigation of data overload</w:t>
            </w:r>
            <w:r>
              <w:rPr>
                <w:noProof/>
                <w:webHidden/>
              </w:rPr>
              <w:tab/>
            </w:r>
            <w:r>
              <w:rPr>
                <w:noProof/>
                <w:webHidden/>
              </w:rPr>
              <w:fldChar w:fldCharType="begin"/>
            </w:r>
            <w:r>
              <w:rPr>
                <w:noProof/>
                <w:webHidden/>
              </w:rPr>
              <w:instrText xml:space="preserve"> PAGEREF _Toc188950375 \h </w:instrText>
            </w:r>
            <w:r>
              <w:rPr>
                <w:noProof/>
                <w:webHidden/>
              </w:rPr>
            </w:r>
            <w:r>
              <w:rPr>
                <w:noProof/>
                <w:webHidden/>
              </w:rPr>
              <w:fldChar w:fldCharType="separate"/>
            </w:r>
            <w:r>
              <w:rPr>
                <w:noProof/>
                <w:webHidden/>
              </w:rPr>
              <w:t>15</w:t>
            </w:r>
            <w:r>
              <w:rPr>
                <w:noProof/>
                <w:webHidden/>
              </w:rPr>
              <w:fldChar w:fldCharType="end"/>
            </w:r>
          </w:hyperlink>
        </w:p>
        <w:p w14:paraId="515F39BD" w14:textId="3561FABB"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76" w:history="1">
            <w:r w:rsidRPr="008022AE">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_Toc188950376 \h </w:instrText>
            </w:r>
            <w:r>
              <w:rPr>
                <w:noProof/>
                <w:webHidden/>
              </w:rPr>
            </w:r>
            <w:r>
              <w:rPr>
                <w:noProof/>
                <w:webHidden/>
              </w:rPr>
              <w:fldChar w:fldCharType="separate"/>
            </w:r>
            <w:r>
              <w:rPr>
                <w:noProof/>
                <w:webHidden/>
              </w:rPr>
              <w:t>15</w:t>
            </w:r>
            <w:r>
              <w:rPr>
                <w:noProof/>
                <w:webHidden/>
              </w:rPr>
              <w:fldChar w:fldCharType="end"/>
            </w:r>
          </w:hyperlink>
        </w:p>
        <w:p w14:paraId="4D36D80F" w14:textId="1252FDE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7" w:history="1">
            <w:r w:rsidRPr="008022AE">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Overview of the portrayal process</w:t>
            </w:r>
            <w:r>
              <w:rPr>
                <w:noProof/>
                <w:webHidden/>
              </w:rPr>
              <w:tab/>
            </w:r>
            <w:r>
              <w:rPr>
                <w:noProof/>
                <w:webHidden/>
              </w:rPr>
              <w:fldChar w:fldCharType="begin"/>
            </w:r>
            <w:r>
              <w:rPr>
                <w:noProof/>
                <w:webHidden/>
              </w:rPr>
              <w:instrText xml:space="preserve"> PAGEREF _Toc188950377 \h </w:instrText>
            </w:r>
            <w:r>
              <w:rPr>
                <w:noProof/>
                <w:webHidden/>
              </w:rPr>
            </w:r>
            <w:r>
              <w:rPr>
                <w:noProof/>
                <w:webHidden/>
              </w:rPr>
              <w:fldChar w:fldCharType="separate"/>
            </w:r>
            <w:r>
              <w:rPr>
                <w:noProof/>
                <w:webHidden/>
              </w:rPr>
              <w:t>15</w:t>
            </w:r>
            <w:r>
              <w:rPr>
                <w:noProof/>
                <w:webHidden/>
              </w:rPr>
              <w:fldChar w:fldCharType="end"/>
            </w:r>
          </w:hyperlink>
        </w:p>
        <w:p w14:paraId="4C0B8D77" w14:textId="04E5833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8" w:history="1">
            <w:r w:rsidRPr="008022AE">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Elements of S-100 Portrayal</w:t>
            </w:r>
            <w:r>
              <w:rPr>
                <w:noProof/>
                <w:webHidden/>
              </w:rPr>
              <w:tab/>
            </w:r>
            <w:r>
              <w:rPr>
                <w:noProof/>
                <w:webHidden/>
              </w:rPr>
              <w:fldChar w:fldCharType="begin"/>
            </w:r>
            <w:r>
              <w:rPr>
                <w:noProof/>
                <w:webHidden/>
              </w:rPr>
              <w:instrText xml:space="preserve"> PAGEREF _Toc188950378 \h </w:instrText>
            </w:r>
            <w:r>
              <w:rPr>
                <w:noProof/>
                <w:webHidden/>
              </w:rPr>
            </w:r>
            <w:r>
              <w:rPr>
                <w:noProof/>
                <w:webHidden/>
              </w:rPr>
              <w:fldChar w:fldCharType="separate"/>
            </w:r>
            <w:r>
              <w:rPr>
                <w:noProof/>
                <w:webHidden/>
              </w:rPr>
              <w:t>15</w:t>
            </w:r>
            <w:r>
              <w:rPr>
                <w:noProof/>
                <w:webHidden/>
              </w:rPr>
              <w:fldChar w:fldCharType="end"/>
            </w:r>
          </w:hyperlink>
        </w:p>
        <w:p w14:paraId="723EFC26" w14:textId="12FB087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9" w:history="1">
            <w:r w:rsidRPr="008022AE">
              <w:rPr>
                <w:rStyle w:val="Hyperlink"/>
                <w:noProof/>
              </w:rPr>
              <w:t>7.2.1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Pixmaps</w:t>
            </w:r>
            <w:r>
              <w:rPr>
                <w:noProof/>
                <w:webHidden/>
              </w:rPr>
              <w:tab/>
            </w:r>
            <w:r>
              <w:rPr>
                <w:noProof/>
                <w:webHidden/>
              </w:rPr>
              <w:fldChar w:fldCharType="begin"/>
            </w:r>
            <w:r>
              <w:rPr>
                <w:noProof/>
                <w:webHidden/>
              </w:rPr>
              <w:instrText xml:space="preserve"> PAGEREF _Toc188950379 \h </w:instrText>
            </w:r>
            <w:r>
              <w:rPr>
                <w:noProof/>
                <w:webHidden/>
              </w:rPr>
            </w:r>
            <w:r>
              <w:rPr>
                <w:noProof/>
                <w:webHidden/>
              </w:rPr>
              <w:fldChar w:fldCharType="separate"/>
            </w:r>
            <w:r>
              <w:rPr>
                <w:noProof/>
                <w:webHidden/>
              </w:rPr>
              <w:t>16</w:t>
            </w:r>
            <w:r>
              <w:rPr>
                <w:noProof/>
                <w:webHidden/>
              </w:rPr>
              <w:fldChar w:fldCharType="end"/>
            </w:r>
          </w:hyperlink>
        </w:p>
        <w:p w14:paraId="755C298C" w14:textId="0297F77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0" w:history="1">
            <w:r w:rsidRPr="008022AE">
              <w:rPr>
                <w:rStyle w:val="Hyperlink"/>
                <w:noProof/>
              </w:rPr>
              <w:t>7.2.2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coding scheme</w:t>
            </w:r>
            <w:r>
              <w:rPr>
                <w:noProof/>
                <w:webHidden/>
              </w:rPr>
              <w:tab/>
            </w:r>
            <w:r>
              <w:rPr>
                <w:noProof/>
                <w:webHidden/>
              </w:rPr>
              <w:fldChar w:fldCharType="begin"/>
            </w:r>
            <w:r>
              <w:rPr>
                <w:noProof/>
                <w:webHidden/>
              </w:rPr>
              <w:instrText xml:space="preserve"> PAGEREF _Toc188950380 \h </w:instrText>
            </w:r>
            <w:r>
              <w:rPr>
                <w:noProof/>
                <w:webHidden/>
              </w:rPr>
            </w:r>
            <w:r>
              <w:rPr>
                <w:noProof/>
                <w:webHidden/>
              </w:rPr>
              <w:fldChar w:fldCharType="separate"/>
            </w:r>
            <w:r>
              <w:rPr>
                <w:noProof/>
                <w:webHidden/>
              </w:rPr>
              <w:t>16</w:t>
            </w:r>
            <w:r>
              <w:rPr>
                <w:noProof/>
                <w:webHidden/>
              </w:rPr>
              <w:fldChar w:fldCharType="end"/>
            </w:r>
          </w:hyperlink>
        </w:p>
        <w:p w14:paraId="6BB2E7DA" w14:textId="43A6A1F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1" w:history="1">
            <w:r w:rsidRPr="008022AE">
              <w:rPr>
                <w:rStyle w:val="Hyperlink"/>
                <w:noProof/>
              </w:rPr>
              <w:t>7.2.3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Symbols</w:t>
            </w:r>
            <w:r>
              <w:rPr>
                <w:noProof/>
                <w:webHidden/>
              </w:rPr>
              <w:tab/>
            </w:r>
            <w:r>
              <w:rPr>
                <w:noProof/>
                <w:webHidden/>
              </w:rPr>
              <w:fldChar w:fldCharType="begin"/>
            </w:r>
            <w:r>
              <w:rPr>
                <w:noProof/>
                <w:webHidden/>
              </w:rPr>
              <w:instrText xml:space="preserve"> PAGEREF _Toc188950381 \h </w:instrText>
            </w:r>
            <w:r>
              <w:rPr>
                <w:noProof/>
                <w:webHidden/>
              </w:rPr>
            </w:r>
            <w:r>
              <w:rPr>
                <w:noProof/>
                <w:webHidden/>
              </w:rPr>
              <w:fldChar w:fldCharType="separate"/>
            </w:r>
            <w:r>
              <w:rPr>
                <w:noProof/>
                <w:webHidden/>
              </w:rPr>
              <w:t>16</w:t>
            </w:r>
            <w:r>
              <w:rPr>
                <w:noProof/>
                <w:webHidden/>
              </w:rPr>
              <w:fldChar w:fldCharType="end"/>
            </w:r>
          </w:hyperlink>
        </w:p>
        <w:p w14:paraId="49758A1C" w14:textId="295545D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2" w:history="1">
            <w:r w:rsidRPr="008022AE">
              <w:rPr>
                <w:rStyle w:val="Hyperlink"/>
                <w:noProof/>
              </w:rPr>
              <w:t>7.2.4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Area fills</w:t>
            </w:r>
            <w:r>
              <w:rPr>
                <w:noProof/>
                <w:webHidden/>
              </w:rPr>
              <w:tab/>
            </w:r>
            <w:r>
              <w:rPr>
                <w:noProof/>
                <w:webHidden/>
              </w:rPr>
              <w:fldChar w:fldCharType="begin"/>
            </w:r>
            <w:r>
              <w:rPr>
                <w:noProof/>
                <w:webHidden/>
              </w:rPr>
              <w:instrText xml:space="preserve"> PAGEREF _Toc188950382 \h </w:instrText>
            </w:r>
            <w:r>
              <w:rPr>
                <w:noProof/>
                <w:webHidden/>
              </w:rPr>
            </w:r>
            <w:r>
              <w:rPr>
                <w:noProof/>
                <w:webHidden/>
              </w:rPr>
              <w:fldChar w:fldCharType="separate"/>
            </w:r>
            <w:r>
              <w:rPr>
                <w:noProof/>
                <w:webHidden/>
              </w:rPr>
              <w:t>16</w:t>
            </w:r>
            <w:r>
              <w:rPr>
                <w:noProof/>
                <w:webHidden/>
              </w:rPr>
              <w:fldChar w:fldCharType="end"/>
            </w:r>
          </w:hyperlink>
        </w:p>
        <w:p w14:paraId="3D402E03" w14:textId="27D3A85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3" w:history="1">
            <w:r w:rsidRPr="008022AE">
              <w:rPr>
                <w:rStyle w:val="Hyperlink"/>
                <w:noProof/>
              </w:rPr>
              <w:t>7.2.5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Line styles</w:t>
            </w:r>
            <w:r>
              <w:rPr>
                <w:noProof/>
                <w:webHidden/>
              </w:rPr>
              <w:tab/>
            </w:r>
            <w:r>
              <w:rPr>
                <w:noProof/>
                <w:webHidden/>
              </w:rPr>
              <w:fldChar w:fldCharType="begin"/>
            </w:r>
            <w:r>
              <w:rPr>
                <w:noProof/>
                <w:webHidden/>
              </w:rPr>
              <w:instrText xml:space="preserve"> PAGEREF _Toc188950383 \h </w:instrText>
            </w:r>
            <w:r>
              <w:rPr>
                <w:noProof/>
                <w:webHidden/>
              </w:rPr>
            </w:r>
            <w:r>
              <w:rPr>
                <w:noProof/>
                <w:webHidden/>
              </w:rPr>
              <w:fldChar w:fldCharType="separate"/>
            </w:r>
            <w:r>
              <w:rPr>
                <w:noProof/>
                <w:webHidden/>
              </w:rPr>
              <w:t>16</w:t>
            </w:r>
            <w:r>
              <w:rPr>
                <w:noProof/>
                <w:webHidden/>
              </w:rPr>
              <w:fldChar w:fldCharType="end"/>
            </w:r>
          </w:hyperlink>
        </w:p>
        <w:p w14:paraId="6231FAC3" w14:textId="050FD53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4" w:history="1">
            <w:r w:rsidRPr="008022AE">
              <w:rPr>
                <w:rStyle w:val="Hyperlink"/>
                <w:noProof/>
              </w:rPr>
              <w:t>7.2.6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of Shared Edges.</w:t>
            </w:r>
            <w:r>
              <w:rPr>
                <w:noProof/>
                <w:webHidden/>
              </w:rPr>
              <w:tab/>
            </w:r>
            <w:r>
              <w:rPr>
                <w:noProof/>
                <w:webHidden/>
              </w:rPr>
              <w:fldChar w:fldCharType="begin"/>
            </w:r>
            <w:r>
              <w:rPr>
                <w:noProof/>
                <w:webHidden/>
              </w:rPr>
              <w:instrText xml:space="preserve"> PAGEREF _Toc188950384 \h </w:instrText>
            </w:r>
            <w:r>
              <w:rPr>
                <w:noProof/>
                <w:webHidden/>
              </w:rPr>
            </w:r>
            <w:r>
              <w:rPr>
                <w:noProof/>
                <w:webHidden/>
              </w:rPr>
              <w:fldChar w:fldCharType="separate"/>
            </w:r>
            <w:r>
              <w:rPr>
                <w:noProof/>
                <w:webHidden/>
              </w:rPr>
              <w:t>17</w:t>
            </w:r>
            <w:r>
              <w:rPr>
                <w:noProof/>
                <w:webHidden/>
              </w:rPr>
              <w:fldChar w:fldCharType="end"/>
            </w:r>
          </w:hyperlink>
        </w:p>
        <w:p w14:paraId="326DE43B" w14:textId="19DBE6E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5" w:history="1">
            <w:r w:rsidRPr="008022AE">
              <w:rPr>
                <w:rStyle w:val="Hyperlink"/>
                <w:noProof/>
              </w:rPr>
              <w:t>7.2.7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w:t>
            </w:r>
            <w:r>
              <w:rPr>
                <w:noProof/>
                <w:webHidden/>
              </w:rPr>
              <w:tab/>
            </w:r>
            <w:r>
              <w:rPr>
                <w:noProof/>
                <w:webHidden/>
              </w:rPr>
              <w:fldChar w:fldCharType="begin"/>
            </w:r>
            <w:r>
              <w:rPr>
                <w:noProof/>
                <w:webHidden/>
              </w:rPr>
              <w:instrText xml:space="preserve"> PAGEREF _Toc188950385 \h </w:instrText>
            </w:r>
            <w:r>
              <w:rPr>
                <w:noProof/>
                <w:webHidden/>
              </w:rPr>
            </w:r>
            <w:r>
              <w:rPr>
                <w:noProof/>
                <w:webHidden/>
              </w:rPr>
              <w:fldChar w:fldCharType="separate"/>
            </w:r>
            <w:r>
              <w:rPr>
                <w:noProof/>
                <w:webHidden/>
              </w:rPr>
              <w:t>17</w:t>
            </w:r>
            <w:r>
              <w:rPr>
                <w:noProof/>
                <w:webHidden/>
              </w:rPr>
              <w:fldChar w:fldCharType="end"/>
            </w:r>
          </w:hyperlink>
        </w:p>
        <w:p w14:paraId="3CD979A9" w14:textId="1035A6D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6" w:history="1">
            <w:r w:rsidRPr="008022AE">
              <w:rPr>
                <w:rStyle w:val="Hyperlink"/>
                <w:noProof/>
              </w:rPr>
              <w:t>7.2.8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Style sheets</w:t>
            </w:r>
            <w:r>
              <w:rPr>
                <w:noProof/>
                <w:webHidden/>
              </w:rPr>
              <w:tab/>
            </w:r>
            <w:r>
              <w:rPr>
                <w:noProof/>
                <w:webHidden/>
              </w:rPr>
              <w:fldChar w:fldCharType="begin"/>
            </w:r>
            <w:r>
              <w:rPr>
                <w:noProof/>
                <w:webHidden/>
              </w:rPr>
              <w:instrText xml:space="preserve"> PAGEREF _Toc188950386 \h </w:instrText>
            </w:r>
            <w:r>
              <w:rPr>
                <w:noProof/>
                <w:webHidden/>
              </w:rPr>
            </w:r>
            <w:r>
              <w:rPr>
                <w:noProof/>
                <w:webHidden/>
              </w:rPr>
              <w:fldChar w:fldCharType="separate"/>
            </w:r>
            <w:r>
              <w:rPr>
                <w:noProof/>
                <w:webHidden/>
              </w:rPr>
              <w:t>17</w:t>
            </w:r>
            <w:r>
              <w:rPr>
                <w:noProof/>
                <w:webHidden/>
              </w:rPr>
              <w:fldChar w:fldCharType="end"/>
            </w:r>
          </w:hyperlink>
        </w:p>
        <w:p w14:paraId="7E1D1425" w14:textId="22748C5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7" w:history="1">
            <w:r w:rsidRPr="008022AE">
              <w:rPr>
                <w:rStyle w:val="Hyperlink"/>
                <w:noProof/>
              </w:rPr>
              <w:t>7.2.9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planes</w:t>
            </w:r>
            <w:r>
              <w:rPr>
                <w:noProof/>
                <w:webHidden/>
              </w:rPr>
              <w:tab/>
            </w:r>
            <w:r>
              <w:rPr>
                <w:noProof/>
                <w:webHidden/>
              </w:rPr>
              <w:fldChar w:fldCharType="begin"/>
            </w:r>
            <w:r>
              <w:rPr>
                <w:noProof/>
                <w:webHidden/>
              </w:rPr>
              <w:instrText xml:space="preserve"> PAGEREF _Toc188950387 \h </w:instrText>
            </w:r>
            <w:r>
              <w:rPr>
                <w:noProof/>
                <w:webHidden/>
              </w:rPr>
            </w:r>
            <w:r>
              <w:rPr>
                <w:noProof/>
                <w:webHidden/>
              </w:rPr>
              <w:fldChar w:fldCharType="separate"/>
            </w:r>
            <w:r>
              <w:rPr>
                <w:noProof/>
                <w:webHidden/>
              </w:rPr>
              <w:t>18</w:t>
            </w:r>
            <w:r>
              <w:rPr>
                <w:noProof/>
                <w:webHidden/>
              </w:rPr>
              <w:fldChar w:fldCharType="end"/>
            </w:r>
          </w:hyperlink>
        </w:p>
        <w:p w14:paraId="3C9AC1C8" w14:textId="32101D1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8" w:history="1">
            <w:r w:rsidRPr="008022AE">
              <w:rPr>
                <w:rStyle w:val="Hyperlink"/>
                <w:noProof/>
              </w:rPr>
              <w:t>7.2.10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priorities</w:t>
            </w:r>
            <w:r>
              <w:rPr>
                <w:noProof/>
                <w:webHidden/>
              </w:rPr>
              <w:tab/>
            </w:r>
            <w:r>
              <w:rPr>
                <w:noProof/>
                <w:webHidden/>
              </w:rPr>
              <w:fldChar w:fldCharType="begin"/>
            </w:r>
            <w:r>
              <w:rPr>
                <w:noProof/>
                <w:webHidden/>
              </w:rPr>
              <w:instrText xml:space="preserve"> PAGEREF _Toc188950388 \h </w:instrText>
            </w:r>
            <w:r>
              <w:rPr>
                <w:noProof/>
                <w:webHidden/>
              </w:rPr>
            </w:r>
            <w:r>
              <w:rPr>
                <w:noProof/>
                <w:webHidden/>
              </w:rPr>
              <w:fldChar w:fldCharType="separate"/>
            </w:r>
            <w:r>
              <w:rPr>
                <w:noProof/>
                <w:webHidden/>
              </w:rPr>
              <w:t>18</w:t>
            </w:r>
            <w:r>
              <w:rPr>
                <w:noProof/>
                <w:webHidden/>
              </w:rPr>
              <w:fldChar w:fldCharType="end"/>
            </w:r>
          </w:hyperlink>
        </w:p>
        <w:p w14:paraId="1808F6B1" w14:textId="0CE2836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9" w:history="1">
            <w:r w:rsidRPr="008022AE">
              <w:rPr>
                <w:rStyle w:val="Hyperlink"/>
                <w:noProof/>
              </w:rPr>
              <w:t>7.2.11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Viewing groups</w:t>
            </w:r>
            <w:r>
              <w:rPr>
                <w:noProof/>
                <w:webHidden/>
              </w:rPr>
              <w:tab/>
            </w:r>
            <w:r>
              <w:rPr>
                <w:noProof/>
                <w:webHidden/>
              </w:rPr>
              <w:fldChar w:fldCharType="begin"/>
            </w:r>
            <w:r>
              <w:rPr>
                <w:noProof/>
                <w:webHidden/>
              </w:rPr>
              <w:instrText xml:space="preserve"> PAGEREF _Toc188950389 \h </w:instrText>
            </w:r>
            <w:r>
              <w:rPr>
                <w:noProof/>
                <w:webHidden/>
              </w:rPr>
            </w:r>
            <w:r>
              <w:rPr>
                <w:noProof/>
                <w:webHidden/>
              </w:rPr>
              <w:fldChar w:fldCharType="separate"/>
            </w:r>
            <w:r>
              <w:rPr>
                <w:noProof/>
                <w:webHidden/>
              </w:rPr>
              <w:t>18</w:t>
            </w:r>
            <w:r>
              <w:rPr>
                <w:noProof/>
                <w:webHidden/>
              </w:rPr>
              <w:fldChar w:fldCharType="end"/>
            </w:r>
          </w:hyperlink>
        </w:p>
        <w:p w14:paraId="2AECA065" w14:textId="5076FE6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0" w:history="1">
            <w:r w:rsidRPr="008022AE">
              <w:rPr>
                <w:rStyle w:val="Hyperlink"/>
                <w:noProof/>
              </w:rPr>
              <w:t>7.2.12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Viewing group layers</w:t>
            </w:r>
            <w:r>
              <w:rPr>
                <w:noProof/>
                <w:webHidden/>
              </w:rPr>
              <w:tab/>
            </w:r>
            <w:r>
              <w:rPr>
                <w:noProof/>
                <w:webHidden/>
              </w:rPr>
              <w:fldChar w:fldCharType="begin"/>
            </w:r>
            <w:r>
              <w:rPr>
                <w:noProof/>
                <w:webHidden/>
              </w:rPr>
              <w:instrText xml:space="preserve"> PAGEREF _Toc188950390 \h </w:instrText>
            </w:r>
            <w:r>
              <w:rPr>
                <w:noProof/>
                <w:webHidden/>
              </w:rPr>
            </w:r>
            <w:r>
              <w:rPr>
                <w:noProof/>
                <w:webHidden/>
              </w:rPr>
              <w:fldChar w:fldCharType="separate"/>
            </w:r>
            <w:r>
              <w:rPr>
                <w:noProof/>
                <w:webHidden/>
              </w:rPr>
              <w:t>18</w:t>
            </w:r>
            <w:r>
              <w:rPr>
                <w:noProof/>
                <w:webHidden/>
              </w:rPr>
              <w:fldChar w:fldCharType="end"/>
            </w:r>
          </w:hyperlink>
        </w:p>
        <w:p w14:paraId="52D21017" w14:textId="4E7BEFA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1" w:history="1">
            <w:r w:rsidRPr="008022AE">
              <w:rPr>
                <w:rStyle w:val="Hyperlink"/>
                <w:noProof/>
              </w:rPr>
              <w:t>7.2.13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modes</w:t>
            </w:r>
            <w:r>
              <w:rPr>
                <w:noProof/>
                <w:webHidden/>
              </w:rPr>
              <w:tab/>
            </w:r>
            <w:r>
              <w:rPr>
                <w:noProof/>
                <w:webHidden/>
              </w:rPr>
              <w:fldChar w:fldCharType="begin"/>
            </w:r>
            <w:r>
              <w:rPr>
                <w:noProof/>
                <w:webHidden/>
              </w:rPr>
              <w:instrText xml:space="preserve"> PAGEREF _Toc188950391 \h </w:instrText>
            </w:r>
            <w:r>
              <w:rPr>
                <w:noProof/>
                <w:webHidden/>
              </w:rPr>
            </w:r>
            <w:r>
              <w:rPr>
                <w:noProof/>
                <w:webHidden/>
              </w:rPr>
              <w:fldChar w:fldCharType="separate"/>
            </w:r>
            <w:r>
              <w:rPr>
                <w:noProof/>
                <w:webHidden/>
              </w:rPr>
              <w:t>18</w:t>
            </w:r>
            <w:r>
              <w:rPr>
                <w:noProof/>
                <w:webHidden/>
              </w:rPr>
              <w:fldChar w:fldCharType="end"/>
            </w:r>
          </w:hyperlink>
        </w:p>
        <w:p w14:paraId="5FC0348B" w14:textId="57A2237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4" w:history="1">
            <w:r w:rsidRPr="008022AE">
              <w:rPr>
                <w:rStyle w:val="Hyperlink"/>
                <w:noProof/>
              </w:rPr>
              <w:t>7.2.14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Rules</w:t>
            </w:r>
            <w:r>
              <w:rPr>
                <w:noProof/>
                <w:webHidden/>
              </w:rPr>
              <w:tab/>
            </w:r>
            <w:r>
              <w:rPr>
                <w:noProof/>
                <w:webHidden/>
              </w:rPr>
              <w:fldChar w:fldCharType="begin"/>
            </w:r>
            <w:r>
              <w:rPr>
                <w:noProof/>
                <w:webHidden/>
              </w:rPr>
              <w:instrText xml:space="preserve"> PAGEREF _Toc188950394 \h </w:instrText>
            </w:r>
            <w:r>
              <w:rPr>
                <w:noProof/>
                <w:webHidden/>
              </w:rPr>
            </w:r>
            <w:r>
              <w:rPr>
                <w:noProof/>
                <w:webHidden/>
              </w:rPr>
              <w:fldChar w:fldCharType="separate"/>
            </w:r>
            <w:r>
              <w:rPr>
                <w:noProof/>
                <w:webHidden/>
              </w:rPr>
              <w:t>18</w:t>
            </w:r>
            <w:r>
              <w:rPr>
                <w:noProof/>
                <w:webHidden/>
              </w:rPr>
              <w:fldChar w:fldCharType="end"/>
            </w:r>
          </w:hyperlink>
        </w:p>
        <w:p w14:paraId="6BACB1CD" w14:textId="610ED1D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5" w:history="1">
            <w:r w:rsidRPr="008022AE">
              <w:rPr>
                <w:rStyle w:val="Hyperlink"/>
                <w:noProof/>
              </w:rPr>
              <w:t>7.2.15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Context</w:t>
            </w:r>
            <w:r>
              <w:rPr>
                <w:noProof/>
                <w:webHidden/>
              </w:rPr>
              <w:tab/>
            </w:r>
            <w:r>
              <w:rPr>
                <w:noProof/>
                <w:webHidden/>
              </w:rPr>
              <w:fldChar w:fldCharType="begin"/>
            </w:r>
            <w:r>
              <w:rPr>
                <w:noProof/>
                <w:webHidden/>
              </w:rPr>
              <w:instrText xml:space="preserve"> PAGEREF _Toc188950395 \h </w:instrText>
            </w:r>
            <w:r>
              <w:rPr>
                <w:noProof/>
                <w:webHidden/>
              </w:rPr>
            </w:r>
            <w:r>
              <w:rPr>
                <w:noProof/>
                <w:webHidden/>
              </w:rPr>
              <w:fldChar w:fldCharType="separate"/>
            </w:r>
            <w:r>
              <w:rPr>
                <w:noProof/>
                <w:webHidden/>
              </w:rPr>
              <w:t>18</w:t>
            </w:r>
            <w:r>
              <w:rPr>
                <w:noProof/>
                <w:webHidden/>
              </w:rPr>
              <w:fldChar w:fldCharType="end"/>
            </w:r>
          </w:hyperlink>
        </w:p>
        <w:p w14:paraId="5B2E0899" w14:textId="14D8D01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6" w:history="1">
            <w:r w:rsidRPr="008022AE">
              <w:rPr>
                <w:rStyle w:val="Hyperlink"/>
                <w:noProof/>
              </w:rPr>
              <w:t>7.2.16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Validity times</w:t>
            </w:r>
            <w:r>
              <w:rPr>
                <w:noProof/>
                <w:webHidden/>
              </w:rPr>
              <w:tab/>
            </w:r>
            <w:r>
              <w:rPr>
                <w:noProof/>
                <w:webHidden/>
              </w:rPr>
              <w:fldChar w:fldCharType="begin"/>
            </w:r>
            <w:r>
              <w:rPr>
                <w:noProof/>
                <w:webHidden/>
              </w:rPr>
              <w:instrText xml:space="preserve"> PAGEREF _Toc188950396 \h </w:instrText>
            </w:r>
            <w:r>
              <w:rPr>
                <w:noProof/>
                <w:webHidden/>
              </w:rPr>
            </w:r>
            <w:r>
              <w:rPr>
                <w:noProof/>
                <w:webHidden/>
              </w:rPr>
              <w:fldChar w:fldCharType="separate"/>
            </w:r>
            <w:r>
              <w:rPr>
                <w:noProof/>
                <w:webHidden/>
              </w:rPr>
              <w:t>18</w:t>
            </w:r>
            <w:r>
              <w:rPr>
                <w:noProof/>
                <w:webHidden/>
              </w:rPr>
              <w:fldChar w:fldCharType="end"/>
            </w:r>
          </w:hyperlink>
        </w:p>
        <w:p w14:paraId="100CAAA1" w14:textId="2FD6938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97" w:history="1">
            <w:r w:rsidRPr="008022AE">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w:t>
            </w:r>
            <w:r>
              <w:rPr>
                <w:noProof/>
                <w:webHidden/>
              </w:rPr>
              <w:tab/>
            </w:r>
            <w:r>
              <w:rPr>
                <w:noProof/>
                <w:webHidden/>
              </w:rPr>
              <w:fldChar w:fldCharType="begin"/>
            </w:r>
            <w:r>
              <w:rPr>
                <w:noProof/>
                <w:webHidden/>
              </w:rPr>
              <w:instrText xml:space="preserve"> PAGEREF _Toc188950397 \h </w:instrText>
            </w:r>
            <w:r>
              <w:rPr>
                <w:noProof/>
                <w:webHidden/>
              </w:rPr>
            </w:r>
            <w:r>
              <w:rPr>
                <w:noProof/>
                <w:webHidden/>
              </w:rPr>
              <w:fldChar w:fldCharType="separate"/>
            </w:r>
            <w:r>
              <w:rPr>
                <w:noProof/>
                <w:webHidden/>
              </w:rPr>
              <w:t>19</w:t>
            </w:r>
            <w:r>
              <w:rPr>
                <w:noProof/>
                <w:webHidden/>
              </w:rPr>
              <w:fldChar w:fldCharType="end"/>
            </w:r>
          </w:hyperlink>
        </w:p>
        <w:p w14:paraId="50FA9C2F" w14:textId="23D804B6"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98" w:history="1">
            <w:r w:rsidRPr="008022AE">
              <w:rPr>
                <w:rStyle w:val="Hyperlink"/>
                <w:noProof/>
              </w:rPr>
              <w:t>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Interoperability</w:t>
            </w:r>
            <w:r>
              <w:rPr>
                <w:noProof/>
                <w:webHidden/>
              </w:rPr>
              <w:tab/>
            </w:r>
            <w:r>
              <w:rPr>
                <w:noProof/>
                <w:webHidden/>
              </w:rPr>
              <w:fldChar w:fldCharType="begin"/>
            </w:r>
            <w:r>
              <w:rPr>
                <w:noProof/>
                <w:webHidden/>
              </w:rPr>
              <w:instrText xml:space="preserve"> PAGEREF _Toc188950398 \h </w:instrText>
            </w:r>
            <w:r>
              <w:rPr>
                <w:noProof/>
                <w:webHidden/>
              </w:rPr>
            </w:r>
            <w:r>
              <w:rPr>
                <w:noProof/>
                <w:webHidden/>
              </w:rPr>
              <w:fldChar w:fldCharType="separate"/>
            </w:r>
            <w:r>
              <w:rPr>
                <w:noProof/>
                <w:webHidden/>
              </w:rPr>
              <w:t>19</w:t>
            </w:r>
            <w:r>
              <w:rPr>
                <w:noProof/>
                <w:webHidden/>
              </w:rPr>
              <w:fldChar w:fldCharType="end"/>
            </w:r>
          </w:hyperlink>
        </w:p>
        <w:p w14:paraId="39468BAB" w14:textId="46A9FAF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99" w:history="1">
            <w:r w:rsidRPr="008022AE">
              <w:rPr>
                <w:rStyle w:val="Hyperlink"/>
                <w:noProof/>
              </w:rPr>
              <w:t>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Organisation and Operation</w:t>
            </w:r>
            <w:r>
              <w:rPr>
                <w:noProof/>
                <w:webHidden/>
              </w:rPr>
              <w:tab/>
            </w:r>
            <w:r>
              <w:rPr>
                <w:noProof/>
                <w:webHidden/>
              </w:rPr>
              <w:fldChar w:fldCharType="begin"/>
            </w:r>
            <w:r>
              <w:rPr>
                <w:noProof/>
                <w:webHidden/>
              </w:rPr>
              <w:instrText xml:space="preserve"> PAGEREF _Toc188950399 \h </w:instrText>
            </w:r>
            <w:r>
              <w:rPr>
                <w:noProof/>
                <w:webHidden/>
              </w:rPr>
            </w:r>
            <w:r>
              <w:rPr>
                <w:noProof/>
                <w:webHidden/>
              </w:rPr>
              <w:fldChar w:fldCharType="separate"/>
            </w:r>
            <w:r>
              <w:rPr>
                <w:noProof/>
                <w:webHidden/>
              </w:rPr>
              <w:t>20</w:t>
            </w:r>
            <w:r>
              <w:rPr>
                <w:noProof/>
                <w:webHidden/>
              </w:rPr>
              <w:fldChar w:fldCharType="end"/>
            </w:r>
          </w:hyperlink>
        </w:p>
        <w:p w14:paraId="6268FBBB" w14:textId="7773AC5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0" w:history="1">
            <w:r w:rsidRPr="008022AE">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non-S-100 information</w:t>
            </w:r>
            <w:r>
              <w:rPr>
                <w:noProof/>
                <w:webHidden/>
              </w:rPr>
              <w:tab/>
            </w:r>
            <w:r>
              <w:rPr>
                <w:noProof/>
                <w:webHidden/>
              </w:rPr>
              <w:fldChar w:fldCharType="begin"/>
            </w:r>
            <w:r>
              <w:rPr>
                <w:noProof/>
                <w:webHidden/>
              </w:rPr>
              <w:instrText xml:space="preserve"> PAGEREF _Toc188950400 \h </w:instrText>
            </w:r>
            <w:r>
              <w:rPr>
                <w:noProof/>
                <w:webHidden/>
              </w:rPr>
            </w:r>
            <w:r>
              <w:rPr>
                <w:noProof/>
                <w:webHidden/>
              </w:rPr>
              <w:fldChar w:fldCharType="separate"/>
            </w:r>
            <w:r>
              <w:rPr>
                <w:noProof/>
                <w:webHidden/>
              </w:rPr>
              <w:t>20</w:t>
            </w:r>
            <w:r>
              <w:rPr>
                <w:noProof/>
                <w:webHidden/>
              </w:rPr>
              <w:fldChar w:fldCharType="end"/>
            </w:r>
          </w:hyperlink>
        </w:p>
        <w:p w14:paraId="708E2240" w14:textId="4507F85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1" w:history="1">
            <w:r w:rsidRPr="008022AE">
              <w:rPr>
                <w:rStyle w:val="Hyperlink"/>
                <w:noProof/>
              </w:rPr>
              <w:t>9.1.1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_Toc188950401 \h </w:instrText>
            </w:r>
            <w:r>
              <w:rPr>
                <w:noProof/>
                <w:webHidden/>
              </w:rPr>
            </w:r>
            <w:r>
              <w:rPr>
                <w:noProof/>
                <w:webHidden/>
              </w:rPr>
              <w:fldChar w:fldCharType="separate"/>
            </w:r>
            <w:r>
              <w:rPr>
                <w:noProof/>
                <w:webHidden/>
              </w:rPr>
              <w:t>20</w:t>
            </w:r>
            <w:r>
              <w:rPr>
                <w:noProof/>
                <w:webHidden/>
              </w:rPr>
              <w:fldChar w:fldCharType="end"/>
            </w:r>
          </w:hyperlink>
        </w:p>
        <w:p w14:paraId="17C4F1FB" w14:textId="74295E2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2" w:history="1">
            <w:r w:rsidRPr="008022AE">
              <w:rPr>
                <w:rStyle w:val="Hyperlink"/>
                <w:noProof/>
              </w:rPr>
              <w:t>9.1.2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Supplemental display items</w:t>
            </w:r>
            <w:r>
              <w:rPr>
                <w:noProof/>
                <w:webHidden/>
              </w:rPr>
              <w:tab/>
            </w:r>
            <w:r>
              <w:rPr>
                <w:noProof/>
                <w:webHidden/>
              </w:rPr>
              <w:fldChar w:fldCharType="begin"/>
            </w:r>
            <w:r>
              <w:rPr>
                <w:noProof/>
                <w:webHidden/>
              </w:rPr>
              <w:instrText xml:space="preserve"> PAGEREF _Toc188950402 \h </w:instrText>
            </w:r>
            <w:r>
              <w:rPr>
                <w:noProof/>
                <w:webHidden/>
              </w:rPr>
            </w:r>
            <w:r>
              <w:rPr>
                <w:noProof/>
                <w:webHidden/>
              </w:rPr>
              <w:fldChar w:fldCharType="separate"/>
            </w:r>
            <w:r>
              <w:rPr>
                <w:noProof/>
                <w:webHidden/>
              </w:rPr>
              <w:t>20</w:t>
            </w:r>
            <w:r>
              <w:rPr>
                <w:noProof/>
                <w:webHidden/>
              </w:rPr>
              <w:fldChar w:fldCharType="end"/>
            </w:r>
          </w:hyperlink>
        </w:p>
        <w:p w14:paraId="7983E00E" w14:textId="1D67415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3" w:history="1">
            <w:r w:rsidRPr="008022AE">
              <w:rPr>
                <w:rStyle w:val="Hyperlink"/>
                <w:noProof/>
              </w:rPr>
              <w:t>9.1.3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Navigational Warning functions</w:t>
            </w:r>
            <w:r>
              <w:rPr>
                <w:noProof/>
                <w:webHidden/>
              </w:rPr>
              <w:tab/>
            </w:r>
            <w:r>
              <w:rPr>
                <w:noProof/>
                <w:webHidden/>
              </w:rPr>
              <w:fldChar w:fldCharType="begin"/>
            </w:r>
            <w:r>
              <w:rPr>
                <w:noProof/>
                <w:webHidden/>
              </w:rPr>
              <w:instrText xml:space="preserve"> PAGEREF _Toc188950403 \h </w:instrText>
            </w:r>
            <w:r>
              <w:rPr>
                <w:noProof/>
                <w:webHidden/>
              </w:rPr>
            </w:r>
            <w:r>
              <w:rPr>
                <w:noProof/>
                <w:webHidden/>
              </w:rPr>
              <w:fldChar w:fldCharType="separate"/>
            </w:r>
            <w:r>
              <w:rPr>
                <w:noProof/>
                <w:webHidden/>
              </w:rPr>
              <w:t>21</w:t>
            </w:r>
            <w:r>
              <w:rPr>
                <w:noProof/>
                <w:webHidden/>
              </w:rPr>
              <w:fldChar w:fldCharType="end"/>
            </w:r>
          </w:hyperlink>
        </w:p>
        <w:p w14:paraId="533769ED" w14:textId="1EC4CD4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4" w:history="1">
            <w:r w:rsidRPr="008022AE">
              <w:rPr>
                <w:rStyle w:val="Hyperlink"/>
                <w:noProof/>
              </w:rPr>
              <w:t>9.1.4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Units</w:t>
            </w:r>
            <w:r>
              <w:rPr>
                <w:noProof/>
                <w:webHidden/>
              </w:rPr>
              <w:tab/>
            </w:r>
            <w:r>
              <w:rPr>
                <w:noProof/>
                <w:webHidden/>
              </w:rPr>
              <w:fldChar w:fldCharType="begin"/>
            </w:r>
            <w:r>
              <w:rPr>
                <w:noProof/>
                <w:webHidden/>
              </w:rPr>
              <w:instrText xml:space="preserve"> PAGEREF _Toc188950404 \h </w:instrText>
            </w:r>
            <w:r>
              <w:rPr>
                <w:noProof/>
                <w:webHidden/>
              </w:rPr>
            </w:r>
            <w:r>
              <w:rPr>
                <w:noProof/>
                <w:webHidden/>
              </w:rPr>
              <w:fldChar w:fldCharType="separate"/>
            </w:r>
            <w:r>
              <w:rPr>
                <w:noProof/>
                <w:webHidden/>
              </w:rPr>
              <w:t>21</w:t>
            </w:r>
            <w:r>
              <w:rPr>
                <w:noProof/>
                <w:webHidden/>
              </w:rPr>
              <w:fldChar w:fldCharType="end"/>
            </w:r>
          </w:hyperlink>
        </w:p>
        <w:p w14:paraId="0FE79838" w14:textId="0EA420C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5" w:history="1">
            <w:r w:rsidRPr="008022AE">
              <w:rPr>
                <w:rStyle w:val="Hyperlink"/>
                <w:noProof/>
              </w:rPr>
              <w:t>9.1.5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Legend</w:t>
            </w:r>
            <w:r>
              <w:rPr>
                <w:noProof/>
                <w:webHidden/>
              </w:rPr>
              <w:tab/>
            </w:r>
            <w:r>
              <w:rPr>
                <w:noProof/>
                <w:webHidden/>
              </w:rPr>
              <w:fldChar w:fldCharType="begin"/>
            </w:r>
            <w:r>
              <w:rPr>
                <w:noProof/>
                <w:webHidden/>
              </w:rPr>
              <w:instrText xml:space="preserve"> PAGEREF _Toc188950405 \h </w:instrText>
            </w:r>
            <w:r>
              <w:rPr>
                <w:noProof/>
                <w:webHidden/>
              </w:rPr>
            </w:r>
            <w:r>
              <w:rPr>
                <w:noProof/>
                <w:webHidden/>
              </w:rPr>
              <w:fldChar w:fldCharType="separate"/>
            </w:r>
            <w:r>
              <w:rPr>
                <w:noProof/>
                <w:webHidden/>
              </w:rPr>
              <w:t>21</w:t>
            </w:r>
            <w:r>
              <w:rPr>
                <w:noProof/>
                <w:webHidden/>
              </w:rPr>
              <w:fldChar w:fldCharType="end"/>
            </w:r>
          </w:hyperlink>
        </w:p>
        <w:p w14:paraId="42C75E22" w14:textId="2691E7F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6" w:history="1">
            <w:r w:rsidRPr="008022AE">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Priority of information [Informative]</w:t>
            </w:r>
            <w:r>
              <w:rPr>
                <w:noProof/>
                <w:webHidden/>
              </w:rPr>
              <w:tab/>
            </w:r>
            <w:r>
              <w:rPr>
                <w:noProof/>
                <w:webHidden/>
              </w:rPr>
              <w:fldChar w:fldCharType="begin"/>
            </w:r>
            <w:r>
              <w:rPr>
                <w:noProof/>
                <w:webHidden/>
              </w:rPr>
              <w:instrText xml:space="preserve"> PAGEREF _Toc188950406 \h </w:instrText>
            </w:r>
            <w:r>
              <w:rPr>
                <w:noProof/>
                <w:webHidden/>
              </w:rPr>
            </w:r>
            <w:r>
              <w:rPr>
                <w:noProof/>
                <w:webHidden/>
              </w:rPr>
              <w:fldChar w:fldCharType="separate"/>
            </w:r>
            <w:r>
              <w:rPr>
                <w:noProof/>
                <w:webHidden/>
              </w:rPr>
              <w:t>22</w:t>
            </w:r>
            <w:r>
              <w:rPr>
                <w:noProof/>
                <w:webHidden/>
              </w:rPr>
              <w:fldChar w:fldCharType="end"/>
            </w:r>
          </w:hyperlink>
        </w:p>
        <w:p w14:paraId="75730442" w14:textId="69DE908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7" w:history="1">
            <w:r w:rsidRPr="008022AE">
              <w:rPr>
                <w:rStyle w:val="Hyperlink"/>
                <w:noProof/>
              </w:rPr>
              <w:t>9.2.1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Priority layers</w:t>
            </w:r>
            <w:r>
              <w:rPr>
                <w:noProof/>
                <w:webHidden/>
              </w:rPr>
              <w:tab/>
            </w:r>
            <w:r>
              <w:rPr>
                <w:noProof/>
                <w:webHidden/>
              </w:rPr>
              <w:fldChar w:fldCharType="begin"/>
            </w:r>
            <w:r>
              <w:rPr>
                <w:noProof/>
                <w:webHidden/>
              </w:rPr>
              <w:instrText xml:space="preserve"> PAGEREF _Toc188950407 \h </w:instrText>
            </w:r>
            <w:r>
              <w:rPr>
                <w:noProof/>
                <w:webHidden/>
              </w:rPr>
            </w:r>
            <w:r>
              <w:rPr>
                <w:noProof/>
                <w:webHidden/>
              </w:rPr>
              <w:fldChar w:fldCharType="separate"/>
            </w:r>
            <w:r>
              <w:rPr>
                <w:noProof/>
                <w:webHidden/>
              </w:rPr>
              <w:t>22</w:t>
            </w:r>
            <w:r>
              <w:rPr>
                <w:noProof/>
                <w:webHidden/>
              </w:rPr>
              <w:fldChar w:fldCharType="end"/>
            </w:r>
          </w:hyperlink>
        </w:p>
        <w:p w14:paraId="587743DF" w14:textId="0970D2A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8" w:history="1">
            <w:r w:rsidRPr="008022AE">
              <w:rPr>
                <w:rStyle w:val="Hyperlink"/>
                <w:noProof/>
              </w:rPr>
              <w:t>9.2.2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Radar priority</w:t>
            </w:r>
            <w:r>
              <w:rPr>
                <w:noProof/>
                <w:webHidden/>
              </w:rPr>
              <w:tab/>
            </w:r>
            <w:r>
              <w:rPr>
                <w:noProof/>
                <w:webHidden/>
              </w:rPr>
              <w:fldChar w:fldCharType="begin"/>
            </w:r>
            <w:r>
              <w:rPr>
                <w:noProof/>
                <w:webHidden/>
              </w:rPr>
              <w:instrText xml:space="preserve"> PAGEREF _Toc188950408 \h </w:instrText>
            </w:r>
            <w:r>
              <w:rPr>
                <w:noProof/>
                <w:webHidden/>
              </w:rPr>
            </w:r>
            <w:r>
              <w:rPr>
                <w:noProof/>
                <w:webHidden/>
              </w:rPr>
              <w:fldChar w:fldCharType="separate"/>
            </w:r>
            <w:r>
              <w:rPr>
                <w:noProof/>
                <w:webHidden/>
              </w:rPr>
              <w:t>22</w:t>
            </w:r>
            <w:r>
              <w:rPr>
                <w:noProof/>
                <w:webHidden/>
              </w:rPr>
              <w:fldChar w:fldCharType="end"/>
            </w:r>
          </w:hyperlink>
        </w:p>
        <w:p w14:paraId="7273B16D" w14:textId="33A7912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9" w:history="1">
            <w:r w:rsidRPr="008022AE">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Displaying ECDIS updates</w:t>
            </w:r>
            <w:r>
              <w:rPr>
                <w:noProof/>
                <w:webHidden/>
              </w:rPr>
              <w:tab/>
            </w:r>
            <w:r>
              <w:rPr>
                <w:noProof/>
                <w:webHidden/>
              </w:rPr>
              <w:fldChar w:fldCharType="begin"/>
            </w:r>
            <w:r>
              <w:rPr>
                <w:noProof/>
                <w:webHidden/>
              </w:rPr>
              <w:instrText xml:space="preserve"> PAGEREF _Toc188950409 \h </w:instrText>
            </w:r>
            <w:r>
              <w:rPr>
                <w:noProof/>
                <w:webHidden/>
              </w:rPr>
            </w:r>
            <w:r>
              <w:rPr>
                <w:noProof/>
                <w:webHidden/>
              </w:rPr>
              <w:fldChar w:fldCharType="separate"/>
            </w:r>
            <w:r>
              <w:rPr>
                <w:noProof/>
                <w:webHidden/>
              </w:rPr>
              <w:t>22</w:t>
            </w:r>
            <w:r>
              <w:rPr>
                <w:noProof/>
                <w:webHidden/>
              </w:rPr>
              <w:fldChar w:fldCharType="end"/>
            </w:r>
          </w:hyperlink>
        </w:p>
        <w:p w14:paraId="5B6AA69F" w14:textId="0671ADE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17" w:history="1">
            <w:r w:rsidRPr="008022AE">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functions</w:t>
            </w:r>
            <w:r>
              <w:rPr>
                <w:noProof/>
                <w:webHidden/>
              </w:rPr>
              <w:tab/>
            </w:r>
            <w:r>
              <w:rPr>
                <w:noProof/>
                <w:webHidden/>
              </w:rPr>
              <w:fldChar w:fldCharType="begin"/>
            </w:r>
            <w:r>
              <w:rPr>
                <w:noProof/>
                <w:webHidden/>
              </w:rPr>
              <w:instrText xml:space="preserve"> PAGEREF _Toc188950417 \h </w:instrText>
            </w:r>
            <w:r>
              <w:rPr>
                <w:noProof/>
                <w:webHidden/>
              </w:rPr>
            </w:r>
            <w:r>
              <w:rPr>
                <w:noProof/>
                <w:webHidden/>
              </w:rPr>
              <w:fldChar w:fldCharType="separate"/>
            </w:r>
            <w:r>
              <w:rPr>
                <w:noProof/>
                <w:webHidden/>
              </w:rPr>
              <w:t>23</w:t>
            </w:r>
            <w:r>
              <w:rPr>
                <w:noProof/>
                <w:webHidden/>
              </w:rPr>
              <w:fldChar w:fldCharType="end"/>
            </w:r>
          </w:hyperlink>
        </w:p>
        <w:p w14:paraId="2586FDB3" w14:textId="1DA9D1F8"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18" w:history="1">
            <w:r w:rsidRPr="008022AE">
              <w:rPr>
                <w:rStyle w:val="Hyperlink"/>
                <w:noProof/>
              </w:rPr>
              <w:t>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Rules for Symbols and Text</w:t>
            </w:r>
            <w:r>
              <w:rPr>
                <w:noProof/>
                <w:webHidden/>
              </w:rPr>
              <w:tab/>
            </w:r>
            <w:r>
              <w:rPr>
                <w:noProof/>
                <w:webHidden/>
              </w:rPr>
              <w:fldChar w:fldCharType="begin"/>
            </w:r>
            <w:r>
              <w:rPr>
                <w:noProof/>
                <w:webHidden/>
              </w:rPr>
              <w:instrText xml:space="preserve"> PAGEREF _Toc188950418 \h </w:instrText>
            </w:r>
            <w:r>
              <w:rPr>
                <w:noProof/>
                <w:webHidden/>
              </w:rPr>
            </w:r>
            <w:r>
              <w:rPr>
                <w:noProof/>
                <w:webHidden/>
              </w:rPr>
              <w:fldChar w:fldCharType="separate"/>
            </w:r>
            <w:r>
              <w:rPr>
                <w:noProof/>
                <w:webHidden/>
              </w:rPr>
              <w:t>23</w:t>
            </w:r>
            <w:r>
              <w:rPr>
                <w:noProof/>
                <w:webHidden/>
              </w:rPr>
              <w:fldChar w:fldCharType="end"/>
            </w:r>
          </w:hyperlink>
        </w:p>
        <w:p w14:paraId="46BF90FF" w14:textId="4A788C3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19" w:history="1">
            <w:r w:rsidRPr="008022AE">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Symbol Specifications</w:t>
            </w:r>
            <w:r>
              <w:rPr>
                <w:noProof/>
                <w:webHidden/>
              </w:rPr>
              <w:tab/>
            </w:r>
            <w:r>
              <w:rPr>
                <w:noProof/>
                <w:webHidden/>
              </w:rPr>
              <w:fldChar w:fldCharType="begin"/>
            </w:r>
            <w:r>
              <w:rPr>
                <w:noProof/>
                <w:webHidden/>
              </w:rPr>
              <w:instrText xml:space="preserve"> PAGEREF _Toc188950419 \h </w:instrText>
            </w:r>
            <w:r>
              <w:rPr>
                <w:noProof/>
                <w:webHidden/>
              </w:rPr>
            </w:r>
            <w:r>
              <w:rPr>
                <w:noProof/>
                <w:webHidden/>
              </w:rPr>
              <w:fldChar w:fldCharType="separate"/>
            </w:r>
            <w:r>
              <w:rPr>
                <w:noProof/>
                <w:webHidden/>
              </w:rPr>
              <w:t>23</w:t>
            </w:r>
            <w:r>
              <w:rPr>
                <w:noProof/>
                <w:webHidden/>
              </w:rPr>
              <w:fldChar w:fldCharType="end"/>
            </w:r>
          </w:hyperlink>
        </w:p>
        <w:p w14:paraId="3E2A5FBA" w14:textId="2F5FC10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0" w:history="1">
            <w:r w:rsidRPr="008022AE">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Reproduction of lines, symbols and text</w:t>
            </w:r>
            <w:r>
              <w:rPr>
                <w:noProof/>
                <w:webHidden/>
              </w:rPr>
              <w:tab/>
            </w:r>
            <w:r>
              <w:rPr>
                <w:noProof/>
                <w:webHidden/>
              </w:rPr>
              <w:fldChar w:fldCharType="begin"/>
            </w:r>
            <w:r>
              <w:rPr>
                <w:noProof/>
                <w:webHidden/>
              </w:rPr>
              <w:instrText xml:space="preserve"> PAGEREF _Toc188950420 \h </w:instrText>
            </w:r>
            <w:r>
              <w:rPr>
                <w:noProof/>
                <w:webHidden/>
              </w:rPr>
            </w:r>
            <w:r>
              <w:rPr>
                <w:noProof/>
                <w:webHidden/>
              </w:rPr>
              <w:fldChar w:fldCharType="separate"/>
            </w:r>
            <w:r>
              <w:rPr>
                <w:noProof/>
                <w:webHidden/>
              </w:rPr>
              <w:t>23</w:t>
            </w:r>
            <w:r>
              <w:rPr>
                <w:noProof/>
                <w:webHidden/>
              </w:rPr>
              <w:fldChar w:fldCharType="end"/>
            </w:r>
          </w:hyperlink>
        </w:p>
        <w:p w14:paraId="7AA73B48" w14:textId="720A96C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1" w:history="1">
            <w:r w:rsidRPr="008022AE">
              <w:rPr>
                <w:rStyle w:val="Hyperlink"/>
                <w:noProof/>
              </w:rPr>
              <w:t>10.2.1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 [Informative]</w:t>
            </w:r>
            <w:r>
              <w:rPr>
                <w:noProof/>
                <w:webHidden/>
              </w:rPr>
              <w:tab/>
            </w:r>
            <w:r>
              <w:rPr>
                <w:noProof/>
                <w:webHidden/>
              </w:rPr>
              <w:fldChar w:fldCharType="begin"/>
            </w:r>
            <w:r>
              <w:rPr>
                <w:noProof/>
                <w:webHidden/>
              </w:rPr>
              <w:instrText xml:space="preserve"> PAGEREF _Toc188950421 \h </w:instrText>
            </w:r>
            <w:r>
              <w:rPr>
                <w:noProof/>
                <w:webHidden/>
              </w:rPr>
            </w:r>
            <w:r>
              <w:rPr>
                <w:noProof/>
                <w:webHidden/>
              </w:rPr>
              <w:fldChar w:fldCharType="separate"/>
            </w:r>
            <w:r>
              <w:rPr>
                <w:noProof/>
                <w:webHidden/>
              </w:rPr>
              <w:t>23</w:t>
            </w:r>
            <w:r>
              <w:rPr>
                <w:noProof/>
                <w:webHidden/>
              </w:rPr>
              <w:fldChar w:fldCharType="end"/>
            </w:r>
          </w:hyperlink>
        </w:p>
        <w:p w14:paraId="7C9A3BC1" w14:textId="5DBADEA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2" w:history="1">
            <w:r w:rsidRPr="008022AE">
              <w:rPr>
                <w:rStyle w:val="Hyperlink"/>
                <w:noProof/>
              </w:rPr>
              <w:t>10.2.2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_Toc188950422 \h </w:instrText>
            </w:r>
            <w:r>
              <w:rPr>
                <w:noProof/>
                <w:webHidden/>
              </w:rPr>
            </w:r>
            <w:r>
              <w:rPr>
                <w:noProof/>
                <w:webHidden/>
              </w:rPr>
              <w:fldChar w:fldCharType="separate"/>
            </w:r>
            <w:r>
              <w:rPr>
                <w:noProof/>
                <w:webHidden/>
              </w:rPr>
              <w:t>23</w:t>
            </w:r>
            <w:r>
              <w:rPr>
                <w:noProof/>
                <w:webHidden/>
              </w:rPr>
              <w:fldChar w:fldCharType="end"/>
            </w:r>
          </w:hyperlink>
        </w:p>
        <w:p w14:paraId="43F34C08" w14:textId="1713B2E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3" w:history="1">
            <w:r w:rsidRPr="008022AE">
              <w:rPr>
                <w:rStyle w:val="Hyperlink"/>
                <w:noProof/>
              </w:rPr>
              <w:t>10.2.3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Zooming</w:t>
            </w:r>
            <w:r>
              <w:rPr>
                <w:noProof/>
                <w:webHidden/>
              </w:rPr>
              <w:tab/>
            </w:r>
            <w:r>
              <w:rPr>
                <w:noProof/>
                <w:webHidden/>
              </w:rPr>
              <w:fldChar w:fldCharType="begin"/>
            </w:r>
            <w:r>
              <w:rPr>
                <w:noProof/>
                <w:webHidden/>
              </w:rPr>
              <w:instrText xml:space="preserve"> PAGEREF _Toc188950423 \h </w:instrText>
            </w:r>
            <w:r>
              <w:rPr>
                <w:noProof/>
                <w:webHidden/>
              </w:rPr>
            </w:r>
            <w:r>
              <w:rPr>
                <w:noProof/>
                <w:webHidden/>
              </w:rPr>
              <w:fldChar w:fldCharType="separate"/>
            </w:r>
            <w:r>
              <w:rPr>
                <w:noProof/>
                <w:webHidden/>
              </w:rPr>
              <w:t>24</w:t>
            </w:r>
            <w:r>
              <w:rPr>
                <w:noProof/>
                <w:webHidden/>
              </w:rPr>
              <w:fldChar w:fldCharType="end"/>
            </w:r>
          </w:hyperlink>
        </w:p>
        <w:p w14:paraId="67B89E8E" w14:textId="451692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4" w:history="1">
            <w:r w:rsidRPr="008022AE">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Common text and information attributes</w:t>
            </w:r>
            <w:r>
              <w:rPr>
                <w:noProof/>
                <w:webHidden/>
              </w:rPr>
              <w:tab/>
            </w:r>
            <w:r>
              <w:rPr>
                <w:noProof/>
                <w:webHidden/>
              </w:rPr>
              <w:fldChar w:fldCharType="begin"/>
            </w:r>
            <w:r>
              <w:rPr>
                <w:noProof/>
                <w:webHidden/>
              </w:rPr>
              <w:instrText xml:space="preserve"> PAGEREF _Toc188950424 \h </w:instrText>
            </w:r>
            <w:r>
              <w:rPr>
                <w:noProof/>
                <w:webHidden/>
              </w:rPr>
            </w:r>
            <w:r>
              <w:rPr>
                <w:noProof/>
                <w:webHidden/>
              </w:rPr>
              <w:fldChar w:fldCharType="separate"/>
            </w:r>
            <w:r>
              <w:rPr>
                <w:noProof/>
                <w:webHidden/>
              </w:rPr>
              <w:t>24</w:t>
            </w:r>
            <w:r>
              <w:rPr>
                <w:noProof/>
                <w:webHidden/>
              </w:rPr>
              <w:fldChar w:fldCharType="end"/>
            </w:r>
          </w:hyperlink>
        </w:p>
        <w:p w14:paraId="30A78AA6" w14:textId="56CD343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25" w:history="1">
            <w:r w:rsidRPr="008022AE">
              <w:rPr>
                <w:rStyle w:val="Hyperlink"/>
                <w:noProof/>
              </w:rPr>
              <w:t>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 and Graphics</w:t>
            </w:r>
            <w:r>
              <w:rPr>
                <w:noProof/>
                <w:webHidden/>
              </w:rPr>
              <w:tab/>
            </w:r>
            <w:r>
              <w:rPr>
                <w:noProof/>
                <w:webHidden/>
              </w:rPr>
              <w:fldChar w:fldCharType="begin"/>
            </w:r>
            <w:r>
              <w:rPr>
                <w:noProof/>
                <w:webHidden/>
              </w:rPr>
              <w:instrText xml:space="preserve"> PAGEREF _Toc188950425 \h </w:instrText>
            </w:r>
            <w:r>
              <w:rPr>
                <w:noProof/>
                <w:webHidden/>
              </w:rPr>
            </w:r>
            <w:r>
              <w:rPr>
                <w:noProof/>
                <w:webHidden/>
              </w:rPr>
              <w:fldChar w:fldCharType="separate"/>
            </w:r>
            <w:r>
              <w:rPr>
                <w:noProof/>
                <w:webHidden/>
              </w:rPr>
              <w:t>25</w:t>
            </w:r>
            <w:r>
              <w:rPr>
                <w:noProof/>
                <w:webHidden/>
              </w:rPr>
              <w:fldChar w:fldCharType="end"/>
            </w:r>
          </w:hyperlink>
        </w:p>
        <w:p w14:paraId="267ECCB6" w14:textId="7308D29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6" w:history="1">
            <w:r w:rsidRPr="008022AE">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Arrangement of viewing group layers.</w:t>
            </w:r>
            <w:r>
              <w:rPr>
                <w:noProof/>
                <w:webHidden/>
              </w:rPr>
              <w:tab/>
            </w:r>
            <w:r>
              <w:rPr>
                <w:noProof/>
                <w:webHidden/>
              </w:rPr>
              <w:fldChar w:fldCharType="begin"/>
            </w:r>
            <w:r>
              <w:rPr>
                <w:noProof/>
                <w:webHidden/>
              </w:rPr>
              <w:instrText xml:space="preserve"> PAGEREF _Toc188950426 \h </w:instrText>
            </w:r>
            <w:r>
              <w:rPr>
                <w:noProof/>
                <w:webHidden/>
              </w:rPr>
            </w:r>
            <w:r>
              <w:rPr>
                <w:noProof/>
                <w:webHidden/>
              </w:rPr>
              <w:fldChar w:fldCharType="separate"/>
            </w:r>
            <w:r>
              <w:rPr>
                <w:noProof/>
                <w:webHidden/>
              </w:rPr>
              <w:t>25</w:t>
            </w:r>
            <w:r>
              <w:rPr>
                <w:noProof/>
                <w:webHidden/>
              </w:rPr>
              <w:fldChar w:fldCharType="end"/>
            </w:r>
          </w:hyperlink>
        </w:p>
        <w:p w14:paraId="698023C1" w14:textId="226FB53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27" w:history="1">
            <w:r w:rsidRPr="008022AE">
              <w:rPr>
                <w:rStyle w:val="Hyperlink"/>
                <w:noProof/>
              </w:rPr>
              <w:t>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Elements</w:t>
            </w:r>
            <w:r>
              <w:rPr>
                <w:noProof/>
                <w:webHidden/>
              </w:rPr>
              <w:tab/>
            </w:r>
            <w:r>
              <w:rPr>
                <w:noProof/>
                <w:webHidden/>
              </w:rPr>
              <w:fldChar w:fldCharType="begin"/>
            </w:r>
            <w:r>
              <w:rPr>
                <w:noProof/>
                <w:webHidden/>
              </w:rPr>
              <w:instrText xml:space="preserve"> PAGEREF _Toc188950427 \h </w:instrText>
            </w:r>
            <w:r>
              <w:rPr>
                <w:noProof/>
                <w:webHidden/>
              </w:rPr>
            </w:r>
            <w:r>
              <w:rPr>
                <w:noProof/>
                <w:webHidden/>
              </w:rPr>
              <w:fldChar w:fldCharType="separate"/>
            </w:r>
            <w:r>
              <w:rPr>
                <w:noProof/>
                <w:webHidden/>
              </w:rPr>
              <w:t>25</w:t>
            </w:r>
            <w:r>
              <w:rPr>
                <w:noProof/>
                <w:webHidden/>
              </w:rPr>
              <w:fldChar w:fldCharType="end"/>
            </w:r>
          </w:hyperlink>
        </w:p>
        <w:p w14:paraId="73E88172" w14:textId="722C435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8" w:history="1">
            <w:r w:rsidRPr="008022AE">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Elements related to data and display scales</w:t>
            </w:r>
            <w:r>
              <w:rPr>
                <w:noProof/>
                <w:webHidden/>
              </w:rPr>
              <w:tab/>
            </w:r>
            <w:r>
              <w:rPr>
                <w:noProof/>
                <w:webHidden/>
              </w:rPr>
              <w:fldChar w:fldCharType="begin"/>
            </w:r>
            <w:r>
              <w:rPr>
                <w:noProof/>
                <w:webHidden/>
              </w:rPr>
              <w:instrText xml:space="preserve"> PAGEREF _Toc188950428 \h </w:instrText>
            </w:r>
            <w:r>
              <w:rPr>
                <w:noProof/>
                <w:webHidden/>
              </w:rPr>
            </w:r>
            <w:r>
              <w:rPr>
                <w:noProof/>
                <w:webHidden/>
              </w:rPr>
              <w:fldChar w:fldCharType="separate"/>
            </w:r>
            <w:r>
              <w:rPr>
                <w:noProof/>
                <w:webHidden/>
              </w:rPr>
              <w:t>25</w:t>
            </w:r>
            <w:r>
              <w:rPr>
                <w:noProof/>
                <w:webHidden/>
              </w:rPr>
              <w:fldChar w:fldCharType="end"/>
            </w:r>
          </w:hyperlink>
        </w:p>
        <w:p w14:paraId="39BAE68E" w14:textId="0734C32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0" w:history="1">
            <w:r w:rsidRPr="008022AE">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ENC scale</w:t>
            </w:r>
            <w:r>
              <w:rPr>
                <w:noProof/>
                <w:webHidden/>
              </w:rPr>
              <w:tab/>
            </w:r>
            <w:r>
              <w:rPr>
                <w:noProof/>
                <w:webHidden/>
              </w:rPr>
              <w:fldChar w:fldCharType="begin"/>
            </w:r>
            <w:r>
              <w:rPr>
                <w:noProof/>
                <w:webHidden/>
              </w:rPr>
              <w:instrText xml:space="preserve"> PAGEREF _Toc188950430 \h </w:instrText>
            </w:r>
            <w:r>
              <w:rPr>
                <w:noProof/>
                <w:webHidden/>
              </w:rPr>
            </w:r>
            <w:r>
              <w:rPr>
                <w:noProof/>
                <w:webHidden/>
              </w:rPr>
              <w:fldChar w:fldCharType="separate"/>
            </w:r>
            <w:r>
              <w:rPr>
                <w:noProof/>
                <w:webHidden/>
              </w:rPr>
              <w:t>25</w:t>
            </w:r>
            <w:r>
              <w:rPr>
                <w:noProof/>
                <w:webHidden/>
              </w:rPr>
              <w:fldChar w:fldCharType="end"/>
            </w:r>
          </w:hyperlink>
        </w:p>
        <w:p w14:paraId="522B9E0A" w14:textId="3EAC802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1" w:history="1">
            <w:r w:rsidRPr="008022AE">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Non-ENC data layers</w:t>
            </w:r>
            <w:r>
              <w:rPr>
                <w:noProof/>
                <w:webHidden/>
              </w:rPr>
              <w:tab/>
            </w:r>
            <w:r>
              <w:rPr>
                <w:noProof/>
                <w:webHidden/>
              </w:rPr>
              <w:fldChar w:fldCharType="begin"/>
            </w:r>
            <w:r>
              <w:rPr>
                <w:noProof/>
                <w:webHidden/>
              </w:rPr>
              <w:instrText xml:space="preserve"> PAGEREF _Toc188950431 \h </w:instrText>
            </w:r>
            <w:r>
              <w:rPr>
                <w:noProof/>
                <w:webHidden/>
              </w:rPr>
            </w:r>
            <w:r>
              <w:rPr>
                <w:noProof/>
                <w:webHidden/>
              </w:rPr>
              <w:fldChar w:fldCharType="separate"/>
            </w:r>
            <w:r>
              <w:rPr>
                <w:noProof/>
                <w:webHidden/>
              </w:rPr>
              <w:t>26</w:t>
            </w:r>
            <w:r>
              <w:rPr>
                <w:noProof/>
                <w:webHidden/>
              </w:rPr>
              <w:fldChar w:fldCharType="end"/>
            </w:r>
          </w:hyperlink>
        </w:p>
        <w:p w14:paraId="6E5AD845" w14:textId="0144877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2" w:history="1">
            <w:r w:rsidRPr="008022AE">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Overscale</w:t>
            </w:r>
            <w:r>
              <w:rPr>
                <w:noProof/>
                <w:webHidden/>
              </w:rPr>
              <w:tab/>
            </w:r>
            <w:r>
              <w:rPr>
                <w:noProof/>
                <w:webHidden/>
              </w:rPr>
              <w:fldChar w:fldCharType="begin"/>
            </w:r>
            <w:r>
              <w:rPr>
                <w:noProof/>
                <w:webHidden/>
              </w:rPr>
              <w:instrText xml:space="preserve"> PAGEREF _Toc188950432 \h </w:instrText>
            </w:r>
            <w:r>
              <w:rPr>
                <w:noProof/>
                <w:webHidden/>
              </w:rPr>
            </w:r>
            <w:r>
              <w:rPr>
                <w:noProof/>
                <w:webHidden/>
              </w:rPr>
              <w:fldChar w:fldCharType="separate"/>
            </w:r>
            <w:r>
              <w:rPr>
                <w:noProof/>
                <w:webHidden/>
              </w:rPr>
              <w:t>26</w:t>
            </w:r>
            <w:r>
              <w:rPr>
                <w:noProof/>
                <w:webHidden/>
              </w:rPr>
              <w:fldChar w:fldCharType="end"/>
            </w:r>
          </w:hyperlink>
        </w:p>
        <w:p w14:paraId="2E27CBD3" w14:textId="218B55A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4" w:history="1">
            <w:r w:rsidRPr="008022AE">
              <w:rPr>
                <w:rStyle w:val="Hyperlink"/>
                <w:noProof/>
              </w:rPr>
              <w:t>12.3.1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Scale boundary</w:t>
            </w:r>
            <w:r>
              <w:rPr>
                <w:noProof/>
                <w:webHidden/>
              </w:rPr>
              <w:tab/>
            </w:r>
            <w:r>
              <w:rPr>
                <w:noProof/>
                <w:webHidden/>
              </w:rPr>
              <w:fldChar w:fldCharType="begin"/>
            </w:r>
            <w:r>
              <w:rPr>
                <w:noProof/>
                <w:webHidden/>
              </w:rPr>
              <w:instrText xml:space="preserve"> PAGEREF _Toc188950434 \h </w:instrText>
            </w:r>
            <w:r>
              <w:rPr>
                <w:noProof/>
                <w:webHidden/>
              </w:rPr>
            </w:r>
            <w:r>
              <w:rPr>
                <w:noProof/>
                <w:webHidden/>
              </w:rPr>
              <w:fldChar w:fldCharType="separate"/>
            </w:r>
            <w:r>
              <w:rPr>
                <w:noProof/>
                <w:webHidden/>
              </w:rPr>
              <w:t>27</w:t>
            </w:r>
            <w:r>
              <w:rPr>
                <w:noProof/>
                <w:webHidden/>
              </w:rPr>
              <w:fldChar w:fldCharType="end"/>
            </w:r>
          </w:hyperlink>
        </w:p>
        <w:p w14:paraId="47C321C3" w14:textId="3ACFF8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5" w:history="1">
            <w:r w:rsidRPr="008022AE">
              <w:rPr>
                <w:rStyle w:val="Hyperlink"/>
                <w:noProof/>
              </w:rPr>
              <w:t>12.3.2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Overscale Pattern</w:t>
            </w:r>
            <w:r>
              <w:rPr>
                <w:noProof/>
                <w:webHidden/>
              </w:rPr>
              <w:tab/>
            </w:r>
            <w:r>
              <w:rPr>
                <w:noProof/>
                <w:webHidden/>
              </w:rPr>
              <w:fldChar w:fldCharType="begin"/>
            </w:r>
            <w:r>
              <w:rPr>
                <w:noProof/>
                <w:webHidden/>
              </w:rPr>
              <w:instrText xml:space="preserve"> PAGEREF _Toc188950435 \h </w:instrText>
            </w:r>
            <w:r>
              <w:rPr>
                <w:noProof/>
                <w:webHidden/>
              </w:rPr>
            </w:r>
            <w:r>
              <w:rPr>
                <w:noProof/>
                <w:webHidden/>
              </w:rPr>
              <w:fldChar w:fldCharType="separate"/>
            </w:r>
            <w:r>
              <w:rPr>
                <w:noProof/>
                <w:webHidden/>
              </w:rPr>
              <w:t>27</w:t>
            </w:r>
            <w:r>
              <w:rPr>
                <w:noProof/>
                <w:webHidden/>
              </w:rPr>
              <w:fldChar w:fldCharType="end"/>
            </w:r>
          </w:hyperlink>
        </w:p>
        <w:p w14:paraId="23F313F4" w14:textId="19FAC667"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6" w:history="1">
            <w:r w:rsidRPr="008022AE">
              <w:rPr>
                <w:rStyle w:val="Hyperlink"/>
                <w:noProof/>
              </w:rPr>
              <w:t>12.3.3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Larger scale data available</w:t>
            </w:r>
            <w:r>
              <w:rPr>
                <w:noProof/>
                <w:webHidden/>
              </w:rPr>
              <w:tab/>
            </w:r>
            <w:r>
              <w:rPr>
                <w:noProof/>
                <w:webHidden/>
              </w:rPr>
              <w:fldChar w:fldCharType="begin"/>
            </w:r>
            <w:r>
              <w:rPr>
                <w:noProof/>
                <w:webHidden/>
              </w:rPr>
              <w:instrText xml:space="preserve"> PAGEREF _Toc188950436 \h </w:instrText>
            </w:r>
            <w:r>
              <w:rPr>
                <w:noProof/>
                <w:webHidden/>
              </w:rPr>
            </w:r>
            <w:r>
              <w:rPr>
                <w:noProof/>
                <w:webHidden/>
              </w:rPr>
              <w:fldChar w:fldCharType="separate"/>
            </w:r>
            <w:r>
              <w:rPr>
                <w:noProof/>
                <w:webHidden/>
              </w:rPr>
              <w:t>28</w:t>
            </w:r>
            <w:r>
              <w:rPr>
                <w:noProof/>
                <w:webHidden/>
              </w:rPr>
              <w:fldChar w:fldCharType="end"/>
            </w:r>
          </w:hyperlink>
        </w:p>
        <w:p w14:paraId="3F513083" w14:textId="4C063A1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7" w:history="1">
            <w:r w:rsidRPr="008022AE">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w:t>
            </w:r>
            <w:r>
              <w:rPr>
                <w:noProof/>
                <w:webHidden/>
              </w:rPr>
              <w:tab/>
            </w:r>
            <w:r>
              <w:rPr>
                <w:noProof/>
                <w:webHidden/>
              </w:rPr>
              <w:fldChar w:fldCharType="begin"/>
            </w:r>
            <w:r>
              <w:rPr>
                <w:noProof/>
                <w:webHidden/>
              </w:rPr>
              <w:instrText xml:space="preserve"> PAGEREF _Toc188950437 \h </w:instrText>
            </w:r>
            <w:r>
              <w:rPr>
                <w:noProof/>
                <w:webHidden/>
              </w:rPr>
            </w:r>
            <w:r>
              <w:rPr>
                <w:noProof/>
                <w:webHidden/>
              </w:rPr>
              <w:fldChar w:fldCharType="separate"/>
            </w:r>
            <w:r>
              <w:rPr>
                <w:noProof/>
                <w:webHidden/>
              </w:rPr>
              <w:t>28</w:t>
            </w:r>
            <w:r>
              <w:rPr>
                <w:noProof/>
                <w:webHidden/>
              </w:rPr>
              <w:fldChar w:fldCharType="end"/>
            </w:r>
          </w:hyperlink>
        </w:p>
        <w:p w14:paraId="28BEE643" w14:textId="0372B96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8" w:history="1">
            <w:r w:rsidRPr="008022AE">
              <w:rPr>
                <w:rStyle w:val="Hyperlink"/>
                <w:noProof/>
              </w:rPr>
              <w:t>12.4.1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 of ENCs</w:t>
            </w:r>
            <w:r>
              <w:rPr>
                <w:noProof/>
                <w:webHidden/>
              </w:rPr>
              <w:tab/>
            </w:r>
            <w:r>
              <w:rPr>
                <w:noProof/>
                <w:webHidden/>
              </w:rPr>
              <w:fldChar w:fldCharType="begin"/>
            </w:r>
            <w:r>
              <w:rPr>
                <w:noProof/>
                <w:webHidden/>
              </w:rPr>
              <w:instrText xml:space="preserve"> PAGEREF _Toc188950438 \h </w:instrText>
            </w:r>
            <w:r>
              <w:rPr>
                <w:noProof/>
                <w:webHidden/>
              </w:rPr>
            </w:r>
            <w:r>
              <w:rPr>
                <w:noProof/>
                <w:webHidden/>
              </w:rPr>
              <w:fldChar w:fldCharType="separate"/>
            </w:r>
            <w:r>
              <w:rPr>
                <w:noProof/>
                <w:webHidden/>
              </w:rPr>
              <w:t>28</w:t>
            </w:r>
            <w:r>
              <w:rPr>
                <w:noProof/>
                <w:webHidden/>
              </w:rPr>
              <w:fldChar w:fldCharType="end"/>
            </w:r>
          </w:hyperlink>
        </w:p>
        <w:p w14:paraId="3E94558F" w14:textId="4A5A054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9" w:history="1">
            <w:r w:rsidRPr="008022AE">
              <w:rPr>
                <w:rStyle w:val="Hyperlink"/>
                <w:noProof/>
              </w:rPr>
              <w:t>12.4.2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 of other S-100 products</w:t>
            </w:r>
            <w:r>
              <w:rPr>
                <w:noProof/>
                <w:webHidden/>
              </w:rPr>
              <w:tab/>
            </w:r>
            <w:r>
              <w:rPr>
                <w:noProof/>
                <w:webHidden/>
              </w:rPr>
              <w:fldChar w:fldCharType="begin"/>
            </w:r>
            <w:r>
              <w:rPr>
                <w:noProof/>
                <w:webHidden/>
              </w:rPr>
              <w:instrText xml:space="preserve"> PAGEREF _Toc188950439 \h </w:instrText>
            </w:r>
            <w:r>
              <w:rPr>
                <w:noProof/>
                <w:webHidden/>
              </w:rPr>
            </w:r>
            <w:r>
              <w:rPr>
                <w:noProof/>
                <w:webHidden/>
              </w:rPr>
              <w:fldChar w:fldCharType="separate"/>
            </w:r>
            <w:r>
              <w:rPr>
                <w:noProof/>
                <w:webHidden/>
              </w:rPr>
              <w:t>28</w:t>
            </w:r>
            <w:r>
              <w:rPr>
                <w:noProof/>
                <w:webHidden/>
              </w:rPr>
              <w:fldChar w:fldCharType="end"/>
            </w:r>
          </w:hyperlink>
        </w:p>
        <w:p w14:paraId="5BA311C9" w14:textId="2FFC183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1" w:history="1">
            <w:r w:rsidRPr="008022AE">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Limits of data</w:t>
            </w:r>
            <w:r>
              <w:rPr>
                <w:noProof/>
                <w:webHidden/>
              </w:rPr>
              <w:tab/>
            </w:r>
            <w:r>
              <w:rPr>
                <w:noProof/>
                <w:webHidden/>
              </w:rPr>
              <w:fldChar w:fldCharType="begin"/>
            </w:r>
            <w:r>
              <w:rPr>
                <w:noProof/>
                <w:webHidden/>
              </w:rPr>
              <w:instrText xml:space="preserve"> PAGEREF _Toc188950441 \h </w:instrText>
            </w:r>
            <w:r>
              <w:rPr>
                <w:noProof/>
                <w:webHidden/>
              </w:rPr>
            </w:r>
            <w:r>
              <w:rPr>
                <w:noProof/>
                <w:webHidden/>
              </w:rPr>
              <w:fldChar w:fldCharType="separate"/>
            </w:r>
            <w:r>
              <w:rPr>
                <w:noProof/>
                <w:webHidden/>
              </w:rPr>
              <w:t>28</w:t>
            </w:r>
            <w:r>
              <w:rPr>
                <w:noProof/>
                <w:webHidden/>
              </w:rPr>
              <w:fldChar w:fldCharType="end"/>
            </w:r>
          </w:hyperlink>
        </w:p>
        <w:p w14:paraId="19EE26C3" w14:textId="6A4A6217"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2" w:history="1">
            <w:r w:rsidRPr="008022AE">
              <w:rPr>
                <w:rStyle w:val="Hyperlink"/>
                <w:noProof/>
              </w:rPr>
              <w:t>12.5.1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ENC No data areas</w:t>
            </w:r>
            <w:r>
              <w:rPr>
                <w:noProof/>
                <w:webHidden/>
              </w:rPr>
              <w:tab/>
            </w:r>
            <w:r>
              <w:rPr>
                <w:noProof/>
                <w:webHidden/>
              </w:rPr>
              <w:fldChar w:fldCharType="begin"/>
            </w:r>
            <w:r>
              <w:rPr>
                <w:noProof/>
                <w:webHidden/>
              </w:rPr>
              <w:instrText xml:space="preserve"> PAGEREF _Toc188950442 \h </w:instrText>
            </w:r>
            <w:r>
              <w:rPr>
                <w:noProof/>
                <w:webHidden/>
              </w:rPr>
            </w:r>
            <w:r>
              <w:rPr>
                <w:noProof/>
                <w:webHidden/>
              </w:rPr>
              <w:fldChar w:fldCharType="separate"/>
            </w:r>
            <w:r>
              <w:rPr>
                <w:noProof/>
                <w:webHidden/>
              </w:rPr>
              <w:t>28</w:t>
            </w:r>
            <w:r>
              <w:rPr>
                <w:noProof/>
                <w:webHidden/>
              </w:rPr>
              <w:fldChar w:fldCharType="end"/>
            </w:r>
          </w:hyperlink>
        </w:p>
        <w:p w14:paraId="6051B90A" w14:textId="68FAFB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3" w:history="1">
            <w:r w:rsidRPr="008022AE">
              <w:rPr>
                <w:rStyle w:val="Hyperlink"/>
                <w:noProof/>
                <w:highlight w:val="yellow"/>
              </w:rPr>
              <w:t>12.5.2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Limit of HO S-101 data and data from non-HO sources [could apply to all products]</w:t>
            </w:r>
            <w:r>
              <w:rPr>
                <w:noProof/>
                <w:webHidden/>
              </w:rPr>
              <w:tab/>
            </w:r>
            <w:r>
              <w:rPr>
                <w:noProof/>
                <w:webHidden/>
              </w:rPr>
              <w:fldChar w:fldCharType="begin"/>
            </w:r>
            <w:r>
              <w:rPr>
                <w:noProof/>
                <w:webHidden/>
              </w:rPr>
              <w:instrText xml:space="preserve"> PAGEREF _Toc188950443 \h </w:instrText>
            </w:r>
            <w:r>
              <w:rPr>
                <w:noProof/>
                <w:webHidden/>
              </w:rPr>
            </w:r>
            <w:r>
              <w:rPr>
                <w:noProof/>
                <w:webHidden/>
              </w:rPr>
              <w:fldChar w:fldCharType="separate"/>
            </w:r>
            <w:r>
              <w:rPr>
                <w:noProof/>
                <w:webHidden/>
              </w:rPr>
              <w:t>28</w:t>
            </w:r>
            <w:r>
              <w:rPr>
                <w:noProof/>
                <w:webHidden/>
              </w:rPr>
              <w:fldChar w:fldCharType="end"/>
            </w:r>
          </w:hyperlink>
        </w:p>
        <w:p w14:paraId="3A34A94C" w14:textId="2A9F2ED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4" w:history="1">
            <w:r w:rsidRPr="008022AE">
              <w:rPr>
                <w:rStyle w:val="Hyperlink"/>
                <w:noProof/>
                <w:highlight w:val="yellow"/>
              </w:rPr>
              <w:t>12.5.3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Limits of other S-100 product data</w:t>
            </w:r>
            <w:r>
              <w:rPr>
                <w:noProof/>
                <w:webHidden/>
              </w:rPr>
              <w:tab/>
            </w:r>
            <w:r>
              <w:rPr>
                <w:noProof/>
                <w:webHidden/>
              </w:rPr>
              <w:fldChar w:fldCharType="begin"/>
            </w:r>
            <w:r>
              <w:rPr>
                <w:noProof/>
                <w:webHidden/>
              </w:rPr>
              <w:instrText xml:space="preserve"> PAGEREF _Toc188950444 \h </w:instrText>
            </w:r>
            <w:r>
              <w:rPr>
                <w:noProof/>
                <w:webHidden/>
              </w:rPr>
            </w:r>
            <w:r>
              <w:rPr>
                <w:noProof/>
                <w:webHidden/>
              </w:rPr>
              <w:fldChar w:fldCharType="separate"/>
            </w:r>
            <w:r>
              <w:rPr>
                <w:noProof/>
                <w:webHidden/>
              </w:rPr>
              <w:t>29</w:t>
            </w:r>
            <w:r>
              <w:rPr>
                <w:noProof/>
                <w:webHidden/>
              </w:rPr>
              <w:fldChar w:fldCharType="end"/>
            </w:r>
          </w:hyperlink>
        </w:p>
        <w:p w14:paraId="114F9B55" w14:textId="221F637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5" w:history="1">
            <w:r w:rsidRPr="008022AE">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_Toc188950445 \h </w:instrText>
            </w:r>
            <w:r>
              <w:rPr>
                <w:noProof/>
                <w:webHidden/>
              </w:rPr>
            </w:r>
            <w:r>
              <w:rPr>
                <w:noProof/>
                <w:webHidden/>
              </w:rPr>
              <w:fldChar w:fldCharType="separate"/>
            </w:r>
            <w:r>
              <w:rPr>
                <w:noProof/>
                <w:webHidden/>
              </w:rPr>
              <w:t>29</w:t>
            </w:r>
            <w:r>
              <w:rPr>
                <w:noProof/>
                <w:webHidden/>
              </w:rPr>
              <w:fldChar w:fldCharType="end"/>
            </w:r>
          </w:hyperlink>
        </w:p>
        <w:p w14:paraId="3606D3BC" w14:textId="24C203A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6" w:history="1">
            <w:r w:rsidRPr="008022AE">
              <w:rPr>
                <w:rStyle w:val="Hyperlink"/>
                <w:noProof/>
              </w:rPr>
              <w:t>12.6.1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Safety Contour</w:t>
            </w:r>
            <w:r>
              <w:rPr>
                <w:noProof/>
                <w:webHidden/>
              </w:rPr>
              <w:tab/>
            </w:r>
            <w:r>
              <w:rPr>
                <w:noProof/>
                <w:webHidden/>
              </w:rPr>
              <w:fldChar w:fldCharType="begin"/>
            </w:r>
            <w:r>
              <w:rPr>
                <w:noProof/>
                <w:webHidden/>
              </w:rPr>
              <w:instrText xml:space="preserve"> PAGEREF _Toc188950446 \h </w:instrText>
            </w:r>
            <w:r>
              <w:rPr>
                <w:noProof/>
                <w:webHidden/>
              </w:rPr>
            </w:r>
            <w:r>
              <w:rPr>
                <w:noProof/>
                <w:webHidden/>
              </w:rPr>
              <w:fldChar w:fldCharType="separate"/>
            </w:r>
            <w:r>
              <w:rPr>
                <w:noProof/>
                <w:webHidden/>
              </w:rPr>
              <w:t>29</w:t>
            </w:r>
            <w:r>
              <w:rPr>
                <w:noProof/>
                <w:webHidden/>
              </w:rPr>
              <w:fldChar w:fldCharType="end"/>
            </w:r>
          </w:hyperlink>
        </w:p>
        <w:p w14:paraId="3EF5B48E" w14:textId="3BE7422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7" w:history="1">
            <w:r w:rsidRPr="008022AE">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ECDIS symbols and their use</w:t>
            </w:r>
            <w:r>
              <w:rPr>
                <w:noProof/>
                <w:webHidden/>
              </w:rPr>
              <w:tab/>
            </w:r>
            <w:r>
              <w:rPr>
                <w:noProof/>
                <w:webHidden/>
              </w:rPr>
              <w:fldChar w:fldCharType="begin"/>
            </w:r>
            <w:r>
              <w:rPr>
                <w:noProof/>
                <w:webHidden/>
              </w:rPr>
              <w:instrText xml:space="preserve"> PAGEREF _Toc188950447 \h </w:instrText>
            </w:r>
            <w:r>
              <w:rPr>
                <w:noProof/>
                <w:webHidden/>
              </w:rPr>
            </w:r>
            <w:r>
              <w:rPr>
                <w:noProof/>
                <w:webHidden/>
              </w:rPr>
              <w:fldChar w:fldCharType="separate"/>
            </w:r>
            <w:r>
              <w:rPr>
                <w:noProof/>
                <w:webHidden/>
              </w:rPr>
              <w:t>29</w:t>
            </w:r>
            <w:r>
              <w:rPr>
                <w:noProof/>
                <w:webHidden/>
              </w:rPr>
              <w:fldChar w:fldCharType="end"/>
            </w:r>
          </w:hyperlink>
        </w:p>
        <w:p w14:paraId="731C7C95" w14:textId="240AAF7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8" w:history="1">
            <w:r w:rsidRPr="008022AE">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Date-dependent features</w:t>
            </w:r>
            <w:r>
              <w:rPr>
                <w:noProof/>
                <w:webHidden/>
              </w:rPr>
              <w:tab/>
            </w:r>
            <w:r>
              <w:rPr>
                <w:noProof/>
                <w:webHidden/>
              </w:rPr>
              <w:fldChar w:fldCharType="begin"/>
            </w:r>
            <w:r>
              <w:rPr>
                <w:noProof/>
                <w:webHidden/>
              </w:rPr>
              <w:instrText xml:space="preserve"> PAGEREF _Toc188950448 \h </w:instrText>
            </w:r>
            <w:r>
              <w:rPr>
                <w:noProof/>
                <w:webHidden/>
              </w:rPr>
            </w:r>
            <w:r>
              <w:rPr>
                <w:noProof/>
                <w:webHidden/>
              </w:rPr>
              <w:fldChar w:fldCharType="separate"/>
            </w:r>
            <w:r>
              <w:rPr>
                <w:noProof/>
                <w:webHidden/>
              </w:rPr>
              <w:t>29</w:t>
            </w:r>
            <w:r>
              <w:rPr>
                <w:noProof/>
                <w:webHidden/>
              </w:rPr>
              <w:fldChar w:fldCharType="end"/>
            </w:r>
          </w:hyperlink>
        </w:p>
        <w:p w14:paraId="26E44788" w14:textId="1C9CF89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9" w:history="1">
            <w:r w:rsidRPr="008022AE">
              <w:rPr>
                <w:rStyle w:val="Hyperlink"/>
                <w:noProof/>
              </w:rPr>
              <w:t>12.8.1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_Toc188950449 \h </w:instrText>
            </w:r>
            <w:r>
              <w:rPr>
                <w:noProof/>
                <w:webHidden/>
              </w:rPr>
            </w:r>
            <w:r>
              <w:rPr>
                <w:noProof/>
                <w:webHidden/>
              </w:rPr>
              <w:fldChar w:fldCharType="separate"/>
            </w:r>
            <w:r>
              <w:rPr>
                <w:noProof/>
                <w:webHidden/>
              </w:rPr>
              <w:t>29</w:t>
            </w:r>
            <w:r>
              <w:rPr>
                <w:noProof/>
                <w:webHidden/>
              </w:rPr>
              <w:fldChar w:fldCharType="end"/>
            </w:r>
          </w:hyperlink>
        </w:p>
        <w:p w14:paraId="1E98F95C" w14:textId="48FDC71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0" w:history="1">
            <w:r w:rsidRPr="008022AE">
              <w:rPr>
                <w:rStyle w:val="Hyperlink"/>
                <w:noProof/>
              </w:rPr>
              <w:t>12.8.2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Indication of date adjustment</w:t>
            </w:r>
            <w:r>
              <w:rPr>
                <w:noProof/>
                <w:webHidden/>
              </w:rPr>
              <w:tab/>
            </w:r>
            <w:r>
              <w:rPr>
                <w:noProof/>
                <w:webHidden/>
              </w:rPr>
              <w:fldChar w:fldCharType="begin"/>
            </w:r>
            <w:r>
              <w:rPr>
                <w:noProof/>
                <w:webHidden/>
              </w:rPr>
              <w:instrText xml:space="preserve"> PAGEREF _Toc188950450 \h </w:instrText>
            </w:r>
            <w:r>
              <w:rPr>
                <w:noProof/>
                <w:webHidden/>
              </w:rPr>
            </w:r>
            <w:r>
              <w:rPr>
                <w:noProof/>
                <w:webHidden/>
              </w:rPr>
              <w:fldChar w:fldCharType="separate"/>
            </w:r>
            <w:r>
              <w:rPr>
                <w:noProof/>
                <w:webHidden/>
              </w:rPr>
              <w:t>30</w:t>
            </w:r>
            <w:r>
              <w:rPr>
                <w:noProof/>
                <w:webHidden/>
              </w:rPr>
              <w:fldChar w:fldCharType="end"/>
            </w:r>
          </w:hyperlink>
        </w:p>
        <w:p w14:paraId="6DA306CD" w14:textId="7E1AD3E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51" w:history="1">
            <w:r w:rsidRPr="008022AE">
              <w:rPr>
                <w:rStyle w:val="Hyperlink"/>
                <w:strike/>
                <w:noProof/>
              </w:rPr>
              <w:t>12.9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Decluttering the screen</w:t>
            </w:r>
            <w:r>
              <w:rPr>
                <w:noProof/>
                <w:webHidden/>
              </w:rPr>
              <w:tab/>
            </w:r>
            <w:r>
              <w:rPr>
                <w:noProof/>
                <w:webHidden/>
              </w:rPr>
              <w:fldChar w:fldCharType="begin"/>
            </w:r>
            <w:r>
              <w:rPr>
                <w:noProof/>
                <w:webHidden/>
              </w:rPr>
              <w:instrText xml:space="preserve"> PAGEREF _Toc188950451 \h </w:instrText>
            </w:r>
            <w:r>
              <w:rPr>
                <w:noProof/>
                <w:webHidden/>
              </w:rPr>
            </w:r>
            <w:r>
              <w:rPr>
                <w:noProof/>
                <w:webHidden/>
              </w:rPr>
              <w:fldChar w:fldCharType="separate"/>
            </w:r>
            <w:r>
              <w:rPr>
                <w:noProof/>
                <w:webHidden/>
              </w:rPr>
              <w:t>30</w:t>
            </w:r>
            <w:r>
              <w:rPr>
                <w:noProof/>
                <w:webHidden/>
              </w:rPr>
              <w:fldChar w:fldCharType="end"/>
            </w:r>
          </w:hyperlink>
        </w:p>
        <w:p w14:paraId="2248D226" w14:textId="3F6F7DF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52" w:history="1">
            <w:r w:rsidRPr="008022AE">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IMO presentation elements</w:t>
            </w:r>
            <w:r>
              <w:rPr>
                <w:noProof/>
                <w:webHidden/>
              </w:rPr>
              <w:tab/>
            </w:r>
            <w:r>
              <w:rPr>
                <w:noProof/>
                <w:webHidden/>
              </w:rPr>
              <w:fldChar w:fldCharType="begin"/>
            </w:r>
            <w:r>
              <w:rPr>
                <w:noProof/>
                <w:webHidden/>
              </w:rPr>
              <w:instrText xml:space="preserve"> PAGEREF _Toc188950452 \h </w:instrText>
            </w:r>
            <w:r>
              <w:rPr>
                <w:noProof/>
                <w:webHidden/>
              </w:rPr>
            </w:r>
            <w:r>
              <w:rPr>
                <w:noProof/>
                <w:webHidden/>
              </w:rPr>
              <w:fldChar w:fldCharType="separate"/>
            </w:r>
            <w:r>
              <w:rPr>
                <w:noProof/>
                <w:webHidden/>
              </w:rPr>
              <w:t>30</w:t>
            </w:r>
            <w:r>
              <w:rPr>
                <w:noProof/>
                <w:webHidden/>
              </w:rPr>
              <w:fldChar w:fldCharType="end"/>
            </w:r>
          </w:hyperlink>
        </w:p>
        <w:p w14:paraId="5EB2B007" w14:textId="0A99A6B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3" w:history="1">
            <w:r w:rsidRPr="008022AE">
              <w:rPr>
                <w:rStyle w:val="Hyperlink"/>
                <w:noProof/>
              </w:rPr>
              <w:t>12.10.1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Scale bar and latitude scale</w:t>
            </w:r>
            <w:r>
              <w:rPr>
                <w:noProof/>
                <w:webHidden/>
              </w:rPr>
              <w:tab/>
            </w:r>
            <w:r>
              <w:rPr>
                <w:noProof/>
                <w:webHidden/>
              </w:rPr>
              <w:fldChar w:fldCharType="begin"/>
            </w:r>
            <w:r>
              <w:rPr>
                <w:noProof/>
                <w:webHidden/>
              </w:rPr>
              <w:instrText xml:space="preserve"> PAGEREF _Toc188950453 \h </w:instrText>
            </w:r>
            <w:r>
              <w:rPr>
                <w:noProof/>
                <w:webHidden/>
              </w:rPr>
            </w:r>
            <w:r>
              <w:rPr>
                <w:noProof/>
                <w:webHidden/>
              </w:rPr>
              <w:fldChar w:fldCharType="separate"/>
            </w:r>
            <w:r>
              <w:rPr>
                <w:noProof/>
                <w:webHidden/>
              </w:rPr>
              <w:t>30</w:t>
            </w:r>
            <w:r>
              <w:rPr>
                <w:noProof/>
                <w:webHidden/>
              </w:rPr>
              <w:fldChar w:fldCharType="end"/>
            </w:r>
          </w:hyperlink>
        </w:p>
        <w:p w14:paraId="0817ED8A" w14:textId="0DEC4AF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4" w:history="1">
            <w:r w:rsidRPr="008022AE">
              <w:rPr>
                <w:rStyle w:val="Hyperlink"/>
                <w:noProof/>
              </w:rPr>
              <w:t>12.10.2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North arrow</w:t>
            </w:r>
            <w:r>
              <w:rPr>
                <w:noProof/>
                <w:webHidden/>
              </w:rPr>
              <w:tab/>
            </w:r>
            <w:r>
              <w:rPr>
                <w:noProof/>
                <w:webHidden/>
              </w:rPr>
              <w:fldChar w:fldCharType="begin"/>
            </w:r>
            <w:r>
              <w:rPr>
                <w:noProof/>
                <w:webHidden/>
              </w:rPr>
              <w:instrText xml:space="preserve"> PAGEREF _Toc188950454 \h </w:instrText>
            </w:r>
            <w:r>
              <w:rPr>
                <w:noProof/>
                <w:webHidden/>
              </w:rPr>
            </w:r>
            <w:r>
              <w:rPr>
                <w:noProof/>
                <w:webHidden/>
              </w:rPr>
              <w:fldChar w:fldCharType="separate"/>
            </w:r>
            <w:r>
              <w:rPr>
                <w:noProof/>
                <w:webHidden/>
              </w:rPr>
              <w:t>31</w:t>
            </w:r>
            <w:r>
              <w:rPr>
                <w:noProof/>
                <w:webHidden/>
              </w:rPr>
              <w:fldChar w:fldCharType="end"/>
            </w:r>
          </w:hyperlink>
        </w:p>
        <w:p w14:paraId="19007750" w14:textId="764659D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5" w:history="1">
            <w:r w:rsidRPr="008022AE">
              <w:rPr>
                <w:rStyle w:val="Hyperlink"/>
                <w:noProof/>
              </w:rPr>
              <w:t>12.10.3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Graticule</w:t>
            </w:r>
            <w:r>
              <w:rPr>
                <w:noProof/>
                <w:webHidden/>
              </w:rPr>
              <w:tab/>
            </w:r>
            <w:r>
              <w:rPr>
                <w:noProof/>
                <w:webHidden/>
              </w:rPr>
              <w:fldChar w:fldCharType="begin"/>
            </w:r>
            <w:r>
              <w:rPr>
                <w:noProof/>
                <w:webHidden/>
              </w:rPr>
              <w:instrText xml:space="preserve"> PAGEREF _Toc188950455 \h </w:instrText>
            </w:r>
            <w:r>
              <w:rPr>
                <w:noProof/>
                <w:webHidden/>
              </w:rPr>
            </w:r>
            <w:r>
              <w:rPr>
                <w:noProof/>
                <w:webHidden/>
              </w:rPr>
              <w:fldChar w:fldCharType="separate"/>
            </w:r>
            <w:r>
              <w:rPr>
                <w:noProof/>
                <w:webHidden/>
              </w:rPr>
              <w:t>31</w:t>
            </w:r>
            <w:r>
              <w:rPr>
                <w:noProof/>
                <w:webHidden/>
              </w:rPr>
              <w:fldChar w:fldCharType="end"/>
            </w:r>
          </w:hyperlink>
        </w:p>
        <w:p w14:paraId="41EE0A09" w14:textId="52ED047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6" w:history="1">
            <w:r w:rsidRPr="008022AE">
              <w:rPr>
                <w:rStyle w:val="Hyperlink"/>
                <w:noProof/>
              </w:rPr>
              <w:t>12.10.4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mode</w:t>
            </w:r>
            <w:r>
              <w:rPr>
                <w:noProof/>
                <w:webHidden/>
              </w:rPr>
              <w:tab/>
            </w:r>
            <w:r>
              <w:rPr>
                <w:noProof/>
                <w:webHidden/>
              </w:rPr>
              <w:fldChar w:fldCharType="begin"/>
            </w:r>
            <w:r>
              <w:rPr>
                <w:noProof/>
                <w:webHidden/>
              </w:rPr>
              <w:instrText xml:space="preserve"> PAGEREF _Toc188950456 \h </w:instrText>
            </w:r>
            <w:r>
              <w:rPr>
                <w:noProof/>
                <w:webHidden/>
              </w:rPr>
            </w:r>
            <w:r>
              <w:rPr>
                <w:noProof/>
                <w:webHidden/>
              </w:rPr>
              <w:fldChar w:fldCharType="separate"/>
            </w:r>
            <w:r>
              <w:rPr>
                <w:noProof/>
                <w:webHidden/>
              </w:rPr>
              <w:t>31</w:t>
            </w:r>
            <w:r>
              <w:rPr>
                <w:noProof/>
                <w:webHidden/>
              </w:rPr>
              <w:fldChar w:fldCharType="end"/>
            </w:r>
          </w:hyperlink>
        </w:p>
        <w:p w14:paraId="6403CA2B" w14:textId="4335AE6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7" w:history="1">
            <w:r w:rsidRPr="008022AE">
              <w:rPr>
                <w:rStyle w:val="Hyperlink"/>
                <w:noProof/>
              </w:rPr>
              <w:t>12.10.5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Black level adjustment symbol</w:t>
            </w:r>
            <w:r>
              <w:rPr>
                <w:noProof/>
                <w:webHidden/>
              </w:rPr>
              <w:tab/>
            </w:r>
            <w:r>
              <w:rPr>
                <w:noProof/>
                <w:webHidden/>
              </w:rPr>
              <w:fldChar w:fldCharType="begin"/>
            </w:r>
            <w:r>
              <w:rPr>
                <w:noProof/>
                <w:webHidden/>
              </w:rPr>
              <w:instrText xml:space="preserve"> PAGEREF _Toc188950457 \h </w:instrText>
            </w:r>
            <w:r>
              <w:rPr>
                <w:noProof/>
                <w:webHidden/>
              </w:rPr>
            </w:r>
            <w:r>
              <w:rPr>
                <w:noProof/>
                <w:webHidden/>
              </w:rPr>
              <w:fldChar w:fldCharType="separate"/>
            </w:r>
            <w:r>
              <w:rPr>
                <w:noProof/>
                <w:webHidden/>
              </w:rPr>
              <w:t>31</w:t>
            </w:r>
            <w:r>
              <w:rPr>
                <w:noProof/>
                <w:webHidden/>
              </w:rPr>
              <w:fldChar w:fldCharType="end"/>
            </w:r>
          </w:hyperlink>
        </w:p>
        <w:p w14:paraId="006FB7BB" w14:textId="6B9C346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8" w:history="1">
            <w:r w:rsidRPr="008022AE">
              <w:rPr>
                <w:rStyle w:val="Hyperlink"/>
                <w:noProof/>
              </w:rPr>
              <w:t>12.10.6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_Toc188950458 \h </w:instrText>
            </w:r>
            <w:r>
              <w:rPr>
                <w:noProof/>
                <w:webHidden/>
              </w:rPr>
            </w:r>
            <w:r>
              <w:rPr>
                <w:noProof/>
                <w:webHidden/>
              </w:rPr>
              <w:fldChar w:fldCharType="separate"/>
            </w:r>
            <w:r>
              <w:rPr>
                <w:noProof/>
                <w:webHidden/>
              </w:rPr>
              <w:t>31</w:t>
            </w:r>
            <w:r>
              <w:rPr>
                <w:noProof/>
                <w:webHidden/>
              </w:rPr>
              <w:fldChar w:fldCharType="end"/>
            </w:r>
          </w:hyperlink>
        </w:p>
        <w:p w14:paraId="58E827D2" w14:textId="437B86D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9" w:history="1">
            <w:r w:rsidRPr="008022AE">
              <w:rPr>
                <w:rStyle w:val="Hyperlink"/>
                <w:noProof/>
              </w:rPr>
              <w:t>12.10.7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_Toc188950459 \h </w:instrText>
            </w:r>
            <w:r>
              <w:rPr>
                <w:noProof/>
                <w:webHidden/>
              </w:rPr>
            </w:r>
            <w:r>
              <w:rPr>
                <w:noProof/>
                <w:webHidden/>
              </w:rPr>
              <w:fldChar w:fldCharType="separate"/>
            </w:r>
            <w:r>
              <w:rPr>
                <w:noProof/>
                <w:webHidden/>
              </w:rPr>
              <w:t>32</w:t>
            </w:r>
            <w:r>
              <w:rPr>
                <w:noProof/>
                <w:webHidden/>
              </w:rPr>
              <w:fldChar w:fldCharType="end"/>
            </w:r>
          </w:hyperlink>
        </w:p>
        <w:p w14:paraId="5D4C878B" w14:textId="37388BC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0" w:history="1">
            <w:r w:rsidRPr="008022AE">
              <w:rPr>
                <w:rStyle w:val="Hyperlink"/>
                <w:noProof/>
              </w:rPr>
              <w:t>12.10.8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Definition of safety contour</w:t>
            </w:r>
            <w:r>
              <w:rPr>
                <w:noProof/>
                <w:webHidden/>
              </w:rPr>
              <w:tab/>
            </w:r>
            <w:r>
              <w:rPr>
                <w:noProof/>
                <w:webHidden/>
              </w:rPr>
              <w:fldChar w:fldCharType="begin"/>
            </w:r>
            <w:r>
              <w:rPr>
                <w:noProof/>
                <w:webHidden/>
              </w:rPr>
              <w:instrText xml:space="preserve"> PAGEREF _Toc188950460 \h </w:instrText>
            </w:r>
            <w:r>
              <w:rPr>
                <w:noProof/>
                <w:webHidden/>
              </w:rPr>
            </w:r>
            <w:r>
              <w:rPr>
                <w:noProof/>
                <w:webHidden/>
              </w:rPr>
              <w:fldChar w:fldCharType="separate"/>
            </w:r>
            <w:r>
              <w:rPr>
                <w:noProof/>
                <w:webHidden/>
              </w:rPr>
              <w:t>33</w:t>
            </w:r>
            <w:r>
              <w:rPr>
                <w:noProof/>
                <w:webHidden/>
              </w:rPr>
              <w:fldChar w:fldCharType="end"/>
            </w:r>
          </w:hyperlink>
        </w:p>
        <w:p w14:paraId="5BF8C625" w14:textId="39A2484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1" w:history="1">
            <w:r w:rsidRPr="008022AE">
              <w:rPr>
                <w:rStyle w:val="Hyperlink"/>
                <w:noProof/>
              </w:rPr>
              <w:t>12.10.9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of safety contour</w:t>
            </w:r>
            <w:r>
              <w:rPr>
                <w:noProof/>
                <w:webHidden/>
              </w:rPr>
              <w:tab/>
            </w:r>
            <w:r>
              <w:rPr>
                <w:noProof/>
                <w:webHidden/>
              </w:rPr>
              <w:fldChar w:fldCharType="begin"/>
            </w:r>
            <w:r>
              <w:rPr>
                <w:noProof/>
                <w:webHidden/>
              </w:rPr>
              <w:instrText xml:space="preserve"> PAGEREF _Toc188950461 \h </w:instrText>
            </w:r>
            <w:r>
              <w:rPr>
                <w:noProof/>
                <w:webHidden/>
              </w:rPr>
            </w:r>
            <w:r>
              <w:rPr>
                <w:noProof/>
                <w:webHidden/>
              </w:rPr>
              <w:fldChar w:fldCharType="separate"/>
            </w:r>
            <w:r>
              <w:rPr>
                <w:noProof/>
                <w:webHidden/>
              </w:rPr>
              <w:t>33</w:t>
            </w:r>
            <w:r>
              <w:rPr>
                <w:noProof/>
                <w:webHidden/>
              </w:rPr>
              <w:fldChar w:fldCharType="end"/>
            </w:r>
          </w:hyperlink>
        </w:p>
        <w:p w14:paraId="71D673CC" w14:textId="1B8980C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2" w:history="1">
            <w:r w:rsidRPr="008022AE">
              <w:rPr>
                <w:rStyle w:val="Hyperlink"/>
                <w:noProof/>
              </w:rPr>
              <w:t>12.10.10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Indications related to ENC accuracy</w:t>
            </w:r>
            <w:r>
              <w:rPr>
                <w:noProof/>
                <w:webHidden/>
              </w:rPr>
              <w:tab/>
            </w:r>
            <w:r>
              <w:rPr>
                <w:noProof/>
                <w:webHidden/>
              </w:rPr>
              <w:fldChar w:fldCharType="begin"/>
            </w:r>
            <w:r>
              <w:rPr>
                <w:noProof/>
                <w:webHidden/>
              </w:rPr>
              <w:instrText xml:space="preserve"> PAGEREF _Toc188950462 \h </w:instrText>
            </w:r>
            <w:r>
              <w:rPr>
                <w:noProof/>
                <w:webHidden/>
              </w:rPr>
            </w:r>
            <w:r>
              <w:rPr>
                <w:noProof/>
                <w:webHidden/>
              </w:rPr>
              <w:fldChar w:fldCharType="separate"/>
            </w:r>
            <w:r>
              <w:rPr>
                <w:noProof/>
                <w:webHidden/>
              </w:rPr>
              <w:t>33</w:t>
            </w:r>
            <w:r>
              <w:rPr>
                <w:noProof/>
                <w:webHidden/>
              </w:rPr>
              <w:fldChar w:fldCharType="end"/>
            </w:r>
          </w:hyperlink>
        </w:p>
        <w:p w14:paraId="4B254AB3" w14:textId="7220ED2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3" w:history="1">
            <w:r w:rsidRPr="008022AE">
              <w:rPr>
                <w:rStyle w:val="Hyperlink"/>
                <w:noProof/>
              </w:rPr>
              <w:t>12.10.11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_Toc188950463 \h </w:instrText>
            </w:r>
            <w:r>
              <w:rPr>
                <w:noProof/>
                <w:webHidden/>
              </w:rPr>
            </w:r>
            <w:r>
              <w:rPr>
                <w:noProof/>
                <w:webHidden/>
              </w:rPr>
              <w:fldChar w:fldCharType="separate"/>
            </w:r>
            <w:r>
              <w:rPr>
                <w:noProof/>
                <w:webHidden/>
              </w:rPr>
              <w:t>35</w:t>
            </w:r>
            <w:r>
              <w:rPr>
                <w:noProof/>
                <w:webHidden/>
              </w:rPr>
              <w:fldChar w:fldCharType="end"/>
            </w:r>
          </w:hyperlink>
        </w:p>
        <w:p w14:paraId="70AF9CF3" w14:textId="70E983B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64" w:history="1">
            <w:r w:rsidRPr="008022AE">
              <w:rPr>
                <w:rStyle w:val="Hyperlink"/>
                <w:strike/>
                <w:noProof/>
              </w:rPr>
              <w:t>12.11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specified display features</w:t>
            </w:r>
            <w:r>
              <w:rPr>
                <w:noProof/>
                <w:webHidden/>
              </w:rPr>
              <w:tab/>
            </w:r>
            <w:r>
              <w:rPr>
                <w:noProof/>
                <w:webHidden/>
              </w:rPr>
              <w:fldChar w:fldCharType="begin"/>
            </w:r>
            <w:r>
              <w:rPr>
                <w:noProof/>
                <w:webHidden/>
              </w:rPr>
              <w:instrText xml:space="preserve"> PAGEREF _Toc188950464 \h </w:instrText>
            </w:r>
            <w:r>
              <w:rPr>
                <w:noProof/>
                <w:webHidden/>
              </w:rPr>
            </w:r>
            <w:r>
              <w:rPr>
                <w:noProof/>
                <w:webHidden/>
              </w:rPr>
              <w:fldChar w:fldCharType="separate"/>
            </w:r>
            <w:r>
              <w:rPr>
                <w:noProof/>
                <w:webHidden/>
              </w:rPr>
              <w:t>36</w:t>
            </w:r>
            <w:r>
              <w:rPr>
                <w:noProof/>
                <w:webHidden/>
              </w:rPr>
              <w:fldChar w:fldCharType="end"/>
            </w:r>
          </w:hyperlink>
        </w:p>
        <w:p w14:paraId="1C251402" w14:textId="7F6BF06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5" w:history="1">
            <w:r w:rsidRPr="008022AE">
              <w:rPr>
                <w:rStyle w:val="Hyperlink"/>
                <w:noProof/>
              </w:rPr>
              <w:t>12.11.1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Legend</w:t>
            </w:r>
            <w:r>
              <w:rPr>
                <w:noProof/>
                <w:webHidden/>
              </w:rPr>
              <w:tab/>
            </w:r>
            <w:r>
              <w:rPr>
                <w:noProof/>
                <w:webHidden/>
              </w:rPr>
              <w:fldChar w:fldCharType="begin"/>
            </w:r>
            <w:r>
              <w:rPr>
                <w:noProof/>
                <w:webHidden/>
              </w:rPr>
              <w:instrText xml:space="preserve"> PAGEREF _Toc188950465 \h </w:instrText>
            </w:r>
            <w:r>
              <w:rPr>
                <w:noProof/>
                <w:webHidden/>
              </w:rPr>
            </w:r>
            <w:r>
              <w:rPr>
                <w:noProof/>
                <w:webHidden/>
              </w:rPr>
              <w:fldChar w:fldCharType="separate"/>
            </w:r>
            <w:r>
              <w:rPr>
                <w:noProof/>
                <w:webHidden/>
              </w:rPr>
              <w:t>36</w:t>
            </w:r>
            <w:r>
              <w:rPr>
                <w:noProof/>
                <w:webHidden/>
              </w:rPr>
              <w:fldChar w:fldCharType="end"/>
            </w:r>
          </w:hyperlink>
        </w:p>
        <w:p w14:paraId="557D62C6" w14:textId="387E4C0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66" w:history="1">
            <w:r w:rsidRPr="008022AE">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Displaying</w:t>
            </w:r>
            <w:r w:rsidRPr="008022AE">
              <w:rPr>
                <w:rStyle w:val="Hyperlink"/>
                <w:noProof/>
              </w:rPr>
              <w:t xml:space="preserve"> manual and automatic updates and added information</w:t>
            </w:r>
            <w:r>
              <w:rPr>
                <w:noProof/>
                <w:webHidden/>
              </w:rPr>
              <w:tab/>
            </w:r>
            <w:r>
              <w:rPr>
                <w:noProof/>
                <w:webHidden/>
              </w:rPr>
              <w:fldChar w:fldCharType="begin"/>
            </w:r>
            <w:r>
              <w:rPr>
                <w:noProof/>
                <w:webHidden/>
              </w:rPr>
              <w:instrText xml:space="preserve"> PAGEREF _Toc188950466 \h </w:instrText>
            </w:r>
            <w:r>
              <w:rPr>
                <w:noProof/>
                <w:webHidden/>
              </w:rPr>
            </w:r>
            <w:r>
              <w:rPr>
                <w:noProof/>
                <w:webHidden/>
              </w:rPr>
              <w:fldChar w:fldCharType="separate"/>
            </w:r>
            <w:r>
              <w:rPr>
                <w:noProof/>
                <w:webHidden/>
              </w:rPr>
              <w:t>37</w:t>
            </w:r>
            <w:r>
              <w:rPr>
                <w:noProof/>
                <w:webHidden/>
              </w:rPr>
              <w:fldChar w:fldCharType="end"/>
            </w:r>
          </w:hyperlink>
        </w:p>
        <w:p w14:paraId="46431BCC" w14:textId="6B84FAD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7" w:history="1">
            <w:r w:rsidRPr="008022AE">
              <w:rPr>
                <w:rStyle w:val="Hyperlink"/>
                <w:noProof/>
              </w:rPr>
              <w:t>12.12.1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Manual updates</w:t>
            </w:r>
            <w:r>
              <w:rPr>
                <w:noProof/>
                <w:webHidden/>
              </w:rPr>
              <w:tab/>
            </w:r>
            <w:r>
              <w:rPr>
                <w:noProof/>
                <w:webHidden/>
              </w:rPr>
              <w:fldChar w:fldCharType="begin"/>
            </w:r>
            <w:r>
              <w:rPr>
                <w:noProof/>
                <w:webHidden/>
              </w:rPr>
              <w:instrText xml:space="preserve"> PAGEREF _Toc188950467 \h </w:instrText>
            </w:r>
            <w:r>
              <w:rPr>
                <w:noProof/>
                <w:webHidden/>
              </w:rPr>
            </w:r>
            <w:r>
              <w:rPr>
                <w:noProof/>
                <w:webHidden/>
              </w:rPr>
              <w:fldChar w:fldCharType="separate"/>
            </w:r>
            <w:r>
              <w:rPr>
                <w:noProof/>
                <w:webHidden/>
              </w:rPr>
              <w:t>37</w:t>
            </w:r>
            <w:r>
              <w:rPr>
                <w:noProof/>
                <w:webHidden/>
              </w:rPr>
              <w:fldChar w:fldCharType="end"/>
            </w:r>
          </w:hyperlink>
        </w:p>
        <w:p w14:paraId="178E4118" w14:textId="3899B47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0" w:history="1">
            <w:r w:rsidRPr="008022AE">
              <w:rPr>
                <w:rStyle w:val="Hyperlink"/>
                <w:noProof/>
              </w:rPr>
              <w:t>12.12.2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Automatic Updates</w:t>
            </w:r>
            <w:r>
              <w:rPr>
                <w:noProof/>
                <w:webHidden/>
              </w:rPr>
              <w:tab/>
            </w:r>
            <w:r>
              <w:rPr>
                <w:noProof/>
                <w:webHidden/>
              </w:rPr>
              <w:fldChar w:fldCharType="begin"/>
            </w:r>
            <w:r>
              <w:rPr>
                <w:noProof/>
                <w:webHidden/>
              </w:rPr>
              <w:instrText xml:space="preserve"> PAGEREF _Toc188950470 \h </w:instrText>
            </w:r>
            <w:r>
              <w:rPr>
                <w:noProof/>
                <w:webHidden/>
              </w:rPr>
            </w:r>
            <w:r>
              <w:rPr>
                <w:noProof/>
                <w:webHidden/>
              </w:rPr>
              <w:fldChar w:fldCharType="separate"/>
            </w:r>
            <w:r>
              <w:rPr>
                <w:noProof/>
                <w:webHidden/>
              </w:rPr>
              <w:t>38</w:t>
            </w:r>
            <w:r>
              <w:rPr>
                <w:noProof/>
                <w:webHidden/>
              </w:rPr>
              <w:fldChar w:fldCharType="end"/>
            </w:r>
          </w:hyperlink>
        </w:p>
        <w:p w14:paraId="47640358" w14:textId="372E3A8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1" w:history="1">
            <w:r w:rsidRPr="008022AE">
              <w:rPr>
                <w:rStyle w:val="Hyperlink"/>
                <w:noProof/>
                <w:highlight w:val="yellow"/>
              </w:rPr>
              <w:t>12.12.3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Non-HO (Non-ENC) Chart Information</w:t>
            </w:r>
            <w:r>
              <w:rPr>
                <w:noProof/>
                <w:webHidden/>
              </w:rPr>
              <w:tab/>
            </w:r>
            <w:r>
              <w:rPr>
                <w:noProof/>
                <w:webHidden/>
              </w:rPr>
              <w:fldChar w:fldCharType="begin"/>
            </w:r>
            <w:r>
              <w:rPr>
                <w:noProof/>
                <w:webHidden/>
              </w:rPr>
              <w:instrText xml:space="preserve"> PAGEREF _Toc188950471 \h </w:instrText>
            </w:r>
            <w:r>
              <w:rPr>
                <w:noProof/>
                <w:webHidden/>
              </w:rPr>
            </w:r>
            <w:r>
              <w:rPr>
                <w:noProof/>
                <w:webHidden/>
              </w:rPr>
              <w:fldChar w:fldCharType="separate"/>
            </w:r>
            <w:r>
              <w:rPr>
                <w:noProof/>
                <w:webHidden/>
              </w:rPr>
              <w:t>38</w:t>
            </w:r>
            <w:r>
              <w:rPr>
                <w:noProof/>
                <w:webHidden/>
              </w:rPr>
              <w:fldChar w:fldCharType="end"/>
            </w:r>
          </w:hyperlink>
        </w:p>
        <w:p w14:paraId="62E127B3" w14:textId="70B09C1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2" w:history="1">
            <w:r w:rsidRPr="008022AE">
              <w:rPr>
                <w:rStyle w:val="Hyperlink"/>
                <w:noProof/>
                <w:highlight w:val="yellow"/>
              </w:rPr>
              <w:t>12.12.4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Other non-official data</w:t>
            </w:r>
            <w:r>
              <w:rPr>
                <w:noProof/>
                <w:webHidden/>
              </w:rPr>
              <w:tab/>
            </w:r>
            <w:r>
              <w:rPr>
                <w:noProof/>
                <w:webHidden/>
              </w:rPr>
              <w:fldChar w:fldCharType="begin"/>
            </w:r>
            <w:r>
              <w:rPr>
                <w:noProof/>
                <w:webHidden/>
              </w:rPr>
              <w:instrText xml:space="preserve"> PAGEREF _Toc188950472 \h </w:instrText>
            </w:r>
            <w:r>
              <w:rPr>
                <w:noProof/>
                <w:webHidden/>
              </w:rPr>
            </w:r>
            <w:r>
              <w:rPr>
                <w:noProof/>
                <w:webHidden/>
              </w:rPr>
              <w:fldChar w:fldCharType="separate"/>
            </w:r>
            <w:r>
              <w:rPr>
                <w:noProof/>
                <w:webHidden/>
              </w:rPr>
              <w:t>39</w:t>
            </w:r>
            <w:r>
              <w:rPr>
                <w:noProof/>
                <w:webHidden/>
              </w:rPr>
              <w:fldChar w:fldCharType="end"/>
            </w:r>
          </w:hyperlink>
        </w:p>
        <w:p w14:paraId="72BCEAF8" w14:textId="0717766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73" w:history="1">
            <w:r w:rsidRPr="008022AE">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and Management of Navigational Warnings</w:t>
            </w:r>
            <w:r>
              <w:rPr>
                <w:noProof/>
                <w:webHidden/>
              </w:rPr>
              <w:tab/>
            </w:r>
            <w:r>
              <w:rPr>
                <w:noProof/>
                <w:webHidden/>
              </w:rPr>
              <w:fldChar w:fldCharType="begin"/>
            </w:r>
            <w:r>
              <w:rPr>
                <w:noProof/>
                <w:webHidden/>
              </w:rPr>
              <w:instrText xml:space="preserve"> PAGEREF _Toc188950473 \h </w:instrText>
            </w:r>
            <w:r>
              <w:rPr>
                <w:noProof/>
                <w:webHidden/>
              </w:rPr>
            </w:r>
            <w:r>
              <w:rPr>
                <w:noProof/>
                <w:webHidden/>
              </w:rPr>
              <w:fldChar w:fldCharType="separate"/>
            </w:r>
            <w:r>
              <w:rPr>
                <w:noProof/>
                <w:webHidden/>
              </w:rPr>
              <w:t>39</w:t>
            </w:r>
            <w:r>
              <w:rPr>
                <w:noProof/>
                <w:webHidden/>
              </w:rPr>
              <w:fldChar w:fldCharType="end"/>
            </w:r>
          </w:hyperlink>
        </w:p>
        <w:p w14:paraId="548F3057" w14:textId="76ABCDC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4" w:history="1">
            <w:r w:rsidRPr="008022AE">
              <w:rPr>
                <w:rStyle w:val="Hyperlink"/>
                <w:noProof/>
              </w:rPr>
              <w:t>12.13.1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_Toc188950474 \h </w:instrText>
            </w:r>
            <w:r>
              <w:rPr>
                <w:noProof/>
                <w:webHidden/>
              </w:rPr>
            </w:r>
            <w:r>
              <w:rPr>
                <w:noProof/>
                <w:webHidden/>
              </w:rPr>
              <w:fldChar w:fldCharType="separate"/>
            </w:r>
            <w:r>
              <w:rPr>
                <w:noProof/>
                <w:webHidden/>
              </w:rPr>
              <w:t>39</w:t>
            </w:r>
            <w:r>
              <w:rPr>
                <w:noProof/>
                <w:webHidden/>
              </w:rPr>
              <w:fldChar w:fldCharType="end"/>
            </w:r>
          </w:hyperlink>
        </w:p>
        <w:p w14:paraId="143E6A60" w14:textId="1E32D86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5" w:history="1">
            <w:r w:rsidRPr="008022AE">
              <w:rPr>
                <w:rStyle w:val="Hyperlink"/>
                <w:noProof/>
              </w:rPr>
              <w:t>12.13.2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_Toc188950475 \h </w:instrText>
            </w:r>
            <w:r>
              <w:rPr>
                <w:noProof/>
                <w:webHidden/>
              </w:rPr>
            </w:r>
            <w:r>
              <w:rPr>
                <w:noProof/>
                <w:webHidden/>
              </w:rPr>
              <w:fldChar w:fldCharType="separate"/>
            </w:r>
            <w:r>
              <w:rPr>
                <w:noProof/>
                <w:webHidden/>
              </w:rPr>
              <w:t>39</w:t>
            </w:r>
            <w:r>
              <w:rPr>
                <w:noProof/>
                <w:webHidden/>
              </w:rPr>
              <w:fldChar w:fldCharType="end"/>
            </w:r>
          </w:hyperlink>
        </w:p>
        <w:p w14:paraId="3983A683" w14:textId="4ED7483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6" w:history="1">
            <w:r w:rsidRPr="008022AE">
              <w:rPr>
                <w:rStyle w:val="Hyperlink"/>
                <w:noProof/>
              </w:rPr>
              <w:t>12.13.3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Cancelled datasets</w:t>
            </w:r>
            <w:r>
              <w:rPr>
                <w:noProof/>
                <w:webHidden/>
              </w:rPr>
              <w:tab/>
            </w:r>
            <w:r>
              <w:rPr>
                <w:noProof/>
                <w:webHidden/>
              </w:rPr>
              <w:fldChar w:fldCharType="begin"/>
            </w:r>
            <w:r>
              <w:rPr>
                <w:noProof/>
                <w:webHidden/>
              </w:rPr>
              <w:instrText xml:space="preserve"> PAGEREF _Toc188950476 \h </w:instrText>
            </w:r>
            <w:r>
              <w:rPr>
                <w:noProof/>
                <w:webHidden/>
              </w:rPr>
            </w:r>
            <w:r>
              <w:rPr>
                <w:noProof/>
                <w:webHidden/>
              </w:rPr>
              <w:fldChar w:fldCharType="separate"/>
            </w:r>
            <w:r>
              <w:rPr>
                <w:noProof/>
                <w:webHidden/>
              </w:rPr>
              <w:t>40</w:t>
            </w:r>
            <w:r>
              <w:rPr>
                <w:noProof/>
                <w:webHidden/>
              </w:rPr>
              <w:fldChar w:fldCharType="end"/>
            </w:r>
          </w:hyperlink>
        </w:p>
        <w:p w14:paraId="0A97CDEE" w14:textId="2D1744E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7" w:history="1">
            <w:r w:rsidRPr="008022AE">
              <w:rPr>
                <w:rStyle w:val="Hyperlink"/>
                <w:noProof/>
              </w:rPr>
              <w:t>12.13.4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of feature classes</w:t>
            </w:r>
            <w:r>
              <w:rPr>
                <w:noProof/>
                <w:webHidden/>
              </w:rPr>
              <w:tab/>
            </w:r>
            <w:r>
              <w:rPr>
                <w:noProof/>
                <w:webHidden/>
              </w:rPr>
              <w:fldChar w:fldCharType="begin"/>
            </w:r>
            <w:r>
              <w:rPr>
                <w:noProof/>
                <w:webHidden/>
              </w:rPr>
              <w:instrText xml:space="preserve"> PAGEREF _Toc188950477 \h </w:instrText>
            </w:r>
            <w:r>
              <w:rPr>
                <w:noProof/>
                <w:webHidden/>
              </w:rPr>
            </w:r>
            <w:r>
              <w:rPr>
                <w:noProof/>
                <w:webHidden/>
              </w:rPr>
              <w:fldChar w:fldCharType="separate"/>
            </w:r>
            <w:r>
              <w:rPr>
                <w:noProof/>
                <w:webHidden/>
              </w:rPr>
              <w:t>40</w:t>
            </w:r>
            <w:r>
              <w:rPr>
                <w:noProof/>
                <w:webHidden/>
              </w:rPr>
              <w:fldChar w:fldCharType="end"/>
            </w:r>
          </w:hyperlink>
        </w:p>
        <w:p w14:paraId="7CC3CADF" w14:textId="251FD86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78" w:history="1">
            <w:r w:rsidRPr="008022AE">
              <w:rPr>
                <w:rStyle w:val="Hyperlink"/>
                <w:noProof/>
              </w:rPr>
              <w:t>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_Toc188950478 \h </w:instrText>
            </w:r>
            <w:r>
              <w:rPr>
                <w:noProof/>
                <w:webHidden/>
              </w:rPr>
            </w:r>
            <w:r>
              <w:rPr>
                <w:noProof/>
                <w:webHidden/>
              </w:rPr>
              <w:fldChar w:fldCharType="separate"/>
            </w:r>
            <w:r>
              <w:rPr>
                <w:noProof/>
                <w:webHidden/>
              </w:rPr>
              <w:t>41</w:t>
            </w:r>
            <w:r>
              <w:rPr>
                <w:noProof/>
                <w:webHidden/>
              </w:rPr>
              <w:fldChar w:fldCharType="end"/>
            </w:r>
          </w:hyperlink>
        </w:p>
        <w:p w14:paraId="7E4ABBAD" w14:textId="2CC4ACD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79" w:history="1">
            <w:r w:rsidRPr="008022AE">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Thinning</w:t>
            </w:r>
            <w:r>
              <w:rPr>
                <w:noProof/>
                <w:webHidden/>
              </w:rPr>
              <w:tab/>
            </w:r>
            <w:r>
              <w:rPr>
                <w:noProof/>
                <w:webHidden/>
              </w:rPr>
              <w:fldChar w:fldCharType="begin"/>
            </w:r>
            <w:r>
              <w:rPr>
                <w:noProof/>
                <w:webHidden/>
              </w:rPr>
              <w:instrText xml:space="preserve"> PAGEREF _Toc188950479 \h </w:instrText>
            </w:r>
            <w:r>
              <w:rPr>
                <w:noProof/>
                <w:webHidden/>
              </w:rPr>
            </w:r>
            <w:r>
              <w:rPr>
                <w:noProof/>
                <w:webHidden/>
              </w:rPr>
              <w:fldChar w:fldCharType="separate"/>
            </w:r>
            <w:r>
              <w:rPr>
                <w:noProof/>
                <w:webHidden/>
              </w:rPr>
              <w:t>41</w:t>
            </w:r>
            <w:r>
              <w:rPr>
                <w:noProof/>
                <w:webHidden/>
              </w:rPr>
              <w:fldChar w:fldCharType="end"/>
            </w:r>
          </w:hyperlink>
        </w:p>
        <w:p w14:paraId="140EE6FE" w14:textId="2FC7D31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0" w:history="1">
            <w:r w:rsidRPr="008022AE">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Temporal variation</w:t>
            </w:r>
            <w:r>
              <w:rPr>
                <w:noProof/>
                <w:webHidden/>
              </w:rPr>
              <w:tab/>
            </w:r>
            <w:r>
              <w:rPr>
                <w:noProof/>
                <w:webHidden/>
              </w:rPr>
              <w:fldChar w:fldCharType="begin"/>
            </w:r>
            <w:r>
              <w:rPr>
                <w:noProof/>
                <w:webHidden/>
              </w:rPr>
              <w:instrText xml:space="preserve"> PAGEREF _Toc188950480 \h </w:instrText>
            </w:r>
            <w:r>
              <w:rPr>
                <w:noProof/>
                <w:webHidden/>
              </w:rPr>
            </w:r>
            <w:r>
              <w:rPr>
                <w:noProof/>
                <w:webHidden/>
              </w:rPr>
              <w:fldChar w:fldCharType="separate"/>
            </w:r>
            <w:r>
              <w:rPr>
                <w:noProof/>
                <w:webHidden/>
              </w:rPr>
              <w:t>41</w:t>
            </w:r>
            <w:r>
              <w:rPr>
                <w:noProof/>
                <w:webHidden/>
              </w:rPr>
              <w:fldChar w:fldCharType="end"/>
            </w:r>
          </w:hyperlink>
        </w:p>
        <w:p w14:paraId="1AC05D97" w14:textId="2DEB1BB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81" w:history="1">
            <w:r w:rsidRPr="008022AE">
              <w:rPr>
                <w:rStyle w:val="Hyperlink"/>
                <w:noProof/>
              </w:rPr>
              <w:t>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Colours</w:t>
            </w:r>
            <w:r>
              <w:rPr>
                <w:noProof/>
                <w:webHidden/>
              </w:rPr>
              <w:tab/>
            </w:r>
            <w:r>
              <w:rPr>
                <w:noProof/>
                <w:webHidden/>
              </w:rPr>
              <w:fldChar w:fldCharType="begin"/>
            </w:r>
            <w:r>
              <w:rPr>
                <w:noProof/>
                <w:webHidden/>
              </w:rPr>
              <w:instrText xml:space="preserve"> PAGEREF _Toc188950481 \h </w:instrText>
            </w:r>
            <w:r>
              <w:rPr>
                <w:noProof/>
                <w:webHidden/>
              </w:rPr>
            </w:r>
            <w:r>
              <w:rPr>
                <w:noProof/>
                <w:webHidden/>
              </w:rPr>
              <w:fldChar w:fldCharType="separate"/>
            </w:r>
            <w:r>
              <w:rPr>
                <w:noProof/>
                <w:webHidden/>
              </w:rPr>
              <w:t>42</w:t>
            </w:r>
            <w:r>
              <w:rPr>
                <w:noProof/>
                <w:webHidden/>
              </w:rPr>
              <w:fldChar w:fldCharType="end"/>
            </w:r>
          </w:hyperlink>
        </w:p>
        <w:p w14:paraId="60D32FFD" w14:textId="66D1F55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2" w:history="1">
            <w:r w:rsidRPr="008022AE">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_Toc188950482 \h </w:instrText>
            </w:r>
            <w:r>
              <w:rPr>
                <w:noProof/>
                <w:webHidden/>
              </w:rPr>
            </w:r>
            <w:r>
              <w:rPr>
                <w:noProof/>
                <w:webHidden/>
              </w:rPr>
              <w:fldChar w:fldCharType="separate"/>
            </w:r>
            <w:r>
              <w:rPr>
                <w:noProof/>
                <w:webHidden/>
              </w:rPr>
              <w:t>42</w:t>
            </w:r>
            <w:r>
              <w:rPr>
                <w:noProof/>
                <w:webHidden/>
              </w:rPr>
              <w:fldChar w:fldCharType="end"/>
            </w:r>
          </w:hyperlink>
        </w:p>
        <w:p w14:paraId="20E4D75A" w14:textId="4845B56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83" w:history="1">
            <w:r w:rsidRPr="008022AE">
              <w:rPr>
                <w:rStyle w:val="Hyperlink"/>
                <w:noProof/>
              </w:rPr>
              <w:t>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_Toc188950483 \h </w:instrText>
            </w:r>
            <w:r>
              <w:rPr>
                <w:noProof/>
                <w:webHidden/>
              </w:rPr>
            </w:r>
            <w:r>
              <w:rPr>
                <w:noProof/>
                <w:webHidden/>
              </w:rPr>
              <w:fldChar w:fldCharType="separate"/>
            </w:r>
            <w:r>
              <w:rPr>
                <w:noProof/>
                <w:webHidden/>
              </w:rPr>
              <w:t>42</w:t>
            </w:r>
            <w:r>
              <w:rPr>
                <w:noProof/>
                <w:webHidden/>
              </w:rPr>
              <w:fldChar w:fldCharType="end"/>
            </w:r>
          </w:hyperlink>
        </w:p>
        <w:p w14:paraId="06265464" w14:textId="41ED67C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4" w:history="1">
            <w:r w:rsidRPr="008022AE">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Cursor pick rules</w:t>
            </w:r>
            <w:r>
              <w:rPr>
                <w:noProof/>
                <w:webHidden/>
              </w:rPr>
              <w:tab/>
            </w:r>
            <w:r>
              <w:rPr>
                <w:noProof/>
                <w:webHidden/>
              </w:rPr>
              <w:fldChar w:fldCharType="begin"/>
            </w:r>
            <w:r>
              <w:rPr>
                <w:noProof/>
                <w:webHidden/>
              </w:rPr>
              <w:instrText xml:space="preserve"> PAGEREF _Toc188950484 \h </w:instrText>
            </w:r>
            <w:r>
              <w:rPr>
                <w:noProof/>
                <w:webHidden/>
              </w:rPr>
            </w:r>
            <w:r>
              <w:rPr>
                <w:noProof/>
                <w:webHidden/>
              </w:rPr>
              <w:fldChar w:fldCharType="separate"/>
            </w:r>
            <w:r>
              <w:rPr>
                <w:noProof/>
                <w:webHidden/>
              </w:rPr>
              <w:t>42</w:t>
            </w:r>
            <w:r>
              <w:rPr>
                <w:noProof/>
                <w:webHidden/>
              </w:rPr>
              <w:fldChar w:fldCharType="end"/>
            </w:r>
          </w:hyperlink>
        </w:p>
        <w:p w14:paraId="078038C1" w14:textId="438F2B9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5" w:history="1">
            <w:r w:rsidRPr="008022AE">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Abbreviations</w:t>
            </w:r>
            <w:r>
              <w:rPr>
                <w:noProof/>
                <w:webHidden/>
              </w:rPr>
              <w:tab/>
            </w:r>
            <w:r>
              <w:rPr>
                <w:noProof/>
                <w:webHidden/>
              </w:rPr>
              <w:fldChar w:fldCharType="begin"/>
            </w:r>
            <w:r>
              <w:rPr>
                <w:noProof/>
                <w:webHidden/>
              </w:rPr>
              <w:instrText xml:space="preserve"> PAGEREF _Toc188950485 \h </w:instrText>
            </w:r>
            <w:r>
              <w:rPr>
                <w:noProof/>
                <w:webHidden/>
              </w:rPr>
            </w:r>
            <w:r>
              <w:rPr>
                <w:noProof/>
                <w:webHidden/>
              </w:rPr>
              <w:fldChar w:fldCharType="separate"/>
            </w:r>
            <w:r>
              <w:rPr>
                <w:noProof/>
                <w:webHidden/>
              </w:rPr>
              <w:t>43</w:t>
            </w:r>
            <w:r>
              <w:rPr>
                <w:noProof/>
                <w:webHidden/>
              </w:rPr>
              <w:fldChar w:fldCharType="end"/>
            </w:r>
          </w:hyperlink>
        </w:p>
        <w:p w14:paraId="5D0DEEF9" w14:textId="4BE1051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6" w:history="1">
            <w:r w:rsidRPr="008022AE">
              <w:rPr>
                <w:rStyle w:val="Hyperlink"/>
                <w:noProof/>
              </w:rPr>
              <w:t>15.2.1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 abbreviations [Informative]</w:t>
            </w:r>
            <w:r>
              <w:rPr>
                <w:noProof/>
                <w:webHidden/>
              </w:rPr>
              <w:tab/>
            </w:r>
            <w:r>
              <w:rPr>
                <w:noProof/>
                <w:webHidden/>
              </w:rPr>
              <w:fldChar w:fldCharType="begin"/>
            </w:r>
            <w:r>
              <w:rPr>
                <w:noProof/>
                <w:webHidden/>
              </w:rPr>
              <w:instrText xml:space="preserve"> PAGEREF _Toc188950486 \h </w:instrText>
            </w:r>
            <w:r>
              <w:rPr>
                <w:noProof/>
                <w:webHidden/>
              </w:rPr>
            </w:r>
            <w:r>
              <w:rPr>
                <w:noProof/>
                <w:webHidden/>
              </w:rPr>
              <w:fldChar w:fldCharType="separate"/>
            </w:r>
            <w:r>
              <w:rPr>
                <w:noProof/>
                <w:webHidden/>
              </w:rPr>
              <w:t>43</w:t>
            </w:r>
            <w:r>
              <w:rPr>
                <w:noProof/>
                <w:webHidden/>
              </w:rPr>
              <w:fldChar w:fldCharType="end"/>
            </w:r>
          </w:hyperlink>
        </w:p>
        <w:p w14:paraId="7A959C66" w14:textId="122A85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7" w:history="1">
            <w:r w:rsidRPr="008022AE">
              <w:rPr>
                <w:rStyle w:val="Hyperlink"/>
                <w:noProof/>
              </w:rPr>
              <w:t>15.2.2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defined cursor pick parameters</w:t>
            </w:r>
            <w:r>
              <w:rPr>
                <w:noProof/>
                <w:webHidden/>
              </w:rPr>
              <w:tab/>
            </w:r>
            <w:r>
              <w:rPr>
                <w:noProof/>
                <w:webHidden/>
              </w:rPr>
              <w:fldChar w:fldCharType="begin"/>
            </w:r>
            <w:r>
              <w:rPr>
                <w:noProof/>
                <w:webHidden/>
              </w:rPr>
              <w:instrText xml:space="preserve"> PAGEREF _Toc188950487 \h </w:instrText>
            </w:r>
            <w:r>
              <w:rPr>
                <w:noProof/>
                <w:webHidden/>
              </w:rPr>
            </w:r>
            <w:r>
              <w:rPr>
                <w:noProof/>
                <w:webHidden/>
              </w:rPr>
              <w:fldChar w:fldCharType="separate"/>
            </w:r>
            <w:r>
              <w:rPr>
                <w:noProof/>
                <w:webHidden/>
              </w:rPr>
              <w:t>43</w:t>
            </w:r>
            <w:r>
              <w:rPr>
                <w:noProof/>
                <w:webHidden/>
              </w:rPr>
              <w:fldChar w:fldCharType="end"/>
            </w:r>
          </w:hyperlink>
        </w:p>
        <w:p w14:paraId="589DDC01" w14:textId="5D7AE7F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8" w:history="1">
            <w:r w:rsidRPr="008022AE">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Visibility of feature attributes.</w:t>
            </w:r>
            <w:r>
              <w:rPr>
                <w:noProof/>
                <w:webHidden/>
              </w:rPr>
              <w:tab/>
            </w:r>
            <w:r>
              <w:rPr>
                <w:noProof/>
                <w:webHidden/>
              </w:rPr>
              <w:fldChar w:fldCharType="begin"/>
            </w:r>
            <w:r>
              <w:rPr>
                <w:noProof/>
                <w:webHidden/>
              </w:rPr>
              <w:instrText xml:space="preserve"> PAGEREF _Toc188950488 \h </w:instrText>
            </w:r>
            <w:r>
              <w:rPr>
                <w:noProof/>
                <w:webHidden/>
              </w:rPr>
            </w:r>
            <w:r>
              <w:rPr>
                <w:noProof/>
                <w:webHidden/>
              </w:rPr>
              <w:fldChar w:fldCharType="separate"/>
            </w:r>
            <w:r>
              <w:rPr>
                <w:noProof/>
                <w:webHidden/>
              </w:rPr>
              <w:t>43</w:t>
            </w:r>
            <w:r>
              <w:rPr>
                <w:noProof/>
                <w:webHidden/>
              </w:rPr>
              <w:fldChar w:fldCharType="end"/>
            </w:r>
          </w:hyperlink>
        </w:p>
        <w:p w14:paraId="3B0E0262" w14:textId="549F64E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9" w:history="1">
            <w:r w:rsidRPr="008022AE">
              <w:rPr>
                <w:rStyle w:val="Hyperlink"/>
                <w:noProof/>
              </w:rPr>
              <w:t>15.3.1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Sorting order of results</w:t>
            </w:r>
            <w:r>
              <w:rPr>
                <w:noProof/>
                <w:webHidden/>
              </w:rPr>
              <w:tab/>
            </w:r>
            <w:r>
              <w:rPr>
                <w:noProof/>
                <w:webHidden/>
              </w:rPr>
              <w:fldChar w:fldCharType="begin"/>
            </w:r>
            <w:r>
              <w:rPr>
                <w:noProof/>
                <w:webHidden/>
              </w:rPr>
              <w:instrText xml:space="preserve"> PAGEREF _Toc188950489 \h </w:instrText>
            </w:r>
            <w:r>
              <w:rPr>
                <w:noProof/>
                <w:webHidden/>
              </w:rPr>
            </w:r>
            <w:r>
              <w:rPr>
                <w:noProof/>
                <w:webHidden/>
              </w:rPr>
              <w:fldChar w:fldCharType="separate"/>
            </w:r>
            <w:r>
              <w:rPr>
                <w:noProof/>
                <w:webHidden/>
              </w:rPr>
              <w:t>43</w:t>
            </w:r>
            <w:r>
              <w:rPr>
                <w:noProof/>
                <w:webHidden/>
              </w:rPr>
              <w:fldChar w:fldCharType="end"/>
            </w:r>
          </w:hyperlink>
        </w:p>
        <w:p w14:paraId="237E3249" w14:textId="56A6118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90" w:history="1">
            <w:r w:rsidRPr="008022AE">
              <w:rPr>
                <w:rStyle w:val="Hyperlink"/>
                <w:noProof/>
              </w:rPr>
              <w:t>15.3.2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Hover-over function</w:t>
            </w:r>
            <w:r>
              <w:rPr>
                <w:noProof/>
                <w:webHidden/>
              </w:rPr>
              <w:tab/>
            </w:r>
            <w:r>
              <w:rPr>
                <w:noProof/>
                <w:webHidden/>
              </w:rPr>
              <w:fldChar w:fldCharType="begin"/>
            </w:r>
            <w:r>
              <w:rPr>
                <w:noProof/>
                <w:webHidden/>
              </w:rPr>
              <w:instrText xml:space="preserve"> PAGEREF _Toc188950490 \h </w:instrText>
            </w:r>
            <w:r>
              <w:rPr>
                <w:noProof/>
                <w:webHidden/>
              </w:rPr>
            </w:r>
            <w:r>
              <w:rPr>
                <w:noProof/>
                <w:webHidden/>
              </w:rPr>
              <w:fldChar w:fldCharType="separate"/>
            </w:r>
            <w:r>
              <w:rPr>
                <w:noProof/>
                <w:webHidden/>
              </w:rPr>
              <w:t>43</w:t>
            </w:r>
            <w:r>
              <w:rPr>
                <w:noProof/>
                <w:webHidden/>
              </w:rPr>
              <w:fldChar w:fldCharType="end"/>
            </w:r>
          </w:hyperlink>
        </w:p>
        <w:p w14:paraId="3B5BD557" w14:textId="670A259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1" w:history="1">
            <w:r w:rsidRPr="008022AE">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Tidal stream data panels</w:t>
            </w:r>
            <w:r>
              <w:rPr>
                <w:noProof/>
                <w:webHidden/>
              </w:rPr>
              <w:tab/>
            </w:r>
            <w:r>
              <w:rPr>
                <w:noProof/>
                <w:webHidden/>
              </w:rPr>
              <w:fldChar w:fldCharType="begin"/>
            </w:r>
            <w:r>
              <w:rPr>
                <w:noProof/>
                <w:webHidden/>
              </w:rPr>
              <w:instrText xml:space="preserve"> PAGEREF _Toc188950491 \h </w:instrText>
            </w:r>
            <w:r>
              <w:rPr>
                <w:noProof/>
                <w:webHidden/>
              </w:rPr>
            </w:r>
            <w:r>
              <w:rPr>
                <w:noProof/>
                <w:webHidden/>
              </w:rPr>
              <w:fldChar w:fldCharType="separate"/>
            </w:r>
            <w:r>
              <w:rPr>
                <w:noProof/>
                <w:webHidden/>
              </w:rPr>
              <w:t>44</w:t>
            </w:r>
            <w:r>
              <w:rPr>
                <w:noProof/>
                <w:webHidden/>
              </w:rPr>
              <w:fldChar w:fldCharType="end"/>
            </w:r>
          </w:hyperlink>
        </w:p>
        <w:p w14:paraId="4D1434A2" w14:textId="4BCA1601"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2" w:history="1">
            <w:r w:rsidRPr="008022AE">
              <w:rPr>
                <w:rStyle w:val="Hyperlink"/>
                <w:noProof/>
              </w:rPr>
              <w:t>16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 and Indications</w:t>
            </w:r>
            <w:r>
              <w:rPr>
                <w:noProof/>
                <w:webHidden/>
              </w:rPr>
              <w:tab/>
            </w:r>
            <w:r>
              <w:rPr>
                <w:noProof/>
                <w:webHidden/>
              </w:rPr>
              <w:fldChar w:fldCharType="begin"/>
            </w:r>
            <w:r>
              <w:rPr>
                <w:noProof/>
                <w:webHidden/>
              </w:rPr>
              <w:instrText xml:space="preserve"> PAGEREF _Toc188950492 \h </w:instrText>
            </w:r>
            <w:r>
              <w:rPr>
                <w:noProof/>
                <w:webHidden/>
              </w:rPr>
            </w:r>
            <w:r>
              <w:rPr>
                <w:noProof/>
                <w:webHidden/>
              </w:rPr>
              <w:fldChar w:fldCharType="separate"/>
            </w:r>
            <w:r>
              <w:rPr>
                <w:noProof/>
                <w:webHidden/>
              </w:rPr>
              <w:t>45</w:t>
            </w:r>
            <w:r>
              <w:rPr>
                <w:noProof/>
                <w:webHidden/>
              </w:rPr>
              <w:fldChar w:fldCharType="end"/>
            </w:r>
          </w:hyperlink>
        </w:p>
        <w:p w14:paraId="1B341660" w14:textId="4D82F77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3" w:history="1">
            <w:r w:rsidRPr="008022AE">
              <w:rPr>
                <w:rStyle w:val="Hyperlink"/>
                <w:noProof/>
              </w:rPr>
              <w:t>17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 of Context Parameters</w:t>
            </w:r>
            <w:r>
              <w:rPr>
                <w:noProof/>
                <w:webHidden/>
              </w:rPr>
              <w:tab/>
            </w:r>
            <w:r>
              <w:rPr>
                <w:noProof/>
                <w:webHidden/>
              </w:rPr>
              <w:fldChar w:fldCharType="begin"/>
            </w:r>
            <w:r>
              <w:rPr>
                <w:noProof/>
                <w:webHidden/>
              </w:rPr>
              <w:instrText xml:space="preserve"> PAGEREF _Toc188950493 \h </w:instrText>
            </w:r>
            <w:r>
              <w:rPr>
                <w:noProof/>
                <w:webHidden/>
              </w:rPr>
            </w:r>
            <w:r>
              <w:rPr>
                <w:noProof/>
                <w:webHidden/>
              </w:rPr>
              <w:fldChar w:fldCharType="separate"/>
            </w:r>
            <w:r>
              <w:rPr>
                <w:noProof/>
                <w:webHidden/>
              </w:rPr>
              <w:t>45</w:t>
            </w:r>
            <w:r>
              <w:rPr>
                <w:noProof/>
                <w:webHidden/>
              </w:rPr>
              <w:fldChar w:fldCharType="end"/>
            </w:r>
          </w:hyperlink>
        </w:p>
        <w:p w14:paraId="384B2D74" w14:textId="0740428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4" w:history="1">
            <w:r w:rsidRPr="008022AE">
              <w:rPr>
                <w:rStyle w:val="Hyperlink"/>
                <w:noProof/>
              </w:rPr>
              <w:t>18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Dual-fuel systems</w:t>
            </w:r>
            <w:r>
              <w:rPr>
                <w:noProof/>
                <w:webHidden/>
              </w:rPr>
              <w:tab/>
            </w:r>
            <w:r>
              <w:rPr>
                <w:noProof/>
                <w:webHidden/>
              </w:rPr>
              <w:fldChar w:fldCharType="begin"/>
            </w:r>
            <w:r>
              <w:rPr>
                <w:noProof/>
                <w:webHidden/>
              </w:rPr>
              <w:instrText xml:space="preserve"> PAGEREF _Toc188950494 \h </w:instrText>
            </w:r>
            <w:r>
              <w:rPr>
                <w:noProof/>
                <w:webHidden/>
              </w:rPr>
            </w:r>
            <w:r>
              <w:rPr>
                <w:noProof/>
                <w:webHidden/>
              </w:rPr>
              <w:fldChar w:fldCharType="separate"/>
            </w:r>
            <w:r>
              <w:rPr>
                <w:noProof/>
                <w:webHidden/>
              </w:rPr>
              <w:t>45</w:t>
            </w:r>
            <w:r>
              <w:rPr>
                <w:noProof/>
                <w:webHidden/>
              </w:rPr>
              <w:fldChar w:fldCharType="end"/>
            </w:r>
          </w:hyperlink>
        </w:p>
        <w:p w14:paraId="371B870B" w14:textId="4C59832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5" w:history="1">
            <w:r w:rsidRPr="008022AE">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additional information layers</w:t>
            </w:r>
            <w:r>
              <w:rPr>
                <w:noProof/>
                <w:webHidden/>
              </w:rPr>
              <w:tab/>
            </w:r>
            <w:r>
              <w:rPr>
                <w:noProof/>
                <w:webHidden/>
              </w:rPr>
              <w:fldChar w:fldCharType="begin"/>
            </w:r>
            <w:r>
              <w:rPr>
                <w:noProof/>
                <w:webHidden/>
              </w:rPr>
              <w:instrText xml:space="preserve"> PAGEREF _Toc188950495 \h </w:instrText>
            </w:r>
            <w:r>
              <w:rPr>
                <w:noProof/>
                <w:webHidden/>
              </w:rPr>
            </w:r>
            <w:r>
              <w:rPr>
                <w:noProof/>
                <w:webHidden/>
              </w:rPr>
              <w:fldChar w:fldCharType="separate"/>
            </w:r>
            <w:r>
              <w:rPr>
                <w:noProof/>
                <w:webHidden/>
              </w:rPr>
              <w:t>45</w:t>
            </w:r>
            <w:r>
              <w:rPr>
                <w:noProof/>
                <w:webHidden/>
              </w:rPr>
              <w:fldChar w:fldCharType="end"/>
            </w:r>
          </w:hyperlink>
        </w:p>
        <w:p w14:paraId="36188AE9" w14:textId="095F54F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6" w:history="1">
            <w:r w:rsidRPr="008022AE">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Concurrent applicability of S-52 and S-57</w:t>
            </w:r>
            <w:r>
              <w:rPr>
                <w:noProof/>
                <w:webHidden/>
              </w:rPr>
              <w:tab/>
            </w:r>
            <w:r>
              <w:rPr>
                <w:noProof/>
                <w:webHidden/>
              </w:rPr>
              <w:fldChar w:fldCharType="begin"/>
            </w:r>
            <w:r>
              <w:rPr>
                <w:noProof/>
                <w:webHidden/>
              </w:rPr>
              <w:instrText xml:space="preserve"> PAGEREF _Toc188950496 \h </w:instrText>
            </w:r>
            <w:r>
              <w:rPr>
                <w:noProof/>
                <w:webHidden/>
              </w:rPr>
            </w:r>
            <w:r>
              <w:rPr>
                <w:noProof/>
                <w:webHidden/>
              </w:rPr>
              <w:fldChar w:fldCharType="separate"/>
            </w:r>
            <w:r>
              <w:rPr>
                <w:noProof/>
                <w:webHidden/>
              </w:rPr>
              <w:t>46</w:t>
            </w:r>
            <w:r>
              <w:rPr>
                <w:noProof/>
                <w:webHidden/>
              </w:rPr>
              <w:fldChar w:fldCharType="end"/>
            </w:r>
          </w:hyperlink>
        </w:p>
        <w:p w14:paraId="6695E548" w14:textId="4304C13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7" w:history="1">
            <w:r w:rsidRPr="008022AE">
              <w:rPr>
                <w:rStyle w:val="Hyperlink"/>
                <w:noProof/>
              </w:rPr>
              <w:t>19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Specifications for the display screen</w:t>
            </w:r>
            <w:r>
              <w:rPr>
                <w:noProof/>
                <w:webHidden/>
              </w:rPr>
              <w:tab/>
            </w:r>
            <w:r>
              <w:rPr>
                <w:noProof/>
                <w:webHidden/>
              </w:rPr>
              <w:fldChar w:fldCharType="begin"/>
            </w:r>
            <w:r>
              <w:rPr>
                <w:noProof/>
                <w:webHidden/>
              </w:rPr>
              <w:instrText xml:space="preserve"> PAGEREF _Toc188950497 \h </w:instrText>
            </w:r>
            <w:r>
              <w:rPr>
                <w:noProof/>
                <w:webHidden/>
              </w:rPr>
            </w:r>
            <w:r>
              <w:rPr>
                <w:noProof/>
                <w:webHidden/>
              </w:rPr>
              <w:fldChar w:fldCharType="separate"/>
            </w:r>
            <w:r>
              <w:rPr>
                <w:noProof/>
                <w:webHidden/>
              </w:rPr>
              <w:t>46</w:t>
            </w:r>
            <w:r>
              <w:rPr>
                <w:noProof/>
                <w:webHidden/>
              </w:rPr>
              <w:fldChar w:fldCharType="end"/>
            </w:r>
          </w:hyperlink>
        </w:p>
        <w:p w14:paraId="1F89F6CA" w14:textId="3D55D40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8" w:history="1">
            <w:r w:rsidRPr="008022AE">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Physical display requirements</w:t>
            </w:r>
            <w:r>
              <w:rPr>
                <w:noProof/>
                <w:webHidden/>
              </w:rPr>
              <w:tab/>
            </w:r>
            <w:r>
              <w:rPr>
                <w:noProof/>
                <w:webHidden/>
              </w:rPr>
              <w:fldChar w:fldCharType="begin"/>
            </w:r>
            <w:r>
              <w:rPr>
                <w:noProof/>
                <w:webHidden/>
              </w:rPr>
              <w:instrText xml:space="preserve"> PAGEREF _Toc188950498 \h </w:instrText>
            </w:r>
            <w:r>
              <w:rPr>
                <w:noProof/>
                <w:webHidden/>
              </w:rPr>
            </w:r>
            <w:r>
              <w:rPr>
                <w:noProof/>
                <w:webHidden/>
              </w:rPr>
              <w:fldChar w:fldCharType="separate"/>
            </w:r>
            <w:r>
              <w:rPr>
                <w:noProof/>
                <w:webHidden/>
              </w:rPr>
              <w:t>46</w:t>
            </w:r>
            <w:r>
              <w:rPr>
                <w:noProof/>
                <w:webHidden/>
              </w:rPr>
              <w:fldChar w:fldCharType="end"/>
            </w:r>
          </w:hyperlink>
        </w:p>
        <w:p w14:paraId="0ACD71FC" w14:textId="64309E0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9" w:history="1">
            <w:r w:rsidRPr="008022AE">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reproduction</w:t>
            </w:r>
            <w:r>
              <w:rPr>
                <w:noProof/>
                <w:webHidden/>
              </w:rPr>
              <w:tab/>
            </w:r>
            <w:r>
              <w:rPr>
                <w:noProof/>
                <w:webHidden/>
              </w:rPr>
              <w:fldChar w:fldCharType="begin"/>
            </w:r>
            <w:r>
              <w:rPr>
                <w:noProof/>
                <w:webHidden/>
              </w:rPr>
              <w:instrText xml:space="preserve"> PAGEREF _Toc188950499 \h </w:instrText>
            </w:r>
            <w:r>
              <w:rPr>
                <w:noProof/>
                <w:webHidden/>
              </w:rPr>
            </w:r>
            <w:r>
              <w:rPr>
                <w:noProof/>
                <w:webHidden/>
              </w:rPr>
              <w:fldChar w:fldCharType="separate"/>
            </w:r>
            <w:r>
              <w:rPr>
                <w:noProof/>
                <w:webHidden/>
              </w:rPr>
              <w:t>47</w:t>
            </w:r>
            <w:r>
              <w:rPr>
                <w:noProof/>
                <w:webHidden/>
              </w:rPr>
              <w:fldChar w:fldCharType="end"/>
            </w:r>
          </w:hyperlink>
        </w:p>
        <w:p w14:paraId="069A98C8" w14:textId="5007CB7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0" w:history="1">
            <w:r w:rsidRPr="008022AE">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requirements for colours</w:t>
            </w:r>
            <w:r>
              <w:rPr>
                <w:noProof/>
                <w:webHidden/>
              </w:rPr>
              <w:tab/>
            </w:r>
            <w:r>
              <w:rPr>
                <w:noProof/>
                <w:webHidden/>
              </w:rPr>
              <w:fldChar w:fldCharType="begin"/>
            </w:r>
            <w:r>
              <w:rPr>
                <w:noProof/>
                <w:webHidden/>
              </w:rPr>
              <w:instrText xml:space="preserve"> PAGEREF _Toc188950500 \h </w:instrText>
            </w:r>
            <w:r>
              <w:rPr>
                <w:noProof/>
                <w:webHidden/>
              </w:rPr>
            </w:r>
            <w:r>
              <w:rPr>
                <w:noProof/>
                <w:webHidden/>
              </w:rPr>
              <w:fldChar w:fldCharType="separate"/>
            </w:r>
            <w:r>
              <w:rPr>
                <w:noProof/>
                <w:webHidden/>
              </w:rPr>
              <w:t>47</w:t>
            </w:r>
            <w:r>
              <w:rPr>
                <w:noProof/>
                <w:webHidden/>
              </w:rPr>
              <w:fldChar w:fldCharType="end"/>
            </w:r>
          </w:hyperlink>
        </w:p>
        <w:p w14:paraId="73E3E807" w14:textId="222077F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1" w:history="1">
            <w:r w:rsidRPr="008022AE">
              <w:rPr>
                <w:rStyle w:val="Hyperlink"/>
                <w:noProof/>
              </w:rPr>
              <w:t>19.3.1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w:t>
            </w:r>
            <w:r>
              <w:rPr>
                <w:noProof/>
                <w:webHidden/>
              </w:rPr>
              <w:tab/>
            </w:r>
            <w:r>
              <w:rPr>
                <w:noProof/>
                <w:webHidden/>
              </w:rPr>
              <w:fldChar w:fldCharType="begin"/>
            </w:r>
            <w:r>
              <w:rPr>
                <w:noProof/>
                <w:webHidden/>
              </w:rPr>
              <w:instrText xml:space="preserve"> PAGEREF _Toc188950501 \h </w:instrText>
            </w:r>
            <w:r>
              <w:rPr>
                <w:noProof/>
                <w:webHidden/>
              </w:rPr>
            </w:r>
            <w:r>
              <w:rPr>
                <w:noProof/>
                <w:webHidden/>
              </w:rPr>
              <w:fldChar w:fldCharType="separate"/>
            </w:r>
            <w:r>
              <w:rPr>
                <w:noProof/>
                <w:webHidden/>
              </w:rPr>
              <w:t>47</w:t>
            </w:r>
            <w:r>
              <w:rPr>
                <w:noProof/>
                <w:webHidden/>
              </w:rPr>
              <w:fldChar w:fldCharType="end"/>
            </w:r>
          </w:hyperlink>
        </w:p>
        <w:p w14:paraId="0949374D" w14:textId="1F5CE49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2" w:history="1">
            <w:r w:rsidRPr="008022AE">
              <w:rPr>
                <w:rStyle w:val="Hyperlink"/>
                <w:noProof/>
              </w:rPr>
              <w:t>19.3.2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calibration and verification</w:t>
            </w:r>
            <w:r>
              <w:rPr>
                <w:noProof/>
                <w:webHidden/>
              </w:rPr>
              <w:tab/>
            </w:r>
            <w:r>
              <w:rPr>
                <w:noProof/>
                <w:webHidden/>
              </w:rPr>
              <w:fldChar w:fldCharType="begin"/>
            </w:r>
            <w:r>
              <w:rPr>
                <w:noProof/>
                <w:webHidden/>
              </w:rPr>
              <w:instrText xml:space="preserve"> PAGEREF _Toc188950502 \h </w:instrText>
            </w:r>
            <w:r>
              <w:rPr>
                <w:noProof/>
                <w:webHidden/>
              </w:rPr>
            </w:r>
            <w:r>
              <w:rPr>
                <w:noProof/>
                <w:webHidden/>
              </w:rPr>
              <w:fldChar w:fldCharType="separate"/>
            </w:r>
            <w:r>
              <w:rPr>
                <w:noProof/>
                <w:webHidden/>
              </w:rPr>
              <w:t>47</w:t>
            </w:r>
            <w:r>
              <w:rPr>
                <w:noProof/>
                <w:webHidden/>
              </w:rPr>
              <w:fldChar w:fldCharType="end"/>
            </w:r>
          </w:hyperlink>
        </w:p>
        <w:p w14:paraId="58DB4808" w14:textId="11BDEB5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3" w:history="1">
            <w:r w:rsidRPr="008022AE">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display capability</w:t>
            </w:r>
            <w:r>
              <w:rPr>
                <w:noProof/>
                <w:webHidden/>
              </w:rPr>
              <w:tab/>
            </w:r>
            <w:r>
              <w:rPr>
                <w:noProof/>
                <w:webHidden/>
              </w:rPr>
              <w:fldChar w:fldCharType="begin"/>
            </w:r>
            <w:r>
              <w:rPr>
                <w:noProof/>
                <w:webHidden/>
              </w:rPr>
              <w:instrText xml:space="preserve"> PAGEREF _Toc188950503 \h </w:instrText>
            </w:r>
            <w:r>
              <w:rPr>
                <w:noProof/>
                <w:webHidden/>
              </w:rPr>
            </w:r>
            <w:r>
              <w:rPr>
                <w:noProof/>
                <w:webHidden/>
              </w:rPr>
              <w:fldChar w:fldCharType="separate"/>
            </w:r>
            <w:r>
              <w:rPr>
                <w:noProof/>
                <w:webHidden/>
              </w:rPr>
              <w:t>49</w:t>
            </w:r>
            <w:r>
              <w:rPr>
                <w:noProof/>
                <w:webHidden/>
              </w:rPr>
              <w:fldChar w:fldCharType="end"/>
            </w:r>
          </w:hyperlink>
        </w:p>
        <w:p w14:paraId="6F674A8C" w14:textId="2FC5B34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4" w:history="1">
            <w:r w:rsidRPr="008022AE">
              <w:rPr>
                <w:rStyle w:val="Hyperlink"/>
                <w:noProof/>
              </w:rPr>
              <w:t>19.4.1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conversion tolerances and tests</w:t>
            </w:r>
            <w:r>
              <w:rPr>
                <w:noProof/>
                <w:webHidden/>
              </w:rPr>
              <w:tab/>
            </w:r>
            <w:r>
              <w:rPr>
                <w:noProof/>
                <w:webHidden/>
              </w:rPr>
              <w:fldChar w:fldCharType="begin"/>
            </w:r>
            <w:r>
              <w:rPr>
                <w:noProof/>
                <w:webHidden/>
              </w:rPr>
              <w:instrText xml:space="preserve"> PAGEREF _Toc188950504 \h </w:instrText>
            </w:r>
            <w:r>
              <w:rPr>
                <w:noProof/>
                <w:webHidden/>
              </w:rPr>
            </w:r>
            <w:r>
              <w:rPr>
                <w:noProof/>
                <w:webHidden/>
              </w:rPr>
              <w:fldChar w:fldCharType="separate"/>
            </w:r>
            <w:r>
              <w:rPr>
                <w:noProof/>
                <w:webHidden/>
              </w:rPr>
              <w:t>49</w:t>
            </w:r>
            <w:r>
              <w:rPr>
                <w:noProof/>
                <w:webHidden/>
              </w:rPr>
              <w:fldChar w:fldCharType="end"/>
            </w:r>
          </w:hyperlink>
        </w:p>
        <w:p w14:paraId="68A3CF6C" w14:textId="2F4E7A3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5" w:history="1">
            <w:r w:rsidRPr="008022AE">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_Toc188950505 \h </w:instrText>
            </w:r>
            <w:r>
              <w:rPr>
                <w:noProof/>
                <w:webHidden/>
              </w:rPr>
            </w:r>
            <w:r>
              <w:rPr>
                <w:noProof/>
                <w:webHidden/>
              </w:rPr>
              <w:fldChar w:fldCharType="separate"/>
            </w:r>
            <w:r>
              <w:rPr>
                <w:noProof/>
                <w:webHidden/>
              </w:rPr>
              <w:t>50</w:t>
            </w:r>
            <w:r>
              <w:rPr>
                <w:noProof/>
                <w:webHidden/>
              </w:rPr>
              <w:fldChar w:fldCharType="end"/>
            </w:r>
          </w:hyperlink>
        </w:p>
        <w:p w14:paraId="6F595818" w14:textId="326AD7E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6" w:history="1">
            <w:r w:rsidRPr="008022AE">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 of ECDIS Chart 1 and Colour Test Diagram</w:t>
            </w:r>
            <w:r>
              <w:rPr>
                <w:noProof/>
                <w:webHidden/>
              </w:rPr>
              <w:tab/>
            </w:r>
            <w:r>
              <w:rPr>
                <w:noProof/>
                <w:webHidden/>
              </w:rPr>
              <w:fldChar w:fldCharType="begin"/>
            </w:r>
            <w:r>
              <w:rPr>
                <w:noProof/>
                <w:webHidden/>
              </w:rPr>
              <w:instrText xml:space="preserve"> PAGEREF _Toc188950506 \h </w:instrText>
            </w:r>
            <w:r>
              <w:rPr>
                <w:noProof/>
                <w:webHidden/>
              </w:rPr>
            </w:r>
            <w:r>
              <w:rPr>
                <w:noProof/>
                <w:webHidden/>
              </w:rPr>
              <w:fldChar w:fldCharType="separate"/>
            </w:r>
            <w:r>
              <w:rPr>
                <w:noProof/>
                <w:webHidden/>
              </w:rPr>
              <w:t>51</w:t>
            </w:r>
            <w:r>
              <w:rPr>
                <w:noProof/>
                <w:webHidden/>
              </w:rPr>
              <w:fldChar w:fldCharType="end"/>
            </w:r>
          </w:hyperlink>
        </w:p>
        <w:p w14:paraId="51958635" w14:textId="221B03A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7" w:history="1">
            <w:r w:rsidRPr="008022AE">
              <w:rPr>
                <w:rStyle w:val="Hyperlink"/>
                <w:noProof/>
              </w:rPr>
              <w:t>19.6.1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_Toc188950507 \h </w:instrText>
            </w:r>
            <w:r>
              <w:rPr>
                <w:noProof/>
                <w:webHidden/>
              </w:rPr>
            </w:r>
            <w:r>
              <w:rPr>
                <w:noProof/>
                <w:webHidden/>
              </w:rPr>
              <w:fldChar w:fldCharType="separate"/>
            </w:r>
            <w:r>
              <w:rPr>
                <w:noProof/>
                <w:webHidden/>
              </w:rPr>
              <w:t>51</w:t>
            </w:r>
            <w:r>
              <w:rPr>
                <w:noProof/>
                <w:webHidden/>
              </w:rPr>
              <w:fldChar w:fldCharType="end"/>
            </w:r>
          </w:hyperlink>
        </w:p>
        <w:p w14:paraId="704A71E6" w14:textId="053702A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8" w:history="1">
            <w:r w:rsidRPr="008022AE">
              <w:rPr>
                <w:rStyle w:val="Hyperlink"/>
                <w:noProof/>
              </w:rPr>
              <w:t>19.6.2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The Colour Test Diagram</w:t>
            </w:r>
            <w:r>
              <w:rPr>
                <w:noProof/>
                <w:webHidden/>
              </w:rPr>
              <w:tab/>
            </w:r>
            <w:r>
              <w:rPr>
                <w:noProof/>
                <w:webHidden/>
              </w:rPr>
              <w:fldChar w:fldCharType="begin"/>
            </w:r>
            <w:r>
              <w:rPr>
                <w:noProof/>
                <w:webHidden/>
              </w:rPr>
              <w:instrText xml:space="preserve"> PAGEREF _Toc188950508 \h </w:instrText>
            </w:r>
            <w:r>
              <w:rPr>
                <w:noProof/>
                <w:webHidden/>
              </w:rPr>
            </w:r>
            <w:r>
              <w:rPr>
                <w:noProof/>
                <w:webHidden/>
              </w:rPr>
              <w:fldChar w:fldCharType="separate"/>
            </w:r>
            <w:r>
              <w:rPr>
                <w:noProof/>
                <w:webHidden/>
              </w:rPr>
              <w:t>51</w:t>
            </w:r>
            <w:r>
              <w:rPr>
                <w:noProof/>
                <w:webHidden/>
              </w:rPr>
              <w:fldChar w:fldCharType="end"/>
            </w:r>
          </w:hyperlink>
        </w:p>
        <w:p w14:paraId="73006BCE" w14:textId="63B4512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09" w:history="1">
            <w:r w:rsidRPr="008022AE">
              <w:rPr>
                <w:rStyle w:val="Hyperlink"/>
                <w:noProof/>
              </w:rPr>
              <w:t>20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Management</w:t>
            </w:r>
            <w:r>
              <w:rPr>
                <w:noProof/>
                <w:webHidden/>
              </w:rPr>
              <w:tab/>
            </w:r>
            <w:r>
              <w:rPr>
                <w:noProof/>
                <w:webHidden/>
              </w:rPr>
              <w:fldChar w:fldCharType="begin"/>
            </w:r>
            <w:r>
              <w:rPr>
                <w:noProof/>
                <w:webHidden/>
              </w:rPr>
              <w:instrText xml:space="preserve"> PAGEREF _Toc188950509 \h </w:instrText>
            </w:r>
            <w:r>
              <w:rPr>
                <w:noProof/>
                <w:webHidden/>
              </w:rPr>
            </w:r>
            <w:r>
              <w:rPr>
                <w:noProof/>
                <w:webHidden/>
              </w:rPr>
              <w:fldChar w:fldCharType="separate"/>
            </w:r>
            <w:r>
              <w:rPr>
                <w:noProof/>
                <w:webHidden/>
              </w:rPr>
              <w:t>54</w:t>
            </w:r>
            <w:r>
              <w:rPr>
                <w:noProof/>
                <w:webHidden/>
              </w:rPr>
              <w:fldChar w:fldCharType="end"/>
            </w:r>
          </w:hyperlink>
        </w:p>
        <w:p w14:paraId="7234A35C" w14:textId="6C83982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0" w:history="1">
            <w:r w:rsidRPr="008022AE">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Multiple product versions and portrayal</w:t>
            </w:r>
            <w:r>
              <w:rPr>
                <w:noProof/>
                <w:webHidden/>
              </w:rPr>
              <w:tab/>
            </w:r>
            <w:r>
              <w:rPr>
                <w:noProof/>
                <w:webHidden/>
              </w:rPr>
              <w:fldChar w:fldCharType="begin"/>
            </w:r>
            <w:r>
              <w:rPr>
                <w:noProof/>
                <w:webHidden/>
              </w:rPr>
              <w:instrText xml:space="preserve"> PAGEREF _Toc188950510 \h </w:instrText>
            </w:r>
            <w:r>
              <w:rPr>
                <w:noProof/>
                <w:webHidden/>
              </w:rPr>
            </w:r>
            <w:r>
              <w:rPr>
                <w:noProof/>
                <w:webHidden/>
              </w:rPr>
              <w:fldChar w:fldCharType="separate"/>
            </w:r>
            <w:r>
              <w:rPr>
                <w:noProof/>
                <w:webHidden/>
              </w:rPr>
              <w:t>54</w:t>
            </w:r>
            <w:r>
              <w:rPr>
                <w:noProof/>
                <w:webHidden/>
              </w:rPr>
              <w:fldChar w:fldCharType="end"/>
            </w:r>
          </w:hyperlink>
        </w:p>
        <w:p w14:paraId="686C056B" w14:textId="3A1F98A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1" w:history="1">
            <w:r w:rsidRPr="008022AE">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and feature catalogue compatibility.</w:t>
            </w:r>
            <w:r>
              <w:rPr>
                <w:noProof/>
                <w:webHidden/>
              </w:rPr>
              <w:tab/>
            </w:r>
            <w:r>
              <w:rPr>
                <w:noProof/>
                <w:webHidden/>
              </w:rPr>
              <w:fldChar w:fldCharType="begin"/>
            </w:r>
            <w:r>
              <w:rPr>
                <w:noProof/>
                <w:webHidden/>
              </w:rPr>
              <w:instrText xml:space="preserve"> PAGEREF _Toc188950511 \h </w:instrText>
            </w:r>
            <w:r>
              <w:rPr>
                <w:noProof/>
                <w:webHidden/>
              </w:rPr>
            </w:r>
            <w:r>
              <w:rPr>
                <w:noProof/>
                <w:webHidden/>
              </w:rPr>
              <w:fldChar w:fldCharType="separate"/>
            </w:r>
            <w:r>
              <w:rPr>
                <w:noProof/>
                <w:webHidden/>
              </w:rPr>
              <w:t>55</w:t>
            </w:r>
            <w:r>
              <w:rPr>
                <w:noProof/>
                <w:webHidden/>
              </w:rPr>
              <w:fldChar w:fldCharType="end"/>
            </w:r>
          </w:hyperlink>
        </w:p>
        <w:p w14:paraId="1318C399" w14:textId="5ECF079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2" w:history="1">
            <w:r w:rsidRPr="008022AE">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overlaps and gaps</w:t>
            </w:r>
            <w:r>
              <w:rPr>
                <w:noProof/>
                <w:webHidden/>
              </w:rPr>
              <w:tab/>
            </w:r>
            <w:r>
              <w:rPr>
                <w:noProof/>
                <w:webHidden/>
              </w:rPr>
              <w:fldChar w:fldCharType="begin"/>
            </w:r>
            <w:r>
              <w:rPr>
                <w:noProof/>
                <w:webHidden/>
              </w:rPr>
              <w:instrText xml:space="preserve"> PAGEREF _Toc188950512 \h </w:instrText>
            </w:r>
            <w:r>
              <w:rPr>
                <w:noProof/>
                <w:webHidden/>
              </w:rPr>
            </w:r>
            <w:r>
              <w:rPr>
                <w:noProof/>
                <w:webHidden/>
              </w:rPr>
              <w:fldChar w:fldCharType="separate"/>
            </w:r>
            <w:r>
              <w:rPr>
                <w:noProof/>
                <w:webHidden/>
              </w:rPr>
              <w:t>56</w:t>
            </w:r>
            <w:r>
              <w:rPr>
                <w:noProof/>
                <w:webHidden/>
              </w:rPr>
              <w:fldChar w:fldCharType="end"/>
            </w:r>
          </w:hyperlink>
        </w:p>
        <w:p w14:paraId="3814835F" w14:textId="109CF75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3" w:history="1">
            <w:r w:rsidRPr="008022AE">
              <w:rPr>
                <w:rStyle w:val="Hyperlink"/>
                <w:noProof/>
              </w:rPr>
              <w:t>20.3.1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Overlaps and gaps in ENC coverage</w:t>
            </w:r>
            <w:r>
              <w:rPr>
                <w:noProof/>
                <w:webHidden/>
              </w:rPr>
              <w:tab/>
            </w:r>
            <w:r>
              <w:rPr>
                <w:noProof/>
                <w:webHidden/>
              </w:rPr>
              <w:fldChar w:fldCharType="begin"/>
            </w:r>
            <w:r>
              <w:rPr>
                <w:noProof/>
                <w:webHidden/>
              </w:rPr>
              <w:instrText xml:space="preserve"> PAGEREF _Toc188950513 \h </w:instrText>
            </w:r>
            <w:r>
              <w:rPr>
                <w:noProof/>
                <w:webHidden/>
              </w:rPr>
            </w:r>
            <w:r>
              <w:rPr>
                <w:noProof/>
                <w:webHidden/>
              </w:rPr>
              <w:fldChar w:fldCharType="separate"/>
            </w:r>
            <w:r>
              <w:rPr>
                <w:noProof/>
                <w:webHidden/>
              </w:rPr>
              <w:t>56</w:t>
            </w:r>
            <w:r>
              <w:rPr>
                <w:noProof/>
                <w:webHidden/>
              </w:rPr>
              <w:fldChar w:fldCharType="end"/>
            </w:r>
          </w:hyperlink>
        </w:p>
        <w:p w14:paraId="0600B599" w14:textId="66FA1F6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4" w:history="1">
            <w:r w:rsidRPr="008022AE">
              <w:rPr>
                <w:rStyle w:val="Hyperlink"/>
                <w:noProof/>
              </w:rPr>
              <w:t>20.3.2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Overlaps and gaps between other data products</w:t>
            </w:r>
            <w:r>
              <w:rPr>
                <w:noProof/>
                <w:webHidden/>
              </w:rPr>
              <w:tab/>
            </w:r>
            <w:r>
              <w:rPr>
                <w:noProof/>
                <w:webHidden/>
              </w:rPr>
              <w:fldChar w:fldCharType="begin"/>
            </w:r>
            <w:r>
              <w:rPr>
                <w:noProof/>
                <w:webHidden/>
              </w:rPr>
              <w:instrText xml:space="preserve"> PAGEREF _Toc188950514 \h </w:instrText>
            </w:r>
            <w:r>
              <w:rPr>
                <w:noProof/>
                <w:webHidden/>
              </w:rPr>
            </w:r>
            <w:r>
              <w:rPr>
                <w:noProof/>
                <w:webHidden/>
              </w:rPr>
              <w:fldChar w:fldCharType="separate"/>
            </w:r>
            <w:r>
              <w:rPr>
                <w:noProof/>
                <w:webHidden/>
              </w:rPr>
              <w:t>56</w:t>
            </w:r>
            <w:r>
              <w:rPr>
                <w:noProof/>
                <w:webHidden/>
              </w:rPr>
              <w:fldChar w:fldCharType="end"/>
            </w:r>
          </w:hyperlink>
        </w:p>
        <w:p w14:paraId="64435924" w14:textId="045C064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5" w:history="1">
            <w:r w:rsidRPr="008022AE">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Guidance on updating Datasets on ECDIS</w:t>
            </w:r>
            <w:r>
              <w:rPr>
                <w:noProof/>
                <w:webHidden/>
              </w:rPr>
              <w:tab/>
            </w:r>
            <w:r>
              <w:rPr>
                <w:noProof/>
                <w:webHidden/>
              </w:rPr>
              <w:fldChar w:fldCharType="begin"/>
            </w:r>
            <w:r>
              <w:rPr>
                <w:noProof/>
                <w:webHidden/>
              </w:rPr>
              <w:instrText xml:space="preserve"> PAGEREF _Toc188950515 \h </w:instrText>
            </w:r>
            <w:r>
              <w:rPr>
                <w:noProof/>
                <w:webHidden/>
              </w:rPr>
            </w:r>
            <w:r>
              <w:rPr>
                <w:noProof/>
                <w:webHidden/>
              </w:rPr>
              <w:fldChar w:fldCharType="separate"/>
            </w:r>
            <w:r>
              <w:rPr>
                <w:noProof/>
                <w:webHidden/>
              </w:rPr>
              <w:t>56</w:t>
            </w:r>
            <w:r>
              <w:rPr>
                <w:noProof/>
                <w:webHidden/>
              </w:rPr>
              <w:fldChar w:fldCharType="end"/>
            </w:r>
          </w:hyperlink>
        </w:p>
        <w:p w14:paraId="06BF9A84" w14:textId="56FB621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6" w:history="1">
            <w:r w:rsidRPr="008022AE">
              <w:rPr>
                <w:rStyle w:val="Hyperlink"/>
                <w:noProof/>
              </w:rPr>
              <w:t>20.4.1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_Toc188950516 \h </w:instrText>
            </w:r>
            <w:r>
              <w:rPr>
                <w:noProof/>
                <w:webHidden/>
              </w:rPr>
            </w:r>
            <w:r>
              <w:rPr>
                <w:noProof/>
                <w:webHidden/>
              </w:rPr>
              <w:fldChar w:fldCharType="separate"/>
            </w:r>
            <w:r>
              <w:rPr>
                <w:noProof/>
                <w:webHidden/>
              </w:rPr>
              <w:t>56</w:t>
            </w:r>
            <w:r>
              <w:rPr>
                <w:noProof/>
                <w:webHidden/>
              </w:rPr>
              <w:fldChar w:fldCharType="end"/>
            </w:r>
          </w:hyperlink>
        </w:p>
        <w:p w14:paraId="7F9764A9" w14:textId="21E78BF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7" w:history="1">
            <w:r w:rsidRPr="008022AE">
              <w:rPr>
                <w:rStyle w:val="Hyperlink"/>
                <w:noProof/>
              </w:rPr>
              <w:t>20.4.2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requirements</w:t>
            </w:r>
            <w:r>
              <w:rPr>
                <w:noProof/>
                <w:webHidden/>
              </w:rPr>
              <w:tab/>
            </w:r>
            <w:r>
              <w:rPr>
                <w:noProof/>
                <w:webHidden/>
              </w:rPr>
              <w:fldChar w:fldCharType="begin"/>
            </w:r>
            <w:r>
              <w:rPr>
                <w:noProof/>
                <w:webHidden/>
              </w:rPr>
              <w:instrText xml:space="preserve"> PAGEREF _Toc188950517 \h </w:instrText>
            </w:r>
            <w:r>
              <w:rPr>
                <w:noProof/>
                <w:webHidden/>
              </w:rPr>
            </w:r>
            <w:r>
              <w:rPr>
                <w:noProof/>
                <w:webHidden/>
              </w:rPr>
              <w:fldChar w:fldCharType="separate"/>
            </w:r>
            <w:r>
              <w:rPr>
                <w:noProof/>
                <w:webHidden/>
              </w:rPr>
              <w:t>56</w:t>
            </w:r>
            <w:r>
              <w:rPr>
                <w:noProof/>
                <w:webHidden/>
              </w:rPr>
              <w:fldChar w:fldCharType="end"/>
            </w:r>
          </w:hyperlink>
        </w:p>
        <w:p w14:paraId="6DFD95C3" w14:textId="32DBD85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8" w:history="1">
            <w:r w:rsidRPr="008022AE">
              <w:rPr>
                <w:rStyle w:val="Hyperlink"/>
                <w:noProof/>
              </w:rPr>
              <w:t>20.4.3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Automatic Update</w:t>
            </w:r>
            <w:r>
              <w:rPr>
                <w:noProof/>
                <w:webHidden/>
              </w:rPr>
              <w:tab/>
            </w:r>
            <w:r>
              <w:rPr>
                <w:noProof/>
                <w:webHidden/>
              </w:rPr>
              <w:fldChar w:fldCharType="begin"/>
            </w:r>
            <w:r>
              <w:rPr>
                <w:noProof/>
                <w:webHidden/>
              </w:rPr>
              <w:instrText xml:space="preserve"> PAGEREF _Toc188950518 \h </w:instrText>
            </w:r>
            <w:r>
              <w:rPr>
                <w:noProof/>
                <w:webHidden/>
              </w:rPr>
            </w:r>
            <w:r>
              <w:rPr>
                <w:noProof/>
                <w:webHidden/>
              </w:rPr>
              <w:fldChar w:fldCharType="separate"/>
            </w:r>
            <w:r>
              <w:rPr>
                <w:noProof/>
                <w:webHidden/>
              </w:rPr>
              <w:t>57</w:t>
            </w:r>
            <w:r>
              <w:rPr>
                <w:noProof/>
                <w:webHidden/>
              </w:rPr>
              <w:fldChar w:fldCharType="end"/>
            </w:r>
          </w:hyperlink>
        </w:p>
        <w:p w14:paraId="3467491C" w14:textId="42CBDC1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9" w:history="1">
            <w:r w:rsidRPr="008022AE">
              <w:rPr>
                <w:rStyle w:val="Hyperlink"/>
                <w:noProof/>
              </w:rPr>
              <w:t>20.4.4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Manual Update</w:t>
            </w:r>
            <w:r>
              <w:rPr>
                <w:noProof/>
                <w:webHidden/>
              </w:rPr>
              <w:tab/>
            </w:r>
            <w:r>
              <w:rPr>
                <w:noProof/>
                <w:webHidden/>
              </w:rPr>
              <w:fldChar w:fldCharType="begin"/>
            </w:r>
            <w:r>
              <w:rPr>
                <w:noProof/>
                <w:webHidden/>
              </w:rPr>
              <w:instrText xml:space="preserve"> PAGEREF _Toc188950519 \h </w:instrText>
            </w:r>
            <w:r>
              <w:rPr>
                <w:noProof/>
                <w:webHidden/>
              </w:rPr>
            </w:r>
            <w:r>
              <w:rPr>
                <w:noProof/>
                <w:webHidden/>
              </w:rPr>
              <w:fldChar w:fldCharType="separate"/>
            </w:r>
            <w:r>
              <w:rPr>
                <w:noProof/>
                <w:webHidden/>
              </w:rPr>
              <w:t>57</w:t>
            </w:r>
            <w:r>
              <w:rPr>
                <w:noProof/>
                <w:webHidden/>
              </w:rPr>
              <w:fldChar w:fldCharType="end"/>
            </w:r>
          </w:hyperlink>
        </w:p>
        <w:p w14:paraId="796C86F8" w14:textId="309A2BB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27" w:history="1">
            <w:r w:rsidRPr="008022AE">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_Toc188950527 \h </w:instrText>
            </w:r>
            <w:r>
              <w:rPr>
                <w:noProof/>
                <w:webHidden/>
              </w:rPr>
            </w:r>
            <w:r>
              <w:rPr>
                <w:noProof/>
                <w:webHidden/>
              </w:rPr>
              <w:fldChar w:fldCharType="separate"/>
            </w:r>
            <w:r>
              <w:rPr>
                <w:noProof/>
                <w:webHidden/>
              </w:rPr>
              <w:t>58</w:t>
            </w:r>
            <w:r>
              <w:rPr>
                <w:noProof/>
                <w:webHidden/>
              </w:rPr>
              <w:fldChar w:fldCharType="end"/>
            </w:r>
          </w:hyperlink>
        </w:p>
        <w:p w14:paraId="5382C317" w14:textId="20A90BAC"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28" w:history="1">
            <w:r w:rsidRPr="008022AE">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Support Files</w:t>
            </w:r>
            <w:r>
              <w:rPr>
                <w:noProof/>
                <w:webHidden/>
              </w:rPr>
              <w:tab/>
            </w:r>
            <w:r>
              <w:rPr>
                <w:noProof/>
                <w:webHidden/>
              </w:rPr>
              <w:fldChar w:fldCharType="begin"/>
            </w:r>
            <w:r>
              <w:rPr>
                <w:noProof/>
                <w:webHidden/>
              </w:rPr>
              <w:instrText xml:space="preserve"> PAGEREF _Toc188950528 \h </w:instrText>
            </w:r>
            <w:r>
              <w:rPr>
                <w:noProof/>
                <w:webHidden/>
              </w:rPr>
            </w:r>
            <w:r>
              <w:rPr>
                <w:noProof/>
                <w:webHidden/>
              </w:rPr>
              <w:fldChar w:fldCharType="separate"/>
            </w:r>
            <w:r>
              <w:rPr>
                <w:noProof/>
                <w:webHidden/>
              </w:rPr>
              <w:t>58</w:t>
            </w:r>
            <w:r>
              <w:rPr>
                <w:noProof/>
                <w:webHidden/>
              </w:rPr>
              <w:fldChar w:fldCharType="end"/>
            </w:r>
          </w:hyperlink>
        </w:p>
        <w:p w14:paraId="5A8331E1" w14:textId="4748A3F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29" w:history="1">
            <w:r w:rsidRPr="008022AE">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Exchange set delivery.</w:t>
            </w:r>
            <w:r>
              <w:rPr>
                <w:noProof/>
                <w:webHidden/>
              </w:rPr>
              <w:tab/>
            </w:r>
            <w:r>
              <w:rPr>
                <w:noProof/>
                <w:webHidden/>
              </w:rPr>
              <w:fldChar w:fldCharType="begin"/>
            </w:r>
            <w:r>
              <w:rPr>
                <w:noProof/>
                <w:webHidden/>
              </w:rPr>
              <w:instrText xml:space="preserve"> PAGEREF _Toc188950529 \h </w:instrText>
            </w:r>
            <w:r>
              <w:rPr>
                <w:noProof/>
                <w:webHidden/>
              </w:rPr>
            </w:r>
            <w:r>
              <w:rPr>
                <w:noProof/>
                <w:webHidden/>
              </w:rPr>
              <w:fldChar w:fldCharType="separate"/>
            </w:r>
            <w:r>
              <w:rPr>
                <w:noProof/>
                <w:webHidden/>
              </w:rPr>
              <w:t>58</w:t>
            </w:r>
            <w:r>
              <w:rPr>
                <w:noProof/>
                <w:webHidden/>
              </w:rPr>
              <w:fldChar w:fldCharType="end"/>
            </w:r>
          </w:hyperlink>
        </w:p>
        <w:p w14:paraId="761D6D7C" w14:textId="3103D7E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0" w:history="1">
            <w:r w:rsidRPr="008022AE">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_Toc188950530 \h </w:instrText>
            </w:r>
            <w:r>
              <w:rPr>
                <w:noProof/>
                <w:webHidden/>
              </w:rPr>
            </w:r>
            <w:r>
              <w:rPr>
                <w:noProof/>
                <w:webHidden/>
              </w:rPr>
              <w:fldChar w:fldCharType="separate"/>
            </w:r>
            <w:r>
              <w:rPr>
                <w:noProof/>
                <w:webHidden/>
              </w:rPr>
              <w:t>59</w:t>
            </w:r>
            <w:r>
              <w:rPr>
                <w:noProof/>
                <w:webHidden/>
              </w:rPr>
              <w:fldChar w:fldCharType="end"/>
            </w:r>
          </w:hyperlink>
        </w:p>
        <w:p w14:paraId="61FE2BB3" w14:textId="1A7DA09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1" w:history="1">
            <w:r w:rsidRPr="008022AE">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Support File formats.</w:t>
            </w:r>
            <w:r>
              <w:rPr>
                <w:noProof/>
                <w:webHidden/>
              </w:rPr>
              <w:tab/>
            </w:r>
            <w:r>
              <w:rPr>
                <w:noProof/>
                <w:webHidden/>
              </w:rPr>
              <w:fldChar w:fldCharType="begin"/>
            </w:r>
            <w:r>
              <w:rPr>
                <w:noProof/>
                <w:webHidden/>
              </w:rPr>
              <w:instrText xml:space="preserve"> PAGEREF _Toc188950531 \h </w:instrText>
            </w:r>
            <w:r>
              <w:rPr>
                <w:noProof/>
                <w:webHidden/>
              </w:rPr>
            </w:r>
            <w:r>
              <w:rPr>
                <w:noProof/>
                <w:webHidden/>
              </w:rPr>
              <w:fldChar w:fldCharType="separate"/>
            </w:r>
            <w:r>
              <w:rPr>
                <w:noProof/>
                <w:webHidden/>
              </w:rPr>
              <w:t>59</w:t>
            </w:r>
            <w:r>
              <w:rPr>
                <w:noProof/>
                <w:webHidden/>
              </w:rPr>
              <w:fldChar w:fldCharType="end"/>
            </w:r>
          </w:hyperlink>
        </w:p>
        <w:p w14:paraId="6EDF6364" w14:textId="464E240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2" w:history="1">
            <w:r w:rsidRPr="008022AE">
              <w:rPr>
                <w:rStyle w:val="Hyperlink"/>
                <w:noProof/>
              </w:rPr>
              <w:t>Appendix A – Manual Updates</w:t>
            </w:r>
            <w:r>
              <w:rPr>
                <w:noProof/>
                <w:webHidden/>
              </w:rPr>
              <w:tab/>
            </w:r>
            <w:r>
              <w:rPr>
                <w:noProof/>
                <w:webHidden/>
              </w:rPr>
              <w:fldChar w:fldCharType="begin"/>
            </w:r>
            <w:r>
              <w:rPr>
                <w:noProof/>
                <w:webHidden/>
              </w:rPr>
              <w:instrText xml:space="preserve"> PAGEREF _Toc188950532 \h </w:instrText>
            </w:r>
            <w:r>
              <w:rPr>
                <w:noProof/>
                <w:webHidden/>
              </w:rPr>
            </w:r>
            <w:r>
              <w:rPr>
                <w:noProof/>
                <w:webHidden/>
              </w:rPr>
              <w:fldChar w:fldCharType="separate"/>
            </w:r>
            <w:r>
              <w:rPr>
                <w:noProof/>
                <w:webHidden/>
              </w:rPr>
              <w:t>61</w:t>
            </w:r>
            <w:r>
              <w:rPr>
                <w:noProof/>
                <w:webHidden/>
              </w:rPr>
              <w:fldChar w:fldCharType="end"/>
            </w:r>
          </w:hyperlink>
        </w:p>
        <w:p w14:paraId="0AF4ECB7" w14:textId="06DFEE1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3" w:history="1">
            <w:r w:rsidRPr="008022AE">
              <w:rPr>
                <w:rStyle w:val="Hyperlink"/>
                <w:noProof/>
              </w:rPr>
              <w:t>D-1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_Toc188950533 \h </w:instrText>
            </w:r>
            <w:r>
              <w:rPr>
                <w:noProof/>
                <w:webHidden/>
              </w:rPr>
            </w:r>
            <w:r>
              <w:rPr>
                <w:noProof/>
                <w:webHidden/>
              </w:rPr>
              <w:fldChar w:fldCharType="separate"/>
            </w:r>
            <w:r>
              <w:rPr>
                <w:noProof/>
                <w:webHidden/>
              </w:rPr>
              <w:t>61</w:t>
            </w:r>
            <w:r>
              <w:rPr>
                <w:noProof/>
                <w:webHidden/>
              </w:rPr>
              <w:fldChar w:fldCharType="end"/>
            </w:r>
          </w:hyperlink>
        </w:p>
        <w:p w14:paraId="7129E5D8" w14:textId="3D931D0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4" w:history="1">
            <w:r w:rsidRPr="008022AE">
              <w:rPr>
                <w:rStyle w:val="Hyperlink"/>
                <w:noProof/>
              </w:rPr>
              <w:t>D-2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Attribution of Manual Update Features</w:t>
            </w:r>
            <w:r>
              <w:rPr>
                <w:noProof/>
                <w:webHidden/>
              </w:rPr>
              <w:tab/>
            </w:r>
            <w:r>
              <w:rPr>
                <w:noProof/>
                <w:webHidden/>
              </w:rPr>
              <w:fldChar w:fldCharType="begin"/>
            </w:r>
            <w:r>
              <w:rPr>
                <w:noProof/>
                <w:webHidden/>
              </w:rPr>
              <w:instrText xml:space="preserve"> PAGEREF _Toc188950534 \h </w:instrText>
            </w:r>
            <w:r>
              <w:rPr>
                <w:noProof/>
                <w:webHidden/>
              </w:rPr>
            </w:r>
            <w:r>
              <w:rPr>
                <w:noProof/>
                <w:webHidden/>
              </w:rPr>
              <w:fldChar w:fldCharType="separate"/>
            </w:r>
            <w:r>
              <w:rPr>
                <w:noProof/>
                <w:webHidden/>
              </w:rPr>
              <w:t>63</w:t>
            </w:r>
            <w:r>
              <w:rPr>
                <w:noProof/>
                <w:webHidden/>
              </w:rPr>
              <w:fldChar w:fldCharType="end"/>
            </w:r>
          </w:hyperlink>
        </w:p>
        <w:p w14:paraId="6F63869A" w14:textId="552CD5F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5" w:history="1">
            <w:r w:rsidRPr="008022AE">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_Toc188950535 \h </w:instrText>
            </w:r>
            <w:r>
              <w:rPr>
                <w:noProof/>
                <w:webHidden/>
              </w:rPr>
            </w:r>
            <w:r>
              <w:rPr>
                <w:noProof/>
                <w:webHidden/>
              </w:rPr>
              <w:fldChar w:fldCharType="separate"/>
            </w:r>
            <w:r>
              <w:rPr>
                <w:noProof/>
                <w:webHidden/>
              </w:rPr>
              <w:t>65</w:t>
            </w:r>
            <w:r>
              <w:rPr>
                <w:noProof/>
                <w:webHidden/>
              </w:rPr>
              <w:fldChar w:fldCharType="end"/>
            </w:r>
          </w:hyperlink>
        </w:p>
        <w:p w14:paraId="582FBAF4" w14:textId="44DF99D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6" w:history="1">
            <w:r w:rsidRPr="008022AE">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_Toc188950536 \h </w:instrText>
            </w:r>
            <w:r>
              <w:rPr>
                <w:noProof/>
                <w:webHidden/>
              </w:rPr>
            </w:r>
            <w:r>
              <w:rPr>
                <w:noProof/>
                <w:webHidden/>
              </w:rPr>
              <w:fldChar w:fldCharType="separate"/>
            </w:r>
            <w:r>
              <w:rPr>
                <w:noProof/>
                <w:webHidden/>
              </w:rPr>
              <w:t>65</w:t>
            </w:r>
            <w:r>
              <w:rPr>
                <w:noProof/>
                <w:webHidden/>
              </w:rPr>
              <w:fldChar w:fldCharType="end"/>
            </w:r>
          </w:hyperlink>
        </w:p>
        <w:p w14:paraId="3A2409F8" w14:textId="5CCDD1E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7" w:history="1">
            <w:r w:rsidRPr="008022AE">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Error code descriptions.</w:t>
            </w:r>
            <w:r>
              <w:rPr>
                <w:noProof/>
                <w:webHidden/>
              </w:rPr>
              <w:tab/>
            </w:r>
            <w:r>
              <w:rPr>
                <w:noProof/>
                <w:webHidden/>
              </w:rPr>
              <w:fldChar w:fldCharType="begin"/>
            </w:r>
            <w:r>
              <w:rPr>
                <w:noProof/>
                <w:webHidden/>
              </w:rPr>
              <w:instrText xml:space="preserve"> PAGEREF _Toc188950537 \h </w:instrText>
            </w:r>
            <w:r>
              <w:rPr>
                <w:noProof/>
                <w:webHidden/>
              </w:rPr>
            </w:r>
            <w:r>
              <w:rPr>
                <w:noProof/>
                <w:webHidden/>
              </w:rPr>
              <w:fldChar w:fldCharType="separate"/>
            </w:r>
            <w:r>
              <w:rPr>
                <w:noProof/>
                <w:webHidden/>
              </w:rPr>
              <w:t>66</w:t>
            </w:r>
            <w:r>
              <w:rPr>
                <w:noProof/>
                <w:webHidden/>
              </w:rPr>
              <w:fldChar w:fldCharType="end"/>
            </w:r>
          </w:hyperlink>
        </w:p>
        <w:p w14:paraId="139F3514" w14:textId="43B96B8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8" w:history="1">
            <w:r w:rsidRPr="008022AE">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Exchange Set Installation on ECDIS.</w:t>
            </w:r>
            <w:r>
              <w:rPr>
                <w:noProof/>
                <w:webHidden/>
              </w:rPr>
              <w:tab/>
            </w:r>
            <w:r>
              <w:rPr>
                <w:noProof/>
                <w:webHidden/>
              </w:rPr>
              <w:fldChar w:fldCharType="begin"/>
            </w:r>
            <w:r>
              <w:rPr>
                <w:noProof/>
                <w:webHidden/>
              </w:rPr>
              <w:instrText xml:space="preserve"> PAGEREF _Toc188950538 \h </w:instrText>
            </w:r>
            <w:r>
              <w:rPr>
                <w:noProof/>
                <w:webHidden/>
              </w:rPr>
            </w:r>
            <w:r>
              <w:rPr>
                <w:noProof/>
                <w:webHidden/>
              </w:rPr>
              <w:fldChar w:fldCharType="separate"/>
            </w:r>
            <w:r>
              <w:rPr>
                <w:noProof/>
                <w:webHidden/>
              </w:rPr>
              <w:t>67</w:t>
            </w:r>
            <w:r>
              <w:rPr>
                <w:noProof/>
                <w:webHidden/>
              </w:rPr>
              <w:fldChar w:fldCharType="end"/>
            </w:r>
          </w:hyperlink>
        </w:p>
        <w:p w14:paraId="5DC40CC4" w14:textId="7E4CB0D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9" w:history="1">
            <w:r w:rsidRPr="008022AE">
              <w:rPr>
                <w:rStyle w:val="Hyperlink"/>
                <w:noProof/>
              </w:rPr>
              <w:t>Appendix C  -  ECDIS Update Status Reports</w:t>
            </w:r>
            <w:r>
              <w:rPr>
                <w:noProof/>
                <w:webHidden/>
              </w:rPr>
              <w:tab/>
            </w:r>
            <w:r>
              <w:rPr>
                <w:noProof/>
                <w:webHidden/>
              </w:rPr>
              <w:fldChar w:fldCharType="begin"/>
            </w:r>
            <w:r>
              <w:rPr>
                <w:noProof/>
                <w:webHidden/>
              </w:rPr>
              <w:instrText xml:space="preserve"> PAGEREF _Toc188950539 \h </w:instrText>
            </w:r>
            <w:r>
              <w:rPr>
                <w:noProof/>
                <w:webHidden/>
              </w:rPr>
            </w:r>
            <w:r>
              <w:rPr>
                <w:noProof/>
                <w:webHidden/>
              </w:rPr>
              <w:fldChar w:fldCharType="separate"/>
            </w:r>
            <w:r>
              <w:rPr>
                <w:noProof/>
                <w:webHidden/>
              </w:rPr>
              <w:t>71</w:t>
            </w:r>
            <w:r>
              <w:rPr>
                <w:noProof/>
                <w:webHidden/>
              </w:rPr>
              <w:fldChar w:fldCharType="end"/>
            </w:r>
          </w:hyperlink>
        </w:p>
        <w:p w14:paraId="452AA680" w14:textId="6CF2BCE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0" w:history="1">
            <w:r w:rsidRPr="008022AE">
              <w:rPr>
                <w:rStyle w:val="Hyperlink"/>
                <w:noProof/>
              </w:rPr>
              <w:t>C-1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Purpose</w:t>
            </w:r>
            <w:r>
              <w:rPr>
                <w:noProof/>
                <w:webHidden/>
              </w:rPr>
              <w:tab/>
            </w:r>
            <w:r>
              <w:rPr>
                <w:noProof/>
                <w:webHidden/>
              </w:rPr>
              <w:fldChar w:fldCharType="begin"/>
            </w:r>
            <w:r>
              <w:rPr>
                <w:noProof/>
                <w:webHidden/>
              </w:rPr>
              <w:instrText xml:space="preserve"> PAGEREF _Toc188950540 \h </w:instrText>
            </w:r>
            <w:r>
              <w:rPr>
                <w:noProof/>
                <w:webHidden/>
              </w:rPr>
            </w:r>
            <w:r>
              <w:rPr>
                <w:noProof/>
                <w:webHidden/>
              </w:rPr>
              <w:fldChar w:fldCharType="separate"/>
            </w:r>
            <w:r>
              <w:rPr>
                <w:noProof/>
                <w:webHidden/>
              </w:rPr>
              <w:t>71</w:t>
            </w:r>
            <w:r>
              <w:rPr>
                <w:noProof/>
                <w:webHidden/>
              </w:rPr>
              <w:fldChar w:fldCharType="end"/>
            </w:r>
          </w:hyperlink>
        </w:p>
        <w:p w14:paraId="10425A8A" w14:textId="2C4EF08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1" w:history="1">
            <w:r w:rsidRPr="008022AE">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_Toc188950541 \h </w:instrText>
            </w:r>
            <w:r>
              <w:rPr>
                <w:noProof/>
                <w:webHidden/>
              </w:rPr>
            </w:r>
            <w:r>
              <w:rPr>
                <w:noProof/>
                <w:webHidden/>
              </w:rPr>
              <w:fldChar w:fldCharType="separate"/>
            </w:r>
            <w:r>
              <w:rPr>
                <w:noProof/>
                <w:webHidden/>
              </w:rPr>
              <w:t>78</w:t>
            </w:r>
            <w:r>
              <w:rPr>
                <w:noProof/>
                <w:webHidden/>
              </w:rPr>
              <w:fldChar w:fldCharType="end"/>
            </w:r>
          </w:hyperlink>
        </w:p>
        <w:p w14:paraId="5C981209" w14:textId="656C1F2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2" w:history="1">
            <w:r w:rsidRPr="008022AE">
              <w:rPr>
                <w:rStyle w:val="Hyperlink"/>
                <w:noProof/>
              </w:rPr>
              <w:t>D-3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Selectable Safety Contour</w:t>
            </w:r>
            <w:r>
              <w:rPr>
                <w:noProof/>
                <w:webHidden/>
              </w:rPr>
              <w:tab/>
            </w:r>
            <w:r>
              <w:rPr>
                <w:noProof/>
                <w:webHidden/>
              </w:rPr>
              <w:fldChar w:fldCharType="begin"/>
            </w:r>
            <w:r>
              <w:rPr>
                <w:noProof/>
                <w:webHidden/>
              </w:rPr>
              <w:instrText xml:space="preserve"> PAGEREF _Toc188950542 \h </w:instrText>
            </w:r>
            <w:r>
              <w:rPr>
                <w:noProof/>
                <w:webHidden/>
              </w:rPr>
            </w:r>
            <w:r>
              <w:rPr>
                <w:noProof/>
                <w:webHidden/>
              </w:rPr>
              <w:fldChar w:fldCharType="separate"/>
            </w:r>
            <w:r>
              <w:rPr>
                <w:noProof/>
                <w:webHidden/>
              </w:rPr>
              <w:t>78</w:t>
            </w:r>
            <w:r>
              <w:rPr>
                <w:noProof/>
                <w:webHidden/>
              </w:rPr>
              <w:fldChar w:fldCharType="end"/>
            </w:r>
          </w:hyperlink>
        </w:p>
        <w:p w14:paraId="50F8BC0F" w14:textId="1ED02DB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3" w:history="1">
            <w:r w:rsidRPr="008022AE">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_Toc188950543 \h </w:instrText>
            </w:r>
            <w:r>
              <w:rPr>
                <w:noProof/>
                <w:webHidden/>
              </w:rPr>
            </w:r>
            <w:r>
              <w:rPr>
                <w:noProof/>
                <w:webHidden/>
              </w:rPr>
              <w:fldChar w:fldCharType="separate"/>
            </w:r>
            <w:r>
              <w:rPr>
                <w:noProof/>
                <w:webHidden/>
              </w:rPr>
              <w:t>78</w:t>
            </w:r>
            <w:r>
              <w:rPr>
                <w:noProof/>
                <w:webHidden/>
              </w:rPr>
              <w:fldChar w:fldCharType="end"/>
            </w:r>
          </w:hyperlink>
        </w:p>
        <w:p w14:paraId="71536EA7" w14:textId="7BDD2B4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4" w:history="1">
            <w:r w:rsidRPr="008022AE">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Constraints</w:t>
            </w:r>
            <w:r>
              <w:rPr>
                <w:noProof/>
                <w:webHidden/>
              </w:rPr>
              <w:tab/>
            </w:r>
            <w:r>
              <w:rPr>
                <w:noProof/>
                <w:webHidden/>
              </w:rPr>
              <w:fldChar w:fldCharType="begin"/>
            </w:r>
            <w:r>
              <w:rPr>
                <w:noProof/>
                <w:webHidden/>
              </w:rPr>
              <w:instrText xml:space="preserve"> PAGEREF _Toc188950544 \h </w:instrText>
            </w:r>
            <w:r>
              <w:rPr>
                <w:noProof/>
                <w:webHidden/>
              </w:rPr>
            </w:r>
            <w:r>
              <w:rPr>
                <w:noProof/>
                <w:webHidden/>
              </w:rPr>
              <w:fldChar w:fldCharType="separate"/>
            </w:r>
            <w:r>
              <w:rPr>
                <w:noProof/>
                <w:webHidden/>
              </w:rPr>
              <w:t>79</w:t>
            </w:r>
            <w:r>
              <w:rPr>
                <w:noProof/>
                <w:webHidden/>
              </w:rPr>
              <w:fldChar w:fldCharType="end"/>
            </w:r>
          </w:hyperlink>
        </w:p>
        <w:p w14:paraId="28C8E964" w14:textId="40AC8D5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5" w:history="1">
            <w:r w:rsidRPr="008022AE">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w:t>
            </w:r>
            <w:r>
              <w:rPr>
                <w:noProof/>
                <w:webHidden/>
              </w:rPr>
              <w:tab/>
            </w:r>
            <w:r>
              <w:rPr>
                <w:noProof/>
                <w:webHidden/>
              </w:rPr>
              <w:fldChar w:fldCharType="begin"/>
            </w:r>
            <w:r>
              <w:rPr>
                <w:noProof/>
                <w:webHidden/>
              </w:rPr>
              <w:instrText xml:space="preserve"> PAGEREF _Toc188950545 \h </w:instrText>
            </w:r>
            <w:r>
              <w:rPr>
                <w:noProof/>
                <w:webHidden/>
              </w:rPr>
            </w:r>
            <w:r>
              <w:rPr>
                <w:noProof/>
                <w:webHidden/>
              </w:rPr>
              <w:fldChar w:fldCharType="separate"/>
            </w:r>
            <w:r>
              <w:rPr>
                <w:noProof/>
                <w:webHidden/>
              </w:rPr>
              <w:t>80</w:t>
            </w:r>
            <w:r>
              <w:rPr>
                <w:noProof/>
                <w:webHidden/>
              </w:rPr>
              <w:fldChar w:fldCharType="end"/>
            </w:r>
          </w:hyperlink>
        </w:p>
        <w:p w14:paraId="3EAE6A62" w14:textId="75766A5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6" w:history="1">
            <w:r w:rsidRPr="008022AE">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Calculation of depth values.</w:t>
            </w:r>
            <w:r>
              <w:rPr>
                <w:noProof/>
                <w:webHidden/>
              </w:rPr>
              <w:tab/>
            </w:r>
            <w:r>
              <w:rPr>
                <w:noProof/>
                <w:webHidden/>
              </w:rPr>
              <w:fldChar w:fldCharType="begin"/>
            </w:r>
            <w:r>
              <w:rPr>
                <w:noProof/>
                <w:webHidden/>
              </w:rPr>
              <w:instrText xml:space="preserve"> PAGEREF _Toc188950546 \h </w:instrText>
            </w:r>
            <w:r>
              <w:rPr>
                <w:noProof/>
                <w:webHidden/>
              </w:rPr>
            </w:r>
            <w:r>
              <w:rPr>
                <w:noProof/>
                <w:webHidden/>
              </w:rPr>
              <w:fldChar w:fldCharType="separate"/>
            </w:r>
            <w:r>
              <w:rPr>
                <w:noProof/>
                <w:webHidden/>
              </w:rPr>
              <w:t>81</w:t>
            </w:r>
            <w:r>
              <w:rPr>
                <w:noProof/>
                <w:webHidden/>
              </w:rPr>
              <w:fldChar w:fldCharType="end"/>
            </w:r>
          </w:hyperlink>
        </w:p>
        <w:p w14:paraId="44340F43" w14:textId="58F45B2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7" w:history="1">
            <w:r w:rsidRPr="008022AE">
              <w:rPr>
                <w:rStyle w:val="Hyperlink"/>
                <w:noProof/>
              </w:rPr>
              <w:t>D-2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Water Level Adjustment</w:t>
            </w:r>
            <w:r>
              <w:rPr>
                <w:noProof/>
                <w:webHidden/>
              </w:rPr>
              <w:tab/>
            </w:r>
            <w:r>
              <w:rPr>
                <w:noProof/>
                <w:webHidden/>
              </w:rPr>
              <w:fldChar w:fldCharType="begin"/>
            </w:r>
            <w:r>
              <w:rPr>
                <w:noProof/>
                <w:webHidden/>
              </w:rPr>
              <w:instrText xml:space="preserve"> PAGEREF _Toc188950547 \h </w:instrText>
            </w:r>
            <w:r>
              <w:rPr>
                <w:noProof/>
                <w:webHidden/>
              </w:rPr>
            </w:r>
            <w:r>
              <w:rPr>
                <w:noProof/>
                <w:webHidden/>
              </w:rPr>
              <w:fldChar w:fldCharType="separate"/>
            </w:r>
            <w:r>
              <w:rPr>
                <w:noProof/>
                <w:webHidden/>
              </w:rPr>
              <w:t>83</w:t>
            </w:r>
            <w:r>
              <w:rPr>
                <w:noProof/>
                <w:webHidden/>
              </w:rPr>
              <w:fldChar w:fldCharType="end"/>
            </w:r>
          </w:hyperlink>
        </w:p>
        <w:p w14:paraId="1C3A5921" w14:textId="1CB3F6D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8" w:history="1">
            <w:r w:rsidRPr="008022AE">
              <w:rPr>
                <w:rStyle w:val="Hyperlink"/>
                <w:noProof/>
              </w:rPr>
              <w:t>D-2.1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Water Level Adjustment</w:t>
            </w:r>
            <w:r>
              <w:rPr>
                <w:noProof/>
                <w:webHidden/>
              </w:rPr>
              <w:tab/>
            </w:r>
            <w:r>
              <w:rPr>
                <w:noProof/>
                <w:webHidden/>
              </w:rPr>
              <w:fldChar w:fldCharType="begin"/>
            </w:r>
            <w:r>
              <w:rPr>
                <w:noProof/>
                <w:webHidden/>
              </w:rPr>
              <w:instrText xml:space="preserve"> PAGEREF _Toc188950548 \h </w:instrText>
            </w:r>
            <w:r>
              <w:rPr>
                <w:noProof/>
                <w:webHidden/>
              </w:rPr>
            </w:r>
            <w:r>
              <w:rPr>
                <w:noProof/>
                <w:webHidden/>
              </w:rPr>
              <w:fldChar w:fldCharType="separate"/>
            </w:r>
            <w:r>
              <w:rPr>
                <w:noProof/>
                <w:webHidden/>
              </w:rPr>
              <w:t>83</w:t>
            </w:r>
            <w:r>
              <w:rPr>
                <w:noProof/>
                <w:webHidden/>
              </w:rPr>
              <w:fldChar w:fldCharType="end"/>
            </w:r>
          </w:hyperlink>
        </w:p>
        <w:p w14:paraId="057A0E06" w14:textId="798F1120"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9" w:history="1">
            <w:r w:rsidRPr="008022AE">
              <w:rPr>
                <w:rStyle w:val="Hyperlink"/>
                <w:noProof/>
              </w:rPr>
              <w:t>D-2.2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Constraints on input data.</w:t>
            </w:r>
            <w:r>
              <w:rPr>
                <w:noProof/>
                <w:webHidden/>
              </w:rPr>
              <w:tab/>
            </w:r>
            <w:r>
              <w:rPr>
                <w:noProof/>
                <w:webHidden/>
              </w:rPr>
              <w:fldChar w:fldCharType="begin"/>
            </w:r>
            <w:r>
              <w:rPr>
                <w:noProof/>
                <w:webHidden/>
              </w:rPr>
              <w:instrText xml:space="preserve"> PAGEREF _Toc188950549 \h </w:instrText>
            </w:r>
            <w:r>
              <w:rPr>
                <w:noProof/>
                <w:webHidden/>
              </w:rPr>
            </w:r>
            <w:r>
              <w:rPr>
                <w:noProof/>
                <w:webHidden/>
              </w:rPr>
              <w:fldChar w:fldCharType="separate"/>
            </w:r>
            <w:r>
              <w:rPr>
                <w:noProof/>
                <w:webHidden/>
              </w:rPr>
              <w:t>83</w:t>
            </w:r>
            <w:r>
              <w:rPr>
                <w:noProof/>
                <w:webHidden/>
              </w:rPr>
              <w:fldChar w:fldCharType="end"/>
            </w:r>
          </w:hyperlink>
        </w:p>
        <w:p w14:paraId="3678B726" w14:textId="46FD642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0" w:history="1">
            <w:r w:rsidRPr="008022AE">
              <w:rPr>
                <w:rStyle w:val="Hyperlink"/>
                <w:noProof/>
              </w:rPr>
              <w:t>D-2.3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Inputs</w:t>
            </w:r>
            <w:r>
              <w:rPr>
                <w:noProof/>
                <w:webHidden/>
              </w:rPr>
              <w:tab/>
            </w:r>
            <w:r>
              <w:rPr>
                <w:noProof/>
                <w:webHidden/>
              </w:rPr>
              <w:fldChar w:fldCharType="begin"/>
            </w:r>
            <w:r>
              <w:rPr>
                <w:noProof/>
                <w:webHidden/>
              </w:rPr>
              <w:instrText xml:space="preserve"> PAGEREF _Toc188950550 \h </w:instrText>
            </w:r>
            <w:r>
              <w:rPr>
                <w:noProof/>
                <w:webHidden/>
              </w:rPr>
            </w:r>
            <w:r>
              <w:rPr>
                <w:noProof/>
                <w:webHidden/>
              </w:rPr>
              <w:fldChar w:fldCharType="separate"/>
            </w:r>
            <w:r>
              <w:rPr>
                <w:noProof/>
                <w:webHidden/>
              </w:rPr>
              <w:t>84</w:t>
            </w:r>
            <w:r>
              <w:rPr>
                <w:noProof/>
                <w:webHidden/>
              </w:rPr>
              <w:fldChar w:fldCharType="end"/>
            </w:r>
          </w:hyperlink>
        </w:p>
        <w:p w14:paraId="501704C5" w14:textId="0C5AB397"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1" w:history="1">
            <w:r w:rsidRPr="008022AE">
              <w:rPr>
                <w:rStyle w:val="Hyperlink"/>
                <w:noProof/>
              </w:rPr>
              <w:t>D-2.4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 general</w:t>
            </w:r>
            <w:r>
              <w:rPr>
                <w:noProof/>
                <w:webHidden/>
              </w:rPr>
              <w:tab/>
            </w:r>
            <w:r>
              <w:rPr>
                <w:noProof/>
                <w:webHidden/>
              </w:rPr>
              <w:fldChar w:fldCharType="begin"/>
            </w:r>
            <w:r>
              <w:rPr>
                <w:noProof/>
                <w:webHidden/>
              </w:rPr>
              <w:instrText xml:space="preserve"> PAGEREF _Toc188950551 \h </w:instrText>
            </w:r>
            <w:r>
              <w:rPr>
                <w:noProof/>
                <w:webHidden/>
              </w:rPr>
            </w:r>
            <w:r>
              <w:rPr>
                <w:noProof/>
                <w:webHidden/>
              </w:rPr>
              <w:fldChar w:fldCharType="separate"/>
            </w:r>
            <w:r>
              <w:rPr>
                <w:noProof/>
                <w:webHidden/>
              </w:rPr>
              <w:t>84</w:t>
            </w:r>
            <w:r>
              <w:rPr>
                <w:noProof/>
                <w:webHidden/>
              </w:rPr>
              <w:fldChar w:fldCharType="end"/>
            </w:r>
          </w:hyperlink>
        </w:p>
        <w:p w14:paraId="1E1EDCD9" w14:textId="49BB2C5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2" w:history="1">
            <w:r w:rsidRPr="008022AE">
              <w:rPr>
                <w:rStyle w:val="Hyperlink"/>
                <w:noProof/>
              </w:rPr>
              <w:t>D-2.5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_Toc188950552 \h </w:instrText>
            </w:r>
            <w:r>
              <w:rPr>
                <w:noProof/>
                <w:webHidden/>
              </w:rPr>
            </w:r>
            <w:r>
              <w:rPr>
                <w:noProof/>
                <w:webHidden/>
              </w:rPr>
              <w:fldChar w:fldCharType="separate"/>
            </w:r>
            <w:r>
              <w:rPr>
                <w:noProof/>
                <w:webHidden/>
              </w:rPr>
              <w:t>85</w:t>
            </w:r>
            <w:r>
              <w:rPr>
                <w:noProof/>
                <w:webHidden/>
              </w:rPr>
              <w:fldChar w:fldCharType="end"/>
            </w:r>
          </w:hyperlink>
        </w:p>
        <w:p w14:paraId="210B3E29" w14:textId="0D23A65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3" w:history="1">
            <w:r w:rsidRPr="008022AE">
              <w:rPr>
                <w:rStyle w:val="Hyperlink"/>
                <w:noProof/>
              </w:rPr>
              <w:t>D-2.6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_Toc188950553 \h </w:instrText>
            </w:r>
            <w:r>
              <w:rPr>
                <w:noProof/>
                <w:webHidden/>
              </w:rPr>
            </w:r>
            <w:r>
              <w:rPr>
                <w:noProof/>
                <w:webHidden/>
              </w:rPr>
              <w:fldChar w:fldCharType="separate"/>
            </w:r>
            <w:r>
              <w:rPr>
                <w:noProof/>
                <w:webHidden/>
              </w:rPr>
              <w:t>86</w:t>
            </w:r>
            <w:r>
              <w:rPr>
                <w:noProof/>
                <w:webHidden/>
              </w:rPr>
              <w:fldChar w:fldCharType="end"/>
            </w:r>
          </w:hyperlink>
        </w:p>
        <w:p w14:paraId="475C6FC1" w14:textId="658BBE2C"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4" w:history="1">
            <w:r w:rsidRPr="008022AE">
              <w:rPr>
                <w:rStyle w:val="Hyperlink"/>
                <w:noProof/>
              </w:rPr>
              <w:t>D-2.7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_Toc188950554 \h </w:instrText>
            </w:r>
            <w:r>
              <w:rPr>
                <w:noProof/>
                <w:webHidden/>
              </w:rPr>
            </w:r>
            <w:r>
              <w:rPr>
                <w:noProof/>
                <w:webHidden/>
              </w:rPr>
              <w:fldChar w:fldCharType="separate"/>
            </w:r>
            <w:r>
              <w:rPr>
                <w:noProof/>
                <w:webHidden/>
              </w:rPr>
              <w:t>87</w:t>
            </w:r>
            <w:r>
              <w:rPr>
                <w:noProof/>
                <w:webHidden/>
              </w:rPr>
              <w:fldChar w:fldCharType="end"/>
            </w:r>
          </w:hyperlink>
        </w:p>
        <w:p w14:paraId="4038162E" w14:textId="7D2463C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5" w:history="1">
            <w:r w:rsidRPr="008022AE">
              <w:rPr>
                <w:rStyle w:val="Hyperlink"/>
                <w:noProof/>
              </w:rPr>
              <w:t>D-3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_Toc188950555 \h </w:instrText>
            </w:r>
            <w:r>
              <w:rPr>
                <w:noProof/>
                <w:webHidden/>
              </w:rPr>
            </w:r>
            <w:r>
              <w:rPr>
                <w:noProof/>
                <w:webHidden/>
              </w:rPr>
              <w:fldChar w:fldCharType="separate"/>
            </w:r>
            <w:r>
              <w:rPr>
                <w:noProof/>
                <w:webHidden/>
              </w:rPr>
              <w:t>92</w:t>
            </w:r>
            <w:r>
              <w:rPr>
                <w:noProof/>
                <w:webHidden/>
              </w:rPr>
              <w:fldChar w:fldCharType="end"/>
            </w:r>
          </w:hyperlink>
        </w:p>
        <w:p w14:paraId="42B7BF19" w14:textId="45E3F1B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6" w:history="1">
            <w:r w:rsidRPr="008022AE">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Substitution and adjustment of depth values</w:t>
            </w:r>
            <w:r>
              <w:rPr>
                <w:noProof/>
                <w:webHidden/>
              </w:rPr>
              <w:tab/>
            </w:r>
            <w:r>
              <w:rPr>
                <w:noProof/>
                <w:webHidden/>
              </w:rPr>
              <w:fldChar w:fldCharType="begin"/>
            </w:r>
            <w:r>
              <w:rPr>
                <w:noProof/>
                <w:webHidden/>
              </w:rPr>
              <w:instrText xml:space="preserve"> PAGEREF _Toc188950556 \h </w:instrText>
            </w:r>
            <w:r>
              <w:rPr>
                <w:noProof/>
                <w:webHidden/>
              </w:rPr>
            </w:r>
            <w:r>
              <w:rPr>
                <w:noProof/>
                <w:webHidden/>
              </w:rPr>
              <w:fldChar w:fldCharType="separate"/>
            </w:r>
            <w:r>
              <w:rPr>
                <w:noProof/>
                <w:webHidden/>
              </w:rPr>
              <w:t>92</w:t>
            </w:r>
            <w:r>
              <w:rPr>
                <w:noProof/>
                <w:webHidden/>
              </w:rPr>
              <w:fldChar w:fldCharType="end"/>
            </w:r>
          </w:hyperlink>
        </w:p>
        <w:p w14:paraId="1E2AFA80" w14:textId="6F3D988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7" w:history="1">
            <w:r w:rsidRPr="008022AE">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_Toc188950557 \h </w:instrText>
            </w:r>
            <w:r>
              <w:rPr>
                <w:noProof/>
                <w:webHidden/>
              </w:rPr>
            </w:r>
            <w:r>
              <w:rPr>
                <w:noProof/>
                <w:webHidden/>
              </w:rPr>
              <w:fldChar w:fldCharType="separate"/>
            </w:r>
            <w:r>
              <w:rPr>
                <w:noProof/>
                <w:webHidden/>
              </w:rPr>
              <w:t>92</w:t>
            </w:r>
            <w:r>
              <w:rPr>
                <w:noProof/>
                <w:webHidden/>
              </w:rPr>
              <w:fldChar w:fldCharType="end"/>
            </w:r>
          </w:hyperlink>
        </w:p>
        <w:p w14:paraId="71D8C0DC" w14:textId="60FCADF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8" w:history="1">
            <w:r w:rsidRPr="008022AE">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_Toc188950558 \h </w:instrText>
            </w:r>
            <w:r>
              <w:rPr>
                <w:noProof/>
                <w:webHidden/>
              </w:rPr>
            </w:r>
            <w:r>
              <w:rPr>
                <w:noProof/>
                <w:webHidden/>
              </w:rPr>
              <w:fldChar w:fldCharType="separate"/>
            </w:r>
            <w:r>
              <w:rPr>
                <w:noProof/>
                <w:webHidden/>
              </w:rPr>
              <w:t>94</w:t>
            </w:r>
            <w:r>
              <w:rPr>
                <w:noProof/>
                <w:webHidden/>
              </w:rPr>
              <w:fldChar w:fldCharType="end"/>
            </w:r>
          </w:hyperlink>
        </w:p>
        <w:p w14:paraId="236BB940" w14:textId="7FFC4B3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9" w:history="1">
            <w:r w:rsidRPr="008022AE">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 and indication details</w:t>
            </w:r>
            <w:r>
              <w:rPr>
                <w:noProof/>
                <w:webHidden/>
              </w:rPr>
              <w:tab/>
            </w:r>
            <w:r>
              <w:rPr>
                <w:noProof/>
                <w:webHidden/>
              </w:rPr>
              <w:fldChar w:fldCharType="begin"/>
            </w:r>
            <w:r>
              <w:rPr>
                <w:noProof/>
                <w:webHidden/>
              </w:rPr>
              <w:instrText xml:space="preserve"> PAGEREF _Toc188950559 \h </w:instrText>
            </w:r>
            <w:r>
              <w:rPr>
                <w:noProof/>
                <w:webHidden/>
              </w:rPr>
            </w:r>
            <w:r>
              <w:rPr>
                <w:noProof/>
                <w:webHidden/>
              </w:rPr>
              <w:fldChar w:fldCharType="separate"/>
            </w:r>
            <w:r>
              <w:rPr>
                <w:noProof/>
                <w:webHidden/>
              </w:rPr>
              <w:t>95</w:t>
            </w:r>
            <w:r>
              <w:rPr>
                <w:noProof/>
                <w:webHidden/>
              </w:rPr>
              <w:fldChar w:fldCharType="end"/>
            </w:r>
          </w:hyperlink>
        </w:p>
        <w:p w14:paraId="76AE9381" w14:textId="47D146A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0" w:history="1">
            <w:r w:rsidRPr="008022AE">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Legend details</w:t>
            </w:r>
            <w:r>
              <w:rPr>
                <w:noProof/>
                <w:webHidden/>
              </w:rPr>
              <w:tab/>
            </w:r>
            <w:r>
              <w:rPr>
                <w:noProof/>
                <w:webHidden/>
              </w:rPr>
              <w:fldChar w:fldCharType="begin"/>
            </w:r>
            <w:r>
              <w:rPr>
                <w:noProof/>
                <w:webHidden/>
              </w:rPr>
              <w:instrText xml:space="preserve"> PAGEREF _Toc188950560 \h </w:instrText>
            </w:r>
            <w:r>
              <w:rPr>
                <w:noProof/>
                <w:webHidden/>
              </w:rPr>
            </w:r>
            <w:r>
              <w:rPr>
                <w:noProof/>
                <w:webHidden/>
              </w:rPr>
              <w:fldChar w:fldCharType="separate"/>
            </w:r>
            <w:r>
              <w:rPr>
                <w:noProof/>
                <w:webHidden/>
              </w:rPr>
              <w:t>95</w:t>
            </w:r>
            <w:r>
              <w:rPr>
                <w:noProof/>
                <w:webHidden/>
              </w:rPr>
              <w:fldChar w:fldCharType="end"/>
            </w:r>
          </w:hyperlink>
        </w:p>
        <w:p w14:paraId="225DB21A" w14:textId="39A6D01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1" w:history="1">
            <w:r w:rsidRPr="008022AE">
              <w:rPr>
                <w:rStyle w:val="Hyperlink"/>
                <w:noProof/>
              </w:rPr>
              <w:t>Appendix R – Dataset Loading and Display (Rendering) Algorithms</w:t>
            </w:r>
            <w:r>
              <w:rPr>
                <w:noProof/>
                <w:webHidden/>
              </w:rPr>
              <w:tab/>
            </w:r>
            <w:r>
              <w:rPr>
                <w:noProof/>
                <w:webHidden/>
              </w:rPr>
              <w:fldChar w:fldCharType="begin"/>
            </w:r>
            <w:r>
              <w:rPr>
                <w:noProof/>
                <w:webHidden/>
              </w:rPr>
              <w:instrText xml:space="preserve"> PAGEREF _Toc188950561 \h </w:instrText>
            </w:r>
            <w:r>
              <w:rPr>
                <w:noProof/>
                <w:webHidden/>
              </w:rPr>
            </w:r>
            <w:r>
              <w:rPr>
                <w:noProof/>
                <w:webHidden/>
              </w:rPr>
              <w:fldChar w:fldCharType="separate"/>
            </w:r>
            <w:r>
              <w:rPr>
                <w:noProof/>
                <w:webHidden/>
              </w:rPr>
              <w:t>97</w:t>
            </w:r>
            <w:r>
              <w:rPr>
                <w:noProof/>
                <w:webHidden/>
              </w:rPr>
              <w:fldChar w:fldCharType="end"/>
            </w:r>
          </w:hyperlink>
        </w:p>
        <w:p w14:paraId="7F865B32" w14:textId="159DCEF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2" w:history="1">
            <w:r w:rsidRPr="008022AE">
              <w:rPr>
                <w:rStyle w:val="Hyperlink"/>
                <w:noProof/>
              </w:rPr>
              <w:t>E-1.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_Toc188950562 \h </w:instrText>
            </w:r>
            <w:r>
              <w:rPr>
                <w:noProof/>
                <w:webHidden/>
              </w:rPr>
            </w:r>
            <w:r>
              <w:rPr>
                <w:noProof/>
                <w:webHidden/>
              </w:rPr>
              <w:fldChar w:fldCharType="separate"/>
            </w:r>
            <w:r>
              <w:rPr>
                <w:noProof/>
                <w:webHidden/>
              </w:rPr>
              <w:t>97</w:t>
            </w:r>
            <w:r>
              <w:rPr>
                <w:noProof/>
                <w:webHidden/>
              </w:rPr>
              <w:fldChar w:fldCharType="end"/>
            </w:r>
          </w:hyperlink>
        </w:p>
        <w:p w14:paraId="60657F81" w14:textId="6C90F72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63" w:history="1">
            <w:r w:rsidRPr="008022AE">
              <w:rPr>
                <w:rStyle w:val="Hyperlink"/>
                <w:noProof/>
                <w:lang w:eastAsia="en-US"/>
              </w:rPr>
              <w:t>E-1.1.1.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US"/>
              </w:rPr>
              <w:t>Prerequisites</w:t>
            </w:r>
            <w:r>
              <w:rPr>
                <w:noProof/>
                <w:webHidden/>
              </w:rPr>
              <w:tab/>
            </w:r>
            <w:r>
              <w:rPr>
                <w:noProof/>
                <w:webHidden/>
              </w:rPr>
              <w:fldChar w:fldCharType="begin"/>
            </w:r>
            <w:r>
              <w:rPr>
                <w:noProof/>
                <w:webHidden/>
              </w:rPr>
              <w:instrText xml:space="preserve"> PAGEREF _Toc188950563 \h </w:instrText>
            </w:r>
            <w:r>
              <w:rPr>
                <w:noProof/>
                <w:webHidden/>
              </w:rPr>
            </w:r>
            <w:r>
              <w:rPr>
                <w:noProof/>
                <w:webHidden/>
              </w:rPr>
              <w:fldChar w:fldCharType="separate"/>
            </w:r>
            <w:r>
              <w:rPr>
                <w:noProof/>
                <w:webHidden/>
              </w:rPr>
              <w:t>97</w:t>
            </w:r>
            <w:r>
              <w:rPr>
                <w:noProof/>
                <w:webHidden/>
              </w:rPr>
              <w:fldChar w:fldCharType="end"/>
            </w:r>
          </w:hyperlink>
        </w:p>
        <w:p w14:paraId="30D958E6" w14:textId="7DB7C59B"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4" w:history="1">
            <w:r w:rsidRPr="008022AE">
              <w:rPr>
                <w:rStyle w:val="Hyperlink"/>
                <w:noProof/>
              </w:rPr>
              <w:t>Appendix F – GML Coverage Polygons</w:t>
            </w:r>
            <w:r>
              <w:rPr>
                <w:noProof/>
                <w:webHidden/>
              </w:rPr>
              <w:tab/>
            </w:r>
            <w:r>
              <w:rPr>
                <w:noProof/>
                <w:webHidden/>
              </w:rPr>
              <w:fldChar w:fldCharType="begin"/>
            </w:r>
            <w:r>
              <w:rPr>
                <w:noProof/>
                <w:webHidden/>
              </w:rPr>
              <w:instrText xml:space="preserve"> PAGEREF _Toc188950564 \h </w:instrText>
            </w:r>
            <w:r>
              <w:rPr>
                <w:noProof/>
                <w:webHidden/>
              </w:rPr>
            </w:r>
            <w:r>
              <w:rPr>
                <w:noProof/>
                <w:webHidden/>
              </w:rPr>
              <w:fldChar w:fldCharType="separate"/>
            </w:r>
            <w:r>
              <w:rPr>
                <w:noProof/>
                <w:webHidden/>
              </w:rPr>
              <w:t>103</w:t>
            </w:r>
            <w:r>
              <w:rPr>
                <w:noProof/>
                <w:webHidden/>
              </w:rPr>
              <w:fldChar w:fldCharType="end"/>
            </w:r>
          </w:hyperlink>
        </w:p>
        <w:p w14:paraId="1D342BA6" w14:textId="165E68F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5" w:history="1">
            <w:r w:rsidRPr="008022AE">
              <w:rPr>
                <w:rStyle w:val="Hyperlink"/>
                <w:noProof/>
              </w:rPr>
              <w:t>F-1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GML Coverage Polygons</w:t>
            </w:r>
            <w:r>
              <w:rPr>
                <w:noProof/>
                <w:webHidden/>
              </w:rPr>
              <w:tab/>
            </w:r>
            <w:r>
              <w:rPr>
                <w:noProof/>
                <w:webHidden/>
              </w:rPr>
              <w:fldChar w:fldCharType="begin"/>
            </w:r>
            <w:r>
              <w:rPr>
                <w:noProof/>
                <w:webHidden/>
              </w:rPr>
              <w:instrText xml:space="preserve"> PAGEREF _Toc188950565 \h </w:instrText>
            </w:r>
            <w:r>
              <w:rPr>
                <w:noProof/>
                <w:webHidden/>
              </w:rPr>
            </w:r>
            <w:r>
              <w:rPr>
                <w:noProof/>
                <w:webHidden/>
              </w:rPr>
              <w:fldChar w:fldCharType="separate"/>
            </w:r>
            <w:r>
              <w:rPr>
                <w:noProof/>
                <w:webHidden/>
              </w:rPr>
              <w:t>103</w:t>
            </w:r>
            <w:r>
              <w:rPr>
                <w:noProof/>
                <w:webHidden/>
              </w:rPr>
              <w:fldChar w:fldCharType="end"/>
            </w:r>
          </w:hyperlink>
        </w:p>
        <w:p w14:paraId="757B4CB4" w14:textId="49F0FA1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6" w:history="1">
            <w:r w:rsidRPr="008022AE">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_Toc188950566 \h </w:instrText>
            </w:r>
            <w:r>
              <w:rPr>
                <w:noProof/>
                <w:webHidden/>
              </w:rPr>
            </w:r>
            <w:r>
              <w:rPr>
                <w:noProof/>
                <w:webHidden/>
              </w:rPr>
              <w:fldChar w:fldCharType="separate"/>
            </w:r>
            <w:r>
              <w:rPr>
                <w:noProof/>
                <w:webHidden/>
              </w:rPr>
              <w:t>103</w:t>
            </w:r>
            <w:r>
              <w:rPr>
                <w:noProof/>
                <w:webHidden/>
              </w:rPr>
              <w:fldChar w:fldCharType="end"/>
            </w:r>
          </w:hyperlink>
        </w:p>
        <w:p w14:paraId="163A8796" w14:textId="59AD598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7" w:history="1">
            <w:r w:rsidRPr="008022AE">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w:t>
            </w:r>
            <w:r>
              <w:rPr>
                <w:noProof/>
                <w:webHidden/>
              </w:rPr>
              <w:tab/>
            </w:r>
            <w:r>
              <w:rPr>
                <w:noProof/>
                <w:webHidden/>
              </w:rPr>
              <w:fldChar w:fldCharType="begin"/>
            </w:r>
            <w:r>
              <w:rPr>
                <w:noProof/>
                <w:webHidden/>
              </w:rPr>
              <w:instrText xml:space="preserve"> PAGEREF _Toc188950567 \h </w:instrText>
            </w:r>
            <w:r>
              <w:rPr>
                <w:noProof/>
                <w:webHidden/>
              </w:rPr>
            </w:r>
            <w:r>
              <w:rPr>
                <w:noProof/>
                <w:webHidden/>
              </w:rPr>
              <w:fldChar w:fldCharType="separate"/>
            </w:r>
            <w:r>
              <w:rPr>
                <w:noProof/>
                <w:webHidden/>
              </w:rPr>
              <w:t>103</w:t>
            </w:r>
            <w:r>
              <w:rPr>
                <w:noProof/>
                <w:webHidden/>
              </w:rPr>
              <w:fldChar w:fldCharType="end"/>
            </w:r>
          </w:hyperlink>
        </w:p>
        <w:p w14:paraId="5E703213" w14:textId="00A9873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8" w:history="1">
            <w:r w:rsidRPr="008022AE">
              <w:rPr>
                <w:rStyle w:val="Hyperlink"/>
                <w:noProof/>
              </w:rPr>
              <w:t>Appendix G - Thinning Algorithms</w:t>
            </w:r>
            <w:r>
              <w:rPr>
                <w:noProof/>
                <w:webHidden/>
              </w:rPr>
              <w:tab/>
            </w:r>
            <w:r>
              <w:rPr>
                <w:noProof/>
                <w:webHidden/>
              </w:rPr>
              <w:fldChar w:fldCharType="begin"/>
            </w:r>
            <w:r>
              <w:rPr>
                <w:noProof/>
                <w:webHidden/>
              </w:rPr>
              <w:instrText xml:space="preserve"> PAGEREF _Toc188950568 \h </w:instrText>
            </w:r>
            <w:r>
              <w:rPr>
                <w:noProof/>
                <w:webHidden/>
              </w:rPr>
            </w:r>
            <w:r>
              <w:rPr>
                <w:noProof/>
                <w:webHidden/>
              </w:rPr>
              <w:fldChar w:fldCharType="separate"/>
            </w:r>
            <w:r>
              <w:rPr>
                <w:noProof/>
                <w:webHidden/>
              </w:rPr>
              <w:t>104</w:t>
            </w:r>
            <w:r>
              <w:rPr>
                <w:noProof/>
                <w:webHidden/>
              </w:rPr>
              <w:fldChar w:fldCharType="end"/>
            </w:r>
          </w:hyperlink>
        </w:p>
        <w:p w14:paraId="113DDFAB" w14:textId="38D129A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9" w:history="1">
            <w:r w:rsidRPr="008022AE">
              <w:rPr>
                <w:rStyle w:val="Hyperlink"/>
                <w:noProof/>
              </w:rPr>
              <w:t>G-1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_Toc188950569 \h </w:instrText>
            </w:r>
            <w:r>
              <w:rPr>
                <w:noProof/>
                <w:webHidden/>
              </w:rPr>
            </w:r>
            <w:r>
              <w:rPr>
                <w:noProof/>
                <w:webHidden/>
              </w:rPr>
              <w:fldChar w:fldCharType="separate"/>
            </w:r>
            <w:r>
              <w:rPr>
                <w:noProof/>
                <w:webHidden/>
              </w:rPr>
              <w:t>104</w:t>
            </w:r>
            <w:r>
              <w:rPr>
                <w:noProof/>
                <w:webHidden/>
              </w:rPr>
              <w:fldChar w:fldCharType="end"/>
            </w:r>
          </w:hyperlink>
        </w:p>
        <w:p w14:paraId="0DBA51A8" w14:textId="4A307D6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0" w:history="1">
            <w:r w:rsidRPr="008022AE">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Regularly gridded data</w:t>
            </w:r>
            <w:r>
              <w:rPr>
                <w:noProof/>
                <w:webHidden/>
              </w:rPr>
              <w:tab/>
            </w:r>
            <w:r>
              <w:rPr>
                <w:noProof/>
                <w:webHidden/>
              </w:rPr>
              <w:fldChar w:fldCharType="begin"/>
            </w:r>
            <w:r>
              <w:rPr>
                <w:noProof/>
                <w:webHidden/>
              </w:rPr>
              <w:instrText xml:space="preserve"> PAGEREF _Toc188950570 \h </w:instrText>
            </w:r>
            <w:r>
              <w:rPr>
                <w:noProof/>
                <w:webHidden/>
              </w:rPr>
            </w:r>
            <w:r>
              <w:rPr>
                <w:noProof/>
                <w:webHidden/>
              </w:rPr>
              <w:fldChar w:fldCharType="separate"/>
            </w:r>
            <w:r>
              <w:rPr>
                <w:noProof/>
                <w:webHidden/>
              </w:rPr>
              <w:t>104</w:t>
            </w:r>
            <w:r>
              <w:rPr>
                <w:noProof/>
                <w:webHidden/>
              </w:rPr>
              <w:fldChar w:fldCharType="end"/>
            </w:r>
          </w:hyperlink>
        </w:p>
        <w:p w14:paraId="3FDB45CA" w14:textId="688D491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71" w:history="1">
            <w:r w:rsidRPr="008022AE">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_Toc188950571 \h </w:instrText>
            </w:r>
            <w:r>
              <w:rPr>
                <w:noProof/>
                <w:webHidden/>
              </w:rPr>
            </w:r>
            <w:r>
              <w:rPr>
                <w:noProof/>
                <w:webHidden/>
              </w:rPr>
              <w:fldChar w:fldCharType="separate"/>
            </w:r>
            <w:r>
              <w:rPr>
                <w:noProof/>
                <w:webHidden/>
              </w:rPr>
              <w:t>108</w:t>
            </w:r>
            <w:r>
              <w:rPr>
                <w:noProof/>
                <w:webHidden/>
              </w:rPr>
              <w:fldChar w:fldCharType="end"/>
            </w:r>
          </w:hyperlink>
        </w:p>
        <w:p w14:paraId="5A113338" w14:textId="043530D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72" w:history="1">
            <w:r w:rsidRPr="008022AE">
              <w:rPr>
                <w:rStyle w:val="Hyperlink"/>
                <w:noProof/>
              </w:rPr>
              <w:t>H-1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_Toc188950572 \h </w:instrText>
            </w:r>
            <w:r>
              <w:rPr>
                <w:noProof/>
                <w:webHidden/>
              </w:rPr>
            </w:r>
            <w:r>
              <w:rPr>
                <w:noProof/>
                <w:webHidden/>
              </w:rPr>
              <w:fldChar w:fldCharType="separate"/>
            </w:r>
            <w:r>
              <w:rPr>
                <w:noProof/>
                <w:webHidden/>
              </w:rPr>
              <w:t>108</w:t>
            </w:r>
            <w:r>
              <w:rPr>
                <w:noProof/>
                <w:webHidden/>
              </w:rPr>
              <w:fldChar w:fldCharType="end"/>
            </w:r>
          </w:hyperlink>
        </w:p>
        <w:p w14:paraId="60E6C734" w14:textId="2A67F8C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3" w:history="1">
            <w:r w:rsidRPr="008022AE">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UTM to WGS 84</w:t>
            </w:r>
            <w:r>
              <w:rPr>
                <w:noProof/>
                <w:webHidden/>
              </w:rPr>
              <w:tab/>
            </w:r>
            <w:r>
              <w:rPr>
                <w:noProof/>
                <w:webHidden/>
              </w:rPr>
              <w:fldChar w:fldCharType="begin"/>
            </w:r>
            <w:r>
              <w:rPr>
                <w:noProof/>
                <w:webHidden/>
              </w:rPr>
              <w:instrText xml:space="preserve"> PAGEREF _Toc188950573 \h </w:instrText>
            </w:r>
            <w:r>
              <w:rPr>
                <w:noProof/>
                <w:webHidden/>
              </w:rPr>
            </w:r>
            <w:r>
              <w:rPr>
                <w:noProof/>
                <w:webHidden/>
              </w:rPr>
              <w:fldChar w:fldCharType="separate"/>
            </w:r>
            <w:r>
              <w:rPr>
                <w:noProof/>
                <w:webHidden/>
              </w:rPr>
              <w:t>108</w:t>
            </w:r>
            <w:r>
              <w:rPr>
                <w:noProof/>
                <w:webHidden/>
              </w:rPr>
              <w:fldChar w:fldCharType="end"/>
            </w:r>
          </w:hyperlink>
        </w:p>
        <w:p w14:paraId="10750A42" w14:textId="43C6B1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4" w:history="1">
            <w:r w:rsidRPr="008022AE">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UPS North to WGS 84</w:t>
            </w:r>
            <w:r>
              <w:rPr>
                <w:noProof/>
                <w:webHidden/>
              </w:rPr>
              <w:tab/>
            </w:r>
            <w:r>
              <w:rPr>
                <w:noProof/>
                <w:webHidden/>
              </w:rPr>
              <w:fldChar w:fldCharType="begin"/>
            </w:r>
            <w:r>
              <w:rPr>
                <w:noProof/>
                <w:webHidden/>
              </w:rPr>
              <w:instrText xml:space="preserve"> PAGEREF _Toc188950574 \h </w:instrText>
            </w:r>
            <w:r>
              <w:rPr>
                <w:noProof/>
                <w:webHidden/>
              </w:rPr>
            </w:r>
            <w:r>
              <w:rPr>
                <w:noProof/>
                <w:webHidden/>
              </w:rPr>
              <w:fldChar w:fldCharType="separate"/>
            </w:r>
            <w:r>
              <w:rPr>
                <w:noProof/>
                <w:webHidden/>
              </w:rPr>
              <w:t>109</w:t>
            </w:r>
            <w:r>
              <w:rPr>
                <w:noProof/>
                <w:webHidden/>
              </w:rPr>
              <w:fldChar w:fldCharType="end"/>
            </w:r>
          </w:hyperlink>
        </w:p>
        <w:p w14:paraId="75173CD2" w14:textId="7D6EB6C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5" w:history="1">
            <w:r w:rsidRPr="008022AE">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UPS South to WGS 84</w:t>
            </w:r>
            <w:r>
              <w:rPr>
                <w:noProof/>
                <w:webHidden/>
              </w:rPr>
              <w:tab/>
            </w:r>
            <w:r>
              <w:rPr>
                <w:noProof/>
                <w:webHidden/>
              </w:rPr>
              <w:fldChar w:fldCharType="begin"/>
            </w:r>
            <w:r>
              <w:rPr>
                <w:noProof/>
                <w:webHidden/>
              </w:rPr>
              <w:instrText xml:space="preserve"> PAGEREF _Toc188950575 \h </w:instrText>
            </w:r>
            <w:r>
              <w:rPr>
                <w:noProof/>
                <w:webHidden/>
              </w:rPr>
            </w:r>
            <w:r>
              <w:rPr>
                <w:noProof/>
                <w:webHidden/>
              </w:rPr>
              <w:fldChar w:fldCharType="separate"/>
            </w:r>
            <w:r>
              <w:rPr>
                <w:noProof/>
                <w:webHidden/>
              </w:rPr>
              <w:t>110</w:t>
            </w:r>
            <w:r>
              <w:rPr>
                <w:noProof/>
                <w:webHidden/>
              </w:rPr>
              <w:fldChar w:fldCharType="end"/>
            </w:r>
          </w:hyperlink>
        </w:p>
        <w:p w14:paraId="178542FF" w14:textId="1A0F654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6" w:history="1">
            <w:r w:rsidRPr="008022AE">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References</w:t>
            </w:r>
            <w:r>
              <w:rPr>
                <w:noProof/>
                <w:webHidden/>
              </w:rPr>
              <w:tab/>
            </w:r>
            <w:r>
              <w:rPr>
                <w:noProof/>
                <w:webHidden/>
              </w:rPr>
              <w:fldChar w:fldCharType="begin"/>
            </w:r>
            <w:r>
              <w:rPr>
                <w:noProof/>
                <w:webHidden/>
              </w:rPr>
              <w:instrText xml:space="preserve"> PAGEREF _Toc188950576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289" w:name="_Hlk178940581"/>
            <w:r w:rsidRPr="00B77A92">
              <w:rPr>
                <w:rFonts w:cs="Arial"/>
              </w:rPr>
              <w:t>MSC.530(106</w:t>
            </w:r>
            <w:bookmarkEnd w:id="289"/>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290"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291" w:author="jonathan pritchard" w:date="2025-01-14T13:38:00Z" w16du:dateUtc="2025-01-14T13:38:00Z"/>
                <w:rFonts w:cs="Arial"/>
              </w:rPr>
            </w:pPr>
            <w:ins w:id="292"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293" w:author="jonathan pritchard" w:date="2025-01-14T13:38:00Z" w16du:dateUtc="2025-01-14T13:38:00Z"/>
                <w:rFonts w:cs="Arial"/>
              </w:rPr>
            </w:pPr>
            <w:ins w:id="294"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295"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ins w:id="296" w:author="jonathan pritchard" w:date="2025-01-14T13:38:00Z" w16du:dateUtc="2025-01-14T13:38:00Z"/>
                <w:rFonts w:cs="Arial"/>
              </w:rPr>
            </w:pPr>
            <w:ins w:id="297" w:author="jonathan pritchard" w:date="2025-01-14T13:38:00Z" w16du:dateUtc="2025-01-14T13:38:00Z">
              <w:r>
                <w:rPr>
                  <w:rFonts w:cs="Arial"/>
                </w:rPr>
                <w:t>Draft for 2.0.0</w:t>
              </w:r>
            </w:ins>
            <w:ins w:id="298"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9"/>
          <w:footerReference w:type="default" r:id="rId20"/>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300" w:name="_Toc188950356"/>
      <w:bookmarkEnd w:id="2"/>
      <w:bookmarkEnd w:id="3"/>
      <w:bookmarkEnd w:id="4"/>
      <w:r w:rsidRPr="00237F07">
        <w:rPr>
          <w:rFonts w:eastAsia="MS Mincho"/>
        </w:rPr>
        <w:lastRenderedPageBreak/>
        <w:t>Introduction</w:t>
      </w:r>
      <w:bookmarkEnd w:id="300"/>
    </w:p>
    <w:p w14:paraId="0BEA3CBA" w14:textId="725C9EBB" w:rsidR="00C951BB" w:rsidRPr="00237F07" w:rsidRDefault="0096094A" w:rsidP="004E61EE">
      <w:pPr>
        <w:spacing w:after="120" w:line="240" w:lineRule="auto"/>
        <w:jc w:val="both"/>
      </w:pPr>
      <w:r w:rsidRPr="00237F07">
        <w:t xml:space="preserve">This </w:t>
      </w:r>
      <w:del w:id="301" w:author="jonathan pritchard" w:date="2025-01-13T14:48:00Z" w16du:dateUtc="2025-01-13T14:48:00Z">
        <w:r w:rsidR="007F33C3" w:rsidRPr="00237F07" w:rsidDel="008B07B0">
          <w:delText>Annex</w:delText>
        </w:r>
        <w:r w:rsidRPr="00237F07" w:rsidDel="008B07B0">
          <w:delText xml:space="preserve"> </w:delText>
        </w:r>
      </w:del>
      <w:ins w:id="302"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303"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304" w:author="jonathan pritchard" w:date="2025-01-13T14:57:00Z" w16du:dateUtc="2025-01-13T14:57:00Z">
        <w:r w:rsidRPr="00237F07" w:rsidDel="004554DE">
          <w:delText>Annex</w:delText>
        </w:r>
        <w:r w:rsidR="007F33C3" w:rsidRPr="00237F07" w:rsidDel="004554DE">
          <w:delText xml:space="preserve"> </w:delText>
        </w:r>
      </w:del>
      <w:ins w:id="305"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306" w:author="jonathan pritchard" w:date="2025-01-13T14:57:00Z" w16du:dateUtc="2025-01-13T14:57:00Z">
        <w:r w:rsidRPr="00237F07" w:rsidDel="004554DE">
          <w:delText xml:space="preserve">Annex </w:delText>
        </w:r>
      </w:del>
      <w:ins w:id="307"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308" w:author="jonathan pritchard" w:date="2025-01-13T14:57:00Z" w16du:dateUtc="2025-01-13T14:57:00Z">
        <w:r w:rsidRPr="00237F07" w:rsidDel="004554DE">
          <w:delText xml:space="preserve">Annex </w:delText>
        </w:r>
      </w:del>
      <w:ins w:id="309"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310" w:author="jonathan pritchard" w:date="2025-01-14T13:40:00Z" w16du:dateUtc="2025-01-14T13:40:00Z">
        <w:r w:rsidR="001D420D">
          <w:t>a</w:t>
        </w:r>
      </w:ins>
      <w:del w:id="311"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312" w:author="jonathan pritchard" w:date="2025-01-13T14:57:00Z" w16du:dateUtc="2025-01-13T14:57:00Z">
        <w:r w:rsidRPr="00237F07" w:rsidDel="004554DE">
          <w:delText>Annex</w:delText>
        </w:r>
        <w:r w:rsidR="008748FB" w:rsidRPr="00237F07" w:rsidDel="004554DE">
          <w:delText xml:space="preserve"> </w:delText>
        </w:r>
      </w:del>
      <w:ins w:id="313"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314" w:author="jonathan pritchard" w:date="2025-01-13T14:58:00Z" w16du:dateUtc="2025-01-13T14:58:00Z">
        <w:r w:rsidR="004554DE">
          <w:t>specification</w:t>
        </w:r>
      </w:ins>
      <w:del w:id="315"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316" w:author="jonathan pritchard" w:date="2025-01-13T14:58:00Z" w16du:dateUtc="2025-01-13T14:58:00Z">
        <w:r w:rsidR="004554DE">
          <w:rPr>
            <w:lang w:eastAsia="en-US"/>
          </w:rPr>
          <w:t>is</w:t>
        </w:r>
      </w:ins>
      <w:del w:id="317"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318" w:author="jonathan pritchard" w:date="2025-01-13T14:58:00Z" w16du:dateUtc="2025-01-13T14:58:00Z">
        <w:r w:rsidR="00D748F6" w:rsidRPr="00B812CA" w:rsidDel="004554DE">
          <w:rPr>
            <w:lang w:eastAsia="en-US"/>
          </w:rPr>
          <w:delText>S</w:delText>
        </w:r>
      </w:del>
      <w:ins w:id="319"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320" w:author="jonathan pritchard" w:date="2025-01-14T13:40:00Z" w16du:dateUtc="2025-01-14T13:40:00Z">
        <w:r w:rsidR="001D420D">
          <w:t>is</w:t>
        </w:r>
      </w:ins>
      <w:del w:id="321" w:author="jonathan pritchard" w:date="2025-01-14T13:40:00Z" w16du:dateUtc="2025-01-14T13:40:00Z">
        <w:r w:rsidRPr="00237F07" w:rsidDel="001D420D">
          <w:delText>e</w:delText>
        </w:r>
      </w:del>
      <w:r w:rsidRPr="00237F07">
        <w:t xml:space="preserve"> specification</w:t>
      </w:r>
      <w:del w:id="322" w:author="jonathan pritchard" w:date="2025-01-14T13:40:00Z" w16du:dateUtc="2025-01-14T13:40:00Z">
        <w:r w:rsidRPr="00237F07" w:rsidDel="001D420D">
          <w:delText>s</w:delText>
        </w:r>
      </w:del>
      <w:r w:rsidRPr="00237F07">
        <w:t xml:space="preserve"> </w:t>
      </w:r>
      <w:del w:id="323" w:author="jonathan pritchard" w:date="2025-01-14T13:40:00Z" w16du:dateUtc="2025-01-14T13:40:00Z">
        <w:r w:rsidRPr="00237F07" w:rsidDel="001D420D">
          <w:delText>in this Annex al</w:delText>
        </w:r>
      </w:del>
      <w:ins w:id="324" w:author="jonathan pritchard" w:date="2025-01-14T13:40:00Z" w16du:dateUtc="2025-01-14T13:40:00Z">
        <w:r w:rsidR="001D420D">
          <w:t>al</w:t>
        </w:r>
      </w:ins>
      <w:r w:rsidRPr="00237F07">
        <w:t>so app</w:t>
      </w:r>
      <w:ins w:id="325" w:author="jonathan pritchard" w:date="2025-01-14T13:40:00Z" w16du:dateUtc="2025-01-14T13:40:00Z">
        <w:r w:rsidR="001D420D">
          <w:t>lies</w:t>
        </w:r>
      </w:ins>
      <w:del w:id="326"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327" w:author="jonathan pritchard" w:date="2025-01-13T14:54:00Z" w16du:dateUtc="2025-01-13T14:54:00Z"/>
        </w:rPr>
      </w:pPr>
      <w:bookmarkStart w:id="328" w:name="_Toc38829536"/>
      <w:bookmarkStart w:id="329" w:name="_Toc38830039"/>
      <w:bookmarkStart w:id="330" w:name="_Toc38936204"/>
      <w:bookmarkStart w:id="331" w:name="_Toc40990380"/>
      <w:bookmarkStart w:id="332" w:name="_Toc484523815"/>
      <w:bookmarkEnd w:id="328"/>
      <w:bookmarkEnd w:id="329"/>
      <w:bookmarkEnd w:id="330"/>
      <w:bookmarkEnd w:id="331"/>
      <w:ins w:id="333" w:author="jonathan pritchard" w:date="2025-01-13T14:52:00Z" w16du:dateUtc="2025-01-13T14:52:00Z">
        <w:r>
          <w:t xml:space="preserve">This </w:t>
        </w:r>
      </w:ins>
      <w:ins w:id="334" w:author="jonathan pritchard" w:date="2025-01-13T14:53:00Z" w16du:dateUtc="2025-01-13T14:53:00Z">
        <w:r>
          <w:t>document</w:t>
        </w:r>
      </w:ins>
      <w:ins w:id="335" w:author="jonathan pritchard" w:date="2025-01-13T14:52:00Z" w16du:dateUtc="2025-01-13T14:52:00Z">
        <w:r>
          <w:t xml:space="preserve"> contains </w:t>
        </w:r>
      </w:ins>
      <w:ins w:id="336" w:author="jonathan pritchard" w:date="2025-01-13T14:53:00Z" w16du:dateUtc="2025-01-13T14:53:00Z">
        <w:r>
          <w:t xml:space="preserve">the main requirements and guidance for development of S-100 ECDIS. </w:t>
        </w:r>
      </w:ins>
      <w:ins w:id="337"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338" w:author="jonathan pritchard" w:date="2025-01-13T14:54:00Z" w16du:dateUtc="2025-01-13T14:54:00Z">
        <w:r>
          <w:t xml:space="preserve"> </w:t>
        </w:r>
      </w:ins>
    </w:p>
    <w:p w14:paraId="4876EE24" w14:textId="77777777" w:rsidR="001D420D" w:rsidRDefault="004554DE">
      <w:pPr>
        <w:spacing w:after="120"/>
        <w:jc w:val="both"/>
        <w:rPr>
          <w:ins w:id="339" w:author="jonathan pritchard" w:date="2025-01-14T13:41:00Z" w16du:dateUtc="2025-01-14T13:41:00Z"/>
        </w:rPr>
      </w:pPr>
      <w:ins w:id="340" w:author="jonathan pritchard" w:date="2025-01-13T14:52:00Z" w16du:dateUtc="2025-01-13T14:52:00Z">
        <w:r w:rsidRPr="00773509">
          <w:t>The smooth interoper</w:t>
        </w:r>
      </w:ins>
      <w:ins w:id="341" w:author="jonathan pritchard" w:date="2025-01-13T14:54:00Z" w16du:dateUtc="2025-01-13T14:54:00Z">
        <w:r>
          <w:t>ability</w:t>
        </w:r>
      </w:ins>
      <w:ins w:id="342"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343" w:author="jonathan pritchard" w:date="2025-01-13T14:54:00Z" w16du:dateUtc="2025-01-13T14:54:00Z">
        <w:r>
          <w:t>which</w:t>
        </w:r>
      </w:ins>
      <w:ins w:id="344" w:author="jonathan pritchard" w:date="2025-01-13T14:52:00Z" w16du:dateUtc="2025-01-13T14:52:00Z">
        <w:r w:rsidRPr="00773509">
          <w:t xml:space="preserve"> describes how </w:t>
        </w:r>
      </w:ins>
      <w:ins w:id="345" w:author="jonathan pritchard" w:date="2025-01-13T14:54:00Z" w16du:dateUtc="2025-01-13T14:54:00Z">
        <w:r>
          <w:t xml:space="preserve">groups of </w:t>
        </w:r>
      </w:ins>
      <w:ins w:id="346" w:author="jonathan pritchard" w:date="2025-01-13T14:52:00Z" w16du:dateUtc="2025-01-13T14:52:00Z">
        <w:r w:rsidRPr="00773509">
          <w:t>products are to be used and displayed simultaneously.</w:t>
        </w:r>
      </w:ins>
      <w:bookmarkEnd w:id="332"/>
      <w:ins w:id="347" w:author="jonathan pritchard" w:date="2025-01-13T14:54:00Z" w16du:dateUtc="2025-01-13T14:54:00Z">
        <w:r>
          <w:t xml:space="preserve"> </w:t>
        </w:r>
      </w:ins>
      <w:bookmarkStart w:id="348" w:name="_Toc484523816"/>
    </w:p>
    <w:p w14:paraId="0545F5CA" w14:textId="1C03E2FA" w:rsidR="004554DE" w:rsidRDefault="004554DE">
      <w:pPr>
        <w:spacing w:after="120"/>
        <w:jc w:val="both"/>
        <w:rPr>
          <w:ins w:id="349" w:author="jonathan pritchard" w:date="2025-01-14T13:41:00Z" w16du:dateUtc="2025-01-14T13:41:00Z"/>
        </w:rPr>
      </w:pPr>
      <w:ins w:id="350" w:author="jonathan pritchard" w:date="2025-01-13T14:55:00Z" w16du:dateUtc="2025-01-13T14:55:00Z">
        <w:r>
          <w:t>Annex A to t</w:t>
        </w:r>
      </w:ins>
      <w:ins w:id="351" w:author="jonathan pritchard" w:date="2025-01-13T14:52:00Z" w16du:dateUtc="2025-01-13T14:52:00Z">
        <w:r w:rsidRPr="00773509">
          <w:t xml:space="preserve">his Specification describes the structure, usage and rules for development of Interoperability Catalogues that can be used by systems to </w:t>
        </w:r>
      </w:ins>
      <w:ins w:id="352" w:author="jonathan pritchard" w:date="2025-01-13T14:55:00Z" w16du:dateUtc="2025-01-13T14:55:00Z">
        <w:r>
          <w:t>control</w:t>
        </w:r>
      </w:ins>
      <w:ins w:id="353" w:author="jonathan pritchard" w:date="2025-01-13T14:52:00Z" w16du:dateUtc="2025-01-13T14:52:00Z">
        <w:r w:rsidRPr="00773509">
          <w:t xml:space="preserve"> the simultaneous use and display of two or more S-100 based data products.</w:t>
        </w:r>
        <w:bookmarkEnd w:id="348"/>
        <w:r w:rsidRPr="00773509">
          <w:t xml:space="preserve"> It is an implementation of the abstract interoperability concepts described in S-100 Part 16.</w:t>
        </w:r>
      </w:ins>
      <w:ins w:id="354" w:author="jonathan pritchard" w:date="2025-01-14T13:40:00Z" w16du:dateUtc="2025-01-14T13:40:00Z">
        <w:r w:rsidR="001D420D">
          <w:t xml:space="preserve"> </w:t>
        </w:r>
      </w:ins>
      <w:ins w:id="355"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356" w:author="jonathan pritchard" w:date="2025-01-13T14:52:00Z" w16du:dateUtc="2025-01-13T14:52:00Z"/>
        </w:rPr>
        <w:pPrChange w:id="357" w:author="jonathan pritchard" w:date="2025-01-13T14:55:00Z" w16du:dateUtc="2025-01-13T14:55:00Z">
          <w:pPr>
            <w:pStyle w:val="Heading1"/>
          </w:pPr>
        </w:pPrChange>
      </w:pPr>
      <w:ins w:id="358" w:author="jonathan pritchard" w:date="2025-01-14T13:41:00Z" w16du:dateUtc="2025-01-14T13:41:00Z">
        <w:r>
          <w:rPr>
            <w:b/>
            <w:bCs/>
          </w:rPr>
          <w:t xml:space="preserve">Note: </w:t>
        </w:r>
        <w:r>
          <w:t>the current edition of S-98 does not use the full interoperability specificati</w:t>
        </w:r>
      </w:ins>
      <w:ins w:id="359"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360" w:name="_Toc188950357"/>
      <w:r w:rsidRPr="00237F07">
        <w:t>References</w:t>
      </w:r>
      <w:bookmarkEnd w:id="360"/>
    </w:p>
    <w:p w14:paraId="263D91F4" w14:textId="7B06BD9B" w:rsidR="0096295A" w:rsidRDefault="0096295A" w:rsidP="00DB7CFE">
      <w:pPr>
        <w:pStyle w:val="Heading2"/>
      </w:pPr>
      <w:bookmarkStart w:id="361" w:name="_Toc188950358"/>
      <w:r w:rsidRPr="00237F07">
        <w:t>Normative references</w:t>
      </w:r>
      <w:bookmarkEnd w:id="361"/>
    </w:p>
    <w:p w14:paraId="6BD7343C" w14:textId="3530E47E" w:rsidR="00B727EB" w:rsidRPr="00237F07" w:rsidRDefault="00B727EB" w:rsidP="004E61EE">
      <w:pPr>
        <w:spacing w:after="120" w:line="240" w:lineRule="auto"/>
        <w:ind w:left="1418" w:hanging="1418"/>
        <w:jc w:val="both"/>
        <w:rPr>
          <w:lang w:eastAsia="en-GB"/>
        </w:rPr>
      </w:pPr>
      <w:bookmarkStart w:id="36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36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363"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364" w:author="jonathan pritchard" w:date="2025-01-14T15:33:00Z">
        <w:r w:rsidRPr="00425B5E">
          <w:rPr>
            <w:lang w:eastAsia="en-GB"/>
          </w:rPr>
          <w:t>IEC 63173-2</w:t>
        </w:r>
      </w:ins>
      <w:ins w:id="365" w:author="jonathan pritchard" w:date="2025-01-14T15:33:00Z" w16du:dateUtc="2025-01-14T15:33:00Z">
        <w:r>
          <w:rPr>
            <w:lang w:eastAsia="en-GB"/>
          </w:rPr>
          <w:tab/>
        </w:r>
      </w:ins>
      <w:ins w:id="366"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36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368" w:name="_Toc188950359"/>
      <w:bookmarkEnd w:id="367"/>
      <w:r w:rsidRPr="00237F07">
        <w:rPr>
          <w:lang w:eastAsia="en-GB"/>
        </w:rPr>
        <w:lastRenderedPageBreak/>
        <w:t>Informative references</w:t>
      </w:r>
      <w:bookmarkEnd w:id="36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369" w:name="_Toc188950360"/>
      <w:r w:rsidRPr="00237F07">
        <w:rPr>
          <w:lang w:eastAsia="en-GB"/>
        </w:rPr>
        <w:t>Abbreviations and Notation</w:t>
      </w:r>
      <w:bookmarkEnd w:id="369"/>
    </w:p>
    <w:p w14:paraId="672C963E" w14:textId="6BCD1D62" w:rsidR="003E7D16" w:rsidRPr="00237F07" w:rsidRDefault="003E7D16" w:rsidP="00DB7CFE">
      <w:pPr>
        <w:pStyle w:val="Heading2"/>
        <w:rPr>
          <w:lang w:eastAsia="en-GB"/>
        </w:rPr>
      </w:pPr>
      <w:bookmarkStart w:id="370" w:name="_Toc99104495"/>
      <w:bookmarkStart w:id="371" w:name="_Toc99104948"/>
      <w:bookmarkStart w:id="372" w:name="_Toc188950361"/>
      <w:bookmarkEnd w:id="370"/>
      <w:bookmarkEnd w:id="371"/>
      <w:r w:rsidRPr="00237F07">
        <w:rPr>
          <w:lang w:eastAsia="en-GB"/>
        </w:rPr>
        <w:t>Abbreviations</w:t>
      </w:r>
      <w:bookmarkEnd w:id="37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373"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374"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ins w:id="375" w:author="jonathan pritchard" w:date="2025-01-14T13:46:00Z" w16du:dateUtc="2025-01-14T13:46:00Z">
        <w:r w:rsidR="004C74B2">
          <w:rPr>
            <w:lang w:eastAsia="en-GB"/>
          </w:rPr>
          <w:t>e</w:t>
        </w:r>
      </w:ins>
      <w:del w:id="376" w:author="jonathan pritchard" w:date="2025-01-14T13:46:00Z" w16du:dateUtc="2025-01-14T13:46:00Z">
        <w:r w:rsidR="00815769" w:rsidRPr="00237F07" w:rsidDel="004C74B2">
          <w:rPr>
            <w:lang w:eastAsia="en-GB"/>
          </w:rPr>
          <w:delText>E</w:delText>
        </w:r>
      </w:del>
      <w:r w:rsidR="00815769" w:rsidRPr="00237F07">
        <w:rPr>
          <w:lang w:eastAsia="en-GB"/>
        </w:rPr>
        <w:t>Xtensible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ins w:id="377" w:author="jonathan pritchard" w:date="2025-01-14T13:46:00Z" w16du:dateUtc="2025-01-14T13:46:00Z">
        <w:r w:rsidR="004C74B2">
          <w:rPr>
            <w:lang w:eastAsia="en-GB"/>
          </w:rPr>
          <w:t>e</w:t>
        </w:r>
      </w:ins>
      <w:del w:id="378" w:author="jonathan pritchard" w:date="2025-01-14T13:46:00Z" w16du:dateUtc="2025-01-14T13:46:00Z">
        <w:r w:rsidRPr="00237F07" w:rsidDel="004C74B2">
          <w:rPr>
            <w:lang w:eastAsia="en-GB"/>
          </w:rPr>
          <w:delText>E</w:delText>
        </w:r>
      </w:del>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379" w:name="_Toc188950362"/>
      <w:r w:rsidRPr="00237F07">
        <w:rPr>
          <w:lang w:eastAsia="en-GB"/>
        </w:rPr>
        <w:t>Notation</w:t>
      </w:r>
      <w:bookmarkEnd w:id="37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380" w:name="_Hlk87453078"/>
      <w:r w:rsidRPr="00237F07">
        <w:rPr>
          <w:lang w:eastAsia="en-GB"/>
        </w:rPr>
        <w:t>Attributes are referenced by their names in camel-case with initial letters in lower case, or space-separated names in all lower case (“visuallyConspicuous” or “visually conspicuous”).</w:t>
      </w:r>
      <w:bookmarkEnd w:id="38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1"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381" w:name="_Toc188950363"/>
      <w:r w:rsidRPr="00237F07">
        <w:rPr>
          <w:lang w:eastAsia="en-GB"/>
        </w:rPr>
        <w:t>Normative vs Informative</w:t>
      </w:r>
      <w:r w:rsidR="00B6123E" w:rsidRPr="00237F07">
        <w:rPr>
          <w:lang w:eastAsia="en-GB"/>
        </w:rPr>
        <w:t xml:space="preserve"> within this document</w:t>
      </w:r>
      <w:r w:rsidRPr="00237F07">
        <w:rPr>
          <w:lang w:eastAsia="en-GB"/>
        </w:rPr>
        <w:t>.</w:t>
      </w:r>
      <w:bookmarkEnd w:id="381"/>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382" w:name="_Toc40990386"/>
      <w:bookmarkStart w:id="383" w:name="_Toc40990387"/>
      <w:bookmarkStart w:id="384" w:name="_Toc40990388"/>
      <w:bookmarkStart w:id="385" w:name="_Toc40990389"/>
      <w:bookmarkStart w:id="386" w:name="_Toc40990390"/>
      <w:bookmarkStart w:id="387" w:name="_Toc40990391"/>
      <w:bookmarkStart w:id="388" w:name="_Toc40990392"/>
      <w:bookmarkStart w:id="389" w:name="_Toc40990393"/>
      <w:bookmarkStart w:id="390" w:name="_Toc40990394"/>
      <w:bookmarkStart w:id="391" w:name="_Toc40990395"/>
      <w:bookmarkStart w:id="392" w:name="_Toc40990396"/>
      <w:bookmarkStart w:id="393" w:name="_Toc40990397"/>
      <w:bookmarkStart w:id="394" w:name="_Toc40990398"/>
      <w:bookmarkStart w:id="395" w:name="_Toc40990399"/>
      <w:bookmarkStart w:id="396" w:name="_Toc40990400"/>
      <w:bookmarkStart w:id="397" w:name="_Toc40990401"/>
      <w:bookmarkStart w:id="398" w:name="_Toc38829544"/>
      <w:bookmarkStart w:id="399" w:name="_Toc38830047"/>
      <w:bookmarkStart w:id="400" w:name="_Toc188950364"/>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00"/>
      <w:r w:rsidR="00411D24" w:rsidRPr="00B812CA">
        <w:t xml:space="preserve"> </w:t>
      </w:r>
    </w:p>
    <w:p w14:paraId="72A69B43" w14:textId="29666087" w:rsidR="00826285" w:rsidRPr="00237F07" w:rsidRDefault="00826285" w:rsidP="00DB7CFE">
      <w:pPr>
        <w:pStyle w:val="Heading2"/>
      </w:pPr>
      <w:bookmarkStart w:id="401" w:name="_Toc188950365"/>
      <w:r w:rsidRPr="00237F07">
        <w:t>The concepts of ENC</w:t>
      </w:r>
      <w:r w:rsidR="00C64C79" w:rsidRPr="00237F07">
        <w:t>, ENDS and System Database</w:t>
      </w:r>
      <w:bookmarkEnd w:id="401"/>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02"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02"/>
      <w:r w:rsidR="0007117E" w:rsidRPr="00237F07">
        <w:rPr>
          <w:i w:val="0"/>
          <w:iCs w:val="0"/>
        </w:rPr>
        <w:t>.</w:t>
      </w:r>
    </w:p>
    <w:p w14:paraId="11B34173" w14:textId="77777777" w:rsidR="00826285" w:rsidRPr="00237F07" w:rsidRDefault="00826285" w:rsidP="00DB7CFE">
      <w:pPr>
        <w:pStyle w:val="Heading2"/>
      </w:pPr>
      <w:bookmarkStart w:id="403" w:name="_Ref98329076"/>
      <w:bookmarkStart w:id="404" w:name="_Ref98339151"/>
      <w:bookmarkStart w:id="405" w:name="_Ref98339270"/>
      <w:bookmarkStart w:id="406" w:name="_Toc188950366"/>
      <w:r w:rsidRPr="00237F07">
        <w:t>ECDIS concept, limitations, and challenges</w:t>
      </w:r>
      <w:bookmarkEnd w:id="403"/>
      <w:bookmarkEnd w:id="404"/>
      <w:bookmarkEnd w:id="405"/>
      <w:bookmarkEnd w:id="406"/>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407" w:name="_Toc188950367"/>
      <w:r w:rsidRPr="00237F07">
        <w:t>Depth Related Functionality</w:t>
      </w:r>
      <w:bookmarkEnd w:id="407"/>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408" w:name="_Toc188950368"/>
      <w:r w:rsidRPr="00237F07">
        <w:t>I</w:t>
      </w:r>
      <w:r w:rsidR="000F49BE" w:rsidRPr="00237F07">
        <w:t>ntegrated Navigation System (INS)</w:t>
      </w:r>
      <w:r w:rsidR="004C242A" w:rsidRPr="00237F07">
        <w:t xml:space="preserve"> concept, limitations and challenges</w:t>
      </w:r>
      <w:bookmarkEnd w:id="408"/>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409" w:name="_Toc38936212"/>
      <w:bookmarkStart w:id="410" w:name="_Toc40990404"/>
      <w:bookmarkStart w:id="411" w:name="_Toc41235015"/>
      <w:bookmarkStart w:id="412" w:name="_Toc41235059"/>
      <w:bookmarkStart w:id="413" w:name="_Toc38936213"/>
      <w:bookmarkStart w:id="414" w:name="_Toc40990405"/>
      <w:bookmarkStart w:id="415" w:name="_Toc41235016"/>
      <w:bookmarkStart w:id="416" w:name="_Toc41235060"/>
      <w:bookmarkStart w:id="417" w:name="_Toc188950369"/>
      <w:bookmarkEnd w:id="409"/>
      <w:bookmarkEnd w:id="410"/>
      <w:bookmarkEnd w:id="411"/>
      <w:bookmarkEnd w:id="412"/>
      <w:bookmarkEnd w:id="413"/>
      <w:bookmarkEnd w:id="414"/>
      <w:bookmarkEnd w:id="415"/>
      <w:bookmarkEnd w:id="416"/>
      <w:r w:rsidRPr="00237F07">
        <w:t>User Interface Design</w:t>
      </w:r>
      <w:bookmarkEnd w:id="417"/>
    </w:p>
    <w:p w14:paraId="5681FAC0" w14:textId="00D054DE" w:rsidR="00793684" w:rsidRPr="00237F07" w:rsidRDefault="00793684" w:rsidP="00DB7CFE">
      <w:pPr>
        <w:pStyle w:val="Heading2"/>
      </w:pPr>
      <w:bookmarkStart w:id="418" w:name="_Toc188950370"/>
      <w:r w:rsidRPr="00237F07">
        <w:t>General principles</w:t>
      </w:r>
      <w:bookmarkEnd w:id="418"/>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419" w:name="_Toc47708006"/>
      <w:bookmarkStart w:id="420" w:name="_Toc188950371"/>
      <w:bookmarkStart w:id="421" w:name="_Ref188951485"/>
      <w:bookmarkEnd w:id="419"/>
      <w:r w:rsidRPr="00237F07">
        <w:t>Data</w:t>
      </w:r>
      <w:r w:rsidR="00E12CDB" w:rsidRPr="00237F07">
        <w:t xml:space="preserve"> </w:t>
      </w:r>
      <w:r w:rsidRPr="00237F07">
        <w:t>L</w:t>
      </w:r>
      <w:r w:rsidR="00E12CDB" w:rsidRPr="00237F07">
        <w:t>ayers</w:t>
      </w:r>
      <w:bookmarkEnd w:id="420"/>
      <w:bookmarkEnd w:id="421"/>
    </w:p>
    <w:p w14:paraId="77DB75E3" w14:textId="39CA3488" w:rsidR="00D60E7E" w:rsidRPr="00237F07" w:rsidRDefault="00B55D04" w:rsidP="00DB7CFE">
      <w:pPr>
        <w:pStyle w:val="Heading2"/>
      </w:pPr>
      <w:bookmarkStart w:id="422" w:name="_Toc175130107"/>
      <w:bookmarkStart w:id="423" w:name="_Toc178784314"/>
      <w:bookmarkStart w:id="424" w:name="_Ref45143574"/>
      <w:bookmarkStart w:id="425" w:name="_Toc188950372"/>
      <w:bookmarkEnd w:id="422"/>
      <w:bookmarkEnd w:id="423"/>
      <w:r w:rsidRPr="00237F07">
        <w:t>D</w:t>
      </w:r>
      <w:r w:rsidR="00960834" w:rsidRPr="00237F07">
        <w:t xml:space="preserve">ata </w:t>
      </w:r>
      <w:r w:rsidR="008549AF" w:rsidRPr="00237F07">
        <w:t>products and information layers</w:t>
      </w:r>
      <w:bookmarkEnd w:id="424"/>
      <w:bookmarkEnd w:id="425"/>
    </w:p>
    <w:p w14:paraId="130C22D9" w14:textId="0D0BF85D" w:rsidR="00B55D04" w:rsidRPr="00237F07" w:rsidRDefault="00B55D04" w:rsidP="00F2390C">
      <w:pPr>
        <w:pStyle w:val="Heading3"/>
      </w:pPr>
      <w:bookmarkStart w:id="426" w:name="_Ref45055302"/>
      <w:bookmarkStart w:id="427" w:name="_Ref45211567"/>
      <w:bookmarkStart w:id="428" w:name="_Toc188950373"/>
      <w:r w:rsidRPr="00237F07">
        <w:t>Basic product</w:t>
      </w:r>
      <w:r w:rsidR="00FD4A8D" w:rsidRPr="00237F07">
        <w:t xml:space="preserve"> specifications</w:t>
      </w:r>
      <w:r w:rsidRPr="00237F07">
        <w:t xml:space="preserve"> and layers</w:t>
      </w:r>
      <w:bookmarkEnd w:id="426"/>
      <w:bookmarkEnd w:id="427"/>
      <w:bookmarkEnd w:id="428"/>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429" w:author="jonathan pritchard" w:date="2024-10-14T00:53:00Z" w16du:dateUtc="2024-10-13T23:53:00Z">
        <w:r w:rsidR="008972A2">
          <w:t>;</w:t>
        </w:r>
      </w:ins>
      <w:del w:id="430"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431" w:author="jonathan pritchard" w:date="2024-10-14T00:52:00Z" w16du:dateUtc="2024-10-13T23:52:00Z">
        <w:r w:rsidR="008972A2">
          <w:t>K</w:t>
        </w:r>
      </w:ins>
      <w:del w:id="432" w:author="jonathan pritchard" w:date="2024-10-14T00:52:00Z" w16du:dateUtc="2024-10-13T23:52:00Z">
        <w:r w:rsidRPr="00237F07" w:rsidDel="008972A2">
          <w:delText>k</w:delText>
        </w:r>
      </w:del>
      <w:r w:rsidRPr="00237F07">
        <w:t>eel Clearance</w:t>
      </w:r>
      <w:ins w:id="433"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685D5053" w:rsidR="00796161" w:rsidRDefault="00F13E78">
      <w:pPr>
        <w:spacing w:after="120" w:line="240" w:lineRule="auto"/>
        <w:jc w:val="both"/>
        <w:rPr>
          <w:ins w:id="434" w:author="jonathan pritchard" w:date="2025-01-17T16:47:00Z" w16du:dateUtc="2025-01-17T16:47:00Z"/>
        </w:rPr>
        <w:pPrChange w:id="435" w:author="jonathan pritchard" w:date="2025-01-17T16:47:00Z" w16du:dateUtc="2025-01-17T16:47:00Z">
          <w:pPr>
            <w:pStyle w:val="ListParagraph"/>
            <w:spacing w:after="120" w:line="240" w:lineRule="auto"/>
            <w:jc w:val="both"/>
          </w:pPr>
        </w:pPrChange>
      </w:pPr>
      <w:ins w:id="436" w:author="jonathan pritchard" w:date="2025-01-17T16:47:00Z" w16du:dateUtc="2025-01-17T16:47:00Z">
        <w:r>
          <w:t>ECDIS must support the import of data products using unprojected geographic latitude and longitude values. Additionally, EC</w:t>
        </w:r>
      </w:ins>
      <w:ins w:id="437" w:author="jonathan pritchard" w:date="2025-01-17T16:48:00Z" w16du:dateUtc="2025-01-17T16:48:00Z">
        <w:r>
          <w:t xml:space="preserve">DIS must support the import of S-102 and S-104 data products using coordinates which are projected using either UTM or UPS projections. The procedures and normative formulas for conversion of such coordinates back to </w:t>
        </w:r>
      </w:ins>
      <w:ins w:id="438" w:author="jonathan pritchard" w:date="2025-01-17T16:49:00Z" w16du:dateUtc="2025-01-17T16:49:00Z">
        <w:r>
          <w:t xml:space="preserve">unprojected latitude and longitude values are contained in </w:t>
        </w:r>
        <w:r w:rsidRPr="00F13E78">
          <w:rPr>
            <w:highlight w:val="yellow"/>
            <w:rPrChange w:id="439" w:author="jonathan pritchard" w:date="2025-01-17T16:49:00Z" w16du:dateUtc="2025-01-17T16:49:00Z">
              <w:rPr/>
            </w:rPrChange>
          </w:rPr>
          <w:t>appendix 11</w:t>
        </w:r>
        <w:r>
          <w:t xml:space="preserve"> of this document.</w:t>
        </w:r>
      </w:ins>
    </w:p>
    <w:p w14:paraId="752F0D33" w14:textId="77777777" w:rsidR="00F13E78" w:rsidRPr="00237F07" w:rsidRDefault="00F13E78" w:rsidP="00796161">
      <w:pPr>
        <w:pStyle w:val="ListParagraph"/>
        <w:spacing w:after="120" w:line="240" w:lineRule="auto"/>
        <w:jc w:val="both"/>
      </w:pPr>
    </w:p>
    <w:p w14:paraId="2AA0EF74" w14:textId="76329AB1" w:rsidR="00D60E7E" w:rsidRPr="00237F07" w:rsidRDefault="00B55D04" w:rsidP="00B42F17">
      <w:pPr>
        <w:pStyle w:val="Heading3"/>
      </w:pPr>
      <w:bookmarkStart w:id="440" w:name="_Ref45055480"/>
      <w:bookmarkStart w:id="441" w:name="_Ref45211570"/>
      <w:bookmarkStart w:id="442" w:name="_Toc188950374"/>
      <w:r w:rsidRPr="00237F07">
        <w:t xml:space="preserve">Other </w:t>
      </w:r>
      <w:r w:rsidR="008549AF" w:rsidRPr="00237F07">
        <w:t>data products</w:t>
      </w:r>
      <w:bookmarkEnd w:id="440"/>
      <w:bookmarkEnd w:id="441"/>
      <w:bookmarkEnd w:id="44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443"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444" w:author="jonathan pritchard" w:date="2024-10-14T00:53:00Z" w16du:dateUtc="2024-10-13T23:53:00Z">
        <w:r w:rsidRPr="00B77A92" w:rsidDel="008972A2">
          <w:delText xml:space="preserve"> </w:delText>
        </w:r>
      </w:del>
      <w:del w:id="445"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446" w:author="jonathan pritchard" w:date="2024-10-14T00:53:00Z" w16du:dateUtc="2024-10-13T23:53:00Z">
        <w:r w:rsidRPr="00B77A92" w:rsidDel="008972A2">
          <w:delText>S-412-</w:delText>
        </w:r>
      </w:del>
      <w:ins w:id="447" w:author="jonathan pritchard" w:date="2024-10-14T00:53:00Z" w16du:dateUtc="2024-10-13T23:53:00Z">
        <w:r w:rsidR="008972A2">
          <w:t>–</w:t>
        </w:r>
      </w:ins>
      <w:r w:rsidRPr="00B77A92">
        <w:t xml:space="preserve"> </w:t>
      </w:r>
      <w:ins w:id="448" w:author="jonathan pritchard" w:date="2024-10-14T00:53:00Z" w16du:dateUtc="2024-10-13T23:53:00Z">
        <w:r w:rsidR="008972A2">
          <w:t>Weather and Wave Hazards</w:t>
        </w:r>
      </w:ins>
      <w:del w:id="449"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450" w:name="_Ref42642169"/>
      <w:bookmarkStart w:id="451" w:name="_Toc188950375"/>
      <w:r w:rsidRPr="00237F07">
        <w:t>Mitigation of d</w:t>
      </w:r>
      <w:r w:rsidR="00A36C96" w:rsidRPr="00237F07">
        <w:t>ata overload</w:t>
      </w:r>
      <w:bookmarkEnd w:id="450"/>
      <w:bookmarkEnd w:id="451"/>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452"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453" w:author="jonathan pritchard" w:date="2024-10-14T00:56:00Z" w16du:dateUtc="2024-10-13T23:56:00Z">
        <w:r w:rsidRPr="00F81DCC">
          <w:t>With the exception of the ENC layer, which must be permanently on, the mariner must be able to switch the graphical display of individual products on and off.</w:t>
        </w:r>
      </w:ins>
      <w:ins w:id="454"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455" w:name="_Toc188950376"/>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455"/>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456" w:name="_Toc188950377"/>
      <w:r w:rsidRPr="00237F07">
        <w:t>Overview of the portrayal process</w:t>
      </w:r>
      <w:bookmarkEnd w:id="456"/>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457" w:name="_Toc188950378"/>
      <w:r w:rsidRPr="00237F07">
        <w:t xml:space="preserve">Elements of </w:t>
      </w:r>
      <w:r w:rsidR="00AD2F07" w:rsidRPr="00237F07">
        <w:t>S-100 P</w:t>
      </w:r>
      <w:r w:rsidRPr="00237F07">
        <w:t>ortrayal</w:t>
      </w:r>
      <w:bookmarkEnd w:id="457"/>
      <w:del w:id="458"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459" w:name="_Toc188950379"/>
      <w:r w:rsidRPr="00237F07">
        <w:lastRenderedPageBreak/>
        <w:t>Pixmaps</w:t>
      </w:r>
      <w:bookmarkEnd w:id="459"/>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460" w:name="_Toc188950380"/>
      <w:r w:rsidRPr="00237F07">
        <w:t xml:space="preserve">Colour </w:t>
      </w:r>
      <w:r w:rsidR="00E75C72" w:rsidRPr="00237F07">
        <w:t>c</w:t>
      </w:r>
      <w:r w:rsidRPr="00237F07">
        <w:t xml:space="preserve">oding </w:t>
      </w:r>
      <w:r w:rsidR="00E75C72" w:rsidRPr="00237F07">
        <w:t>s</w:t>
      </w:r>
      <w:r w:rsidRPr="00237F07">
        <w:t>cheme</w:t>
      </w:r>
      <w:bookmarkEnd w:id="460"/>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461" w:name="_Toc188950381"/>
      <w:r w:rsidRPr="00B77A92">
        <w:t>Symbols</w:t>
      </w:r>
      <w:bookmarkEnd w:id="461"/>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462" w:name="_Toc188950382"/>
      <w:r w:rsidRPr="00B77A92">
        <w:t xml:space="preserve">Area </w:t>
      </w:r>
      <w:r w:rsidR="00E75C72" w:rsidRPr="00B77A92">
        <w:t>f</w:t>
      </w:r>
      <w:r w:rsidRPr="00B77A92">
        <w:t>ills</w:t>
      </w:r>
      <w:bookmarkEnd w:id="462"/>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463" w:name="_Toc188950383"/>
      <w:r w:rsidRPr="00B77A92">
        <w:t xml:space="preserve">Line </w:t>
      </w:r>
      <w:r w:rsidR="00E75C72" w:rsidRPr="00B77A92">
        <w:t>s</w:t>
      </w:r>
      <w:r w:rsidRPr="00B77A92">
        <w:t>tyles</w:t>
      </w:r>
      <w:bookmarkEnd w:id="46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464" w:name="_Toc175130120"/>
      <w:bookmarkStart w:id="465" w:name="_Toc188950384"/>
      <w:bookmarkEnd w:id="464"/>
      <w:r w:rsidRPr="00B77A92">
        <w:lastRenderedPageBreak/>
        <w:t>Portrayal of Shared Edges.</w:t>
      </w:r>
      <w:bookmarkEnd w:id="465"/>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466" w:name="_Toc188950385"/>
      <w:r w:rsidRPr="00B77A92">
        <w:t>Text</w:t>
      </w:r>
      <w:bookmarkEnd w:id="46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467" w:name="_Ref44530594"/>
      <w:bookmarkStart w:id="468" w:name="_Toc188950386"/>
      <w:r w:rsidRPr="00B77A92">
        <w:t>Style sheets</w:t>
      </w:r>
      <w:bookmarkEnd w:id="467"/>
      <w:bookmarkEnd w:id="46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469" w:name="_Toc188950387"/>
      <w:r w:rsidRPr="00B77A92">
        <w:t>Display planes</w:t>
      </w:r>
      <w:bookmarkEnd w:id="46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470" w:name="_Toc188950388"/>
      <w:r w:rsidRPr="00B77A92">
        <w:t xml:space="preserve">Display </w:t>
      </w:r>
      <w:r w:rsidR="00E75C72" w:rsidRPr="00B77A92">
        <w:t>p</w:t>
      </w:r>
      <w:r w:rsidRPr="00B77A92">
        <w:t>riorities</w:t>
      </w:r>
      <w:bookmarkEnd w:id="470"/>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471"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472" w:name="_Toc188950389"/>
      <w:r w:rsidRPr="00B77A92">
        <w:t>Viewing groups</w:t>
      </w:r>
      <w:bookmarkEnd w:id="472"/>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473" w:name="_Toc188950390"/>
      <w:r w:rsidRPr="00B77A92">
        <w:t>Viewing group layers</w:t>
      </w:r>
      <w:bookmarkEnd w:id="473"/>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474" w:name="_Toc188950391"/>
      <w:r w:rsidRPr="00B77A92">
        <w:t>Display modes</w:t>
      </w:r>
      <w:bookmarkEnd w:id="474"/>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475" w:author="jonathan pritchard" w:date="2025-01-17T12:03:00Z" w16du:dateUtc="2025-01-17T12:03:00Z"/>
          <w:strike/>
          <w:highlight w:val="yellow"/>
        </w:rPr>
      </w:pPr>
      <w:del w:id="476" w:author="jonathan pritchard" w:date="2025-01-17T12:03:00Z" w16du:dateUtc="2025-01-17T12:03:00Z">
        <w:r w:rsidRPr="00F0338B" w:rsidDel="005D64AA">
          <w:rPr>
            <w:strike/>
            <w:highlight w:val="yellow"/>
          </w:rPr>
          <w:delText>Foundation mode</w:delText>
        </w:r>
        <w:bookmarkStart w:id="477" w:name="_Toc188368609"/>
        <w:bookmarkStart w:id="478" w:name="_Toc188621811"/>
        <w:bookmarkStart w:id="479" w:name="_Toc188950392"/>
        <w:bookmarkEnd w:id="477"/>
        <w:bookmarkEnd w:id="478"/>
        <w:bookmarkEnd w:id="479"/>
      </w:del>
    </w:p>
    <w:p w14:paraId="2B619DBB" w14:textId="51ECF652" w:rsidR="00EE62F6" w:rsidRPr="00F0338B" w:rsidDel="005D64AA" w:rsidRDefault="0016682D" w:rsidP="00025127">
      <w:pPr>
        <w:spacing w:line="240" w:lineRule="auto"/>
        <w:jc w:val="both"/>
        <w:rPr>
          <w:del w:id="480" w:author="jonathan pritchard" w:date="2025-01-17T12:03:00Z" w16du:dateUtc="2025-01-17T12:03:00Z"/>
          <w:strike/>
        </w:rPr>
      </w:pPr>
      <w:del w:id="481"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482" w:name="_Toc188368610"/>
        <w:bookmarkStart w:id="483" w:name="_Toc188621812"/>
        <w:bookmarkStart w:id="484" w:name="_Toc188950393"/>
        <w:bookmarkEnd w:id="482"/>
        <w:bookmarkEnd w:id="483"/>
        <w:bookmarkEnd w:id="484"/>
      </w:del>
    </w:p>
    <w:p w14:paraId="078C71DF" w14:textId="77777777" w:rsidR="00341B76" w:rsidRPr="00B77A92" w:rsidRDefault="00341B76" w:rsidP="00A13F5A">
      <w:pPr>
        <w:pStyle w:val="Heading3"/>
      </w:pPr>
      <w:bookmarkStart w:id="485" w:name="_Toc188950394"/>
      <w:r w:rsidRPr="00B77A92">
        <w:t>Rules</w:t>
      </w:r>
      <w:bookmarkEnd w:id="485"/>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486" w:name="_Ref44796990"/>
      <w:bookmarkStart w:id="487" w:name="_Toc188950395"/>
      <w:r w:rsidRPr="00B77A92">
        <w:t>Context</w:t>
      </w:r>
      <w:bookmarkEnd w:id="486"/>
      <w:bookmarkEnd w:id="487"/>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488"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489" w:name="_Toc188950396"/>
      <w:r w:rsidRPr="00B77A92">
        <w:t>Validity times</w:t>
      </w:r>
      <w:bookmarkEnd w:id="48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490" w:name="_Toc188950397"/>
      <w:r w:rsidRPr="00B77A92">
        <w:t>Alerts</w:t>
      </w:r>
      <w:bookmarkEnd w:id="49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491" w:name="_Ref41928217"/>
      <w:bookmarkStart w:id="492" w:name="_Toc188950398"/>
      <w:bookmarkStart w:id="493" w:name="_Ref171092510"/>
      <w:r w:rsidRPr="00B77A92">
        <w:t>I</w:t>
      </w:r>
      <w:r w:rsidR="000A5F45" w:rsidRPr="00B77A92">
        <w:t>nteroperability</w:t>
      </w:r>
      <w:bookmarkEnd w:id="491"/>
      <w:bookmarkEnd w:id="492"/>
      <w:r w:rsidR="008D0923" w:rsidRPr="00B77A92">
        <w:t xml:space="preserve"> </w:t>
      </w:r>
      <w:bookmarkEnd w:id="493"/>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494" w:name="_Ref49380568"/>
      <w:r w:rsidRPr="00B77A92">
        <w:br w:type="page"/>
      </w:r>
    </w:p>
    <w:p w14:paraId="6D762915" w14:textId="43B75661" w:rsidR="00BC555A" w:rsidRPr="00B77A92" w:rsidRDefault="00FD648E" w:rsidP="00A13F5A">
      <w:pPr>
        <w:pStyle w:val="Heading1"/>
      </w:pPr>
      <w:bookmarkStart w:id="495" w:name="_Toc188950399"/>
      <w:r w:rsidRPr="00B77A92">
        <w:lastRenderedPageBreak/>
        <w:t>Display Organisation</w:t>
      </w:r>
      <w:r w:rsidR="00A80530" w:rsidRPr="00B77A92">
        <w:t xml:space="preserve"> and Operation</w:t>
      </w:r>
      <w:bookmarkEnd w:id="494"/>
      <w:bookmarkEnd w:id="495"/>
    </w:p>
    <w:p w14:paraId="501C6929" w14:textId="7DAEDB8F" w:rsidR="00D37328" w:rsidRPr="00A527F0" w:rsidRDefault="00D37328" w:rsidP="00DB7CFE">
      <w:pPr>
        <w:pStyle w:val="Heading2"/>
      </w:pPr>
      <w:bookmarkStart w:id="496" w:name="_Toc38829553"/>
      <w:bookmarkStart w:id="497" w:name="_Toc38830056"/>
      <w:bookmarkStart w:id="498" w:name="_Ref49480223"/>
      <w:bookmarkStart w:id="499" w:name="_Ref49480231"/>
      <w:bookmarkStart w:id="500" w:name="_Toc188950400"/>
      <w:bookmarkStart w:id="501" w:name="_Hlk167438924"/>
      <w:bookmarkEnd w:id="496"/>
      <w:bookmarkEnd w:id="497"/>
      <w:r w:rsidRPr="00A527F0">
        <w:t xml:space="preserve">Display of </w:t>
      </w:r>
      <w:r w:rsidR="00950DDE" w:rsidRPr="00A527F0">
        <w:t>non-</w:t>
      </w:r>
      <w:r w:rsidR="00716B39" w:rsidRPr="00A527F0">
        <w:t>S-100</w:t>
      </w:r>
      <w:r w:rsidR="00950DDE" w:rsidRPr="00A527F0">
        <w:t xml:space="preserve"> </w:t>
      </w:r>
      <w:r w:rsidRPr="00A527F0">
        <w:t>information</w:t>
      </w:r>
      <w:bookmarkEnd w:id="498"/>
      <w:bookmarkEnd w:id="499"/>
      <w:bookmarkEnd w:id="500"/>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502" w:name="_Ref49482794"/>
      <w:bookmarkStart w:id="503" w:name="_Ref178773055"/>
      <w:bookmarkStart w:id="504" w:name="_Ref179768848"/>
      <w:bookmarkStart w:id="505" w:name="_Toc188950401"/>
      <w:r w:rsidRPr="00A527F0">
        <w:t xml:space="preserve">Distinguishing between </w:t>
      </w:r>
      <w:r w:rsidR="0052443F" w:rsidRPr="00A527F0">
        <w:t xml:space="preserve">official </w:t>
      </w:r>
      <w:r w:rsidR="000F4DF4" w:rsidRPr="00A527F0">
        <w:t xml:space="preserve">S-100 </w:t>
      </w:r>
      <w:r w:rsidRPr="00A527F0">
        <w:t>data and additional data</w:t>
      </w:r>
      <w:bookmarkEnd w:id="502"/>
      <w:bookmarkEnd w:id="503"/>
      <w:bookmarkEnd w:id="504"/>
      <w:bookmarkEnd w:id="50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506"/>
      <w:del w:id="507" w:author="jonathan pritchard" w:date="2024-10-14T01:02:00Z" w16du:dateUtc="2024-10-14T00:02:00Z">
        <w:r w:rsidR="00DC2AC5" w:rsidRPr="00A527F0" w:rsidDel="00740990">
          <w:delText xml:space="preserve">digitial </w:delText>
        </w:r>
      </w:del>
      <w:commentRangeEnd w:id="506"/>
      <w:ins w:id="508" w:author="jonathan pritchard" w:date="2024-10-14T01:02:00Z" w16du:dateUtc="2024-10-14T00:02:00Z">
        <w:r w:rsidR="00740990">
          <w:t>digital</w:t>
        </w:r>
        <w:r w:rsidR="00740990" w:rsidRPr="00A527F0">
          <w:t xml:space="preserve"> </w:t>
        </w:r>
      </w:ins>
      <w:r w:rsidR="00411E72">
        <w:rPr>
          <w:rStyle w:val="CommentReference"/>
        </w:rPr>
        <w:commentReference w:id="506"/>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509" w:author="jonathan pritchard" w:date="2024-10-14T00:48:00Z" w16du:dateUtc="2024-10-13T23:48:00Z">
        <w:r w:rsidRPr="00B77A92" w:rsidDel="008972A2">
          <w:rPr>
            <w:rFonts w:cs="Arial"/>
          </w:rPr>
          <w:delText xml:space="preserve">  </w:delText>
        </w:r>
      </w:del>
      <w:ins w:id="510"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511"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512" w:author="jonathan pritchard" w:date="2024-10-14T01:05:00Z" w16du:dateUtc="2024-10-14T00:05:00Z">
        <w:r w:rsidR="00C1137D">
          <w:rPr>
            <w:rFonts w:cs="Arial"/>
          </w:rPr>
          <w:t>For digitally signed datasets, t</w:t>
        </w:r>
      </w:ins>
      <w:del w:id="513"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514" w:author="jonathan pritchard" w:date="2024-10-14T01:05:00Z" w16du:dateUtc="2024-10-14T00:05:00Z">
        <w:r w:rsidR="00C1137D">
          <w:rPr>
            <w:rFonts w:cs="Arial"/>
          </w:rPr>
          <w:t xml:space="preserve"> elements in the</w:t>
        </w:r>
      </w:ins>
      <w:ins w:id="515" w:author="jonathan pritchard" w:date="2024-10-14T01:06:00Z" w16du:dateUtc="2024-10-14T00:06:00Z">
        <w:r w:rsidR="00C1137D">
          <w:rPr>
            <w:rFonts w:cs="Arial"/>
          </w:rPr>
          <w:t xml:space="preserve"> </w:t>
        </w:r>
      </w:ins>
      <w:ins w:id="516" w:author="jonathan pritchard" w:date="2024-10-14T01:05:00Z" w16du:dateUtc="2024-10-14T00:05:00Z">
        <w:r w:rsidR="00C1137D">
          <w:rPr>
            <w:rFonts w:cs="Arial"/>
          </w:rPr>
          <w:t>MRN</w:t>
        </w:r>
      </w:ins>
      <w:ins w:id="517" w:author="jonathan pritchard" w:date="2024-10-14T01:06:00Z" w16du:dateUtc="2024-10-14T00:06:00Z">
        <w:r w:rsidR="00C1137D">
          <w:rPr>
            <w:rFonts w:cs="Arial"/>
          </w:rPr>
          <w:t xml:space="preserve"> of </w:t>
        </w:r>
      </w:ins>
      <w:ins w:id="518" w:author="jonathan pritchard" w:date="2024-10-14T01:07:00Z" w16du:dateUtc="2024-10-14T00:07:00Z">
        <w:r w:rsidR="00C1137D">
          <w:rPr>
            <w:rFonts w:cs="Arial"/>
          </w:rPr>
          <w:t xml:space="preserve">at least one of </w:t>
        </w:r>
      </w:ins>
      <w:ins w:id="519" w:author="jonathan pritchard" w:date="2024-10-14T01:06:00Z" w16du:dateUtc="2024-10-14T00:06:00Z">
        <w:r w:rsidR="00C1137D">
          <w:rPr>
            <w:rFonts w:cs="Arial"/>
          </w:rPr>
          <w:t>the authenticating certificate</w:t>
        </w:r>
      </w:ins>
      <w:ins w:id="520" w:author="jonathan pritchard" w:date="2024-10-14T01:07:00Z" w16du:dateUtc="2024-10-14T00:07:00Z">
        <w:r w:rsidR="00C1137D">
          <w:rPr>
            <w:rFonts w:cs="Arial"/>
          </w:rPr>
          <w:t>s</w:t>
        </w:r>
      </w:ins>
      <w:r w:rsidRPr="00B812CA">
        <w:rPr>
          <w:rFonts w:cs="Arial"/>
        </w:rPr>
        <w:t xml:space="preserve"> must match those contained in the</w:t>
      </w:r>
      <w:ins w:id="521" w:author="jonathan pritchard" w:date="2024-10-14T01:06:00Z" w16du:dateUtc="2024-10-14T00:06:00Z">
        <w:r w:rsidR="00C1137D">
          <w:rPr>
            <w:rFonts w:cs="Arial"/>
          </w:rPr>
          <w:t xml:space="preserve"> </w:t>
        </w:r>
      </w:ins>
      <w:del w:id="522"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501"/>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523" w:name="_Toc175130138"/>
      <w:bookmarkStart w:id="524" w:name="_Toc175130139"/>
      <w:bookmarkStart w:id="525" w:name="_Ref49484794"/>
      <w:bookmarkStart w:id="526" w:name="_Toc188950402"/>
      <w:bookmarkEnd w:id="523"/>
      <w:bookmarkEnd w:id="524"/>
      <w:r w:rsidRPr="00A527F0">
        <w:t>Supplemental display items</w:t>
      </w:r>
      <w:bookmarkEnd w:id="525"/>
      <w:bookmarkEnd w:id="526"/>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527"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528" w:author="jonathan pritchard" w:date="2024-10-14T01:18:00Z" w16du:dateUtc="2024-10-14T00:18:00Z"/>
        </w:rPr>
      </w:pPr>
      <w:r w:rsidRPr="00A527F0">
        <w:t>ECDIS Chart 1</w:t>
      </w:r>
      <w:ins w:id="529"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530" w:author="jonathan pritchard" w:date="2024-10-14T01:18:00Z" w16du:dateUtc="2024-10-14T00:18:00Z"/>
        </w:rPr>
      </w:pPr>
      <w:del w:id="531" w:author="jonathan pritchard" w:date="2024-10-14T01:17:00Z" w16du:dateUtc="2024-10-14T00:17:00Z">
        <w:r w:rsidRPr="00A527F0" w:rsidDel="00D755A5">
          <w:delText xml:space="preserve">, </w:delText>
        </w:r>
      </w:del>
      <w:r w:rsidRPr="00A527F0">
        <w:t>Black adjust symbol for contrast adjustment</w:t>
      </w:r>
      <w:ins w:id="532"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533" w:author="jonathan pritchard" w:date="2024-10-14T01:18:00Z" w16du:dateUtc="2024-10-14T00:18:00Z"/>
        </w:rPr>
      </w:pPr>
      <w:ins w:id="534" w:author="jonathan pritchard" w:date="2024-10-14T01:18:00Z" w16du:dateUtc="2024-10-14T00:18:00Z">
        <w:r>
          <w:t>C</w:t>
        </w:r>
      </w:ins>
      <w:del w:id="535"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536"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537" w:author="jonathan pritchard" w:date="2024-10-14T01:19:00Z" w16du:dateUtc="2024-10-14T00:19:00Z"/>
        </w:rPr>
      </w:pPr>
      <w:ins w:id="538" w:author="jonathan pritchard" w:date="2024-10-14T01:19:00Z" w16du:dateUtc="2024-10-14T00:19:00Z">
        <w:r w:rsidRPr="00B94DFF">
          <w:t>Edition number</w:t>
        </w:r>
      </w:ins>
      <w:ins w:id="539" w:author="jonathan pritchard" w:date="2024-10-14T01:20:00Z" w16du:dateUtc="2024-10-14T00:20:00Z">
        <w:r w:rsidRPr="00B94DFF">
          <w:t>s</w:t>
        </w:r>
      </w:ins>
      <w:ins w:id="540" w:author="jonathan pritchard" w:date="2024-10-14T01:19:00Z" w16du:dateUtc="2024-10-14T00:19:00Z">
        <w:r w:rsidRPr="00B94DFF">
          <w:t xml:space="preserve"> of Presentation Librar</w:t>
        </w:r>
      </w:ins>
      <w:ins w:id="541" w:author="jonathan pritchard" w:date="2024-10-14T01:20:00Z" w16du:dateUtc="2024-10-14T00:20:00Z">
        <w:r w:rsidRPr="00B94DFF">
          <w:t>ies</w:t>
        </w:r>
      </w:ins>
      <w:ins w:id="542" w:author="jonathan pritchard" w:date="2024-10-14T01:19:00Z" w16du:dateUtc="2024-10-14T00:19:00Z">
        <w:r w:rsidRPr="00B94DFF">
          <w:t xml:space="preserve"> in use</w:t>
        </w:r>
      </w:ins>
      <w:ins w:id="543"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544" w:author="jonathan pritchard" w:date="2024-10-14T01:19:00Z" w16du:dateUtc="2024-10-14T00:19:00Z">
        <w:r w:rsidRPr="00B94DFF">
          <w:t xml:space="preserve">Edition numbers </w:t>
        </w:r>
      </w:ins>
      <w:ins w:id="545"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546" w:author="jonathan pritchard" w:date="2024-10-14T01:23:00Z" w16du:dateUtc="2024-10-14T00:23:00Z"/>
          <w:rPrChange w:id="547" w:author="jonathan pritchard" w:date="2024-10-14T01:23:00Z" w16du:dateUtc="2024-10-14T00:23:00Z">
            <w:rPr>
              <w:ins w:id="548" w:author="jonathan pritchard" w:date="2024-10-14T01:23:00Z" w16du:dateUtc="2024-10-14T00:23:00Z"/>
              <w:highlight w:val="yellow"/>
            </w:rPr>
          </w:rPrChange>
        </w:rPr>
      </w:pPr>
      <w:bookmarkStart w:id="549" w:name="_Toc188950403"/>
      <w:ins w:id="550" w:author="jonathan pritchard" w:date="2024-10-14T01:23:00Z" w16du:dateUtc="2024-10-14T00:23:00Z">
        <w:r w:rsidRPr="00F87E8E">
          <w:t>Navigational Warning functions</w:t>
        </w:r>
        <w:bookmarkEnd w:id="549"/>
      </w:ins>
    </w:p>
    <w:p w14:paraId="3D95DF90" w14:textId="352E8AC6" w:rsidR="000F4DF4" w:rsidRPr="00A527F0" w:rsidRDefault="000F4DF4">
      <w:pPr>
        <w:pPrChange w:id="551" w:author="jonathan pritchard" w:date="2024-10-14T01:23:00Z" w16du:dateUtc="2024-10-14T00:23:00Z">
          <w:pPr>
            <w:spacing w:after="120" w:line="240" w:lineRule="auto"/>
            <w:jc w:val="both"/>
          </w:pPr>
        </w:pPrChange>
      </w:pPr>
      <w:r w:rsidRPr="00D755A5">
        <w:rPr>
          <w:highlight w:val="yellow"/>
          <w:rPrChange w:id="552" w:author="jonathan pritchard" w:date="2024-10-14T01:22:00Z" w16du:dateUtc="2024-10-14T00:22:00Z">
            <w:rPr/>
          </w:rPrChange>
        </w:rPr>
        <w:t xml:space="preserve">Specification for the display of navigational warnings are contained in section </w:t>
      </w:r>
      <w:r w:rsidRPr="00D755A5">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553" w:name="_Toc188950404"/>
      <w:r w:rsidRPr="00A527F0">
        <w:t>Units</w:t>
      </w:r>
      <w:bookmarkEnd w:id="553"/>
    </w:p>
    <w:p w14:paraId="460878B4" w14:textId="77777777" w:rsidR="00B94DFF" w:rsidRPr="00B94DFF" w:rsidRDefault="00D755A5" w:rsidP="000D5648">
      <w:pPr>
        <w:spacing w:after="60" w:line="240" w:lineRule="auto"/>
        <w:jc w:val="both"/>
        <w:rPr>
          <w:ins w:id="554" w:author="jonathan pritchard" w:date="2025-01-24T16:45:00Z" w16du:dateUtc="2025-01-24T16:45:00Z"/>
          <w:rPrChange w:id="555" w:author="jonathan pritchard" w:date="2025-01-24T16:45:00Z" w16du:dateUtc="2025-01-24T16:45:00Z">
            <w:rPr>
              <w:ins w:id="556" w:author="jonathan pritchard" w:date="2025-01-24T16:45:00Z" w16du:dateUtc="2025-01-24T16:45:00Z"/>
              <w:highlight w:val="yellow"/>
            </w:rPr>
          </w:rPrChange>
        </w:rPr>
      </w:pPr>
      <w:ins w:id="557" w:author="jonathan pritchard" w:date="2024-10-14T01:26:00Z" w16du:dateUtc="2024-10-14T00:26:00Z">
        <w:r w:rsidRPr="00B94DFF">
          <w:t xml:space="preserve">The units of height and depth listed below must be permanently </w:t>
        </w:r>
      </w:ins>
      <w:ins w:id="558" w:author="jonathan pritchard" w:date="2024-10-14T01:27:00Z" w16du:dateUtc="2024-10-14T00:27:00Z">
        <w:r w:rsidR="00171271" w:rsidRPr="00B94DFF">
          <w:t>indicated</w:t>
        </w:r>
      </w:ins>
      <w:ins w:id="559" w:author="jonathan pritchard" w:date="2025-01-24T16:45:00Z" w16du:dateUtc="2025-01-24T16:45:00Z">
        <w:r w:rsidR="00B94DFF" w:rsidRPr="00B94DFF">
          <w:rPr>
            <w:rPrChange w:id="560"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561" w:author="jonathan pritchard" w:date="2024-10-14T01:27:00Z" w16du:dateUtc="2024-10-14T00:27:00Z"/>
        </w:rPr>
      </w:pPr>
      <w:ins w:id="562"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563" w:author="jonathan pritchard" w:date="2024-10-14T01:27:00Z" w16du:dateUtc="2024-10-14T00:27:00Z"/>
        </w:rPr>
      </w:pPr>
      <w:moveToRangeStart w:id="564" w:author="jonathan pritchard" w:date="2024-10-14T01:27:00Z" w:name="move179761652"/>
      <w:moveTo w:id="565"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566" w:author="jonathan pritchard" w:date="2024-10-14T01:27:00Z" w16du:dateUtc="2024-10-14T00:27:00Z"/>
          <w:moveTo w:id="567" w:author="jonathan pritchard" w:date="2024-10-14T01:27:00Z" w16du:dateUtc="2024-10-14T00:27:00Z"/>
        </w:rPr>
      </w:pPr>
      <w:moveTo w:id="568" w:author="jonathan pritchard" w:date="2024-10-14T01:27:00Z" w16du:dateUtc="2024-10-14T00:27:00Z">
        <w:r w:rsidRPr="00B94DFF">
          <w:t>Height:</w:t>
        </w:r>
        <w:r w:rsidRPr="00B94DFF">
          <w:tab/>
        </w:r>
        <w:r w:rsidRPr="00B94DFF">
          <w:tab/>
          <w:t>Metres.</w:t>
        </w:r>
      </w:moveTo>
    </w:p>
    <w:moveToRangeEnd w:id="564"/>
    <w:p w14:paraId="1BC7902D" w14:textId="77777777" w:rsidR="00D755A5" w:rsidRDefault="00D755A5">
      <w:pPr>
        <w:spacing w:after="60" w:line="240" w:lineRule="auto"/>
        <w:ind w:left="720"/>
        <w:jc w:val="both"/>
        <w:rPr>
          <w:ins w:id="569" w:author="jonathan pritchard" w:date="2024-10-14T01:27:00Z" w16du:dateUtc="2024-10-14T00:27:00Z"/>
        </w:rPr>
        <w:pPrChange w:id="570"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571"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572" w:author="jonathan pritchard" w:date="2024-10-14T01:27:00Z" w16du:dateUtc="2024-10-14T00:27:00Z"/>
        </w:rPr>
      </w:pPr>
      <w:ins w:id="573" w:author="jonathan pritchard" w:date="2024-10-14T01:27:00Z" w16du:dateUtc="2024-10-14T00:27:00Z">
        <w:r>
          <w:t>Additionally, t</w:t>
        </w:r>
      </w:ins>
      <w:del w:id="574"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575"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576"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577" w:author="jonathan pritchard" w:date="2024-10-14T01:27:00Z" w16du:dateUtc="2024-10-14T00:27:00Z"/>
        </w:rPr>
      </w:pPr>
      <w:moveFromRangeStart w:id="578" w:author="jonathan pritchard" w:date="2024-10-14T01:27:00Z" w:name="move179761652"/>
      <w:moveFrom w:id="579"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580" w:author="jonathan pritchard" w:date="2024-10-14T01:27:00Z" w16du:dateUtc="2024-10-14T00:27:00Z"/>
        </w:rPr>
      </w:pPr>
      <w:moveFrom w:id="581"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578"/>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582" w:name="_Ref167188547"/>
      <w:bookmarkStart w:id="583" w:name="_Toc188950405"/>
      <w:commentRangeStart w:id="584"/>
      <w:commentRangeStart w:id="585"/>
      <w:commentRangeStart w:id="586"/>
      <w:r w:rsidRPr="00A527F0">
        <w:t>Legend</w:t>
      </w:r>
      <w:bookmarkEnd w:id="582"/>
      <w:commentRangeEnd w:id="584"/>
      <w:r w:rsidR="00330D8D" w:rsidRPr="00B812CA">
        <w:rPr>
          <w:rStyle w:val="CommentReference"/>
          <w:b w:val="0"/>
          <w:bCs w:val="0"/>
          <w:lang w:val="en-GB"/>
        </w:rPr>
        <w:commentReference w:id="584"/>
      </w:r>
      <w:commentRangeEnd w:id="585"/>
      <w:commentRangeEnd w:id="586"/>
      <w:r w:rsidR="0023731C" w:rsidRPr="00B812CA">
        <w:rPr>
          <w:rStyle w:val="CommentReference"/>
          <w:b w:val="0"/>
          <w:bCs w:val="0"/>
          <w:lang w:val="en-GB"/>
        </w:rPr>
        <w:commentReference w:id="585"/>
      </w:r>
      <w:r w:rsidR="00A82EF8" w:rsidRPr="00B812CA">
        <w:rPr>
          <w:rStyle w:val="CommentReference"/>
          <w:b w:val="0"/>
          <w:bCs w:val="0"/>
          <w:lang w:val="en-GB"/>
        </w:rPr>
        <w:commentReference w:id="586"/>
      </w:r>
      <w:bookmarkEnd w:id="583"/>
    </w:p>
    <w:p w14:paraId="51852F08" w14:textId="74B42B8B" w:rsidR="00282925" w:rsidRPr="00A527F0" w:rsidRDefault="00282925" w:rsidP="000D5648">
      <w:pPr>
        <w:spacing w:after="60" w:line="240" w:lineRule="auto"/>
        <w:jc w:val="both"/>
      </w:pPr>
      <w:r w:rsidRPr="00B812CA">
        <w:t xml:space="preserve">A standard legend of general </w:t>
      </w:r>
      <w:ins w:id="587"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588" w:author="jonathan pritchard" w:date="2025-01-24T16:45:00Z" w16du:dateUtc="2025-01-24T16:45:00Z"/>
          <w:strike/>
          <w:highlight w:val="yellow"/>
        </w:rPr>
      </w:pPr>
      <w:del w:id="589"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590" w:author="jonathan pritchard" w:date="2025-01-24T16:45:00Z" w16du:dateUtc="2025-01-24T16:45:00Z"/>
          <w:strike/>
          <w:highlight w:val="yellow"/>
        </w:rPr>
      </w:pPr>
      <w:del w:id="591"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592" w:author="jonathan pritchard" w:date="2024-10-14T01:33:00Z" w16du:dateUtc="2024-10-14T00:33:00Z"/>
          <w:rPrChange w:id="593" w:author="jonathan pritchard" w:date="2025-01-24T16:45:00Z" w16du:dateUtc="2025-01-24T16:45:00Z">
            <w:rPr>
              <w:ins w:id="594"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595" w:author="jonathan pritchard" w:date="2024-10-14T01:33:00Z" w16du:dateUtc="2024-10-14T00:33:00Z">
        <w:r w:rsidRPr="00B94DFF">
          <w:rPr>
            <w:rPrChange w:id="596" w:author="jonathan pritchard" w:date="2025-01-24T16:45:00Z" w16du:dateUtc="2025-01-24T16:45:00Z">
              <w:rPr>
                <w:highlight w:val="yellow"/>
              </w:rPr>
            </w:rPrChange>
          </w:rPr>
          <w:t>Method of Water Level Adjustment (if ena</w:t>
        </w:r>
      </w:ins>
      <w:ins w:id="597" w:author="jonathan pritchard" w:date="2024-10-14T01:34:00Z" w16du:dateUtc="2024-10-14T00:34:00Z">
        <w:r w:rsidRPr="00B94DFF">
          <w:rPr>
            <w:rPrChange w:id="598"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599"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600" w:name="_Toc188950406"/>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600"/>
    </w:p>
    <w:p w14:paraId="48C6DDC4" w14:textId="7F00C2B6" w:rsidR="00145602" w:rsidRPr="00A527F0" w:rsidRDefault="00950DDE" w:rsidP="00214B3A">
      <w:pPr>
        <w:pStyle w:val="Heading3"/>
      </w:pPr>
      <w:bookmarkStart w:id="601" w:name="_Toc188950407"/>
      <w:r w:rsidRPr="00A527F0">
        <w:t>Priority layers</w:t>
      </w:r>
      <w:bookmarkEnd w:id="601"/>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602" w:author="jonathan pritchard" w:date="2024-10-14T01:37:00Z" w16du:dateUtc="2024-10-14T00:37:00Z">
        <w:r w:rsidR="00171271">
          <w:t>a</w:t>
        </w:r>
      </w:ins>
      <w:ins w:id="603" w:author="jonathan pritchard" w:date="2024-10-14T01:35:00Z" w16du:dateUtc="2024-10-14T00:35:00Z">
        <w:r w:rsidR="00171271">
          <w:t xml:space="preserve">ll </w:t>
        </w:r>
      </w:ins>
      <w:ins w:id="604" w:author="jonathan pritchard" w:date="2024-10-14T01:37:00Z" w16du:dateUtc="2024-10-14T00:37:00Z">
        <w:r w:rsidR="00171271">
          <w:t>o</w:t>
        </w:r>
      </w:ins>
      <w:del w:id="605" w:author="jonathan pritchard" w:date="2024-10-14T01:37:00Z" w16du:dateUtc="2024-10-14T00:37:00Z">
        <w:r w:rsidRPr="00A527F0" w:rsidDel="00171271">
          <w:delText>O</w:delText>
        </w:r>
      </w:del>
      <w:r w:rsidRPr="00A527F0">
        <w:t xml:space="preserve">ther </w:t>
      </w:r>
      <w:ins w:id="606" w:author="jonathan pritchard" w:date="2024-10-14T01:37:00Z" w16du:dateUtc="2024-10-14T00:37:00Z">
        <w:r w:rsidR="00171271">
          <w:t>i</w:t>
        </w:r>
      </w:ins>
      <w:del w:id="607"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608"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609"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610"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611" w:name="_Toc188950408"/>
      <w:r w:rsidRPr="00A527F0">
        <w:t>Radar priority</w:t>
      </w:r>
      <w:bookmarkEnd w:id="611"/>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612" w:name="_Ref49427616"/>
      <w:bookmarkStart w:id="613" w:name="_Toc188950409"/>
      <w:bookmarkStart w:id="614" w:name="_Ref44795999"/>
      <w:r w:rsidRPr="00453DD3">
        <w:rPr>
          <w:rPrChange w:id="615" w:author="jon pritchard" w:date="2024-11-27T20:57:00Z" w16du:dateUtc="2024-11-27T19:57:00Z">
            <w:rPr>
              <w:highlight w:val="yellow"/>
            </w:rPr>
          </w:rPrChange>
        </w:rPr>
        <w:t>Displaying</w:t>
      </w:r>
      <w:r w:rsidRPr="00453DD3">
        <w:t xml:space="preserve"> ECDIS updates</w:t>
      </w:r>
      <w:bookmarkEnd w:id="612"/>
      <w:bookmarkEnd w:id="613"/>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616" w:author="jonathan pritchard" w:date="2025-01-24T16:47:00Z" w16du:dateUtc="2025-01-24T16:47:00Z">
        <w:r w:rsidR="00B94DFF">
          <w:t xml:space="preserve"> The quoted requirements </w:t>
        </w:r>
      </w:ins>
      <w:ins w:id="617"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618" w:author="jonathan pritchard" w:date="2024-10-14T01:42:00Z" w16du:dateUtc="2024-10-14T00:42:00Z">
        <w:r w:rsidR="005D2986" w:rsidRPr="00453DD3">
          <w:rPr>
            <w:i/>
            <w:iCs/>
            <w:rPrChange w:id="619" w:author="jon pritchard" w:date="2024-11-27T20:57:00Z" w16du:dateUtc="2024-11-27T19:57:00Z">
              <w:rPr/>
            </w:rPrChange>
          </w:rPr>
          <w:t xml:space="preserve">ECDIS </w:t>
        </w:r>
      </w:ins>
      <w:ins w:id="620" w:author="jonathan pritchard" w:date="2025-01-24T16:47:00Z" w16du:dateUtc="2025-01-24T16:47:00Z">
        <w:r w:rsidR="00B94DFF" w:rsidRPr="00C72695">
          <w:rPr>
            <w:i/>
            <w:iCs/>
          </w:rPr>
          <w:t>should</w:t>
        </w:r>
      </w:ins>
      <w:ins w:id="621" w:author="jonathan pritchard" w:date="2024-10-14T01:42:00Z" w16du:dateUtc="2024-10-14T00:42:00Z">
        <w:r w:rsidR="005D2986" w:rsidRPr="00453DD3">
          <w:rPr>
            <w:i/>
            <w:iCs/>
            <w:rPrChange w:id="622" w:author="jon pritchard" w:date="2024-11-27T20:57:00Z" w16du:dateUtc="2024-11-27T19:57:00Z">
              <w:rPr/>
            </w:rPrChange>
          </w:rPr>
          <w:t xml:space="preserve"> be capable of accepting official updates to the </w:t>
        </w:r>
        <w:r w:rsidR="005D2986" w:rsidRPr="00B94DFF">
          <w:rPr>
            <w:i/>
            <w:iCs/>
            <w:rPrChange w:id="623" w:author="jonathan pritchard" w:date="2025-01-24T16:48:00Z" w16du:dateUtc="2025-01-24T16:48:00Z">
              <w:rPr/>
            </w:rPrChange>
          </w:rPr>
          <w:t>ENDS</w:t>
        </w:r>
        <w:r w:rsidR="005D2986" w:rsidRPr="00453DD3">
          <w:rPr>
            <w:i/>
            <w:iCs/>
            <w:rPrChange w:id="624"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625" w:author="jonathan pritchard" w:date="2024-10-14T01:42:00Z" w16du:dateUtc="2024-10-14T00:42:00Z">
        <w:r w:rsidR="004C64D4" w:rsidRPr="00453DD3" w:rsidDel="005D2986">
          <w:delText xml:space="preserve">Automatic and </w:delText>
        </w:r>
        <w:commentRangeStart w:id="626"/>
        <w:r w:rsidR="004C64D4" w:rsidRPr="00453DD3" w:rsidDel="005D2986">
          <w:delText>semi-automatic updates</w:delText>
        </w:r>
        <w:commentRangeEnd w:id="626"/>
        <w:r w:rsidR="00411E72" w:rsidRPr="00453DD3" w:rsidDel="005D2986">
          <w:rPr>
            <w:rStyle w:val="CommentReference"/>
          </w:rPr>
          <w:commentReference w:id="626"/>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627"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1E010333"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628" w:author="jonathan pritchard" w:date="2024-10-14T01:43:00Z" w16du:dateUtc="2024-10-14T00:43:00Z">
        <w:r w:rsidR="005D2986" w:rsidRPr="00453DD3">
          <w:rPr>
            <w:i/>
            <w:iCs/>
            <w:rPrChange w:id="629" w:author="jon pritchard" w:date="2024-11-27T20:57:00Z" w16du:dateUtc="2024-11-27T19:57:00Z">
              <w:rPr/>
            </w:rPrChange>
          </w:rPr>
          <w:t xml:space="preserve">ECDIS </w:t>
        </w:r>
      </w:ins>
      <w:ins w:id="630" w:author="jonathan pritchard" w:date="2025-01-24T16:47:00Z" w16du:dateUtc="2025-01-24T16:47:00Z">
        <w:r w:rsidR="00B94DFF" w:rsidRPr="00C72695">
          <w:rPr>
            <w:i/>
            <w:iCs/>
          </w:rPr>
          <w:t>should</w:t>
        </w:r>
      </w:ins>
      <w:ins w:id="631" w:author="jonathan pritchard" w:date="2024-10-14T01:43:00Z" w16du:dateUtc="2024-10-14T00:43:00Z">
        <w:r w:rsidR="005D2986" w:rsidRPr="00453DD3">
          <w:rPr>
            <w:i/>
            <w:iCs/>
            <w:rPrChange w:id="632"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633" w:author="jonathan pritchard" w:date="2024-10-14T01:45:00Z" w16du:dateUtc="2024-10-14T00:45:00Z">
        <w:r w:rsidR="005D2986" w:rsidRPr="00453DD3">
          <w:t>The requirements for Manual Updates are given in clauses C-12.3.</w:t>
        </w:r>
      </w:ins>
      <w:r w:rsidR="00036FFD" w:rsidRPr="00453DD3">
        <w:rPr>
          <w:rPrChange w:id="634" w:author="jon pritchard" w:date="2024-11-27T20:57:00Z" w16du:dateUtc="2024-11-27T19:57:00Z">
            <w:rPr>
              <w:highlight w:val="yellow"/>
            </w:rPr>
          </w:rPrChange>
        </w:rPr>
        <w:t>1</w:t>
      </w:r>
      <w:ins w:id="635" w:author="jonathan pritchard" w:date="2024-10-14T01:45:00Z" w16du:dateUtc="2024-10-14T00:45:00Z">
        <w:r w:rsidR="005D2986" w:rsidRPr="00453DD3">
          <w:t xml:space="preserve"> and C-15.10.</w:t>
        </w:r>
      </w:ins>
      <w:del w:id="636"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637"/>
      <w:commentRangeStart w:id="638"/>
      <w:del w:id="639" w:author="jonathan pritchard" w:date="2024-10-14T01:43:00Z" w16du:dateUtc="2024-10-14T00:43:00Z">
        <w:r w:rsidR="004A2268" w:rsidRPr="00453DD3" w:rsidDel="005D2986">
          <w:rPr>
            <w:rPrChange w:id="640" w:author="jon pritchard" w:date="2024-11-27T20:57:00Z" w16du:dateUtc="2024-11-27T19:57:00Z">
              <w:rPr>
                <w:highlight w:val="yellow"/>
              </w:rPr>
            </w:rPrChange>
          </w:rPr>
          <w:delText>C</w:delText>
        </w:r>
        <w:commentRangeEnd w:id="637"/>
        <w:r w:rsidR="007F4C50" w:rsidRPr="00453DD3" w:rsidDel="005D2986">
          <w:rPr>
            <w:rStyle w:val="CommentReference"/>
          </w:rPr>
          <w:commentReference w:id="637"/>
        </w:r>
        <w:commentRangeEnd w:id="638"/>
        <w:r w:rsidR="002128CD" w:rsidRPr="00453DD3" w:rsidDel="005D2986">
          <w:rPr>
            <w:rStyle w:val="CommentReference"/>
          </w:rPr>
          <w:commentReference w:id="638"/>
        </w:r>
        <w:r w:rsidR="004A2268" w:rsidRPr="00453DD3" w:rsidDel="005D2986">
          <w:rPr>
            <w:rPrChange w:id="641" w:author="jon pritchard" w:date="2024-11-27T20:57:00Z" w16du:dateUtc="2024-11-27T19:57:00Z">
              <w:rPr>
                <w:highlight w:val="yellow"/>
              </w:rPr>
            </w:rPrChange>
          </w:rPr>
          <w:delText>-14.11</w:delText>
        </w:r>
      </w:del>
      <w:ins w:id="642" w:author="jonathan pritchard" w:date="2024-10-14T01:43:00Z" w16du:dateUtc="2024-10-14T00:43:00Z">
        <w:r w:rsidR="005D2986" w:rsidRPr="00453DD3">
          <w:t>)</w:t>
        </w:r>
      </w:ins>
    </w:p>
    <w:p w14:paraId="5C62A24D" w14:textId="1F0BD8D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643" w:author="jonathan pritchard" w:date="2024-10-14T01:44:00Z" w16du:dateUtc="2024-10-14T00:44:00Z">
        <w:r w:rsidR="005D2986" w:rsidRPr="00453DD3">
          <w:rPr>
            <w:i/>
            <w:iCs/>
            <w:rPrChange w:id="644" w:author="jon pritchard" w:date="2024-11-27T20:57:00Z" w16du:dateUtc="2024-11-27T19:57:00Z">
              <w:rPr/>
            </w:rPrChange>
          </w:rPr>
          <w:t xml:space="preserve">ECDIS </w:t>
        </w:r>
      </w:ins>
      <w:del w:id="645" w:author="jonathan pritchard" w:date="2025-01-24T16:47:00Z" w16du:dateUtc="2025-01-24T16:47:00Z">
        <w:r w:rsidR="00D87C55" w:rsidRPr="00C72695" w:rsidDel="00B94DFF">
          <w:rPr>
            <w:i/>
            <w:iCs/>
            <w:rPrChange w:id="646" w:author="jon pritchard" w:date="2024-11-27T20:57:00Z" w16du:dateUtc="2024-11-27T19:57:00Z">
              <w:rPr>
                <w:highlight w:val="yellow"/>
              </w:rPr>
            </w:rPrChange>
          </w:rPr>
          <w:delText>must</w:delText>
        </w:r>
      </w:del>
      <w:ins w:id="647" w:author="jonathan pritchard" w:date="2025-01-24T16:47:00Z" w16du:dateUtc="2025-01-24T16:47:00Z">
        <w:r w:rsidR="00B94DFF" w:rsidRPr="00C72695">
          <w:rPr>
            <w:i/>
            <w:iCs/>
          </w:rPr>
          <w:t>should</w:t>
        </w:r>
        <w:r w:rsidR="00B94DFF" w:rsidRPr="00453DD3">
          <w:rPr>
            <w:i/>
            <w:iCs/>
            <w:rPrChange w:id="648" w:author="jon pritchard" w:date="2024-11-27T20:57:00Z" w16du:dateUtc="2024-11-27T19:57:00Z">
              <w:rPr/>
            </w:rPrChange>
          </w:rPr>
          <w:t xml:space="preserve"> </w:t>
        </w:r>
      </w:ins>
      <w:ins w:id="649" w:author="jonathan pritchard" w:date="2024-10-14T01:44:00Z" w16du:dateUtc="2024-10-14T00:44:00Z">
        <w:r w:rsidR="005D2986" w:rsidRPr="00453DD3">
          <w:rPr>
            <w:i/>
            <w:iCs/>
            <w:rPrChange w:id="650" w:author="jon pritchard" w:date="2024-11-27T20:57:00Z" w16du:dateUtc="2024-11-27T19:57:00Z">
              <w:rPr/>
            </w:rPrChange>
          </w:rPr>
          <w:t>allow the mariner to display updates in order to review their contents and to ascertain that they have been included in the system database.</w:t>
        </w:r>
      </w:ins>
      <w:ins w:id="651" w:author="jonathan pritchard" w:date="2024-10-14T01:45:00Z" w16du:dateUtc="2024-10-14T00:45:00Z">
        <w:r w:rsidR="005D2986" w:rsidRPr="00453DD3">
          <w:rPr>
            <w:i/>
            <w:iCs/>
            <w:rPrChange w:id="652" w:author="jon pritchard" w:date="2024-11-27T20:57:00Z" w16du:dateUtc="2024-11-27T19:57:00Z">
              <w:rPr/>
            </w:rPrChange>
          </w:rPr>
          <w:t>(</w:t>
        </w:r>
      </w:ins>
      <w:ins w:id="653" w:author="jonathan pritchard" w:date="2024-10-14T01:44:00Z" w16du:dateUtc="2024-10-14T00:44:00Z">
        <w:r w:rsidR="005D2986" w:rsidRPr="00453DD3">
          <w:t>The requirements for displaying updates for review are given in clause C-15.10.2.</w:t>
        </w:r>
      </w:ins>
      <w:ins w:id="654" w:author="jonathan pritchard" w:date="2024-10-14T01:45:00Z" w16du:dateUtc="2024-10-14T00:45:00Z">
        <w:r w:rsidR="005D2986" w:rsidRPr="00453DD3">
          <w:t>)</w:t>
        </w:r>
      </w:ins>
      <w:del w:id="655"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656" w:author="jon pritchard" w:date="2024-11-27T20:57:00Z" w16du:dateUtc="2024-11-27T19:57:00Z">
              <w:rPr>
                <w:highlight w:val="yellow"/>
              </w:rPr>
            </w:rPrChange>
          </w:rPr>
          <w:fldChar w:fldCharType="begin"/>
        </w:r>
        <w:r w:rsidR="004C64D4" w:rsidRPr="00453DD3" w:rsidDel="005D2986">
          <w:rPr>
            <w:rPrChange w:id="657" w:author="jon pritchard" w:date="2024-11-27T20:57:00Z" w16du:dateUtc="2024-11-27T19:57:00Z">
              <w:rPr>
                <w:highlight w:val="yellow"/>
              </w:rPr>
            </w:rPrChange>
          </w:rPr>
          <w:delInstrText xml:space="preserve"> REF _Ref43155418 \n \h </w:delInstrText>
        </w:r>
        <w:r w:rsidR="009B0403" w:rsidRPr="00453DD3" w:rsidDel="005D2986">
          <w:rPr>
            <w:rPrChange w:id="658" w:author="jon pritchard" w:date="2024-11-27T20:57:00Z" w16du:dateUtc="2024-11-27T19:57:00Z">
              <w:rPr>
                <w:highlight w:val="yellow"/>
              </w:rPr>
            </w:rPrChange>
          </w:rPr>
          <w:delInstrText xml:space="preserve"> \* MERGEFORMAT </w:delInstrText>
        </w:r>
        <w:r w:rsidR="004C64D4" w:rsidRPr="00453DD3" w:rsidDel="005D2986">
          <w:rPr>
            <w:rPrChange w:id="659" w:author="jon pritchard" w:date="2024-11-27T20:57:00Z" w16du:dateUtc="2024-11-27T19:57:00Z">
              <w:rPr/>
            </w:rPrChange>
          </w:rPr>
        </w:r>
        <w:r w:rsidR="004C64D4" w:rsidRPr="00453DD3" w:rsidDel="005D2986">
          <w:rPr>
            <w:rPrChange w:id="660" w:author="jon pritchard" w:date="2024-11-27T20:57:00Z" w16du:dateUtc="2024-11-27T19:57:00Z">
              <w:rPr>
                <w:highlight w:val="yellow"/>
              </w:rPr>
            </w:rPrChange>
          </w:rPr>
          <w:fldChar w:fldCharType="separate"/>
        </w:r>
        <w:r w:rsidR="00832978" w:rsidRPr="00453DD3" w:rsidDel="005D2986">
          <w:rPr>
            <w:rPrChange w:id="661" w:author="jon pritchard" w:date="2024-11-27T20:57:00Z" w16du:dateUtc="2024-11-27T19:57:00Z">
              <w:rPr>
                <w:highlight w:val="yellow"/>
              </w:rPr>
            </w:rPrChange>
          </w:rPr>
          <w:delText>C-9.7.1</w:delText>
        </w:r>
        <w:r w:rsidR="004C64D4" w:rsidRPr="00453DD3" w:rsidDel="005D2986">
          <w:rPr>
            <w:rPrChange w:id="662" w:author="jon pritchard" w:date="2024-11-27T20:57:00Z" w16du:dateUtc="2024-11-27T19:57:00Z">
              <w:rPr>
                <w:highlight w:val="yellow"/>
              </w:rPr>
            </w:rPrChange>
          </w:rPr>
          <w:fldChar w:fldCharType="end"/>
        </w:r>
        <w:r w:rsidR="004C64D4" w:rsidRPr="00453DD3" w:rsidDel="005D2986">
          <w:rPr>
            <w:rPrChange w:id="663" w:author="jon pritchard" w:date="2024-11-27T20:57:00Z" w16du:dateUtc="2024-11-27T19:57:00Z">
              <w:rPr>
                <w:highlight w:val="yellow"/>
              </w:rPr>
            </w:rPrChange>
          </w:rPr>
          <w:delText xml:space="preserve"> and </w:delText>
        </w:r>
        <w:r w:rsidR="004C64D4" w:rsidRPr="00453DD3" w:rsidDel="005D2986">
          <w:rPr>
            <w:rPrChange w:id="664" w:author="jon pritchard" w:date="2024-11-27T20:57:00Z" w16du:dateUtc="2024-11-27T19:57:00Z">
              <w:rPr>
                <w:highlight w:val="yellow"/>
              </w:rPr>
            </w:rPrChange>
          </w:rPr>
          <w:fldChar w:fldCharType="begin"/>
        </w:r>
        <w:r w:rsidR="004C64D4" w:rsidRPr="00453DD3" w:rsidDel="005D2986">
          <w:rPr>
            <w:rPrChange w:id="665" w:author="jon pritchard" w:date="2024-11-27T20:57:00Z" w16du:dateUtc="2024-11-27T19:57:00Z">
              <w:rPr>
                <w:highlight w:val="yellow"/>
              </w:rPr>
            </w:rPrChange>
          </w:rPr>
          <w:delInstrText xml:space="preserve"> REF _Ref43155422 \n \h </w:delInstrText>
        </w:r>
        <w:r w:rsidR="000F4DF4" w:rsidRPr="00453DD3" w:rsidDel="005D2986">
          <w:rPr>
            <w:rPrChange w:id="666" w:author="jon pritchard" w:date="2024-11-27T20:57:00Z" w16du:dateUtc="2024-11-27T19:57:00Z">
              <w:rPr>
                <w:highlight w:val="yellow"/>
              </w:rPr>
            </w:rPrChange>
          </w:rPr>
          <w:delInstrText xml:space="preserve"> \* MERGEFORMAT </w:delInstrText>
        </w:r>
        <w:r w:rsidR="004C64D4" w:rsidRPr="00453DD3" w:rsidDel="005D2986">
          <w:rPr>
            <w:rPrChange w:id="667" w:author="jon pritchard" w:date="2024-11-27T20:57:00Z" w16du:dateUtc="2024-11-27T19:57:00Z">
              <w:rPr/>
            </w:rPrChange>
          </w:rPr>
        </w:r>
        <w:r w:rsidR="004C64D4" w:rsidRPr="00453DD3" w:rsidDel="005D2986">
          <w:rPr>
            <w:rPrChange w:id="668" w:author="jon pritchard" w:date="2024-11-27T20:57:00Z" w16du:dateUtc="2024-11-27T19:57:00Z">
              <w:rPr>
                <w:highlight w:val="yellow"/>
              </w:rPr>
            </w:rPrChange>
          </w:rPr>
          <w:fldChar w:fldCharType="separate"/>
        </w:r>
        <w:r w:rsidR="00832978" w:rsidRPr="00453DD3" w:rsidDel="005D2986">
          <w:rPr>
            <w:rPrChange w:id="669" w:author="jon pritchard" w:date="2024-11-27T20:57:00Z" w16du:dateUtc="2024-11-27T19:57:00Z">
              <w:rPr>
                <w:highlight w:val="yellow"/>
              </w:rPr>
            </w:rPrChange>
          </w:rPr>
          <w:delText>C-9.7.2</w:delText>
        </w:r>
        <w:r w:rsidR="004C64D4" w:rsidRPr="00453DD3" w:rsidDel="005D2986">
          <w:rPr>
            <w:rPrChange w:id="670" w:author="jon pritchard" w:date="2024-11-27T20:57:00Z" w16du:dateUtc="2024-11-27T19:57:00Z">
              <w:rPr>
                <w:highlight w:val="yellow"/>
              </w:rPr>
            </w:rPrChange>
          </w:rPr>
          <w:fldChar w:fldCharType="end"/>
        </w:r>
      </w:del>
      <w:r w:rsidR="004C64D4" w:rsidRPr="00453DD3">
        <w:rPr>
          <w:rPrChange w:id="671"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672" w:author="jonathan pritchard" w:date="2024-10-14T01:54:00Z" w16du:dateUtc="2024-10-14T00:54:00Z"/>
          <w:del w:id="673" w:author="jon pritchard" w:date="2024-11-27T20:57:00Z" w16du:dateUtc="2024-11-27T19:57:00Z"/>
          <w:highlight w:val="yellow"/>
        </w:rPr>
        <w:pPrChange w:id="674" w:author="jonathan pritchard" w:date="2025-01-16T10:51:00Z" w16du:dateUtc="2025-01-16T10:51:00Z">
          <w:pPr>
            <w:pStyle w:val="Heading3"/>
          </w:pPr>
        </w:pPrChange>
      </w:pPr>
      <w:bookmarkStart w:id="675" w:name="_Ref43155422"/>
      <w:del w:id="676" w:author="jon pritchard" w:date="2024-11-27T20:57:00Z" w16du:dateUtc="2024-11-27T19:57:00Z">
        <w:r w:rsidRPr="00036FFD" w:rsidDel="00453DD3">
          <w:rPr>
            <w:highlight w:val="yellow"/>
          </w:rPr>
          <w:delText>Manual updates</w:delText>
        </w:r>
      </w:del>
      <w:bookmarkStart w:id="677" w:name="_Toc187673042"/>
      <w:bookmarkStart w:id="678" w:name="_Toc187673274"/>
      <w:bookmarkStart w:id="679" w:name="_Toc188368627"/>
      <w:bookmarkStart w:id="680" w:name="_Toc188621829"/>
      <w:bookmarkStart w:id="681" w:name="_Toc188950410"/>
      <w:bookmarkEnd w:id="675"/>
      <w:bookmarkEnd w:id="677"/>
      <w:bookmarkEnd w:id="678"/>
      <w:bookmarkEnd w:id="679"/>
      <w:bookmarkEnd w:id="680"/>
      <w:bookmarkEnd w:id="681"/>
    </w:p>
    <w:p w14:paraId="665658A9" w14:textId="79E0DCE9" w:rsidR="004E2D45" w:rsidRPr="00036FFD" w:rsidDel="00453DD3" w:rsidRDefault="004E2D45">
      <w:pPr>
        <w:pStyle w:val="Heading2"/>
        <w:rPr>
          <w:ins w:id="682" w:author="jonathan pritchard" w:date="2024-10-14T01:54:00Z" w16du:dateUtc="2024-10-14T00:54:00Z"/>
          <w:del w:id="683" w:author="jon pritchard" w:date="2024-11-27T20:57:00Z" w16du:dateUtc="2024-11-27T19:57:00Z"/>
          <w:highlight w:val="yellow"/>
        </w:rPr>
        <w:pPrChange w:id="684" w:author="jonathan pritchard" w:date="2025-01-16T10:51:00Z" w16du:dateUtc="2025-01-16T10:51:00Z">
          <w:pPr/>
        </w:pPrChange>
      </w:pPr>
      <w:ins w:id="685" w:author="jonathan pritchard" w:date="2024-10-14T01:54:00Z" w16du:dateUtc="2024-10-14T00:54:00Z">
        <w:del w:id="686" w:author="jon pritchard" w:date="2024-11-27T20:57:00Z" w16du:dateUtc="2024-11-27T19:57:00Z">
          <w:r w:rsidRPr="00036FFD" w:rsidDel="00453DD3">
            <w:rPr>
              <w:highlight w:val="yellow"/>
            </w:rPr>
            <w:delText>It must be possible to be able to make the following manual updates to an ENC:</w:delText>
          </w:r>
          <w:bookmarkStart w:id="687" w:name="_Toc187673043"/>
          <w:bookmarkStart w:id="688" w:name="_Toc187673275"/>
          <w:bookmarkStart w:id="689" w:name="_Toc188368628"/>
          <w:bookmarkStart w:id="690" w:name="_Toc188621830"/>
          <w:bookmarkStart w:id="691" w:name="_Toc188950411"/>
          <w:bookmarkEnd w:id="687"/>
          <w:bookmarkEnd w:id="688"/>
          <w:bookmarkEnd w:id="689"/>
          <w:bookmarkEnd w:id="690"/>
          <w:bookmarkEnd w:id="691"/>
        </w:del>
      </w:ins>
    </w:p>
    <w:p w14:paraId="1994326C" w14:textId="709A90F4" w:rsidR="004E2D45" w:rsidRPr="00036FFD" w:rsidDel="00453DD3" w:rsidRDefault="004E2D45">
      <w:pPr>
        <w:pStyle w:val="Heading2"/>
        <w:rPr>
          <w:ins w:id="692" w:author="jonathan pritchard" w:date="2024-10-14T01:54:00Z" w16du:dateUtc="2024-10-14T00:54:00Z"/>
          <w:del w:id="693" w:author="jon pritchard" w:date="2024-11-27T20:57:00Z" w16du:dateUtc="2024-11-27T19:57:00Z"/>
          <w:highlight w:val="yellow"/>
        </w:rPr>
        <w:pPrChange w:id="694" w:author="jonathan pritchard" w:date="2025-01-16T10:51:00Z" w16du:dateUtc="2025-01-16T10:51:00Z">
          <w:pPr/>
        </w:pPrChange>
      </w:pPr>
      <w:ins w:id="695" w:author="jonathan pritchard" w:date="2024-10-14T01:54:00Z" w16du:dateUtc="2024-10-14T00:54:00Z">
        <w:del w:id="696" w:author="jon pritchard" w:date="2024-11-27T20:57:00Z" w16du:dateUtc="2024-11-27T19:57:00Z">
          <w:r w:rsidRPr="00036FFD" w:rsidDel="00453DD3">
            <w:rPr>
              <w:highlight w:val="yellow"/>
            </w:rPr>
            <w:delText>Add feature</w:delText>
          </w:r>
          <w:bookmarkStart w:id="697" w:name="_Toc187673044"/>
          <w:bookmarkStart w:id="698" w:name="_Toc187673276"/>
          <w:bookmarkStart w:id="699" w:name="_Toc188368629"/>
          <w:bookmarkStart w:id="700" w:name="_Toc188621831"/>
          <w:bookmarkStart w:id="701" w:name="_Toc188950412"/>
          <w:bookmarkEnd w:id="697"/>
          <w:bookmarkEnd w:id="698"/>
          <w:bookmarkEnd w:id="699"/>
          <w:bookmarkEnd w:id="700"/>
          <w:bookmarkEnd w:id="701"/>
        </w:del>
      </w:ins>
    </w:p>
    <w:p w14:paraId="655F29B5" w14:textId="4E282568" w:rsidR="004E2D45" w:rsidRPr="00036FFD" w:rsidDel="00453DD3" w:rsidRDefault="004E2D45">
      <w:pPr>
        <w:pStyle w:val="Heading2"/>
        <w:rPr>
          <w:ins w:id="702" w:author="jonathan pritchard" w:date="2024-10-14T01:54:00Z" w16du:dateUtc="2024-10-14T00:54:00Z"/>
          <w:del w:id="703" w:author="jon pritchard" w:date="2024-11-27T20:57:00Z" w16du:dateUtc="2024-11-27T19:57:00Z"/>
          <w:highlight w:val="yellow"/>
        </w:rPr>
        <w:pPrChange w:id="704" w:author="jonathan pritchard" w:date="2025-01-16T10:51:00Z" w16du:dateUtc="2025-01-16T10:51:00Z">
          <w:pPr/>
        </w:pPrChange>
      </w:pPr>
      <w:ins w:id="705" w:author="jonathan pritchard" w:date="2024-10-14T01:54:00Z" w16du:dateUtc="2024-10-14T00:54:00Z">
        <w:del w:id="706" w:author="jon pritchard" w:date="2024-11-27T20:57:00Z" w16du:dateUtc="2024-11-27T19:57:00Z">
          <w:r w:rsidRPr="00036FFD" w:rsidDel="00453DD3">
            <w:rPr>
              <w:highlight w:val="yellow"/>
            </w:rPr>
            <w:delText>Delete feature</w:delText>
          </w:r>
          <w:bookmarkStart w:id="707" w:name="_Toc187673045"/>
          <w:bookmarkStart w:id="708" w:name="_Toc187673277"/>
          <w:bookmarkStart w:id="709" w:name="_Toc188368630"/>
          <w:bookmarkStart w:id="710" w:name="_Toc188621832"/>
          <w:bookmarkStart w:id="711" w:name="_Toc188950413"/>
          <w:bookmarkEnd w:id="707"/>
          <w:bookmarkEnd w:id="708"/>
          <w:bookmarkEnd w:id="709"/>
          <w:bookmarkEnd w:id="710"/>
          <w:bookmarkEnd w:id="711"/>
        </w:del>
      </w:ins>
    </w:p>
    <w:p w14:paraId="15D3874D" w14:textId="49364085" w:rsidR="004E2D45" w:rsidRPr="00036FFD" w:rsidDel="00453DD3" w:rsidRDefault="004E2D45">
      <w:pPr>
        <w:pStyle w:val="Heading2"/>
        <w:rPr>
          <w:ins w:id="712" w:author="jonathan pritchard" w:date="2024-10-14T01:58:00Z" w16du:dateUtc="2024-10-14T00:58:00Z"/>
          <w:del w:id="713" w:author="jon pritchard" w:date="2024-11-27T20:57:00Z" w16du:dateUtc="2024-11-27T19:57:00Z"/>
          <w:highlight w:val="yellow"/>
        </w:rPr>
        <w:pPrChange w:id="714" w:author="jonathan pritchard" w:date="2025-01-16T10:51:00Z" w16du:dateUtc="2025-01-16T10:51:00Z">
          <w:pPr>
            <w:pStyle w:val="ListParagraph"/>
            <w:numPr>
              <w:numId w:val="156"/>
            </w:numPr>
            <w:ind w:left="1440" w:hanging="720"/>
          </w:pPr>
        </w:pPrChange>
      </w:pPr>
      <w:ins w:id="715" w:author="jonathan pritchard" w:date="2024-10-14T01:54:00Z" w16du:dateUtc="2024-10-14T00:54:00Z">
        <w:del w:id="716" w:author="jon pritchard" w:date="2024-11-27T20:57:00Z" w16du:dateUtc="2024-11-27T19:57:00Z">
          <w:r w:rsidRPr="00036FFD" w:rsidDel="00453DD3">
            <w:rPr>
              <w:highlight w:val="yellow"/>
            </w:rPr>
            <w:delText>Modify feature</w:delText>
          </w:r>
        </w:del>
      </w:ins>
      <w:bookmarkStart w:id="717" w:name="_Toc187673046"/>
      <w:bookmarkStart w:id="718" w:name="_Toc187673278"/>
      <w:bookmarkStart w:id="719" w:name="_Toc188368631"/>
      <w:bookmarkStart w:id="720" w:name="_Toc188621833"/>
      <w:bookmarkStart w:id="721" w:name="_Toc188950414"/>
      <w:bookmarkEnd w:id="717"/>
      <w:bookmarkEnd w:id="718"/>
      <w:bookmarkEnd w:id="719"/>
      <w:bookmarkEnd w:id="720"/>
      <w:bookmarkEnd w:id="721"/>
    </w:p>
    <w:p w14:paraId="129F844F" w14:textId="1BF9BE6A" w:rsidR="00AC6B03" w:rsidRPr="00036FFD" w:rsidDel="00453DD3" w:rsidRDefault="00AC6B03">
      <w:pPr>
        <w:pStyle w:val="Heading2"/>
        <w:rPr>
          <w:del w:id="722" w:author="jon pritchard" w:date="2024-11-27T20:57:00Z" w16du:dateUtc="2024-11-27T19:57:00Z"/>
          <w:highlight w:val="yellow"/>
          <w:rPrChange w:id="723" w:author="jonathan pritchard" w:date="2024-10-14T01:58:00Z" w16du:dateUtc="2024-10-14T00:58:00Z">
            <w:rPr>
              <w:del w:id="724" w:author="jon pritchard" w:date="2024-11-27T20:57:00Z" w16du:dateUtc="2024-11-27T19:57:00Z"/>
            </w:rPr>
          </w:rPrChange>
        </w:rPr>
        <w:pPrChange w:id="725" w:author="jonathan pritchard" w:date="2025-01-16T10:51:00Z" w16du:dateUtc="2025-01-16T10:51:00Z">
          <w:pPr>
            <w:pStyle w:val="Heading3"/>
          </w:pPr>
        </w:pPrChange>
      </w:pPr>
      <w:ins w:id="726" w:author="jonathan pritchard" w:date="2024-10-14T01:58:00Z" w16du:dateUtc="2024-10-14T00:58:00Z">
        <w:del w:id="727" w:author="jon pritchard" w:date="2024-11-27T20:57:00Z" w16du:dateUtc="2024-11-27T19:57:00Z">
          <w:r w:rsidRPr="00036FFD" w:rsidDel="00453DD3">
            <w:rPr>
              <w:highlight w:val="yellow"/>
              <w:rPrChange w:id="728"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729" w:name="_Toc187673047"/>
      <w:bookmarkStart w:id="730" w:name="_Toc187673279"/>
      <w:bookmarkStart w:id="731" w:name="_Toc188368632"/>
      <w:bookmarkStart w:id="732" w:name="_Toc188621834"/>
      <w:bookmarkStart w:id="733" w:name="_Toc188950415"/>
      <w:bookmarkEnd w:id="729"/>
      <w:bookmarkEnd w:id="730"/>
      <w:bookmarkEnd w:id="731"/>
      <w:bookmarkEnd w:id="732"/>
      <w:bookmarkEnd w:id="733"/>
    </w:p>
    <w:p w14:paraId="05CF681F" w14:textId="52263371" w:rsidR="009B0403" w:rsidRPr="00DE19F5" w:rsidDel="00453DD3" w:rsidRDefault="004E2D45">
      <w:pPr>
        <w:pStyle w:val="Heading2"/>
        <w:rPr>
          <w:del w:id="734" w:author="jon pritchard" w:date="2024-11-27T20:57:00Z" w16du:dateUtc="2024-11-27T19:57:00Z"/>
        </w:rPr>
        <w:pPrChange w:id="735" w:author="jonathan pritchard" w:date="2025-01-16T10:51:00Z" w16du:dateUtc="2025-01-16T10:51:00Z">
          <w:pPr>
            <w:spacing w:after="120" w:line="240" w:lineRule="auto"/>
            <w:jc w:val="both"/>
          </w:pPr>
        </w:pPrChange>
      </w:pPr>
      <w:ins w:id="736" w:author="jonathan pritchard" w:date="2024-10-14T01:53:00Z" w16du:dateUtc="2024-10-14T00:53:00Z">
        <w:del w:id="737" w:author="jon pritchard" w:date="2024-11-27T20:57:00Z" w16du:dateUtc="2024-11-27T19:57:00Z">
          <w:r w:rsidRPr="00036FFD" w:rsidDel="00453DD3">
            <w:rPr>
              <w:highlight w:val="yellow"/>
            </w:rPr>
            <w:delText>M</w:delText>
          </w:r>
        </w:del>
      </w:ins>
      <w:commentRangeStart w:id="738"/>
      <w:commentRangeStart w:id="739"/>
      <w:commentRangeStart w:id="740"/>
      <w:commentRangeStart w:id="741"/>
      <w:del w:id="742"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743" w:author="jonathan pritchard" w:date="2024-10-14T01:57:00Z" w16du:dateUtc="2024-10-14T00:57:00Z">
        <w:del w:id="744" w:author="jon pritchard" w:date="2024-11-27T20:57:00Z" w16du:dateUtc="2024-11-27T19:57:00Z">
          <w:r w:rsidR="00AC6B03" w:rsidRPr="00036FFD" w:rsidDel="00453DD3">
            <w:rPr>
              <w:highlight w:val="yellow"/>
            </w:rPr>
            <w:delText xml:space="preserve"> as defined in XX-</w:delText>
          </w:r>
          <w:commentRangeStart w:id="745"/>
          <w:r w:rsidR="00AC6B03" w:rsidRPr="00036FFD" w:rsidDel="00453DD3">
            <w:rPr>
              <w:highlight w:val="yellow"/>
            </w:rPr>
            <w:delText>XXX</w:delText>
          </w:r>
        </w:del>
      </w:ins>
      <w:commentRangeEnd w:id="745"/>
      <w:del w:id="746" w:author="jon pritchard" w:date="2024-11-27T20:57:00Z" w16du:dateUtc="2024-11-27T19:57:00Z">
        <w:r w:rsidR="00036FFD" w:rsidDel="00453DD3">
          <w:rPr>
            <w:rStyle w:val="CommentReference"/>
          </w:rPr>
          <w:commentReference w:id="745"/>
        </w:r>
        <w:r w:rsidR="004C64D4" w:rsidRPr="00036FFD" w:rsidDel="00453DD3">
          <w:rPr>
            <w:highlight w:val="yellow"/>
          </w:rPr>
          <w:delText>.</w:delText>
        </w:r>
        <w:commentRangeEnd w:id="738"/>
        <w:r w:rsidR="00411E72" w:rsidRPr="00036FFD" w:rsidDel="00453DD3">
          <w:rPr>
            <w:rStyle w:val="CommentReference"/>
            <w:highlight w:val="yellow"/>
            <w:rPrChange w:id="747" w:author="jonathan pritchard" w:date="2024-10-14T01:58:00Z" w16du:dateUtc="2024-10-14T00:58:00Z">
              <w:rPr>
                <w:rStyle w:val="CommentReference"/>
              </w:rPr>
            </w:rPrChange>
          </w:rPr>
          <w:commentReference w:id="738"/>
        </w:r>
        <w:commentRangeEnd w:id="739"/>
        <w:r w:rsidR="00411E72" w:rsidRPr="00036FFD" w:rsidDel="00453DD3">
          <w:rPr>
            <w:rStyle w:val="CommentReference"/>
            <w:highlight w:val="yellow"/>
            <w:rPrChange w:id="748" w:author="jonathan pritchard" w:date="2024-10-14T01:58:00Z" w16du:dateUtc="2024-10-14T00:58:00Z">
              <w:rPr>
                <w:rStyle w:val="CommentReference"/>
              </w:rPr>
            </w:rPrChange>
          </w:rPr>
          <w:commentReference w:id="739"/>
        </w:r>
        <w:commentRangeEnd w:id="740"/>
        <w:r w:rsidR="00411E72" w:rsidRPr="00036FFD" w:rsidDel="00453DD3">
          <w:rPr>
            <w:rStyle w:val="CommentReference"/>
            <w:highlight w:val="yellow"/>
            <w:rPrChange w:id="749" w:author="jonathan pritchard" w:date="2024-10-14T01:58:00Z" w16du:dateUtc="2024-10-14T00:58:00Z">
              <w:rPr>
                <w:rStyle w:val="CommentReference"/>
              </w:rPr>
            </w:rPrChange>
          </w:rPr>
          <w:commentReference w:id="740"/>
        </w:r>
        <w:commentRangeEnd w:id="741"/>
        <w:r w:rsidR="00AC6B03" w:rsidRPr="00036FFD" w:rsidDel="00453DD3">
          <w:rPr>
            <w:rStyle w:val="CommentReference"/>
            <w:highlight w:val="yellow"/>
          </w:rPr>
          <w:commentReference w:id="741"/>
        </w:r>
        <w:bookmarkStart w:id="750" w:name="_Toc187673048"/>
        <w:bookmarkStart w:id="751" w:name="_Toc187673280"/>
        <w:bookmarkStart w:id="752" w:name="_Toc188368633"/>
        <w:bookmarkStart w:id="753" w:name="_Toc188621835"/>
        <w:bookmarkStart w:id="754" w:name="_Toc188950416"/>
        <w:bookmarkEnd w:id="750"/>
        <w:bookmarkEnd w:id="751"/>
        <w:bookmarkEnd w:id="752"/>
        <w:bookmarkEnd w:id="753"/>
        <w:bookmarkEnd w:id="754"/>
      </w:del>
    </w:p>
    <w:p w14:paraId="4A3A326D" w14:textId="4604F477" w:rsidR="00CE0733" w:rsidRPr="00DE19F5" w:rsidRDefault="00CE0733" w:rsidP="00DB7CFE">
      <w:pPr>
        <w:pStyle w:val="Heading2"/>
      </w:pPr>
      <w:bookmarkStart w:id="755" w:name="_Ref45240945"/>
      <w:bookmarkStart w:id="756" w:name="_Toc188950417"/>
      <w:r w:rsidRPr="00DE19F5">
        <w:t>Display functions</w:t>
      </w:r>
      <w:bookmarkEnd w:id="614"/>
      <w:bookmarkEnd w:id="755"/>
      <w:bookmarkEnd w:id="756"/>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757" w:name="_Toc46655801"/>
      <w:bookmarkStart w:id="758" w:name="_Toc46659185"/>
      <w:bookmarkStart w:id="759" w:name="_Toc46659364"/>
      <w:bookmarkStart w:id="760" w:name="_Toc47457004"/>
      <w:bookmarkStart w:id="761" w:name="_Toc47574675"/>
      <w:bookmarkStart w:id="762" w:name="_Toc47618735"/>
      <w:bookmarkStart w:id="763" w:name="_Toc47651153"/>
      <w:bookmarkStart w:id="764" w:name="_Toc47708078"/>
      <w:bookmarkStart w:id="765" w:name="_Toc47708340"/>
      <w:bookmarkStart w:id="766" w:name="_Toc47708574"/>
      <w:bookmarkStart w:id="767" w:name="_Toc47711981"/>
      <w:bookmarkStart w:id="768" w:name="_Toc46655802"/>
      <w:bookmarkStart w:id="769" w:name="_Toc46659186"/>
      <w:bookmarkStart w:id="770" w:name="_Toc46659365"/>
      <w:bookmarkStart w:id="771" w:name="_Toc47457005"/>
      <w:bookmarkStart w:id="772" w:name="_Toc47574676"/>
      <w:bookmarkStart w:id="773" w:name="_Toc47618736"/>
      <w:bookmarkStart w:id="774" w:name="_Toc47651154"/>
      <w:bookmarkStart w:id="775" w:name="_Toc47708079"/>
      <w:bookmarkStart w:id="776" w:name="_Toc47708341"/>
      <w:bookmarkStart w:id="777" w:name="_Toc47708575"/>
      <w:bookmarkStart w:id="778" w:name="_Toc47711982"/>
      <w:bookmarkStart w:id="779" w:name="_Toc46655803"/>
      <w:bookmarkStart w:id="780" w:name="_Toc46659187"/>
      <w:bookmarkStart w:id="781" w:name="_Toc46659366"/>
      <w:bookmarkStart w:id="782" w:name="_Toc47457006"/>
      <w:bookmarkStart w:id="783" w:name="_Toc47574677"/>
      <w:bookmarkStart w:id="784" w:name="_Toc47618737"/>
      <w:bookmarkStart w:id="785" w:name="_Toc47651155"/>
      <w:bookmarkStart w:id="786" w:name="_Toc47708080"/>
      <w:bookmarkStart w:id="787" w:name="_Toc47708342"/>
      <w:bookmarkStart w:id="788" w:name="_Toc47708576"/>
      <w:bookmarkStart w:id="789" w:name="_Toc47711983"/>
      <w:bookmarkStart w:id="790" w:name="_Toc188950418"/>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r w:rsidRPr="00B77A92">
        <w:t>General Rules for Symbols and Text</w:t>
      </w:r>
      <w:bookmarkEnd w:id="790"/>
    </w:p>
    <w:p w14:paraId="31594813" w14:textId="77777777" w:rsidR="000002BE" w:rsidRPr="00DE19F5" w:rsidRDefault="000002BE" w:rsidP="00DB7CFE">
      <w:pPr>
        <w:pStyle w:val="Heading2"/>
      </w:pPr>
      <w:bookmarkStart w:id="791" w:name="_Ref49475956"/>
      <w:bookmarkStart w:id="792" w:name="_Toc188950419"/>
      <w:r w:rsidRPr="00DE19F5">
        <w:t>Symbol Specifications</w:t>
      </w:r>
      <w:bookmarkEnd w:id="791"/>
      <w:bookmarkEnd w:id="792"/>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793"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794" w:name="_Ref49261612"/>
      <w:bookmarkStart w:id="795" w:name="_Toc188950420"/>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794"/>
      <w:bookmarkEnd w:id="795"/>
      <w:r w:rsidR="003B02BE" w:rsidRPr="00DE19F5">
        <w:t xml:space="preserve"> </w:t>
      </w:r>
    </w:p>
    <w:p w14:paraId="1EBBC62A" w14:textId="7C446DD6" w:rsidR="0057617F" w:rsidRPr="00B77A92" w:rsidRDefault="0057617F" w:rsidP="00214B3A">
      <w:pPr>
        <w:pStyle w:val="Heading3"/>
      </w:pPr>
      <w:bookmarkStart w:id="796" w:name="_Toc188950421"/>
      <w:r w:rsidRPr="00B77A92">
        <w:t xml:space="preserve">Introduction </w:t>
      </w:r>
      <w:r w:rsidR="00AA714E" w:rsidRPr="00B77A92">
        <w:t>[I</w:t>
      </w:r>
      <w:r w:rsidRPr="00B77A92">
        <w:t>nformative</w:t>
      </w:r>
      <w:r w:rsidR="00AA714E" w:rsidRPr="00B77A92">
        <w:t>]</w:t>
      </w:r>
      <w:bookmarkEnd w:id="796"/>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797" w:name="_Ref49150167"/>
      <w:bookmarkStart w:id="798" w:name="_Toc188950422"/>
      <w:r w:rsidRPr="00B77A92">
        <w:t xml:space="preserve">Minimum Requirement </w:t>
      </w:r>
      <w:r w:rsidR="0057617F" w:rsidRPr="00B77A92">
        <w:t>for size and resolution</w:t>
      </w:r>
      <w:bookmarkEnd w:id="797"/>
      <w:r w:rsidR="003B02BE" w:rsidRPr="00B77A92">
        <w:t xml:space="preserve"> </w:t>
      </w:r>
      <w:bookmarkEnd w:id="798"/>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799" w:author="jonathan pritchard" w:date="2024-10-14T00:49:00Z" w16du:dateUtc="2024-10-13T23:49:00Z">
        <w:r w:rsidRPr="00DE19F5" w:rsidDel="008972A2">
          <w:delText xml:space="preserve"> </w:delText>
        </w:r>
        <w:r w:rsidR="007E041F" w:rsidRPr="00DE19F5" w:rsidDel="008972A2">
          <w:delText xml:space="preserve"> </w:delText>
        </w:r>
      </w:del>
      <w:ins w:id="800"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801" w:name="_Toc188950423"/>
      <w:r w:rsidRPr="00DE19F5">
        <w:t>Zooming</w:t>
      </w:r>
      <w:bookmarkEnd w:id="801"/>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802" w:name="_Toc188950424"/>
      <w:r w:rsidRPr="00DE19F5">
        <w:t>Common text</w:t>
      </w:r>
      <w:ins w:id="803" w:author="jon pritchard" w:date="2024-11-27T20:59:00Z" w16du:dateUtc="2024-11-27T19:59:00Z">
        <w:r w:rsidR="00453DD3">
          <w:t xml:space="preserve"> and</w:t>
        </w:r>
      </w:ins>
      <w:r w:rsidRPr="00DE19F5">
        <w:t xml:space="preserve"> information</w:t>
      </w:r>
      <w:r w:rsidR="0004119A" w:rsidRPr="00DE19F5">
        <w:t xml:space="preserve"> attributes</w:t>
      </w:r>
      <w:bookmarkEnd w:id="802"/>
    </w:p>
    <w:p w14:paraId="0739365C" w14:textId="3E176814" w:rsidR="00F747C8" w:rsidRPr="00B77A92" w:rsidDel="00AC6B03" w:rsidRDefault="00F747C8">
      <w:pPr>
        <w:spacing w:after="120" w:line="240" w:lineRule="auto"/>
        <w:jc w:val="both"/>
        <w:rPr>
          <w:del w:id="804" w:author="jonathan pritchard" w:date="2024-10-14T02:05:00Z" w16du:dateUtc="2024-10-14T01:05:00Z"/>
        </w:rPr>
      </w:pPr>
      <w:r w:rsidRPr="00B77A92">
        <w:t xml:space="preserve">Several Product Specifications use </w:t>
      </w:r>
      <w:del w:id="805" w:author="jon pritchard" w:date="2024-11-27T20:58:00Z" w16du:dateUtc="2024-11-27T19:58:00Z">
        <w:r w:rsidRPr="00B77A92" w:rsidDel="00453DD3">
          <w:delText xml:space="preserve">similar </w:delText>
        </w:r>
      </w:del>
      <w:ins w:id="806" w:author="jon pritchard" w:date="2024-11-27T20:58:00Z" w16du:dateUtc="2024-11-27T19:58:00Z">
        <w:r w:rsidR="00453DD3">
          <w:t>common</w:t>
        </w:r>
        <w:r w:rsidR="00453DD3" w:rsidRPr="00B77A92">
          <w:t xml:space="preserve"> </w:t>
        </w:r>
      </w:ins>
      <w:r w:rsidRPr="00B77A92">
        <w:t xml:space="preserve">structures for feature names </w:t>
      </w:r>
      <w:ins w:id="807" w:author="jon pritchard" w:date="2024-11-27T20:58:00Z" w16du:dateUtc="2024-11-27T19:58:00Z">
        <w:r w:rsidR="00453DD3">
          <w:t>(</w:t>
        </w:r>
        <w:r w:rsidR="00453DD3" w:rsidRPr="00453DD3">
          <w:rPr>
            <w:b/>
            <w:bCs/>
            <w:rPrChange w:id="808" w:author="jon pritchard" w:date="2024-11-27T20:58:00Z" w16du:dateUtc="2024-11-27T19:58:00Z">
              <w:rPr/>
            </w:rPrChange>
          </w:rPr>
          <w:t>featureName</w:t>
        </w:r>
        <w:r w:rsidR="00453DD3">
          <w:t>)</w:t>
        </w:r>
      </w:ins>
      <w:r w:rsidR="00C72695">
        <w:t xml:space="preserve"> </w:t>
      </w:r>
      <w:r w:rsidRPr="00B77A92">
        <w:t>and information attributes</w:t>
      </w:r>
      <w:ins w:id="809" w:author="jon pritchard" w:date="2024-11-27T20:58:00Z" w16du:dateUtc="2024-11-27T19:58:00Z">
        <w:r w:rsidR="00453DD3">
          <w:t xml:space="preserve"> (</w:t>
        </w:r>
        <w:r w:rsidR="00453DD3" w:rsidRPr="00453DD3">
          <w:rPr>
            <w:b/>
            <w:bCs/>
            <w:rPrChange w:id="810" w:author="jon pritchard" w:date="2024-11-27T20:58:00Z" w16du:dateUtc="2024-11-27T19:58:00Z">
              <w:rPr/>
            </w:rPrChange>
          </w:rPr>
          <w:t>information/text</w:t>
        </w:r>
        <w:r w:rsidR="00453DD3">
          <w:t>)</w:t>
        </w:r>
      </w:ins>
      <w:del w:id="811" w:author="jon pritchard" w:date="2024-11-27T20:58:00Z" w16du:dateUtc="2024-11-27T19:58:00Z">
        <w:r w:rsidRPr="00B77A92" w:rsidDel="00453DD3">
          <w:delText xml:space="preserve">. </w:delText>
        </w:r>
      </w:del>
      <w:del w:id="812"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813" w:author="jonathan pritchard" w:date="2024-10-14T02:05:00Z" w16du:dateUtc="2024-10-14T01:05:00Z"/>
          <w:moveFrom w:id="814" w:author="jonathan pritchard" w:date="2024-10-14T02:03:00Z" w16du:dateUtc="2024-10-14T01:03:00Z"/>
          <w:b/>
          <w:bCs/>
        </w:rPr>
      </w:pPr>
      <w:moveFromRangeStart w:id="815" w:author="jonathan pritchard" w:date="2024-10-14T02:03:00Z" w:name="move179763826"/>
      <w:moveFrom w:id="816" w:author="jonathan pritchard" w:date="2024-10-14T02:03:00Z" w16du:dateUtc="2024-10-14T01:03:00Z">
        <w:del w:id="817" w:author="jonathan pritchard" w:date="2024-10-14T02:05:00Z" w16du:dateUtc="2024-10-14T01:05:00Z">
          <w:r w:rsidRPr="00AC6B03" w:rsidDel="00AC6B03">
            <w:rPr>
              <w:highlight w:val="yellow"/>
              <w:rPrChange w:id="818" w:author="jonathan pritchard" w:date="2024-10-14T02:03:00Z" w16du:dateUtc="2024-10-14T01:03:00Z">
                <w:rPr/>
              </w:rPrChange>
            </w:rPr>
            <w:delText>[</w:delText>
          </w:r>
          <w:r w:rsidRPr="00AC6B03" w:rsidDel="00AC6B03">
            <w:rPr>
              <w:b/>
              <w:bCs/>
              <w:highlight w:val="yellow"/>
              <w:rPrChange w:id="819" w:author="jonathan pritchard" w:date="2024-10-14T02:03:00Z" w16du:dateUtc="2024-10-14T01:03:00Z">
                <w:rPr>
                  <w:b/>
                  <w:bCs/>
                </w:rPr>
              </w:rPrChange>
            </w:rPr>
            <w:delText>information attributes]</w:delText>
          </w:r>
        </w:del>
      </w:moveFrom>
    </w:p>
    <w:moveFromRangeEnd w:id="815"/>
    <w:p w14:paraId="20AED040" w14:textId="7522D25A" w:rsidR="00F747C8" w:rsidRPr="00B77A92" w:rsidDel="00453DD3" w:rsidRDefault="00F747C8">
      <w:pPr>
        <w:spacing w:after="120" w:line="240" w:lineRule="auto"/>
        <w:jc w:val="both"/>
        <w:rPr>
          <w:del w:id="820" w:author="jon pritchard" w:date="2024-11-27T20:58:00Z" w16du:dateUtc="2024-11-27T19:58:00Z"/>
        </w:rPr>
        <w:pPrChange w:id="821" w:author="jonathan pritchard" w:date="2024-10-14T02:05:00Z" w16du:dateUtc="2024-10-14T01:05:00Z">
          <w:pPr>
            <w:jc w:val="both"/>
          </w:pPr>
        </w:pPrChange>
      </w:pPr>
      <w:del w:id="822"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823"/>
        <w:commentRangeStart w:id="824"/>
        <w:r w:rsidRPr="00B77A92" w:rsidDel="00AC6B03">
          <w:delText xml:space="preserve"> </w:delText>
        </w:r>
        <w:r w:rsidRPr="00DE19F5" w:rsidDel="00AC6B03">
          <w:rPr>
            <w:highlight w:val="yellow"/>
          </w:rPr>
          <w:delText xml:space="preserve">if a name should </w:delText>
        </w:r>
      </w:del>
      <w:del w:id="825" w:author="jonathan pritchard" w:date="2024-10-14T02:01:00Z" w16du:dateUtc="2024-10-14T01:01:00Z">
        <w:r w:rsidRPr="00DE19F5" w:rsidDel="00AC6B03">
          <w:rPr>
            <w:highlight w:val="yellow"/>
          </w:rPr>
          <w:delText xml:space="preserve">not </w:delText>
        </w:r>
      </w:del>
      <w:del w:id="826" w:author="jonathan pritchard" w:date="2024-10-14T02:05:00Z" w16du:dateUtc="2024-10-14T01:05:00Z">
        <w:r w:rsidRPr="00DE19F5" w:rsidDel="00AC6B03">
          <w:rPr>
            <w:highlight w:val="yellow"/>
          </w:rPr>
          <w:delText xml:space="preserve">be </w:delText>
        </w:r>
      </w:del>
      <w:del w:id="827" w:author="jonathan pritchard" w:date="2024-10-14T02:01:00Z" w16du:dateUtc="2024-10-14T01:01:00Z">
        <w:r w:rsidRPr="00DE19F5" w:rsidDel="00AC6B03">
          <w:rPr>
            <w:highlight w:val="yellow"/>
          </w:rPr>
          <w:delText xml:space="preserve">displayed (3), </w:delText>
        </w:r>
      </w:del>
      <w:del w:id="828" w:author="jonathan pritchard" w:date="2024-10-14T02:05:00Z" w16du:dateUtc="2024-10-14T01:05:00Z">
        <w:r w:rsidRPr="00DE19F5" w:rsidDel="00AC6B03">
          <w:rPr>
            <w:highlight w:val="yellow"/>
          </w:rPr>
          <w:delText xml:space="preserve">displayed when </w:delText>
        </w:r>
      </w:del>
      <w:del w:id="829" w:author="jonathan pritchard" w:date="2024-10-14T02:04:00Z" w16du:dateUtc="2024-10-14T01:04:00Z">
        <w:r w:rsidRPr="00DE19F5" w:rsidDel="00AC6B03">
          <w:rPr>
            <w:highlight w:val="yellow"/>
          </w:rPr>
          <w:delText>national</w:delText>
        </w:r>
      </w:del>
      <w:del w:id="830" w:author="jonathan pritchard" w:date="2024-10-14T02:05:00Z" w16du:dateUtc="2024-10-14T01:05:00Z">
        <w:r w:rsidRPr="00DE19F5" w:rsidDel="00AC6B03">
          <w:rPr>
            <w:highlight w:val="yellow"/>
          </w:rPr>
          <w:delText xml:space="preserve"> language is not selected (1), or displayed when </w:delText>
        </w:r>
      </w:del>
      <w:del w:id="831" w:author="jonathan pritchard" w:date="2024-10-14T02:04:00Z" w16du:dateUtc="2024-10-14T01:04:00Z">
        <w:r w:rsidRPr="00DE19F5" w:rsidDel="00AC6B03">
          <w:rPr>
            <w:highlight w:val="yellow"/>
          </w:rPr>
          <w:delText xml:space="preserve">national </w:delText>
        </w:r>
      </w:del>
      <w:del w:id="832" w:author="jonathan pritchard" w:date="2024-10-14T02:05:00Z" w16du:dateUtc="2024-10-14T01:05:00Z">
        <w:r w:rsidRPr="00DE19F5" w:rsidDel="00AC6B03">
          <w:rPr>
            <w:highlight w:val="yellow"/>
          </w:rPr>
          <w:delText>language is selected (2).</w:delText>
        </w:r>
        <w:commentRangeEnd w:id="823"/>
        <w:r w:rsidR="00F62570" w:rsidRPr="00DE19F5" w:rsidDel="00AC6B03">
          <w:rPr>
            <w:rStyle w:val="CommentReference"/>
            <w:lang w:val="en-GB"/>
          </w:rPr>
          <w:commentReference w:id="823"/>
        </w:r>
        <w:commentRangeEnd w:id="824"/>
        <w:r w:rsidR="00AC6B03" w:rsidDel="00AC6B03">
          <w:rPr>
            <w:rStyle w:val="CommentReference"/>
          </w:rPr>
          <w:commentReference w:id="824"/>
        </w:r>
      </w:del>
    </w:p>
    <w:p w14:paraId="7262E771" w14:textId="77777777" w:rsidR="00AC6B03" w:rsidRPr="00AC6B03" w:rsidDel="00AC6B03" w:rsidRDefault="00AC6B03" w:rsidP="00AC6B03">
      <w:pPr>
        <w:spacing w:after="120" w:line="240" w:lineRule="auto"/>
        <w:jc w:val="both"/>
        <w:rPr>
          <w:del w:id="833" w:author="jonathan pritchard" w:date="2024-10-14T02:03:00Z" w16du:dateUtc="2024-10-14T01:03:00Z"/>
          <w:moveTo w:id="834" w:author="jonathan pritchard" w:date="2024-10-14T02:03:00Z" w16du:dateUtc="2024-10-14T01:03:00Z"/>
          <w:b/>
          <w:bCs/>
          <w:i/>
          <w:iCs/>
          <w:rPrChange w:id="835" w:author="jonathan pritchard" w:date="2024-10-14T02:03:00Z" w16du:dateUtc="2024-10-14T01:03:00Z">
            <w:rPr>
              <w:del w:id="836" w:author="jonathan pritchard" w:date="2024-10-14T02:03:00Z" w16du:dateUtc="2024-10-14T01:03:00Z"/>
              <w:moveTo w:id="837" w:author="jonathan pritchard" w:date="2024-10-14T02:03:00Z" w16du:dateUtc="2024-10-14T01:03:00Z"/>
              <w:b/>
              <w:bCs/>
            </w:rPr>
          </w:rPrChange>
        </w:rPr>
      </w:pPr>
      <w:moveToRangeStart w:id="838" w:author="jonathan pritchard" w:date="2024-10-14T02:03:00Z" w:name="move179763826"/>
      <w:moveTo w:id="839" w:author="jonathan pritchard" w:date="2024-10-14T02:03:00Z" w16du:dateUtc="2024-10-14T01:03:00Z">
        <w:del w:id="840" w:author="jon pritchard" w:date="2024-11-27T20:58:00Z" w16du:dateUtc="2024-11-27T19:58:00Z">
          <w:r w:rsidRPr="00AC6B03" w:rsidDel="00453DD3">
            <w:rPr>
              <w:i/>
              <w:iCs/>
              <w:highlight w:val="yellow"/>
              <w:rPrChange w:id="841" w:author="jonathan pritchard" w:date="2024-10-14T02:03:00Z" w16du:dateUtc="2024-10-14T01:03:00Z">
                <w:rPr>
                  <w:highlight w:val="yellow"/>
                </w:rPr>
              </w:rPrChange>
            </w:rPr>
            <w:delText>[</w:delText>
          </w:r>
          <w:r w:rsidRPr="00AC6B03" w:rsidDel="00453DD3">
            <w:rPr>
              <w:b/>
              <w:bCs/>
              <w:i/>
              <w:iCs/>
              <w:highlight w:val="yellow"/>
              <w:rPrChange w:id="842" w:author="jonathan pritchard" w:date="2024-10-14T02:03:00Z" w16du:dateUtc="2024-10-14T01:03:00Z">
                <w:rPr>
                  <w:b/>
                  <w:bCs/>
                  <w:highlight w:val="yellow"/>
                </w:rPr>
              </w:rPrChange>
            </w:rPr>
            <w:delText>information attributes]</w:delText>
          </w:r>
        </w:del>
      </w:moveTo>
    </w:p>
    <w:moveToRangeEnd w:id="838"/>
    <w:p w14:paraId="20F5E552" w14:textId="77777777" w:rsidR="00AC6B03" w:rsidRDefault="00AC6B03">
      <w:pPr>
        <w:spacing w:after="120" w:line="240" w:lineRule="auto"/>
        <w:jc w:val="both"/>
        <w:rPr>
          <w:ins w:id="843" w:author="jonathan pritchard" w:date="2024-10-14T02:03:00Z" w16du:dateUtc="2024-10-14T01:03:00Z"/>
        </w:rPr>
        <w:pPrChange w:id="844"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845" w:author="jon pritchard" w:date="2024-11-27T20:58:00Z" w16du:dateUtc="2024-11-27T19:58:00Z">
            <w:rPr>
              <w:b/>
              <w:bCs/>
              <w:highlight w:val="yellow"/>
            </w:rPr>
          </w:rPrChange>
        </w:rPr>
        <w:t>National Language (</w:t>
      </w:r>
      <w:r w:rsidRPr="00453DD3">
        <w:rPr>
          <w:rPrChange w:id="846"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847" w:author="jonathan pritchard" w:date="2024-10-14T02:05:00Z" w16du:dateUtc="2024-10-14T01:05:00Z"/>
        </w:rPr>
      </w:pPr>
      <w:moveToRangeStart w:id="848" w:author="jonathan pritchard" w:date="2024-10-14T02:06:00Z" w:name="move179764006"/>
      <w:moveTo w:id="849" w:author="jonathan pritchard" w:date="2024-10-14T02:06:00Z" w16du:dateUtc="2024-10-14T01:06:00Z">
        <w:r w:rsidRPr="00B77A92">
          <w:t xml:space="preserve">This context parameter contains an ordered list 0 or more preferred language values. </w:t>
        </w:r>
      </w:moveTo>
      <w:moveToRangeEnd w:id="848"/>
      <w:ins w:id="850"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851" w:author="jonathan pritchard" w:date="2024-10-14T02:05:00Z" w16du:dateUtc="2024-10-14T01:05:00Z"/>
        </w:rPr>
      </w:pPr>
      <w:ins w:id="852"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853"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854" w:author="jonathan pritchard" w:date="2024-10-14T02:07:00Z" w16du:dateUtc="2024-10-14T01:07:00Z">
        <w:r>
          <w:t xml:space="preserve">If selected, </w:t>
        </w:r>
      </w:ins>
      <w:moveFromRangeStart w:id="855" w:author="jonathan pritchard" w:date="2024-10-14T02:06:00Z" w:name="move179764006"/>
      <w:moveFrom w:id="856"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855"/>
      <w:ins w:id="857" w:author="jonathan pritchard" w:date="2024-10-14T02:07:00Z" w16du:dateUtc="2024-10-14T01:07:00Z">
        <w:r>
          <w:t>f</w:t>
        </w:r>
      </w:ins>
      <w:del w:id="858"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859"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4C7ABE64" w:rsidR="00F747C8" w:rsidRPr="00B77A92" w:rsidRDefault="00F747C8" w:rsidP="00F747C8">
      <w:r w:rsidRPr="00B77A92">
        <w:t>Then the name Lâu'ŋŋsuõllu is displayed</w:t>
      </w:r>
      <w:ins w:id="860" w:author="jonathan pritchard" w:date="2024-10-14T02:08:00Z" w16du:dateUtc="2024-10-14T01:08:00Z">
        <w:r w:rsidR="00045787">
          <w:t>, because it contains a name with the language “sms”, the highest priority in the language preference list. With no lang</w:t>
        </w:r>
      </w:ins>
      <w:ins w:id="861" w:author="jonathan pritchard" w:date="2024-10-14T02:09:00Z" w16du:dateUtc="2024-10-14T01:09:00Z">
        <w:r w:rsidR="00045787">
          <w:t>uage preference set, the name “</w:t>
        </w:r>
        <w:r w:rsidR="00045787" w:rsidRPr="00045787">
          <w:t>Turvesaaret</w:t>
        </w:r>
        <w:r w:rsidR="00045787">
          <w:t>” must be displayed because it has nameUsage = 1.</w:t>
        </w:r>
      </w:ins>
      <w:del w:id="862"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863" w:name="_Toc175130157"/>
      <w:bookmarkStart w:id="864" w:name="_Toc175130158"/>
      <w:bookmarkStart w:id="865" w:name="_Toc46655819"/>
      <w:bookmarkStart w:id="866" w:name="_Toc46659203"/>
      <w:bookmarkStart w:id="867" w:name="_Toc46659382"/>
      <w:bookmarkStart w:id="868" w:name="_Toc47457023"/>
      <w:bookmarkStart w:id="869" w:name="_Toc47574699"/>
      <w:bookmarkStart w:id="870" w:name="_Toc47618759"/>
      <w:bookmarkStart w:id="871" w:name="_Toc47651177"/>
      <w:bookmarkStart w:id="872" w:name="_Toc47708102"/>
      <w:bookmarkStart w:id="873" w:name="_Toc47708364"/>
      <w:bookmarkStart w:id="874" w:name="_Toc47708598"/>
      <w:bookmarkStart w:id="875" w:name="_Toc188950425"/>
      <w:bookmarkEnd w:id="863"/>
      <w:bookmarkEnd w:id="864"/>
      <w:bookmarkEnd w:id="865"/>
      <w:bookmarkEnd w:id="866"/>
      <w:bookmarkEnd w:id="867"/>
      <w:bookmarkEnd w:id="868"/>
      <w:bookmarkEnd w:id="869"/>
      <w:bookmarkEnd w:id="870"/>
      <w:bookmarkEnd w:id="871"/>
      <w:bookmarkEnd w:id="872"/>
      <w:bookmarkEnd w:id="873"/>
      <w:bookmarkEnd w:id="874"/>
      <w:r w:rsidRPr="00DE19F5">
        <w:t>Text</w:t>
      </w:r>
      <w:r w:rsidR="00007DC7" w:rsidRPr="00DE19F5">
        <w:t xml:space="preserve"> and Graphics</w:t>
      </w:r>
      <w:bookmarkEnd w:id="875"/>
    </w:p>
    <w:p w14:paraId="223F4165" w14:textId="215750E5" w:rsidR="001D7E15" w:rsidRPr="001D7E15" w:rsidRDefault="001D7E15" w:rsidP="00DB7CFE">
      <w:pPr>
        <w:pStyle w:val="Heading2"/>
      </w:pPr>
      <w:bookmarkStart w:id="876" w:name="_Toc188950426"/>
      <w:r>
        <w:t>Arrangement of viewing group layers.</w:t>
      </w:r>
      <w:bookmarkEnd w:id="876"/>
    </w:p>
    <w:p w14:paraId="22EDEFDA" w14:textId="75013241" w:rsidR="001D7E15" w:rsidRDefault="00B94DFF" w:rsidP="00B812CA">
      <w:pPr>
        <w:spacing w:after="120" w:line="240" w:lineRule="auto"/>
        <w:jc w:val="both"/>
      </w:pPr>
      <w:bookmarkStart w:id="877" w:name="_Ref44339526"/>
      <w:ins w:id="878" w:author="jonathan pritchard" w:date="2025-01-24T16:49:00Z" w16du:dateUtc="2025-01-24T16:49:00Z">
        <w:r w:rsidRPr="00B94DFF">
          <w:rPr>
            <w:rPrChange w:id="879" w:author="jonathan pritchard" w:date="2025-01-24T16:49:00Z" w16du:dateUtc="2025-01-24T16:49:00Z">
              <w:rPr>
                <w:i/>
                <w:iCs/>
              </w:rPr>
            </w:rPrChange>
          </w:rPr>
          <w:t>V</w:t>
        </w:r>
      </w:ins>
      <w:del w:id="880" w:author="jonathan pritchard" w:date="2025-01-24T16:48:00Z" w16du:dateUtc="2025-01-24T16:48:00Z">
        <w:r w:rsidR="001D7E15" w:rsidRPr="00B94DFF" w:rsidDel="00B94DFF">
          <w:delText>N</w:delText>
        </w:r>
        <w:bookmarkEnd w:id="877"/>
        <w:commentRangeStart w:id="881"/>
        <w:r w:rsidR="001D7E15" w:rsidRPr="00B94DFF" w:rsidDel="00B94DFF">
          <w:rPr>
            <w:b/>
            <w:bCs/>
            <w:highlight w:val="yellow"/>
            <w:rPrChange w:id="882" w:author="jonathan pritchard" w:date="2025-01-24T16:49:00Z" w16du:dateUtc="2025-01-24T16:49:00Z">
              <w:rPr>
                <w:b/>
                <w:bCs/>
                <w:i/>
                <w:iCs/>
                <w:highlight w:val="yellow"/>
              </w:rPr>
            </w:rPrChange>
          </w:rPr>
          <w:delText>ew Text</w:delText>
        </w:r>
        <w:r w:rsidR="008C16DA" w:rsidRPr="00B94DFF" w:rsidDel="00B94DFF">
          <w:rPr>
            <w:b/>
            <w:bCs/>
            <w:highlight w:val="yellow"/>
            <w:rPrChange w:id="883" w:author="jonathan pritchard" w:date="2025-01-24T16:49:00Z" w16du:dateUtc="2025-01-24T16:49:00Z">
              <w:rPr>
                <w:b/>
                <w:bCs/>
                <w:i/>
                <w:iCs/>
                <w:highlight w:val="yellow"/>
              </w:rPr>
            </w:rPrChange>
          </w:rPr>
          <w:delText>.</w:delText>
        </w:r>
        <w:commentRangeEnd w:id="881"/>
        <w:r w:rsidR="001D7E15" w:rsidRPr="00B94DFF" w:rsidDel="00B94DFF">
          <w:rPr>
            <w:rStyle w:val="CommentReference"/>
          </w:rPr>
          <w:commentReference w:id="881"/>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884" w:name="_Toc175130161"/>
      <w:bookmarkEnd w:id="884"/>
    </w:p>
    <w:p w14:paraId="44CDD629" w14:textId="65098B32" w:rsidR="00AD5025" w:rsidRPr="00450770" w:rsidRDefault="001F310E" w:rsidP="00BE68E8">
      <w:pPr>
        <w:pStyle w:val="Heading1"/>
      </w:pPr>
      <w:bookmarkStart w:id="885" w:name="_Toc175130163"/>
      <w:bookmarkStart w:id="886" w:name="_Toc175130164"/>
      <w:bookmarkStart w:id="887" w:name="_Toc175130165"/>
      <w:bookmarkStart w:id="888" w:name="_Toc175130166"/>
      <w:bookmarkStart w:id="889" w:name="_Toc175130167"/>
      <w:bookmarkStart w:id="890" w:name="_Toc175130168"/>
      <w:bookmarkStart w:id="891" w:name="_Toc175130169"/>
      <w:bookmarkStart w:id="892" w:name="_Toc175130170"/>
      <w:bookmarkStart w:id="893" w:name="_Toc175130171"/>
      <w:bookmarkStart w:id="894" w:name="_Toc175130172"/>
      <w:bookmarkStart w:id="895" w:name="_Toc175130173"/>
      <w:bookmarkStart w:id="896" w:name="_Toc175130174"/>
      <w:bookmarkStart w:id="897" w:name="_Toc175130175"/>
      <w:bookmarkStart w:id="898" w:name="_Toc175130176"/>
      <w:bookmarkStart w:id="899" w:name="_Toc175130177"/>
      <w:bookmarkStart w:id="900" w:name="_Toc175130178"/>
      <w:bookmarkStart w:id="901" w:name="_Toc175130179"/>
      <w:bookmarkStart w:id="902" w:name="_Toc175130194"/>
      <w:bookmarkStart w:id="903" w:name="_Toc175130195"/>
      <w:bookmarkStart w:id="904" w:name="_Toc175130196"/>
      <w:bookmarkStart w:id="905" w:name="_Toc175130197"/>
      <w:bookmarkStart w:id="906" w:name="_Toc99104596"/>
      <w:bookmarkStart w:id="907" w:name="_Toc99105049"/>
      <w:bookmarkStart w:id="908" w:name="_Toc175130198"/>
      <w:bookmarkStart w:id="909" w:name="_Toc175130199"/>
      <w:bookmarkStart w:id="910" w:name="_Toc175130200"/>
      <w:bookmarkStart w:id="911" w:name="_Toc175130201"/>
      <w:bookmarkStart w:id="912" w:name="_Toc175130202"/>
      <w:bookmarkStart w:id="913" w:name="_Toc175130203"/>
      <w:bookmarkStart w:id="914" w:name="_Toc17513020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del w:id="915" w:author="jonathan pritchard" w:date="2025-01-16T10:39:00Z" w16du:dateUtc="2025-01-16T10:39:00Z">
        <w:r w:rsidRPr="00450770" w:rsidDel="00FF1663">
          <w:delText>Miscellaneous</w:delText>
        </w:r>
        <w:r w:rsidR="00EA6515" w:rsidRPr="00450770" w:rsidDel="00FF1663">
          <w:delText xml:space="preserve"> </w:delText>
        </w:r>
      </w:del>
      <w:bookmarkStart w:id="916" w:name="_Toc188950427"/>
      <w:r w:rsidR="00EA6515" w:rsidRPr="00450770">
        <w:t>Display Elements</w:t>
      </w:r>
      <w:bookmarkEnd w:id="916"/>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917" w:author="jonathan pritchard" w:date="2024-10-14T01:38:00Z" w16du:dateUtc="2024-10-14T00:38:00Z">
        <w:r w:rsidR="005D2986">
          <w:t>’</w:t>
        </w:r>
      </w:ins>
      <w:r w:rsidR="008B16DC" w:rsidRPr="00B77A92">
        <w:t>s</w:t>
      </w:r>
      <w:del w:id="918"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C72695">
        <w:rPr>
          <w:rPrChange w:id="919" w:author="jonathan pritchard" w:date="2024-10-14T02:10:00Z" w16du:dateUtc="2024-10-14T01:10:00Z">
            <w:rPr/>
          </w:rPrChange>
        </w:rPr>
        <w:fldChar w:fldCharType="begin"/>
      </w:r>
      <w:r w:rsidRPr="00C72695">
        <w:instrText xml:space="preserve"> REF _Ref47470424 \r \h </w:instrText>
      </w:r>
      <w:r w:rsidR="00916A2A" w:rsidRPr="00C72695">
        <w:instrText xml:space="preserve"> \* MERGEFORMAT </w:instrText>
      </w:r>
      <w:r w:rsidRPr="00C72695">
        <w:rPr>
          <w:rPrChange w:id="920" w:author="jonathan pritchard" w:date="2024-10-14T02:10:00Z" w16du:dateUtc="2024-10-14T01:10:00Z">
            <w:rPr/>
          </w:rPrChange>
        </w:rPr>
      </w:r>
      <w:r w:rsidRPr="00C72695">
        <w:rPr>
          <w:rPrChange w:id="921" w:author="jonathan pritchard" w:date="2024-10-14T02:10:00Z" w16du:dateUtc="2024-10-14T01:10:00Z">
            <w:rPr/>
          </w:rPrChange>
        </w:rPr>
        <w:fldChar w:fldCharType="separate"/>
      </w:r>
      <w:r w:rsidR="00C72695">
        <w:t>15</w:t>
      </w:r>
      <w:r w:rsidRPr="00C72695">
        <w:rPr>
          <w:rPrChange w:id="922" w:author="jonathan pritchard" w:date="2024-10-14T02:10:00Z" w16du:dateUtc="2024-10-14T01:10:00Z">
            <w:rPr/>
          </w:rPrChange>
        </w:rPr>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923" w:name="_Toc18895042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923"/>
      <w:r w:rsidR="002A10D2" w:rsidRPr="00450770">
        <w:t xml:space="preserve"> </w:t>
      </w:r>
    </w:p>
    <w:p w14:paraId="4A2521A0" w14:textId="5C62B33A" w:rsidR="0010683F" w:rsidRDefault="00CF374E" w:rsidP="008F1A27">
      <w:pPr>
        <w:rPr>
          <w:ins w:id="924" w:author="jonathan pritchard" w:date="2025-01-16T10:40:00Z" w16du:dateUtc="2025-01-16T10:40:00Z"/>
        </w:rPr>
      </w:pPr>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925" w:author="jonathan pritchard" w:date="2025-01-24T16:50:00Z" w16du:dateUtc="2025-01-24T16:50:00Z">
        <w:r w:rsidR="00B94DFF">
          <w:fldChar w:fldCharType="begin"/>
        </w:r>
        <w:r w:rsidR="00B94DFF">
          <w:instrText xml:space="preserve"> REF _Ref188629855 \h </w:instrText>
        </w:r>
      </w:ins>
      <w:r w:rsidR="00B94DFF">
        <w:fldChar w:fldCharType="separate"/>
      </w:r>
      <w:ins w:id="926"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927"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928" w:author="jonathan pritchard" w:date="2025-01-16T10:54:00Z" w16du:dateUtc="2025-01-16T10:54:00Z">
        <w:r w:rsidR="000553AC" w:rsidDel="00B17B0C">
          <w:rPr>
            <w:highlight w:val="yellow"/>
          </w:rPr>
          <w:delText>C-7.5</w:delText>
        </w:r>
      </w:del>
      <w:del w:id="929"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930" w:author="jonathan pritchard" w:date="2025-01-16T10:40:00Z" w16du:dateUtc="2025-01-16T10:40:00Z"/>
        </w:rPr>
      </w:pPr>
      <w:bookmarkStart w:id="931" w:name="_Toc188368646"/>
      <w:bookmarkStart w:id="932" w:name="_Toc188621848"/>
      <w:bookmarkStart w:id="933" w:name="_Toc188950429"/>
      <w:bookmarkEnd w:id="931"/>
      <w:bookmarkEnd w:id="932"/>
      <w:bookmarkEnd w:id="933"/>
    </w:p>
    <w:p w14:paraId="00620AFF" w14:textId="4436BC53" w:rsidR="002A10D2" w:rsidRPr="00450770" w:rsidRDefault="002A10D2" w:rsidP="00450770">
      <w:pPr>
        <w:pStyle w:val="Heading3"/>
      </w:pPr>
      <w:bookmarkStart w:id="934" w:name="_Toc188950430"/>
      <w:r w:rsidRPr="00450770">
        <w:t>ENC scale</w:t>
      </w:r>
      <w:bookmarkEnd w:id="934"/>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ins w:id="935" w:author="jonathan pritchard" w:date="2025-01-16T10:42:00Z" w16du:dateUtc="2025-01-16T10:42:00Z">
        <w:r w:rsidR="00FF1663">
          <w:t xml:space="preserve">DataCoverage </w:t>
        </w:r>
      </w:ins>
      <w:r w:rsidR="00B73DF0" w:rsidRPr="00450770">
        <w:t xml:space="preserve">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ins w:id="936"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937"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938" w:author="jonathan pritchard" w:date="2025-01-24T16:51:00Z" w16du:dateUtc="2025-01-24T16:51:00Z">
        <w:r w:rsidR="00E567B0" w:rsidRPr="00E567B0">
          <w:rPr>
            <w:bCs/>
            <w:iCs/>
            <w:sz w:val="20"/>
            <w:rPrChange w:id="939"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940"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941"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E567B0">
        <w:rPr>
          <w:bCs/>
          <w:iCs/>
          <w:sz w:val="22"/>
          <w:szCs w:val="22"/>
          <w:highlight w:val="yellow"/>
          <w:rPrChange w:id="942" w:author="jonathan pritchard" w:date="2025-01-24T16:52:00Z" w16du:dateUtc="2025-01-24T16:52:00Z">
            <w:rPr>
              <w:bCs/>
              <w:iCs/>
              <w:sz w:val="22"/>
              <w:szCs w:val="22"/>
              <w:highlight w:val="yellow"/>
            </w:rPr>
          </w:rPrChange>
        </w:rPr>
      </w:r>
      <w:r w:rsidR="00E567B0" w:rsidRPr="00E567B0">
        <w:rPr>
          <w:bCs/>
          <w:iCs/>
          <w:sz w:val="22"/>
          <w:szCs w:val="22"/>
          <w:highlight w:val="yellow"/>
          <w:rPrChange w:id="943" w:author="jonathan pritchard" w:date="2025-01-24T16:52:00Z" w16du:dateUtc="2025-01-24T16:52:00Z">
            <w:rPr>
              <w:bCs/>
              <w:iCs/>
              <w:sz w:val="20"/>
              <w:highlight w:val="yellow"/>
            </w:rPr>
          </w:rPrChange>
        </w:rPr>
        <w:fldChar w:fldCharType="separate"/>
      </w:r>
      <w:ins w:id="944" w:author="jonathan pritchard" w:date="2025-01-24T16:51:00Z" w16du:dateUtc="2025-01-24T16:51:00Z">
        <w:r w:rsidR="00E567B0" w:rsidRPr="00E567B0">
          <w:rPr>
            <w:sz w:val="20"/>
            <w:szCs w:val="22"/>
            <w:rPrChange w:id="945" w:author="jonathan pritchard" w:date="2025-01-24T16:52:00Z" w16du:dateUtc="2025-01-24T16:52:00Z">
              <w:rPr/>
            </w:rPrChange>
          </w:rPr>
          <w:t xml:space="preserve">Appendix E – </w:t>
        </w:r>
        <w:r w:rsidR="00E567B0" w:rsidRPr="00E567B0">
          <w:rPr>
            <w:sz w:val="20"/>
            <w:szCs w:val="22"/>
            <w:lang w:val="en-US"/>
            <w:rPrChange w:id="946"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947" w:author="jonathan pritchard" w:date="2025-01-24T16:52:00Z" w16du:dateUtc="2025-01-24T16:52:00Z">
              <w:rPr>
                <w:bCs/>
                <w:iCs/>
                <w:sz w:val="20"/>
                <w:highlight w:val="yellow"/>
              </w:rPr>
            </w:rPrChange>
          </w:rPr>
          <w:fldChar w:fldCharType="end"/>
        </w:r>
      </w:ins>
      <w:del w:id="948" w:author="jonathan pritchard" w:date="2025-01-24T16:51:00Z" w16du:dateUtc="2025-01-24T16:51:00Z">
        <w:r w:rsidRPr="00E567B0" w:rsidDel="00E567B0">
          <w:rPr>
            <w:bCs/>
            <w:iCs/>
            <w:sz w:val="22"/>
            <w:szCs w:val="22"/>
            <w:highlight w:val="yellow"/>
            <w:rPrChange w:id="949"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950"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951"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952" w:author="jonathan pritchard" w:date="2025-01-24T16:52:00Z" w16du:dateUtc="2025-01-24T16:52:00Z">
              <w:rPr>
                <w:bCs/>
                <w:iCs/>
                <w:sz w:val="20"/>
              </w:rPr>
            </w:rPrChange>
          </w:rPr>
          <w:delText>and Rendering Algorithms</w:delText>
        </w:r>
      </w:del>
      <w:r w:rsidR="00931344" w:rsidRPr="00E567B0">
        <w:rPr>
          <w:bCs/>
          <w:iCs/>
          <w:sz w:val="22"/>
          <w:szCs w:val="22"/>
          <w:rPrChange w:id="953" w:author="jonathan pritchard" w:date="2025-01-24T16:52:00Z" w16du:dateUtc="2025-01-24T16:52:00Z">
            <w:rPr>
              <w:bCs/>
              <w:iCs/>
              <w:sz w:val="20"/>
            </w:rPr>
          </w:rPrChange>
        </w:rPr>
        <w:t>.</w:t>
      </w:r>
    </w:p>
    <w:p w14:paraId="71EEBD7C" w14:textId="543F29A9" w:rsidR="00FF1663" w:rsidRDefault="00FF1663">
      <w:pPr>
        <w:pStyle w:val="Heading2"/>
        <w:rPr>
          <w:ins w:id="954" w:author="jonathan pritchard" w:date="2025-01-16T10:41:00Z" w16du:dateUtc="2025-01-16T10:41:00Z"/>
        </w:rPr>
        <w:pPrChange w:id="955" w:author="jonathan pritchard" w:date="2025-01-16T10:51:00Z" w16du:dateUtc="2025-01-16T10:51:00Z">
          <w:pPr>
            <w:pStyle w:val="Heading3"/>
          </w:pPr>
        </w:pPrChange>
      </w:pPr>
      <w:bookmarkStart w:id="956" w:name="_Toc175130208"/>
      <w:bookmarkStart w:id="957" w:name="_Toc188950431"/>
      <w:bookmarkStart w:id="958" w:name="_Ref49483442"/>
      <w:bookmarkEnd w:id="956"/>
      <w:ins w:id="959" w:author="jonathan pritchard" w:date="2025-01-16T10:41:00Z" w16du:dateUtc="2025-01-16T10:41:00Z">
        <w:r w:rsidRPr="00DB7CFE">
          <w:t>Display</w:t>
        </w:r>
        <w:r>
          <w:t xml:space="preserve"> of Non-ENC data layers</w:t>
        </w:r>
        <w:bookmarkEnd w:id="957"/>
        <w:r>
          <w:t xml:space="preserve"> </w:t>
        </w:r>
      </w:ins>
    </w:p>
    <w:p w14:paraId="5FEFB5A4" w14:textId="6596660E" w:rsidR="00FF1663" w:rsidRPr="00450770" w:rsidRDefault="00FF1663">
      <w:pPr>
        <w:spacing w:after="120" w:line="276" w:lineRule="auto"/>
        <w:jc w:val="both"/>
        <w:rPr>
          <w:ins w:id="960" w:author="jonathan pritchard" w:date="2025-01-16T10:42:00Z" w16du:dateUtc="2025-01-16T10:42:00Z"/>
        </w:rPr>
        <w:pPrChange w:id="961" w:author="jonathan pritchard" w:date="2025-01-24T16:51:00Z" w16du:dateUtc="2025-01-24T16:51:00Z">
          <w:pPr>
            <w:pStyle w:val="ListParagraph"/>
            <w:numPr>
              <w:numId w:val="25"/>
            </w:numPr>
            <w:spacing w:after="120" w:line="240" w:lineRule="auto"/>
            <w:ind w:hanging="360"/>
            <w:jc w:val="both"/>
          </w:pPr>
        </w:pPrChange>
      </w:pPr>
      <w:ins w:id="962" w:author="jonathan pritchard" w:date="2025-01-16T10:42:00Z" w16du:dateUtc="2025-01-16T10:42:00Z">
        <w:r>
          <w:t xml:space="preserve">Non-ENC data layers may not contain </w:t>
        </w:r>
      </w:ins>
      <w:ins w:id="963" w:author="jonathan pritchard" w:date="2025-01-16T10:43:00Z" w16du:dateUtc="2025-01-16T10:43:00Z">
        <w:r>
          <w:t>DataCoverage features. Where the dataset discovery metadata entries for non-ENC datasets contains v</w:t>
        </w:r>
      </w:ins>
      <w:ins w:id="964" w:author="jonathan pritchard" w:date="2025-01-16T10:42:00Z" w16du:dateUtc="2025-01-16T10:42:00Z">
        <w:r w:rsidRPr="00450770">
          <w:t xml:space="preserve">alues </w:t>
        </w:r>
        <w:r w:rsidRPr="00E567B0">
          <w:rPr>
            <w:b/>
            <w:bCs/>
            <w:i/>
            <w:iCs/>
            <w:rPrChange w:id="965" w:author="jonathan pritchard" w:date="2025-01-24T16:53:00Z" w16du:dateUtc="2025-01-24T16:53:00Z">
              <w:rPr>
                <w:i/>
                <w:iCs/>
              </w:rPr>
            </w:rPrChange>
          </w:rPr>
          <w:t>minimumdisplayScale</w:t>
        </w:r>
      </w:ins>
      <w:ins w:id="966" w:author="jonathan pritchard" w:date="2025-01-16T10:43:00Z" w16du:dateUtc="2025-01-16T10:43:00Z">
        <w:r>
          <w:t xml:space="preserve"> and</w:t>
        </w:r>
      </w:ins>
      <w:ins w:id="967" w:author="jonathan pritchard" w:date="2025-01-16T10:42:00Z" w16du:dateUtc="2025-01-16T10:42:00Z">
        <w:r w:rsidRPr="00450770">
          <w:t xml:space="preserve"> </w:t>
        </w:r>
      </w:ins>
      <w:ins w:id="968" w:author="jonathan pritchard" w:date="2025-01-24T16:53:00Z" w16du:dateUtc="2025-01-24T16:53:00Z">
        <w:r w:rsidR="00E567B0">
          <w:rPr>
            <w:b/>
            <w:bCs/>
            <w:i/>
            <w:iCs/>
          </w:rPr>
          <w:t>m</w:t>
        </w:r>
      </w:ins>
      <w:ins w:id="969" w:author="jonathan pritchard" w:date="2025-01-16T10:43:00Z" w16du:dateUtc="2025-01-16T10:43:00Z">
        <w:r w:rsidRPr="00E567B0">
          <w:rPr>
            <w:b/>
            <w:bCs/>
            <w:i/>
            <w:iCs/>
            <w:rPrChange w:id="970" w:author="jonathan pritchard" w:date="2025-01-24T16:53:00Z" w16du:dateUtc="2025-01-24T16:53:00Z">
              <w:rPr>
                <w:i/>
                <w:iCs/>
              </w:rPr>
            </w:rPrChange>
          </w:rPr>
          <w:t>aximumDisplayScale</w:t>
        </w:r>
        <w:r>
          <w:t xml:space="preserve"> th</w:t>
        </w:r>
      </w:ins>
      <w:ins w:id="971" w:author="jonathan pritchard" w:date="2025-01-16T10:44:00Z" w16du:dateUtc="2025-01-16T10:44:00Z">
        <w:r>
          <w:t xml:space="preserve">ese </w:t>
        </w:r>
      </w:ins>
      <w:ins w:id="972" w:author="jonathan pritchard" w:date="2025-01-16T10:42:00Z" w16du:dateUtc="2025-01-16T10:42:00Z">
        <w:r w:rsidRPr="00450770">
          <w:t xml:space="preserve">values define the range of </w:t>
        </w:r>
      </w:ins>
      <w:ins w:id="973" w:author="jonathan pritchard" w:date="2025-01-16T10:45:00Z" w16du:dateUtc="2025-01-16T10:45:00Z">
        <w:r>
          <w:t xml:space="preserve">display </w:t>
        </w:r>
      </w:ins>
      <w:ins w:id="974" w:author="jonathan pritchard" w:date="2025-01-16T10:42:00Z" w16du:dateUtc="2025-01-16T10:42:00Z">
        <w:r w:rsidRPr="00450770">
          <w:t xml:space="preserve">scales </w:t>
        </w:r>
      </w:ins>
      <w:ins w:id="975" w:author="jonathan pritchard" w:date="2025-01-16T10:45:00Z" w16du:dateUtc="2025-01-16T10:45:00Z">
        <w:r>
          <w:t>for</w:t>
        </w:r>
      </w:ins>
      <w:ins w:id="976" w:author="jonathan pritchard" w:date="2025-01-16T10:42:00Z" w16du:dateUtc="2025-01-16T10:42:00Z">
        <w:r w:rsidRPr="00450770">
          <w:t xml:space="preserve"> which </w:t>
        </w:r>
      </w:ins>
      <w:ins w:id="977" w:author="jonathan pritchard" w:date="2025-01-16T10:45:00Z" w16du:dateUtc="2025-01-16T10:45:00Z">
        <w:r>
          <w:t>a</w:t>
        </w:r>
      </w:ins>
      <w:ins w:id="978" w:author="jonathan pritchard" w:date="2025-01-16T10:44:00Z" w16du:dateUtc="2025-01-16T10:44:00Z">
        <w:r>
          <w:t xml:space="preserve"> non-</w:t>
        </w:r>
      </w:ins>
      <w:ins w:id="979" w:author="jonathan pritchard" w:date="2025-01-16T10:42:00Z" w16du:dateUtc="2025-01-16T10:42:00Z">
        <w:r w:rsidRPr="00450770">
          <w:t xml:space="preserve">ENC </w:t>
        </w:r>
      </w:ins>
      <w:ins w:id="980" w:author="jonathan pritchard" w:date="2025-01-16T10:44:00Z" w16du:dateUtc="2025-01-16T10:44:00Z">
        <w:r>
          <w:t>dataset</w:t>
        </w:r>
      </w:ins>
      <w:ins w:id="981" w:author="jonathan pritchard" w:date="2025-01-16T10:42:00Z" w16du:dateUtc="2025-01-16T10:42:00Z">
        <w:r w:rsidRPr="00450770">
          <w:t xml:space="preserve"> m</w:t>
        </w:r>
      </w:ins>
      <w:ins w:id="982" w:author="jonathan pritchard" w:date="2025-01-16T10:45:00Z" w16du:dateUtc="2025-01-16T10:45:00Z">
        <w:r>
          <w:t>ust</w:t>
        </w:r>
      </w:ins>
      <w:ins w:id="983" w:author="jonathan pritchard" w:date="2025-01-16T10:42:00Z" w16du:dateUtc="2025-01-16T10:42:00Z">
        <w:r w:rsidRPr="00450770">
          <w:t xml:space="preserve"> be displayed.</w:t>
        </w:r>
      </w:ins>
      <w:ins w:id="984" w:author="jonathan pritchard" w:date="2025-01-16T10:44:00Z" w16du:dateUtc="2025-01-16T10:44:00Z">
        <w:r>
          <w:t xml:space="preserve"> There is no algorithm defined for the selection and rendering of non-ENC </w:t>
        </w:r>
      </w:ins>
      <w:ins w:id="985" w:author="jonathan pritchard" w:date="2025-01-16T10:45:00Z" w16du:dateUtc="2025-01-16T10:45:00Z">
        <w:r>
          <w:t>coverage.</w:t>
        </w:r>
      </w:ins>
    </w:p>
    <w:p w14:paraId="07D20E6D" w14:textId="77777777" w:rsidR="00FF1663" w:rsidRPr="00FF1663" w:rsidRDefault="00FF1663">
      <w:pPr>
        <w:rPr>
          <w:ins w:id="986" w:author="jonathan pritchard" w:date="2025-01-16T10:41:00Z" w16du:dateUtc="2025-01-16T10:41:00Z"/>
        </w:rPr>
        <w:pPrChange w:id="987" w:author="jonathan pritchard" w:date="2025-01-16T10:41:00Z" w16du:dateUtc="2025-01-16T10:41:00Z">
          <w:pPr>
            <w:pStyle w:val="Heading3"/>
          </w:pPr>
        </w:pPrChange>
      </w:pPr>
    </w:p>
    <w:p w14:paraId="4B8E4439" w14:textId="444DA639" w:rsidR="002A10D2" w:rsidRPr="00450770" w:rsidRDefault="002A10D2">
      <w:pPr>
        <w:pStyle w:val="Heading2"/>
        <w:pPrChange w:id="988" w:author="jonathan pritchard" w:date="2025-01-16T10:51:00Z" w16du:dateUtc="2025-01-16T10:51:00Z">
          <w:pPr>
            <w:pStyle w:val="Heading3"/>
          </w:pPr>
        </w:pPrChange>
      </w:pPr>
      <w:bookmarkStart w:id="989" w:name="_Toc188950432"/>
      <w:r w:rsidRPr="00450770">
        <w:t>Overscale</w:t>
      </w:r>
      <w:bookmarkEnd w:id="958"/>
      <w:bookmarkEnd w:id="989"/>
    </w:p>
    <w:p w14:paraId="2BDC2A75" w14:textId="78E6E210" w:rsidR="002A10D2" w:rsidRPr="00450770" w:rsidRDefault="002A10D2">
      <w:pPr>
        <w:spacing w:after="120" w:line="276" w:lineRule="auto"/>
        <w:jc w:val="both"/>
        <w:pPrChange w:id="990" w:author="jonathan pritchard" w:date="2025-01-24T16:52:00Z" w16du:dateUtc="2025-01-24T16:52:00Z">
          <w:pPr>
            <w:spacing w:after="120" w:line="240" w:lineRule="auto"/>
            <w:jc w:val="both"/>
          </w:pPr>
        </w:pPrChange>
      </w:pPr>
      <w:r w:rsidRPr="00E567B0">
        <w:t xml:space="preserve">Overscale is where the mariner has zoomed larger than the largest </w:t>
      </w:r>
      <w:ins w:id="991" w:author="jonathan pritchard" w:date="2024-10-14T02:16:00Z" w16du:dateUtc="2024-10-14T01:16:00Z">
        <w:r w:rsidR="00045787" w:rsidRPr="00E567B0">
          <w:rPr>
            <w:b/>
            <w:bCs/>
            <w:i/>
            <w:iCs/>
            <w:rPrChange w:id="992" w:author="jonathan pritchard" w:date="2025-01-24T16:53:00Z" w16du:dateUtc="2025-01-24T16:53:00Z">
              <w:rPr>
                <w:i/>
                <w:iCs/>
              </w:rPr>
            </w:rPrChange>
          </w:rPr>
          <w:t>optimum</w:t>
        </w:r>
      </w:ins>
      <w:del w:id="993" w:author="jonathan pritchard" w:date="2024-10-14T02:16:00Z" w16du:dateUtc="2024-10-14T01:16:00Z">
        <w:r w:rsidRPr="00E567B0" w:rsidDel="00045787">
          <w:rPr>
            <w:b/>
            <w:bCs/>
            <w:i/>
            <w:iCs/>
            <w:rPrChange w:id="994" w:author="jonathan pritchard" w:date="2025-01-24T16:53:00Z" w16du:dateUtc="2025-01-24T16:53:00Z">
              <w:rPr>
                <w:i/>
                <w:iCs/>
              </w:rPr>
            </w:rPrChange>
          </w:rPr>
          <w:delText>maximum</w:delText>
        </w:r>
      </w:del>
      <w:r w:rsidRPr="00E567B0">
        <w:rPr>
          <w:b/>
          <w:bCs/>
          <w:i/>
          <w:iCs/>
          <w:rPrChange w:id="995" w:author="jonathan pritchard" w:date="2025-01-24T16:53:00Z" w16du:dateUtc="2025-01-24T16:53:00Z">
            <w:rPr>
              <w:i/>
              <w:iCs/>
            </w:rPr>
          </w:rPrChange>
        </w:rPr>
        <w:t>DisplayScale</w:t>
      </w:r>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996" w:author="jonathan pritchard" w:date="2024-10-14T00:49:00Z" w16du:dateUtc="2024-10-13T23:49:00Z">
        <w:r w:rsidR="0042425D" w:rsidRPr="00450770" w:rsidDel="008972A2">
          <w:delText xml:space="preserve"> </w:delText>
        </w:r>
        <w:r w:rsidRPr="00450770" w:rsidDel="008972A2">
          <w:delText xml:space="preserve"> </w:delText>
        </w:r>
      </w:del>
      <w:ins w:id="997" w:author="jonathan pritchard" w:date="2024-10-14T00:49:00Z" w16du:dateUtc="2024-10-13T23:49:00Z">
        <w:r w:rsidR="008972A2">
          <w:t xml:space="preserve"> </w:t>
        </w:r>
      </w:ins>
      <w:r w:rsidRPr="00450770">
        <w:t xml:space="preserve">A 1 mm error at </w:t>
      </w:r>
      <w:r w:rsidRPr="00E567B0">
        <w:rPr>
          <w:b/>
          <w:bCs/>
          <w:i/>
          <w:iCs/>
          <w:rPrChange w:id="998" w:author="jonathan pritchard" w:date="2025-01-24T16:53:00Z" w16du:dateUtc="2025-01-24T16:53:00Z">
            <w:rPr>
              <w:i/>
              <w:iCs/>
              <w:highlight w:val="yellow"/>
            </w:rPr>
          </w:rPrChange>
        </w:rPr>
        <w:t>maximumDisplayScale</w:t>
      </w:r>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999"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E567B0">
        <w:rPr>
          <w:b/>
          <w:bCs/>
          <w:i/>
          <w:iCs/>
          <w:rPrChange w:id="1000" w:author="jonathan pritchard" w:date="2025-01-24T16:53:00Z" w16du:dateUtc="2025-01-24T16:53:00Z">
            <w:rPr>
              <w:i/>
              <w:iCs/>
            </w:rPr>
          </w:rPrChange>
        </w:rPr>
        <w:t>optimum</w:t>
      </w:r>
      <w:r w:rsidRPr="00E567B0">
        <w:rPr>
          <w:b/>
          <w:bCs/>
          <w:i/>
          <w:iCs/>
          <w:rPrChange w:id="1001" w:author="jonathan pritchard" w:date="2025-01-24T16:53:00Z" w16du:dateUtc="2025-01-24T16:53:00Z">
            <w:rPr>
              <w:i/>
              <w:iCs/>
            </w:rPr>
          </w:rPrChange>
        </w:rPr>
        <w:t>DisplayScale</w:t>
      </w:r>
      <w:r w:rsidRPr="00450770">
        <w:t>] / [denominator of the mariner</w:t>
      </w:r>
      <w:ins w:id="1002"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1003" w:author="jonathan pritchard" w:date="2024-10-14T02:13:00Z" w16du:dateUtc="2024-10-14T01:13:00Z">
        <w:r>
          <w:t>When the overscale factor is &gt; 1 it must</w:t>
        </w:r>
      </w:ins>
      <w:del w:id="1004"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1005" w:author="jonathan pritchard" w:date="2024-11-25T12:23:00Z" w16du:dateUtc="2024-11-25T12:23:00Z">
        <w:r w:rsidR="00F20069">
          <w:t xml:space="preserve">and must be shown </w:t>
        </w:r>
      </w:ins>
      <w:del w:id="1006" w:author="jonathan pritchard" w:date="2024-11-25T12:23:00Z" w16du:dateUtc="2024-11-25T12:23:00Z">
        <w:r w:rsidRPr="00BB7133" w:rsidDel="00F20069">
          <w:delText>whenev</w:delText>
        </w:r>
      </w:del>
      <w:ins w:id="1007"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1008" w:author="jonathan pritchard" w:date="2024-11-25T12:15:00Z" w16du:dateUtc="2024-11-25T12:15:00Z">
        <w:r w:rsidR="00BB7133" w:rsidRPr="00E567B0" w:rsidDel="00F20069">
          <w:rPr>
            <w:rPrChange w:id="1009" w:author="jonathan pritchard" w:date="2025-01-24T16:53:00Z" w16du:dateUtc="2025-01-24T16:53:00Z">
              <w:rPr>
                <w:highlight w:val="yellow"/>
              </w:rPr>
            </w:rPrChange>
          </w:rPr>
          <w:delText>centre of the display</w:delText>
        </w:r>
        <w:r w:rsidR="00B02B12" w:rsidRPr="00E567B0" w:rsidDel="00F20069">
          <w:rPr>
            <w:rPrChange w:id="1010" w:author="jonathan pritchard" w:date="2025-01-24T16:53:00Z" w16du:dateUtc="2025-01-24T16:53:00Z">
              <w:rPr>
                <w:highlight w:val="yellow"/>
              </w:rPr>
            </w:rPrChange>
          </w:rPr>
          <w:delText xml:space="preserve">, or </w:delText>
        </w:r>
      </w:del>
      <w:r w:rsidR="00B02B12" w:rsidRPr="00E567B0">
        <w:rPr>
          <w:rPrChange w:id="1011" w:author="jonathan pritchard" w:date="2025-01-24T16:53:00Z" w16du:dateUtc="2025-01-24T16:53:00Z">
            <w:rPr>
              <w:highlight w:val="yellow"/>
            </w:rPr>
          </w:rPrChange>
        </w:rPr>
        <w:t>at the vessel location when the vessel is on screen</w:t>
      </w:r>
      <w:ins w:id="1012" w:author="jonathan pritchard" w:date="2024-11-25T12:15:00Z" w16du:dateUtc="2024-11-25T12:15:00Z">
        <w:r w:rsidR="00F20069" w:rsidRPr="00E567B0">
          <w:rPr>
            <w:rPrChange w:id="1013" w:author="jonathan pritchard" w:date="2025-01-24T16:53:00Z" w16du:dateUtc="2025-01-24T16:53:00Z">
              <w:rPr>
                <w:highlight w:val="yellow"/>
              </w:rPr>
            </w:rPrChange>
          </w:rPr>
          <w:t>, or at the centre of the s</w:t>
        </w:r>
      </w:ins>
      <w:ins w:id="1014" w:author="jonathan pritchard" w:date="2024-11-25T12:16:00Z" w16du:dateUtc="2024-11-25T12:16:00Z">
        <w:r w:rsidR="00F20069" w:rsidRPr="00E567B0">
          <w:rPr>
            <w:rPrChange w:id="1015" w:author="jonathan pritchard" w:date="2025-01-24T16:53:00Z" w16du:dateUtc="2025-01-24T16:53:00Z">
              <w:rPr>
                <w:highlight w:val="yellow"/>
              </w:rPr>
            </w:rPrChange>
          </w:rPr>
          <w:t>creen when the vessel position is not on screen</w:t>
        </w:r>
      </w:ins>
      <w:r w:rsidR="00B02B12" w:rsidRPr="00E567B0">
        <w:rPr>
          <w:rPrChange w:id="1016"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1017"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r w:rsidR="00BB7133" w:rsidRPr="00E567B0">
        <w:rPr>
          <w:b/>
          <w:bCs/>
          <w:i/>
          <w:iCs/>
          <w:rPrChange w:id="1018" w:author="jonathan pritchard" w:date="2025-01-24T16:53:00Z" w16du:dateUtc="2025-01-24T16:53:00Z">
            <w:rPr>
              <w:i/>
              <w:iCs/>
            </w:rPr>
          </w:rPrChange>
        </w:rPr>
        <w:t>optimum</w:t>
      </w:r>
      <w:r w:rsidR="00632E3E" w:rsidRPr="00E567B0">
        <w:rPr>
          <w:b/>
          <w:bCs/>
          <w:i/>
          <w:iCs/>
          <w:rPrChange w:id="1019" w:author="jonathan pritchard" w:date="2025-01-24T16:53:00Z" w16du:dateUtc="2025-01-24T16:53:00Z">
            <w:rPr>
              <w:i/>
              <w:iCs/>
            </w:rPr>
          </w:rPrChange>
        </w:rPr>
        <w:t>DisplayScale</w:t>
      </w:r>
      <w:r w:rsidR="005E5376" w:rsidRPr="00BB7133">
        <w:t xml:space="preserve"> attribute.</w:t>
      </w:r>
    </w:p>
    <w:p w14:paraId="015E92D6" w14:textId="634A024E" w:rsidR="002A10D2" w:rsidRPr="00B02B12" w:rsidDel="00F20069" w:rsidRDefault="002A10D2" w:rsidP="00916A2A">
      <w:pPr>
        <w:spacing w:after="120" w:line="240" w:lineRule="auto"/>
        <w:jc w:val="both"/>
        <w:rPr>
          <w:moveFrom w:id="1020" w:author="jonathan pritchard" w:date="2024-11-25T12:24:00Z" w16du:dateUtc="2024-11-25T12:24:00Z"/>
        </w:rPr>
      </w:pPr>
      <w:moveFromRangeStart w:id="1021" w:author="jonathan pritchard" w:date="2024-11-25T12:24:00Z" w:name="move183429876"/>
      <w:commentRangeStart w:id="1022"/>
      <w:commentRangeStart w:id="1023"/>
      <w:commentRangeStart w:id="1024"/>
      <w:moveFrom w:id="1025"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1022"/>
        <w:r w:rsidR="00C8687E" w:rsidRPr="00F20069" w:rsidDel="00F20069">
          <w:rPr>
            <w:rStyle w:val="CommentReference"/>
            <w:highlight w:val="yellow"/>
            <w:lang w:val="en-GB"/>
          </w:rPr>
          <w:commentReference w:id="1022"/>
        </w:r>
        <w:commentRangeEnd w:id="1023"/>
        <w:r w:rsidR="00513917" w:rsidRPr="00F20069" w:rsidDel="00F20069">
          <w:rPr>
            <w:rStyle w:val="CommentReference"/>
            <w:highlight w:val="yellow"/>
          </w:rPr>
          <w:commentReference w:id="1023"/>
        </w:r>
        <w:r w:rsidR="00B02B12" w:rsidRPr="00F20069" w:rsidDel="00F20069">
          <w:rPr>
            <w:highlight w:val="yellow"/>
            <w:rPrChange w:id="1026" w:author="jonathan pritchard" w:date="2024-11-25T12:17:00Z" w16du:dateUtc="2024-11-25T12:17:00Z">
              <w:rPr/>
            </w:rPrChange>
          </w:rPr>
          <w:t xml:space="preserve"> [Areas used to fill in the screen]</w:t>
        </w:r>
        <w:commentRangeEnd w:id="1024"/>
        <w:r w:rsidR="00B02B12" w:rsidRPr="00F20069" w:rsidDel="00F20069">
          <w:rPr>
            <w:rStyle w:val="CommentReference"/>
            <w:highlight w:val="yellow"/>
            <w:rPrChange w:id="1027" w:author="jonathan pritchard" w:date="2024-11-25T12:17:00Z" w16du:dateUtc="2024-11-25T12:17:00Z">
              <w:rPr>
                <w:rStyle w:val="CommentReference"/>
              </w:rPr>
            </w:rPrChange>
          </w:rPr>
          <w:commentReference w:id="1024"/>
        </w:r>
        <w:bookmarkStart w:id="1028" w:name="_Toc187673063"/>
        <w:bookmarkStart w:id="1029" w:name="_Toc187673295"/>
        <w:bookmarkStart w:id="1030" w:name="_Toc188368650"/>
        <w:bookmarkStart w:id="1031" w:name="_Toc188621852"/>
        <w:bookmarkStart w:id="1032" w:name="_Toc188950433"/>
        <w:bookmarkEnd w:id="1028"/>
        <w:bookmarkEnd w:id="1029"/>
        <w:bookmarkEnd w:id="1030"/>
        <w:bookmarkEnd w:id="1031"/>
        <w:bookmarkEnd w:id="1032"/>
      </w:moveFrom>
    </w:p>
    <w:p w14:paraId="7392DE27" w14:textId="4D699213" w:rsidR="002A10D2" w:rsidRPr="00450770" w:rsidRDefault="002A10D2" w:rsidP="00C8687E">
      <w:pPr>
        <w:pStyle w:val="Heading3"/>
      </w:pPr>
      <w:bookmarkStart w:id="1033" w:name="_Toc188950434"/>
      <w:moveFromRangeEnd w:id="1021"/>
      <w:r w:rsidRPr="00450770">
        <w:t>Scale boundary</w:t>
      </w:r>
      <w:bookmarkEnd w:id="1033"/>
    </w:p>
    <w:p w14:paraId="64616228" w14:textId="0E9DF6CB" w:rsidR="002A10D2" w:rsidRPr="00450770" w:rsidRDefault="002A10D2" w:rsidP="00632E3E">
      <w:pPr>
        <w:spacing w:after="120" w:line="240" w:lineRule="auto"/>
        <w:jc w:val="both"/>
      </w:pPr>
      <w:del w:id="1034" w:author="jonathan pritchard" w:date="2025-01-24T16:54:00Z" w16du:dateUtc="2025-01-24T16:54:00Z">
        <w:r w:rsidRPr="00450770" w:rsidDel="00E567B0">
          <w:delText xml:space="preserve">This </w:delText>
        </w:r>
      </w:del>
      <w:del w:id="1035" w:author="jonathan pritchard" w:date="2025-01-24T16:55:00Z" w16du:dateUtc="2025-01-24T16:55:00Z">
        <w:r w:rsidRPr="00450770" w:rsidDel="00E567B0">
          <w:delText>shows w</w:delText>
        </w:r>
      </w:del>
      <w:ins w:id="1036" w:author="jonathan pritchard" w:date="2025-01-24T16:55:00Z" w16du:dateUtc="2025-01-24T16:55:00Z">
        <w:r w:rsidR="00E567B0">
          <w:t>W</w:t>
        </w:r>
      </w:ins>
      <w:r w:rsidRPr="00450770">
        <w:t xml:space="preserve">here the </w:t>
      </w:r>
      <w:r w:rsidR="00962051" w:rsidRPr="00E567B0">
        <w:rPr>
          <w:b/>
          <w:bCs/>
          <w:i/>
          <w:iCs/>
          <w:rPrChange w:id="1037" w:author="jonathan pritchard" w:date="2025-01-24T16:54:00Z" w16du:dateUtc="2025-01-24T16:54:00Z">
            <w:rPr>
              <w:i/>
              <w:iCs/>
            </w:rPr>
          </w:rPrChange>
        </w:rPr>
        <w:t>optimum</w:t>
      </w:r>
      <w:r w:rsidRPr="00E567B0">
        <w:rPr>
          <w:b/>
          <w:bCs/>
          <w:i/>
          <w:iCs/>
          <w:rPrChange w:id="1038" w:author="jonathan pritchard" w:date="2025-01-24T16:54:00Z" w16du:dateUtc="2025-01-24T16:54:00Z">
            <w:rPr>
              <w:i/>
              <w:iCs/>
            </w:rPr>
          </w:rPrChange>
        </w:rPr>
        <w:t>DisplayScale</w:t>
      </w:r>
      <w:r w:rsidRPr="00450770">
        <w:t xml:space="preserve"> of the ENC data available changes</w:t>
      </w:r>
      <w:ins w:id="1039" w:author="jonathan pritchard" w:date="2025-01-24T16:55:00Z" w16du:dateUtc="2025-01-24T16:55:00Z">
        <w:r w:rsidR="00E567B0">
          <w:t xml:space="preserve"> t</w:t>
        </w:r>
      </w:ins>
      <w:del w:id="1040" w:author="jonathan pritchard" w:date="2025-01-24T16:55:00Z" w16du:dateUtc="2025-01-24T16:55:00Z">
        <w:r w:rsidRPr="00450770" w:rsidDel="00E567B0">
          <w:delText>. T</w:delText>
        </w:r>
      </w:del>
      <w:r w:rsidRPr="00450770">
        <w:t xml:space="preserve">he ECDIS should warn the mariner of upcoming ENC scale change. Only the major changes in </w:t>
      </w:r>
      <w:r w:rsidR="00962051" w:rsidRPr="00E567B0">
        <w:rPr>
          <w:i/>
          <w:iCs/>
        </w:rPr>
        <w:t>optimumDisplayScale</w:t>
      </w:r>
      <w:r w:rsidR="00962051" w:rsidRPr="00E567B0">
        <w:t xml:space="preserve"> </w:t>
      </w:r>
      <w:r w:rsidRPr="00E567B0">
        <w:t>resulting from the scale jumping more than three</w:t>
      </w:r>
      <w:r w:rsidR="005E6B56" w:rsidRPr="00E567B0">
        <w:t xml:space="preserve"> steps in</w:t>
      </w:r>
      <w:r w:rsidRPr="00E567B0">
        <w:t xml:space="preserve"> </w:t>
      </w:r>
      <w:r w:rsidR="00962051" w:rsidRPr="00E567B0">
        <w:rPr>
          <w:i/>
          <w:iCs/>
        </w:rPr>
        <w:t>optimumDisplayScale</w:t>
      </w:r>
      <w:r w:rsidR="00962051" w:rsidRPr="00E567B0">
        <w:t xml:space="preserve"> </w:t>
      </w:r>
      <w:r w:rsidRPr="00E567B0">
        <w:t>should be shown.</w:t>
      </w:r>
      <w:r w:rsidR="005E6B56" w:rsidRPr="00E567B0">
        <w:t xml:space="preserve"> The steps are </w:t>
      </w:r>
      <w:del w:id="1041" w:author="jonathan pritchard" w:date="2024-10-14T02:18:00Z" w16du:dateUtc="2024-10-14T01:18:00Z">
        <w:r w:rsidR="005E6B56" w:rsidRPr="00E567B0" w:rsidDel="00513917">
          <w:delText>given in S-101.</w:delText>
        </w:r>
      </w:del>
      <w:ins w:id="1042" w:author="jonathan pritchard" w:date="2024-10-14T02:18:00Z" w16du:dateUtc="2024-10-14T01:18:00Z">
        <w:r w:rsidR="00513917" w:rsidRPr="00E567B0">
          <w:rPr>
            <w:rPrChange w:id="1043" w:author="jonathan pritchard" w:date="2025-01-24T16:55:00Z" w16du:dateUtc="2025-01-24T16:55:00Z">
              <w:rPr>
                <w:highlight w:val="yellow"/>
              </w:rPr>
            </w:rPrChange>
          </w:rPr>
          <w:t xml:space="preserve">the defined scale bands in the display Loading </w:t>
        </w:r>
        <w:r w:rsidR="00513917" w:rsidRPr="00C72695">
          <w:rPr>
            <w:rPrChange w:id="1044"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1045"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commentRangeStart w:id="1046"/>
      <w:commentRangeStart w:id="1047"/>
      <w:del w:id="1048" w:author="jonathan pritchard" w:date="2024-11-25T12:26:00Z" w16du:dateUtc="2024-11-25T12:26:00Z">
        <w:r w:rsidRPr="00450770" w:rsidDel="004857B7">
          <w:delText>Overscale area at scale boundary</w:delText>
        </w:r>
        <w:commentRangeEnd w:id="1046"/>
        <w:r w:rsidR="00BE1192" w:rsidDel="004857B7">
          <w:rPr>
            <w:rStyle w:val="CommentReference"/>
            <w:b w:val="0"/>
            <w:bCs w:val="0"/>
          </w:rPr>
          <w:commentReference w:id="1046"/>
        </w:r>
        <w:commentRangeEnd w:id="1047"/>
        <w:r w:rsidR="00C85EB1" w:rsidDel="004857B7">
          <w:rPr>
            <w:rStyle w:val="CommentReference"/>
            <w:b w:val="0"/>
            <w:bCs w:val="0"/>
          </w:rPr>
          <w:commentReference w:id="1047"/>
        </w:r>
      </w:del>
      <w:bookmarkStart w:id="1049" w:name="_Toc188950435"/>
      <w:ins w:id="1050" w:author="jonathan pritchard" w:date="2024-11-25T12:26:00Z" w16du:dateUtc="2024-11-25T12:26:00Z">
        <w:r w:rsidR="004857B7">
          <w:t>Overscale Pattern</w:t>
        </w:r>
      </w:ins>
      <w:bookmarkEnd w:id="1049"/>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1051" w:author="jonathan pritchard" w:date="2025-01-24T16:56:00Z" w16du:dateUtc="2025-01-24T16:56:00Z">
            <w:rPr>
              <w:highlight w:val="yellow"/>
            </w:rPr>
          </w:rPrChange>
        </w:rPr>
        <w:t>. In order to avoid leaving part</w:t>
      </w:r>
      <w:ins w:id="1052" w:author="jonathan pritchard" w:date="2024-11-25T12:17:00Z" w16du:dateUtc="2024-11-25T12:17:00Z">
        <w:r w:rsidR="00F20069" w:rsidRPr="00E567B0">
          <w:rPr>
            <w:rPrChange w:id="1053" w:author="jonathan pritchard" w:date="2025-01-24T16:56:00Z" w16du:dateUtc="2025-01-24T16:56:00Z">
              <w:rPr>
                <w:highlight w:val="yellow"/>
              </w:rPr>
            </w:rPrChange>
          </w:rPr>
          <w:t>s</w:t>
        </w:r>
      </w:ins>
      <w:r w:rsidRPr="00E567B0">
        <w:rPr>
          <w:rPrChange w:id="1054" w:author="jonathan pritchard" w:date="2025-01-24T16:56:00Z" w16du:dateUtc="2025-01-24T16:56:00Z">
            <w:rPr>
              <w:highlight w:val="yellow"/>
            </w:rPr>
          </w:rPrChange>
        </w:rPr>
        <w:t xml:space="preserve"> of the display blank,</w:t>
      </w:r>
      <w:r w:rsidRPr="00E567B0">
        <w:t xml:space="preserve"> the display </w:t>
      </w:r>
      <w:del w:id="1055" w:author="jonathan pritchard" w:date="2024-10-14T02:18:00Z" w16du:dateUtc="2024-10-14T01:18:00Z">
        <w:r w:rsidRPr="00E567B0" w:rsidDel="00513917">
          <w:delText xml:space="preserve">may </w:delText>
        </w:r>
      </w:del>
      <w:ins w:id="1056" w:author="jonathan pritchard" w:date="2024-11-25T12:17:00Z" w16du:dateUtc="2024-11-25T12:17:00Z">
        <w:r w:rsidR="00F20069" w:rsidRPr="00E567B0">
          <w:t>may</w:t>
        </w:r>
      </w:ins>
      <w:ins w:id="1057" w:author="jonathan pritchard" w:date="2024-10-14T02:18:00Z" w16du:dateUtc="2024-10-14T01:18:00Z">
        <w:r w:rsidR="00513917" w:rsidRPr="00E567B0">
          <w:t xml:space="preserve"> </w:t>
        </w:r>
      </w:ins>
      <w:r w:rsidRPr="00E567B0">
        <w:t>be rendered using data from</w:t>
      </w:r>
      <w:r w:rsidRPr="00117C0F">
        <w:t xml:space="preserve"> multiple datasets</w:t>
      </w:r>
      <w:ins w:id="1058" w:author="jon pritchard" w:date="2024-11-27T07:49:00Z" w16du:dateUtc="2024-11-27T06:49:00Z">
        <w:r w:rsidR="0017170A">
          <w:t xml:space="preserve"> using the algorithm defined </w:t>
        </w:r>
      </w:ins>
      <w:ins w:id="1059"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1060"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1061" w:author="jonathan pritchard" w:date="2025-01-24T16:57:00Z" w16du:dateUtc="2025-01-24T16:57:00Z">
        <w:r w:rsidR="00E567B0">
          <w:rPr>
            <w:bCs/>
            <w:iCs/>
            <w:sz w:val="22"/>
            <w:szCs w:val="22"/>
          </w:rPr>
          <w:t xml:space="preserve">. </w:t>
        </w:r>
      </w:ins>
      <w:ins w:id="1062" w:author="jon pritchard" w:date="2024-11-27T07:49:00Z" w16du:dateUtc="2024-11-27T06:49:00Z">
        <w:del w:id="1063" w:author="jonathan pritchard" w:date="2025-01-24T16:56:00Z" w16du:dateUtc="2025-01-24T16:56:00Z">
          <w:r w:rsidR="0017170A" w:rsidDel="00E567B0">
            <w:delText>in Section D-1.3</w:delText>
          </w:r>
        </w:del>
      </w:ins>
      <w:del w:id="1064" w:author="jonathan pritchard" w:date="2025-01-24T16:56:00Z" w16du:dateUtc="2025-01-24T16:56:00Z">
        <w:r w:rsidRPr="00117C0F" w:rsidDel="00E567B0">
          <w:delText>.</w:delText>
        </w:r>
        <w:r w:rsidRPr="00450770" w:rsidDel="00E567B0">
          <w:delText xml:space="preserve"> T</w:delText>
        </w:r>
      </w:del>
      <w:ins w:id="1065"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1066" w:author="jonathan pritchard" w:date="2024-10-14T02:20:00Z" w16du:dateUtc="2024-10-14T01:20:00Z">
        <w:r w:rsidRPr="00450770" w:rsidDel="00513917">
          <w:delText xml:space="preserve">varying </w:delText>
        </w:r>
      </w:del>
      <w:ins w:id="1067" w:author="jonathan pritchard" w:date="2024-10-14T02:20:00Z" w16du:dateUtc="2024-10-14T01:20:00Z">
        <w:r w:rsidR="00513917">
          <w:t>different</w:t>
        </w:r>
        <w:r w:rsidR="00513917" w:rsidRPr="00450770">
          <w:t xml:space="preserve"> </w:t>
        </w:r>
      </w:ins>
      <w:r w:rsidR="009A279C" w:rsidRPr="00450770">
        <w:rPr>
          <w:i/>
          <w:iCs/>
        </w:rPr>
        <w:t>optimumDisplayScale</w:t>
      </w:r>
      <w:r w:rsidRPr="00450770">
        <w:t>.</w:t>
      </w:r>
    </w:p>
    <w:p w14:paraId="08042A4C" w14:textId="24F53D11" w:rsidR="00587BD5" w:rsidRDefault="002A10D2" w:rsidP="00632E3E">
      <w:pPr>
        <w:spacing w:after="120" w:line="240" w:lineRule="auto"/>
        <w:jc w:val="both"/>
        <w:rPr>
          <w:ins w:id="1068"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1069"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ins w:id="1070" w:author="jon pritchard" w:date="2024-11-27T07:49:00Z" w16du:dateUtc="2024-11-27T06:49:00Z">
        <w:r w:rsidR="0017170A" w:rsidRPr="00C72695">
          <w:rPr>
            <w:i/>
            <w:iCs/>
          </w:rPr>
          <w:t>m</w:t>
        </w:r>
      </w:ins>
      <w:ins w:id="1071" w:author="jonathan pritchard" w:date="2024-11-25T12:26:00Z" w16du:dateUtc="2024-11-25T12:26:00Z">
        <w:del w:id="1072" w:author="jon pritchard" w:date="2024-11-27T07:49:00Z" w16du:dateUtc="2024-11-27T06:49:00Z">
          <w:r w:rsidR="004857B7" w:rsidRPr="00C72695" w:rsidDel="0017170A">
            <w:rPr>
              <w:i/>
              <w:iCs/>
            </w:rPr>
            <w:delText>M</w:delText>
          </w:r>
        </w:del>
        <w:r w:rsidR="004857B7" w:rsidRPr="00C72695">
          <w:rPr>
            <w:i/>
            <w:iCs/>
          </w:rPr>
          <w:t>aximumDisplayScale</w:t>
        </w:r>
        <w:r w:rsidR="004857B7" w:rsidRPr="00C72695">
          <w:t>,</w:t>
        </w:r>
      </w:ins>
      <w:del w:id="1073" w:author="jonathan pritchard" w:date="2024-11-25T12:26:00Z" w16du:dateUtc="2024-11-25T12:26:00Z">
        <w:r w:rsidRPr="00C72695" w:rsidDel="004857B7">
          <w:delText>;</w:delText>
        </w:r>
      </w:del>
      <w:r w:rsidRPr="00C72695">
        <w:t xml:space="preserve"> </w:t>
      </w:r>
      <w:ins w:id="1074" w:author="jonathan pritchard" w:date="2024-11-25T12:26:00Z" w16du:dateUtc="2024-11-25T12:26:00Z">
        <w:r w:rsidR="004857B7" w:rsidRPr="00C72695">
          <w:t xml:space="preserve">when </w:t>
        </w:r>
      </w:ins>
      <w:del w:id="1075" w:author="jonathan pritchard" w:date="2024-11-25T12:26:00Z" w16du:dateUtc="2024-11-25T12:26:00Z">
        <w:r w:rsidRPr="00C72695" w:rsidDel="004857B7">
          <w:delText xml:space="preserve">provided that </w:delText>
        </w:r>
      </w:del>
      <w:r w:rsidRPr="00C72695">
        <w:t xml:space="preserve">the area </w:t>
      </w:r>
      <w:del w:id="1076" w:author="jon pritchard" w:date="2024-11-27T07:39:00Z" w16du:dateUtc="2024-11-27T06:39:00Z">
        <w:r w:rsidRPr="00C72695" w:rsidDel="00587BD5">
          <w:delText xml:space="preserve">was </w:delText>
        </w:r>
      </w:del>
      <w:ins w:id="1077" w:author="jon pritchard" w:date="2024-11-27T07:39:00Z" w16du:dateUtc="2024-11-27T06:39:00Z">
        <w:r w:rsidR="00587BD5" w:rsidRPr="00C72695">
          <w:t xml:space="preserve">has been </w:t>
        </w:r>
      </w:ins>
      <w:ins w:id="1078" w:author="jonathan pritchard" w:date="2024-11-25T12:26:00Z" w16du:dateUtc="2024-11-25T12:26:00Z">
        <w:r w:rsidR="004857B7" w:rsidRPr="00C72695">
          <w:t xml:space="preserve">selected for </w:t>
        </w:r>
      </w:ins>
      <w:r w:rsidRPr="00C72695">
        <w:t>display</w:t>
      </w:r>
      <w:del w:id="1079" w:author="jonathan pritchard" w:date="2024-11-25T12:27:00Z" w16du:dateUtc="2024-11-25T12:27:00Z">
        <w:r w:rsidRPr="00C72695" w:rsidDel="004857B7">
          <w:delText>ed</w:delText>
        </w:r>
      </w:del>
      <w:r w:rsidRPr="00C72695">
        <w:t xml:space="preserve"> </w:t>
      </w:r>
      <w:del w:id="1080" w:author="jonathan pritchard" w:date="2024-11-25T12:26:00Z" w16du:dateUtc="2024-11-25T12:26:00Z">
        <w:r w:rsidRPr="00C72695" w:rsidDel="004857B7">
          <w:delText xml:space="preserve">automatically </w:delText>
        </w:r>
      </w:del>
      <w:r w:rsidRPr="00C72695">
        <w:t>by the ECDIS in order to avoid leaving that portion of the display blank</w:t>
      </w:r>
      <w:ins w:id="1081" w:author="jon pritchard" w:date="2024-11-27T07:47:00Z" w16du:dateUtc="2024-11-27T06:47:00Z">
        <w:r w:rsidR="00587BD5" w:rsidRPr="00C72695">
          <w:t>.</w:t>
        </w:r>
      </w:ins>
      <w:del w:id="1082" w:author="jon pritchard" w:date="2024-11-27T07:39:00Z" w16du:dateUtc="2024-11-27T06:39:00Z">
        <w:r w:rsidRPr="00C72695" w:rsidDel="00587BD5">
          <w:delText>.</w:delText>
        </w:r>
      </w:del>
      <w:ins w:id="1083" w:author="jon pritchard" w:date="2024-11-27T07:49:00Z" w16du:dateUtc="2024-11-27T06:49:00Z">
        <w:r w:rsidR="0017170A" w:rsidRPr="00C72695">
          <w:t xml:space="preserve"> </w:t>
        </w:r>
      </w:ins>
      <w:ins w:id="1084" w:author="jon pritchard" w:date="2024-11-27T07:48:00Z" w16du:dateUtc="2024-11-27T06:48:00Z">
        <w:r w:rsidR="0017170A" w:rsidRPr="00C72695">
          <w:t xml:space="preserve">These </w:t>
        </w:r>
      </w:ins>
      <w:ins w:id="1085" w:author="jon pritchard" w:date="2024-11-27T07:46:00Z">
        <w:r w:rsidR="00587BD5" w:rsidRPr="00C72695">
          <w:t>Data</w:t>
        </w:r>
      </w:ins>
      <w:ins w:id="1086" w:author="jon pritchard" w:date="2024-11-27T07:47:00Z" w16du:dateUtc="2024-11-27T06:47:00Z">
        <w:r w:rsidR="00587BD5" w:rsidRPr="00C72695">
          <w:t xml:space="preserve"> </w:t>
        </w:r>
      </w:ins>
      <w:ins w:id="1087" w:author="jon pritchard" w:date="2024-11-27T07:46:00Z">
        <w:r w:rsidR="00587BD5" w:rsidRPr="00C72695">
          <w:t xml:space="preserve">Coverage areas </w:t>
        </w:r>
      </w:ins>
      <w:ins w:id="1088" w:author="jon pritchard" w:date="2024-11-27T07:48:00Z" w16du:dateUtc="2024-11-27T06:48:00Z">
        <w:r w:rsidR="0017170A" w:rsidRPr="00C72695">
          <w:t xml:space="preserve">are those </w:t>
        </w:r>
      </w:ins>
      <w:ins w:id="1089" w:author="jon pritchard" w:date="2024-11-27T07:46:00Z">
        <w:r w:rsidR="00587BD5" w:rsidRPr="00C72695">
          <w:t xml:space="preserve">selected after stage 3.b </w:t>
        </w:r>
      </w:ins>
      <w:r w:rsidR="00C72695">
        <w:t xml:space="preserve">is reached </w:t>
      </w:r>
      <w:ins w:id="1090" w:author="jon pritchard" w:date="2024-11-27T07:46:00Z">
        <w:r w:rsidR="00587BD5" w:rsidRPr="00C72695">
          <w:t>in the SelectDataCoverages function</w:t>
        </w:r>
      </w:ins>
      <w:ins w:id="1091"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1092"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1093" w:author="jon pritchard" w:date="2024-11-27T07:46:00Z">
        <w:del w:id="1094" w:author="jonathan pritchard" w:date="2025-01-24T16:57:00Z" w16du:dateUtc="2025-01-24T16:57:00Z">
          <w:r w:rsidR="00587BD5" w:rsidRPr="00587BD5" w:rsidDel="00E567B0">
            <w:delText>, Section D-1.3</w:delText>
          </w:r>
        </w:del>
      </w:ins>
      <w:ins w:id="1095" w:author="jon pritchard" w:date="2024-11-27T07:48:00Z" w16du:dateUtc="2024-11-27T06:48:00Z">
        <w:r w:rsidR="0017170A">
          <w:t>.</w:t>
        </w:r>
      </w:ins>
      <w:ins w:id="1096"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1097" w:author="jonathan pritchard" w:date="2024-11-25T12:24:00Z" w16du:dateUtc="2024-11-25T12:24:00Z"/>
          <w:moveTo w:id="1098" w:author="jonathan pritchard" w:date="2024-11-25T12:24:00Z" w16du:dateUtc="2024-11-25T12:24:00Z"/>
          <w:strike/>
          <w:rPrChange w:id="1099" w:author="jon pritchard" w:date="2024-11-27T07:38:00Z" w16du:dateUtc="2024-11-27T06:38:00Z">
            <w:rPr>
              <w:del w:id="1100" w:author="jonathan pritchard" w:date="2024-11-25T12:24:00Z" w16du:dateUtc="2024-11-25T12:24:00Z"/>
              <w:moveTo w:id="1101" w:author="jonathan pritchard" w:date="2024-11-25T12:24:00Z" w16du:dateUtc="2024-11-25T12:24:00Z"/>
            </w:rPr>
          </w:rPrChange>
        </w:rPr>
      </w:pPr>
      <w:moveToRangeStart w:id="1102" w:author="jonathan pritchard" w:date="2024-11-25T12:24:00Z" w:name="move183429876"/>
      <w:commentRangeStart w:id="1103"/>
      <w:commentRangeStart w:id="1104"/>
      <w:commentRangeStart w:id="1105"/>
      <w:commentRangeStart w:id="1106"/>
      <w:moveTo w:id="1107" w:author="jonathan pritchard" w:date="2024-11-25T12:24:00Z" w16du:dateUtc="2024-11-25T12:24:00Z">
        <w:del w:id="1108" w:author="jonathan pritchard" w:date="2025-01-17T12:16:00Z" w16du:dateUtc="2025-01-17T12:16:00Z">
          <w:r w:rsidRPr="00587BD5" w:rsidDel="004F0771">
            <w:rPr>
              <w:strike/>
              <w:highlight w:val="yellow"/>
              <w:rPrChange w:id="1109" w:author="jon pritchard" w:date="2024-11-27T07:38:00Z" w16du:dateUtc="2024-11-27T06:38:00Z">
                <w:rPr>
                  <w:highlight w:val="yellow"/>
                </w:rPr>
              </w:rPrChange>
            </w:rPr>
            <w:delText xml:space="preserve">NOTE: </w:delText>
          </w:r>
          <w:r w:rsidRPr="00587BD5" w:rsidDel="004F0771">
            <w:rPr>
              <w:strike/>
              <w:highlight w:val="yellow"/>
              <w:rPrChange w:id="1110"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1111" w:author="jon pritchard" w:date="2024-11-27T07:38:00Z" w16du:dateUtc="2024-11-27T06:38:00Z">
                <w:rPr>
                  <w:i/>
                  <w:iCs/>
                  <w:highlight w:val="yellow"/>
                </w:rPr>
              </w:rPrChange>
            </w:rPr>
            <w:delText xml:space="preserve"> optimumDisplayScale</w:delText>
          </w:r>
          <w:r w:rsidRPr="00587BD5" w:rsidDel="004F0771">
            <w:rPr>
              <w:strike/>
              <w:highlight w:val="yellow"/>
              <w:rPrChange w:id="1112"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1113" w:author="jon pritchard" w:date="2024-11-27T07:38:00Z" w16du:dateUtc="2024-11-27T06:38:00Z">
                <w:rPr>
                  <w:i/>
                  <w:iCs/>
                  <w:highlight w:val="yellow"/>
                </w:rPr>
              </w:rPrChange>
            </w:rPr>
            <w:delText>maximumDisplayScale</w:delText>
          </w:r>
          <w:r w:rsidRPr="00587BD5" w:rsidDel="004F0771">
            <w:rPr>
              <w:strike/>
              <w:highlight w:val="yellow"/>
              <w:rPrChange w:id="1114" w:author="jon pritchard" w:date="2024-11-27T07:38:00Z" w16du:dateUtc="2024-11-27T06:38:00Z">
                <w:rPr>
                  <w:highlight w:val="yellow"/>
                </w:rPr>
              </w:rPrChange>
            </w:rPr>
            <w:delText xml:space="preserve">, then only the "overscale indication" must be shown. </w:delText>
          </w:r>
        </w:del>
        <w:del w:id="1115" w:author="jonathan pritchard" w:date="2024-11-25T12:25:00Z" w16du:dateUtc="2024-11-25T12:25:00Z">
          <w:r w:rsidRPr="00587BD5" w:rsidDel="004857B7">
            <w:rPr>
              <w:strike/>
              <w:highlight w:val="yellow"/>
              <w:rPrChange w:id="1116" w:author="jon pritchard" w:date="2024-11-27T07:38:00Z" w16du:dateUtc="2024-11-27T06:38:00Z">
                <w:rPr>
                  <w:highlight w:val="yellow"/>
                </w:rPr>
              </w:rPrChange>
            </w:rPr>
            <w:delText>T</w:delText>
          </w:r>
        </w:del>
        <w:del w:id="1117" w:author="jonathan pritchard" w:date="2025-01-17T12:16:00Z" w16du:dateUtc="2025-01-17T12:16:00Z">
          <w:r w:rsidRPr="00587BD5" w:rsidDel="004F0771">
            <w:rPr>
              <w:strike/>
              <w:highlight w:val="yellow"/>
              <w:rPrChange w:id="1118" w:author="jon pritchard" w:date="2024-11-27T07:38:00Z" w16du:dateUtc="2024-11-27T06:38:00Z">
                <w:rPr>
                  <w:highlight w:val="yellow"/>
                </w:rPr>
              </w:rPrChange>
            </w:rPr>
            <w:delText>he "overscale pattern" (area fill OVERSC01) must not be sho</w:delText>
          </w:r>
        </w:del>
        <w:del w:id="1119" w:author="jonathan pritchard" w:date="2024-11-25T12:25:00Z" w16du:dateUtc="2024-11-25T12:25:00Z">
          <w:r w:rsidRPr="00587BD5" w:rsidDel="004857B7">
            <w:rPr>
              <w:strike/>
              <w:highlight w:val="yellow"/>
              <w:rPrChange w:id="1120" w:author="jon pritchard" w:date="2024-11-27T07:38:00Z" w16du:dateUtc="2024-11-27T06:38:00Z">
                <w:rPr>
                  <w:highlight w:val="yellow"/>
                </w:rPr>
              </w:rPrChange>
            </w:rPr>
            <w:delText>wn.</w:delText>
          </w:r>
          <w:commentRangeEnd w:id="1103"/>
          <w:r w:rsidRPr="00587BD5" w:rsidDel="004857B7">
            <w:rPr>
              <w:rStyle w:val="CommentReference"/>
              <w:strike/>
              <w:highlight w:val="yellow"/>
              <w:lang w:val="en-GB"/>
              <w:rPrChange w:id="1121" w:author="jon pritchard" w:date="2024-11-27T07:38:00Z" w16du:dateUtc="2024-11-27T06:38:00Z">
                <w:rPr>
                  <w:rStyle w:val="CommentReference"/>
                  <w:highlight w:val="yellow"/>
                  <w:lang w:val="en-GB"/>
                </w:rPr>
              </w:rPrChange>
            </w:rPr>
            <w:commentReference w:id="1103"/>
          </w:r>
          <w:commentRangeEnd w:id="1104"/>
          <w:r w:rsidRPr="00587BD5" w:rsidDel="004857B7">
            <w:rPr>
              <w:rStyle w:val="CommentReference"/>
              <w:strike/>
              <w:highlight w:val="yellow"/>
              <w:rPrChange w:id="1122" w:author="jon pritchard" w:date="2024-11-27T07:38:00Z" w16du:dateUtc="2024-11-27T06:38:00Z">
                <w:rPr>
                  <w:rStyle w:val="CommentReference"/>
                  <w:highlight w:val="yellow"/>
                </w:rPr>
              </w:rPrChange>
            </w:rPr>
            <w:commentReference w:id="1104"/>
          </w:r>
          <w:r w:rsidRPr="00587BD5" w:rsidDel="004857B7">
            <w:rPr>
              <w:strike/>
              <w:highlight w:val="yellow"/>
              <w:rPrChange w:id="1123" w:author="jon pritchard" w:date="2024-11-27T07:38:00Z" w16du:dateUtc="2024-11-27T06:38:00Z">
                <w:rPr>
                  <w:highlight w:val="yellow"/>
                </w:rPr>
              </w:rPrChange>
            </w:rPr>
            <w:delText xml:space="preserve"> [Areas used to fill in the screen]</w:delText>
          </w:r>
          <w:commentRangeEnd w:id="1105"/>
          <w:r w:rsidRPr="00587BD5" w:rsidDel="004857B7">
            <w:rPr>
              <w:rStyle w:val="CommentReference"/>
              <w:strike/>
              <w:highlight w:val="yellow"/>
              <w:rPrChange w:id="1124" w:author="jon pritchard" w:date="2024-11-27T07:38:00Z" w16du:dateUtc="2024-11-27T06:38:00Z">
                <w:rPr>
                  <w:rStyle w:val="CommentReference"/>
                  <w:highlight w:val="yellow"/>
                </w:rPr>
              </w:rPrChange>
            </w:rPr>
            <w:commentReference w:id="1105"/>
          </w:r>
        </w:del>
      </w:moveTo>
      <w:commentRangeEnd w:id="1106"/>
      <w:del w:id="1125" w:author="jonathan pritchard" w:date="2024-11-25T12:25:00Z" w16du:dateUtc="2024-11-25T12:25:00Z">
        <w:r w:rsidRPr="00587BD5" w:rsidDel="004857B7">
          <w:rPr>
            <w:rStyle w:val="CommentReference"/>
            <w:strike/>
            <w:rPrChange w:id="1126" w:author="jon pritchard" w:date="2024-11-27T07:38:00Z" w16du:dateUtc="2024-11-27T06:38:00Z">
              <w:rPr>
                <w:rStyle w:val="CommentReference"/>
              </w:rPr>
            </w:rPrChange>
          </w:rPr>
          <w:commentReference w:id="1106"/>
        </w:r>
      </w:del>
    </w:p>
    <w:moveToRangeEnd w:id="1102"/>
    <w:p w14:paraId="48F578E9" w14:textId="6B825F68" w:rsidR="00F20069" w:rsidRPr="00587BD5" w:rsidDel="004F0771" w:rsidRDefault="00F20069" w:rsidP="00632E3E">
      <w:pPr>
        <w:spacing w:after="120" w:line="240" w:lineRule="auto"/>
        <w:jc w:val="both"/>
        <w:rPr>
          <w:del w:id="1127" w:author="jonathan pritchard" w:date="2025-01-17T12:16:00Z" w16du:dateUtc="2025-01-17T12:16:00Z"/>
          <w:strike/>
          <w:rPrChange w:id="1128" w:author="jon pritchard" w:date="2024-11-27T07:38:00Z" w16du:dateUtc="2024-11-27T06:38:00Z">
            <w:rPr>
              <w:del w:id="1129"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1130" w:author="jonathan pritchard" w:date="2025-01-17T12:16:00Z" w16du:dateUtc="2025-01-17T12:16:00Z"/>
          <w:strike/>
          <w:rPrChange w:id="1131" w:author="jon pritchard" w:date="2024-11-27T07:38:00Z" w16du:dateUtc="2024-11-27T06:38:00Z">
            <w:rPr>
              <w:del w:id="1132" w:author="jonathan pritchard" w:date="2025-01-17T12:16:00Z" w16du:dateUtc="2025-01-17T12:16:00Z"/>
            </w:rPr>
          </w:rPrChange>
        </w:rPr>
      </w:pPr>
      <w:del w:id="1133" w:author="jonathan pritchard" w:date="2025-01-17T12:16:00Z" w16du:dateUtc="2025-01-17T12:16:00Z">
        <w:r w:rsidRPr="00587BD5" w:rsidDel="004F0771">
          <w:rPr>
            <w:strike/>
            <w:highlight w:val="yellow"/>
            <w:rPrChange w:id="1134" w:author="jon pritchard" w:date="2024-11-27T07:38:00Z" w16du:dateUtc="2024-11-27T06:38:00Z">
              <w:rPr>
                <w:highlight w:val="yellow"/>
              </w:rPr>
            </w:rPrChange>
          </w:rPr>
          <w:delText>NOTE</w:delText>
        </w:r>
        <w:r w:rsidR="002F2E1D" w:rsidRPr="00587BD5" w:rsidDel="004F0771">
          <w:rPr>
            <w:strike/>
            <w:highlight w:val="yellow"/>
            <w:rPrChange w:id="1135" w:author="jon pritchard" w:date="2024-11-27T07:38:00Z" w16du:dateUtc="2024-11-27T06:38:00Z">
              <w:rPr>
                <w:highlight w:val="yellow"/>
              </w:rPr>
            </w:rPrChange>
          </w:rPr>
          <w:delText xml:space="preserve">: </w:delText>
        </w:r>
        <w:r w:rsidRPr="00587BD5" w:rsidDel="004F0771">
          <w:rPr>
            <w:strike/>
            <w:highlight w:val="yellow"/>
            <w:rPrChange w:id="1136" w:author="jon pritchard" w:date="2024-11-27T07:38:00Z" w16du:dateUtc="2024-11-27T06:38:00Z">
              <w:rPr>
                <w:highlight w:val="yellow"/>
              </w:rPr>
            </w:rPrChange>
          </w:rPr>
          <w:delText xml:space="preserve">This </w:delText>
        </w:r>
        <w:r w:rsidR="00D13AAB" w:rsidRPr="00587BD5" w:rsidDel="004F0771">
          <w:rPr>
            <w:strike/>
            <w:highlight w:val="yellow"/>
            <w:rPrChange w:id="1137" w:author="jon pritchard" w:date="2024-11-27T07:38:00Z" w16du:dateUtc="2024-11-27T06:38:00Z">
              <w:rPr>
                <w:highlight w:val="yellow"/>
              </w:rPr>
            </w:rPrChange>
          </w:rPr>
          <w:delText xml:space="preserve">rule </w:delText>
        </w:r>
        <w:r w:rsidRPr="00587BD5" w:rsidDel="004F0771">
          <w:rPr>
            <w:strike/>
            <w:highlight w:val="yellow"/>
            <w:rPrChange w:id="1138"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1139" w:author="jon pritchard" w:date="2024-11-27T07:38:00Z" w16du:dateUtc="2024-11-27T06:38:00Z">
              <w:rPr>
                <w:highlight w:val="yellow"/>
              </w:rPr>
            </w:rPrChange>
          </w:rPr>
          <w:delText>with</w:delText>
        </w:r>
        <w:r w:rsidRPr="00587BD5" w:rsidDel="004F0771">
          <w:rPr>
            <w:strike/>
            <w:highlight w:val="yellow"/>
            <w:rPrChange w:id="1140" w:author="jon pritchard" w:date="2024-11-27T07:38:00Z" w16du:dateUtc="2024-11-27T06:38:00Z">
              <w:rPr>
                <w:highlight w:val="yellow"/>
              </w:rPr>
            </w:rPrChange>
          </w:rPr>
          <w:delText xml:space="preserve"> different </w:delText>
        </w:r>
        <w:commentRangeStart w:id="1141"/>
        <w:r w:rsidR="009A279C" w:rsidRPr="00587BD5" w:rsidDel="004F0771">
          <w:rPr>
            <w:i/>
            <w:iCs/>
            <w:strike/>
            <w:highlight w:val="yellow"/>
            <w:rPrChange w:id="1142" w:author="jon pritchard" w:date="2024-11-27T07:38:00Z" w16du:dateUtc="2024-11-27T06:38:00Z">
              <w:rPr>
                <w:i/>
                <w:iCs/>
                <w:highlight w:val="yellow"/>
              </w:rPr>
            </w:rPrChange>
          </w:rPr>
          <w:delText>optimumDisplayScale</w:delText>
        </w:r>
        <w:commentRangeEnd w:id="1141"/>
        <w:r w:rsidR="00117C0F" w:rsidRPr="00587BD5" w:rsidDel="004F0771">
          <w:rPr>
            <w:rStyle w:val="CommentReference"/>
            <w:strike/>
            <w:highlight w:val="yellow"/>
            <w:rPrChange w:id="1143" w:author="jon pritchard" w:date="2024-11-27T07:38:00Z" w16du:dateUtc="2024-11-27T06:38:00Z">
              <w:rPr>
                <w:rStyle w:val="CommentReference"/>
                <w:highlight w:val="yellow"/>
              </w:rPr>
            </w:rPrChange>
          </w:rPr>
          <w:commentReference w:id="1141"/>
        </w:r>
        <w:r w:rsidRPr="00587BD5" w:rsidDel="004F0771">
          <w:rPr>
            <w:strike/>
            <w:highlight w:val="yellow"/>
            <w:rPrChange w:id="1144" w:author="jon pritchard" w:date="2024-11-27T07:38:00Z" w16du:dateUtc="2024-11-27T06:38:00Z">
              <w:rPr>
                <w:highlight w:val="yellow"/>
              </w:rPr>
            </w:rPrChange>
          </w:rPr>
          <w:delText xml:space="preserve">. It should not be applied to an overscale display deliberately requested by the mariner, which </w:delText>
        </w:r>
      </w:del>
      <w:del w:id="1145" w:author="jonathan pritchard" w:date="2024-10-14T02:24:00Z" w16du:dateUtc="2024-10-14T01:24:00Z">
        <w:r w:rsidRPr="00587BD5" w:rsidDel="00513917">
          <w:rPr>
            <w:strike/>
            <w:highlight w:val="yellow"/>
            <w:rPrChange w:id="1146" w:author="jon pritchard" w:date="2024-11-27T07:38:00Z" w16du:dateUtc="2024-11-27T06:38:00Z">
              <w:rPr>
                <w:highlight w:val="yellow"/>
              </w:rPr>
            </w:rPrChange>
          </w:rPr>
          <w:delText xml:space="preserve">should </w:delText>
        </w:r>
        <w:r w:rsidR="00117C0F" w:rsidRPr="00587BD5" w:rsidDel="00513917">
          <w:rPr>
            <w:strike/>
            <w:highlight w:val="yellow"/>
            <w:rPrChange w:id="1147" w:author="jon pritchard" w:date="2024-11-27T07:38:00Z" w16du:dateUtc="2024-11-27T06:38:00Z">
              <w:rPr>
                <w:highlight w:val="yellow"/>
              </w:rPr>
            </w:rPrChange>
          </w:rPr>
          <w:delText xml:space="preserve">only </w:delText>
        </w:r>
      </w:del>
      <w:del w:id="1148" w:author="jonathan pritchard" w:date="2025-01-17T12:16:00Z" w16du:dateUtc="2025-01-17T12:16:00Z">
        <w:r w:rsidRPr="00587BD5" w:rsidDel="004F0771">
          <w:rPr>
            <w:strike/>
            <w:highlight w:val="yellow"/>
            <w:rPrChange w:id="1149"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1150" w:author="jon pritchard" w:date="2024-11-27T07:38:00Z" w16du:dateUtc="2024-11-27T06:38:00Z">
              <w:rPr>
                <w:highlight w:val="yellow"/>
              </w:rPr>
            </w:rPrChange>
          </w:rPr>
          <w:delText xml:space="preserve">MSC 530(106) </w:delText>
        </w:r>
        <w:r w:rsidRPr="00587BD5" w:rsidDel="004F0771">
          <w:rPr>
            <w:strike/>
            <w:highlight w:val="yellow"/>
            <w:rPrChange w:id="1151"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1152" w:author="jon pritchard" w:date="2024-11-27T07:50:00Z" w16du:dateUtc="2024-11-27T06:50:00Z">
        <w:r>
          <w:t xml:space="preserve">For example, </w:t>
        </w:r>
      </w:ins>
      <w:r w:rsidR="002A10D2" w:rsidRPr="00450770">
        <w:t>A</w:t>
      </w:r>
      <w:ins w:id="1153" w:author="jon pritchard" w:date="2024-11-27T07:50:00Z" w16du:dateUtc="2024-11-27T06:50:00Z">
        <w:r>
          <w:t xml:space="preserve">n </w:t>
        </w:r>
      </w:ins>
      <w:del w:id="1154"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F553C8" w:rsidP="00E567B0">
      <w:pPr>
        <w:keepNext/>
        <w:spacing w:line="240" w:lineRule="auto"/>
        <w:jc w:val="center"/>
        <w:rPr>
          <w:ins w:id="1155" w:author="jonathan pritchard" w:date="2025-01-24T16:54:00Z" w16du:dateUtc="2025-01-24T16:54:00Z"/>
        </w:rPr>
      </w:pPr>
      <w:commentRangeStart w:id="1156"/>
      <w:commentRangeStart w:id="1157"/>
      <w:commentRangeStart w:id="1158"/>
      <w:commentRangeStart w:id="1159"/>
      <w:commentRangeEnd w:id="1156"/>
      <w:r w:rsidRPr="00513917">
        <w:rPr>
          <w:rStyle w:val="CommentReference"/>
          <w:highlight w:val="yellow"/>
          <w:lang w:val="en-GB"/>
          <w:rPrChange w:id="1160" w:author="jonathan pritchard" w:date="2024-10-14T02:24:00Z" w16du:dateUtc="2024-10-14T01:24:00Z">
            <w:rPr>
              <w:rStyle w:val="CommentReference"/>
              <w:lang w:val="en-GB"/>
            </w:rPr>
          </w:rPrChange>
        </w:rPr>
        <w:commentReference w:id="1156"/>
      </w:r>
      <w:commentRangeEnd w:id="1157"/>
      <w:r w:rsidR="00214374" w:rsidRPr="00513917">
        <w:rPr>
          <w:rStyle w:val="CommentReference"/>
          <w:highlight w:val="yellow"/>
          <w:lang w:val="en-GB"/>
          <w:rPrChange w:id="1161" w:author="jonathan pritchard" w:date="2024-10-14T02:24:00Z" w16du:dateUtc="2024-10-14T01:24:00Z">
            <w:rPr>
              <w:rStyle w:val="CommentReference"/>
              <w:lang w:val="en-GB"/>
            </w:rPr>
          </w:rPrChange>
        </w:rPr>
        <w:commentReference w:id="1157"/>
      </w:r>
      <w:commentRangeEnd w:id="1158"/>
      <w:r w:rsidR="00BB7133" w:rsidRPr="00513917">
        <w:rPr>
          <w:rStyle w:val="CommentReference"/>
          <w:highlight w:val="yellow"/>
          <w:rPrChange w:id="1162" w:author="jonathan pritchard" w:date="2024-10-14T02:24:00Z" w16du:dateUtc="2024-10-14T01:24:00Z">
            <w:rPr>
              <w:rStyle w:val="CommentReference"/>
            </w:rPr>
          </w:rPrChange>
        </w:rPr>
        <w:commentReference w:id="1158"/>
      </w:r>
      <w:bookmarkStart w:id="1163" w:name="_Ref45642442"/>
      <w:commentRangeEnd w:id="1159"/>
      <w:r w:rsidR="00513917">
        <w:rPr>
          <w:rStyle w:val="CommentReference"/>
        </w:rPr>
        <w:commentReference w:id="1159"/>
      </w:r>
      <w:del w:id="1164" w:author="jonathan pritchard" w:date="2025-01-16T10:54:00Z" w16du:dateUtc="2025-01-16T10:54:00Z">
        <w:r w:rsidR="00117C0F" w:rsidRPr="00513917" w:rsidDel="00B17B0C">
          <w:rPr>
            <w:noProof/>
            <w:highlight w:val="yellow"/>
            <w:rPrChange w:id="1165"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1166"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1167" w:author="jonathan pritchard" w:date="2024-10-14T02:24:00Z" w16du:dateUtc="2024-10-14T01:24:00Z">
            <w:rPr/>
          </w:rPrChange>
        </w:rPr>
        <w:pPrChange w:id="1168" w:author="jonathan pritchard" w:date="2025-01-24T16:54:00Z" w16du:dateUtc="2025-01-24T16:54:00Z">
          <w:pPr>
            <w:keepNext/>
            <w:spacing w:line="240" w:lineRule="auto"/>
            <w:jc w:val="center"/>
          </w:pPr>
        </w:pPrChange>
      </w:pPr>
      <w:ins w:id="1169" w:author="jonathan pritchard" w:date="2025-01-24T16:54:00Z" w16du:dateUtc="2025-01-24T16:54:00Z">
        <w:r>
          <w:t xml:space="preserve">Figure </w:t>
        </w:r>
        <w:r>
          <w:fldChar w:fldCharType="begin"/>
        </w:r>
        <w:r>
          <w:instrText xml:space="preserve"> SEQ Figure \* ARABIC </w:instrText>
        </w:r>
      </w:ins>
      <w:r>
        <w:fldChar w:fldCharType="separate"/>
      </w:r>
      <w:ins w:id="1170"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1171" w:author="jonathan pritchard" w:date="2025-01-24T16:54:00Z" w16du:dateUtc="2025-01-24T16:54:00Z"/>
        </w:rPr>
      </w:pPr>
      <w:del w:id="1172" w:author="jonathan pritchard" w:date="2025-01-24T16:54:00Z" w16du:dateUtc="2025-01-24T16:54:00Z">
        <w:r w:rsidRPr="002C3AE5" w:rsidDel="00E567B0">
          <w:delText xml:space="preserve">Figure </w:delText>
        </w:r>
        <w:r w:rsidR="00735361" w:rsidRPr="002C3AE5" w:rsidDel="00E567B0">
          <w:delText>C-</w:delText>
        </w:r>
        <w:r w:rsidRPr="00680774" w:rsidDel="00E567B0">
          <w:rPr>
            <w:b w:val="0"/>
          </w:rPr>
          <w:fldChar w:fldCharType="begin"/>
        </w:r>
        <w:r w:rsidRPr="002C3AE5" w:rsidDel="00E567B0">
          <w:delInstrText xml:space="preserve"> SEQ Figure \* ARABIC </w:delInstrText>
        </w:r>
        <w:r w:rsidRPr="00680774" w:rsidDel="00E567B0">
          <w:rPr>
            <w:b w:val="0"/>
          </w:rPr>
          <w:fldChar w:fldCharType="separate"/>
        </w:r>
        <w:r w:rsidR="00B7137E" w:rsidDel="00E567B0">
          <w:rPr>
            <w:noProof/>
          </w:rPr>
          <w:delText>1</w:delText>
        </w:r>
        <w:r w:rsidRPr="00680774" w:rsidDel="00E567B0">
          <w:rPr>
            <w:b w:val="0"/>
          </w:rPr>
          <w:fldChar w:fldCharType="end"/>
        </w:r>
        <w:bookmarkEnd w:id="1163"/>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1173"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1174"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1175" w:author="jonathan pritchard" w:date="2024-10-14T00:49:00Z" w16du:dateUtc="2024-10-13T23:49:00Z">
        <w:r w:rsidRPr="002C3AE5" w:rsidDel="008972A2">
          <w:delText xml:space="preserve">.  </w:delText>
        </w:r>
      </w:del>
      <w:ins w:id="1176"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1177" w:author="jonathan pritchard" w:date="2025-01-24T16:58:00Z" w16du:dateUtc="2025-01-24T16:58:00Z">
            <w:rPr>
              <w:b/>
              <w:bCs/>
            </w:rPr>
          </w:rPrChange>
        </w:rPr>
        <w:lastRenderedPageBreak/>
        <w:t xml:space="preserve">For example if the display scale </w:t>
      </w:r>
      <w:ins w:id="1178" w:author="jonathan pritchard" w:date="2024-10-14T02:27:00Z" w16du:dateUtc="2024-10-14T01:27:00Z">
        <w:r w:rsidR="00513917" w:rsidRPr="00D76083">
          <w:rPr>
            <w:rPrChange w:id="1179" w:author="jonathan pritchard" w:date="2025-01-24T16:58:00Z" w16du:dateUtc="2025-01-24T16:58:00Z">
              <w:rPr>
                <w:b/>
                <w:bCs/>
              </w:rPr>
            </w:rPrChange>
          </w:rPr>
          <w:t>(MSVS) 1:3,500 is selected,</w:t>
        </w:r>
      </w:ins>
      <w:del w:id="1180" w:author="jonathan pritchard" w:date="2024-10-14T02:27:00Z" w16du:dateUtc="2024-10-14T01:27:00Z">
        <w:r w:rsidRPr="00D76083" w:rsidDel="00513917">
          <w:rPr>
            <w:rPrChange w:id="1181" w:author="jonathan pritchard" w:date="2025-01-24T16:58:00Z" w16du:dateUtc="2025-01-24T16:58:00Z">
              <w:rPr>
                <w:b/>
                <w:bCs/>
              </w:rPr>
            </w:rPrChange>
          </w:rPr>
          <w:delText>of the situation in the data coverage diagram was 1/3,500</w:delText>
        </w:r>
      </w:del>
      <w:r w:rsidRPr="00D76083">
        <w:rPr>
          <w:rPrChange w:id="1182" w:author="jonathan pritchard" w:date="2025-01-24T16:58:00Z" w16du:dateUtc="2025-01-24T16:58:00Z">
            <w:rPr>
              <w:b/>
              <w:bCs/>
            </w:rPr>
          </w:rPrChange>
        </w:rPr>
        <w:t xml:space="preserve"> the area of </w:t>
      </w:r>
      <w:r w:rsidR="009A279C" w:rsidRPr="00D76083">
        <w:rPr>
          <w:i/>
          <w:iCs/>
          <w:rPrChange w:id="1183" w:author="jonathan pritchard" w:date="2025-01-24T16:58:00Z" w16du:dateUtc="2025-01-24T16:58:00Z">
            <w:rPr>
              <w:b/>
              <w:bCs/>
              <w:i/>
              <w:iCs/>
            </w:rPr>
          </w:rPrChange>
        </w:rPr>
        <w:t>optimum</w:t>
      </w:r>
      <w:r w:rsidR="00117C0F" w:rsidRPr="00D76083">
        <w:rPr>
          <w:i/>
          <w:iCs/>
          <w:rPrChange w:id="1184" w:author="jonathan pritchard" w:date="2025-01-24T16:58:00Z" w16du:dateUtc="2025-01-24T16:58:00Z">
            <w:rPr>
              <w:b/>
              <w:bCs/>
              <w:i/>
              <w:iCs/>
            </w:rPr>
          </w:rPrChange>
        </w:rPr>
        <w:t>D</w:t>
      </w:r>
      <w:r w:rsidR="009A279C" w:rsidRPr="00D76083">
        <w:rPr>
          <w:i/>
          <w:iCs/>
          <w:rPrChange w:id="1185" w:author="jonathan pritchard" w:date="2025-01-24T16:58:00Z" w16du:dateUtc="2025-01-24T16:58:00Z">
            <w:rPr>
              <w:b/>
              <w:bCs/>
              <w:i/>
              <w:iCs/>
            </w:rPr>
          </w:rPrChange>
        </w:rPr>
        <w:t>isplay</w:t>
      </w:r>
      <w:r w:rsidR="00117C0F" w:rsidRPr="00D76083">
        <w:rPr>
          <w:i/>
          <w:iCs/>
          <w:rPrChange w:id="1186" w:author="jonathan pritchard" w:date="2025-01-24T16:58:00Z" w16du:dateUtc="2025-01-24T16:58:00Z">
            <w:rPr>
              <w:b/>
              <w:bCs/>
              <w:i/>
              <w:iCs/>
            </w:rPr>
          </w:rPrChange>
        </w:rPr>
        <w:t>S</w:t>
      </w:r>
      <w:r w:rsidR="009A279C" w:rsidRPr="00D76083">
        <w:rPr>
          <w:i/>
          <w:iCs/>
          <w:rPrChange w:id="1187" w:author="jonathan pritchard" w:date="2025-01-24T16:58:00Z" w16du:dateUtc="2025-01-24T16:58:00Z">
            <w:rPr>
              <w:b/>
              <w:bCs/>
              <w:i/>
              <w:iCs/>
            </w:rPr>
          </w:rPrChange>
        </w:rPr>
        <w:t>cale</w:t>
      </w:r>
      <w:r w:rsidR="009A279C" w:rsidRPr="00D76083" w:rsidDel="009A279C">
        <w:rPr>
          <w:rPrChange w:id="1188" w:author="jonathan pritchard" w:date="2025-01-24T16:58:00Z" w16du:dateUtc="2025-01-24T16:58:00Z">
            <w:rPr>
              <w:b/>
              <w:bCs/>
            </w:rPr>
          </w:rPrChange>
        </w:rPr>
        <w:t xml:space="preserve"> </w:t>
      </w:r>
      <w:r w:rsidRPr="00D76083">
        <w:rPr>
          <w:rPrChange w:id="1189" w:author="jonathan pritchard" w:date="2025-01-24T16:58:00Z" w16du:dateUtc="2025-01-24T16:58:00Z">
            <w:rPr>
              <w:b/>
              <w:bCs/>
            </w:rPr>
          </w:rPrChange>
        </w:rPr>
        <w:t>1</w:t>
      </w:r>
      <w:ins w:id="1190" w:author="jonathan pritchard" w:date="2024-10-14T02:27:00Z" w16du:dateUtc="2024-10-14T01:27:00Z">
        <w:r w:rsidR="00513917" w:rsidRPr="00D76083">
          <w:rPr>
            <w:rPrChange w:id="1191" w:author="jonathan pritchard" w:date="2025-01-24T16:58:00Z" w16du:dateUtc="2025-01-24T16:58:00Z">
              <w:rPr>
                <w:b/>
                <w:bCs/>
              </w:rPr>
            </w:rPrChange>
          </w:rPr>
          <w:t>:</w:t>
        </w:r>
      </w:ins>
      <w:del w:id="1192" w:author="jonathan pritchard" w:date="2024-10-14T02:27:00Z" w16du:dateUtc="2024-10-14T01:27:00Z">
        <w:r w:rsidRPr="00D76083" w:rsidDel="00513917">
          <w:rPr>
            <w:rPrChange w:id="1193" w:author="jonathan pritchard" w:date="2025-01-24T16:58:00Z" w16du:dateUtc="2025-01-24T16:58:00Z">
              <w:rPr>
                <w:b/>
                <w:bCs/>
              </w:rPr>
            </w:rPrChange>
          </w:rPr>
          <w:delText>/</w:delText>
        </w:r>
      </w:del>
      <w:r w:rsidRPr="00D76083">
        <w:rPr>
          <w:rPrChange w:id="1194" w:author="jonathan pritchard" w:date="2025-01-24T16:58:00Z" w16du:dateUtc="2025-01-24T16:58:00Z">
            <w:rPr>
              <w:b/>
              <w:bCs/>
            </w:rPr>
          </w:rPrChange>
        </w:rPr>
        <w:t>12,500 would have an overscale indication of X 3.6 but would have no OVERSC01</w:t>
      </w:r>
      <w:r w:rsidR="00214FE6" w:rsidRPr="00D76083">
        <w:rPr>
          <w:rPrChange w:id="1195" w:author="jonathan pritchard" w:date="2025-01-24T16:58:00Z" w16du:dateUtc="2025-01-24T16:58:00Z">
            <w:rPr>
              <w:b/>
              <w:bCs/>
            </w:rPr>
          </w:rPrChange>
        </w:rPr>
        <w:t xml:space="preserve"> area fill</w:t>
      </w:r>
      <w:r w:rsidRPr="00D76083">
        <w:rPr>
          <w:rPrChange w:id="1196"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1197" w:name="_Ref49483424"/>
      <w:bookmarkStart w:id="1198" w:name="_Toc18895043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1197"/>
      <w:bookmarkEnd w:id="1198"/>
    </w:p>
    <w:p w14:paraId="5F37F44C" w14:textId="6BF648FA" w:rsidR="002A10D2" w:rsidDel="00A36BF3" w:rsidRDefault="002A10D2" w:rsidP="00AA1762">
      <w:pPr>
        <w:spacing w:after="120" w:line="240" w:lineRule="auto"/>
        <w:jc w:val="both"/>
        <w:rPr>
          <w:del w:id="1199" w:author="jonathan pritchard" w:date="2024-10-14T02:31:00Z" w16du:dateUtc="2024-10-14T01:31:00Z"/>
        </w:rPr>
      </w:pPr>
      <w:r w:rsidRPr="00E567B0">
        <w:rPr>
          <w:rPrChange w:id="1200" w:author="jonathan pritchard" w:date="2025-01-24T16:58:00Z" w16du:dateUtc="2025-01-24T16:58:00Z">
            <w:rPr>
              <w:highlight w:val="yellow"/>
            </w:rPr>
          </w:rPrChange>
        </w:rPr>
        <w:t>As the mariner</w:t>
      </w:r>
      <w:r w:rsidR="00FD24F2" w:rsidRPr="00E567B0">
        <w:rPr>
          <w:rPrChange w:id="1201" w:author="jonathan pritchard" w:date="2025-01-24T16:58:00Z" w16du:dateUtc="2025-01-24T16:58:00Z">
            <w:rPr>
              <w:highlight w:val="yellow"/>
            </w:rPr>
          </w:rPrChange>
        </w:rPr>
        <w:t>’</w:t>
      </w:r>
      <w:r w:rsidRPr="00E567B0">
        <w:rPr>
          <w:rPrChange w:id="1202" w:author="jonathan pritchard" w:date="2025-01-24T16:58:00Z" w16du:dateUtc="2025-01-24T16:58:00Z">
            <w:rPr>
              <w:highlight w:val="yellow"/>
            </w:rPr>
          </w:rPrChange>
        </w:rPr>
        <w:t xml:space="preserve">s display window moves and begins to cover an ENC that is of a larger </w:t>
      </w:r>
      <w:r w:rsidR="009A279C" w:rsidRPr="00E567B0">
        <w:rPr>
          <w:b/>
          <w:bCs/>
          <w:i/>
          <w:iCs/>
          <w:rPrChange w:id="1203" w:author="jonathan pritchard" w:date="2025-01-24T16:58:00Z" w16du:dateUtc="2025-01-24T16:58:00Z">
            <w:rPr>
              <w:i/>
              <w:iCs/>
              <w:highlight w:val="yellow"/>
            </w:rPr>
          </w:rPrChange>
        </w:rPr>
        <w:t>optimumDisplayScale</w:t>
      </w:r>
      <w:r w:rsidRPr="00E567B0">
        <w:rPr>
          <w:rPrChange w:id="1204" w:author="jonathan pritchard" w:date="2025-01-24T16:58:00Z" w16du:dateUtc="2025-01-24T16:58:00Z">
            <w:rPr>
              <w:highlight w:val="yellow"/>
            </w:rPr>
          </w:rPrChange>
        </w:rPr>
        <w:t>, the ECDIS must indicate</w:t>
      </w:r>
      <w:ins w:id="1205" w:author="jonathan pritchard" w:date="2024-10-14T02:30:00Z" w16du:dateUtc="2024-10-14T01:30:00Z">
        <w:r w:rsidR="00A36BF3" w:rsidRPr="00E567B0">
          <w:rPr>
            <w:rPrChange w:id="1206" w:author="jonathan pritchard" w:date="2025-01-24T16:58:00Z" w16du:dateUtc="2025-01-24T16:58:00Z">
              <w:rPr>
                <w:highlight w:val="yellow"/>
              </w:rPr>
            </w:rPrChange>
          </w:rPr>
          <w:t xml:space="preserve"> when the ship’s position enters the larger scale ENC, as required </w:t>
        </w:r>
      </w:ins>
      <w:ins w:id="1207" w:author="jonathan pritchard" w:date="2024-10-14T02:31:00Z" w16du:dateUtc="2024-10-14T01:31:00Z">
        <w:r w:rsidR="00A36BF3" w:rsidRPr="00E567B0">
          <w:rPr>
            <w:rPrChange w:id="1208" w:author="jonathan pritchard" w:date="2025-01-24T16:58:00Z" w16du:dateUtc="2025-01-24T16:58:00Z">
              <w:rPr>
                <w:highlight w:val="yellow"/>
              </w:rPr>
            </w:rPrChange>
          </w:rPr>
          <w:t>by MSC.530(106) 6.1.2.</w:t>
        </w:r>
      </w:ins>
      <w:del w:id="1209" w:author="jonathan pritchard" w:date="2024-10-14T02:31:00Z" w16du:dateUtc="2024-10-14T01:31:00Z">
        <w:r w:rsidRPr="00E567B0" w:rsidDel="00A36BF3">
          <w:rPr>
            <w:rPrChange w:id="1210"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1211" w:author="jonathan pritchard" w:date="2025-01-24T16:58:00Z" w16du:dateUtc="2025-01-24T16:58:00Z">
              <w:rPr>
                <w:highlight w:val="yellow"/>
              </w:rPr>
            </w:rPrChange>
          </w:rPr>
          <w:delText>erformance Standards</w:delText>
        </w:r>
        <w:r w:rsidRPr="00E567B0" w:rsidDel="00A36BF3">
          <w:rPr>
            <w:rPrChange w:id="1212"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1213"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1214" w:name="_Ref49376543"/>
      <w:bookmarkStart w:id="1215" w:name="_Toc188950437"/>
      <w:r w:rsidRPr="00450770">
        <w:t>Graphical indexes</w:t>
      </w:r>
      <w:bookmarkEnd w:id="1214"/>
      <w:bookmarkEnd w:id="1215"/>
    </w:p>
    <w:p w14:paraId="704627B5" w14:textId="1C88F51F" w:rsidR="00910895" w:rsidRPr="00450770" w:rsidRDefault="002A10D2" w:rsidP="00C8687E">
      <w:pPr>
        <w:pStyle w:val="Heading3"/>
      </w:pPr>
      <w:bookmarkStart w:id="1216" w:name="_Ref45727559"/>
      <w:bookmarkStart w:id="1217" w:name="_Toc188950438"/>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1216"/>
      <w:bookmarkEnd w:id="1217"/>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1218"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1219" w:author="jonathan pritchard" w:date="2025-01-17T12:18:00Z" w16du:dateUtc="2025-01-17T12:18:00Z">
        <w:r>
          <w:t>Additionall</w:t>
        </w:r>
      </w:ins>
      <w:ins w:id="1220"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1221" w:author="jonathan pritchard" w:date="2024-10-14T02:36:00Z" w16du:dateUtc="2024-10-14T01:36:00Z"/>
        </w:rPr>
      </w:pPr>
      <w:ins w:id="1222" w:author="jonathan pritchard" w:date="2024-10-14T03:27:00Z" w16du:dateUtc="2024-10-14T02:27:00Z">
        <w:r>
          <w:fldChar w:fldCharType="begin"/>
        </w:r>
        <w:r>
          <w:instrText xml:space="preserve"> REF _Ref179768848 \r \h </w:instrText>
        </w:r>
      </w:ins>
      <w:r>
        <w:fldChar w:fldCharType="separate"/>
      </w:r>
      <w:r w:rsidR="000553AC">
        <w:t>C-12.1.1</w:t>
      </w:r>
      <w:ins w:id="1223" w:author="jonathan pritchard" w:date="2024-10-14T03:27:00Z" w16du:dateUtc="2024-10-14T02:27:00Z">
        <w:r>
          <w:fldChar w:fldCharType="end"/>
        </w:r>
      </w:ins>
      <w:ins w:id="1224"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1225" w:author="jonathan pritchard" w:date="2024-10-14T02:36:00Z" w16du:dateUtc="2024-10-14T01:36:00Z"/>
        </w:rPr>
      </w:pPr>
      <w:del w:id="1226" w:author="jonathan pritchard" w:date="2024-10-14T02:36:00Z" w16du:dateUtc="2024-10-14T01:36:00Z">
        <w:r w:rsidRPr="00B77A92" w:rsidDel="00A36BF3">
          <w:delText xml:space="preserve">, </w:delText>
        </w:r>
      </w:del>
      <w:ins w:id="1227" w:author="jonathan pritchard" w:date="2024-10-14T02:36:00Z" w16du:dateUtc="2024-10-14T01:36:00Z">
        <w:r w:rsidR="00A36BF3">
          <w:t>I</w:t>
        </w:r>
      </w:ins>
      <w:del w:id="1228"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1229"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1230" w:author="jonathan pritchard" w:date="2024-10-14T02:37:00Z" w16du:dateUtc="2024-10-14T01:37:00Z"/>
        </w:rPr>
      </w:pPr>
      <w:ins w:id="1231" w:author="jonathan pritchard" w:date="2025-01-17T12:19:00Z" w16du:dateUtc="2025-01-17T12:19:00Z">
        <w:r>
          <w:t xml:space="preserve">(data which may be available, but which is not installed) </w:t>
        </w:r>
      </w:ins>
      <w:del w:id="1232" w:author="jonathan pritchard" w:date="2024-10-14T02:36:00Z" w16du:dateUtc="2024-10-14T01:36:00Z">
        <w:r w:rsidR="00A2747F" w:rsidRPr="00B77A92" w:rsidDel="00A36BF3">
          <w:delText xml:space="preserve"> </w:delText>
        </w:r>
      </w:del>
      <w:ins w:id="1233" w:author="jonathan pritchard" w:date="2024-10-14T02:37:00Z" w16du:dateUtc="2024-10-14T01:37:00Z">
        <w:r w:rsidR="00A36BF3">
          <w:t>m</w:t>
        </w:r>
      </w:ins>
      <w:del w:id="1234" w:author="jonathan pritchard" w:date="2024-10-14T02:36:00Z" w16du:dateUtc="2024-10-14T01:36:00Z">
        <w:r w:rsidR="00AF6AD6" w:rsidRPr="00B77A92" w:rsidDel="00A36BF3">
          <w:delText>m</w:delText>
        </w:r>
      </w:del>
      <w:r w:rsidR="00AF6AD6" w:rsidRPr="00B77A92">
        <w:t>ay</w:t>
      </w:r>
      <w:del w:id="1235"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1236"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1237"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1238"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1239" w:author="jonathan pritchard" w:date="2024-10-14T02:32:00Z" w16du:dateUtc="2024-10-14T01:32:00Z"/>
        </w:rPr>
        <w:pPrChange w:id="1240" w:author="jonathan pritchard" w:date="2024-10-14T02:37:00Z" w16du:dateUtc="2024-10-14T01:37:00Z">
          <w:pPr>
            <w:spacing w:after="120" w:line="240" w:lineRule="auto"/>
          </w:pPr>
        </w:pPrChange>
      </w:pPr>
      <w:r w:rsidRPr="00D76083">
        <w:t xml:space="preserve">The description of dataset extents in </w:t>
      </w:r>
      <w:ins w:id="1241"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1242" w:author="jonathan pritchard" w:date="2024-10-14T02:32:00Z" w16du:dateUtc="2024-10-14T01:32:00Z">
        <w:r w:rsidRPr="00D76083">
          <w:t>It must be possible to ind</w:t>
        </w:r>
      </w:ins>
      <w:ins w:id="1243"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1244" w:author="jonathan pritchard" w:date="2024-10-14T03:21:00Z" w16du:dateUtc="2024-10-14T02:21:00Z"/>
        </w:rPr>
      </w:pPr>
      <w:bookmarkStart w:id="1245" w:name="_Ref45727563"/>
      <w:bookmarkStart w:id="1246" w:name="_Toc188950439"/>
      <w:r w:rsidRPr="00450770">
        <w:t>Graphical indexes of other S-100 products</w:t>
      </w:r>
      <w:bookmarkEnd w:id="1245"/>
      <w:bookmarkEnd w:id="1246"/>
    </w:p>
    <w:p w14:paraId="6F2EBA4D" w14:textId="38F5707A" w:rsidR="00A4022E" w:rsidRPr="00E567B0" w:rsidDel="00A4022E" w:rsidRDefault="00A4022E">
      <w:pPr>
        <w:rPr>
          <w:del w:id="1247" w:author="jonathan pritchard" w:date="2024-10-14T03:22:00Z" w16du:dateUtc="2024-10-14T02:22:00Z"/>
        </w:rPr>
        <w:pPrChange w:id="1248" w:author="jonathan pritchard" w:date="2024-10-14T03:21:00Z" w16du:dateUtc="2024-10-14T02:21:00Z">
          <w:pPr>
            <w:pStyle w:val="Heading3"/>
          </w:pPr>
        </w:pPrChange>
      </w:pPr>
      <w:ins w:id="1249" w:author="jonathan pritchard" w:date="2024-10-14T03:21:00Z" w16du:dateUtc="2024-10-14T02:21:00Z">
        <w:r w:rsidRPr="00E567B0">
          <w:t>The ECDIS must additionally implement a capability for d</w:t>
        </w:r>
      </w:ins>
      <w:ins w:id="1250"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1251" w:author="jonathan pritchard" w:date="2024-10-14T03:22:00Z" w16du:dateUtc="2024-10-14T02:22:00Z">
          <w:pPr>
            <w:spacing w:after="120" w:line="240" w:lineRule="auto"/>
            <w:jc w:val="both"/>
          </w:pPr>
        </w:pPrChange>
      </w:pPr>
      <w:del w:id="1252" w:author="jonathan pritchard" w:date="2024-10-14T03:22:00Z" w16du:dateUtc="2024-10-14T02:22:00Z">
        <w:r w:rsidRPr="00E567B0" w:rsidDel="00A4022E">
          <w:delText xml:space="preserve">The system </w:delText>
        </w:r>
      </w:del>
      <w:r w:rsidRPr="00E567B0">
        <w:t>may implement a</w:t>
      </w:r>
      <w:del w:id="1253" w:author="jonathan pritchard" w:date="2024-10-14T03:22:00Z" w16du:dateUtc="2024-10-14T02:22:00Z">
        <w:r w:rsidRPr="00E567B0" w:rsidDel="00A4022E">
          <w:delText xml:space="preserve"> capability for displaying</w:delText>
        </w:r>
      </w:del>
      <w:r w:rsidRPr="00E567B0">
        <w:t xml:space="preserve"> graphical index</w:t>
      </w:r>
      <w:del w:id="1254" w:author="jonathan pritchard" w:date="2024-10-14T03:22:00Z" w16du:dateUtc="2024-10-14T02:22:00Z">
        <w:r w:rsidRPr="00E567B0" w:rsidDel="00A4022E">
          <w:delText>es</w:delText>
        </w:r>
      </w:del>
      <w:r w:rsidRPr="00E567B0">
        <w:t xml:space="preserve"> of </w:t>
      </w:r>
      <w:ins w:id="1255"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1256" w:author="jonathan pritchard" w:date="2024-10-14T03:23:00Z" w16du:dateUtc="2024-10-14T02:23:00Z"/>
        </w:rPr>
      </w:pPr>
      <w:r w:rsidRPr="00E567B0">
        <w:t>If the system displays graphical indexes for different products simultaneously</w:t>
      </w:r>
      <w:ins w:id="1257" w:author="jonathan pritchard" w:date="2024-10-14T03:23:00Z" w16du:dateUtc="2024-10-14T02:23:00Z">
        <w:r w:rsidR="00A4022E" w:rsidRPr="00E567B0">
          <w:t xml:space="preserve"> it must be possible to individually select the display of each supported data product. T</w:t>
        </w:r>
      </w:ins>
      <w:ins w:id="1258" w:author="jonathan pritchard" w:date="2024-10-14T03:24:00Z" w16du:dateUtc="2024-10-14T02:24:00Z">
        <w:r w:rsidR="00A4022E" w:rsidRPr="00E567B0">
          <w:t>he display of each supported dat product shall be graphically differentiated.</w:t>
        </w:r>
      </w:ins>
      <w:del w:id="1259"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1260" w:author="jonathan pritchard" w:date="2024-10-14T03:24:00Z" w16du:dateUtc="2024-10-14T02:24:00Z"/>
        </w:rPr>
        <w:pPrChange w:id="1261" w:author="jonathan pritchard" w:date="2025-01-16T10:51:00Z" w16du:dateUtc="2025-01-16T10:51:00Z">
          <w:pPr>
            <w:spacing w:after="120" w:line="240" w:lineRule="auto"/>
            <w:jc w:val="both"/>
          </w:pPr>
        </w:pPrChange>
      </w:pPr>
      <w:del w:id="1262"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1263" w:name="_Toc187673070"/>
        <w:bookmarkStart w:id="1264" w:name="_Toc187673302"/>
        <w:bookmarkStart w:id="1265" w:name="_Toc188368657"/>
        <w:bookmarkStart w:id="1266" w:name="_Toc188621859"/>
        <w:bookmarkStart w:id="1267" w:name="_Toc188950440"/>
        <w:bookmarkEnd w:id="1263"/>
        <w:bookmarkEnd w:id="1264"/>
        <w:bookmarkEnd w:id="1265"/>
        <w:bookmarkEnd w:id="1266"/>
        <w:bookmarkEnd w:id="1267"/>
      </w:del>
    </w:p>
    <w:p w14:paraId="22856E97" w14:textId="6B27E20D" w:rsidR="00910006" w:rsidRPr="00B77A92" w:rsidRDefault="00910006" w:rsidP="00DB7CFE">
      <w:pPr>
        <w:pStyle w:val="Heading2"/>
      </w:pPr>
      <w:bookmarkStart w:id="1268" w:name="_Toc175130216"/>
      <w:bookmarkStart w:id="1269" w:name="_Toc175130217"/>
      <w:bookmarkStart w:id="1270" w:name="_Toc188950441"/>
      <w:bookmarkEnd w:id="1268"/>
      <w:bookmarkEnd w:id="1269"/>
      <w:r w:rsidRPr="00B77A92">
        <w:t>Limits of data</w:t>
      </w:r>
      <w:bookmarkEnd w:id="1270"/>
    </w:p>
    <w:p w14:paraId="1971E9CE" w14:textId="0B2AE818" w:rsidR="00115385" w:rsidRPr="00450770" w:rsidRDefault="007B18E6" w:rsidP="00115385">
      <w:pPr>
        <w:pStyle w:val="Heading3"/>
      </w:pPr>
      <w:bookmarkStart w:id="1271" w:name="_Ref45730411"/>
      <w:bookmarkStart w:id="1272" w:name="_Toc188950442"/>
      <w:r w:rsidRPr="00450770">
        <w:t xml:space="preserve">ENC </w:t>
      </w:r>
      <w:r w:rsidR="00115385" w:rsidRPr="00450770">
        <w:t>No data areas</w:t>
      </w:r>
      <w:bookmarkEnd w:id="1271"/>
      <w:bookmarkEnd w:id="1272"/>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1273"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1273"/>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1274" w:author="jonathan pritchard" w:date="2024-10-14T03:26:00Z" w16du:dateUtc="2024-10-14T02:26:00Z">
        <w:r w:rsidR="00A4022E">
          <w:t>as specified by Section</w:t>
        </w:r>
      </w:ins>
      <w:ins w:id="1275"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1276" w:author="jonathan pritchard" w:date="2024-10-14T03:27:00Z" w16du:dateUtc="2024-10-14T02:27:00Z">
        <w:r w:rsidR="00A4022E">
          <w:fldChar w:fldCharType="end"/>
        </w:r>
      </w:ins>
      <w:del w:id="1277"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1278" w:name="_Toc188950443"/>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1278"/>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76083">
        <w:rPr>
          <w:rPrChange w:id="1279" w:author="jonathan pritchard" w:date="2024-10-14T04:32:00Z" w16du:dateUtc="2024-10-14T03:32:00Z">
            <w:rPr/>
          </w:rPrChange>
        </w:rPr>
        <w:fldChar w:fldCharType="begin"/>
      </w:r>
      <w:r w:rsidR="008F1A27" w:rsidRPr="00D76083">
        <w:instrText xml:space="preserve"> REF _Ref178773055 \r \h </w:instrText>
      </w:r>
      <w:r w:rsidR="00FB5B93" w:rsidRPr="00D76083">
        <w:instrText xml:space="preserve"> \* MERGEFORMAT </w:instrText>
      </w:r>
      <w:r w:rsidR="008F1A27" w:rsidRPr="00D76083">
        <w:rPr>
          <w:rPrChange w:id="1280" w:author="jonathan pritchard" w:date="2024-10-14T04:32:00Z" w16du:dateUtc="2024-10-14T03:32:00Z">
            <w:rPr/>
          </w:rPrChange>
        </w:rPr>
      </w:r>
      <w:r w:rsidR="008F1A27" w:rsidRPr="00D76083">
        <w:rPr>
          <w:rPrChange w:id="1281" w:author="jonathan pritchard" w:date="2024-10-14T04:32:00Z" w16du:dateUtc="2024-10-14T03:32:00Z">
            <w:rPr/>
          </w:rPrChange>
        </w:rPr>
        <w:fldChar w:fldCharType="separate"/>
      </w:r>
      <w:r w:rsidR="000553AC" w:rsidRPr="00D76083">
        <w:t>C-12.1.1</w:t>
      </w:r>
      <w:r w:rsidR="008F1A27" w:rsidRPr="00D76083">
        <w:rPr>
          <w:rPrChange w:id="1282" w:author="jonathan pritchard" w:date="2024-10-14T04:32:00Z" w16du:dateUtc="2024-10-14T03:32:00Z">
            <w:rPr/>
          </w:rPrChange>
        </w:rPr>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76083">
        <w:rPr>
          <w:rPrChange w:id="1283" w:author="jonathan pritchard" w:date="2024-10-14T04:32:00Z" w16du:dateUtc="2024-10-14T03:32:00Z">
            <w:rPr/>
          </w:rPrChange>
        </w:rPr>
        <w:fldChar w:fldCharType="begin"/>
      </w:r>
      <w:r w:rsidR="00705A00" w:rsidRPr="00D76083">
        <w:instrText xml:space="preserve"> REF _Ref45730411 \r \h </w:instrText>
      </w:r>
      <w:r w:rsidR="0008472D" w:rsidRPr="00D76083">
        <w:instrText xml:space="preserve"> \* MERGEFORMAT </w:instrText>
      </w:r>
      <w:r w:rsidR="00705A00" w:rsidRPr="00D76083">
        <w:rPr>
          <w:rPrChange w:id="1284" w:author="jonathan pritchard" w:date="2024-10-14T04:32:00Z" w16du:dateUtc="2024-10-14T03:32:00Z">
            <w:rPr/>
          </w:rPrChange>
        </w:rPr>
      </w:r>
      <w:r w:rsidR="00705A00" w:rsidRPr="00D76083">
        <w:rPr>
          <w:rPrChange w:id="1285" w:author="jonathan pritchard" w:date="2024-10-14T04:32:00Z" w16du:dateUtc="2024-10-14T03:32:00Z">
            <w:rPr/>
          </w:rPrChange>
        </w:rPr>
        <w:fldChar w:fldCharType="separate"/>
      </w:r>
      <w:r w:rsidR="000553AC" w:rsidRPr="00D76083">
        <w:t>C-15.3.1</w:t>
      </w:r>
      <w:r w:rsidR="00705A00" w:rsidRPr="00D76083">
        <w:rPr>
          <w:rPrChange w:id="1286" w:author="jonathan pritchard" w:date="2024-10-14T04:32:00Z" w16du:dateUtc="2024-10-14T03:32:00Z">
            <w:rPr/>
          </w:rPrChange>
        </w:rPr>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1287" w:author="jonathan pritchard" w:date="2024-10-14T04:33:00Z" w16du:dateUtc="2024-10-14T03:33:00Z"/>
        </w:rPr>
      </w:pPr>
      <w:bookmarkStart w:id="1288" w:name="_Toc188950444"/>
      <w:r w:rsidRPr="00D76083">
        <w:t>Limits of other S-100 product data</w:t>
      </w:r>
      <w:bookmarkEnd w:id="1288"/>
    </w:p>
    <w:p w14:paraId="2FC95972" w14:textId="77777777" w:rsidR="00FB5B93" w:rsidRDefault="00FB5B93">
      <w:pPr>
        <w:jc w:val="both"/>
        <w:rPr>
          <w:ins w:id="1289" w:author="jonathan pritchard" w:date="2024-10-14T04:34:00Z" w16du:dateUtc="2024-10-14T03:34:00Z"/>
        </w:rPr>
        <w:pPrChange w:id="1290" w:author="jonathan pritchard" w:date="2024-10-14T04:35:00Z" w16du:dateUtc="2024-10-14T03:35:00Z">
          <w:pPr/>
        </w:pPrChange>
      </w:pPr>
      <w:ins w:id="1291"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1292" w:author="jonathan pritchard" w:date="2024-10-14T04:34:00Z" w16du:dateUtc="2024-10-14T03:34:00Z"/>
        </w:rPr>
        <w:pPrChange w:id="1293" w:author="jonathan pritchard" w:date="2024-10-14T04:35:00Z" w16du:dateUtc="2024-10-14T03:35:00Z">
          <w:pPr/>
        </w:pPrChange>
      </w:pPr>
      <w:ins w:id="1294"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295" w:author="jonathan pritchard" w:date="2024-10-14T04:33:00Z" w16du:dateUtc="2024-10-14T03:33:00Z">
            <w:rPr/>
          </w:rPrChange>
        </w:rPr>
        <w:pPrChange w:id="1296" w:author="jonathan pritchard" w:date="2024-10-14T04:35:00Z" w16du:dateUtc="2024-10-14T03:35:00Z">
          <w:pPr>
            <w:pStyle w:val="Heading3"/>
          </w:pPr>
        </w:pPrChange>
      </w:pPr>
      <w:ins w:id="1297"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298" w:author="jonathan pritchard" w:date="2024-10-14T04:34:00Z" w16du:dateUtc="2024-10-14T03:34:00Z"/>
        </w:rPr>
      </w:pPr>
      <w:del w:id="1299" w:author="jonathan pritchard" w:date="2024-10-14T04:34:00Z" w16du:dateUtc="2024-10-14T03:34:00Z">
        <w:r w:rsidRPr="00FB5B93" w:rsidDel="00FB5B93">
          <w:rPr>
            <w:highlight w:val="yellow"/>
            <w:rPrChange w:id="1300" w:author="jonathan pritchard" w:date="2024-10-14T04:32:00Z" w16du:dateUtc="2024-10-14T03:32:00Z">
              <w:rPr/>
            </w:rPrChange>
          </w:rPr>
          <w:delText>To reduce screen clutter</w:delText>
        </w:r>
        <w:commentRangeStart w:id="1301"/>
        <w:r w:rsidRPr="00FB5B93" w:rsidDel="00FB5B93">
          <w:rPr>
            <w:highlight w:val="yellow"/>
            <w:rPrChange w:id="1302" w:author="jonathan pritchard" w:date="2024-10-14T04:32:00Z" w16du:dateUtc="2024-10-14T03:32:00Z">
              <w:rPr/>
            </w:rPrChange>
          </w:rPr>
          <w:delText xml:space="preserve">, “no data” areas and “non-HO data” boundaries </w:delText>
        </w:r>
        <w:commentRangeEnd w:id="1301"/>
        <w:r w:rsidR="000A639D" w:rsidRPr="00FB5B93" w:rsidDel="00FB5B93">
          <w:rPr>
            <w:rStyle w:val="CommentReference"/>
            <w:highlight w:val="yellow"/>
            <w:rPrChange w:id="1303" w:author="jonathan pritchard" w:date="2024-10-14T04:32:00Z" w16du:dateUtc="2024-10-14T03:32:00Z">
              <w:rPr>
                <w:rStyle w:val="CommentReference"/>
              </w:rPr>
            </w:rPrChange>
          </w:rPr>
          <w:commentReference w:id="1301"/>
        </w:r>
        <w:r w:rsidRPr="00FB5B93" w:rsidDel="00FB5B93">
          <w:rPr>
            <w:highlight w:val="yellow"/>
            <w:rPrChange w:id="1304" w:author="jonathan pritchard" w:date="2024-10-14T04:32:00Z" w16du:dateUtc="2024-10-14T03:32:00Z">
              <w:rPr/>
            </w:rPrChange>
          </w:rPr>
          <w:delText xml:space="preserve">for products other than </w:delText>
        </w:r>
        <w:r w:rsidR="005465C0" w:rsidRPr="00FB5B93" w:rsidDel="00FB5B93">
          <w:rPr>
            <w:highlight w:val="yellow"/>
            <w:rPrChange w:id="1305" w:author="jonathan pritchard" w:date="2024-10-14T04:32:00Z" w16du:dateUtc="2024-10-14T03:32:00Z">
              <w:rPr/>
            </w:rPrChange>
          </w:rPr>
          <w:delText xml:space="preserve">S-101 and S-57 </w:delText>
        </w:r>
        <w:r w:rsidRPr="00FB5B93" w:rsidDel="00FB5B93">
          <w:rPr>
            <w:highlight w:val="yellow"/>
            <w:rPrChange w:id="1306" w:author="jonathan pritchard" w:date="2024-10-14T04:32:00Z" w16du:dateUtc="2024-10-14T03:32:00Z">
              <w:rPr/>
            </w:rPrChange>
          </w:rPr>
          <w:delText xml:space="preserve">ENCs </w:delText>
        </w:r>
        <w:commentRangeStart w:id="1307"/>
        <w:r w:rsidR="00A605B3" w:rsidRPr="00FB5B93" w:rsidDel="00FB5B93">
          <w:rPr>
            <w:highlight w:val="yellow"/>
            <w:rPrChange w:id="1308" w:author="jonathan pritchard" w:date="2024-10-14T04:32:00Z" w16du:dateUtc="2024-10-14T03:32:00Z">
              <w:rPr/>
            </w:rPrChange>
          </w:rPr>
          <w:delText xml:space="preserve">should </w:delText>
        </w:r>
        <w:commentRangeEnd w:id="1307"/>
        <w:r w:rsidR="0083785C" w:rsidRPr="00FB5B93" w:rsidDel="00FB5B93">
          <w:rPr>
            <w:rStyle w:val="CommentReference"/>
            <w:highlight w:val="yellow"/>
            <w:lang w:val="en-GB"/>
            <w:rPrChange w:id="1309" w:author="jonathan pritchard" w:date="2024-10-14T04:32:00Z" w16du:dateUtc="2024-10-14T03:32:00Z">
              <w:rPr>
                <w:rStyle w:val="CommentReference"/>
                <w:lang w:val="en-GB"/>
              </w:rPr>
            </w:rPrChange>
          </w:rPr>
          <w:commentReference w:id="1307"/>
        </w:r>
        <w:r w:rsidR="00A605B3" w:rsidRPr="00FB5B93" w:rsidDel="00FB5B93">
          <w:rPr>
            <w:highlight w:val="yellow"/>
            <w:rPrChange w:id="1310" w:author="jonathan pritchard" w:date="2024-10-14T04:32:00Z" w16du:dateUtc="2024-10-14T03:32:00Z">
              <w:rPr/>
            </w:rPrChange>
          </w:rPr>
          <w:delText>be</w:delText>
        </w:r>
        <w:r w:rsidRPr="00FB5B93" w:rsidDel="00FB5B93">
          <w:rPr>
            <w:highlight w:val="yellow"/>
            <w:rPrChange w:id="1311"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312" w:author="jonathan pritchard" w:date="2024-10-14T04:32:00Z" w16du:dateUtc="2024-10-14T03:32:00Z">
              <w:rPr/>
            </w:rPrChange>
          </w:rPr>
          <w:delText>for a product</w:delText>
        </w:r>
        <w:r w:rsidR="005465C0" w:rsidRPr="00FB5B93" w:rsidDel="00FB5B93">
          <w:rPr>
            <w:highlight w:val="yellow"/>
            <w:rPrChange w:id="1313" w:author="jonathan pritchard" w:date="2024-10-14T04:32:00Z" w16du:dateUtc="2024-10-14T03:32:00Z">
              <w:rPr/>
            </w:rPrChange>
          </w:rPr>
          <w:delText>,</w:delText>
        </w:r>
        <w:r w:rsidR="00A605B3" w:rsidRPr="00FB5B93" w:rsidDel="00FB5B93">
          <w:rPr>
            <w:highlight w:val="yellow"/>
            <w:rPrChange w:id="1314" w:author="jonathan pritchard" w:date="2024-10-14T04:32:00Z" w16du:dateUtc="2024-10-14T03:32:00Z">
              <w:rPr/>
            </w:rPrChange>
          </w:rPr>
          <w:delText xml:space="preserve"> </w:delText>
        </w:r>
        <w:r w:rsidRPr="00FB5B93" w:rsidDel="00FB5B93">
          <w:rPr>
            <w:highlight w:val="yellow"/>
            <w:rPrChange w:id="1315" w:author="jonathan pritchard" w:date="2024-10-14T04:32:00Z" w16du:dateUtc="2024-10-14T03:32:00Z">
              <w:rPr/>
            </w:rPrChange>
          </w:rPr>
          <w:delText xml:space="preserve">and then only </w:delText>
        </w:r>
        <w:r w:rsidR="00A605B3" w:rsidRPr="00FB5B93" w:rsidDel="00FB5B93">
          <w:rPr>
            <w:highlight w:val="yellow"/>
            <w:rPrChange w:id="1316" w:author="jonathan pritchard" w:date="2024-10-14T04:32:00Z" w16du:dateUtc="2024-10-14T03:32:00Z">
              <w:rPr/>
            </w:rPrChange>
          </w:rPr>
          <w:delText>if</w:delText>
        </w:r>
        <w:r w:rsidRPr="00FB5B93" w:rsidDel="00FB5B93">
          <w:rPr>
            <w:highlight w:val="yellow"/>
            <w:rPrChange w:id="1317" w:author="jonathan pritchard" w:date="2024-10-14T04:32:00Z" w16du:dateUtc="2024-10-14T03:32:00Z">
              <w:rPr/>
            </w:rPrChange>
          </w:rPr>
          <w:delText xml:space="preserve"> </w:delText>
        </w:r>
        <w:r w:rsidR="00A605B3" w:rsidRPr="00FB5B93" w:rsidDel="00FB5B93">
          <w:rPr>
            <w:highlight w:val="yellow"/>
            <w:rPrChange w:id="1318" w:author="jonathan pritchard" w:date="2024-10-14T04:32:00Z" w16du:dateUtc="2024-10-14T03:32:00Z">
              <w:rPr/>
            </w:rPrChange>
          </w:rPr>
          <w:delText xml:space="preserve">the </w:delText>
        </w:r>
        <w:r w:rsidRPr="00FB5B93" w:rsidDel="00FB5B93">
          <w:rPr>
            <w:highlight w:val="yellow"/>
            <w:rPrChange w:id="1319" w:author="jonathan pritchard" w:date="2024-10-14T04:32:00Z" w16du:dateUtc="2024-10-14T03:32:00Z">
              <w:rPr/>
            </w:rPrChange>
          </w:rPr>
          <w:delText>product</w:delText>
        </w:r>
        <w:r w:rsidR="00A605B3" w:rsidRPr="00FB5B93" w:rsidDel="00FB5B93">
          <w:rPr>
            <w:highlight w:val="yellow"/>
            <w:rPrChange w:id="1320" w:author="jonathan pritchard" w:date="2024-10-14T04:32:00Z" w16du:dateUtc="2024-10-14T03:32:00Z">
              <w:rPr/>
            </w:rPrChange>
          </w:rPr>
          <w:delText xml:space="preserve"> is</w:delText>
        </w:r>
        <w:r w:rsidRPr="00FB5B93" w:rsidDel="00FB5B93">
          <w:rPr>
            <w:highlight w:val="yellow"/>
            <w:rPrChange w:id="1321" w:author="jonathan pritchard" w:date="2024-10-14T04:32:00Z" w16du:dateUtc="2024-10-14T03:32:00Z">
              <w:rPr/>
            </w:rPrChange>
          </w:rPr>
          <w:delText xml:space="preserve"> actually displayed on the screen. The</w:delText>
        </w:r>
        <w:r w:rsidR="00C1640C" w:rsidRPr="00FB5B93" w:rsidDel="00FB5B93">
          <w:rPr>
            <w:highlight w:val="yellow"/>
            <w:rPrChange w:id="1322" w:author="jonathan pritchard" w:date="2024-10-14T04:32:00Z" w16du:dateUtc="2024-10-14T03:32:00Z">
              <w:rPr/>
            </w:rPrChange>
          </w:rPr>
          <w:delText xml:space="preserve"> </w:delText>
        </w:r>
        <w:r w:rsidR="00C1640C" w:rsidRPr="00FB5B93" w:rsidDel="00FB5B93">
          <w:rPr>
            <w:i/>
            <w:iCs/>
            <w:highlight w:val="yellow"/>
            <w:rPrChange w:id="1323" w:author="jonathan pritchard" w:date="2024-10-14T04:32:00Z" w16du:dateUtc="2024-10-14T03:32:00Z">
              <w:rPr>
                <w:i/>
                <w:iCs/>
              </w:rPr>
            </w:rPrChange>
          </w:rPr>
          <w:delText>chosen</w:delText>
        </w:r>
        <w:r w:rsidRPr="00FB5B93" w:rsidDel="00FB5B93">
          <w:rPr>
            <w:highlight w:val="yellow"/>
            <w:rPrChange w:id="1324" w:author="jonathan pritchard" w:date="2024-10-14T04:32:00Z" w16du:dateUtc="2024-10-14T03:32:00Z">
              <w:rPr/>
            </w:rPrChange>
          </w:rPr>
          <w:delText xml:space="preserve"> </w:delText>
        </w:r>
        <w:r w:rsidR="00A605B3" w:rsidRPr="00FB5B93" w:rsidDel="00FB5B93">
          <w:rPr>
            <w:highlight w:val="yellow"/>
            <w:rPrChange w:id="1325"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326" w:author="jonathan pritchard" w:date="2024-10-14T04:32:00Z" w16du:dateUtc="2024-10-14T03:32:00Z">
              <w:rPr/>
            </w:rPrChange>
          </w:rPr>
          <w:fldChar w:fldCharType="begin"/>
        </w:r>
        <w:r w:rsidR="00A605B3" w:rsidRPr="00FB5B93" w:rsidDel="00FB5B93">
          <w:rPr>
            <w:highlight w:val="yellow"/>
            <w:rPrChange w:id="1327" w:author="jonathan pritchard" w:date="2024-10-14T04:32:00Z" w16du:dateUtc="2024-10-14T03:32:00Z">
              <w:rPr/>
            </w:rPrChange>
          </w:rPr>
          <w:delInstrText xml:space="preserve"> REF _Ref45727559 \r \h </w:delInstrText>
        </w:r>
        <w:r w:rsidR="0008472D" w:rsidRPr="00FB5B93" w:rsidDel="00FB5B93">
          <w:rPr>
            <w:highlight w:val="yellow"/>
            <w:rPrChange w:id="1328" w:author="jonathan pritchard" w:date="2024-10-14T04:32:00Z" w16du:dateUtc="2024-10-14T03:32:00Z">
              <w:rPr/>
            </w:rPrChange>
          </w:rPr>
          <w:delInstrText xml:space="preserve"> \* MERGEFORMAT </w:delInstrText>
        </w:r>
        <w:r w:rsidR="00A605B3" w:rsidRPr="00FB5B93" w:rsidDel="00FB5B93">
          <w:rPr>
            <w:highlight w:val="yellow"/>
            <w:rPrChange w:id="1329" w:author="jonathan pritchard" w:date="2024-10-14T04:32:00Z" w16du:dateUtc="2024-10-14T03:32:00Z">
              <w:rPr>
                <w:highlight w:val="yellow"/>
              </w:rPr>
            </w:rPrChange>
          </w:rPr>
        </w:r>
        <w:r w:rsidR="00A605B3" w:rsidRPr="00FB5B93" w:rsidDel="00FB5B93">
          <w:rPr>
            <w:highlight w:val="yellow"/>
            <w:rPrChange w:id="1330" w:author="jonathan pritchard" w:date="2024-10-14T04:32:00Z" w16du:dateUtc="2024-10-14T03:32:00Z">
              <w:rPr/>
            </w:rPrChange>
          </w:rPr>
          <w:fldChar w:fldCharType="separate"/>
        </w:r>
        <w:r w:rsidR="00832978" w:rsidRPr="00FB5B93" w:rsidDel="00FB5B93">
          <w:rPr>
            <w:highlight w:val="yellow"/>
            <w:rPrChange w:id="1331" w:author="jonathan pritchard" w:date="2024-10-14T04:32:00Z" w16du:dateUtc="2024-10-14T03:32:00Z">
              <w:rPr/>
            </w:rPrChange>
          </w:rPr>
          <w:delText>C-12.2.1</w:delText>
        </w:r>
        <w:r w:rsidR="00A605B3" w:rsidRPr="00FB5B93" w:rsidDel="00FB5B93">
          <w:rPr>
            <w:highlight w:val="yellow"/>
            <w:rPrChange w:id="1332" w:author="jonathan pritchard" w:date="2024-10-14T04:32:00Z" w16du:dateUtc="2024-10-14T03:32:00Z">
              <w:rPr/>
            </w:rPrChange>
          </w:rPr>
          <w:fldChar w:fldCharType="end"/>
        </w:r>
        <w:r w:rsidR="00A605B3" w:rsidRPr="00FB5B93" w:rsidDel="00FB5B93">
          <w:rPr>
            <w:highlight w:val="yellow"/>
            <w:rPrChange w:id="1333" w:author="jonathan pritchard" w:date="2024-10-14T04:32:00Z" w16du:dateUtc="2024-10-14T03:32:00Z">
              <w:rPr/>
            </w:rPrChange>
          </w:rPr>
          <w:delText xml:space="preserve"> and </w:delText>
        </w:r>
        <w:r w:rsidR="00A605B3" w:rsidRPr="00FB5B93" w:rsidDel="00FB5B93">
          <w:rPr>
            <w:highlight w:val="yellow"/>
            <w:rPrChange w:id="1334" w:author="jonathan pritchard" w:date="2024-10-14T04:32:00Z" w16du:dateUtc="2024-10-14T03:32:00Z">
              <w:rPr/>
            </w:rPrChange>
          </w:rPr>
          <w:fldChar w:fldCharType="begin"/>
        </w:r>
        <w:r w:rsidR="00A605B3" w:rsidRPr="00FB5B93" w:rsidDel="00FB5B93">
          <w:rPr>
            <w:highlight w:val="yellow"/>
            <w:rPrChange w:id="1335" w:author="jonathan pritchard" w:date="2024-10-14T04:32:00Z" w16du:dateUtc="2024-10-14T03:32:00Z">
              <w:rPr/>
            </w:rPrChange>
          </w:rPr>
          <w:delInstrText xml:space="preserve"> REF _Ref45727563 \r \h </w:delInstrText>
        </w:r>
        <w:r w:rsidR="0008472D" w:rsidRPr="00FB5B93" w:rsidDel="00FB5B93">
          <w:rPr>
            <w:highlight w:val="yellow"/>
            <w:rPrChange w:id="1336" w:author="jonathan pritchard" w:date="2024-10-14T04:32:00Z" w16du:dateUtc="2024-10-14T03:32:00Z">
              <w:rPr/>
            </w:rPrChange>
          </w:rPr>
          <w:delInstrText xml:space="preserve"> \* MERGEFORMAT </w:delInstrText>
        </w:r>
        <w:r w:rsidR="00A605B3" w:rsidRPr="00FB5B93" w:rsidDel="00FB5B93">
          <w:rPr>
            <w:highlight w:val="yellow"/>
            <w:rPrChange w:id="1337" w:author="jonathan pritchard" w:date="2024-10-14T04:32:00Z" w16du:dateUtc="2024-10-14T03:32:00Z">
              <w:rPr>
                <w:highlight w:val="yellow"/>
              </w:rPr>
            </w:rPrChange>
          </w:rPr>
        </w:r>
        <w:r w:rsidR="00A605B3" w:rsidRPr="00FB5B93" w:rsidDel="00FB5B93">
          <w:rPr>
            <w:highlight w:val="yellow"/>
            <w:rPrChange w:id="1338" w:author="jonathan pritchard" w:date="2024-10-14T04:32:00Z" w16du:dateUtc="2024-10-14T03:32:00Z">
              <w:rPr/>
            </w:rPrChange>
          </w:rPr>
          <w:fldChar w:fldCharType="separate"/>
        </w:r>
        <w:r w:rsidR="00832978" w:rsidRPr="00FB5B93" w:rsidDel="00FB5B93">
          <w:rPr>
            <w:highlight w:val="yellow"/>
            <w:rPrChange w:id="1339" w:author="jonathan pritchard" w:date="2024-10-14T04:32:00Z" w16du:dateUtc="2024-10-14T03:32:00Z">
              <w:rPr/>
            </w:rPrChange>
          </w:rPr>
          <w:delText>C-12.2.2</w:delText>
        </w:r>
        <w:r w:rsidR="00A605B3" w:rsidRPr="00FB5B93" w:rsidDel="00FB5B93">
          <w:rPr>
            <w:highlight w:val="yellow"/>
            <w:rPrChange w:id="1340" w:author="jonathan pritchard" w:date="2024-10-14T04:32:00Z" w16du:dateUtc="2024-10-14T03:32:00Z">
              <w:rPr/>
            </w:rPrChange>
          </w:rPr>
          <w:fldChar w:fldCharType="end"/>
        </w:r>
        <w:r w:rsidR="00A605B3" w:rsidRPr="00FB5B93" w:rsidDel="00FB5B93">
          <w:rPr>
            <w:highlight w:val="yellow"/>
            <w:rPrChange w:id="1341"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342" w:author="jonathan pritchard" w:date="2024-10-14T04:34:00Z" w16du:dateUtc="2024-10-14T03:34:00Z"/>
        </w:rPr>
      </w:pPr>
      <w:del w:id="1343"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344" w:author="jonathan pritchard" w:date="2024-10-14T04:35:00Z" w16du:dateUtc="2024-10-14T03:35:00Z"/>
          <w:b/>
          <w:bCs/>
        </w:rPr>
      </w:pPr>
      <w:del w:id="1345"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346"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347" w:author="jonathan pritchard" w:date="2024-10-14T04:35:00Z" w16du:dateUtc="2024-10-14T03:35:00Z">
        <w:r w:rsidR="00D6305C" w:rsidRPr="00450770" w:rsidDel="00FB5B93">
          <w:delText xml:space="preserve">recommended </w:delText>
        </w:r>
      </w:del>
      <w:ins w:id="1348"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1349" w:name="_Ref98335407"/>
      <w:bookmarkStart w:id="1350" w:name="_Toc188950445"/>
      <w:r w:rsidRPr="00450770">
        <w:t>Special ECDIS chart symbols to identify unsafe depths</w:t>
      </w:r>
      <w:bookmarkEnd w:id="1349"/>
      <w:bookmarkEnd w:id="1350"/>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1351" w:author="jonathan pritchard" w:date="2024-10-14T04:38:00Z" w16du:dateUtc="2024-10-14T03:38:00Z">
        <w:r w:rsidR="00FB5B93">
          <w:t>. Dep</w:t>
        </w:r>
      </w:ins>
      <w:ins w:id="1352" w:author="jonathan pritchard" w:date="2024-10-14T04:39:00Z" w16du:dateUtc="2024-10-14T03:39:00Z">
        <w:r w:rsidR="00FB5B93">
          <w:t xml:space="preserve">th </w:t>
        </w:r>
      </w:ins>
      <w:r w:rsidR="00D76083">
        <w:t>shades</w:t>
      </w:r>
      <w:ins w:id="1353"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1354" w:name="_Ref49484089"/>
      <w:bookmarkStart w:id="1355" w:name="_Toc188950446"/>
      <w:r w:rsidRPr="00450770">
        <w:t>Safety Contour</w:t>
      </w:r>
      <w:bookmarkEnd w:id="1354"/>
      <w:bookmarkEnd w:id="1355"/>
    </w:p>
    <w:p w14:paraId="3B2ED9C7" w14:textId="3D0E8F6C" w:rsidR="002A10D2" w:rsidRPr="00450770" w:rsidRDefault="002A10D2" w:rsidP="00A72FA4">
      <w:pPr>
        <w:spacing w:after="120" w:line="240" w:lineRule="auto"/>
        <w:jc w:val="both"/>
      </w:pPr>
      <w:r w:rsidRPr="00450770">
        <w:t>The own-ship safety contour</w:t>
      </w:r>
      <w:del w:id="1356" w:author="jonathan pritchard" w:date="2024-10-14T04:40:00Z" w16du:dateUtc="2024-10-14T03:40:00Z">
        <w:r w:rsidRPr="00450770" w:rsidDel="00224FDE">
          <w:delText xml:space="preserve">, </w:delText>
        </w:r>
        <w:commentRangeStart w:id="1357"/>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357"/>
      <w:r w:rsidR="0039600D">
        <w:rPr>
          <w:rStyle w:val="CommentReference"/>
        </w:rPr>
        <w:commentReference w:id="1357"/>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358"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1359" w:name="_Toc188950447"/>
      <w:r w:rsidRPr="00450770">
        <w:t>Other ECDIS symbols and their use</w:t>
      </w:r>
      <w:bookmarkEnd w:id="1359"/>
    </w:p>
    <w:p w14:paraId="0C277B55" w14:textId="1E5A3FBF" w:rsidR="000C4FCD" w:rsidRPr="00450770" w:rsidRDefault="000C4FCD" w:rsidP="00DB7CFE">
      <w:pPr>
        <w:pStyle w:val="Heading2"/>
      </w:pPr>
      <w:bookmarkStart w:id="1360" w:name="_Toc178784384"/>
      <w:bookmarkStart w:id="1361" w:name="_Toc178784385"/>
      <w:bookmarkStart w:id="1362" w:name="_Toc178784386"/>
      <w:bookmarkStart w:id="1363" w:name="_Toc178784387"/>
      <w:bookmarkStart w:id="1364" w:name="_Toc178784388"/>
      <w:bookmarkStart w:id="1365" w:name="_Toc178784389"/>
      <w:bookmarkStart w:id="1366" w:name="_Toc178784390"/>
      <w:bookmarkStart w:id="1367" w:name="_Toc178784391"/>
      <w:bookmarkStart w:id="1368" w:name="_Toc175130228"/>
      <w:bookmarkStart w:id="1369" w:name="_Toc175130229"/>
      <w:bookmarkStart w:id="1370" w:name="_Toc175130230"/>
      <w:bookmarkStart w:id="1371" w:name="_Toc175130231"/>
      <w:bookmarkStart w:id="1372" w:name="_Toc175130232"/>
      <w:bookmarkStart w:id="1373" w:name="_Toc175130233"/>
      <w:bookmarkStart w:id="1374" w:name="_Ref49471603"/>
      <w:bookmarkStart w:id="1375" w:name="_Toc188950448"/>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r w:rsidRPr="00450770">
        <w:t>Date-dependent features</w:t>
      </w:r>
      <w:bookmarkEnd w:id="1374"/>
      <w:bookmarkEnd w:id="1375"/>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1376" w:name="_Toc188950449"/>
      <w:r w:rsidRPr="00B77A92">
        <w:t>Display of date-dependent features by mariner-selected date</w:t>
      </w:r>
      <w:bookmarkEnd w:id="137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377" w:name="_Toc175130236"/>
      <w:bookmarkStart w:id="1378" w:name="_Toc175130237"/>
      <w:bookmarkStart w:id="1379" w:name="_Ref49481796"/>
      <w:bookmarkStart w:id="1380" w:name="_Toc188950450"/>
      <w:bookmarkEnd w:id="1377"/>
      <w:bookmarkEnd w:id="1378"/>
      <w:r w:rsidRPr="00B77A92">
        <w:t>Indication of date adjustment</w:t>
      </w:r>
      <w:bookmarkEnd w:id="1379"/>
      <w:bookmarkEnd w:id="1380"/>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381"/>
      <w:commentRangeStart w:id="1382"/>
      <w:del w:id="1383" w:author="jonathan pritchard" w:date="2025-01-17T12:20:00Z" w16du:dateUtc="2025-01-17T12:20:00Z">
        <w:r w:rsidR="009C5D16" w:rsidRPr="00224FDE" w:rsidDel="004F0771">
          <w:rPr>
            <w:strike/>
            <w:highlight w:val="yellow"/>
            <w:rPrChange w:id="1384" w:author="jonathan pritchard" w:date="2024-10-14T04:43:00Z" w16du:dateUtc="2024-10-14T03:43:00Z">
              <w:rPr/>
            </w:rPrChange>
          </w:rPr>
          <w:delText xml:space="preserve">The format of the date </w:delText>
        </w:r>
        <w:r w:rsidR="00004400" w:rsidRPr="00224FDE" w:rsidDel="004F0771">
          <w:rPr>
            <w:strike/>
            <w:highlight w:val="yellow"/>
            <w:rPrChange w:id="1385" w:author="jonathan pritchard" w:date="2024-10-14T04:43:00Z" w16du:dateUtc="2024-10-14T03:43:00Z">
              <w:rPr/>
            </w:rPrChange>
          </w:rPr>
          <w:delText xml:space="preserve">must </w:delText>
        </w:r>
        <w:r w:rsidR="009C5D16" w:rsidRPr="00224FDE" w:rsidDel="004F0771">
          <w:rPr>
            <w:strike/>
            <w:highlight w:val="yellow"/>
            <w:rPrChange w:id="1386" w:author="jonathan pritchard" w:date="2024-10-14T04:43:00Z" w16du:dateUtc="2024-10-14T03:43:00Z">
              <w:rPr/>
            </w:rPrChange>
          </w:rPr>
          <w:delText>be</w:delText>
        </w:r>
        <w:r w:rsidR="00DD4813" w:rsidRPr="00224FDE" w:rsidDel="004F0771">
          <w:rPr>
            <w:strike/>
            <w:highlight w:val="yellow"/>
            <w:rPrChange w:id="1387" w:author="jonathan pritchard" w:date="2024-10-14T04:43:00Z" w16du:dateUtc="2024-10-14T03:43:00Z">
              <w:rPr/>
            </w:rPrChange>
          </w:rPr>
          <w:delText>: dd mmm yyyy = Day, Month, Year</w:delText>
        </w:r>
        <w:r w:rsidR="00651368" w:rsidRPr="00224FDE" w:rsidDel="004F0771">
          <w:rPr>
            <w:strike/>
            <w:highlight w:val="yellow"/>
            <w:rPrChange w:id="1388" w:author="jonathan pritchard" w:date="2024-10-14T04:43:00Z" w16du:dateUtc="2024-10-14T03:43:00Z">
              <w:rPr/>
            </w:rPrChange>
          </w:rPr>
          <w:delText>; for</w:delText>
        </w:r>
        <w:r w:rsidR="009C5D16" w:rsidRPr="00224FDE" w:rsidDel="004F0771">
          <w:rPr>
            <w:strike/>
            <w:highlight w:val="yellow"/>
            <w:rPrChange w:id="1389" w:author="jonathan pritchard" w:date="2024-10-14T04:43:00Z" w16du:dateUtc="2024-10-14T03:43:00Z">
              <w:rPr/>
            </w:rPrChange>
          </w:rPr>
          <w:delText xml:space="preserve"> </w:delText>
        </w:r>
        <w:r w:rsidR="00651368" w:rsidRPr="00224FDE" w:rsidDel="004F0771">
          <w:rPr>
            <w:strike/>
            <w:highlight w:val="yellow"/>
            <w:rPrChange w:id="1390" w:author="jonathan pritchard" w:date="2024-10-14T04:43:00Z" w16du:dateUtc="2024-10-14T03:43:00Z">
              <w:rPr/>
            </w:rPrChange>
          </w:rPr>
          <w:delText>example, 28</w:delText>
        </w:r>
        <w:r w:rsidR="00DD4813" w:rsidRPr="00224FDE" w:rsidDel="004F0771">
          <w:rPr>
            <w:strike/>
            <w:highlight w:val="yellow"/>
            <w:rPrChange w:id="1391" w:author="jonathan pritchard" w:date="2024-10-14T04:43:00Z" w16du:dateUtc="2024-10-14T03:43:00Z">
              <w:rPr/>
            </w:rPrChange>
          </w:rPr>
          <w:delText xml:space="preserve"> Jan 2014</w:delText>
        </w:r>
        <w:r w:rsidR="009C5D16" w:rsidRPr="00B77A92" w:rsidDel="004F0771">
          <w:delText>.</w:delText>
        </w:r>
        <w:commentRangeEnd w:id="1381"/>
        <w:r w:rsidR="0039600D" w:rsidDel="004F0771">
          <w:rPr>
            <w:rStyle w:val="CommentReference"/>
          </w:rPr>
          <w:commentReference w:id="1381"/>
        </w:r>
        <w:commentRangeEnd w:id="1382"/>
        <w:r w:rsidR="00224FDE" w:rsidDel="004F0771">
          <w:rPr>
            <w:rStyle w:val="CommentReference"/>
          </w:rPr>
          <w:commentReference w:id="1382"/>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1392" w:name="_Toc188950451"/>
      <w:r w:rsidRPr="00450770">
        <w:t>Decluttering the screen</w:t>
      </w:r>
      <w:bookmarkEnd w:id="1392"/>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del w:id="1393"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394"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1395" w:name="_Toc188950452"/>
      <w:r w:rsidRPr="00450770">
        <w:t>IMO presentation elements</w:t>
      </w:r>
      <w:bookmarkEnd w:id="1395"/>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396" w:name="_Ref49482141"/>
      <w:bookmarkStart w:id="1397" w:name="_Toc188950453"/>
      <w:r w:rsidRPr="00450770">
        <w:t xml:space="preserve">Scale bar </w:t>
      </w:r>
      <w:r w:rsidR="006455DA" w:rsidRPr="00450770">
        <w:t>and</w:t>
      </w:r>
      <w:r w:rsidRPr="00450770">
        <w:t xml:space="preserve"> latitude scale</w:t>
      </w:r>
      <w:bookmarkEnd w:id="1396"/>
      <w:bookmarkEnd w:id="1397"/>
    </w:p>
    <w:p w14:paraId="5655115B" w14:textId="67FB481A" w:rsidR="00A9027F" w:rsidRPr="00450770" w:rsidRDefault="00A9027F" w:rsidP="00737C53">
      <w:pPr>
        <w:spacing w:after="60" w:line="240" w:lineRule="auto"/>
        <w:jc w:val="both"/>
      </w:pPr>
      <w:bookmarkStart w:id="1398" w:name="_Hlk47653421"/>
      <w:r w:rsidRPr="00450770">
        <w:t xml:space="preserve">The IMO </w:t>
      </w:r>
      <w:r w:rsidR="001F7977" w:rsidRPr="00450770">
        <w:t>Performance Standards</w:t>
      </w:r>
      <w:r w:rsidRPr="00450770">
        <w:t xml:space="preserve"> require an indication of scale and range as part of the Display Base.</w:t>
      </w:r>
      <w:bookmarkEnd w:id="1398"/>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1399" w:author="jonathan pritchard" w:date="2024-10-14T04:46:00Z" w16du:dateUtc="2024-10-14T03:46:00Z">
        <w:r w:rsidR="00224FDE">
          <w:t>8</w:t>
        </w:r>
      </w:ins>
      <w:del w:id="1400"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401" w:author="jonathan pritchard" w:date="2024-10-14T04:46:00Z" w16du:dateUtc="2024-10-14T03:46:00Z">
        <w:r w:rsidR="00224FDE">
          <w:t>8</w:t>
        </w:r>
      </w:ins>
      <w:del w:id="1402"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40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404" w:author="jonathan pritchard" w:date="2024-10-14T04:46:00Z" w16du:dateUtc="2024-10-14T03:46:00Z">
              <w:r w:rsidR="00224FDE">
                <w:t>7</w:t>
              </w:r>
            </w:ins>
            <w:del w:id="1405"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1403"/>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406" w:author="jonathan pritchard" w:date="2024-10-14T04:46:00Z" w16du:dateUtc="2024-10-14T03:46:00Z">
              <w:r w:rsidR="00224FDE">
                <w:t>8</w:t>
              </w:r>
            </w:ins>
            <w:del w:id="1407"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408" w:name="_Ref46837498"/>
      <w:bookmarkStart w:id="1409"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408"/>
      <w:r w:rsidRPr="00B77A92">
        <w:t xml:space="preserve"> - Scale bar presentation</w:t>
      </w:r>
      <w:bookmarkEnd w:id="1409"/>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410" w:author="jonathan pritchard" w:date="2024-10-14T04:47:00Z" w16du:dateUtc="2024-10-14T03:47:00Z">
        <w:r w:rsidR="00224FDE">
          <w:t>8</w:t>
        </w:r>
      </w:ins>
      <w:del w:id="1411"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1412" w:author="jonathan pritchard" w:date="2024-10-14T04:47:00Z" w16du:dateUtc="2024-10-14T03:47:00Z">
        <w:r w:rsidR="00224FDE">
          <w:t>8</w:t>
        </w:r>
      </w:ins>
      <w:del w:id="1413"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414"/>
      <w:commentRangeStart w:id="1415"/>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416"/>
      <w:r w:rsidRPr="00450770">
        <w:t xml:space="preserve">shall indicate the scale either at own ship location or at the centre of the displayed area. In such case a permanent indication “at own ship” or “at centre” shall be close to the scale bar or latitude scale. </w:t>
      </w:r>
      <w:commentRangeEnd w:id="1416"/>
      <w:r w:rsidR="002D13C2" w:rsidRPr="00450770">
        <w:rPr>
          <w:rStyle w:val="CommentReference"/>
          <w:i w:val="0"/>
          <w:iCs w:val="0"/>
          <w:color w:val="auto"/>
          <w:lang w:val="en-GB"/>
        </w:rPr>
        <w:commentReference w:id="1416"/>
      </w:r>
      <w:r w:rsidRPr="00450770">
        <w:t>[IEC 61174:2015].</w:t>
      </w:r>
      <w:commentRangeEnd w:id="1414"/>
      <w:r w:rsidR="009C2EC8" w:rsidRPr="00450770">
        <w:rPr>
          <w:rStyle w:val="CommentReference"/>
          <w:i w:val="0"/>
          <w:iCs w:val="0"/>
          <w:color w:val="auto"/>
          <w:lang w:val="en-GB"/>
        </w:rPr>
        <w:commentReference w:id="1414"/>
      </w:r>
      <w:commentRangeEnd w:id="1415"/>
      <w:r w:rsidR="00D32B71" w:rsidRPr="00450770">
        <w:rPr>
          <w:rStyle w:val="CommentReference"/>
          <w:i w:val="0"/>
          <w:iCs w:val="0"/>
          <w:color w:val="auto"/>
          <w:lang w:val="en-GB"/>
        </w:rPr>
        <w:commentReference w:id="1415"/>
      </w:r>
    </w:p>
    <w:p w14:paraId="3F5D3C69" w14:textId="77777777" w:rsidR="00A9027F" w:rsidRPr="00450770" w:rsidRDefault="00A9027F" w:rsidP="00EC44E4">
      <w:pPr>
        <w:pStyle w:val="Heading3"/>
      </w:pPr>
      <w:bookmarkStart w:id="1417" w:name="_Ref49482026"/>
      <w:bookmarkStart w:id="1418" w:name="_Toc188950454"/>
      <w:r w:rsidRPr="00450770">
        <w:t>North arrow</w:t>
      </w:r>
      <w:bookmarkEnd w:id="1417"/>
      <w:bookmarkEnd w:id="1418"/>
    </w:p>
    <w:p w14:paraId="5100DC40" w14:textId="43A83005" w:rsidR="00004400" w:rsidRPr="00B812CA" w:rsidRDefault="00224FDE" w:rsidP="00F42179">
      <w:pPr>
        <w:spacing w:after="120" w:line="240" w:lineRule="auto"/>
        <w:jc w:val="both"/>
      </w:pPr>
      <w:ins w:id="1419" w:author="jonathan pritchard" w:date="2024-10-14T04:49:00Z" w16du:dateUtc="2024-10-14T03:49:00Z">
        <w:r>
          <w:t>A</w:t>
        </w:r>
      </w:ins>
      <w:del w:id="1420"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421"/>
        <w:r w:rsidR="00A9027F" w:rsidRPr="00450770" w:rsidDel="00224FDE">
          <w:delText xml:space="preserve">requires </w:delText>
        </w:r>
        <w:commentRangeEnd w:id="1421"/>
        <w:r w:rsidR="002D13C2" w:rsidRPr="00B812CA" w:rsidDel="00224FDE">
          <w:rPr>
            <w:rStyle w:val="CommentReference"/>
            <w:lang w:val="en-GB"/>
          </w:rPr>
          <w:commentReference w:id="1421"/>
        </w:r>
      </w:del>
      <w:del w:id="1422" w:author="jonathan pritchard" w:date="2024-10-14T04:48:00Z" w16du:dateUtc="2024-10-14T03:48:00Z">
        <w:r w:rsidR="00A9027F" w:rsidRPr="00B812CA" w:rsidDel="00224FDE">
          <w:delText>a</w:delText>
        </w:r>
      </w:del>
      <w:r w:rsidR="00A9027F" w:rsidRPr="00B812CA">
        <w:t xml:space="preserve"> north arrow </w:t>
      </w:r>
      <w:ins w:id="1423" w:author="jonathan pritchard" w:date="2024-10-14T04:48:00Z" w16du:dateUtc="2024-10-14T03:48:00Z">
        <w:r>
          <w:t xml:space="preserve">must be provided </w:t>
        </w:r>
      </w:ins>
      <w:r w:rsidR="00A9027F" w:rsidRPr="00B812CA">
        <w:t>as part of the Display Base</w:t>
      </w:r>
      <w:ins w:id="1424" w:author="jonathan pritchard" w:date="2024-10-14T04:48:00Z" w16du:dateUtc="2024-10-14T03:48:00Z">
        <w:r>
          <w:t xml:space="preserve"> according to </w:t>
        </w:r>
      </w:ins>
      <w:ins w:id="1425"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426"/>
      <w:commentRangeStart w:id="1427"/>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426"/>
      <w:r w:rsidR="00A6043D" w:rsidRPr="00450770">
        <w:rPr>
          <w:rStyle w:val="CommentReference"/>
          <w:lang w:val="en-GB"/>
        </w:rPr>
        <w:commentReference w:id="1426"/>
      </w:r>
      <w:commentRangeEnd w:id="1427"/>
      <w:r w:rsidR="004E69AF" w:rsidRPr="00450770">
        <w:rPr>
          <w:rStyle w:val="CommentReference"/>
          <w:lang w:val="en-GB"/>
        </w:rPr>
        <w:commentReference w:id="1427"/>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428" w:name="_Toc188950455"/>
      <w:r w:rsidRPr="00B77A92">
        <w:t>Graticule</w:t>
      </w:r>
      <w:bookmarkEnd w:id="1428"/>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429" w:name="_Toc188950456"/>
      <w:r w:rsidRPr="00B77A92">
        <w:t>Display mode</w:t>
      </w:r>
      <w:bookmarkEnd w:id="1429"/>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430" w:name="_Toc188950457"/>
      <w:r w:rsidRPr="00B77A92">
        <w:t>Black level adjustment symbol</w:t>
      </w:r>
      <w:bookmarkEnd w:id="1430"/>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431" w:name="_Toc175130246"/>
      <w:bookmarkStart w:id="1432" w:name="_Ref49340745"/>
      <w:bookmarkStart w:id="1433" w:name="_Toc188950458"/>
      <w:bookmarkEnd w:id="1431"/>
      <w:r w:rsidRPr="00B77A92">
        <w:t>Detection and notification of navigational hazards</w:t>
      </w:r>
      <w:bookmarkEnd w:id="1432"/>
      <w:bookmarkEnd w:id="1433"/>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1434" w:author="jonathan pritchard" w:date="2024-10-14T04:50:00Z" w16du:dateUtc="2024-10-14T03:50:00Z">
        <w:r w:rsidR="00224FDE">
          <w:t>7</w:t>
        </w:r>
      </w:ins>
      <w:del w:id="1435"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1436" w:author="jonathan pritchard" w:date="2024-10-14T04:50:00Z" w16du:dateUtc="2024-10-14T03:50:00Z">
            <w:rPr/>
          </w:rPrChange>
        </w:rPr>
        <w:pPrChange w:id="1437" w:author="jonathan pritchard" w:date="2024-10-14T04:50:00Z" w16du:dateUtc="2024-10-14T03:50:00Z">
          <w:pPr>
            <w:spacing w:after="120" w:line="240" w:lineRule="auto"/>
            <w:jc w:val="both"/>
          </w:pPr>
        </w:pPrChange>
      </w:pPr>
      <w:r w:rsidRPr="00114860">
        <w:rPr>
          <w:i/>
          <w:iCs/>
          <w:rPrChange w:id="1438"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439" w:author="jonathan pritchard" w:date="2024-10-14T04:50:00Z" w16du:dateUtc="2024-10-14T03:50:00Z">
            <w:rPr/>
          </w:rPrChange>
        </w:rPr>
        <w:t xml:space="preserve">. </w:t>
      </w:r>
      <w:r w:rsidR="00730D49" w:rsidRPr="00114860">
        <w:rPr>
          <w:i/>
          <w:iCs/>
          <w:rPrChange w:id="1440" w:author="jonathan pritchard" w:date="2024-10-14T04:50:00Z" w16du:dateUtc="2024-10-14T03:50:00Z">
            <w:rPr/>
          </w:rPrChange>
        </w:rPr>
        <w:t xml:space="preserve">The ECDIS </w:t>
      </w:r>
      <w:r w:rsidR="00B15F52" w:rsidRPr="00114860">
        <w:rPr>
          <w:i/>
          <w:iCs/>
          <w:rPrChange w:id="1441" w:author="jonathan pritchard" w:date="2024-10-14T04:50:00Z" w16du:dateUtc="2024-10-14T03:50:00Z">
            <w:rPr/>
          </w:rPrChange>
        </w:rPr>
        <w:t>must</w:t>
      </w:r>
      <w:r w:rsidR="002C4C4D" w:rsidRPr="00114860">
        <w:rPr>
          <w:i/>
          <w:iCs/>
          <w:rPrChange w:id="1442" w:author="jonathan pritchard" w:date="2024-10-14T04:50:00Z" w16du:dateUtc="2024-10-14T03:50:00Z">
            <w:rPr/>
          </w:rPrChange>
        </w:rPr>
        <w:t xml:space="preserve"> </w:t>
      </w:r>
      <w:r w:rsidR="00730D49" w:rsidRPr="00114860">
        <w:rPr>
          <w:i/>
          <w:iCs/>
          <w:rPrChange w:id="1443" w:author="jonathan pritchard" w:date="2024-10-14T04:50:00Z" w16du:dateUtc="2024-10-14T03:50:00Z">
            <w:rPr/>
          </w:rPrChange>
        </w:rPr>
        <w:t xml:space="preserve">implement support for the </w:t>
      </w:r>
      <w:r w:rsidR="009D43C5" w:rsidRPr="00114860">
        <w:rPr>
          <w:i/>
          <w:iCs/>
          <w:rPrChange w:id="1444" w:author="jonathan pritchard" w:date="2024-10-14T04:50:00Z" w16du:dateUtc="2024-10-14T03:50:00Z">
            <w:rPr/>
          </w:rPrChange>
        </w:rPr>
        <w:t>A</w:t>
      </w:r>
      <w:r w:rsidR="00730D49" w:rsidRPr="00114860">
        <w:rPr>
          <w:i/>
          <w:iCs/>
          <w:rPrChange w:id="1445" w:author="jonathan pritchard" w:date="2024-10-14T04:50:00Z" w16du:dateUtc="2024-10-14T03:50:00Z">
            <w:rPr/>
          </w:rPrChange>
        </w:rPr>
        <w:t xml:space="preserve">lert and </w:t>
      </w:r>
      <w:r w:rsidR="009D43C5" w:rsidRPr="00114860">
        <w:rPr>
          <w:i/>
          <w:iCs/>
          <w:rPrChange w:id="1446" w:author="jonathan pritchard" w:date="2024-10-14T04:50:00Z" w16du:dateUtc="2024-10-14T03:50:00Z">
            <w:rPr/>
          </w:rPrChange>
        </w:rPr>
        <w:t>I</w:t>
      </w:r>
      <w:r w:rsidR="00730D49" w:rsidRPr="00114860">
        <w:rPr>
          <w:i/>
          <w:iCs/>
          <w:rPrChange w:id="1447" w:author="jonathan pritchard" w:date="2024-10-14T04:50:00Z" w16du:dateUtc="2024-10-14T03:50:00Z">
            <w:rPr/>
          </w:rPrChange>
        </w:rPr>
        <w:t xml:space="preserve">ndications </w:t>
      </w:r>
      <w:r w:rsidR="009D43C5" w:rsidRPr="00114860">
        <w:rPr>
          <w:i/>
          <w:iCs/>
          <w:rPrChange w:id="1448" w:author="jonathan pritchard" w:date="2024-10-14T04:50:00Z" w16du:dateUtc="2024-10-14T03:50:00Z">
            <w:rPr/>
          </w:rPrChange>
        </w:rPr>
        <w:t>Catalogue</w:t>
      </w:r>
      <w:r w:rsidR="00730D49" w:rsidRPr="00114860">
        <w:rPr>
          <w:i/>
          <w:iCs/>
          <w:rPrChange w:id="1449" w:author="jonathan pritchard" w:date="2024-10-14T04:50:00Z" w16du:dateUtc="2024-10-14T03:50:00Z">
            <w:rPr/>
          </w:rPrChange>
        </w:rPr>
        <w:t xml:space="preserve"> which may be provided within each product</w:t>
      </w:r>
      <w:r w:rsidR="009D43C5" w:rsidRPr="00114860">
        <w:rPr>
          <w:i/>
          <w:iCs/>
          <w:rPrChange w:id="1450" w:author="jonathan pritchard" w:date="2024-10-14T04:50:00Z" w16du:dateUtc="2024-10-14T03:50:00Z">
            <w:rPr/>
          </w:rPrChange>
        </w:rPr>
        <w:t>’</w:t>
      </w:r>
      <w:r w:rsidR="00730D49" w:rsidRPr="00114860">
        <w:rPr>
          <w:i/>
          <w:iCs/>
          <w:rPrChange w:id="1451" w:author="jonathan pritchard" w:date="2024-10-14T04:50:00Z" w16du:dateUtc="2024-10-14T03:50:00Z">
            <w:rPr/>
          </w:rPrChange>
        </w:rPr>
        <w:t xml:space="preserve">s </w:t>
      </w:r>
      <w:r w:rsidR="009D43C5" w:rsidRPr="00114860">
        <w:rPr>
          <w:i/>
          <w:iCs/>
          <w:rPrChange w:id="1452" w:author="jonathan pritchard" w:date="2024-10-14T04:50:00Z" w16du:dateUtc="2024-10-14T03:50:00Z">
            <w:rPr/>
          </w:rPrChange>
        </w:rPr>
        <w:t>P</w:t>
      </w:r>
      <w:r w:rsidR="00730D49" w:rsidRPr="00114860">
        <w:rPr>
          <w:i/>
          <w:iCs/>
          <w:rPrChange w:id="1453" w:author="jonathan pritchard" w:date="2024-10-14T04:50:00Z" w16du:dateUtc="2024-10-14T03:50:00Z">
            <w:rPr/>
          </w:rPrChange>
        </w:rPr>
        <w:t xml:space="preserve">ortrayal </w:t>
      </w:r>
      <w:r w:rsidR="009D43C5" w:rsidRPr="00114860">
        <w:rPr>
          <w:i/>
          <w:iCs/>
          <w:rPrChange w:id="1454" w:author="jonathan pritchard" w:date="2024-10-14T04:50:00Z" w16du:dateUtc="2024-10-14T03:50:00Z">
            <w:rPr/>
          </w:rPrChange>
        </w:rPr>
        <w:t>C</w:t>
      </w:r>
      <w:r w:rsidR="00730D49" w:rsidRPr="00114860">
        <w:rPr>
          <w:i/>
          <w:iCs/>
          <w:rPrChange w:id="1455"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1456" w:name="_Ref47321487"/>
      <w:bookmarkStart w:id="1457"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1456"/>
      <w:r w:rsidRPr="00B77A92">
        <w:t xml:space="preserve"> - Example</w:t>
      </w:r>
      <w:r w:rsidR="00A96A31" w:rsidRPr="00B77A92">
        <w:t>s</w:t>
      </w:r>
      <w:r w:rsidRPr="00B77A92">
        <w:t xml:space="preserve"> of indication highlight</w:t>
      </w:r>
      <w:bookmarkEnd w:id="1457"/>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1458" w:name="_Ref49340750"/>
      <w:bookmarkStart w:id="1459" w:name="_Toc188950459"/>
      <w:r w:rsidRPr="00B77A92">
        <w:t>Detection of areas for which special conditions exist</w:t>
      </w:r>
      <w:bookmarkEnd w:id="1458"/>
      <w:bookmarkEnd w:id="1459"/>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1460" w:author="jonathan pritchard" w:date="2024-10-14T04:52:00Z" w16du:dateUtc="2024-10-14T03:52:00Z">
        <w:r w:rsidR="00114860">
          <w:t>7</w:t>
        </w:r>
      </w:ins>
      <w:del w:id="1461"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462" w:name="_Toc188950460"/>
      <w:r w:rsidRPr="00B77A92">
        <w:lastRenderedPageBreak/>
        <w:t>Definition</w:t>
      </w:r>
      <w:r w:rsidR="001275B6" w:rsidRPr="00B77A92">
        <w:t xml:space="preserve"> of safety contour</w:t>
      </w:r>
      <w:bookmarkEnd w:id="1462"/>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463" w:name="_Ref49340754"/>
      <w:bookmarkStart w:id="1464" w:name="_Toc188950461"/>
      <w:r w:rsidRPr="00B77A92">
        <w:t>Detection of safety contour</w:t>
      </w:r>
      <w:bookmarkEnd w:id="1463"/>
      <w:bookmarkEnd w:id="1464"/>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1465" w:author="jonathan pritchard" w:date="2024-10-14T04:53:00Z" w16du:dateUtc="2024-10-14T03:53:00Z">
        <w:r w:rsidR="00114860">
          <w:t>6</w:t>
        </w:r>
      </w:ins>
      <w:del w:id="1466"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1467" w:author="jonathan pritchard" w:date="2024-10-14T04:56:00Z" w16du:dateUtc="2024-10-14T03:56:00Z"/>
          <w:i/>
          <w:iCs/>
        </w:rPr>
      </w:pPr>
      <w:commentRangeStart w:id="1468"/>
      <w:r w:rsidRPr="00114860">
        <w:rPr>
          <w:i/>
          <w:iCs/>
          <w:rPrChange w:id="1469"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468"/>
      <w:r w:rsidR="00114860">
        <w:rPr>
          <w:rStyle w:val="CommentReference"/>
        </w:rPr>
        <w:commentReference w:id="1468"/>
      </w: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470"/>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470"/>
      <w:r w:rsidR="001D7E15">
        <w:rPr>
          <w:rStyle w:val="CommentReference"/>
        </w:rPr>
        <w:commentReference w:id="1470"/>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1471"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1471"/>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472" w:name="_Toc188950462"/>
      <w:r w:rsidRPr="00733813">
        <w:t>Indications related to ENC accuracy</w:t>
      </w:r>
      <w:bookmarkEnd w:id="1472"/>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del w:id="1473" w:author="jonathan pritchard" w:date="2024-10-14T00:49:00Z" w16du:dateUtc="2024-10-13T23:49:00Z">
        <w:r w:rsidDel="008972A2">
          <w:delText xml:space="preserve">.  </w:delText>
        </w:r>
      </w:del>
      <w:ins w:id="1474" w:author="jonathan pritchard" w:date="2024-10-14T00:49:00Z" w16du:dateUtc="2024-10-13T23:49:00Z">
        <w:r w:rsidR="008972A2">
          <w:t xml:space="preserve"> </w:t>
        </w:r>
      </w:ins>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1475" w:author="jonathan pritchard" w:date="2025-01-17T12:22:00Z" w16du:dateUtc="2025-01-17T12:22:00Z">
                <w:pPr/>
              </w:pPrChange>
            </w:pPr>
            <w:r>
              <w:t>A1</w:t>
            </w:r>
          </w:p>
        </w:tc>
        <w:tc>
          <w:tcPr>
            <w:tcW w:w="2268" w:type="dxa"/>
          </w:tcPr>
          <w:p w14:paraId="39C5D59E" w14:textId="77777777" w:rsidR="009A3284" w:rsidRDefault="009A3284">
            <w:pPr>
              <w:jc w:val="center"/>
              <w:pPrChange w:id="1476"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1477" w:author="jonathan pritchard" w:date="2025-01-17T12:22:00Z" w16du:dateUtc="2025-01-17T12:22:00Z">
                <w:pPr/>
              </w:pPrChange>
            </w:pPr>
            <w:r>
              <w:t>A2</w:t>
            </w:r>
          </w:p>
        </w:tc>
        <w:tc>
          <w:tcPr>
            <w:tcW w:w="2268" w:type="dxa"/>
          </w:tcPr>
          <w:p w14:paraId="0AEE878B" w14:textId="77777777" w:rsidR="009A3284" w:rsidRDefault="009A3284">
            <w:pPr>
              <w:jc w:val="center"/>
              <w:pPrChange w:id="1478"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1479" w:author="jonathan pritchard" w:date="2025-01-17T12:22:00Z" w16du:dateUtc="2025-01-17T12:22:00Z">
                <w:pPr/>
              </w:pPrChange>
            </w:pPr>
            <w:r>
              <w:t>B</w:t>
            </w:r>
          </w:p>
        </w:tc>
        <w:tc>
          <w:tcPr>
            <w:tcW w:w="2268" w:type="dxa"/>
          </w:tcPr>
          <w:p w14:paraId="67C76230" w14:textId="77777777" w:rsidR="009A3284" w:rsidRDefault="009A3284">
            <w:pPr>
              <w:jc w:val="center"/>
              <w:pPrChange w:id="1480"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1481" w:author="jonathan pritchard" w:date="2025-01-17T12:22:00Z" w16du:dateUtc="2025-01-17T12:22:00Z">
                <w:pPr/>
              </w:pPrChange>
            </w:pPr>
            <w:r>
              <w:t>C</w:t>
            </w:r>
          </w:p>
        </w:tc>
        <w:tc>
          <w:tcPr>
            <w:tcW w:w="2268" w:type="dxa"/>
          </w:tcPr>
          <w:p w14:paraId="65EC1D17" w14:textId="77777777" w:rsidR="009A3284" w:rsidRDefault="009A3284">
            <w:pPr>
              <w:jc w:val="center"/>
              <w:pPrChange w:id="1482"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1483" w:author="jonathan pritchard" w:date="2025-01-17T12:22:00Z" w16du:dateUtc="2025-01-17T12:22:00Z">
                <w:pPr/>
              </w:pPrChange>
            </w:pPr>
            <w:r>
              <w:t>D</w:t>
            </w:r>
          </w:p>
        </w:tc>
        <w:tc>
          <w:tcPr>
            <w:tcW w:w="2268" w:type="dxa"/>
          </w:tcPr>
          <w:p w14:paraId="0181805B" w14:textId="77777777" w:rsidR="009A3284" w:rsidRDefault="009A3284">
            <w:pPr>
              <w:jc w:val="center"/>
              <w:pPrChange w:id="1484"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1485" w:author="jonathan pritchard" w:date="2025-01-17T12:22:00Z" w16du:dateUtc="2025-01-17T12:22:00Z">
                <w:pPr/>
              </w:pPrChange>
            </w:pPr>
            <w:r>
              <w:t>U</w:t>
            </w:r>
          </w:p>
        </w:tc>
        <w:tc>
          <w:tcPr>
            <w:tcW w:w="2268" w:type="dxa"/>
          </w:tcPr>
          <w:p w14:paraId="44C64BF5" w14:textId="77777777" w:rsidR="009A3284" w:rsidRDefault="009A3284">
            <w:pPr>
              <w:jc w:val="center"/>
              <w:pPrChange w:id="1486"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w:t>
      </w:r>
      <w:r>
        <w:lastRenderedPageBreak/>
        <w:t xml:space="preserve">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487" w:name="_Ref88060090"/>
      <w:bookmarkStart w:id="1488" w:name="_Toc188950463"/>
      <w:r w:rsidRPr="00B77A92">
        <w:t>User Selected Safety Contour</w:t>
      </w:r>
      <w:bookmarkEnd w:id="1487"/>
      <w:r w:rsidR="007D1C60" w:rsidRPr="00B77A92">
        <w:t xml:space="preserve"> and Water Level Adjustment.</w:t>
      </w:r>
      <w:bookmarkEnd w:id="1488"/>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1489"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490"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1491" w:name="_Toc188950464"/>
      <w:r>
        <w:t>Other</w:t>
      </w:r>
      <w:r w:rsidR="00286BF8" w:rsidRPr="00B77A92">
        <w:t xml:space="preserve"> specified display features</w:t>
      </w:r>
      <w:bookmarkStart w:id="1492" w:name="_Toc175130256"/>
      <w:bookmarkStart w:id="1493" w:name="_Toc175130257"/>
      <w:bookmarkStart w:id="1494" w:name="_Toc175130258"/>
      <w:bookmarkStart w:id="1495" w:name="_Toc175130259"/>
      <w:bookmarkStart w:id="1496" w:name="_Toc175130260"/>
      <w:bookmarkStart w:id="1497" w:name="_Toc175130261"/>
      <w:bookmarkStart w:id="1498" w:name="_Toc175130262"/>
      <w:bookmarkEnd w:id="1491"/>
      <w:bookmarkEnd w:id="1492"/>
      <w:bookmarkEnd w:id="1493"/>
      <w:bookmarkEnd w:id="1494"/>
      <w:bookmarkEnd w:id="1495"/>
      <w:bookmarkEnd w:id="1496"/>
      <w:bookmarkEnd w:id="1497"/>
      <w:bookmarkEnd w:id="1498"/>
      <w:r w:rsidR="001A432B" w:rsidRPr="00450770">
        <w:rPr>
          <w:strike/>
        </w:rPr>
        <w:t xml:space="preserve"> </w:t>
      </w:r>
    </w:p>
    <w:p w14:paraId="597986F9" w14:textId="1955B290" w:rsidR="008042A0" w:rsidRPr="00450770" w:rsidRDefault="008042A0" w:rsidP="00EC44E4">
      <w:pPr>
        <w:pStyle w:val="Heading3"/>
      </w:pPr>
      <w:bookmarkStart w:id="1499" w:name="_Ref48912766"/>
      <w:bookmarkStart w:id="1500" w:name="_Toc188950465"/>
      <w:r w:rsidRPr="00450770">
        <w:t>ECDIS Legend</w:t>
      </w:r>
      <w:bookmarkEnd w:id="1499"/>
      <w:bookmarkEnd w:id="1500"/>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 xml:space="preserve">be </w:t>
      </w:r>
      <w:commentRangeStart w:id="1501"/>
      <w:r w:rsidR="00AA63B2" w:rsidRPr="00B77A92">
        <w:t>used</w:t>
      </w:r>
      <w:commentRangeEnd w:id="1501"/>
      <w:r w:rsidR="00905BC7">
        <w:rPr>
          <w:rStyle w:val="CommentReference"/>
        </w:rPr>
        <w:commentReference w:id="1501"/>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1502"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502"/>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1503" w:author="jonathan pritchard" w:date="2024-10-14T04:59:00Z" w16du:dateUtc="2024-10-14T03:59:00Z">
        <w:r w:rsidRPr="00B77A92" w:rsidDel="00114860">
          <w:delText xml:space="preserve">should </w:delText>
        </w:r>
      </w:del>
      <w:ins w:id="1504"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1505" w:name="_Ref49473397"/>
      <w:bookmarkStart w:id="1506" w:name="_Toc188950466"/>
      <w:r w:rsidRPr="00760179">
        <w:t>Displaying</w:t>
      </w:r>
      <w:r w:rsidRPr="00B77A92">
        <w:t xml:space="preserve"> manual and automatic updates and added information</w:t>
      </w:r>
      <w:bookmarkEnd w:id="1505"/>
      <w:bookmarkEnd w:id="1506"/>
    </w:p>
    <w:p w14:paraId="0E293B91" w14:textId="0A49DCF6" w:rsidR="00453DD3" w:rsidRPr="00453DD3" w:rsidRDefault="00627DB2" w:rsidP="00453DD3">
      <w:pPr>
        <w:pStyle w:val="Heading3"/>
        <w:rPr>
          <w:ins w:id="1507" w:author="jon pritchard" w:date="2024-11-27T20:55:00Z" w16du:dateUtc="2024-11-27T19:55:00Z"/>
          <w:rPrChange w:id="1508" w:author="jon pritchard" w:date="2024-11-27T20:56:00Z" w16du:dateUtc="2024-11-27T19:56:00Z">
            <w:rPr>
              <w:ins w:id="1509" w:author="jon pritchard" w:date="2024-11-27T20:55:00Z" w16du:dateUtc="2024-11-27T19:55:00Z"/>
              <w:highlight w:val="yellow"/>
            </w:rPr>
          </w:rPrChange>
        </w:rPr>
      </w:pPr>
      <w:bookmarkStart w:id="1510" w:name="_Ref49426513"/>
      <w:commentRangeStart w:id="1511"/>
      <w:commentRangeStart w:id="1512"/>
      <w:del w:id="1513" w:author="jon pritchard" w:date="2024-11-27T20:55:00Z" w16du:dateUtc="2024-11-27T19:55:00Z">
        <w:r w:rsidRPr="00453DD3" w:rsidDel="00453DD3">
          <w:delText>Manual update</w:delText>
        </w:r>
        <w:bookmarkEnd w:id="1510"/>
        <w:commentRangeEnd w:id="1511"/>
        <w:r w:rsidR="00E27B73" w:rsidRPr="00453DD3" w:rsidDel="00453DD3">
          <w:rPr>
            <w:rStyle w:val="CommentReference"/>
            <w:b w:val="0"/>
            <w:bCs w:val="0"/>
            <w:lang w:val="en-GB"/>
          </w:rPr>
          <w:commentReference w:id="1511"/>
        </w:r>
        <w:commentRangeEnd w:id="1512"/>
        <w:r w:rsidR="003C66D0" w:rsidRPr="00453DD3" w:rsidDel="00453DD3">
          <w:rPr>
            <w:rStyle w:val="CommentReference"/>
            <w:b w:val="0"/>
            <w:bCs w:val="0"/>
          </w:rPr>
          <w:commentReference w:id="1512"/>
        </w:r>
      </w:del>
      <w:bookmarkStart w:id="1514" w:name="_Toc188950467"/>
      <w:ins w:id="1515" w:author="jon pritchard" w:date="2024-11-27T20:55:00Z" w16du:dateUtc="2024-11-27T19:55:00Z">
        <w:r w:rsidR="00453DD3" w:rsidRPr="00453DD3">
          <w:rPr>
            <w:rPrChange w:id="1516" w:author="jon pritchard" w:date="2024-11-27T20:56:00Z" w16du:dateUtc="2024-11-27T19:56:00Z">
              <w:rPr>
                <w:highlight w:val="yellow"/>
              </w:rPr>
            </w:rPrChange>
          </w:rPr>
          <w:t>Manual updates</w:t>
        </w:r>
        <w:bookmarkEnd w:id="1514"/>
      </w:ins>
    </w:p>
    <w:p w14:paraId="5EDEDF9F" w14:textId="77777777" w:rsidR="00453DD3" w:rsidRPr="00453DD3" w:rsidRDefault="00453DD3" w:rsidP="00453DD3">
      <w:pPr>
        <w:rPr>
          <w:ins w:id="1517" w:author="jon pritchard" w:date="2024-11-27T20:55:00Z" w16du:dateUtc="2024-11-27T19:55:00Z"/>
          <w:rPrChange w:id="1518" w:author="jon pritchard" w:date="2024-11-27T20:56:00Z" w16du:dateUtc="2024-11-27T19:56:00Z">
            <w:rPr>
              <w:ins w:id="1519" w:author="jon pritchard" w:date="2024-11-27T20:55:00Z" w16du:dateUtc="2024-11-27T19:55:00Z"/>
              <w:highlight w:val="yellow"/>
            </w:rPr>
          </w:rPrChange>
        </w:rPr>
      </w:pPr>
      <w:ins w:id="1520" w:author="jon pritchard" w:date="2024-11-27T20:55:00Z" w16du:dateUtc="2024-11-27T19:55:00Z">
        <w:r w:rsidRPr="00453DD3">
          <w:rPr>
            <w:rPrChange w:id="1521"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1522" w:author="jon pritchard" w:date="2024-11-27T20:55:00Z" w16du:dateUtc="2024-11-27T19:55:00Z"/>
          <w:rPrChange w:id="1523" w:author="jon pritchard" w:date="2024-11-27T20:56:00Z" w16du:dateUtc="2024-11-27T19:56:00Z">
            <w:rPr>
              <w:ins w:id="1524" w:author="jon pritchard" w:date="2024-11-27T20:55:00Z" w16du:dateUtc="2024-11-27T19:55:00Z"/>
              <w:highlight w:val="yellow"/>
            </w:rPr>
          </w:rPrChange>
        </w:rPr>
        <w:pPrChange w:id="1525" w:author="jon pritchard" w:date="2024-11-27T20:56:00Z" w16du:dateUtc="2024-11-27T19:56:00Z">
          <w:pPr>
            <w:pStyle w:val="ListParagraph"/>
            <w:numPr>
              <w:numId w:val="156"/>
            </w:numPr>
            <w:ind w:left="1440" w:hanging="720"/>
          </w:pPr>
        </w:pPrChange>
      </w:pPr>
      <w:ins w:id="1526" w:author="jon pritchard" w:date="2024-11-27T20:55:00Z" w16du:dateUtc="2024-11-27T19:55:00Z">
        <w:r w:rsidRPr="00453DD3">
          <w:rPr>
            <w:rPrChange w:id="1527"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1528" w:author="jon pritchard" w:date="2024-11-27T20:55:00Z" w16du:dateUtc="2024-11-27T19:55:00Z"/>
          <w:rPrChange w:id="1529" w:author="jon pritchard" w:date="2024-11-27T20:56:00Z" w16du:dateUtc="2024-11-27T19:56:00Z">
            <w:rPr>
              <w:ins w:id="1530" w:author="jon pritchard" w:date="2024-11-27T20:55:00Z" w16du:dateUtc="2024-11-27T19:55:00Z"/>
              <w:highlight w:val="yellow"/>
            </w:rPr>
          </w:rPrChange>
        </w:rPr>
        <w:pPrChange w:id="1531" w:author="jon pritchard" w:date="2024-11-27T20:56:00Z" w16du:dateUtc="2024-11-27T19:56:00Z">
          <w:pPr>
            <w:pStyle w:val="ListParagraph"/>
            <w:numPr>
              <w:numId w:val="156"/>
            </w:numPr>
            <w:ind w:left="1440" w:hanging="720"/>
          </w:pPr>
        </w:pPrChange>
      </w:pPr>
      <w:ins w:id="1532" w:author="jon pritchard" w:date="2024-11-27T20:55:00Z" w16du:dateUtc="2024-11-27T19:55:00Z">
        <w:r w:rsidRPr="00453DD3">
          <w:rPr>
            <w:rPrChange w:id="1533"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1534" w:author="jon pritchard" w:date="2024-11-27T20:55:00Z" w16du:dateUtc="2024-11-27T19:55:00Z"/>
          <w:rPrChange w:id="1535" w:author="jon pritchard" w:date="2024-11-27T20:56:00Z" w16du:dateUtc="2024-11-27T19:56:00Z">
            <w:rPr>
              <w:ins w:id="1536" w:author="jon pritchard" w:date="2024-11-27T20:55:00Z" w16du:dateUtc="2024-11-27T19:55:00Z"/>
              <w:highlight w:val="yellow"/>
            </w:rPr>
          </w:rPrChange>
        </w:rPr>
        <w:pPrChange w:id="1537" w:author="jon pritchard" w:date="2024-11-27T20:56:00Z" w16du:dateUtc="2024-11-27T19:56:00Z">
          <w:pPr>
            <w:pStyle w:val="ListParagraph"/>
            <w:numPr>
              <w:numId w:val="156"/>
            </w:numPr>
            <w:ind w:left="1440" w:hanging="720"/>
          </w:pPr>
        </w:pPrChange>
      </w:pPr>
      <w:ins w:id="1538" w:author="jon pritchard" w:date="2024-11-27T20:55:00Z" w16du:dateUtc="2024-11-27T19:55:00Z">
        <w:r w:rsidRPr="00453DD3">
          <w:rPr>
            <w:rPrChange w:id="1539"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1540" w:author="jon pritchard" w:date="2024-11-27T20:55:00Z" w16du:dateUtc="2024-11-27T19:55:00Z"/>
          <w:rPrChange w:id="1541" w:author="jon pritchard" w:date="2024-11-27T20:56:00Z" w16du:dateUtc="2024-11-27T19:56:00Z">
            <w:rPr>
              <w:ins w:id="1542" w:author="jon pritchard" w:date="2024-11-27T20:55:00Z" w16du:dateUtc="2024-11-27T19:55:00Z"/>
              <w:highlight w:val="yellow"/>
            </w:rPr>
          </w:rPrChange>
        </w:rPr>
      </w:pPr>
      <w:ins w:id="1543" w:author="jon pritchard" w:date="2024-11-27T20:55:00Z" w16du:dateUtc="2024-11-27T19:55:00Z">
        <w:r w:rsidRPr="00453DD3">
          <w:rPr>
            <w:rPrChange w:id="1544"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1545" w:author="jon pritchard" w:date="2024-11-27T20:55:00Z" w16du:dateUtc="2024-11-27T19:55:00Z">
        <w:r w:rsidRPr="00453DD3">
          <w:rPr>
            <w:rPrChange w:id="1546"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B812CA">
      <w:pPr>
        <w:pStyle w:val="Heading4"/>
      </w:pPr>
      <w:r w:rsidRPr="00450770">
        <w:t>Mariners Caution Notes</w:t>
      </w:r>
    </w:p>
    <w:p w14:paraId="59F18049" w14:textId="2839DC68" w:rsidR="006668B5" w:rsidRDefault="006668B5" w:rsidP="00523124">
      <w:pPr>
        <w:rPr>
          <w:ins w:id="1547" w:author="jonathan pritchard" w:date="2024-10-14T05:02:00Z" w16du:dateUtc="2024-10-14T04:02:00Z"/>
        </w:rPr>
      </w:pPr>
      <w:ins w:id="1548"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1549" w:author="jonathan pritchard" w:date="2025-01-17T12:23:00Z" w16du:dateUtc="2025-01-17T12:23:00Z"/>
          <w:strike/>
          <w:rPrChange w:id="1550" w:author="jonathan pritchard" w:date="2024-10-14T05:03:00Z" w16du:dateUtc="2024-10-14T04:03:00Z">
            <w:rPr>
              <w:del w:id="1551" w:author="jonathan pritchard" w:date="2025-01-17T12:23:00Z" w16du:dateUtc="2025-01-17T12:23:00Z"/>
            </w:rPr>
          </w:rPrChange>
        </w:rPr>
      </w:pPr>
      <w:commentRangeStart w:id="1552"/>
      <w:commentRangeStart w:id="1553"/>
      <w:commentRangeStart w:id="1554"/>
      <w:del w:id="1555" w:author="jonathan pritchard" w:date="2025-01-17T12:23:00Z" w16du:dateUtc="2025-01-17T12:23:00Z">
        <w:r w:rsidRPr="006668B5" w:rsidDel="004F0771">
          <w:rPr>
            <w:b w:val="0"/>
            <w:bCs w:val="0"/>
            <w:strike/>
            <w:rPrChange w:id="1556" w:author="jonathan pritchard" w:date="2024-10-14T05:03:00Z" w16du:dateUtc="2024-10-14T04:03:00Z">
              <w:rPr>
                <w:b w:val="0"/>
                <w:bCs w:val="0"/>
              </w:rPr>
            </w:rPrChange>
          </w:rPr>
          <w:delText>Manual corrections to non-ENC S-100 products</w:delText>
        </w:r>
        <w:commentRangeEnd w:id="1552"/>
        <w:r w:rsidRPr="006668B5" w:rsidDel="004F0771">
          <w:rPr>
            <w:rStyle w:val="CommentReference"/>
            <w:strike/>
            <w:rPrChange w:id="1557" w:author="jonathan pritchard" w:date="2024-10-14T05:03:00Z" w16du:dateUtc="2024-10-14T04:03:00Z">
              <w:rPr>
                <w:rStyle w:val="CommentReference"/>
              </w:rPr>
            </w:rPrChange>
          </w:rPr>
          <w:commentReference w:id="1552"/>
        </w:r>
        <w:commentRangeEnd w:id="1553"/>
        <w:r w:rsidR="006668B5" w:rsidDel="004F0771">
          <w:rPr>
            <w:rStyle w:val="CommentReference"/>
            <w:b w:val="0"/>
            <w:bCs w:val="0"/>
          </w:rPr>
          <w:commentReference w:id="1553"/>
        </w:r>
        <w:bookmarkStart w:id="1558" w:name="_Toc188368685"/>
        <w:bookmarkStart w:id="1559" w:name="_Toc188621887"/>
        <w:bookmarkStart w:id="1560" w:name="_Toc188950468"/>
        <w:bookmarkEnd w:id="1558"/>
        <w:bookmarkEnd w:id="1559"/>
        <w:bookmarkEnd w:id="1560"/>
      </w:del>
    </w:p>
    <w:p w14:paraId="176B03AB" w14:textId="7DA38CE8" w:rsidR="003C66D0" w:rsidRPr="006668B5" w:rsidDel="004F0771" w:rsidRDefault="00523124" w:rsidP="00AC37F7">
      <w:pPr>
        <w:spacing w:after="120" w:line="240" w:lineRule="auto"/>
        <w:jc w:val="both"/>
        <w:rPr>
          <w:del w:id="1561" w:author="jonathan pritchard" w:date="2025-01-17T12:23:00Z" w16du:dateUtc="2025-01-17T12:23:00Z"/>
          <w:strike/>
          <w:rPrChange w:id="1562" w:author="jonathan pritchard" w:date="2024-10-14T05:03:00Z" w16du:dateUtc="2024-10-14T04:03:00Z">
            <w:rPr>
              <w:del w:id="1563" w:author="jonathan pritchard" w:date="2025-01-17T12:23:00Z" w16du:dateUtc="2025-01-17T12:23:00Z"/>
            </w:rPr>
          </w:rPrChange>
        </w:rPr>
      </w:pPr>
      <w:del w:id="1564" w:author="jonathan pritchard" w:date="2025-01-17T12:23:00Z" w16du:dateUtc="2025-01-17T12:23:00Z">
        <w:r w:rsidRPr="006668B5" w:rsidDel="004F0771">
          <w:rPr>
            <w:strike/>
            <w:rPrChange w:id="1565"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commentRangeEnd w:id="1554"/>
        <w:r w:rsidRPr="006668B5" w:rsidDel="004F0771">
          <w:rPr>
            <w:rStyle w:val="CommentReference"/>
            <w:strike/>
            <w:lang w:val="en-GB"/>
            <w:rPrChange w:id="1566" w:author="jonathan pritchard" w:date="2024-10-14T05:03:00Z" w16du:dateUtc="2024-10-14T04:03:00Z">
              <w:rPr>
                <w:rStyle w:val="CommentReference"/>
                <w:lang w:val="en-GB"/>
              </w:rPr>
            </w:rPrChange>
          </w:rPr>
          <w:commentReference w:id="1554"/>
        </w:r>
        <w:bookmarkStart w:id="1567" w:name="_Toc188368686"/>
        <w:bookmarkStart w:id="1568" w:name="_Toc188621888"/>
        <w:bookmarkStart w:id="1569" w:name="_Toc188950469"/>
        <w:bookmarkEnd w:id="1567"/>
        <w:bookmarkEnd w:id="1568"/>
        <w:bookmarkEnd w:id="1569"/>
      </w:del>
    </w:p>
    <w:p w14:paraId="4AB76D16" w14:textId="0FAF5EEC" w:rsidR="00A0054D" w:rsidRDefault="00A0054D" w:rsidP="00EC44E4">
      <w:pPr>
        <w:pStyle w:val="Heading3"/>
        <w:rPr>
          <w:ins w:id="1570" w:author="jonathan pritchard" w:date="2024-10-14T05:26:00Z" w16du:dateUtc="2024-10-14T04:26:00Z"/>
        </w:rPr>
      </w:pPr>
      <w:bookmarkStart w:id="1571" w:name="_Toc188950470"/>
      <w:bookmarkStart w:id="1572" w:name="_Ref49450116"/>
      <w:ins w:id="1573" w:author="jonathan pritchard" w:date="2024-10-14T05:26:00Z" w16du:dateUtc="2024-10-14T04:26:00Z">
        <w:r>
          <w:t>Automatic Updates</w:t>
        </w:r>
      </w:ins>
      <w:bookmarkEnd w:id="1571"/>
      <w:del w:id="1574"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1575" w:author="jonathan pritchard" w:date="2024-10-14T05:26:00Z" w16du:dateUtc="2024-10-14T04:26:00Z"/>
        </w:rPr>
        <w:pPrChange w:id="1576" w:author="jonathan pritchard" w:date="2024-10-14T05:28:00Z" w16du:dateUtc="2024-10-14T04:28:00Z">
          <w:pPr>
            <w:pStyle w:val="Heading3"/>
          </w:pPr>
        </w:pPrChange>
      </w:pPr>
      <w:ins w:id="1577" w:author="jonathan pritchard" w:date="2024-10-14T05:26:00Z" w16du:dateUtc="2024-10-14T04:26:00Z">
        <w:r w:rsidRPr="00B77A92">
          <w:t xml:space="preserve">Only ISO8211 and GML encoded data can support updates, as described in </w:t>
        </w:r>
      </w:ins>
      <w:ins w:id="1578" w:author="jon pritchard" w:date="2024-11-27T20:55:00Z" w16du:dateUtc="2024-11-27T19:55:00Z">
        <w:r w:rsidR="00453DD3">
          <w:t xml:space="preserve">S-100 </w:t>
        </w:r>
      </w:ins>
      <w:ins w:id="1579"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1580" w:author="jonathan pritchard" w:date="2024-10-14T05:26:00Z" w16du:dateUtc="2024-10-14T04:26:00Z">
        <w:r w:rsidRPr="000740C7">
          <w:fldChar w:fldCharType="separate"/>
        </w:r>
      </w:ins>
      <w:r w:rsidR="000553AC" w:rsidRPr="00A527F0">
        <w:t>Appendix C-3 - ECDIS Update Status Reports</w:t>
      </w:r>
      <w:ins w:id="1581" w:author="jonathan pritchard" w:date="2024-10-14T05:26:00Z" w16du:dateUtc="2024-10-14T04:26:00Z">
        <w:r w:rsidRPr="000740C7">
          <w:fldChar w:fldCharType="end"/>
        </w:r>
        <w:r w:rsidRPr="00B77A92">
          <w:t xml:space="preserve">. </w:t>
        </w:r>
      </w:ins>
    </w:p>
    <w:p w14:paraId="56384CDA" w14:textId="444FC121" w:rsidR="000A049F" w:rsidRPr="00B77A92" w:rsidRDefault="00A0054D">
      <w:pPr>
        <w:pStyle w:val="Heading4"/>
        <w:pPrChange w:id="1582" w:author="jonathan pritchard" w:date="2024-10-14T05:27:00Z" w16du:dateUtc="2024-10-14T04:27:00Z">
          <w:pPr>
            <w:pStyle w:val="Heading3"/>
          </w:pPr>
        </w:pPrChange>
      </w:pPr>
      <w:ins w:id="1583" w:author="jonathan pritchard" w:date="2024-10-14T05:27:00Z" w16du:dateUtc="2024-10-14T04:27:00Z">
        <w:r>
          <w:t>I</w:t>
        </w:r>
      </w:ins>
      <w:r w:rsidR="000A049F" w:rsidRPr="00B77A92">
        <w:t>dentifying automatic chart corrections on demand</w:t>
      </w:r>
      <w:bookmarkEnd w:id="1572"/>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584" w:author="jonathan pritchard" w:date="2024-10-14T05:06:00Z" w16du:dateUtc="2024-10-14T04:06:00Z"/>
        </w:rPr>
      </w:pPr>
      <w:del w:id="1585"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586" w:author="jonathan pritchard" w:date="2024-10-14T05:06:00Z" w16du:dateUtc="2024-10-14T04:06:00Z"/>
        </w:rPr>
      </w:pPr>
      <w:del w:id="1587"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588" w:name="_Ref49450002"/>
      <w:r w:rsidRPr="00C01EFB">
        <w:t>Update Information</w:t>
      </w:r>
    </w:p>
    <w:p w14:paraId="3A0CEB46" w14:textId="77777777" w:rsidR="004F141B" w:rsidRPr="00D42BC9" w:rsidRDefault="004F141B" w:rsidP="004F141B">
      <w:pPr>
        <w:spacing w:after="120" w:line="240" w:lineRule="auto"/>
        <w:jc w:val="both"/>
      </w:pPr>
      <w:commentRangeStart w:id="1589"/>
      <w:commentRangeStart w:id="1590"/>
      <w:commentRangeStart w:id="1591"/>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2828CB68"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clause [XXX]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commentRangeEnd w:id="1589"/>
      <w:r w:rsidRPr="00D42BC9">
        <w:rPr>
          <w:rStyle w:val="CommentReference"/>
          <w:lang w:val="en-GB"/>
        </w:rPr>
        <w:commentReference w:id="1589"/>
      </w:r>
      <w:commentRangeEnd w:id="1590"/>
      <w:r w:rsidRPr="00D42BC9">
        <w:rPr>
          <w:rStyle w:val="CommentReference"/>
          <w:lang w:val="en-GB"/>
        </w:rPr>
        <w:commentReference w:id="1590"/>
      </w:r>
      <w:commentRangeEnd w:id="1591"/>
      <w:r w:rsidRPr="00D42BC9">
        <w:rPr>
          <w:rStyle w:val="CommentReference"/>
          <w:lang w:val="en-GB"/>
        </w:rPr>
        <w:commentReference w:id="1591"/>
      </w:r>
    </w:p>
    <w:p w14:paraId="72669A1A" w14:textId="77777777" w:rsidR="004F141B" w:rsidRPr="00D42BC9" w:rsidRDefault="004F141B" w:rsidP="004F141B">
      <w:pPr>
        <w:jc w:val="center"/>
        <w:rPr>
          <w:i/>
          <w:iCs/>
        </w:rPr>
      </w:pPr>
      <w:r w:rsidRPr="00D42BC9">
        <w:rPr>
          <w:b/>
          <w:bCs/>
          <w:i/>
          <w:iCs/>
        </w:rPr>
        <w:t>[Should there be a requirement to switch between the two methods of visualising updates, or turn them on/off independently of each other]</w:t>
      </w:r>
    </w:p>
    <w:p w14:paraId="6D81B45B" w14:textId="77777777" w:rsidR="004F141B" w:rsidRPr="00D42BC9" w:rsidRDefault="004F141B" w:rsidP="004F141B">
      <w:pPr>
        <w:pStyle w:val="Heading3"/>
      </w:pPr>
      <w:bookmarkStart w:id="1592" w:name="_Toc178784413"/>
      <w:bookmarkStart w:id="1593" w:name="_Toc178784414"/>
      <w:bookmarkStart w:id="1594" w:name="_Toc178784415"/>
      <w:bookmarkStart w:id="1595" w:name="_Toc178784416"/>
      <w:bookmarkStart w:id="1596" w:name="_Toc178784417"/>
      <w:bookmarkStart w:id="1597" w:name="_Toc178784418"/>
      <w:bookmarkStart w:id="1598" w:name="_Toc178784419"/>
      <w:bookmarkStart w:id="1599" w:name="_Toc178784420"/>
      <w:bookmarkStart w:id="1600" w:name="_Toc178784421"/>
      <w:bookmarkStart w:id="1601" w:name="_Toc178784422"/>
      <w:bookmarkStart w:id="1602" w:name="_Toc178784423"/>
      <w:bookmarkStart w:id="1603" w:name="_Toc175130268"/>
      <w:bookmarkStart w:id="1604" w:name="_Toc175130291"/>
      <w:bookmarkStart w:id="1605" w:name="_Toc188950471"/>
      <w:bookmarkEnd w:id="1588"/>
      <w:bookmarkEnd w:id="1592"/>
      <w:bookmarkEnd w:id="1593"/>
      <w:bookmarkEnd w:id="1594"/>
      <w:bookmarkEnd w:id="1595"/>
      <w:bookmarkEnd w:id="1596"/>
      <w:bookmarkEnd w:id="1597"/>
      <w:bookmarkEnd w:id="1598"/>
      <w:bookmarkEnd w:id="1599"/>
      <w:bookmarkEnd w:id="1600"/>
      <w:bookmarkEnd w:id="1601"/>
      <w:bookmarkEnd w:id="1602"/>
      <w:bookmarkEnd w:id="1603"/>
      <w:bookmarkEnd w:id="1604"/>
      <w:r w:rsidRPr="00D42BC9">
        <w:t>Non-HO (Non-ENC) Chart Information</w:t>
      </w:r>
      <w:bookmarkEnd w:id="1605"/>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1606" w:name="_Ref49450019"/>
      <w:bookmarkStart w:id="1607" w:name="_Toc188950472"/>
      <w:r w:rsidRPr="00D42BC9">
        <w:t>Other non-</w:t>
      </w:r>
      <w:r w:rsidR="00D1047F" w:rsidRPr="00D42BC9">
        <w:t xml:space="preserve">official </w:t>
      </w:r>
      <w:r w:rsidRPr="00D42BC9">
        <w:t>data</w:t>
      </w:r>
      <w:bookmarkEnd w:id="1606"/>
      <w:bookmarkEnd w:id="1607"/>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608" w:name="_Toc175130295"/>
      <w:bookmarkStart w:id="1609" w:name="_Toc175130296"/>
      <w:bookmarkStart w:id="1610" w:name="_Toc175130297"/>
      <w:bookmarkStart w:id="1611" w:name="_Toc175130298"/>
      <w:bookmarkStart w:id="1612" w:name="_Toc175130299"/>
      <w:bookmarkStart w:id="1613" w:name="_Toc188950473"/>
      <w:bookmarkEnd w:id="1608"/>
      <w:bookmarkEnd w:id="1609"/>
      <w:bookmarkEnd w:id="1610"/>
      <w:bookmarkEnd w:id="1611"/>
      <w:bookmarkEnd w:id="1612"/>
      <w:r w:rsidRPr="00B77A92">
        <w:t>Display and Management of Navigational Warnings</w:t>
      </w:r>
      <w:bookmarkEnd w:id="161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614" w:name="_Toc188950474"/>
      <w:r w:rsidRPr="00B77A92">
        <w:t xml:space="preserve">Additional Portrayal requirements of the Graphical User Interface </w:t>
      </w:r>
      <w:bookmarkEnd w:id="1614"/>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w:t>
      </w:r>
      <w:r w:rsidRPr="00B77A92">
        <w:lastRenderedPageBreak/>
        <w:t xml:space="preserve">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615" w:name="_Toc188950475"/>
      <w:r w:rsidRPr="00B77A92">
        <w:t xml:space="preserve">Filtering Navigational Warning information </w:t>
      </w:r>
      <w:bookmarkEnd w:id="1615"/>
    </w:p>
    <w:p w14:paraId="61EFF71D" w14:textId="71B6BAFA" w:rsidR="00A13F5A" w:rsidDel="00EB71E2" w:rsidRDefault="00EB71E2" w:rsidP="00450770">
      <w:pPr>
        <w:jc w:val="both"/>
        <w:rPr>
          <w:del w:id="1616" w:author="jonathan pritchard" w:date="2024-10-14T05:12:00Z" w16du:dateUtc="2024-10-14T04:12:00Z"/>
        </w:rPr>
      </w:pPr>
      <w:ins w:id="1617" w:author="jonathan pritchard" w:date="2024-10-14T05:12:00Z" w16du:dateUtc="2024-10-14T04:12:00Z">
        <w:r>
          <w:t xml:space="preserve">The mariner must be able to select the graphical display of </w:t>
        </w:r>
        <w:r w:rsidRPr="00611964">
          <w:t>S-124 navigat</w:t>
        </w:r>
        <w:r>
          <w:t>ional warning (NAVWARN) dataset on or off.</w:t>
        </w:r>
      </w:ins>
      <w:del w:id="1618"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619" w:author="jonathan pritchard" w:date="2024-10-14T05:12:00Z" w16du:dateUtc="2024-10-14T04:12:00Z"/>
        </w:rPr>
      </w:pPr>
      <w:ins w:id="1620" w:author="jonathan pritchard" w:date="2024-10-14T05:12:00Z" w16du:dateUtc="2024-10-14T04:12:00Z">
        <w:r>
          <w:t xml:space="preserve"> </w:t>
        </w:r>
      </w:ins>
    </w:p>
    <w:p w14:paraId="4DE7F1DF" w14:textId="001860CD" w:rsidR="00A13F5A" w:rsidDel="00EB71E2" w:rsidRDefault="00EB71E2" w:rsidP="00450770">
      <w:pPr>
        <w:jc w:val="both"/>
        <w:rPr>
          <w:del w:id="1621" w:author="jonathan pritchard" w:date="2024-10-14T05:12:00Z" w16du:dateUtc="2024-10-14T04:12:00Z"/>
        </w:rPr>
      </w:pPr>
      <w:ins w:id="1622"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623"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624" w:author="jonathan pritchard" w:date="2024-10-14T05:12:00Z" w16du:dateUtc="2024-10-14T04:12:00Z"/>
        </w:rPr>
      </w:pPr>
    </w:p>
    <w:p w14:paraId="5636C5C9" w14:textId="3F62E948" w:rsidR="00A13F5A" w:rsidRPr="00B77A92" w:rsidDel="00EB71E2" w:rsidRDefault="00A13F5A" w:rsidP="00450770">
      <w:pPr>
        <w:jc w:val="both"/>
        <w:rPr>
          <w:del w:id="1625" w:author="jonathan pritchard" w:date="2024-10-14T05:13:00Z" w16du:dateUtc="2024-10-14T04:13:00Z"/>
        </w:rPr>
      </w:pPr>
      <w:del w:id="1626"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627" w:author="jonathan pritchard" w:date="2024-10-14T00:49:00Z" w16du:dateUtc="2024-10-13T23:49:00Z">
        <w:del w:id="1628"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629" w:author="jonathan pritchard" w:date="2024-10-14T05:13:00Z" w16du:dateUtc="2024-10-14T04:13:00Z"/>
        </w:rPr>
      </w:pPr>
      <w:del w:id="1630"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631" w:author="jonathan pritchard" w:date="2024-10-14T00:49:00Z" w16du:dateUtc="2024-10-13T23:49:00Z">
        <w:del w:id="1632" w:author="jonathan pritchard" w:date="2024-10-14T05:13:00Z" w16du:dateUtc="2024-10-14T04:13:00Z">
          <w:r w:rsidR="008972A2" w:rsidDel="00EB71E2">
            <w:delText xml:space="preserve"> </w:delText>
          </w:r>
        </w:del>
      </w:ins>
      <w:del w:id="1633"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634"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635" w:author="jonathan pritchard" w:date="2024-10-14T05:13:00Z" w16du:dateUtc="2024-10-14T04:13:00Z">
          <w:pPr/>
        </w:pPrChange>
      </w:pPr>
      <w:ins w:id="1636"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1637" w:author="jonathan pritchard" w:date="2024-10-11T15:38:00Z">
        <w:r w:rsidRPr="00B77A92" w:rsidDel="003D789C">
          <w:delText xml:space="preserve"> </w:delText>
        </w:r>
      </w:del>
    </w:p>
    <w:p w14:paraId="25718646" w14:textId="0E087CC1"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w:t>
      </w:r>
      <w:r w:rsidRPr="003D789C">
        <w:rPr>
          <w:i/>
          <w:iCs/>
          <w:rPrChange w:id="1638" w:author="jonathan pritchard" w:date="2024-10-11T15:37:00Z">
            <w:rPr/>
          </w:rPrChange>
        </w:rPr>
        <w:t xml:space="preserve">but </w:t>
      </w:r>
      <w:r w:rsidR="003D789C" w:rsidRPr="003D789C">
        <w:rPr>
          <w:i/>
          <w:iCs/>
          <w:rPrChange w:id="1639" w:author="jonathan pritchard" w:date="2024-10-11T15:37:00Z">
            <w:rPr/>
          </w:rPrChange>
        </w:rPr>
        <w:t>must be</w:t>
      </w:r>
      <w:r w:rsidRPr="003D789C">
        <w:rPr>
          <w:i/>
          <w:iCs/>
          <w:rPrChange w:id="1640"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641" w:name="_Toc188950476"/>
      <w:r w:rsidRPr="00B77A92">
        <w:t>Cancelled datasets</w:t>
      </w:r>
      <w:bookmarkEnd w:id="1641"/>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642"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1643" w:name="_Toc188950477"/>
      <w:r w:rsidRPr="00B77A92">
        <w:t>Portrayal of feature classes</w:t>
      </w:r>
      <w:bookmarkEnd w:id="1643"/>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644" w:author="jonathan pritchard" w:date="2024-10-11T15:43:00Z">
        <w:r w:rsidR="003D789C">
          <w:t>x</w:t>
        </w:r>
      </w:ins>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645" w:name="_Toc188950478"/>
      <w:bookmarkStart w:id="1646"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645"/>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647"/>
      <w:commentRangeStart w:id="1648"/>
      <w:commentRangeStart w:id="1649"/>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647"/>
      <w:r w:rsidR="000B3A59">
        <w:rPr>
          <w:rStyle w:val="CommentReference"/>
        </w:rPr>
        <w:commentReference w:id="1647"/>
      </w:r>
      <w:commentRangeEnd w:id="1648"/>
      <w:r w:rsidR="000B3A59">
        <w:rPr>
          <w:rStyle w:val="CommentReference"/>
        </w:rPr>
        <w:commentReference w:id="1648"/>
      </w:r>
      <w:commentRangeEnd w:id="1649"/>
      <w:r w:rsidR="00010CEC">
        <w:rPr>
          <w:rStyle w:val="CommentReference"/>
        </w:rPr>
        <w:commentReference w:id="1649"/>
      </w:r>
    </w:p>
    <w:p w14:paraId="58D5FB5F" w14:textId="0AF77E3A" w:rsidR="000B3A59" w:rsidRPr="00B812CA" w:rsidRDefault="000B3A59" w:rsidP="00B812CA">
      <w:pPr>
        <w:spacing w:after="120" w:line="240" w:lineRule="auto"/>
        <w:jc w:val="both"/>
      </w:pPr>
      <w:r w:rsidRPr="00D42BC9">
        <w:rPr>
          <w:highlight w:val="yellow"/>
        </w:rPr>
        <w:t xml:space="preserve">ECDIS must support </w:t>
      </w:r>
      <w:r w:rsidR="00D42BC9" w:rsidRPr="00D42BC9">
        <w:rPr>
          <w:highlight w:val="yellow"/>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650" w:name="_Toc178784432"/>
      <w:bookmarkStart w:id="1651" w:name="_Toc178784433"/>
      <w:bookmarkStart w:id="1652" w:name="_Toc178784434"/>
      <w:bookmarkStart w:id="1653" w:name="_Toc178784435"/>
      <w:bookmarkStart w:id="1654" w:name="_Toc178784436"/>
      <w:bookmarkStart w:id="1655" w:name="_Toc178784437"/>
      <w:bookmarkStart w:id="1656" w:name="_Toc178784438"/>
      <w:bookmarkStart w:id="1657" w:name="_Toc178784439"/>
      <w:bookmarkStart w:id="1658" w:name="_Toc178784440"/>
      <w:bookmarkStart w:id="1659" w:name="_Toc178784455"/>
      <w:bookmarkStart w:id="1660" w:name="_Toc178784456"/>
      <w:bookmarkStart w:id="1661" w:name="_Toc178784457"/>
      <w:bookmarkStart w:id="1662" w:name="_Toc178784458"/>
      <w:bookmarkStart w:id="1663" w:name="_Toc178784459"/>
      <w:bookmarkStart w:id="1664" w:name="_Toc178784460"/>
      <w:bookmarkStart w:id="1665" w:name="_Toc178784461"/>
      <w:bookmarkStart w:id="1666" w:name="_Toc178784462"/>
      <w:bookmarkStart w:id="1667" w:name="_Toc178784463"/>
      <w:bookmarkStart w:id="1668" w:name="_Toc178784464"/>
      <w:bookmarkStart w:id="1669" w:name="_Toc178784465"/>
      <w:bookmarkStart w:id="1670" w:name="_Toc178784466"/>
      <w:bookmarkStart w:id="1671" w:name="_Toc178784467"/>
      <w:bookmarkStart w:id="1672" w:name="_Toc178784468"/>
      <w:bookmarkStart w:id="1673" w:name="_Toc178784469"/>
      <w:bookmarkStart w:id="1674" w:name="_Toc98339923"/>
      <w:bookmarkStart w:id="1675" w:name="_Toc98340299"/>
      <w:bookmarkStart w:id="1676" w:name="_Toc99104668"/>
      <w:bookmarkStart w:id="1677" w:name="_Toc99105110"/>
      <w:bookmarkStart w:id="1678" w:name="_Toc18895047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r w:rsidRPr="00B812CA">
        <w:t>Thinning</w:t>
      </w:r>
      <w:bookmarkEnd w:id="1678"/>
    </w:p>
    <w:bookmarkEnd w:id="1646"/>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679"/>
      <w:commentRangeStart w:id="1680"/>
      <w:commentRangeStart w:id="1681"/>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commentRangeEnd w:id="1679"/>
      <w:r w:rsidR="00905BC7">
        <w:rPr>
          <w:rStyle w:val="CommentReference"/>
        </w:rPr>
        <w:commentReference w:id="1679"/>
      </w:r>
      <w:commentRangeEnd w:id="1680"/>
      <w:r w:rsidR="009217CC">
        <w:rPr>
          <w:rStyle w:val="CommentReference"/>
        </w:rPr>
        <w:commentReference w:id="1680"/>
      </w:r>
      <w:commentRangeEnd w:id="1681"/>
      <w:r w:rsidR="00290775">
        <w:rPr>
          <w:rStyle w:val="CommentReference"/>
        </w:rPr>
        <w:commentReference w:id="1681"/>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682" w:name="_Ref49451543"/>
      <w:bookmarkStart w:id="1683" w:name="_Ref49451559"/>
      <w:bookmarkStart w:id="1684" w:name="_Toc188950480"/>
      <w:r w:rsidRPr="00B812CA">
        <w:t>Temporal variation</w:t>
      </w:r>
      <w:bookmarkEnd w:id="1682"/>
      <w:bookmarkEnd w:id="1683"/>
      <w:bookmarkEnd w:id="1684"/>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685" w:name="_Toc175130314"/>
      <w:bookmarkStart w:id="1686" w:name="_Toc178784472"/>
      <w:bookmarkStart w:id="1687" w:name="_Toc175130315"/>
      <w:bookmarkStart w:id="1688" w:name="_Toc178784473"/>
      <w:bookmarkStart w:id="1689" w:name="_Toc175130316"/>
      <w:bookmarkStart w:id="1690" w:name="_Toc178784474"/>
      <w:bookmarkStart w:id="1691" w:name="_Toc175130317"/>
      <w:bookmarkStart w:id="1692" w:name="_Toc178784475"/>
      <w:bookmarkStart w:id="1693" w:name="_Toc175130318"/>
      <w:bookmarkStart w:id="1694" w:name="_Toc178784476"/>
      <w:bookmarkStart w:id="1695" w:name="_Toc188950481"/>
      <w:bookmarkEnd w:id="1685"/>
      <w:bookmarkEnd w:id="1686"/>
      <w:bookmarkEnd w:id="1687"/>
      <w:bookmarkEnd w:id="1688"/>
      <w:bookmarkEnd w:id="1689"/>
      <w:bookmarkEnd w:id="1690"/>
      <w:bookmarkEnd w:id="1691"/>
      <w:bookmarkEnd w:id="1692"/>
      <w:bookmarkEnd w:id="1693"/>
      <w:bookmarkEnd w:id="1694"/>
      <w:r w:rsidRPr="00B77A92">
        <w:lastRenderedPageBreak/>
        <w:t>Colours</w:t>
      </w:r>
      <w:bookmarkStart w:id="1696" w:name="_Ref47571511"/>
      <w:bookmarkStart w:id="1697" w:name="_Ref47571525"/>
      <w:bookmarkStart w:id="1698" w:name="_Ref47571532"/>
      <w:bookmarkEnd w:id="1695"/>
    </w:p>
    <w:p w14:paraId="22B74343" w14:textId="19FA06AD" w:rsidR="00046CD2" w:rsidRPr="00B812CA" w:rsidRDefault="004B6C6C" w:rsidP="00DB7CFE">
      <w:pPr>
        <w:pStyle w:val="Heading2"/>
      </w:pPr>
      <w:bookmarkStart w:id="1699" w:name="_Toc188950482"/>
      <w:r w:rsidRPr="00B812CA">
        <w:t>C</w:t>
      </w:r>
      <w:r w:rsidR="00046CD2" w:rsidRPr="00B812CA">
        <w:t xml:space="preserve">olour </w:t>
      </w:r>
      <w:r w:rsidR="00F31F5D" w:rsidRPr="00B812CA">
        <w:t>palettes</w:t>
      </w:r>
      <w:bookmarkEnd w:id="1696"/>
      <w:bookmarkEnd w:id="1697"/>
      <w:bookmarkEnd w:id="1698"/>
      <w:r w:rsidRPr="00B812CA">
        <w:t xml:space="preserve"> implemented by the portrayal catalogue</w:t>
      </w:r>
      <w:bookmarkEnd w:id="169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700" w:name="_Toc38829558"/>
      <w:bookmarkStart w:id="1701" w:name="_Toc38830061"/>
      <w:bookmarkStart w:id="1702" w:name="_Toc38936224"/>
      <w:bookmarkEnd w:id="1700"/>
      <w:bookmarkEnd w:id="1701"/>
      <w:bookmarkEnd w:id="1702"/>
    </w:p>
    <w:p w14:paraId="583774C1" w14:textId="3CACC31F" w:rsidR="000A5F45" w:rsidRPr="00B812CA" w:rsidRDefault="00843133" w:rsidP="00BE68E8">
      <w:pPr>
        <w:pStyle w:val="Heading1"/>
      </w:pPr>
      <w:bookmarkStart w:id="1703" w:name="_Toc38829561"/>
      <w:bookmarkStart w:id="1704" w:name="_Toc38830064"/>
      <w:bookmarkStart w:id="1705" w:name="_Toc38936227"/>
      <w:bookmarkStart w:id="1706" w:name="_Toc40990418"/>
      <w:bookmarkStart w:id="1707" w:name="_Toc41235029"/>
      <w:bookmarkStart w:id="1708" w:name="_Toc41235073"/>
      <w:bookmarkStart w:id="1709" w:name="_Toc42694845"/>
      <w:bookmarkStart w:id="1710" w:name="_Toc42708806"/>
      <w:bookmarkStart w:id="1711" w:name="_Toc38829562"/>
      <w:bookmarkStart w:id="1712" w:name="_Toc38830065"/>
      <w:bookmarkStart w:id="1713" w:name="_Toc38936228"/>
      <w:bookmarkStart w:id="1714" w:name="_Toc40990419"/>
      <w:bookmarkStart w:id="1715" w:name="_Toc41235030"/>
      <w:bookmarkStart w:id="1716" w:name="_Toc41235074"/>
      <w:bookmarkStart w:id="1717" w:name="_Toc42694846"/>
      <w:bookmarkStart w:id="1718" w:name="_Toc42708807"/>
      <w:bookmarkStart w:id="1719" w:name="_Toc38829563"/>
      <w:bookmarkStart w:id="1720" w:name="_Toc38830066"/>
      <w:bookmarkStart w:id="1721" w:name="_Toc38936229"/>
      <w:bookmarkStart w:id="1722" w:name="_Toc40990420"/>
      <w:bookmarkStart w:id="1723" w:name="_Toc41235031"/>
      <w:bookmarkStart w:id="1724" w:name="_Toc41235075"/>
      <w:bookmarkStart w:id="1725" w:name="_Toc42694847"/>
      <w:bookmarkStart w:id="1726" w:name="_Toc42708808"/>
      <w:bookmarkStart w:id="1727" w:name="_Toc38829564"/>
      <w:bookmarkStart w:id="1728" w:name="_Toc38830067"/>
      <w:bookmarkStart w:id="1729" w:name="_Toc38936230"/>
      <w:bookmarkStart w:id="1730" w:name="_Toc40990421"/>
      <w:bookmarkStart w:id="1731" w:name="_Toc41235032"/>
      <w:bookmarkStart w:id="1732" w:name="_Toc41235076"/>
      <w:bookmarkStart w:id="1733" w:name="_Toc42694848"/>
      <w:bookmarkStart w:id="1734" w:name="_Toc42708809"/>
      <w:bookmarkStart w:id="1735" w:name="_Toc38829565"/>
      <w:bookmarkStart w:id="1736" w:name="_Toc38830068"/>
      <w:bookmarkStart w:id="1737" w:name="_Toc38936231"/>
      <w:bookmarkStart w:id="1738" w:name="_Toc40990422"/>
      <w:bookmarkStart w:id="1739" w:name="_Toc41235033"/>
      <w:bookmarkStart w:id="1740" w:name="_Toc41235077"/>
      <w:bookmarkStart w:id="1741" w:name="_Toc42694849"/>
      <w:bookmarkStart w:id="1742" w:name="_Toc42708810"/>
      <w:bookmarkStart w:id="1743" w:name="_Ref47470424"/>
      <w:bookmarkStart w:id="1744" w:name="_Toc188950483"/>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r w:rsidRPr="00B812CA">
        <w:t>Cursor Pick Reports and Displays in Interface Panels</w:t>
      </w:r>
      <w:bookmarkEnd w:id="1743"/>
      <w:bookmarkEnd w:id="1744"/>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745" w:name="_Toc188950484"/>
      <w:r w:rsidRPr="00B77A92">
        <w:t>Curso</w:t>
      </w:r>
      <w:r w:rsidR="00AB7E34" w:rsidRPr="00B77A92">
        <w:t>r pick r</w:t>
      </w:r>
      <w:r w:rsidRPr="00B77A92">
        <w:t>ules</w:t>
      </w:r>
      <w:bookmarkEnd w:id="1745"/>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1746" w:author="jon pritchard" w:date="2024-11-27T21:14:00Z" w16du:dateUtc="2024-11-27T20:14:00Z">
        <w:r w:rsidR="00453DD3">
          <w:t xml:space="preserve"> – user language preferences are described in clause </w:t>
        </w:r>
        <w:r w:rsidR="00453DD3" w:rsidRPr="00453DD3">
          <w:rPr>
            <w:highlight w:val="yellow"/>
            <w:rPrChange w:id="1747"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748" w:name="_Toc188950485"/>
      <w:r w:rsidRPr="00DE19F5">
        <w:t>Abbreviations</w:t>
      </w:r>
      <w:bookmarkEnd w:id="1748"/>
      <w:r w:rsidRPr="00DE19F5">
        <w:t xml:space="preserve"> </w:t>
      </w:r>
    </w:p>
    <w:p w14:paraId="58F68415" w14:textId="77777777" w:rsidR="00CF32A4" w:rsidRPr="00DE19F5" w:rsidRDefault="00CF32A4" w:rsidP="00CF32A4">
      <w:pPr>
        <w:pStyle w:val="Heading3"/>
      </w:pPr>
      <w:bookmarkStart w:id="1749" w:name="_Toc188950486"/>
      <w:r w:rsidRPr="00DE19F5">
        <w:t>Text abbreviations [Informative]</w:t>
      </w:r>
      <w:bookmarkEnd w:id="1749"/>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750" w:name="_Toc178784481"/>
      <w:bookmarkStart w:id="1751" w:name="_Toc178784482"/>
      <w:bookmarkStart w:id="1752" w:name="_Toc178784483"/>
      <w:bookmarkStart w:id="1753" w:name="_Toc188950487"/>
      <w:bookmarkEnd w:id="1750"/>
      <w:bookmarkEnd w:id="1751"/>
      <w:bookmarkEnd w:id="1752"/>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75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1754" w:name="_Toc188950488"/>
      <w:r w:rsidRPr="00EA3A73">
        <w:t>Visibility of feature attributes.</w:t>
      </w:r>
      <w:bookmarkEnd w:id="1754"/>
    </w:p>
    <w:p w14:paraId="1CDFCB69" w14:textId="226E43C3" w:rsidR="007C15E6" w:rsidRPr="00B77A92" w:rsidRDefault="007C15E6" w:rsidP="00E673D5">
      <w:pPr>
        <w:pStyle w:val="Heading3"/>
      </w:pPr>
      <w:bookmarkStart w:id="1755" w:name="_Toc178784486"/>
      <w:bookmarkStart w:id="1756" w:name="_Toc188950489"/>
      <w:bookmarkEnd w:id="1755"/>
      <w:r w:rsidRPr="00B77A92">
        <w:t xml:space="preserve">Sorting </w:t>
      </w:r>
      <w:r w:rsidR="009674CE" w:rsidRPr="00B77A92">
        <w:t>o</w:t>
      </w:r>
      <w:r w:rsidR="00EE7A2C" w:rsidRPr="00B77A92">
        <w:t>rder</w:t>
      </w:r>
      <w:r w:rsidR="009674CE" w:rsidRPr="00B77A92">
        <w:t xml:space="preserve"> of results</w:t>
      </w:r>
      <w:bookmarkEnd w:id="1756"/>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757" w:name="_Toc178784488"/>
      <w:bookmarkStart w:id="1758" w:name="_Ref47277288"/>
      <w:bookmarkStart w:id="1759" w:name="_Ref47298226"/>
      <w:bookmarkStart w:id="1760" w:name="_Toc188950490"/>
      <w:bookmarkEnd w:id="1757"/>
      <w:r w:rsidRPr="00B77A92">
        <w:t xml:space="preserve">Hover-over </w:t>
      </w:r>
      <w:r w:rsidR="009674CE" w:rsidRPr="00B77A92">
        <w:t>f</w:t>
      </w:r>
      <w:r w:rsidRPr="00B77A92">
        <w:t>unction</w:t>
      </w:r>
      <w:bookmarkEnd w:id="1758"/>
      <w:bookmarkEnd w:id="1759"/>
      <w:bookmarkEnd w:id="1760"/>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761" w:name="_Toc188950491"/>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761"/>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Table C-6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1762" w:author="jonathan pritchard" w:date="2024-10-14T20:57:00Z"/>
        </w:trPr>
        <w:tc>
          <w:tcPr>
            <w:tcW w:w="7338" w:type="dxa"/>
            <w:gridSpan w:val="4"/>
          </w:tcPr>
          <w:p w14:paraId="7DD57C90" w14:textId="437913D2" w:rsidR="006D3D53" w:rsidRPr="00B77A92" w:rsidDel="00764DCF" w:rsidRDefault="006D3D53" w:rsidP="004E61EE">
            <w:pPr>
              <w:rPr>
                <w:del w:id="1763" w:author="jonathan pritchard" w:date="2024-10-14T20:57:00Z" w16du:dateUtc="2024-10-14T19:57:00Z"/>
              </w:rPr>
            </w:pPr>
            <w:del w:id="1764"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1765" w:author="jonathan pritchard" w:date="2024-10-14T20:57:00Z"/>
        </w:trPr>
        <w:tc>
          <w:tcPr>
            <w:tcW w:w="2486" w:type="dxa"/>
            <w:gridSpan w:val="2"/>
          </w:tcPr>
          <w:p w14:paraId="4C92972C" w14:textId="18E1737D" w:rsidR="00642BE2" w:rsidRPr="00B77A92" w:rsidDel="00764DCF" w:rsidRDefault="00642BE2" w:rsidP="004E61EE">
            <w:pPr>
              <w:rPr>
                <w:del w:id="1766" w:author="jonathan pritchard" w:date="2024-10-14T20:57:00Z" w16du:dateUtc="2024-10-14T19:57:00Z"/>
              </w:rPr>
            </w:pPr>
            <w:del w:id="1767"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1768" w:author="jonathan pritchard" w:date="2024-10-14T20:57:00Z" w16du:dateUtc="2024-10-14T19:57:00Z"/>
              </w:rPr>
            </w:pPr>
            <w:del w:id="1769"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1770" w:author="jonathan pritchard" w:date="2024-10-14T20:57:00Z"/>
        </w:trPr>
        <w:tc>
          <w:tcPr>
            <w:tcW w:w="0" w:type="auto"/>
            <w:vMerge w:val="restart"/>
          </w:tcPr>
          <w:p w14:paraId="0F213CA9" w14:textId="655AE066" w:rsidR="00FC3079" w:rsidRPr="00B77A92" w:rsidDel="00764DCF" w:rsidRDefault="00FC3079" w:rsidP="004E61EE">
            <w:pPr>
              <w:rPr>
                <w:del w:id="1771"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1772" w:author="jonathan pritchard" w:date="2024-10-14T20:57:00Z" w16du:dateUtc="2024-10-14T19:57:00Z"/>
              </w:rPr>
            </w:pPr>
            <w:del w:id="1773"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1774" w:author="jonathan pritchard" w:date="2024-10-14T20:57:00Z" w16du:dateUtc="2024-10-14T19:57:00Z"/>
              </w:rPr>
            </w:pPr>
            <w:del w:id="1775"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1776" w:author="jonathan pritchard" w:date="2024-10-14T20:57:00Z" w16du:dateUtc="2024-10-14T19:57:00Z"/>
              </w:rPr>
            </w:pPr>
            <w:del w:id="1777"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1778" w:author="jonathan pritchard" w:date="2024-10-14T20:57:00Z"/>
        </w:trPr>
        <w:tc>
          <w:tcPr>
            <w:tcW w:w="0" w:type="auto"/>
            <w:vMerge/>
          </w:tcPr>
          <w:p w14:paraId="20D15026" w14:textId="3F5E7C1F" w:rsidR="002F5294" w:rsidRPr="00B77A92" w:rsidDel="00764DCF" w:rsidRDefault="002F5294" w:rsidP="004E61EE">
            <w:pPr>
              <w:rPr>
                <w:del w:id="1779"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1780"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1781"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1782" w:author="jonathan pritchard" w:date="2024-10-14T20:57:00Z" w16du:dateUtc="2024-10-14T19:57:00Z"/>
              </w:rPr>
            </w:pPr>
            <w:del w:id="1783"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1784"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1785" w:author="jonathan pritchard" w:date="2024-10-14T20:57:00Z" w16du:dateUtc="2024-10-14T19:57:00Z"/>
              </w:rPr>
            </w:pPr>
            <w:del w:id="1786"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1787" w:author="jonathan pritchard" w:date="2024-10-14T20:57:00Z" w16du:dateUtc="2024-10-14T19:57:00Z"/>
              </w:rPr>
            </w:pPr>
            <w:del w:id="1788"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1789" w:author="jonathan pritchard" w:date="2024-10-14T20:57:00Z" w16du:dateUtc="2024-10-14T19:57:00Z"/>
              </w:rPr>
            </w:pPr>
          </w:p>
        </w:tc>
        <w:tc>
          <w:tcPr>
            <w:tcW w:w="2337" w:type="dxa"/>
          </w:tcPr>
          <w:p w14:paraId="2DD1252A" w14:textId="759F1F9C" w:rsidR="002F5294" w:rsidRPr="00B77A92" w:rsidDel="00764DCF" w:rsidRDefault="002F5294" w:rsidP="004E61EE">
            <w:pPr>
              <w:rPr>
                <w:del w:id="1790" w:author="jonathan pritchard" w:date="2024-10-14T20:57:00Z" w16du:dateUtc="2024-10-14T19:57:00Z"/>
              </w:rPr>
            </w:pPr>
          </w:p>
        </w:tc>
      </w:tr>
      <w:tr w:rsidR="002F5294" w:rsidRPr="00B77A92" w:rsidDel="00764DCF" w14:paraId="13F5C9D1" w14:textId="7B89F915" w:rsidTr="00764DCF">
        <w:trPr>
          <w:cantSplit/>
          <w:jc w:val="center"/>
          <w:del w:id="1791" w:author="jonathan pritchard" w:date="2024-10-14T20:57:00Z"/>
        </w:trPr>
        <w:tc>
          <w:tcPr>
            <w:tcW w:w="0" w:type="auto"/>
            <w:vMerge/>
          </w:tcPr>
          <w:p w14:paraId="41D6D39D" w14:textId="50BA0E17" w:rsidR="002F5294" w:rsidRPr="00B77A92" w:rsidDel="00764DCF" w:rsidRDefault="002F5294" w:rsidP="004E61EE">
            <w:pPr>
              <w:rPr>
                <w:del w:id="1792" w:author="jonathan pritchard" w:date="2024-10-14T20:57:00Z" w16du:dateUtc="2024-10-14T19:57:00Z"/>
              </w:rPr>
            </w:pPr>
          </w:p>
        </w:tc>
        <w:tc>
          <w:tcPr>
            <w:tcW w:w="0" w:type="auto"/>
          </w:tcPr>
          <w:p w14:paraId="6980F8A9" w14:textId="0CBB7AC6" w:rsidR="002F5294" w:rsidRPr="00B77A92" w:rsidDel="00764DCF" w:rsidRDefault="002F5294" w:rsidP="004E61EE">
            <w:pPr>
              <w:rPr>
                <w:del w:id="1793" w:author="jonathan pritchard" w:date="2024-10-14T20:57:00Z" w16du:dateUtc="2024-10-14T19:57:00Z"/>
              </w:rPr>
            </w:pPr>
            <w:del w:id="1794"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1795" w:author="jonathan pritchard" w:date="2024-10-14T20:57:00Z" w16du:dateUtc="2024-10-14T19:57:00Z"/>
              </w:rPr>
            </w:pPr>
          </w:p>
        </w:tc>
        <w:tc>
          <w:tcPr>
            <w:tcW w:w="2337" w:type="dxa"/>
          </w:tcPr>
          <w:p w14:paraId="3D3E23F2" w14:textId="33F93C45" w:rsidR="002F5294" w:rsidRPr="00B77A92" w:rsidDel="00764DCF" w:rsidRDefault="002F5294" w:rsidP="004E61EE">
            <w:pPr>
              <w:rPr>
                <w:del w:id="1796" w:author="jonathan pritchard" w:date="2024-10-14T20:57:00Z" w16du:dateUtc="2024-10-14T19:57:00Z"/>
              </w:rPr>
            </w:pPr>
          </w:p>
        </w:tc>
      </w:tr>
      <w:tr w:rsidR="002F5294" w:rsidRPr="00B77A92" w:rsidDel="00764DCF" w14:paraId="320B7F57" w14:textId="64BBBD85" w:rsidTr="00764DCF">
        <w:trPr>
          <w:cantSplit/>
          <w:jc w:val="center"/>
          <w:del w:id="1797" w:author="jonathan pritchard" w:date="2024-10-14T20:57:00Z"/>
        </w:trPr>
        <w:tc>
          <w:tcPr>
            <w:tcW w:w="0" w:type="auto"/>
            <w:vMerge/>
          </w:tcPr>
          <w:p w14:paraId="574C14AA" w14:textId="7725888C" w:rsidR="002F5294" w:rsidRPr="00B77A92" w:rsidDel="00764DCF" w:rsidRDefault="002F5294" w:rsidP="004E61EE">
            <w:pPr>
              <w:rPr>
                <w:del w:id="1798" w:author="jonathan pritchard" w:date="2024-10-14T20:57:00Z" w16du:dateUtc="2024-10-14T19:57:00Z"/>
              </w:rPr>
            </w:pPr>
          </w:p>
        </w:tc>
        <w:tc>
          <w:tcPr>
            <w:tcW w:w="0" w:type="auto"/>
          </w:tcPr>
          <w:p w14:paraId="1CC1B160" w14:textId="75F44EAE" w:rsidR="002F5294" w:rsidRPr="00B77A92" w:rsidDel="00764DCF" w:rsidRDefault="002F5294" w:rsidP="004E61EE">
            <w:pPr>
              <w:rPr>
                <w:del w:id="1799" w:author="jonathan pritchard" w:date="2024-10-14T20:57:00Z" w16du:dateUtc="2024-10-14T19:57:00Z"/>
              </w:rPr>
            </w:pPr>
            <w:del w:id="1800"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1801" w:author="jonathan pritchard" w:date="2024-10-14T20:57:00Z" w16du:dateUtc="2024-10-14T19:57:00Z"/>
              </w:rPr>
            </w:pPr>
          </w:p>
        </w:tc>
        <w:tc>
          <w:tcPr>
            <w:tcW w:w="2337" w:type="dxa"/>
          </w:tcPr>
          <w:p w14:paraId="1D85D365" w14:textId="6DFB821E" w:rsidR="002F5294" w:rsidRPr="00B77A92" w:rsidDel="00764DCF" w:rsidRDefault="002F5294" w:rsidP="004E61EE">
            <w:pPr>
              <w:rPr>
                <w:del w:id="1802" w:author="jonathan pritchard" w:date="2024-10-14T20:57:00Z" w16du:dateUtc="2024-10-14T19:57:00Z"/>
              </w:rPr>
            </w:pPr>
          </w:p>
        </w:tc>
      </w:tr>
      <w:tr w:rsidR="002F5294" w:rsidRPr="00B77A92" w:rsidDel="00764DCF" w14:paraId="3046D1E2" w14:textId="2194844C" w:rsidTr="00764DCF">
        <w:trPr>
          <w:cantSplit/>
          <w:jc w:val="center"/>
          <w:del w:id="1803" w:author="jonathan pritchard" w:date="2024-10-14T20:57:00Z"/>
        </w:trPr>
        <w:tc>
          <w:tcPr>
            <w:tcW w:w="0" w:type="auto"/>
            <w:vMerge/>
          </w:tcPr>
          <w:p w14:paraId="7E21088A" w14:textId="116284A4" w:rsidR="002F5294" w:rsidRPr="00B77A92" w:rsidDel="00764DCF" w:rsidRDefault="002F5294" w:rsidP="004E61EE">
            <w:pPr>
              <w:rPr>
                <w:del w:id="1804" w:author="jonathan pritchard" w:date="2024-10-14T20:57:00Z" w16du:dateUtc="2024-10-14T19:57:00Z"/>
              </w:rPr>
            </w:pPr>
          </w:p>
        </w:tc>
        <w:tc>
          <w:tcPr>
            <w:tcW w:w="0" w:type="auto"/>
          </w:tcPr>
          <w:p w14:paraId="54519177" w14:textId="0B873B95" w:rsidR="002F5294" w:rsidRPr="00B77A92" w:rsidDel="00764DCF" w:rsidRDefault="002F5294" w:rsidP="004E61EE">
            <w:pPr>
              <w:rPr>
                <w:del w:id="1805" w:author="jonathan pritchard" w:date="2024-10-14T20:57:00Z" w16du:dateUtc="2024-10-14T19:57:00Z"/>
              </w:rPr>
            </w:pPr>
            <w:del w:id="1806"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1807" w:author="jonathan pritchard" w:date="2024-10-14T20:57:00Z" w16du:dateUtc="2024-10-14T19:57:00Z"/>
              </w:rPr>
            </w:pPr>
          </w:p>
        </w:tc>
        <w:tc>
          <w:tcPr>
            <w:tcW w:w="2337" w:type="dxa"/>
          </w:tcPr>
          <w:p w14:paraId="1E2FF13F" w14:textId="12FA261B" w:rsidR="002F5294" w:rsidRPr="00B77A92" w:rsidDel="00764DCF" w:rsidRDefault="002F5294" w:rsidP="004E61EE">
            <w:pPr>
              <w:rPr>
                <w:del w:id="1808" w:author="jonathan pritchard" w:date="2024-10-14T20:57:00Z" w16du:dateUtc="2024-10-14T19:57:00Z"/>
              </w:rPr>
            </w:pPr>
          </w:p>
        </w:tc>
      </w:tr>
      <w:tr w:rsidR="002F5294" w:rsidRPr="00B77A92" w:rsidDel="00764DCF" w14:paraId="60A1E17F" w14:textId="2C5300D1" w:rsidTr="00764DCF">
        <w:trPr>
          <w:cantSplit/>
          <w:jc w:val="center"/>
          <w:del w:id="1809" w:author="jonathan pritchard" w:date="2024-10-14T20:57:00Z"/>
        </w:trPr>
        <w:tc>
          <w:tcPr>
            <w:tcW w:w="0" w:type="auto"/>
            <w:vMerge/>
          </w:tcPr>
          <w:p w14:paraId="27EE9655" w14:textId="59A40AB6" w:rsidR="002F5294" w:rsidRPr="00B77A92" w:rsidDel="00764DCF" w:rsidRDefault="002F5294" w:rsidP="004E61EE">
            <w:pPr>
              <w:rPr>
                <w:del w:id="1810" w:author="jonathan pritchard" w:date="2024-10-14T20:57:00Z" w16du:dateUtc="2024-10-14T19:57:00Z"/>
              </w:rPr>
            </w:pPr>
          </w:p>
        </w:tc>
        <w:tc>
          <w:tcPr>
            <w:tcW w:w="0" w:type="auto"/>
          </w:tcPr>
          <w:p w14:paraId="0709FC72" w14:textId="053BBD51" w:rsidR="002F5294" w:rsidRPr="00B77A92" w:rsidDel="00764DCF" w:rsidRDefault="002F5294" w:rsidP="004E61EE">
            <w:pPr>
              <w:rPr>
                <w:del w:id="1811" w:author="jonathan pritchard" w:date="2024-10-14T20:57:00Z" w16du:dateUtc="2024-10-14T19:57:00Z"/>
              </w:rPr>
            </w:pPr>
            <w:del w:id="1812"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1813" w:author="jonathan pritchard" w:date="2024-10-14T20:57:00Z" w16du:dateUtc="2024-10-14T19:57:00Z"/>
              </w:rPr>
            </w:pPr>
          </w:p>
        </w:tc>
        <w:tc>
          <w:tcPr>
            <w:tcW w:w="2337" w:type="dxa"/>
          </w:tcPr>
          <w:p w14:paraId="4A34A4C4" w14:textId="59AF1204" w:rsidR="002F5294" w:rsidRPr="00B77A92" w:rsidDel="00764DCF" w:rsidRDefault="002F5294" w:rsidP="004E61EE">
            <w:pPr>
              <w:rPr>
                <w:del w:id="1814" w:author="jonathan pritchard" w:date="2024-10-14T20:57:00Z" w16du:dateUtc="2024-10-14T19:57:00Z"/>
              </w:rPr>
            </w:pPr>
          </w:p>
        </w:tc>
      </w:tr>
      <w:tr w:rsidR="002F5294" w:rsidRPr="00B77A92" w:rsidDel="00764DCF" w14:paraId="03451585" w14:textId="56F3D031" w:rsidTr="00764DCF">
        <w:trPr>
          <w:cantSplit/>
          <w:jc w:val="center"/>
          <w:del w:id="1815" w:author="jonathan pritchard" w:date="2024-10-14T20:57:00Z"/>
        </w:trPr>
        <w:tc>
          <w:tcPr>
            <w:tcW w:w="0" w:type="auto"/>
            <w:vMerge/>
          </w:tcPr>
          <w:p w14:paraId="3D54AD5D" w14:textId="075311D8" w:rsidR="002F5294" w:rsidRPr="00B77A92" w:rsidDel="00764DCF" w:rsidRDefault="002F5294" w:rsidP="004E61EE">
            <w:pPr>
              <w:rPr>
                <w:del w:id="1816" w:author="jonathan pritchard" w:date="2024-10-14T20:57:00Z" w16du:dateUtc="2024-10-14T19:57:00Z"/>
              </w:rPr>
            </w:pPr>
          </w:p>
        </w:tc>
        <w:tc>
          <w:tcPr>
            <w:tcW w:w="0" w:type="auto"/>
          </w:tcPr>
          <w:p w14:paraId="748B95A9" w14:textId="18E03CA0" w:rsidR="002F5294" w:rsidRPr="00B77A92" w:rsidDel="00764DCF" w:rsidRDefault="002F5294" w:rsidP="004E61EE">
            <w:pPr>
              <w:rPr>
                <w:del w:id="1817" w:author="jonathan pritchard" w:date="2024-10-14T20:57:00Z" w16du:dateUtc="2024-10-14T19:57:00Z"/>
              </w:rPr>
            </w:pPr>
            <w:del w:id="1818"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1819" w:author="jonathan pritchard" w:date="2024-10-14T20:57:00Z" w16du:dateUtc="2024-10-14T19:57:00Z"/>
              </w:rPr>
            </w:pPr>
          </w:p>
        </w:tc>
        <w:tc>
          <w:tcPr>
            <w:tcW w:w="2337" w:type="dxa"/>
          </w:tcPr>
          <w:p w14:paraId="5E51CD7D" w14:textId="4265D045" w:rsidR="002F5294" w:rsidRPr="00B77A92" w:rsidDel="00764DCF" w:rsidRDefault="002F5294" w:rsidP="004E61EE">
            <w:pPr>
              <w:rPr>
                <w:del w:id="1820" w:author="jonathan pritchard" w:date="2024-10-14T20:57:00Z" w16du:dateUtc="2024-10-14T19:57:00Z"/>
              </w:rPr>
            </w:pPr>
          </w:p>
        </w:tc>
      </w:tr>
      <w:tr w:rsidR="002F5294" w:rsidRPr="00B77A92" w:rsidDel="00764DCF" w14:paraId="29A8AF63" w14:textId="15DD3CC7" w:rsidTr="00764DCF">
        <w:trPr>
          <w:cantSplit/>
          <w:jc w:val="center"/>
          <w:del w:id="1821" w:author="jonathan pritchard" w:date="2024-10-14T20:57:00Z"/>
        </w:trPr>
        <w:tc>
          <w:tcPr>
            <w:tcW w:w="0" w:type="auto"/>
          </w:tcPr>
          <w:p w14:paraId="0C575261" w14:textId="6286BB92" w:rsidR="002F5294" w:rsidRPr="00B77A92" w:rsidDel="00764DCF" w:rsidRDefault="002F5294" w:rsidP="004E61EE">
            <w:pPr>
              <w:rPr>
                <w:del w:id="1822" w:author="jonathan pritchard" w:date="2024-10-14T20:57:00Z" w16du:dateUtc="2024-10-14T19:57:00Z"/>
              </w:rPr>
            </w:pPr>
            <w:del w:id="1823"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1824" w:author="jonathan pritchard" w:date="2024-10-14T20:57:00Z" w16du:dateUtc="2024-10-14T19:57:00Z"/>
              </w:rPr>
            </w:pPr>
            <w:del w:id="1825"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1826" w:author="jonathan pritchard" w:date="2024-10-14T20:57:00Z" w16du:dateUtc="2024-10-14T19:57:00Z"/>
              </w:rPr>
            </w:pPr>
          </w:p>
        </w:tc>
        <w:tc>
          <w:tcPr>
            <w:tcW w:w="2337" w:type="dxa"/>
          </w:tcPr>
          <w:p w14:paraId="02D4680F" w14:textId="491DC361" w:rsidR="002F5294" w:rsidRPr="00B77A92" w:rsidDel="00764DCF" w:rsidRDefault="002F5294" w:rsidP="004E61EE">
            <w:pPr>
              <w:rPr>
                <w:del w:id="1827" w:author="jonathan pritchard" w:date="2024-10-14T20:57:00Z" w16du:dateUtc="2024-10-14T19:57:00Z"/>
              </w:rPr>
            </w:pPr>
          </w:p>
        </w:tc>
      </w:tr>
      <w:tr w:rsidR="002F5294" w:rsidRPr="00B77A92" w:rsidDel="00764DCF" w14:paraId="78ECFD12" w14:textId="4DCAD227" w:rsidTr="00764DCF">
        <w:trPr>
          <w:cantSplit/>
          <w:jc w:val="center"/>
          <w:del w:id="1828"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1829" w:author="jonathan pritchard" w:date="2024-10-14T20:57:00Z" w16du:dateUtc="2024-10-14T19:57:00Z"/>
              </w:rPr>
            </w:pPr>
            <w:del w:id="1830"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1831" w:author="jonathan pritchard" w:date="2024-10-14T20:57:00Z" w16du:dateUtc="2024-10-14T19:57:00Z"/>
              </w:rPr>
            </w:pPr>
            <w:del w:id="1832"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1833" w:author="jonathan pritchard" w:date="2024-10-14T20:57:00Z" w16du:dateUtc="2024-10-14T19:57:00Z"/>
              </w:rPr>
            </w:pPr>
          </w:p>
        </w:tc>
        <w:tc>
          <w:tcPr>
            <w:tcW w:w="2337" w:type="dxa"/>
          </w:tcPr>
          <w:p w14:paraId="5419B2CB" w14:textId="176D0E50" w:rsidR="002F5294" w:rsidRPr="00B77A92" w:rsidDel="00764DCF" w:rsidRDefault="002F5294" w:rsidP="004E61EE">
            <w:pPr>
              <w:rPr>
                <w:del w:id="1834" w:author="jonathan pritchard" w:date="2024-10-14T20:57:00Z" w16du:dateUtc="2024-10-14T19:57:00Z"/>
              </w:rPr>
            </w:pPr>
          </w:p>
        </w:tc>
      </w:tr>
      <w:tr w:rsidR="002F5294" w:rsidRPr="00B77A92" w:rsidDel="00764DCF" w14:paraId="2D21562E" w14:textId="1D999D43" w:rsidTr="00764DCF">
        <w:trPr>
          <w:cantSplit/>
          <w:jc w:val="center"/>
          <w:del w:id="1835" w:author="jonathan pritchard" w:date="2024-10-14T20:57:00Z"/>
        </w:trPr>
        <w:tc>
          <w:tcPr>
            <w:tcW w:w="0" w:type="auto"/>
            <w:vMerge/>
          </w:tcPr>
          <w:p w14:paraId="36B587E3" w14:textId="78ECF9C2" w:rsidR="002F5294" w:rsidRPr="00B77A92" w:rsidDel="00764DCF" w:rsidRDefault="002F5294" w:rsidP="004E61EE">
            <w:pPr>
              <w:rPr>
                <w:del w:id="1836" w:author="jonathan pritchard" w:date="2024-10-14T20:57:00Z" w16du:dateUtc="2024-10-14T19:57:00Z"/>
              </w:rPr>
            </w:pPr>
          </w:p>
        </w:tc>
        <w:tc>
          <w:tcPr>
            <w:tcW w:w="0" w:type="auto"/>
          </w:tcPr>
          <w:p w14:paraId="6D2ADC1D" w14:textId="36366E47" w:rsidR="002F5294" w:rsidRPr="00B77A92" w:rsidDel="00764DCF" w:rsidRDefault="002F5294" w:rsidP="004E61EE">
            <w:pPr>
              <w:rPr>
                <w:del w:id="1837" w:author="jonathan pritchard" w:date="2024-10-14T20:57:00Z" w16du:dateUtc="2024-10-14T19:57:00Z"/>
              </w:rPr>
            </w:pPr>
            <w:del w:id="1838"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1839" w:author="jonathan pritchard" w:date="2024-10-14T20:57:00Z" w16du:dateUtc="2024-10-14T19:57:00Z"/>
              </w:rPr>
            </w:pPr>
          </w:p>
        </w:tc>
        <w:tc>
          <w:tcPr>
            <w:tcW w:w="2337" w:type="dxa"/>
          </w:tcPr>
          <w:p w14:paraId="018D8483" w14:textId="4264518E" w:rsidR="002F5294" w:rsidRPr="00B77A92" w:rsidDel="00764DCF" w:rsidRDefault="002F5294" w:rsidP="004E61EE">
            <w:pPr>
              <w:rPr>
                <w:del w:id="1840" w:author="jonathan pritchard" w:date="2024-10-14T20:57:00Z" w16du:dateUtc="2024-10-14T19:57:00Z"/>
              </w:rPr>
            </w:pPr>
          </w:p>
        </w:tc>
      </w:tr>
      <w:tr w:rsidR="002F5294" w:rsidRPr="00B77A92" w:rsidDel="00764DCF" w14:paraId="00B01E72" w14:textId="034A9B78" w:rsidTr="00764DCF">
        <w:trPr>
          <w:cantSplit/>
          <w:jc w:val="center"/>
          <w:del w:id="1841" w:author="jonathan pritchard" w:date="2024-10-14T20:57:00Z"/>
        </w:trPr>
        <w:tc>
          <w:tcPr>
            <w:tcW w:w="0" w:type="auto"/>
            <w:vMerge/>
          </w:tcPr>
          <w:p w14:paraId="72F3EC37" w14:textId="2932E3AA" w:rsidR="002F5294" w:rsidRPr="00B77A92" w:rsidDel="00764DCF" w:rsidRDefault="002F5294" w:rsidP="004E61EE">
            <w:pPr>
              <w:rPr>
                <w:del w:id="1842" w:author="jonathan pritchard" w:date="2024-10-14T20:57:00Z" w16du:dateUtc="2024-10-14T19:57:00Z"/>
              </w:rPr>
            </w:pPr>
          </w:p>
        </w:tc>
        <w:tc>
          <w:tcPr>
            <w:tcW w:w="0" w:type="auto"/>
          </w:tcPr>
          <w:p w14:paraId="12B9E698" w14:textId="2054BFCF" w:rsidR="002F5294" w:rsidRPr="00B77A92" w:rsidDel="00764DCF" w:rsidRDefault="002F5294" w:rsidP="004E61EE">
            <w:pPr>
              <w:rPr>
                <w:del w:id="1843" w:author="jonathan pritchard" w:date="2024-10-14T20:57:00Z" w16du:dateUtc="2024-10-14T19:57:00Z"/>
              </w:rPr>
            </w:pPr>
            <w:del w:id="1844"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1845" w:author="jonathan pritchard" w:date="2024-10-14T20:57:00Z" w16du:dateUtc="2024-10-14T19:57:00Z"/>
              </w:rPr>
            </w:pPr>
          </w:p>
        </w:tc>
        <w:tc>
          <w:tcPr>
            <w:tcW w:w="2337" w:type="dxa"/>
          </w:tcPr>
          <w:p w14:paraId="46B3F44E" w14:textId="6F8603BF" w:rsidR="002F5294" w:rsidRPr="00B77A92" w:rsidDel="00764DCF" w:rsidRDefault="002F5294" w:rsidP="004E61EE">
            <w:pPr>
              <w:rPr>
                <w:del w:id="1846" w:author="jonathan pritchard" w:date="2024-10-14T20:57:00Z" w16du:dateUtc="2024-10-14T19:57:00Z"/>
              </w:rPr>
            </w:pPr>
          </w:p>
        </w:tc>
      </w:tr>
      <w:tr w:rsidR="002F5294" w:rsidRPr="00B77A92" w:rsidDel="00764DCF" w14:paraId="1A8F48EF" w14:textId="1DB71A79" w:rsidTr="00764DCF">
        <w:trPr>
          <w:cantSplit/>
          <w:jc w:val="center"/>
          <w:del w:id="1847" w:author="jonathan pritchard" w:date="2024-10-14T20:57:00Z"/>
        </w:trPr>
        <w:tc>
          <w:tcPr>
            <w:tcW w:w="0" w:type="auto"/>
            <w:vMerge/>
          </w:tcPr>
          <w:p w14:paraId="7F8CACA3" w14:textId="603AFF6B" w:rsidR="002F5294" w:rsidRPr="00B77A92" w:rsidDel="00764DCF" w:rsidRDefault="002F5294" w:rsidP="004E61EE">
            <w:pPr>
              <w:rPr>
                <w:del w:id="1848" w:author="jonathan pritchard" w:date="2024-10-14T20:57:00Z" w16du:dateUtc="2024-10-14T19:57:00Z"/>
              </w:rPr>
            </w:pPr>
          </w:p>
        </w:tc>
        <w:tc>
          <w:tcPr>
            <w:tcW w:w="0" w:type="auto"/>
          </w:tcPr>
          <w:p w14:paraId="52C7F661" w14:textId="526587E2" w:rsidR="002F5294" w:rsidRPr="00B77A92" w:rsidDel="00764DCF" w:rsidRDefault="002F5294" w:rsidP="004E61EE">
            <w:pPr>
              <w:rPr>
                <w:del w:id="1849" w:author="jonathan pritchard" w:date="2024-10-14T20:57:00Z" w16du:dateUtc="2024-10-14T19:57:00Z"/>
              </w:rPr>
            </w:pPr>
            <w:del w:id="1850"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1851" w:author="jonathan pritchard" w:date="2024-10-14T20:57:00Z" w16du:dateUtc="2024-10-14T19:57:00Z"/>
              </w:rPr>
            </w:pPr>
          </w:p>
        </w:tc>
        <w:tc>
          <w:tcPr>
            <w:tcW w:w="2337" w:type="dxa"/>
          </w:tcPr>
          <w:p w14:paraId="31440C0E" w14:textId="4D785DE6" w:rsidR="002F5294" w:rsidRPr="00B77A92" w:rsidDel="00764DCF" w:rsidRDefault="002F5294" w:rsidP="004E61EE">
            <w:pPr>
              <w:rPr>
                <w:del w:id="1852" w:author="jonathan pritchard" w:date="2024-10-14T20:57:00Z" w16du:dateUtc="2024-10-14T19:57:00Z"/>
              </w:rPr>
            </w:pPr>
          </w:p>
        </w:tc>
      </w:tr>
      <w:tr w:rsidR="002F5294" w:rsidRPr="00B77A92" w:rsidDel="00764DCF" w14:paraId="641F29F9" w14:textId="3550B35D" w:rsidTr="00764DCF">
        <w:trPr>
          <w:cantSplit/>
          <w:jc w:val="center"/>
          <w:del w:id="1853" w:author="jonathan pritchard" w:date="2024-10-14T20:57:00Z"/>
        </w:trPr>
        <w:tc>
          <w:tcPr>
            <w:tcW w:w="0" w:type="auto"/>
            <w:vMerge/>
          </w:tcPr>
          <w:p w14:paraId="05EDB61F" w14:textId="147F463D" w:rsidR="002F5294" w:rsidRPr="00B77A92" w:rsidDel="00764DCF" w:rsidRDefault="002F5294" w:rsidP="004E61EE">
            <w:pPr>
              <w:rPr>
                <w:del w:id="1854" w:author="jonathan pritchard" w:date="2024-10-14T20:57:00Z" w16du:dateUtc="2024-10-14T19:57:00Z"/>
              </w:rPr>
            </w:pPr>
          </w:p>
        </w:tc>
        <w:tc>
          <w:tcPr>
            <w:tcW w:w="0" w:type="auto"/>
          </w:tcPr>
          <w:p w14:paraId="0B7066B5" w14:textId="71B64110" w:rsidR="002F5294" w:rsidRPr="00B77A92" w:rsidDel="00764DCF" w:rsidRDefault="002F5294" w:rsidP="004E61EE">
            <w:pPr>
              <w:rPr>
                <w:del w:id="1855" w:author="jonathan pritchard" w:date="2024-10-14T20:57:00Z" w16du:dateUtc="2024-10-14T19:57:00Z"/>
              </w:rPr>
            </w:pPr>
            <w:del w:id="1856"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1857" w:author="jonathan pritchard" w:date="2024-10-14T20:57:00Z" w16du:dateUtc="2024-10-14T19:57:00Z"/>
              </w:rPr>
            </w:pPr>
          </w:p>
        </w:tc>
        <w:tc>
          <w:tcPr>
            <w:tcW w:w="2337" w:type="dxa"/>
          </w:tcPr>
          <w:p w14:paraId="71F1CBAA" w14:textId="0C30559A" w:rsidR="002F5294" w:rsidRPr="00B77A92" w:rsidDel="00764DCF" w:rsidRDefault="002F5294" w:rsidP="004E61EE">
            <w:pPr>
              <w:rPr>
                <w:del w:id="1858" w:author="jonathan pritchard" w:date="2024-10-14T20:57:00Z" w16du:dateUtc="2024-10-14T19:57:00Z"/>
              </w:rPr>
            </w:pPr>
          </w:p>
        </w:tc>
      </w:tr>
      <w:tr w:rsidR="002F5294" w:rsidRPr="00B77A92" w:rsidDel="00764DCF" w14:paraId="2008EAD4" w14:textId="12B7C339" w:rsidTr="00764DCF">
        <w:trPr>
          <w:cantSplit/>
          <w:jc w:val="center"/>
          <w:del w:id="1859" w:author="jonathan pritchard" w:date="2024-10-14T20:57:00Z"/>
        </w:trPr>
        <w:tc>
          <w:tcPr>
            <w:tcW w:w="0" w:type="auto"/>
            <w:vMerge/>
          </w:tcPr>
          <w:p w14:paraId="1A9A20FB" w14:textId="73FDB606" w:rsidR="002F5294" w:rsidRPr="00B77A92" w:rsidDel="00764DCF" w:rsidRDefault="002F5294" w:rsidP="004E61EE">
            <w:pPr>
              <w:rPr>
                <w:del w:id="1860" w:author="jonathan pritchard" w:date="2024-10-14T20:57:00Z" w16du:dateUtc="2024-10-14T19:57:00Z"/>
              </w:rPr>
            </w:pPr>
          </w:p>
        </w:tc>
        <w:tc>
          <w:tcPr>
            <w:tcW w:w="0" w:type="auto"/>
          </w:tcPr>
          <w:p w14:paraId="25F009C3" w14:textId="673CE9B5" w:rsidR="002F5294" w:rsidRPr="00B77A92" w:rsidDel="00764DCF" w:rsidRDefault="002F5294" w:rsidP="004E61EE">
            <w:pPr>
              <w:rPr>
                <w:del w:id="1861" w:author="jonathan pritchard" w:date="2024-10-14T20:57:00Z" w16du:dateUtc="2024-10-14T19:57:00Z"/>
              </w:rPr>
            </w:pPr>
            <w:del w:id="1862"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1863"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1864" w:author="jonathan pritchard" w:date="2024-10-14T20:57:00Z" w16du:dateUtc="2024-10-14T19:57:00Z"/>
              </w:rPr>
            </w:pPr>
          </w:p>
        </w:tc>
      </w:tr>
    </w:tbl>
    <w:p w14:paraId="26CE0824" w14:textId="3AEA2A9B" w:rsidR="009E353B" w:rsidRDefault="009E353B" w:rsidP="00764DCF">
      <w:pPr>
        <w:spacing w:after="120" w:line="240" w:lineRule="auto"/>
        <w:jc w:val="both"/>
      </w:pPr>
      <w:bookmarkStart w:id="1865"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1866" w:author="jonathan pritchard" w:date="2024-10-14T20:57:00Z" w16du:dateUtc="2024-10-14T19:57:00Z"/>
        </w:rPr>
      </w:pPr>
    </w:p>
    <w:tbl>
      <w:tblPr>
        <w:tblW w:w="7880" w:type="dxa"/>
        <w:jc w:val="center"/>
        <w:tblLook w:val="04A0" w:firstRow="1" w:lastRow="0" w:firstColumn="1" w:lastColumn="0" w:noHBand="0" w:noVBand="1"/>
        <w:tblPrChange w:id="1867"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868">
          <w:tblGrid>
            <w:gridCol w:w="1295"/>
            <w:gridCol w:w="784"/>
            <w:gridCol w:w="2409"/>
            <w:gridCol w:w="1660"/>
            <w:gridCol w:w="1732"/>
          </w:tblGrid>
        </w:tblGridChange>
      </w:tblGrid>
      <w:tr w:rsidR="00764DCF" w:rsidRPr="00764DCF" w14:paraId="01BAD199" w14:textId="77777777" w:rsidTr="00764DCF">
        <w:trPr>
          <w:trHeight w:val="292"/>
          <w:jc w:val="center"/>
          <w:ins w:id="1869" w:author="jonathan pritchard" w:date="2024-10-14T20:57:00Z"/>
          <w:trPrChange w:id="1870"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871"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1872" w:author="jonathan pritchard" w:date="2024-10-14T20:57:00Z" w16du:dateUtc="2024-10-14T19:57:00Z"/>
                <w:rFonts w:ascii="Aptos Narrow" w:eastAsia="Times New Roman" w:hAnsi="Aptos Narrow"/>
                <w:color w:val="000000"/>
                <w:sz w:val="22"/>
                <w:szCs w:val="22"/>
                <w:lang w:eastAsia="en-GB"/>
              </w:rPr>
            </w:pPr>
            <w:ins w:id="1873"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1874" w:author="jonathan pritchard" w:date="2024-10-14T20:57:00Z"/>
          <w:trPrChange w:id="1875"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876"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1877" w:author="jonathan pritchard" w:date="2024-10-14T20:57:00Z" w16du:dateUtc="2024-10-14T19:57:00Z"/>
                <w:rFonts w:ascii="Aptos Narrow" w:eastAsia="Times New Roman" w:hAnsi="Aptos Narrow"/>
                <w:color w:val="000000"/>
                <w:sz w:val="22"/>
                <w:szCs w:val="22"/>
                <w:lang w:eastAsia="en-GB"/>
              </w:rPr>
            </w:pPr>
            <w:ins w:id="1878"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879"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1880" w:author="jonathan pritchard" w:date="2024-10-14T20:57:00Z" w16du:dateUtc="2024-10-14T19:57:00Z"/>
                <w:rFonts w:ascii="Aptos Narrow" w:eastAsia="Times New Roman" w:hAnsi="Aptos Narrow"/>
                <w:color w:val="000000"/>
                <w:sz w:val="22"/>
                <w:szCs w:val="22"/>
                <w:lang w:eastAsia="en-GB"/>
              </w:rPr>
            </w:pPr>
            <w:ins w:id="1881"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1882" w:author="jonathan pritchard" w:date="2024-10-14T20:57:00Z"/>
          <w:trPrChange w:id="1883"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884"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1885" w:author="jonathan pritchard" w:date="2024-10-14T20:57:00Z" w16du:dateUtc="2024-10-14T19:57:00Z"/>
                <w:rFonts w:ascii="Aptos Narrow" w:eastAsia="Times New Roman" w:hAnsi="Aptos Narrow"/>
                <w:color w:val="000000"/>
                <w:sz w:val="22"/>
                <w:szCs w:val="22"/>
                <w:lang w:eastAsia="en-GB"/>
              </w:rPr>
            </w:pPr>
            <w:ins w:id="18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887"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1888" w:author="jonathan pritchard" w:date="2024-10-14T20:57:00Z" w16du:dateUtc="2024-10-14T19:57:00Z"/>
                <w:rFonts w:ascii="Aptos Narrow" w:eastAsia="Times New Roman" w:hAnsi="Aptos Narrow"/>
                <w:color w:val="000000"/>
                <w:sz w:val="22"/>
                <w:szCs w:val="22"/>
                <w:lang w:eastAsia="en-GB"/>
              </w:rPr>
            </w:pPr>
            <w:ins w:id="1889"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89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1891" w:author="jonathan pritchard" w:date="2024-10-14T20:57:00Z" w16du:dateUtc="2024-10-14T19:57:00Z"/>
                <w:rFonts w:ascii="Aptos Narrow" w:eastAsia="Times New Roman" w:hAnsi="Aptos Narrow"/>
                <w:color w:val="000000"/>
                <w:sz w:val="22"/>
                <w:szCs w:val="22"/>
                <w:lang w:eastAsia="en-GB"/>
              </w:rPr>
            </w:pPr>
            <w:ins w:id="1892"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89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1894" w:author="jonathan pritchard" w:date="2024-10-14T20:57:00Z" w16du:dateUtc="2024-10-14T19:57:00Z"/>
                <w:rFonts w:ascii="Aptos Narrow" w:eastAsia="Times New Roman" w:hAnsi="Aptos Narrow"/>
                <w:color w:val="000000"/>
                <w:sz w:val="22"/>
                <w:szCs w:val="22"/>
                <w:lang w:eastAsia="en-GB"/>
              </w:rPr>
            </w:pPr>
            <w:ins w:id="1895"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89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1897" w:author="jonathan pritchard" w:date="2024-10-14T20:57:00Z" w16du:dateUtc="2024-10-14T19:57:00Z"/>
                <w:rFonts w:ascii="Aptos Narrow" w:eastAsia="Times New Roman" w:hAnsi="Aptos Narrow"/>
                <w:color w:val="000000"/>
                <w:sz w:val="22"/>
                <w:szCs w:val="22"/>
                <w:lang w:eastAsia="en-GB"/>
              </w:rPr>
            </w:pPr>
            <w:ins w:id="1898"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1899" w:author="jonathan pritchard" w:date="2024-10-14T20:57:00Z"/>
          <w:trPrChange w:id="1900"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901"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1902"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903"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1904"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90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1906" w:author="jonathan pritchard" w:date="2024-10-14T20:57:00Z" w16du:dateUtc="2024-10-14T19:57:00Z"/>
                <w:rFonts w:ascii="Aptos Narrow" w:eastAsia="Times New Roman" w:hAnsi="Aptos Narrow"/>
                <w:i/>
                <w:iCs/>
                <w:color w:val="000000"/>
                <w:sz w:val="22"/>
                <w:szCs w:val="22"/>
                <w:lang w:eastAsia="en-GB"/>
              </w:rPr>
            </w:pPr>
            <w:ins w:id="1907"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90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1909" w:author="jonathan pritchard" w:date="2024-10-14T20:57:00Z" w16du:dateUtc="2024-10-14T19:57:00Z"/>
                <w:rFonts w:ascii="Aptos Narrow" w:eastAsia="Times New Roman" w:hAnsi="Aptos Narrow"/>
                <w:i/>
                <w:iCs/>
                <w:color w:val="000000"/>
                <w:sz w:val="22"/>
                <w:szCs w:val="22"/>
                <w:lang w:eastAsia="en-GB"/>
              </w:rPr>
            </w:pPr>
            <w:ins w:id="1910"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91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1912" w:author="jonathan pritchard" w:date="2024-10-14T20:57:00Z" w16du:dateUtc="2024-10-14T19:57:00Z"/>
                <w:rFonts w:ascii="Aptos Narrow" w:eastAsia="Times New Roman" w:hAnsi="Aptos Narrow"/>
                <w:i/>
                <w:iCs/>
                <w:color w:val="000000"/>
                <w:sz w:val="22"/>
                <w:szCs w:val="22"/>
                <w:lang w:eastAsia="en-GB"/>
              </w:rPr>
            </w:pPr>
            <w:ins w:id="1913"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1914" w:author="jonathan pritchard" w:date="2024-10-14T20:57:00Z"/>
          <w:trPrChange w:id="1915"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916"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1917" w:author="jonathan pritchard" w:date="2024-10-14T20:57:00Z" w16du:dateUtc="2024-10-14T19:57:00Z"/>
                <w:rFonts w:ascii="Aptos Narrow" w:eastAsia="Times New Roman" w:hAnsi="Aptos Narrow"/>
                <w:b/>
                <w:bCs/>
                <w:color w:val="000000"/>
                <w:sz w:val="22"/>
                <w:szCs w:val="22"/>
                <w:lang w:eastAsia="en-GB"/>
              </w:rPr>
            </w:pPr>
            <w:ins w:id="1918"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1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1920" w:author="jonathan pritchard" w:date="2024-10-14T20:57:00Z" w16du:dateUtc="2024-10-14T19:57:00Z"/>
                <w:rFonts w:ascii="Aptos Narrow" w:eastAsia="Times New Roman" w:hAnsi="Aptos Narrow"/>
                <w:i/>
                <w:iCs/>
                <w:color w:val="000000"/>
                <w:sz w:val="22"/>
                <w:szCs w:val="22"/>
                <w:lang w:eastAsia="en-GB"/>
              </w:rPr>
            </w:pPr>
            <w:ins w:id="1921"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92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1923" w:author="jonathan pritchard" w:date="2024-10-14T20:57:00Z" w16du:dateUtc="2024-10-14T19:57:00Z"/>
                <w:rFonts w:ascii="Aptos Narrow" w:eastAsia="Times New Roman" w:hAnsi="Aptos Narrow"/>
                <w:color w:val="000000"/>
                <w:sz w:val="22"/>
                <w:szCs w:val="22"/>
                <w:lang w:eastAsia="en-GB"/>
              </w:rPr>
            </w:pPr>
            <w:ins w:id="19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2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1926" w:author="jonathan pritchard" w:date="2024-10-14T20:57:00Z" w16du:dateUtc="2024-10-14T19:57:00Z"/>
                <w:rFonts w:ascii="Aptos Narrow" w:eastAsia="Times New Roman" w:hAnsi="Aptos Narrow"/>
                <w:color w:val="000000"/>
                <w:sz w:val="22"/>
                <w:szCs w:val="22"/>
                <w:lang w:eastAsia="en-GB"/>
              </w:rPr>
            </w:pPr>
            <w:ins w:id="192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2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1929" w:author="jonathan pritchard" w:date="2024-10-14T20:57:00Z" w16du:dateUtc="2024-10-14T19:57:00Z"/>
                <w:rFonts w:ascii="Aptos Narrow" w:eastAsia="Times New Roman" w:hAnsi="Aptos Narrow"/>
                <w:color w:val="000000"/>
                <w:sz w:val="22"/>
                <w:szCs w:val="22"/>
                <w:lang w:eastAsia="en-GB"/>
              </w:rPr>
            </w:pPr>
            <w:ins w:id="193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1931" w:author="jonathan pritchard" w:date="2024-10-14T20:57:00Z"/>
          <w:trPrChange w:id="193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3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193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3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1936" w:author="jonathan pritchard" w:date="2024-10-14T20:57:00Z" w16du:dateUtc="2024-10-14T19:57:00Z"/>
                <w:rFonts w:ascii="Aptos Narrow" w:eastAsia="Times New Roman" w:hAnsi="Aptos Narrow"/>
                <w:i/>
                <w:iCs/>
                <w:color w:val="000000"/>
                <w:sz w:val="22"/>
                <w:szCs w:val="22"/>
                <w:lang w:eastAsia="en-GB"/>
              </w:rPr>
            </w:pPr>
            <w:ins w:id="193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9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1939" w:author="jonathan pritchard" w:date="2024-10-14T20:57:00Z" w16du:dateUtc="2024-10-14T19:57:00Z"/>
                <w:rFonts w:ascii="Aptos Narrow" w:eastAsia="Times New Roman" w:hAnsi="Aptos Narrow"/>
                <w:color w:val="000000"/>
                <w:sz w:val="22"/>
                <w:szCs w:val="22"/>
                <w:lang w:eastAsia="en-GB"/>
              </w:rPr>
            </w:pPr>
            <w:ins w:id="19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1942" w:author="jonathan pritchard" w:date="2024-10-14T20:57:00Z" w16du:dateUtc="2024-10-14T19:57:00Z"/>
                <w:rFonts w:ascii="Aptos Narrow" w:eastAsia="Times New Roman" w:hAnsi="Aptos Narrow"/>
                <w:color w:val="000000"/>
                <w:sz w:val="22"/>
                <w:szCs w:val="22"/>
                <w:lang w:eastAsia="en-GB"/>
              </w:rPr>
            </w:pPr>
            <w:ins w:id="194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1945" w:author="jonathan pritchard" w:date="2024-10-14T20:57:00Z" w16du:dateUtc="2024-10-14T19:57:00Z"/>
                <w:rFonts w:ascii="Aptos Narrow" w:eastAsia="Times New Roman" w:hAnsi="Aptos Narrow"/>
                <w:color w:val="000000"/>
                <w:sz w:val="22"/>
                <w:szCs w:val="22"/>
                <w:lang w:eastAsia="en-GB"/>
              </w:rPr>
            </w:pPr>
            <w:ins w:id="194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1947" w:author="jonathan pritchard" w:date="2024-10-14T20:57:00Z"/>
          <w:trPrChange w:id="194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4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195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5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1952" w:author="jonathan pritchard" w:date="2024-10-14T20:57:00Z" w16du:dateUtc="2024-10-14T19:57:00Z"/>
                <w:rFonts w:ascii="Aptos Narrow" w:eastAsia="Times New Roman" w:hAnsi="Aptos Narrow"/>
                <w:i/>
                <w:iCs/>
                <w:color w:val="000000"/>
                <w:sz w:val="22"/>
                <w:szCs w:val="22"/>
                <w:lang w:eastAsia="en-GB"/>
              </w:rPr>
            </w:pPr>
            <w:ins w:id="195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95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1955" w:author="jonathan pritchard" w:date="2024-10-14T20:57:00Z" w16du:dateUtc="2024-10-14T19:57:00Z"/>
                <w:rFonts w:ascii="Aptos Narrow" w:eastAsia="Times New Roman" w:hAnsi="Aptos Narrow"/>
                <w:color w:val="000000"/>
                <w:sz w:val="22"/>
                <w:szCs w:val="22"/>
                <w:lang w:eastAsia="en-GB"/>
              </w:rPr>
            </w:pPr>
            <w:ins w:id="19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5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1958" w:author="jonathan pritchard" w:date="2024-10-14T20:57:00Z" w16du:dateUtc="2024-10-14T19:57:00Z"/>
                <w:rFonts w:ascii="Aptos Narrow" w:eastAsia="Times New Roman" w:hAnsi="Aptos Narrow"/>
                <w:color w:val="000000"/>
                <w:sz w:val="22"/>
                <w:szCs w:val="22"/>
                <w:lang w:eastAsia="en-GB"/>
              </w:rPr>
            </w:pPr>
            <w:ins w:id="19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6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1961" w:author="jonathan pritchard" w:date="2024-10-14T20:57:00Z" w16du:dateUtc="2024-10-14T19:57:00Z"/>
                <w:rFonts w:ascii="Aptos Narrow" w:eastAsia="Times New Roman" w:hAnsi="Aptos Narrow"/>
                <w:color w:val="000000"/>
                <w:sz w:val="22"/>
                <w:szCs w:val="22"/>
                <w:lang w:eastAsia="en-GB"/>
              </w:rPr>
            </w:pPr>
            <w:ins w:id="196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1963" w:author="jonathan pritchard" w:date="2024-10-14T20:57:00Z"/>
          <w:trPrChange w:id="196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6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196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1968" w:author="jonathan pritchard" w:date="2024-10-14T20:57:00Z" w16du:dateUtc="2024-10-14T19:57:00Z"/>
                <w:rFonts w:ascii="Aptos Narrow" w:eastAsia="Times New Roman" w:hAnsi="Aptos Narrow"/>
                <w:i/>
                <w:iCs/>
                <w:color w:val="000000"/>
                <w:sz w:val="22"/>
                <w:szCs w:val="22"/>
                <w:lang w:eastAsia="en-GB"/>
              </w:rPr>
            </w:pPr>
            <w:ins w:id="1969"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97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1971" w:author="jonathan pritchard" w:date="2024-10-14T20:57:00Z" w16du:dateUtc="2024-10-14T19:57:00Z"/>
                <w:rFonts w:ascii="Aptos Narrow" w:eastAsia="Times New Roman" w:hAnsi="Aptos Narrow"/>
                <w:color w:val="000000"/>
                <w:sz w:val="22"/>
                <w:szCs w:val="22"/>
                <w:lang w:eastAsia="en-GB"/>
              </w:rPr>
            </w:pPr>
            <w:ins w:id="19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7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1974" w:author="jonathan pritchard" w:date="2024-10-14T20:57:00Z" w16du:dateUtc="2024-10-14T19:57:00Z"/>
                <w:rFonts w:ascii="Aptos Narrow" w:eastAsia="Times New Roman" w:hAnsi="Aptos Narrow"/>
                <w:color w:val="000000"/>
                <w:sz w:val="22"/>
                <w:szCs w:val="22"/>
                <w:lang w:eastAsia="en-GB"/>
              </w:rPr>
            </w:pPr>
            <w:ins w:id="197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7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1977" w:author="jonathan pritchard" w:date="2024-10-14T20:57:00Z" w16du:dateUtc="2024-10-14T19:57:00Z"/>
                <w:rFonts w:ascii="Aptos Narrow" w:eastAsia="Times New Roman" w:hAnsi="Aptos Narrow"/>
                <w:color w:val="000000"/>
                <w:sz w:val="22"/>
                <w:szCs w:val="22"/>
                <w:lang w:eastAsia="en-GB"/>
              </w:rPr>
            </w:pPr>
            <w:ins w:id="197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1979" w:author="jonathan pritchard" w:date="2024-10-14T20:57:00Z"/>
          <w:trPrChange w:id="198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8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198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8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1984" w:author="jonathan pritchard" w:date="2024-10-14T20:57:00Z" w16du:dateUtc="2024-10-14T19:57:00Z"/>
                <w:rFonts w:ascii="Aptos Narrow" w:eastAsia="Times New Roman" w:hAnsi="Aptos Narrow"/>
                <w:i/>
                <w:iCs/>
                <w:color w:val="000000"/>
                <w:sz w:val="22"/>
                <w:szCs w:val="22"/>
                <w:lang w:eastAsia="en-GB"/>
              </w:rPr>
            </w:pPr>
            <w:ins w:id="1985"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8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1987" w:author="jonathan pritchard" w:date="2024-10-14T20:57:00Z" w16du:dateUtc="2024-10-14T19:57:00Z"/>
                <w:rFonts w:ascii="Aptos Narrow" w:eastAsia="Times New Roman" w:hAnsi="Aptos Narrow"/>
                <w:color w:val="000000"/>
                <w:sz w:val="22"/>
                <w:szCs w:val="22"/>
                <w:lang w:eastAsia="en-GB"/>
              </w:rPr>
            </w:pPr>
            <w:ins w:id="19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1990" w:author="jonathan pritchard" w:date="2024-10-14T20:57:00Z" w16du:dateUtc="2024-10-14T19:57:00Z"/>
                <w:rFonts w:ascii="Aptos Narrow" w:eastAsia="Times New Roman" w:hAnsi="Aptos Narrow"/>
                <w:color w:val="000000"/>
                <w:sz w:val="22"/>
                <w:szCs w:val="22"/>
                <w:lang w:eastAsia="en-GB"/>
              </w:rPr>
            </w:pPr>
            <w:ins w:id="19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9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1993" w:author="jonathan pritchard" w:date="2024-10-14T20:57:00Z" w16du:dateUtc="2024-10-14T19:57:00Z"/>
                <w:rFonts w:ascii="Aptos Narrow" w:eastAsia="Times New Roman" w:hAnsi="Aptos Narrow"/>
                <w:color w:val="000000"/>
                <w:sz w:val="22"/>
                <w:szCs w:val="22"/>
                <w:lang w:eastAsia="en-GB"/>
              </w:rPr>
            </w:pPr>
            <w:ins w:id="199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1995" w:author="jonathan pritchard" w:date="2024-10-14T20:57:00Z"/>
          <w:trPrChange w:id="199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9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199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000" w:author="jonathan pritchard" w:date="2024-10-14T20:57:00Z" w16du:dateUtc="2024-10-14T19:57:00Z"/>
                <w:rFonts w:ascii="Aptos Narrow" w:eastAsia="Times New Roman" w:hAnsi="Aptos Narrow"/>
                <w:i/>
                <w:iCs/>
                <w:color w:val="000000"/>
                <w:sz w:val="22"/>
                <w:szCs w:val="22"/>
                <w:lang w:eastAsia="en-GB"/>
              </w:rPr>
            </w:pPr>
            <w:ins w:id="2001"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0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003" w:author="jonathan pritchard" w:date="2024-10-14T20:57:00Z" w16du:dateUtc="2024-10-14T19:57:00Z"/>
                <w:rFonts w:ascii="Aptos Narrow" w:eastAsia="Times New Roman" w:hAnsi="Aptos Narrow"/>
                <w:color w:val="000000"/>
                <w:sz w:val="22"/>
                <w:szCs w:val="22"/>
                <w:lang w:eastAsia="en-GB"/>
              </w:rPr>
            </w:pPr>
            <w:ins w:id="20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006" w:author="jonathan pritchard" w:date="2024-10-14T20:57:00Z" w16du:dateUtc="2024-10-14T19:57:00Z"/>
                <w:rFonts w:ascii="Aptos Narrow" w:eastAsia="Times New Roman" w:hAnsi="Aptos Narrow"/>
                <w:color w:val="000000"/>
                <w:sz w:val="22"/>
                <w:szCs w:val="22"/>
                <w:lang w:eastAsia="en-GB"/>
              </w:rPr>
            </w:pPr>
            <w:ins w:id="20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009" w:author="jonathan pritchard" w:date="2024-10-14T20:57:00Z" w16du:dateUtc="2024-10-14T19:57:00Z"/>
                <w:rFonts w:ascii="Aptos Narrow" w:eastAsia="Times New Roman" w:hAnsi="Aptos Narrow"/>
                <w:color w:val="000000"/>
                <w:sz w:val="22"/>
                <w:szCs w:val="22"/>
                <w:lang w:eastAsia="en-GB"/>
              </w:rPr>
            </w:pPr>
            <w:ins w:id="201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011" w:author="jonathan pritchard" w:date="2024-10-14T20:57:00Z"/>
          <w:trPrChange w:id="2012"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013"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014" w:author="jonathan pritchard" w:date="2024-10-14T20:57:00Z" w16du:dateUtc="2024-10-14T19:57:00Z"/>
                <w:rFonts w:ascii="Aptos Narrow" w:eastAsia="Times New Roman" w:hAnsi="Aptos Narrow"/>
                <w:i/>
                <w:iCs/>
                <w:color w:val="000000"/>
                <w:sz w:val="22"/>
                <w:szCs w:val="22"/>
                <w:lang w:eastAsia="en-GB"/>
              </w:rPr>
            </w:pPr>
            <w:ins w:id="2015"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1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017" w:author="jonathan pritchard" w:date="2024-10-14T20:57:00Z" w16du:dateUtc="2024-10-14T19:57:00Z"/>
                <w:rFonts w:ascii="Aptos Narrow" w:eastAsia="Times New Roman" w:hAnsi="Aptos Narrow"/>
                <w:i/>
                <w:iCs/>
                <w:color w:val="000000"/>
                <w:sz w:val="22"/>
                <w:szCs w:val="22"/>
                <w:lang w:eastAsia="en-GB"/>
              </w:rPr>
            </w:pPr>
            <w:ins w:id="2018"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01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020" w:author="jonathan pritchard" w:date="2024-10-14T20:57:00Z" w16du:dateUtc="2024-10-14T19:57:00Z"/>
                <w:rFonts w:ascii="Aptos Narrow" w:eastAsia="Times New Roman" w:hAnsi="Aptos Narrow"/>
                <w:color w:val="000000"/>
                <w:sz w:val="22"/>
                <w:szCs w:val="22"/>
                <w:lang w:eastAsia="en-GB"/>
              </w:rPr>
            </w:pPr>
            <w:ins w:id="20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2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023" w:author="jonathan pritchard" w:date="2024-10-14T20:57:00Z" w16du:dateUtc="2024-10-14T19:57:00Z"/>
                <w:rFonts w:ascii="Aptos Narrow" w:eastAsia="Times New Roman" w:hAnsi="Aptos Narrow"/>
                <w:color w:val="000000"/>
                <w:sz w:val="22"/>
                <w:szCs w:val="22"/>
                <w:lang w:eastAsia="en-GB"/>
              </w:rPr>
            </w:pPr>
            <w:ins w:id="20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2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026" w:author="jonathan pritchard" w:date="2024-10-14T20:57:00Z" w16du:dateUtc="2024-10-14T19:57:00Z"/>
                <w:rFonts w:ascii="Aptos Narrow" w:eastAsia="Times New Roman" w:hAnsi="Aptos Narrow"/>
                <w:color w:val="000000"/>
                <w:sz w:val="22"/>
                <w:szCs w:val="22"/>
                <w:lang w:eastAsia="en-GB"/>
              </w:rPr>
            </w:pPr>
            <w:ins w:id="202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028" w:author="jonathan pritchard" w:date="2024-10-14T20:57:00Z"/>
          <w:trPrChange w:id="2029"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030"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031" w:author="jonathan pritchard" w:date="2024-10-14T20:57:00Z" w16du:dateUtc="2024-10-14T19:57:00Z"/>
                <w:rFonts w:ascii="Aptos Narrow" w:eastAsia="Times New Roman" w:hAnsi="Aptos Narrow"/>
                <w:b/>
                <w:bCs/>
                <w:color w:val="000000"/>
                <w:sz w:val="22"/>
                <w:szCs w:val="22"/>
                <w:lang w:eastAsia="en-GB"/>
              </w:rPr>
            </w:pPr>
            <w:ins w:id="2032"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3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034" w:author="jonathan pritchard" w:date="2024-10-14T20:57:00Z" w16du:dateUtc="2024-10-14T19:57:00Z"/>
                <w:rFonts w:ascii="Aptos Narrow" w:eastAsia="Times New Roman" w:hAnsi="Aptos Narrow"/>
                <w:i/>
                <w:iCs/>
                <w:color w:val="000000"/>
                <w:sz w:val="22"/>
                <w:szCs w:val="22"/>
                <w:lang w:eastAsia="en-GB"/>
              </w:rPr>
            </w:pPr>
            <w:ins w:id="2035"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3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037" w:author="jonathan pritchard" w:date="2024-10-14T20:57:00Z" w16du:dateUtc="2024-10-14T19:57:00Z"/>
                <w:rFonts w:ascii="Aptos Narrow" w:eastAsia="Times New Roman" w:hAnsi="Aptos Narrow"/>
                <w:color w:val="000000"/>
                <w:sz w:val="22"/>
                <w:szCs w:val="22"/>
                <w:lang w:eastAsia="en-GB"/>
              </w:rPr>
            </w:pPr>
            <w:ins w:id="20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3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040" w:author="jonathan pritchard" w:date="2024-10-14T20:57:00Z" w16du:dateUtc="2024-10-14T19:57:00Z"/>
                <w:rFonts w:ascii="Aptos Narrow" w:eastAsia="Times New Roman" w:hAnsi="Aptos Narrow"/>
                <w:color w:val="000000"/>
                <w:sz w:val="22"/>
                <w:szCs w:val="22"/>
                <w:lang w:eastAsia="en-GB"/>
              </w:rPr>
            </w:pPr>
            <w:ins w:id="20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4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043" w:author="jonathan pritchard" w:date="2024-10-14T20:57:00Z" w16du:dateUtc="2024-10-14T19:57:00Z"/>
                <w:rFonts w:ascii="Aptos Narrow" w:eastAsia="Times New Roman" w:hAnsi="Aptos Narrow"/>
                <w:color w:val="000000"/>
                <w:sz w:val="22"/>
                <w:szCs w:val="22"/>
                <w:lang w:eastAsia="en-GB"/>
              </w:rPr>
            </w:pPr>
            <w:ins w:id="204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045" w:author="jonathan pritchard" w:date="2024-10-14T20:57:00Z"/>
          <w:trPrChange w:id="204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4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04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050" w:author="jonathan pritchard" w:date="2024-10-14T20:57:00Z" w16du:dateUtc="2024-10-14T19:57:00Z"/>
                <w:rFonts w:ascii="Aptos Narrow" w:eastAsia="Times New Roman" w:hAnsi="Aptos Narrow"/>
                <w:i/>
                <w:iCs/>
                <w:color w:val="000000"/>
                <w:sz w:val="22"/>
                <w:szCs w:val="22"/>
                <w:lang w:eastAsia="en-GB"/>
              </w:rPr>
            </w:pPr>
            <w:ins w:id="2051"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0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053" w:author="jonathan pritchard" w:date="2024-10-14T20:57:00Z" w16du:dateUtc="2024-10-14T19:57:00Z"/>
                <w:rFonts w:ascii="Aptos Narrow" w:eastAsia="Times New Roman" w:hAnsi="Aptos Narrow"/>
                <w:color w:val="000000"/>
                <w:sz w:val="22"/>
                <w:szCs w:val="22"/>
                <w:lang w:eastAsia="en-GB"/>
              </w:rPr>
            </w:pPr>
            <w:ins w:id="20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056" w:author="jonathan pritchard" w:date="2024-10-14T20:57:00Z" w16du:dateUtc="2024-10-14T19:57:00Z"/>
                <w:rFonts w:ascii="Aptos Narrow" w:eastAsia="Times New Roman" w:hAnsi="Aptos Narrow"/>
                <w:color w:val="000000"/>
                <w:sz w:val="22"/>
                <w:szCs w:val="22"/>
                <w:lang w:eastAsia="en-GB"/>
              </w:rPr>
            </w:pPr>
            <w:ins w:id="20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059" w:author="jonathan pritchard" w:date="2024-10-14T20:57:00Z" w16du:dateUtc="2024-10-14T19:57:00Z"/>
                <w:rFonts w:ascii="Aptos Narrow" w:eastAsia="Times New Roman" w:hAnsi="Aptos Narrow"/>
                <w:color w:val="000000"/>
                <w:sz w:val="22"/>
                <w:szCs w:val="22"/>
                <w:lang w:eastAsia="en-GB"/>
              </w:rPr>
            </w:pPr>
            <w:ins w:id="20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061" w:author="jonathan pritchard" w:date="2024-10-14T20:57:00Z"/>
          <w:trPrChange w:id="206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6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06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6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066" w:author="jonathan pritchard" w:date="2024-10-14T20:57:00Z" w16du:dateUtc="2024-10-14T19:57:00Z"/>
                <w:rFonts w:ascii="Aptos Narrow" w:eastAsia="Times New Roman" w:hAnsi="Aptos Narrow"/>
                <w:i/>
                <w:iCs/>
                <w:color w:val="000000"/>
                <w:sz w:val="22"/>
                <w:szCs w:val="22"/>
                <w:lang w:eastAsia="en-GB"/>
              </w:rPr>
            </w:pPr>
            <w:ins w:id="206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06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069" w:author="jonathan pritchard" w:date="2024-10-14T20:57:00Z" w16du:dateUtc="2024-10-14T19:57:00Z"/>
                <w:rFonts w:ascii="Aptos Narrow" w:eastAsia="Times New Roman" w:hAnsi="Aptos Narrow"/>
                <w:color w:val="000000"/>
                <w:sz w:val="22"/>
                <w:szCs w:val="22"/>
                <w:lang w:eastAsia="en-GB"/>
              </w:rPr>
            </w:pPr>
            <w:ins w:id="20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7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072" w:author="jonathan pritchard" w:date="2024-10-14T20:57:00Z" w16du:dateUtc="2024-10-14T19:57:00Z"/>
                <w:rFonts w:ascii="Aptos Narrow" w:eastAsia="Times New Roman" w:hAnsi="Aptos Narrow"/>
                <w:color w:val="000000"/>
                <w:sz w:val="22"/>
                <w:szCs w:val="22"/>
                <w:lang w:eastAsia="en-GB"/>
              </w:rPr>
            </w:pPr>
            <w:ins w:id="20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7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075" w:author="jonathan pritchard" w:date="2024-10-14T20:57:00Z" w16du:dateUtc="2024-10-14T19:57:00Z"/>
                <w:rFonts w:ascii="Aptos Narrow" w:eastAsia="Times New Roman" w:hAnsi="Aptos Narrow"/>
                <w:color w:val="000000"/>
                <w:sz w:val="22"/>
                <w:szCs w:val="22"/>
                <w:lang w:eastAsia="en-GB"/>
              </w:rPr>
            </w:pPr>
            <w:ins w:id="207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077" w:author="jonathan pritchard" w:date="2024-10-14T20:57:00Z"/>
          <w:trPrChange w:id="207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7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08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082" w:author="jonathan pritchard" w:date="2024-10-14T20:57:00Z" w16du:dateUtc="2024-10-14T19:57:00Z"/>
                <w:rFonts w:ascii="Aptos Narrow" w:eastAsia="Times New Roman" w:hAnsi="Aptos Narrow"/>
                <w:i/>
                <w:iCs/>
                <w:color w:val="000000"/>
                <w:sz w:val="22"/>
                <w:szCs w:val="22"/>
                <w:lang w:eastAsia="en-GB"/>
              </w:rPr>
            </w:pPr>
            <w:ins w:id="208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0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085" w:author="jonathan pritchard" w:date="2024-10-14T20:57:00Z" w16du:dateUtc="2024-10-14T19:57:00Z"/>
                <w:rFonts w:ascii="Aptos Narrow" w:eastAsia="Times New Roman" w:hAnsi="Aptos Narrow"/>
                <w:color w:val="000000"/>
                <w:sz w:val="22"/>
                <w:szCs w:val="22"/>
                <w:lang w:eastAsia="en-GB"/>
              </w:rPr>
            </w:pPr>
            <w:ins w:id="20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088" w:author="jonathan pritchard" w:date="2024-10-14T20:57:00Z" w16du:dateUtc="2024-10-14T19:57:00Z"/>
                <w:rFonts w:ascii="Aptos Narrow" w:eastAsia="Times New Roman" w:hAnsi="Aptos Narrow"/>
                <w:color w:val="000000"/>
                <w:sz w:val="22"/>
                <w:szCs w:val="22"/>
                <w:lang w:eastAsia="en-GB"/>
              </w:rPr>
            </w:pPr>
            <w:ins w:id="20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091" w:author="jonathan pritchard" w:date="2024-10-14T20:57:00Z" w16du:dateUtc="2024-10-14T19:57:00Z"/>
                <w:rFonts w:ascii="Aptos Narrow" w:eastAsia="Times New Roman" w:hAnsi="Aptos Narrow"/>
                <w:color w:val="000000"/>
                <w:sz w:val="22"/>
                <w:szCs w:val="22"/>
                <w:lang w:eastAsia="en-GB"/>
              </w:rPr>
            </w:pPr>
            <w:ins w:id="20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093" w:author="jonathan pritchard" w:date="2024-10-14T20:57:00Z"/>
          <w:trPrChange w:id="209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9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09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9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098" w:author="jonathan pritchard" w:date="2024-10-14T20:57:00Z" w16du:dateUtc="2024-10-14T19:57:00Z"/>
                <w:rFonts w:ascii="Aptos Narrow" w:eastAsia="Times New Roman" w:hAnsi="Aptos Narrow"/>
                <w:i/>
                <w:iCs/>
                <w:color w:val="000000"/>
                <w:sz w:val="22"/>
                <w:szCs w:val="22"/>
                <w:lang w:eastAsia="en-GB"/>
              </w:rPr>
            </w:pPr>
            <w:ins w:id="2099"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10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101" w:author="jonathan pritchard" w:date="2024-10-14T20:57:00Z" w16du:dateUtc="2024-10-14T19:57:00Z"/>
                <w:rFonts w:ascii="Aptos Narrow" w:eastAsia="Times New Roman" w:hAnsi="Aptos Narrow"/>
                <w:color w:val="000000"/>
                <w:sz w:val="22"/>
                <w:szCs w:val="22"/>
                <w:lang w:eastAsia="en-GB"/>
              </w:rPr>
            </w:pPr>
            <w:ins w:id="21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0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104" w:author="jonathan pritchard" w:date="2024-10-14T20:57:00Z" w16du:dateUtc="2024-10-14T19:57:00Z"/>
                <w:rFonts w:ascii="Aptos Narrow" w:eastAsia="Times New Roman" w:hAnsi="Aptos Narrow"/>
                <w:color w:val="000000"/>
                <w:sz w:val="22"/>
                <w:szCs w:val="22"/>
                <w:lang w:eastAsia="en-GB"/>
              </w:rPr>
            </w:pPr>
            <w:ins w:id="21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0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107" w:author="jonathan pritchard" w:date="2024-10-14T20:57:00Z" w16du:dateUtc="2024-10-14T19:57:00Z"/>
                <w:rFonts w:ascii="Aptos Narrow" w:eastAsia="Times New Roman" w:hAnsi="Aptos Narrow"/>
                <w:color w:val="000000"/>
                <w:sz w:val="22"/>
                <w:szCs w:val="22"/>
                <w:lang w:eastAsia="en-GB"/>
              </w:rPr>
            </w:pPr>
            <w:ins w:id="210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109" w:author="jonathan pritchard" w:date="2024-10-14T20:57:00Z"/>
          <w:trPrChange w:id="2110"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11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11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113"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114" w:author="jonathan pritchard" w:date="2024-10-14T20:57:00Z" w16du:dateUtc="2024-10-14T19:57:00Z"/>
                <w:rFonts w:ascii="Aptos Narrow" w:eastAsia="Times New Roman" w:hAnsi="Aptos Narrow"/>
                <w:i/>
                <w:iCs/>
                <w:color w:val="000000"/>
                <w:sz w:val="22"/>
                <w:szCs w:val="22"/>
                <w:lang w:eastAsia="en-GB"/>
              </w:rPr>
            </w:pPr>
            <w:ins w:id="2115"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116"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117" w:author="jonathan pritchard" w:date="2024-10-14T20:57:00Z" w16du:dateUtc="2024-10-14T19:57:00Z"/>
                <w:rFonts w:ascii="Aptos Narrow" w:eastAsia="Times New Roman" w:hAnsi="Aptos Narrow"/>
                <w:color w:val="000000"/>
                <w:sz w:val="22"/>
                <w:szCs w:val="22"/>
                <w:lang w:eastAsia="en-GB"/>
              </w:rPr>
            </w:pPr>
            <w:ins w:id="21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119"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120" w:author="jonathan pritchard" w:date="2024-10-14T20:57:00Z" w16du:dateUtc="2024-10-14T19:57:00Z"/>
                <w:rFonts w:ascii="Aptos Narrow" w:eastAsia="Times New Roman" w:hAnsi="Aptos Narrow"/>
                <w:color w:val="000000"/>
                <w:sz w:val="22"/>
                <w:szCs w:val="22"/>
                <w:lang w:eastAsia="en-GB"/>
              </w:rPr>
            </w:pPr>
            <w:ins w:id="21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122"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123" w:author="jonathan pritchard" w:date="2024-10-14T20:57:00Z" w16du:dateUtc="2024-10-14T19:57:00Z"/>
                <w:rFonts w:ascii="Aptos Narrow" w:eastAsia="Times New Roman" w:hAnsi="Aptos Narrow"/>
                <w:color w:val="000000"/>
                <w:sz w:val="22"/>
                <w:szCs w:val="22"/>
                <w:lang w:eastAsia="en-GB"/>
              </w:rPr>
            </w:pPr>
            <w:ins w:id="2124"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125" w:author="jonathan pritchard" w:date="2024-10-14T20:56:00Z" w16du:dateUtc="2024-10-14T19:56:00Z"/>
        </w:rPr>
        <w:pPrChange w:id="2126"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1865"/>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2127" w:author="jonathan pritchard" w:date="2024-10-14T20:57:00Z" w16du:dateUtc="2024-10-14T19:57:00Z"/>
          <w:b/>
          <w:bCs/>
        </w:rPr>
      </w:pPr>
      <w:del w:id="2128"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129" w:author="jonathan pritchard" w:date="2024-10-14T20:58:00Z" w16du:dateUtc="2024-10-14T19:58:00Z"/>
        </w:rPr>
      </w:pPr>
      <w:bookmarkStart w:id="2130" w:name="_Ref46758217"/>
      <w:del w:id="2131"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130"/>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132" w:name="_Toc178784491"/>
      <w:bookmarkStart w:id="2133" w:name="_Toc178784492"/>
      <w:bookmarkStart w:id="2134" w:name="_Toc178784493"/>
      <w:bookmarkStart w:id="2135" w:name="_Toc178784494"/>
      <w:bookmarkStart w:id="2136" w:name="_Toc178784495"/>
      <w:bookmarkStart w:id="2137" w:name="_Toc178784496"/>
      <w:bookmarkStart w:id="2138" w:name="_Toc178784497"/>
      <w:bookmarkStart w:id="2139" w:name="_Toc178784498"/>
      <w:bookmarkStart w:id="2140" w:name="_Toc38829567"/>
      <w:bookmarkStart w:id="2141" w:name="_Toc38830070"/>
      <w:bookmarkStart w:id="2142" w:name="_Toc38936233"/>
      <w:bookmarkStart w:id="2143" w:name="_Toc40990424"/>
      <w:bookmarkStart w:id="2144" w:name="_Toc41235035"/>
      <w:bookmarkStart w:id="2145" w:name="_Toc41235079"/>
      <w:bookmarkStart w:id="2146" w:name="_Toc42694851"/>
      <w:bookmarkStart w:id="2147" w:name="_Toc42708812"/>
      <w:bookmarkStart w:id="2148" w:name="_Toc188950492"/>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r w:rsidRPr="00B77A92">
        <w:t xml:space="preserve">Alerts </w:t>
      </w:r>
      <w:r w:rsidR="00A80530" w:rsidRPr="00B77A92">
        <w:t>and Indications</w:t>
      </w:r>
      <w:bookmarkEnd w:id="2148"/>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149"/>
      <w:commentRangeStart w:id="2150"/>
      <w:r>
        <w:t>[Combination of alerts and indications together aren’t specified? As shown in S-164]</w:t>
      </w:r>
      <w:commentRangeEnd w:id="2149"/>
      <w:r>
        <w:rPr>
          <w:rStyle w:val="CommentReference"/>
        </w:rPr>
        <w:commentReference w:id="2149"/>
      </w:r>
      <w:commentRangeEnd w:id="2150"/>
      <w:r>
        <w:rPr>
          <w:rStyle w:val="CommentReference"/>
        </w:rPr>
        <w:commentReference w:id="2150"/>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151"/>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151"/>
      <w:r>
        <w:rPr>
          <w:rStyle w:val="CommentReference"/>
        </w:rPr>
        <w:commentReference w:id="2151"/>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152" w:name="_Toc178784500"/>
      <w:bookmarkStart w:id="2153" w:name="_Ref44433395"/>
      <w:bookmarkStart w:id="2154" w:name="_Toc188950493"/>
      <w:bookmarkEnd w:id="2152"/>
      <w:r w:rsidRPr="00B77A92">
        <w:lastRenderedPageBreak/>
        <w:t xml:space="preserve">Use of </w:t>
      </w:r>
      <w:r w:rsidR="00F42A19" w:rsidRPr="00B77A92">
        <w:t xml:space="preserve">Context </w:t>
      </w:r>
      <w:r w:rsidRPr="00B77A92">
        <w:t>P</w:t>
      </w:r>
      <w:r w:rsidR="00F42A19" w:rsidRPr="00B77A92">
        <w:t>arameters</w:t>
      </w:r>
      <w:bookmarkEnd w:id="2153"/>
      <w:bookmarkEnd w:id="2154"/>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155" w:name="_Ref45143486"/>
      <w:bookmarkStart w:id="2156" w:name="_Ref171161739"/>
      <w:bookmarkStart w:id="2157" w:name="_Toc188950494"/>
      <w:r w:rsidRPr="00B77A92">
        <w:t>Dual-fuel systems</w:t>
      </w:r>
      <w:bookmarkEnd w:id="2155"/>
      <w:bookmarkEnd w:id="2156"/>
      <w:bookmarkEnd w:id="2157"/>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158"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2159" w:name="_Toc178784503"/>
      <w:bookmarkStart w:id="2160" w:name="_Toc178784504"/>
      <w:bookmarkStart w:id="2161" w:name="_Toc178784505"/>
      <w:bookmarkStart w:id="2162" w:name="_Toc178784506"/>
      <w:bookmarkStart w:id="2163" w:name="_Toc178784507"/>
      <w:bookmarkStart w:id="2164" w:name="_Toc178784508"/>
      <w:bookmarkStart w:id="2165" w:name="_Toc178784509"/>
      <w:bookmarkStart w:id="2166" w:name="_Toc178784510"/>
      <w:bookmarkStart w:id="2167" w:name="_Toc188950495"/>
      <w:bookmarkEnd w:id="2159"/>
      <w:bookmarkEnd w:id="2160"/>
      <w:bookmarkEnd w:id="2161"/>
      <w:bookmarkEnd w:id="2162"/>
      <w:bookmarkEnd w:id="2163"/>
      <w:bookmarkEnd w:id="2164"/>
      <w:bookmarkEnd w:id="2165"/>
      <w:bookmarkEnd w:id="2166"/>
      <w:r w:rsidRPr="00B77A92">
        <w:t>Display of additional information layers</w:t>
      </w:r>
      <w:bookmarkEnd w:id="216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2168" w:name="_Toc188950496"/>
      <w:r w:rsidRPr="00B77A92">
        <w:t>Concurrent applicability of S-</w:t>
      </w:r>
      <w:r w:rsidR="00962723" w:rsidRPr="00B77A92">
        <w:t>52</w:t>
      </w:r>
      <w:r w:rsidR="00390D83" w:rsidRPr="00B77A92">
        <w:t xml:space="preserve"> and S-57</w:t>
      </w:r>
      <w:bookmarkEnd w:id="2168"/>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2169" w:author="jonathan pritchard" w:date="2025-01-14T13:43:00Z" w16du:dateUtc="2025-01-14T13:43:00Z">
        <w:r w:rsidR="003F3566" w:rsidRPr="00B77A92" w:rsidDel="007048BF">
          <w:delText>Annex</w:delText>
        </w:r>
        <w:r w:rsidR="002F1059" w:rsidRPr="00B77A92" w:rsidDel="007048BF">
          <w:delText xml:space="preserve"> </w:delText>
        </w:r>
      </w:del>
      <w:ins w:id="2170"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2171" w:author="jonathan pritchard" w:date="2025-01-14T13:43:00Z" w16du:dateUtc="2025-01-14T13:43:00Z">
        <w:r w:rsidR="003F3566" w:rsidRPr="00B77A92" w:rsidDel="007048BF">
          <w:delText xml:space="preserve">Annex </w:delText>
        </w:r>
      </w:del>
      <w:ins w:id="2172"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2173" w:author="jonathan pritchard" w:date="2025-01-14T13:43:00Z" w16du:dateUtc="2025-01-14T13:43:00Z">
        <w:r w:rsidRPr="009E353B" w:rsidDel="007048BF">
          <w:delText xml:space="preserve">Annex </w:delText>
        </w:r>
      </w:del>
      <w:ins w:id="2174"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2175" w:author="jonathan pritchard" w:date="2025-01-14T13:43:00Z" w16du:dateUtc="2025-01-14T13:43:00Z">
        <w:r w:rsidRPr="00B77A92" w:rsidDel="007048BF">
          <w:delText xml:space="preserve">Annex </w:delText>
        </w:r>
      </w:del>
      <w:ins w:id="2176"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2177" w:author="jonathan pritchard" w:date="2025-01-14T13:44:00Z" w16du:dateUtc="2025-01-14T13:44:00Z">
        <w:r w:rsidRPr="00B77A92" w:rsidDel="007048BF">
          <w:delText>Annex</w:delText>
        </w:r>
      </w:del>
      <w:ins w:id="2178"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2179" w:author="jonathan pritchard" w:date="2025-01-14T13:44:00Z" w16du:dateUtc="2025-01-14T13:44:00Z">
        <w:r w:rsidRPr="00B77A92" w:rsidDel="007048BF">
          <w:delText xml:space="preserve">Annex </w:delText>
        </w:r>
      </w:del>
      <w:ins w:id="2180"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2181" w:author="jonathan pritchard" w:date="2025-01-14T13:44:00Z" w16du:dateUtc="2025-01-14T13:44:00Z">
        <w:r w:rsidR="00012A5A" w:rsidRPr="00FD0C9C" w:rsidDel="007048BF">
          <w:delText>Annex</w:delText>
        </w:r>
      </w:del>
      <w:ins w:id="2182"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183" w:name="_Toc188950497"/>
      <w:r w:rsidRPr="00B812CA">
        <w:t>Specifications for the display screen</w:t>
      </w:r>
      <w:bookmarkEnd w:id="2183"/>
    </w:p>
    <w:p w14:paraId="7AAA8BD5" w14:textId="2B70B9A4" w:rsidR="00874728" w:rsidRPr="00B77A92" w:rsidRDefault="00725E1B" w:rsidP="00DB7CFE">
      <w:pPr>
        <w:pStyle w:val="Heading2"/>
      </w:pPr>
      <w:bookmarkStart w:id="2184" w:name="_Ref47552325"/>
      <w:bookmarkStart w:id="2185" w:name="_Ref47552331"/>
      <w:bookmarkStart w:id="2186" w:name="_Ref47553093"/>
      <w:bookmarkStart w:id="2187" w:name="_Toc188950498"/>
      <w:r w:rsidRPr="00B77A92">
        <w:t>Physical display requirements</w:t>
      </w:r>
      <w:bookmarkEnd w:id="2184"/>
      <w:bookmarkEnd w:id="2185"/>
      <w:bookmarkEnd w:id="2186"/>
      <w:bookmarkEnd w:id="218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2188" w:name="_Toc188950499"/>
      <w:r w:rsidRPr="00B77A92">
        <w:t>Colour reproduction</w:t>
      </w:r>
      <w:bookmarkEnd w:id="218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2189" w:name="_Ref49462011"/>
      <w:bookmarkStart w:id="2190" w:name="_Toc188950500"/>
      <w:r w:rsidRPr="00B77A92">
        <w:t>Display requirements for colours</w:t>
      </w:r>
      <w:bookmarkEnd w:id="2189"/>
      <w:bookmarkEnd w:id="2190"/>
    </w:p>
    <w:p w14:paraId="3CB3320E" w14:textId="50B40509" w:rsidR="00334FE9" w:rsidRPr="00B77A92" w:rsidRDefault="00334FE9" w:rsidP="00E673D5">
      <w:pPr>
        <w:pStyle w:val="Heading3"/>
      </w:pPr>
      <w:bookmarkStart w:id="2191" w:name="_Toc178784517"/>
      <w:bookmarkStart w:id="2192" w:name="_Toc178784518"/>
      <w:bookmarkStart w:id="2193" w:name="_Toc178784519"/>
      <w:bookmarkStart w:id="2194" w:name="_Toc178784520"/>
      <w:bookmarkStart w:id="2195" w:name="_Toc178784521"/>
      <w:bookmarkStart w:id="2196" w:name="_Toc178784522"/>
      <w:bookmarkStart w:id="2197" w:name="_Toc178784523"/>
      <w:bookmarkStart w:id="2198" w:name="_Toc178784524"/>
      <w:bookmarkStart w:id="2199" w:name="_Toc178784525"/>
      <w:bookmarkStart w:id="2200" w:name="_Toc178784526"/>
      <w:bookmarkStart w:id="2201" w:name="_Toc178784527"/>
      <w:bookmarkStart w:id="2202" w:name="_Toc178784528"/>
      <w:bookmarkStart w:id="2203" w:name="_Toc188950501"/>
      <w:bookmarkEnd w:id="2191"/>
      <w:bookmarkEnd w:id="2192"/>
      <w:bookmarkEnd w:id="2193"/>
      <w:bookmarkEnd w:id="2194"/>
      <w:bookmarkEnd w:id="2195"/>
      <w:bookmarkEnd w:id="2196"/>
      <w:bookmarkEnd w:id="2197"/>
      <w:bookmarkEnd w:id="2198"/>
      <w:bookmarkEnd w:id="2199"/>
      <w:bookmarkEnd w:id="2200"/>
      <w:bookmarkEnd w:id="2201"/>
      <w:bookmarkEnd w:id="2202"/>
      <w:r w:rsidRPr="00B77A92">
        <w:t>General</w:t>
      </w:r>
      <w:bookmarkEnd w:id="220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204" w:name="_Toc49466645"/>
      <w:bookmarkStart w:id="2205" w:name="_Toc49466891"/>
      <w:bookmarkStart w:id="2206" w:name="_Toc178784530"/>
      <w:bookmarkStart w:id="2207" w:name="_Toc178784531"/>
      <w:bookmarkStart w:id="2208" w:name="_Toc178784532"/>
      <w:bookmarkStart w:id="2209" w:name="_Toc178784533"/>
      <w:bookmarkStart w:id="2210" w:name="_Toc178784534"/>
      <w:bookmarkStart w:id="2211" w:name="_Toc178784535"/>
      <w:bookmarkStart w:id="2212" w:name="_Toc188950502"/>
      <w:bookmarkEnd w:id="2204"/>
      <w:bookmarkEnd w:id="2205"/>
      <w:bookmarkEnd w:id="2206"/>
      <w:bookmarkEnd w:id="2207"/>
      <w:bookmarkEnd w:id="2208"/>
      <w:bookmarkEnd w:id="2209"/>
      <w:bookmarkEnd w:id="2210"/>
      <w:bookmarkEnd w:id="2211"/>
      <w:r w:rsidRPr="00B77A92">
        <w:t>Display calibration and verification</w:t>
      </w:r>
      <w:bookmarkEnd w:id="221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r w:rsidRPr="00B77A92">
        <w:t>Use of the controls.</w:t>
      </w:r>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2213" w:name="_Toc188950503"/>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213"/>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214" w:name="_Toc178784538"/>
      <w:bookmarkStart w:id="2215" w:name="_Toc178784539"/>
      <w:bookmarkStart w:id="2216" w:name="_Ref49465180"/>
      <w:bookmarkStart w:id="2217" w:name="_Toc188950504"/>
      <w:bookmarkEnd w:id="2214"/>
      <w:bookmarkEnd w:id="2215"/>
      <w:r w:rsidRPr="00B77A92">
        <w:t>Colour conversion tolerances and tests</w:t>
      </w:r>
      <w:bookmarkEnd w:id="2216"/>
      <w:bookmarkEnd w:id="2217"/>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2218" w:name="_Toc188950505"/>
      <w:bookmarkStart w:id="2219"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2218"/>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2220" w:name="_Ref49458949"/>
      <w:bookmarkStart w:id="2221" w:name="_Toc188950506"/>
      <w:r w:rsidRPr="00B77A92">
        <w:t>Use of ECDIS Chart 1 and Colour Test Diagram</w:t>
      </w:r>
      <w:bookmarkEnd w:id="2219"/>
      <w:bookmarkEnd w:id="2220"/>
      <w:bookmarkEnd w:id="2221"/>
    </w:p>
    <w:p w14:paraId="1360AB5D" w14:textId="2ED40663" w:rsidR="00883232" w:rsidRPr="00B77A92" w:rsidRDefault="00883232" w:rsidP="00E673D5">
      <w:pPr>
        <w:pStyle w:val="Heading3"/>
      </w:pPr>
      <w:bookmarkStart w:id="2222" w:name="_Toc188950507"/>
      <w:r w:rsidRPr="00B77A92">
        <w:t>Specification for ECDIS Chart 1 and the Colour Test Diagram</w:t>
      </w:r>
      <w:bookmarkEnd w:id="2222"/>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223"/>
      <w:commentRangeStart w:id="2224"/>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commentRangeEnd w:id="2223"/>
      <w:r w:rsidR="00513480">
        <w:rPr>
          <w:rStyle w:val="CommentReference"/>
        </w:rPr>
        <w:commentReference w:id="2223"/>
      </w:r>
      <w:commentRangeEnd w:id="2224"/>
      <w:r w:rsidR="00FA242F">
        <w:rPr>
          <w:rStyle w:val="CommentReference"/>
        </w:rPr>
        <w:commentReference w:id="2224"/>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225" w:author="jonathan pritchard" w:date="2024-10-14T00:49:00Z" w16du:dateUtc="2024-10-13T23:49:00Z">
        <w:r w:rsidRPr="00B77A92" w:rsidDel="008972A2">
          <w:delText xml:space="preserve">.  </w:delText>
        </w:r>
      </w:del>
      <w:ins w:id="2226"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227" w:author="jonathan pritchard" w:date="2024-10-14T00:49:00Z" w16du:dateUtc="2024-10-13T23:49:00Z">
        <w:r w:rsidRPr="00B77A92" w:rsidDel="008972A2">
          <w:delText xml:space="preserve">.  </w:delText>
        </w:r>
      </w:del>
      <w:ins w:id="2228"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229"/>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229"/>
      <w:r w:rsidR="009A1BD2">
        <w:rPr>
          <w:rStyle w:val="CommentReference"/>
        </w:rPr>
        <w:commentReference w:id="2229"/>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230" w:name="_Toc175130365"/>
      <w:bookmarkStart w:id="2231" w:name="_Toc178784545"/>
      <w:bookmarkStart w:id="2232" w:name="_Toc175130366"/>
      <w:bookmarkStart w:id="2233" w:name="_Toc178784546"/>
      <w:bookmarkStart w:id="2234" w:name="_Toc188950508"/>
      <w:bookmarkEnd w:id="2230"/>
      <w:bookmarkEnd w:id="2231"/>
      <w:bookmarkEnd w:id="2232"/>
      <w:bookmarkEnd w:id="2233"/>
      <w:r>
        <w:t>The</w:t>
      </w:r>
      <w:r w:rsidR="00883232" w:rsidRPr="00B77A92">
        <w:t xml:space="preserve"> Colour Test Diagram</w:t>
      </w:r>
      <w:bookmarkEnd w:id="2234"/>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2235"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2235"/>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r w:rsidR="00883232" w:rsidRPr="00B77A92">
        <w:rPr>
          <w:highlight w:val="yellow"/>
        </w:rPr>
        <w:t>OO</w:t>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optimumD</w:t>
      </w:r>
      <w:r w:rsidR="00A877AA">
        <w:rPr>
          <w:highlight w:val="yellow"/>
        </w:rPr>
        <w:t>i</w:t>
      </w:r>
      <w:r w:rsidR="002B49F2">
        <w:rPr>
          <w:highlight w:val="yellow"/>
        </w:rPr>
        <w:t>splayScale</w:t>
      </w:r>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236" w:author="jonathan pritchard" w:date="2024-10-14T00:49:00Z" w16du:dateUtc="2024-10-13T23:49:00Z">
        <w:r w:rsidRPr="00B77A92" w:rsidDel="008972A2">
          <w:delText xml:space="preserve">.  </w:delText>
        </w:r>
      </w:del>
      <w:ins w:id="2237"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238"/>
      <w:commentRangeStart w:id="2239"/>
      <w:commentRangeStart w:id="2240"/>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(1) The person carrying out the test should have passed the Isihara colour blindness test, 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238"/>
      <w:r w:rsidR="00742D83" w:rsidRPr="00B812CA">
        <w:rPr>
          <w:rStyle w:val="CommentReference"/>
          <w:lang w:val="en-GB"/>
        </w:rPr>
        <w:commentReference w:id="2238"/>
      </w:r>
      <w:commentRangeEnd w:id="2239"/>
      <w:r w:rsidR="00ED1636">
        <w:rPr>
          <w:rStyle w:val="CommentReference"/>
        </w:rPr>
        <w:commentReference w:id="2239"/>
      </w:r>
      <w:commentRangeEnd w:id="2240"/>
      <w:r w:rsidR="002C2BC6">
        <w:rPr>
          <w:rStyle w:val="CommentReference"/>
        </w:rPr>
        <w:commentReference w:id="2240"/>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241"/>
      <w:commentRangeStart w:id="2242"/>
      <w:r w:rsidRPr="00B77A92">
        <w:t>Using the diagram</w:t>
      </w:r>
      <w:commentRangeEnd w:id="2241"/>
      <w:r w:rsidR="00742D83" w:rsidRPr="00B812CA">
        <w:rPr>
          <w:rStyle w:val="CommentReference"/>
          <w:b w:val="0"/>
          <w:bCs w:val="0"/>
          <w:lang w:val="en-GB"/>
        </w:rPr>
        <w:commentReference w:id="2241"/>
      </w:r>
      <w:commentRangeEnd w:id="2242"/>
      <w:r w:rsidR="00A0054D">
        <w:rPr>
          <w:rStyle w:val="CommentReference"/>
          <w:b w:val="0"/>
          <w:bCs w:val="0"/>
        </w:rPr>
        <w:commentReference w:id="2242"/>
      </w:r>
    </w:p>
    <w:p w14:paraId="69C827F1" w14:textId="34AB46FD" w:rsidR="00883232" w:rsidRPr="00B77A92" w:rsidRDefault="00883232" w:rsidP="007F034A">
      <w:pPr>
        <w:spacing w:after="120" w:line="240" w:lineRule="auto"/>
        <w:jc w:val="both"/>
      </w:pPr>
      <w:commentRangeStart w:id="2243"/>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244" w:author="jonathan pritchard" w:date="2024-10-14T00:49:00Z" w16du:dateUtc="2024-10-13T23:49:00Z">
        <w:r w:rsidRPr="00B77A92" w:rsidDel="008972A2">
          <w:delText xml:space="preserve">.  </w:delText>
        </w:r>
      </w:del>
      <w:ins w:id="2245"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246" w:author="jonathan pritchard" w:date="2024-10-14T00:49:00Z" w16du:dateUtc="2024-10-13T23:49:00Z">
        <w:r w:rsidRPr="00B77A92" w:rsidDel="008972A2">
          <w:delText xml:space="preserve">.  </w:delText>
        </w:r>
      </w:del>
      <w:ins w:id="2247"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248" w:author="jonathan pritchard" w:date="2024-10-14T00:49:00Z" w16du:dateUtc="2024-10-13T23:49:00Z">
        <w:r w:rsidRPr="00B77A92" w:rsidDel="008972A2">
          <w:delText xml:space="preserve">.  </w:delText>
        </w:r>
      </w:del>
      <w:ins w:id="2249"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lastRenderedPageBreak/>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243"/>
      <w:r w:rsidR="00ED1636">
        <w:rPr>
          <w:rStyle w:val="CommentReference"/>
        </w:rPr>
        <w:commentReference w:id="2243"/>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Default="00883232" w:rsidP="006D480D">
      <w:pPr>
        <w:spacing w:after="120" w:line="240" w:lineRule="auto"/>
        <w:jc w:val="both"/>
      </w:pPr>
      <w:commentRangeStart w:id="2250"/>
      <w:r w:rsidRPr="00B77A92">
        <w:t xml:space="preserve">The other purpose of the black-adjust symbol BLKADJ01 is to allow the </w:t>
      </w:r>
      <w:r w:rsidR="006D480D" w:rsidRPr="00B77A92">
        <w:t>M</w:t>
      </w:r>
      <w:r w:rsidRPr="00B77A92">
        <w:t>ariner to adjust the display for ambient illumination on the bridge of a ship</w:t>
      </w:r>
      <w:del w:id="2251" w:author="jonathan pritchard" w:date="2024-10-14T00:49:00Z" w16du:dateUtc="2024-10-13T23:49:00Z">
        <w:r w:rsidRPr="00B77A92" w:rsidDel="008972A2">
          <w:delText xml:space="preserve">.  </w:delText>
        </w:r>
      </w:del>
      <w:ins w:id="2252"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250"/>
      <w:r w:rsidR="00ED1636">
        <w:rPr>
          <w:rStyle w:val="CommentReference"/>
        </w:rPr>
        <w:commentReference w:id="2250"/>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2253" w:name="_Toc188950509"/>
      <w:r w:rsidRPr="00B77A92">
        <w:t>Data</w:t>
      </w:r>
      <w:r w:rsidR="00FF6170" w:rsidRPr="00B77A92">
        <w:t xml:space="preserve">set </w:t>
      </w:r>
      <w:r w:rsidR="00716214" w:rsidRPr="00B77A92">
        <w:t>M</w:t>
      </w:r>
      <w:r w:rsidRPr="00B77A92">
        <w:t>anagement</w:t>
      </w:r>
      <w:bookmarkEnd w:id="225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2254" w:name="_Toc188950510"/>
      <w:r w:rsidRPr="00B77A92">
        <w:t>Multiple p</w:t>
      </w:r>
      <w:r w:rsidR="004D3BE6" w:rsidRPr="00B77A92">
        <w:t>roduct versions</w:t>
      </w:r>
      <w:r w:rsidR="00642A9A" w:rsidRPr="00B77A92">
        <w:t xml:space="preserve"> and portrayal</w:t>
      </w:r>
      <w:bookmarkEnd w:id="2254"/>
    </w:p>
    <w:p w14:paraId="0B836B37" w14:textId="238D859F" w:rsidR="00F26CEE" w:rsidRDefault="00716214" w:rsidP="006D480D">
      <w:pPr>
        <w:spacing w:after="120" w:line="240" w:lineRule="auto"/>
        <w:jc w:val="both"/>
      </w:pPr>
      <w:r w:rsidRPr="00B77A92">
        <w:t xml:space="preserve">The ECDIS must be able to </w:t>
      </w:r>
      <w:commentRangeStart w:id="2255"/>
      <w:del w:id="2256" w:author="jonathan pritchard" w:date="2024-10-14T05:23:00Z" w16du:dateUtc="2024-10-14T04:23:00Z">
        <w:r w:rsidRPr="00B77A92" w:rsidDel="00A0054D">
          <w:delText xml:space="preserve">carry </w:delText>
        </w:r>
      </w:del>
      <w:commentRangeEnd w:id="2255"/>
      <w:ins w:id="2257" w:author="jonathan pritchard" w:date="2024-10-14T05:23:00Z" w16du:dateUtc="2024-10-14T04:23:00Z">
        <w:r w:rsidR="00A0054D">
          <w:t>persistently install for use</w:t>
        </w:r>
        <w:r w:rsidR="00A0054D">
          <w:rPr>
            <w:rStyle w:val="CommentReference"/>
            <w:lang w:val="en-GB"/>
          </w:rPr>
          <w:t xml:space="preserve"> </w:t>
        </w:r>
      </w:ins>
      <w:del w:id="2258" w:author="jonathan pritchard" w:date="2024-10-14T05:23:00Z" w16du:dateUtc="2024-10-14T04:23:00Z">
        <w:r w:rsidR="00F26CEE" w:rsidRPr="00B812CA" w:rsidDel="00A0054D">
          <w:rPr>
            <w:rStyle w:val="CommentReference"/>
            <w:lang w:val="en-GB"/>
          </w:rPr>
          <w:commentReference w:id="2255"/>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259" w:author="jonathan pritchard" w:date="2024-10-14T05:23:00Z" w16du:dateUtc="2024-10-14T04:23:00Z">
        <w:r w:rsidR="00A0054D">
          <w:t>.</w:t>
        </w:r>
      </w:ins>
      <w:del w:id="2260" w:author="jonathan pritchard" w:date="2024-10-14T00:49:00Z" w16du:dateUtc="2024-10-13T23:49:00Z">
        <w:r w:rsidRPr="00B77A92" w:rsidDel="008972A2">
          <w:delText xml:space="preserve">.  </w:delText>
        </w:r>
      </w:del>
      <w:ins w:id="2261" w:author="jonathan pritchard" w:date="2024-10-14T00:49:00Z" w16du:dateUtc="2024-10-13T23:49:00Z">
        <w:r w:rsidR="008972A2">
          <w:t xml:space="preserve"> </w:t>
        </w:r>
      </w:ins>
      <w:r w:rsidRPr="00B77A92">
        <w:t>Catalogue management is based on the version number of the Product Specification and Catalogues</w:t>
      </w:r>
      <w:del w:id="2262" w:author="jonathan pritchard" w:date="2024-10-14T00:49:00Z" w16du:dateUtc="2024-10-13T23:49:00Z">
        <w:r w:rsidRPr="00B77A92" w:rsidDel="008972A2">
          <w:delText xml:space="preserve">.  </w:delText>
        </w:r>
      </w:del>
      <w:ins w:id="2263"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264" w:author="jonathan pritchard" w:date="2024-10-14T05:22:00Z" w16du:dateUtc="2024-10-14T04:22:00Z">
            <w:rPr/>
          </w:rPrChange>
        </w:rPr>
        <w:t>A</w:t>
      </w:r>
      <w:r w:rsidRPr="00A0054D">
        <w:rPr>
          <w:highlight w:val="yellow"/>
          <w:rPrChange w:id="2265"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lastRenderedPageBreak/>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266" w:author="jonathan pritchard" w:date="2024-10-14T05:23:00Z" w16du:dateUtc="2024-10-14T04:23:00Z">
        <w:r w:rsidR="008605F7" w:rsidRPr="00F01EC1" w:rsidDel="00A0054D">
          <w:rPr>
            <w:b/>
            <w:bCs/>
          </w:rPr>
          <w:delText>productID</w:delText>
        </w:r>
      </w:del>
      <w:ins w:id="2267"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2268" w:name="_Toc188950511"/>
      <w:r>
        <w:t xml:space="preserve">Portrayal and </w:t>
      </w:r>
      <w:r w:rsidR="00844F6F">
        <w:t>f</w:t>
      </w:r>
      <w:r>
        <w:t>eature c</w:t>
      </w:r>
      <w:r w:rsidR="001415B6">
        <w:t>atalogue compatibility.</w:t>
      </w:r>
      <w:bookmarkEnd w:id="2268"/>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2269" w:name="_Toc188950512"/>
      <w:r w:rsidRPr="00B77A92">
        <w:t>Dataset</w:t>
      </w:r>
      <w:r w:rsidR="00B2410B" w:rsidRPr="00B77A92">
        <w:t xml:space="preserve"> overlaps and gaps</w:t>
      </w:r>
      <w:bookmarkEnd w:id="2269"/>
    </w:p>
    <w:p w14:paraId="0240F4DD" w14:textId="1BBA7FAE" w:rsidR="00E375C1" w:rsidRPr="00B77A92" w:rsidRDefault="00E375C1" w:rsidP="00525920">
      <w:pPr>
        <w:pStyle w:val="Heading3"/>
      </w:pPr>
      <w:bookmarkStart w:id="2270" w:name="_Toc188950513"/>
      <w:r w:rsidRPr="00B77A92">
        <w:t>Overlaps and gaps in ENC coverage</w:t>
      </w:r>
      <w:bookmarkEnd w:id="2270"/>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271"/>
      <w:r w:rsidR="00675209" w:rsidRPr="00B77A92">
        <w:t>an overlapping buffer zone of up to 5 metres may be used</w:t>
      </w:r>
      <w:r w:rsidRPr="00B77A92">
        <w:t xml:space="preserve">. </w:t>
      </w:r>
      <w:commentRangeEnd w:id="2271"/>
      <w:r w:rsidR="00675209" w:rsidRPr="00B812CA">
        <w:rPr>
          <w:rStyle w:val="CommentReference"/>
          <w:lang w:val="en-GB"/>
        </w:rPr>
        <w:commentReference w:id="2271"/>
      </w:r>
    </w:p>
    <w:p w14:paraId="7920C64B" w14:textId="01E46CEE" w:rsidR="00675209" w:rsidRPr="00B77A92" w:rsidRDefault="00675209" w:rsidP="00AF2C79">
      <w:pPr>
        <w:spacing w:after="120" w:line="240" w:lineRule="auto"/>
        <w:jc w:val="both"/>
      </w:pPr>
      <w:commentRangeStart w:id="2272"/>
      <w:commentRangeStart w:id="2273"/>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272"/>
      <w:r w:rsidRPr="00B812CA">
        <w:rPr>
          <w:rStyle w:val="CommentReference"/>
          <w:lang w:val="en-GB"/>
        </w:rPr>
        <w:commentReference w:id="2272"/>
      </w:r>
      <w:commentRangeEnd w:id="2273"/>
      <w:r w:rsidR="00A22887">
        <w:rPr>
          <w:rStyle w:val="CommentReference"/>
        </w:rPr>
        <w:commentReference w:id="2273"/>
      </w:r>
    </w:p>
    <w:p w14:paraId="62A78DB2" w14:textId="09989658" w:rsidR="00E375C1" w:rsidRPr="00B77A92" w:rsidRDefault="00E375C1" w:rsidP="00525920">
      <w:pPr>
        <w:pStyle w:val="Heading3"/>
      </w:pPr>
      <w:bookmarkStart w:id="2274" w:name="_Toc188950514"/>
      <w:commentRangeStart w:id="2275"/>
      <w:commentRangeStart w:id="2276"/>
      <w:commentRangeStart w:id="2277"/>
      <w:commentRangeStart w:id="2278"/>
      <w:r w:rsidRPr="00B77A92">
        <w:lastRenderedPageBreak/>
        <w:t xml:space="preserve">Overlaps and gaps </w:t>
      </w:r>
      <w:r w:rsidR="001D3531" w:rsidRPr="00B77A92">
        <w:t xml:space="preserve">between </w:t>
      </w:r>
      <w:r w:rsidRPr="00B77A92">
        <w:t>other data products</w:t>
      </w:r>
      <w:commentRangeEnd w:id="2275"/>
      <w:r w:rsidR="00E27B73" w:rsidRPr="00B812CA">
        <w:rPr>
          <w:rStyle w:val="CommentReference"/>
          <w:b w:val="0"/>
          <w:bCs w:val="0"/>
          <w:lang w:val="en-GB"/>
        </w:rPr>
        <w:commentReference w:id="2275"/>
      </w:r>
      <w:commentRangeEnd w:id="2276"/>
      <w:r w:rsidR="00EC6DA6" w:rsidRPr="00B812CA">
        <w:rPr>
          <w:rStyle w:val="CommentReference"/>
          <w:b w:val="0"/>
          <w:bCs w:val="0"/>
          <w:lang w:val="en-GB"/>
        </w:rPr>
        <w:commentReference w:id="2276"/>
      </w:r>
      <w:commentRangeEnd w:id="2277"/>
      <w:r w:rsidR="00EC6DA6" w:rsidRPr="00B812CA">
        <w:rPr>
          <w:rStyle w:val="CommentReference"/>
          <w:b w:val="0"/>
          <w:bCs w:val="0"/>
          <w:lang w:val="en-GB"/>
        </w:rPr>
        <w:commentReference w:id="2277"/>
      </w:r>
      <w:commentRangeEnd w:id="2278"/>
      <w:r w:rsidR="00980423" w:rsidRPr="00B812CA">
        <w:rPr>
          <w:rStyle w:val="CommentReference"/>
          <w:b w:val="0"/>
          <w:bCs w:val="0"/>
          <w:lang w:val="en-GB"/>
        </w:rPr>
        <w:commentReference w:id="2278"/>
      </w:r>
      <w:bookmarkEnd w:id="2274"/>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279"/>
      <w:commentRangeStart w:id="2280"/>
      <w:commentRangeStart w:id="2281"/>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279"/>
      <w:r w:rsidR="00F87312" w:rsidRPr="00B812CA">
        <w:rPr>
          <w:rStyle w:val="CommentReference"/>
          <w:lang w:val="en-GB"/>
        </w:rPr>
        <w:commentReference w:id="2279"/>
      </w:r>
      <w:commentRangeEnd w:id="2280"/>
      <w:r w:rsidR="00296E83" w:rsidRPr="00B812CA">
        <w:rPr>
          <w:rStyle w:val="CommentReference"/>
          <w:lang w:val="en-GB"/>
        </w:rPr>
        <w:commentReference w:id="2280"/>
      </w:r>
      <w:commentRangeEnd w:id="2281"/>
      <w:r w:rsidR="00A22887">
        <w:rPr>
          <w:rStyle w:val="CommentReference"/>
        </w:rPr>
        <w:commentReference w:id="2281"/>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2282"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2283" w:author="jon pritchard" w:date="2024-11-27T21:02:00Z" w16du:dateUtc="2024-11-27T20:02:00Z">
        <w:r w:rsidRPr="00453DD3">
          <w:rPr>
            <w:highlight w:val="yellow"/>
            <w:rPrChange w:id="2284"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2285" w:name="_Ref49451692"/>
      <w:bookmarkStart w:id="2286" w:name="_Toc188950515"/>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285"/>
      <w:bookmarkEnd w:id="2286"/>
    </w:p>
    <w:p w14:paraId="47D9A97D" w14:textId="7B7BA002" w:rsidR="007F3619" w:rsidRPr="00B77A92" w:rsidRDefault="007F3619" w:rsidP="00525920">
      <w:pPr>
        <w:pStyle w:val="Heading3"/>
      </w:pPr>
      <w:bookmarkStart w:id="2287" w:name="_Toc188950516"/>
      <w:r w:rsidRPr="00B77A92">
        <w:t>Introduction</w:t>
      </w:r>
      <w:bookmarkEnd w:id="2287"/>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288" w:name="_Toc178784556"/>
      <w:bookmarkStart w:id="2289" w:name="_Toc178784557"/>
      <w:bookmarkStart w:id="2290" w:name="_Ref49425494"/>
      <w:bookmarkStart w:id="2291" w:name="_Toc188950517"/>
      <w:bookmarkEnd w:id="2288"/>
      <w:bookmarkEnd w:id="2289"/>
      <w:r w:rsidRPr="00B77A92">
        <w:t>General</w:t>
      </w:r>
      <w:r w:rsidR="007F3619" w:rsidRPr="00B77A92">
        <w:t xml:space="preserve"> requirements</w:t>
      </w:r>
      <w:bookmarkEnd w:id="2290"/>
      <w:bookmarkEnd w:id="229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292"/>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292"/>
      <w:r w:rsidR="008E16A3" w:rsidRPr="000740C7">
        <w:rPr>
          <w:rStyle w:val="CommentReference"/>
        </w:rPr>
        <w:commentReference w:id="2292"/>
      </w:r>
    </w:p>
    <w:p w14:paraId="7496C30D" w14:textId="1C502EB1" w:rsidR="006A43DE" w:rsidRPr="00B77A92" w:rsidDel="00A0054D" w:rsidRDefault="006A43DE" w:rsidP="00AE2737">
      <w:pPr>
        <w:pStyle w:val="ListParagraph"/>
        <w:numPr>
          <w:ilvl w:val="0"/>
          <w:numId w:val="56"/>
        </w:numPr>
        <w:spacing w:after="120" w:line="240" w:lineRule="auto"/>
        <w:jc w:val="both"/>
        <w:rPr>
          <w:del w:id="2293" w:author="jonathan pritchard" w:date="2024-10-14T05:28:00Z" w16du:dateUtc="2024-10-14T04:28:00Z"/>
        </w:rPr>
      </w:pPr>
      <w:commentRangeStart w:id="2294"/>
      <w:del w:id="2295" w:author="jonathan pritchard" w:date="2024-10-14T05:28:00Z" w16du:dateUtc="2024-10-14T04:28:00Z">
        <w:r w:rsidRPr="00B77A92" w:rsidDel="00A0054D">
          <w:rPr>
            <w:b/>
            <w:bCs/>
          </w:rPr>
          <w:delText>Compatibility</w:delText>
        </w:r>
        <w:r w:rsidRPr="00B77A92" w:rsidDel="00A0054D">
          <w:delText>.</w:delText>
        </w:r>
        <w:commentRangeStart w:id="2296"/>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296"/>
        <w:r w:rsidR="00F73DEE" w:rsidRPr="00B812CA" w:rsidDel="00A0054D">
          <w:rPr>
            <w:rStyle w:val="CommentReference"/>
            <w:lang w:val="en-GB"/>
          </w:rPr>
          <w:commentReference w:id="2296"/>
        </w:r>
        <w:r w:rsidRPr="00B77A92" w:rsidDel="00A0054D">
          <w:delText>.</w:delText>
        </w:r>
        <w:r w:rsidR="00DF2F0B" w:rsidRPr="00B77A92" w:rsidDel="00A0054D">
          <w:delText xml:space="preserve"> </w:delText>
        </w:r>
        <w:commentRangeStart w:id="2297"/>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297"/>
        <w:r w:rsidR="00110A19" w:rsidRPr="00B812CA" w:rsidDel="00A0054D">
          <w:rPr>
            <w:rStyle w:val="CommentReference"/>
            <w:lang w:val="en-GB"/>
          </w:rPr>
          <w:commentReference w:id="2297"/>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294"/>
        <w:r w:rsidR="00B92C92" w:rsidDel="00A0054D">
          <w:rPr>
            <w:rStyle w:val="CommentReference"/>
          </w:rPr>
          <w:commentReference w:id="2294"/>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298" w:name="_Toc188950518"/>
      <w:r w:rsidRPr="00B77A92">
        <w:t>Automatic Update</w:t>
      </w:r>
      <w:bookmarkEnd w:id="2298"/>
    </w:p>
    <w:p w14:paraId="45B7B1D7" w14:textId="1A70A6E0" w:rsidR="00425B5E" w:rsidRDefault="006A43DE" w:rsidP="00B812CA">
      <w:pPr>
        <w:pStyle w:val="ListParagraph"/>
        <w:numPr>
          <w:ilvl w:val="0"/>
          <w:numId w:val="57"/>
        </w:numPr>
        <w:spacing w:after="60" w:line="240" w:lineRule="auto"/>
        <w:ind w:hanging="357"/>
        <w:jc w:val="both"/>
        <w:rPr>
          <w:ins w:id="2299"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2300" w:author="jonathan pritchard" w:date="2025-01-14T15:30:00Z" w16du:dateUtc="2025-01-14T15:30:00Z">
        <w:r w:rsidR="00425B5E" w:rsidRPr="00425B5E">
          <w:rPr>
            <w:color w:val="000000"/>
            <w:sz w:val="27"/>
            <w:szCs w:val="27"/>
          </w:rPr>
          <w:t xml:space="preserve"> </w:t>
        </w:r>
      </w:ins>
      <w:ins w:id="2301" w:author="jonathan pritchard" w:date="2025-01-14T15:30:00Z">
        <w:r w:rsidR="00425B5E" w:rsidRPr="00425B5E">
          <w:t>For such updates of S-124 and S-129 datasets, the ECDIS should</w:t>
        </w:r>
      </w:ins>
      <w:ins w:id="2302" w:author="jonathan pritchard" w:date="2025-01-15T09:46:00Z" w16du:dateUtc="2025-01-15T09:46:00Z">
        <w:r w:rsidR="00245663">
          <w:rPr>
            <w:rStyle w:val="FootnoteReference"/>
          </w:rPr>
          <w:footnoteReference w:id="2"/>
        </w:r>
        <w:r w:rsidR="00245663" w:rsidRPr="00425B5E">
          <w:t xml:space="preserve"> </w:t>
        </w:r>
      </w:ins>
      <w:ins w:id="2305" w:author="jonathan pritchard" w:date="2025-01-14T15:30:00Z">
        <w:r w:rsidR="00425B5E" w:rsidRPr="00425B5E">
          <w:t xml:space="preserve">be capable of being interfaced to a SECOM (IEC 63173-2) based telecommunication network. This capability </w:t>
        </w:r>
      </w:ins>
      <w:ins w:id="2306" w:author="jonathan pritchard" w:date="2025-01-14T15:32:00Z" w16du:dateUtc="2025-01-14T15:32:00Z">
        <w:r w:rsidR="00425B5E">
          <w:t>should</w:t>
        </w:r>
      </w:ins>
      <w:ins w:id="2307" w:author="jonathan pritchard" w:date="2025-01-15T09:47:00Z" w16du:dateUtc="2025-01-15T09:47:00Z">
        <w:r w:rsidR="00245663">
          <w:t xml:space="preserve"> </w:t>
        </w:r>
      </w:ins>
      <w:ins w:id="2308" w:author="jonathan pritchard" w:date="2025-01-14T15:30:00Z">
        <w:r w:rsidR="00425B5E" w:rsidRPr="00425B5E">
          <w:t xml:space="preserve">include at least </w:t>
        </w:r>
      </w:ins>
      <w:ins w:id="2309"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2310" w:author="jonathan pritchard" w:date="2025-01-14T15:31:00Z" w16du:dateUtc="2025-01-14T15:31:00Z"/>
        </w:rPr>
      </w:pPr>
      <w:ins w:id="2311" w:author="jonathan pritchard" w:date="2025-01-14T15:31:00Z" w16du:dateUtc="2025-01-14T15:31:00Z">
        <w:r>
          <w:t>U</w:t>
        </w:r>
      </w:ins>
      <w:ins w:id="2312"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2313" w:author="jonathan pritchard" w:date="2025-01-14T15:31:00Z" w16du:dateUtc="2025-01-14T15:31:00Z"/>
        </w:rPr>
      </w:pPr>
      <w:ins w:id="2314" w:author="jonathan pritchard" w:date="2025-01-14T15:31:00Z" w16du:dateUtc="2025-01-14T15:31:00Z">
        <w:r>
          <w:lastRenderedPageBreak/>
          <w:t>M</w:t>
        </w:r>
      </w:ins>
      <w:ins w:id="2315" w:author="jonathan pritchard" w:date="2025-01-14T15:30:00Z">
        <w:r w:rsidRPr="00425B5E">
          <w:t xml:space="preserve">anagement of information about the data services selected in item (i),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2316" w:author="jonathan pritchard" w:date="2025-01-14T15:31:00Z" w16du:dateUtc="2025-01-14T15:31:00Z"/>
        </w:rPr>
      </w:pPr>
      <w:ins w:id="2317" w:author="jonathan pritchard" w:date="2025-01-14T15:31:00Z" w16du:dateUtc="2025-01-14T15:31:00Z">
        <w:r>
          <w:t>A</w:t>
        </w:r>
      </w:ins>
      <w:ins w:id="2318"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2319" w:author="jonathan pritchard" w:date="2025-01-14T15:31:00Z" w16du:dateUtc="2025-01-14T15:31:00Z">
          <w:pPr>
            <w:pStyle w:val="ListParagraph"/>
            <w:numPr>
              <w:numId w:val="57"/>
            </w:numPr>
            <w:spacing w:after="60" w:line="240" w:lineRule="auto"/>
            <w:ind w:hanging="357"/>
            <w:jc w:val="both"/>
          </w:pPr>
        </w:pPrChange>
      </w:pPr>
      <w:ins w:id="2320" w:author="jonathan pritchard" w:date="2025-01-14T15:30:00Z">
        <w:r w:rsidRPr="00425B5E">
          <w:rPr>
            <w:b/>
            <w:bCs/>
            <w:rPrChange w:id="2321"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322" w:name="_Toc188950519"/>
      <w:r w:rsidRPr="00B77A92">
        <w:t>Manual Update</w:t>
      </w:r>
      <w:bookmarkEnd w:id="2322"/>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2323" w:author="jonathan pritchard" w:date="2025-01-14T13:44:00Z" w16du:dateUtc="2025-01-14T13:44:00Z">
        <w:r w:rsidR="008A73DC" w:rsidRPr="00B77A92" w:rsidDel="007048BF">
          <w:delText>Annex</w:delText>
        </w:r>
      </w:del>
      <w:ins w:id="2324"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325"/>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325"/>
      <w:r w:rsidR="000835C0" w:rsidRPr="00B812CA">
        <w:rPr>
          <w:rStyle w:val="CommentReference"/>
          <w:lang w:val="en-GB"/>
        </w:rPr>
        <w:commentReference w:id="2325"/>
      </w:r>
    </w:p>
    <w:p w14:paraId="4B476780" w14:textId="0345AE49"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2326" w:author="jonathan pritchard" w:date="2025-01-14T13:44:00Z" w16du:dateUtc="2025-01-14T13:44:00Z">
        <w:r w:rsidR="008A73DC" w:rsidRPr="00B77A92" w:rsidDel="007048BF">
          <w:delText>Annex</w:delText>
        </w:r>
      </w:del>
      <w:ins w:id="2327"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2328" w:author="jon pritchard" w:date="2024-11-27T21:10:00Z" w16du:dateUtc="2024-11-27T20:10:00Z"/>
        </w:rPr>
        <w:pPrChange w:id="2329" w:author="jonathan pritchard" w:date="2025-01-16T10:51:00Z" w16du:dateUtc="2025-01-16T10:51:00Z">
          <w:pPr>
            <w:pStyle w:val="Heading3"/>
          </w:pPr>
        </w:pPrChange>
      </w:pPr>
      <w:bookmarkStart w:id="2330" w:name="_Ref49425504"/>
      <w:bookmarkStart w:id="2331" w:name="_Ref49425519"/>
      <w:del w:id="2332"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2333" w:name="_Toc187673148"/>
        <w:bookmarkStart w:id="2334" w:name="_Toc187673380"/>
        <w:bookmarkStart w:id="2335" w:name="_Toc188368737"/>
        <w:bookmarkStart w:id="2336" w:name="_Toc188621939"/>
        <w:bookmarkStart w:id="2337" w:name="_Toc188950520"/>
        <w:bookmarkEnd w:id="2330"/>
        <w:bookmarkEnd w:id="2331"/>
        <w:bookmarkEnd w:id="2333"/>
        <w:bookmarkEnd w:id="2334"/>
        <w:bookmarkEnd w:id="2335"/>
        <w:bookmarkEnd w:id="2336"/>
        <w:bookmarkEnd w:id="2337"/>
      </w:del>
    </w:p>
    <w:p w14:paraId="47EA7639" w14:textId="63B6FE73" w:rsidR="00732F08" w:rsidRPr="00B77A92" w:rsidDel="00453DD3" w:rsidRDefault="004C0487">
      <w:pPr>
        <w:pStyle w:val="Heading2"/>
        <w:rPr>
          <w:del w:id="2338" w:author="jon pritchard" w:date="2024-11-27T21:10:00Z" w16du:dateUtc="2024-11-27T20:10:00Z"/>
        </w:rPr>
        <w:pPrChange w:id="2339" w:author="jonathan pritchard" w:date="2025-01-16T10:51:00Z" w16du:dateUtc="2025-01-16T10:51:00Z">
          <w:pPr/>
        </w:pPrChange>
      </w:pPr>
      <w:del w:id="2340" w:author="jon pritchard" w:date="2024-11-27T21:10:00Z" w16du:dateUtc="2024-11-27T20:10:00Z">
        <w:r w:rsidRPr="00B77A92" w:rsidDel="00453DD3">
          <w:delText xml:space="preserve">Dataset names in S-100 are unique (ref S-100 Part 17 </w:delText>
        </w:r>
        <w:commentRangeStart w:id="2341"/>
        <w:r w:rsidRPr="00B812CA" w:rsidDel="00453DD3">
          <w:rPr>
            <w:highlight w:val="yellow"/>
          </w:rPr>
          <w:delText>XXX</w:delText>
        </w:r>
        <w:commentRangeEnd w:id="2341"/>
        <w:r w:rsidR="007F4C50" w:rsidDel="00453DD3">
          <w:rPr>
            <w:rStyle w:val="CommentReference"/>
          </w:rPr>
          <w:commentReference w:id="2341"/>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2342" w:name="_Toc187673149"/>
        <w:bookmarkStart w:id="2343" w:name="_Toc187673381"/>
        <w:bookmarkStart w:id="2344" w:name="_Toc188368738"/>
        <w:bookmarkStart w:id="2345" w:name="_Toc188621940"/>
        <w:bookmarkStart w:id="2346" w:name="_Toc188950521"/>
        <w:bookmarkEnd w:id="2342"/>
        <w:bookmarkEnd w:id="2343"/>
        <w:bookmarkEnd w:id="2344"/>
        <w:bookmarkEnd w:id="2345"/>
        <w:bookmarkEnd w:id="2346"/>
      </w:del>
    </w:p>
    <w:p w14:paraId="6601BD77" w14:textId="472B2B37" w:rsidR="004C0487" w:rsidRPr="00B77A92" w:rsidDel="00453DD3" w:rsidRDefault="004C0487">
      <w:pPr>
        <w:pStyle w:val="Heading2"/>
        <w:rPr>
          <w:del w:id="2347" w:author="jon pritchard" w:date="2024-11-27T21:10:00Z" w16du:dateUtc="2024-11-27T20:10:00Z"/>
        </w:rPr>
        <w:pPrChange w:id="2348" w:author="jonathan pritchard" w:date="2025-01-16T10:51:00Z" w16du:dateUtc="2025-01-16T10:51:00Z">
          <w:pPr/>
        </w:pPrChange>
      </w:pPr>
      <w:del w:id="2349"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2350" w:name="_Toc187673150"/>
        <w:bookmarkStart w:id="2351" w:name="_Toc187673382"/>
        <w:bookmarkStart w:id="2352" w:name="_Toc188368739"/>
        <w:bookmarkStart w:id="2353" w:name="_Toc188621941"/>
        <w:bookmarkStart w:id="2354" w:name="_Toc188950522"/>
        <w:bookmarkEnd w:id="2350"/>
        <w:bookmarkEnd w:id="2351"/>
        <w:bookmarkEnd w:id="2352"/>
        <w:bookmarkEnd w:id="2353"/>
        <w:bookmarkEnd w:id="2354"/>
      </w:del>
    </w:p>
    <w:p w14:paraId="76D2C4C4" w14:textId="6A2DCD94" w:rsidR="00AA3657" w:rsidRPr="00B77A92" w:rsidDel="00453DD3" w:rsidRDefault="00732F08">
      <w:pPr>
        <w:pStyle w:val="Heading2"/>
        <w:rPr>
          <w:del w:id="2355" w:author="jon pritchard" w:date="2024-11-27T21:10:00Z" w16du:dateUtc="2024-11-27T20:10:00Z"/>
        </w:rPr>
        <w:pPrChange w:id="2356" w:author="jonathan pritchard" w:date="2025-01-16T10:51:00Z" w16du:dateUtc="2025-01-16T10:51:00Z">
          <w:pPr>
            <w:pStyle w:val="ListParagraph"/>
            <w:numPr>
              <w:numId w:val="127"/>
            </w:numPr>
            <w:spacing w:after="120" w:line="240" w:lineRule="auto"/>
            <w:ind w:hanging="360"/>
            <w:jc w:val="both"/>
          </w:pPr>
        </w:pPrChange>
      </w:pPr>
      <w:commentRangeStart w:id="2357"/>
      <w:del w:id="2358" w:author="jon pritchard" w:date="2024-11-27T21:10:00Z" w16du:dateUtc="2024-11-27T20:10:00Z">
        <w:r w:rsidRPr="00B77A92" w:rsidDel="00453DD3">
          <w:delText>New</w:delText>
        </w:r>
        <w:bookmarkStart w:id="2359" w:name="_Toc187673151"/>
        <w:bookmarkStart w:id="2360" w:name="_Toc187673383"/>
        <w:bookmarkStart w:id="2361" w:name="_Toc188368740"/>
        <w:bookmarkStart w:id="2362" w:name="_Toc188621942"/>
        <w:bookmarkStart w:id="2363" w:name="_Toc188950523"/>
        <w:bookmarkEnd w:id="2359"/>
        <w:bookmarkEnd w:id="2360"/>
        <w:bookmarkEnd w:id="2361"/>
        <w:bookmarkEnd w:id="2362"/>
        <w:bookmarkEnd w:id="2363"/>
      </w:del>
    </w:p>
    <w:p w14:paraId="21FE7577" w14:textId="4BA3C711" w:rsidR="00732F08" w:rsidRPr="00B77A92" w:rsidDel="00453DD3" w:rsidRDefault="00E03B21">
      <w:pPr>
        <w:pStyle w:val="Heading2"/>
        <w:rPr>
          <w:del w:id="2364" w:author="jon pritchard" w:date="2024-11-27T21:10:00Z" w16du:dateUtc="2024-11-27T20:10:00Z"/>
        </w:rPr>
        <w:pPrChange w:id="2365" w:author="jonathan pritchard" w:date="2025-01-16T10:51:00Z" w16du:dateUtc="2025-01-16T10:51:00Z">
          <w:pPr>
            <w:pStyle w:val="ListParagraph"/>
            <w:numPr>
              <w:numId w:val="127"/>
            </w:numPr>
            <w:spacing w:after="120" w:line="240" w:lineRule="auto"/>
            <w:ind w:hanging="360"/>
            <w:jc w:val="both"/>
          </w:pPr>
        </w:pPrChange>
      </w:pPr>
      <w:del w:id="2366" w:author="jon pritchard" w:date="2024-11-27T21:10:00Z" w16du:dateUtc="2024-11-27T20:10:00Z">
        <w:r w:rsidRPr="00B77A92" w:rsidDel="00453DD3">
          <w:delText>Replacement</w:delText>
        </w:r>
        <w:bookmarkStart w:id="2367" w:name="_Toc187673152"/>
        <w:bookmarkStart w:id="2368" w:name="_Toc187673384"/>
        <w:bookmarkStart w:id="2369" w:name="_Toc188368741"/>
        <w:bookmarkStart w:id="2370" w:name="_Toc188621943"/>
        <w:bookmarkStart w:id="2371" w:name="_Toc188950524"/>
        <w:bookmarkEnd w:id="2367"/>
        <w:bookmarkEnd w:id="2368"/>
        <w:bookmarkEnd w:id="2369"/>
        <w:bookmarkEnd w:id="2370"/>
        <w:bookmarkEnd w:id="2371"/>
      </w:del>
    </w:p>
    <w:p w14:paraId="487F5E12" w14:textId="69AFA243" w:rsidR="00732F08" w:rsidRPr="00B77A92" w:rsidDel="00453DD3" w:rsidRDefault="00E03B21">
      <w:pPr>
        <w:pStyle w:val="Heading2"/>
        <w:rPr>
          <w:del w:id="2372" w:author="jon pritchard" w:date="2024-11-27T21:10:00Z" w16du:dateUtc="2024-11-27T20:10:00Z"/>
        </w:rPr>
        <w:pPrChange w:id="2373" w:author="jonathan pritchard" w:date="2025-01-16T10:51:00Z" w16du:dateUtc="2025-01-16T10:51:00Z">
          <w:pPr>
            <w:pStyle w:val="ListParagraph"/>
            <w:numPr>
              <w:numId w:val="127"/>
            </w:numPr>
            <w:spacing w:after="120" w:line="240" w:lineRule="auto"/>
            <w:ind w:hanging="360"/>
            <w:jc w:val="both"/>
          </w:pPr>
        </w:pPrChange>
      </w:pPr>
      <w:del w:id="2374" w:author="jon pritchard" w:date="2024-11-27T21:10:00Z" w16du:dateUtc="2024-11-27T20:10:00Z">
        <w:r w:rsidRPr="00B77A92" w:rsidDel="00453DD3">
          <w:delText>Deletion</w:delText>
        </w:r>
        <w:commentRangeEnd w:id="2357"/>
        <w:r w:rsidR="007F4C50" w:rsidDel="00453DD3">
          <w:rPr>
            <w:rStyle w:val="CommentReference"/>
          </w:rPr>
          <w:commentReference w:id="2357"/>
        </w:r>
        <w:bookmarkStart w:id="2375" w:name="_Toc187673153"/>
        <w:bookmarkStart w:id="2376" w:name="_Toc187673385"/>
        <w:bookmarkStart w:id="2377" w:name="_Toc188368742"/>
        <w:bookmarkStart w:id="2378" w:name="_Toc188621944"/>
        <w:bookmarkStart w:id="2379" w:name="_Toc188950525"/>
        <w:bookmarkEnd w:id="2375"/>
        <w:bookmarkEnd w:id="2376"/>
        <w:bookmarkEnd w:id="2377"/>
        <w:bookmarkEnd w:id="2378"/>
        <w:bookmarkEnd w:id="2379"/>
      </w:del>
    </w:p>
    <w:p w14:paraId="1065B50E" w14:textId="3866B97D" w:rsidR="00453DD3" w:rsidRPr="00B77A92" w:rsidDel="00453DD3" w:rsidRDefault="00732F08">
      <w:pPr>
        <w:pStyle w:val="Heading2"/>
        <w:rPr>
          <w:del w:id="2380" w:author="jon pritchard" w:date="2024-11-27T21:10:00Z" w16du:dateUtc="2024-11-27T20:10:00Z"/>
        </w:rPr>
        <w:pPrChange w:id="2381" w:author="jonathan pritchard" w:date="2025-01-16T10:51:00Z" w16du:dateUtc="2025-01-16T10:51:00Z">
          <w:pPr>
            <w:spacing w:after="120" w:line="240" w:lineRule="auto"/>
            <w:jc w:val="both"/>
          </w:pPr>
        </w:pPrChange>
      </w:pPr>
      <w:commentRangeStart w:id="2382"/>
      <w:commentRangeStart w:id="2383"/>
      <w:del w:id="2384"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2382"/>
        <w:r w:rsidRPr="00B77A92" w:rsidDel="00453DD3">
          <w:rPr>
            <w:rStyle w:val="CommentReference"/>
            <w:lang w:val="en-GB"/>
          </w:rPr>
          <w:commentReference w:id="2382"/>
        </w:r>
        <w:commentRangeEnd w:id="2383"/>
        <w:r w:rsidRPr="00B77A92" w:rsidDel="00453DD3">
          <w:rPr>
            <w:rStyle w:val="CommentReference"/>
            <w:lang w:val="en-GB"/>
          </w:rPr>
          <w:commentReference w:id="2383"/>
        </w:r>
        <w:bookmarkStart w:id="2385" w:name="_Toc187673154"/>
        <w:bookmarkStart w:id="2386" w:name="_Toc187673386"/>
        <w:bookmarkStart w:id="2387" w:name="_Toc188368743"/>
        <w:bookmarkStart w:id="2388" w:name="_Toc188621945"/>
        <w:bookmarkStart w:id="2389" w:name="_Toc188950526"/>
        <w:bookmarkEnd w:id="2385"/>
        <w:bookmarkEnd w:id="2386"/>
        <w:bookmarkEnd w:id="2387"/>
        <w:bookmarkEnd w:id="2388"/>
        <w:bookmarkEnd w:id="2389"/>
      </w:del>
    </w:p>
    <w:p w14:paraId="2BF0F69F" w14:textId="6E8D1DF2" w:rsidR="00097BCB" w:rsidRPr="00B77A92" w:rsidRDefault="005C140F" w:rsidP="00DB7CFE">
      <w:pPr>
        <w:pStyle w:val="Heading2"/>
      </w:pPr>
      <w:bookmarkStart w:id="2390" w:name="_Toc175130381"/>
      <w:bookmarkStart w:id="2391" w:name="_Toc178784562"/>
      <w:bookmarkStart w:id="2392" w:name="_Toc188950527"/>
      <w:bookmarkEnd w:id="2390"/>
      <w:bookmarkEnd w:id="2391"/>
      <w:commentRangeStart w:id="2393"/>
      <w:commentRangeStart w:id="2394"/>
      <w:commentRangeStart w:id="2395"/>
      <w:r w:rsidRPr="00B77A92">
        <w:t>New editions, re-issues,</w:t>
      </w:r>
      <w:r w:rsidR="00B345CE" w:rsidRPr="00B77A92">
        <w:t xml:space="preserve"> cancellations</w:t>
      </w:r>
      <w:r w:rsidRPr="00B77A92">
        <w:t xml:space="preserve"> and updates</w:t>
      </w:r>
      <w:r w:rsidR="00DF374C" w:rsidRPr="00B77A92">
        <w:t xml:space="preserve"> of datasets</w:t>
      </w:r>
      <w:commentRangeEnd w:id="2393"/>
      <w:r w:rsidR="00E27B73" w:rsidRPr="00B812CA">
        <w:rPr>
          <w:rStyle w:val="CommentReference"/>
          <w:rFonts w:eastAsia="MS Mincho"/>
          <w:b w:val="0"/>
          <w:bCs w:val="0"/>
          <w:lang w:val="en-GB"/>
        </w:rPr>
        <w:commentReference w:id="2393"/>
      </w:r>
      <w:commentRangeEnd w:id="2394"/>
      <w:r w:rsidR="001E0626" w:rsidRPr="00B812CA">
        <w:rPr>
          <w:rStyle w:val="CommentReference"/>
          <w:rFonts w:eastAsia="MS Mincho"/>
          <w:b w:val="0"/>
          <w:bCs w:val="0"/>
          <w:lang w:val="en-GB"/>
        </w:rPr>
        <w:commentReference w:id="2394"/>
      </w:r>
      <w:commentRangeEnd w:id="2395"/>
      <w:r w:rsidR="00B345CE" w:rsidRPr="00B812CA">
        <w:rPr>
          <w:rStyle w:val="CommentReference"/>
          <w:rFonts w:eastAsia="MS Mincho"/>
          <w:b w:val="0"/>
          <w:bCs w:val="0"/>
          <w:lang w:val="en-GB"/>
        </w:rPr>
        <w:commentReference w:id="2395"/>
      </w:r>
      <w:bookmarkEnd w:id="239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lastRenderedPageBreak/>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2396" w:author="jon pritchard" w:date="2024-11-27T21:56:00Z" w16du:dateUtc="2024-11-27T20:56:00Z">
        <w:r w:rsidR="00CA0646">
          <w:t>i</w:t>
        </w:r>
      </w:ins>
      <w:del w:id="2397"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2398"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2399" w:author="jon pritchard" w:date="2024-11-27T21:03:00Z" w16du:dateUtc="2024-11-27T20:03:00Z"/>
        </w:rPr>
      </w:pPr>
      <w:bookmarkStart w:id="2400" w:name="_Toc188950528"/>
      <w:bookmarkStart w:id="2401" w:name="_Ref167112888"/>
      <w:r w:rsidRPr="00B77A92">
        <w:t xml:space="preserve">Dataset </w:t>
      </w:r>
      <w:r w:rsidR="00B073EA" w:rsidRPr="00B77A92">
        <w:t xml:space="preserve">Support </w:t>
      </w:r>
      <w:r w:rsidR="001309C7" w:rsidRPr="00B77A92">
        <w:t>F</w:t>
      </w:r>
      <w:r w:rsidR="00B073EA" w:rsidRPr="00B77A92">
        <w:t>ile</w:t>
      </w:r>
      <w:ins w:id="2402" w:author="jon pritchard" w:date="2024-11-27T21:03:00Z" w16du:dateUtc="2024-11-27T20:03:00Z">
        <w:r w:rsidR="00453DD3">
          <w:t>s</w:t>
        </w:r>
      </w:ins>
      <w:bookmarkEnd w:id="2400"/>
      <w:del w:id="2403"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2401"/>
    </w:p>
    <w:p w14:paraId="7EC7C317" w14:textId="77777777" w:rsidR="00453DD3" w:rsidRDefault="00453DD3" w:rsidP="00453DD3">
      <w:pPr>
        <w:jc w:val="both"/>
        <w:rPr>
          <w:ins w:id="2404" w:author="jon pritchard" w:date="2024-11-27T21:12:00Z" w16du:dateUtc="2024-11-27T20:12:00Z"/>
        </w:rPr>
      </w:pPr>
      <w:ins w:id="2405" w:author="jon pritchard" w:date="2024-11-27T21:03:00Z" w16du:dateUtc="2024-11-27T20:03:00Z">
        <w:r>
          <w:t>Exchange sets delivered to ECDIS only contain S-100 datasets, any required dataset support files, S-100 catalogues (</w:t>
        </w:r>
      </w:ins>
      <w:ins w:id="2406" w:author="jon pritchard" w:date="2024-11-27T21:04:00Z" w16du:dateUtc="2024-11-27T20:04:00Z">
        <w:r>
          <w:t>feature and portrayal</w:t>
        </w:r>
      </w:ins>
      <w:ins w:id="2407" w:author="jon pritchard" w:date="2024-11-27T21:12:00Z" w16du:dateUtc="2024-11-27T20:12:00Z">
        <w:r>
          <w:t xml:space="preserve"> catalogues</w:t>
        </w:r>
      </w:ins>
      <w:ins w:id="2408" w:author="jon pritchard" w:date="2024-11-27T21:04:00Z" w16du:dateUtc="2024-11-27T20:04:00Z">
        <w:r>
          <w:t>) and language packs</w:t>
        </w:r>
      </w:ins>
      <w:ins w:id="2409" w:author="jon pritchard" w:date="2024-11-27T21:12:00Z" w16du:dateUtc="2024-11-27T20:12:00Z">
        <w:r>
          <w:t>, referred to as “system support files”</w:t>
        </w:r>
      </w:ins>
      <w:ins w:id="2410" w:author="jon pritchard" w:date="2024-11-27T21:04:00Z" w16du:dateUtc="2024-11-27T20:04:00Z">
        <w:r>
          <w:t xml:space="preserve">. </w:t>
        </w:r>
      </w:ins>
    </w:p>
    <w:p w14:paraId="4B0DBCA2" w14:textId="1C3A2C72" w:rsidR="00453DD3" w:rsidRDefault="00453DD3">
      <w:pPr>
        <w:jc w:val="both"/>
        <w:rPr>
          <w:ins w:id="2411" w:author="jon pritchard" w:date="2024-11-27T21:05:00Z" w16du:dateUtc="2024-11-27T20:05:00Z"/>
        </w:rPr>
        <w:pPrChange w:id="2412" w:author="jon pritchard" w:date="2024-11-27T21:12:00Z" w16du:dateUtc="2024-11-27T20:12:00Z">
          <w:pPr/>
        </w:pPrChange>
      </w:pPr>
      <w:ins w:id="2413" w:author="jon pritchard" w:date="2024-11-27T21:04:00Z" w16du:dateUtc="2024-11-27T20:04:00Z">
        <w:r>
          <w:t xml:space="preserve">The ECDIS must support the import of exchange set contents into the System database. There is no requirement to </w:t>
        </w:r>
      </w:ins>
      <w:ins w:id="2414" w:author="jon pritchard" w:date="2024-11-27T21:12:00Z" w16du:dateUtc="2024-11-27T20:12:00Z">
        <w:r>
          <w:t xml:space="preserve">import or </w:t>
        </w:r>
      </w:ins>
      <w:ins w:id="2415" w:author="jon pritchard" w:date="2024-11-27T21:04:00Z" w16du:dateUtc="2024-11-27T20:04:00Z">
        <w:r>
          <w:t>update any other category of file</w:t>
        </w:r>
      </w:ins>
      <w:ins w:id="2416"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2417" w:author="jon pritchard" w:date="2024-11-27T21:06:00Z" w16du:dateUtc="2024-11-27T20:06:00Z"/>
        </w:rPr>
        <w:pPrChange w:id="2418" w:author="jon pritchard" w:date="2024-11-27T21:12:00Z" w16du:dateUtc="2024-11-27T20:12:00Z">
          <w:pPr/>
        </w:pPrChange>
      </w:pPr>
      <w:ins w:id="2419" w:author="jon pritchard" w:date="2024-11-27T21:05:00Z" w16du:dateUtc="2024-11-27T20:05:00Z">
        <w:r>
          <w:t>As defined in S-100 Part 17, each dataset support file references one o</w:t>
        </w:r>
      </w:ins>
      <w:ins w:id="2420" w:author="jon pritchard" w:date="2024-11-27T21:06:00Z" w16du:dateUtc="2024-11-27T20:06:00Z">
        <w:r>
          <w:t>r more datasets which contain a reference to it. Language packs</w:t>
        </w:r>
      </w:ins>
      <w:ins w:id="2421" w:author="jon pritchard" w:date="2024-11-27T21:08:00Z" w16du:dateUtc="2024-11-27T20:08:00Z">
        <w:r>
          <w:t xml:space="preserve"> (S-100 Part 18)</w:t>
        </w:r>
      </w:ins>
      <w:ins w:id="2422" w:author="jon pritchard" w:date="2024-11-27T21:06:00Z" w16du:dateUtc="2024-11-27T20:06:00Z">
        <w:r>
          <w:t xml:space="preserve"> reference the feature catalogue they refer to. </w:t>
        </w:r>
      </w:ins>
    </w:p>
    <w:p w14:paraId="5AE3757F" w14:textId="7C901B86" w:rsidR="00453DD3" w:rsidRDefault="00453DD3">
      <w:pPr>
        <w:pStyle w:val="Heading2"/>
        <w:rPr>
          <w:ins w:id="2423" w:author="jon pritchard" w:date="2024-11-27T21:06:00Z" w16du:dateUtc="2024-11-27T20:06:00Z"/>
        </w:rPr>
        <w:pPrChange w:id="2424" w:author="jonathan pritchard" w:date="2025-01-16T10:51:00Z" w16du:dateUtc="2025-01-16T10:51:00Z">
          <w:pPr/>
        </w:pPrChange>
      </w:pPr>
      <w:bookmarkStart w:id="2425" w:name="_Toc188950529"/>
      <w:bookmarkStart w:id="2426" w:name="_Ref188950832"/>
      <w:ins w:id="2427" w:author="jon pritchard" w:date="2024-11-27T21:06:00Z" w16du:dateUtc="2024-11-27T20:06:00Z">
        <w:r>
          <w:t>Exchange set delivery</w:t>
        </w:r>
      </w:ins>
      <w:ins w:id="2428" w:author="jon pritchard" w:date="2024-11-27T21:11:00Z" w16du:dateUtc="2024-11-27T20:11:00Z">
        <w:r>
          <w:t>.</w:t>
        </w:r>
      </w:ins>
      <w:bookmarkEnd w:id="2425"/>
      <w:bookmarkEnd w:id="2426"/>
    </w:p>
    <w:p w14:paraId="300F0C50" w14:textId="47E42B25" w:rsidR="00453DD3" w:rsidRDefault="00453DD3">
      <w:pPr>
        <w:spacing w:after="120" w:line="240" w:lineRule="auto"/>
        <w:contextualSpacing/>
        <w:jc w:val="both"/>
        <w:rPr>
          <w:ins w:id="2429" w:author="jon pritchard" w:date="2024-11-27T21:07:00Z" w16du:dateUtc="2024-11-27T20:07:00Z"/>
        </w:rPr>
        <w:pPrChange w:id="2430" w:author="jon pritchard" w:date="2024-11-27T21:11:00Z" w16du:dateUtc="2024-11-27T20:11:00Z">
          <w:pPr>
            <w:pStyle w:val="ListParagraph"/>
            <w:numPr>
              <w:ilvl w:val="1"/>
              <w:numId w:val="160"/>
            </w:numPr>
            <w:spacing w:after="120" w:line="240" w:lineRule="auto"/>
            <w:ind w:left="1440" w:hanging="360"/>
            <w:contextualSpacing/>
            <w:jc w:val="both"/>
          </w:pPr>
        </w:pPrChange>
      </w:pPr>
      <w:ins w:id="2431" w:author="jon pritchard" w:date="2024-11-27T21:07:00Z" w16du:dateUtc="2024-11-27T20:07:00Z">
        <w:r>
          <w:t>Exchange sets which contain base datasets will also contain all dataset support files which are defined as attribute values.</w:t>
        </w:r>
      </w:ins>
      <w:ins w:id="2432" w:author="jon pritchard" w:date="2024-11-27T21:11:00Z" w16du:dateUtc="2024-11-27T20:11:00Z">
        <w:r>
          <w:t xml:space="preserve"> </w:t>
        </w:r>
      </w:ins>
      <w:ins w:id="2433" w:author="jon pritchard" w:date="2024-11-27T21:07:00Z" w16du:dateUtc="2024-11-27T20:07:00Z">
        <w:r>
          <w:t xml:space="preserve">Exchange sets containing updates will deliver any </w:t>
        </w:r>
      </w:ins>
      <w:ins w:id="2434" w:author="jon pritchard" w:date="2024-11-27T21:08:00Z" w16du:dateUtc="2024-11-27T20:08:00Z">
        <w:r>
          <w:t xml:space="preserve">dataset </w:t>
        </w:r>
      </w:ins>
      <w:ins w:id="2435" w:author="jon pritchard" w:date="2024-11-27T21:07:00Z" w16du:dateUtc="2024-11-27T20:07:00Z">
        <w:r>
          <w:t xml:space="preserve">support files which are required by those updates. This may not be necessarily all the </w:t>
        </w:r>
      </w:ins>
      <w:ins w:id="2436" w:author="jon pritchard" w:date="2024-11-27T21:08:00Z" w16du:dateUtc="2024-11-27T20:08:00Z">
        <w:r>
          <w:t xml:space="preserve">dataset </w:t>
        </w:r>
      </w:ins>
      <w:ins w:id="2437" w:author="jon pritchard" w:date="2024-11-27T21:07:00Z" w16du:dateUtc="2024-11-27T20:07:00Z">
        <w:r>
          <w:t>support files associated with the dataset.</w:t>
        </w:r>
      </w:ins>
    </w:p>
    <w:p w14:paraId="49E52DB9" w14:textId="77777777" w:rsidR="00453DD3" w:rsidRPr="00453DD3" w:rsidRDefault="00453DD3">
      <w:pPr>
        <w:rPr>
          <w:ins w:id="2438" w:author="jon pritchard" w:date="2024-11-27T21:03:00Z" w16du:dateUtc="2024-11-27T20:03:00Z"/>
        </w:rPr>
        <w:pPrChange w:id="2439" w:author="jon pritchard" w:date="2024-11-27T21:03:00Z" w16du:dateUtc="2024-11-27T20:03:00Z">
          <w:pPr>
            <w:pStyle w:val="Heading1"/>
          </w:pPr>
        </w:pPrChange>
      </w:pPr>
    </w:p>
    <w:p w14:paraId="3AD652DC" w14:textId="77777777" w:rsidR="00453DD3" w:rsidRPr="007058D2" w:rsidRDefault="00453DD3">
      <w:pPr>
        <w:pStyle w:val="Heading2"/>
        <w:rPr>
          <w:ins w:id="2440" w:author="jon pritchard" w:date="2024-11-27T21:10:00Z" w16du:dateUtc="2024-11-27T20:10:00Z"/>
        </w:rPr>
        <w:pPrChange w:id="2441" w:author="jonathan pritchard" w:date="2025-01-16T10:51:00Z" w16du:dateUtc="2025-01-16T10:51:00Z">
          <w:pPr>
            <w:pStyle w:val="Heading3"/>
          </w:pPr>
        </w:pPrChange>
      </w:pPr>
      <w:bookmarkStart w:id="2442" w:name="_Toc188950530"/>
      <w:ins w:id="2443"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bookmarkEnd w:id="2442"/>
      </w:ins>
    </w:p>
    <w:p w14:paraId="4B35A43A" w14:textId="12A7442B" w:rsidR="00453DD3" w:rsidRPr="00B77A92" w:rsidRDefault="00453DD3" w:rsidP="00D87FDE">
      <w:pPr>
        <w:jc w:val="both"/>
        <w:rPr>
          <w:ins w:id="2444" w:author="jon pritchard" w:date="2024-11-27T21:10:00Z" w16du:dateUtc="2024-11-27T20:10:00Z"/>
        </w:rPr>
      </w:pPr>
      <w:ins w:id="2445" w:author="jon pritchard" w:date="2024-11-27T21:10:00Z" w16du:dateUtc="2024-11-27T20:10:00Z">
        <w:r w:rsidRPr="00B77A92">
          <w:t>Dataset names in S-100 are unique (S-100 Part 1</w:t>
        </w:r>
      </w:ins>
      <w:r w:rsidR="00D87FDE">
        <w:t>7</w:t>
      </w:r>
      <w:ins w:id="2446"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2447" w:author="jon pritchard" w:date="2024-11-27T21:10:00Z" w16du:dateUtc="2024-11-27T20:10:00Z"/>
        </w:rPr>
      </w:pPr>
      <w:ins w:id="2448"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2449" w:author="jon pritchard" w:date="2024-11-27T21:10:00Z" w16du:dateUtc="2024-11-27T20:10:00Z"/>
        </w:rPr>
      </w:pPr>
      <w:commentRangeStart w:id="2450"/>
      <w:ins w:id="2451"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2452" w:author="jon pritchard" w:date="2024-11-27T21:10:00Z" w16du:dateUtc="2024-11-27T20:10:00Z"/>
        </w:rPr>
      </w:pPr>
      <w:ins w:id="2453"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2454" w:author="jon pritchard" w:date="2024-11-27T21:10:00Z" w16du:dateUtc="2024-11-27T20:10:00Z"/>
        </w:rPr>
      </w:pPr>
      <w:ins w:id="2455" w:author="jon pritchard" w:date="2024-11-27T21:10:00Z" w16du:dateUtc="2024-11-27T20:10:00Z">
        <w:r w:rsidRPr="00B77A92">
          <w:t>Deletion</w:t>
        </w:r>
        <w:commentRangeEnd w:id="2450"/>
        <w:r>
          <w:rPr>
            <w:rStyle w:val="CommentReference"/>
          </w:rPr>
          <w:commentReference w:id="2450"/>
        </w:r>
      </w:ins>
    </w:p>
    <w:p w14:paraId="330DE4F6" w14:textId="77777777" w:rsidR="00453DD3" w:rsidRDefault="00453DD3" w:rsidP="00453DD3">
      <w:pPr>
        <w:spacing w:after="120" w:line="240" w:lineRule="auto"/>
        <w:jc w:val="both"/>
        <w:rPr>
          <w:ins w:id="2456" w:author="jon pritchard" w:date="2024-11-27T21:10:00Z" w16du:dateUtc="2024-11-27T20:10:00Z"/>
        </w:rPr>
      </w:pPr>
      <w:ins w:id="2457" w:author="jon pritchard" w:date="2024-11-27T21:10:00Z" w16du:dateUtc="2024-11-27T20:10:00Z">
        <w:r w:rsidRPr="00B77A92">
          <w:lastRenderedPageBreak/>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2458" w:author="jon pritchard" w:date="2024-11-27T21:10:00Z" w16du:dateUtc="2024-11-27T20:10:00Z"/>
        </w:rPr>
      </w:pPr>
      <w:ins w:id="2459"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2460" w:author="jon pritchard" w:date="2024-11-27T21:03:00Z" w16du:dateUtc="2024-11-27T20:03:00Z"/>
        </w:rPr>
        <w:pPrChange w:id="2461"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2462" w:author="jonathan pritchard" w:date="2025-01-16T10:51:00Z" w16du:dateUtc="2025-01-16T10:51:00Z">
          <w:pPr>
            <w:pStyle w:val="Heading1"/>
          </w:pPr>
        </w:pPrChange>
      </w:pPr>
      <w:bookmarkStart w:id="2463" w:name="_Toc188950531"/>
      <w:ins w:id="2464" w:author="jon pritchard" w:date="2024-11-27T21:03:00Z" w16du:dateUtc="2024-11-27T20:03:00Z">
        <w:r>
          <w:t>Dataset Support File formats.</w:t>
        </w:r>
      </w:ins>
      <w:bookmarkEnd w:id="2463"/>
    </w:p>
    <w:p w14:paraId="13D8317E" w14:textId="74657152" w:rsidR="00E52CD2" w:rsidRPr="00B77A92" w:rsidRDefault="00E52CD2" w:rsidP="00E52CD2">
      <w:del w:id="2465" w:author="jon pritchard" w:date="2024-11-27T21:12:00Z" w16du:dateUtc="2024-11-27T20:12:00Z">
        <w:r w:rsidRPr="00B77A92" w:rsidDel="00453DD3">
          <w:delText xml:space="preserve">ECDIS </w:delText>
        </w:r>
      </w:del>
      <w:ins w:id="2466" w:author="jon pritchard" w:date="2024-11-27T21:12:00Z" w16du:dateUtc="2024-11-27T20:12:00Z">
        <w:r w:rsidR="00453DD3">
          <w:t>Dat</w:t>
        </w:r>
      </w:ins>
      <w:ins w:id="2467" w:author="jon pritchard" w:date="2024-11-27T21:13:00Z" w16du:dateUtc="2024-11-27T20:13:00Z">
        <w:r w:rsidR="00453DD3">
          <w:t>aset</w:t>
        </w:r>
      </w:ins>
      <w:ins w:id="2468"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2469" w:author="jon pritchard" w:date="2024-11-27T21:13:00Z" w16du:dateUtc="2024-11-27T20:13:00Z">
        <w:r w:rsidR="001309C7" w:rsidRPr="00B77A92" w:rsidDel="00453DD3">
          <w:delText xml:space="preserve">out </w:delText>
        </w:r>
      </w:del>
      <w:ins w:id="2470" w:author="jon pritchard" w:date="2024-11-27T21:13:00Z" w16du:dateUtc="2024-11-27T20:13:00Z">
        <w:r w:rsidR="00453DD3">
          <w:t>taken from</w:t>
        </w:r>
        <w:r w:rsidR="00453DD3" w:rsidRPr="00B77A92">
          <w:t xml:space="preserve"> </w:t>
        </w:r>
        <w:r w:rsidR="00453DD3">
          <w:t>t</w:t>
        </w:r>
      </w:ins>
      <w:del w:id="2471" w:author="jon pritchard" w:date="2024-11-27T21:13:00Z" w16du:dateUtc="2024-11-27T20:13:00Z">
        <w:r w:rsidRPr="00B77A92" w:rsidDel="00453DD3">
          <w:delText>of t</w:delText>
        </w:r>
      </w:del>
      <w:r w:rsidRPr="00B77A92">
        <w:t xml:space="preserve">he </w:t>
      </w:r>
      <w:ins w:id="2472" w:author="jon pritchard" w:date="2024-11-27T21:13:00Z" w16du:dateUtc="2024-11-27T20:13:00Z">
        <w:r w:rsidR="00453DD3">
          <w:t xml:space="preserve">list of </w:t>
        </w:r>
      </w:ins>
      <w:r w:rsidRPr="00B77A92">
        <w:t xml:space="preserve">support file formats </w:t>
      </w:r>
      <w:del w:id="2473"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2474" w:author="jon pritchard" w:date="2024-11-27T21:13:00Z" w16du:dateUtc="2024-11-27T20:13:00Z"/>
        </w:rPr>
      </w:pPr>
      <w:r w:rsidRPr="00B77A92">
        <w:t>All</w:t>
      </w:r>
      <w:ins w:id="2475" w:author="jon pritchard" w:date="2024-11-27T21:13:00Z" w16du:dateUtc="2024-11-27T20:13:00Z">
        <w:r w:rsidR="00453DD3">
          <w:t xml:space="preserve"> dataset</w:t>
        </w:r>
      </w:ins>
      <w:r w:rsidRPr="00B77A92">
        <w:t xml:space="preserve"> support files except the graphic formats must use UTF-8 encoding.</w:t>
      </w:r>
    </w:p>
    <w:p w14:paraId="769CB686" w14:textId="7F7E7427" w:rsidR="00453DD3" w:rsidRPr="00B77A92" w:rsidRDefault="00453DD3" w:rsidP="00E52CD2">
      <w:ins w:id="2476" w:author="jon pritchard" w:date="2024-11-27T21:13:00Z" w16du:dateUtc="2024-11-27T20:13:00Z">
        <w:r>
          <w:t>System support files (feature and portrayal catalogues, and language packs) are in XML format.</w:t>
        </w:r>
      </w:ins>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477"/>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477"/>
      <w:r w:rsidR="00905BC7">
        <w:rPr>
          <w:rStyle w:val="CommentReference"/>
        </w:rPr>
        <w:commentReference w:id="2477"/>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478" w:name="_Toc527357301"/>
      <w:bookmarkStart w:id="2479"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2480" w:author="jonathan pritchard" w:date="2025-01-24T17:24:00Z" w16du:dateUtc="2025-01-24T17:24:00Z"/>
          <w:sz w:val="36"/>
          <w:szCs w:val="36"/>
        </w:rPr>
      </w:pPr>
      <w:bookmarkStart w:id="2481" w:name="_Toc97791355"/>
      <w:del w:id="2482" w:author="jonathan pritchard" w:date="2025-01-24T17:24:00Z" w16du:dateUtc="2025-01-24T17:24:00Z">
        <w:r w:rsidRPr="00B77A92" w:rsidDel="001F3B64">
          <w:lastRenderedPageBreak/>
          <w:delText xml:space="preserve">Appendix </w:delText>
        </w:r>
      </w:del>
      <w:bookmarkStart w:id="2483" w:name="_Toc474485118"/>
      <w:bookmarkEnd w:id="2481"/>
      <w:del w:id="2484" w:author="jonathan pritchard" w:date="2025-01-21T16:03:00Z" w16du:dateUtc="2025-01-21T16:03:00Z">
        <w:r w:rsidR="0008713F" w:rsidRPr="00B77A92" w:rsidDel="00B30238">
          <w:delText>C-</w:delText>
        </w:r>
      </w:del>
      <w:del w:id="2485" w:author="jonathan pritchard" w:date="2025-01-21T16:04:00Z" w16du:dateUtc="2025-01-21T16:04:00Z">
        <w:r w:rsidR="0008713F" w:rsidRPr="00B77A92" w:rsidDel="00B30238">
          <w:delText>1</w:delText>
        </w:r>
      </w:del>
      <w:bookmarkStart w:id="2486" w:name="_Toc100303040"/>
      <w:bookmarkStart w:id="2487" w:name="_Toc95983110"/>
      <w:bookmarkStart w:id="2488" w:name="_Toc97791356"/>
      <w:del w:id="2489" w:author="jonathan pritchard" w:date="2025-01-24T17:24:00Z" w16du:dateUtc="2025-01-24T17:24:00Z">
        <w:r w:rsidR="000461EE" w:rsidRPr="00B77A92" w:rsidDel="001F3B64">
          <w:delText xml:space="preserve"> </w:delText>
        </w:r>
        <w:r w:rsidR="00846094" w:rsidRPr="00B77A92" w:rsidDel="001F3B64">
          <w:delText>–</w:delText>
        </w:r>
      </w:del>
      <w:del w:id="2490" w:author="jonathan pritchard" w:date="2025-01-21T16:03:00Z" w16du:dateUtc="2025-01-21T16:03:00Z">
        <w:r w:rsidR="000461EE" w:rsidRPr="00B77A92" w:rsidDel="00B30238">
          <w:delText xml:space="preserve"> </w:delText>
        </w:r>
        <w:bookmarkStart w:id="2491" w:name="_Toc100303041"/>
        <w:bookmarkEnd w:id="2486"/>
        <w:r w:rsidR="00D538AB" w:rsidRPr="00B77A92" w:rsidDel="00B30238">
          <w:rPr>
            <w:szCs w:val="24"/>
          </w:rPr>
          <w:delText xml:space="preserve">Appendix C-1 </w:delText>
        </w:r>
        <w:bookmarkEnd w:id="2483"/>
        <w:bookmarkEnd w:id="2487"/>
        <w:bookmarkEnd w:id="2488"/>
        <w:bookmarkEnd w:id="2491"/>
        <w:r w:rsidR="00846094" w:rsidRPr="00B77A92" w:rsidDel="00B30238">
          <w:delText>Manual</w:delText>
        </w:r>
      </w:del>
      <w:ins w:id="2492" w:author="jon pritchard" w:date="2024-11-27T16:43:00Z" w16du:dateUtc="2024-11-27T15:43:00Z">
        <w:del w:id="2493" w:author="jonathan pritchard" w:date="2025-01-21T16:03:00Z" w16du:dateUtc="2025-01-21T16:03:00Z">
          <w:r w:rsidR="00802BDD" w:rsidDel="00B30238">
            <w:delText xml:space="preserve"> </w:delText>
          </w:r>
        </w:del>
        <w:del w:id="2494" w:author="jonathan pritchard" w:date="2025-01-24T17:24:00Z" w16du:dateUtc="2025-01-24T17:24:00Z">
          <w:r w:rsidR="00802BDD" w:rsidDel="001F3B64">
            <w:delText>Updates</w:delText>
          </w:r>
        </w:del>
      </w:ins>
      <w:del w:id="2495"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2496" w:author="jonathan pritchard" w:date="2025-01-24T17:24:00Z" w16du:dateUtc="2025-01-24T17:24:00Z">
          <w:pPr>
            <w:spacing w:line="240" w:lineRule="auto"/>
          </w:pPr>
        </w:pPrChange>
      </w:pPr>
      <w:bookmarkStart w:id="2497" w:name="_Toc188950532"/>
      <w:bookmarkEnd w:id="2478"/>
      <w:bookmarkEnd w:id="2479"/>
      <w:ins w:id="2498" w:author="jonathan pritchard" w:date="2025-01-24T17:23:00Z" w16du:dateUtc="2025-01-24T17:23:00Z">
        <w:r>
          <w:t>Appendix A – Manual Updates</w:t>
        </w:r>
      </w:ins>
      <w:bookmarkEnd w:id="2497"/>
    </w:p>
    <w:p w14:paraId="7F18C959" w14:textId="5C31C1DF" w:rsidR="00747A03" w:rsidRPr="00B77A92" w:rsidRDefault="00846094">
      <w:pPr>
        <w:pStyle w:val="Heading2"/>
        <w:numPr>
          <w:ilvl w:val="0"/>
          <w:numId w:val="195"/>
        </w:numPr>
        <w:pPrChange w:id="2499" w:author="jonathan pritchard" w:date="2025-01-24T17:24:00Z" w16du:dateUtc="2025-01-24T17:24:00Z">
          <w:pPr>
            <w:pStyle w:val="Heading1"/>
            <w:numPr>
              <w:numId w:val="104"/>
            </w:numPr>
          </w:pPr>
        </w:pPrChange>
      </w:pPr>
      <w:bookmarkStart w:id="2500" w:name="_Toc188950533"/>
      <w:r w:rsidRPr="00B77A92">
        <w:t>Introduction</w:t>
      </w:r>
      <w:bookmarkEnd w:id="2500"/>
    </w:p>
    <w:p w14:paraId="2CA76D4C" w14:textId="361E50AC" w:rsidR="00B912FF" w:rsidRPr="00B77A92" w:rsidRDefault="00B912FF" w:rsidP="00D87FDE">
      <w:pPr>
        <w:jc w:val="both"/>
      </w:pPr>
      <w:commentRangeStart w:id="2501"/>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D87FDE">
      <w:pPr>
        <w:jc w:val="both"/>
      </w:pPr>
      <w:r w:rsidRPr="00B77A92">
        <w:t>Indications and alerts should be triggered as for all official ENC data.</w:t>
      </w:r>
      <w:commentRangeEnd w:id="2501"/>
      <w:r w:rsidRPr="00B812CA">
        <w:rPr>
          <w:rStyle w:val="CommentReference"/>
          <w:lang w:val="en-GB"/>
        </w:rPr>
        <w:commentReference w:id="2501"/>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2502"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2503">
          <w:tblGrid>
            <w:gridCol w:w="2547"/>
            <w:gridCol w:w="1962"/>
            <w:gridCol w:w="1156"/>
            <w:gridCol w:w="3431"/>
            <w:gridCol w:w="4587"/>
          </w:tblGrid>
        </w:tblGridChange>
      </w:tblGrid>
      <w:tr w:rsidR="004A0062" w14:paraId="179A06DF" w14:textId="77777777" w:rsidTr="004A0062">
        <w:trPr>
          <w:ins w:id="2504" w:author="jonathan pritchard" w:date="2025-01-21T16:00:00Z"/>
        </w:trPr>
        <w:tc>
          <w:tcPr>
            <w:tcW w:w="2547" w:type="dxa"/>
            <w:tcPrChange w:id="2505" w:author="jonathan pritchard" w:date="2025-01-21T16:01:00Z" w16du:dateUtc="2025-01-21T16:01:00Z">
              <w:tcPr>
                <w:tcW w:w="4661" w:type="dxa"/>
                <w:gridSpan w:val="2"/>
              </w:tcPr>
            </w:tcPrChange>
          </w:tcPr>
          <w:p w14:paraId="48FBF106" w14:textId="6E2DBFA2" w:rsidR="004A0062" w:rsidRPr="004A0062" w:rsidRDefault="004A0062" w:rsidP="00846094">
            <w:pPr>
              <w:rPr>
                <w:ins w:id="2506" w:author="jonathan pritchard" w:date="2025-01-21T16:00:00Z" w16du:dateUtc="2025-01-21T16:00:00Z"/>
                <w:b/>
                <w:bCs/>
                <w:rPrChange w:id="2507" w:author="jonathan pritchard" w:date="2025-01-21T16:03:00Z" w16du:dateUtc="2025-01-21T16:03:00Z">
                  <w:rPr>
                    <w:ins w:id="2508" w:author="jonathan pritchard" w:date="2025-01-21T16:00:00Z" w16du:dateUtc="2025-01-21T16:00:00Z"/>
                  </w:rPr>
                </w:rPrChange>
              </w:rPr>
            </w:pPr>
            <w:ins w:id="2509" w:author="jonathan pritchard" w:date="2025-01-21T16:01:00Z" w16du:dateUtc="2025-01-21T16:01:00Z">
              <w:r w:rsidRPr="004A0062">
                <w:rPr>
                  <w:b/>
                  <w:bCs/>
                  <w:rPrChange w:id="2510" w:author="jonathan pritchard" w:date="2025-01-21T16:03:00Z" w16du:dateUtc="2025-01-21T16:03:00Z">
                    <w:rPr/>
                  </w:rPrChange>
                </w:rPr>
                <w:t>Symbol</w:t>
              </w:r>
            </w:ins>
          </w:p>
        </w:tc>
        <w:tc>
          <w:tcPr>
            <w:tcW w:w="3118" w:type="dxa"/>
            <w:tcPrChange w:id="2511" w:author="jonathan pritchard" w:date="2025-01-21T16:01:00Z" w16du:dateUtc="2025-01-21T16:01:00Z">
              <w:tcPr>
                <w:tcW w:w="4587" w:type="dxa"/>
                <w:gridSpan w:val="2"/>
              </w:tcPr>
            </w:tcPrChange>
          </w:tcPr>
          <w:p w14:paraId="14FF811A" w14:textId="6F354106" w:rsidR="004A0062" w:rsidRPr="004A0062" w:rsidRDefault="004A0062" w:rsidP="00846094">
            <w:pPr>
              <w:rPr>
                <w:ins w:id="2512" w:author="jonathan pritchard" w:date="2025-01-21T16:01:00Z" w16du:dateUtc="2025-01-21T16:01:00Z"/>
                <w:b/>
                <w:bCs/>
                <w:noProof/>
                <w:rPrChange w:id="2513" w:author="jonathan pritchard" w:date="2025-01-21T16:03:00Z" w16du:dateUtc="2025-01-21T16:03:00Z">
                  <w:rPr>
                    <w:ins w:id="2514" w:author="jonathan pritchard" w:date="2025-01-21T16:01:00Z" w16du:dateUtc="2025-01-21T16:01:00Z"/>
                    <w:noProof/>
                  </w:rPr>
                </w:rPrChange>
              </w:rPr>
            </w:pPr>
            <w:ins w:id="2515" w:author="jonathan pritchard" w:date="2025-01-21T16:03:00Z" w16du:dateUtc="2025-01-21T16:03:00Z">
              <w:r>
                <w:rPr>
                  <w:b/>
                  <w:bCs/>
                  <w:noProof/>
                </w:rPr>
                <w:t>Suggested a</w:t>
              </w:r>
            </w:ins>
            <w:ins w:id="2516" w:author="jonathan pritchard" w:date="2025-01-21T16:01:00Z" w16du:dateUtc="2025-01-21T16:01:00Z">
              <w:r w:rsidRPr="004A0062">
                <w:rPr>
                  <w:b/>
                  <w:bCs/>
                  <w:noProof/>
                  <w:rPrChange w:id="2517" w:author="jonathan pritchard" w:date="2025-01-21T16:03:00Z" w16du:dateUtc="2025-01-21T16:03:00Z">
                    <w:rPr>
                      <w:noProof/>
                    </w:rPr>
                  </w:rPrChange>
                </w:rPr>
                <w:t>ttributes</w:t>
              </w:r>
            </w:ins>
          </w:p>
        </w:tc>
        <w:tc>
          <w:tcPr>
            <w:tcW w:w="3431" w:type="dxa"/>
            <w:tcPrChange w:id="2518" w:author="jonathan pritchard" w:date="2025-01-21T16:01:00Z" w16du:dateUtc="2025-01-21T16:01:00Z">
              <w:tcPr>
                <w:tcW w:w="4661" w:type="dxa"/>
              </w:tcPr>
            </w:tcPrChange>
          </w:tcPr>
          <w:p w14:paraId="045A4F1F" w14:textId="042EDDCC" w:rsidR="004A0062" w:rsidRPr="004A0062" w:rsidRDefault="004A0062" w:rsidP="00846094">
            <w:pPr>
              <w:rPr>
                <w:ins w:id="2519" w:author="jonathan pritchard" w:date="2025-01-21T16:00:00Z" w16du:dateUtc="2025-01-21T16:00:00Z"/>
                <w:b/>
                <w:bCs/>
                <w:noProof/>
                <w:rPrChange w:id="2520" w:author="jonathan pritchard" w:date="2025-01-21T16:03:00Z" w16du:dateUtc="2025-01-21T16:03:00Z">
                  <w:rPr>
                    <w:ins w:id="2521" w:author="jonathan pritchard" w:date="2025-01-21T16:00:00Z" w16du:dateUtc="2025-01-21T16:00:00Z"/>
                    <w:noProof/>
                  </w:rPr>
                </w:rPrChange>
              </w:rPr>
            </w:pPr>
            <w:ins w:id="2522" w:author="jonathan pritchard" w:date="2025-01-21T16:01:00Z" w16du:dateUtc="2025-01-21T16:01:00Z">
              <w:r w:rsidRPr="004A0062">
                <w:rPr>
                  <w:b/>
                  <w:bCs/>
                  <w:noProof/>
                  <w:rPrChange w:id="2523" w:author="jonathan pritchard" w:date="2025-01-21T16:03:00Z" w16du:dateUtc="2025-01-21T16:03:00Z">
                    <w:rPr>
                      <w:noProof/>
                    </w:rPr>
                  </w:rPrChange>
                </w:rPr>
                <w:t>Example</w:t>
              </w:r>
            </w:ins>
          </w:p>
        </w:tc>
      </w:tr>
      <w:tr w:rsidR="004A0062" w14:paraId="60EB0E43" w14:textId="77777777" w:rsidTr="004A0062">
        <w:tc>
          <w:tcPr>
            <w:tcW w:w="2547" w:type="dxa"/>
            <w:tcPrChange w:id="2524"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2525" w:author="jonathan pritchard" w:date="2025-01-21T16:01:00Z" w16du:dateUtc="2025-01-21T16:01:00Z">
              <w:tcPr>
                <w:tcW w:w="4587" w:type="dxa"/>
                <w:gridSpan w:val="2"/>
              </w:tcPr>
            </w:tcPrChange>
          </w:tcPr>
          <w:p w14:paraId="3EBEE7AF" w14:textId="77777777" w:rsidR="004A0062" w:rsidRDefault="004A0062" w:rsidP="004A0062">
            <w:pPr>
              <w:rPr>
                <w:ins w:id="2526" w:author="jonathan pritchard" w:date="2025-01-21T16:01:00Z" w16du:dateUtc="2025-01-21T16:01:00Z"/>
                <w:noProof/>
              </w:rPr>
            </w:pPr>
            <w:ins w:id="2527" w:author="jonathan pritchard" w:date="2025-01-21T16:01:00Z" w16du:dateUtc="2025-01-21T16:01:00Z">
              <w:r>
                <w:rPr>
                  <w:noProof/>
                </w:rPr>
                <w:t>Depth Value</w:t>
              </w:r>
            </w:ins>
          </w:p>
          <w:p w14:paraId="4527CA54" w14:textId="7BB1AE3F" w:rsidR="004A0062" w:rsidRPr="0045426C" w:rsidRDefault="004A0062" w:rsidP="004A0062">
            <w:pPr>
              <w:rPr>
                <w:noProof/>
              </w:rPr>
            </w:pPr>
            <w:ins w:id="2528" w:author="jonathan pritchard" w:date="2025-01-21T16:01:00Z" w16du:dateUtc="2025-01-21T16:01:00Z">
              <w:r>
                <w:rPr>
                  <w:noProof/>
                </w:rPr>
                <w:t>Information.text</w:t>
              </w:r>
            </w:ins>
          </w:p>
        </w:tc>
        <w:tc>
          <w:tcPr>
            <w:tcW w:w="3431" w:type="dxa"/>
            <w:tcPrChange w:id="2529"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8"/>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2530"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2531"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2532" w:author="jonathan pritchard" w:date="2025-01-21T16:02:00Z" w16du:dateUtc="2025-01-21T16:02:00Z">
              <w:r>
                <w:rPr>
                  <w:noProof/>
                </w:rPr>
                <w:t>Information.text</w:t>
              </w:r>
            </w:ins>
          </w:p>
        </w:tc>
        <w:tc>
          <w:tcPr>
            <w:tcW w:w="3431" w:type="dxa"/>
            <w:tcPrChange w:id="2533"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9"/>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2534"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2535"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2536" w:author="jonathan pritchard" w:date="2025-01-21T16:02:00Z" w16du:dateUtc="2025-01-21T16:02:00Z">
              <w:r>
                <w:rPr>
                  <w:noProof/>
                </w:rPr>
                <w:t>As per Wreck feature in S-101</w:t>
              </w:r>
            </w:ins>
          </w:p>
        </w:tc>
        <w:tc>
          <w:tcPr>
            <w:tcW w:w="3431" w:type="dxa"/>
            <w:tcPrChange w:id="2537"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40"/>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2538"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2539"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2540" w:author="jonathan pritchard" w:date="2025-01-21T16:02:00Z" w16du:dateUtc="2025-01-21T16:02:00Z">
              <w:r>
                <w:rPr>
                  <w:noProof/>
                </w:rPr>
                <w:t>As per obstruction feature in S-101</w:t>
              </w:r>
            </w:ins>
          </w:p>
        </w:tc>
        <w:tc>
          <w:tcPr>
            <w:tcW w:w="3431" w:type="dxa"/>
            <w:tcPrChange w:id="2541"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41"/>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2542"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2543"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2544" w:author="jonathan pritchard" w:date="2025-01-21T16:02:00Z" w16du:dateUtc="2025-01-21T16:02:00Z">
              <w:r>
                <w:rPr>
                  <w:noProof/>
                </w:rPr>
                <w:t>As per general purpose beacon in S-101</w:t>
              </w:r>
            </w:ins>
          </w:p>
        </w:tc>
        <w:tc>
          <w:tcPr>
            <w:tcW w:w="3431" w:type="dxa"/>
            <w:tcPrChange w:id="2545"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2"/>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2546"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2547"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2548" w:author="jonathan pritchard" w:date="2025-01-21T16:02:00Z" w16du:dateUtc="2025-01-21T16:02:00Z">
              <w:r>
                <w:rPr>
                  <w:noProof/>
                </w:rPr>
                <w:t>As per general purpose buoy in S-101</w:t>
              </w:r>
            </w:ins>
          </w:p>
        </w:tc>
        <w:tc>
          <w:tcPr>
            <w:tcW w:w="3431" w:type="dxa"/>
            <w:tcPrChange w:id="2549"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3"/>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2550"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2551"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2552" w:author="jonathan pritchard" w:date="2025-01-21T16:02:00Z" w16du:dateUtc="2025-01-21T16:02:00Z">
              <w:r>
                <w:rPr>
                  <w:noProof/>
                </w:rPr>
                <w:t>Caution Area</w:t>
              </w:r>
            </w:ins>
          </w:p>
        </w:tc>
        <w:tc>
          <w:tcPr>
            <w:tcW w:w="3431" w:type="dxa"/>
            <w:tcPrChange w:id="2553"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4"/>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5"/>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2554"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2555"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2556" w:author="jonathan pritchard" w:date="2025-01-21T16:03:00Z" w16du:dateUtc="2025-01-21T16:03:00Z">
              <w:r>
                <w:rPr>
                  <w:noProof/>
                </w:rPr>
                <w:t>Caution Area</w:t>
              </w:r>
            </w:ins>
          </w:p>
        </w:tc>
        <w:tc>
          <w:tcPr>
            <w:tcW w:w="3431" w:type="dxa"/>
            <w:tcPrChange w:id="2557"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6"/>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2558" w:author="jonathan pritchard" w:date="2025-01-24T17:29:00Z" w16du:dateUtc="2025-01-24T17:29:00Z"/>
        </w:rPr>
      </w:pPr>
      <w:ins w:id="2559"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2560"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2561">
          <w:tblGrid>
            <w:gridCol w:w="1969"/>
            <w:gridCol w:w="1979"/>
            <w:gridCol w:w="1576"/>
            <w:gridCol w:w="3572"/>
            <w:gridCol w:w="5148"/>
          </w:tblGrid>
        </w:tblGridChange>
      </w:tblGrid>
      <w:tr w:rsidR="00DB1913" w:rsidRPr="0045426C" w14:paraId="20A2B5D6" w14:textId="77777777" w:rsidTr="00DB1913">
        <w:trPr>
          <w:ins w:id="2562" w:author="jonathan pritchard" w:date="2025-01-24T17:29:00Z"/>
          <w:trPrChange w:id="2563" w:author="jonathan pritchard" w:date="2025-01-24T17:29:00Z" w16du:dateUtc="2025-01-24T17:29:00Z">
            <w:trPr>
              <w:gridAfter w:val="0"/>
            </w:trPr>
          </w:trPrChange>
        </w:trPr>
        <w:tc>
          <w:tcPr>
            <w:tcW w:w="1969" w:type="dxa"/>
            <w:tcPrChange w:id="2564" w:author="jonathan pritchard" w:date="2025-01-24T17:29:00Z" w16du:dateUtc="2025-01-24T17:29:00Z">
              <w:tcPr>
                <w:tcW w:w="1969" w:type="dxa"/>
              </w:tcPr>
            </w:tcPrChange>
          </w:tcPr>
          <w:p w14:paraId="7C1C778B" w14:textId="02952528" w:rsidR="00DB1913" w:rsidRDefault="00DB1913" w:rsidP="00DB1913">
            <w:pPr>
              <w:rPr>
                <w:ins w:id="2565" w:author="jonathan pritchard" w:date="2025-01-24T17:29:00Z" w16du:dateUtc="2025-01-24T17:29:00Z"/>
              </w:rPr>
            </w:pPr>
            <w:ins w:id="2566" w:author="jonathan pritchard" w:date="2025-01-24T17:29:00Z" w16du:dateUtc="2025-01-24T17:29:00Z">
              <w:r w:rsidRPr="00541D1A">
                <w:rPr>
                  <w:b/>
                  <w:bCs/>
                </w:rPr>
                <w:t>Symbol</w:t>
              </w:r>
            </w:ins>
          </w:p>
        </w:tc>
        <w:tc>
          <w:tcPr>
            <w:tcW w:w="3555" w:type="dxa"/>
            <w:gridSpan w:val="2"/>
            <w:tcPrChange w:id="2567" w:author="jonathan pritchard" w:date="2025-01-24T17:29:00Z" w16du:dateUtc="2025-01-24T17:29:00Z">
              <w:tcPr>
                <w:tcW w:w="1979" w:type="dxa"/>
              </w:tcPr>
            </w:tcPrChange>
          </w:tcPr>
          <w:p w14:paraId="6B22FED6" w14:textId="2EBF10A7" w:rsidR="00DB1913" w:rsidRPr="0045426C" w:rsidRDefault="00DB1913" w:rsidP="00DB1913">
            <w:pPr>
              <w:rPr>
                <w:ins w:id="2568" w:author="jonathan pritchard" w:date="2025-01-24T17:29:00Z" w16du:dateUtc="2025-01-24T17:29:00Z"/>
                <w:noProof/>
              </w:rPr>
            </w:pPr>
            <w:ins w:id="2569" w:author="jonathan pritchard" w:date="2025-01-24T17:29:00Z" w16du:dateUtc="2025-01-24T17:29:00Z">
              <w:r>
                <w:rPr>
                  <w:b/>
                  <w:bCs/>
                  <w:noProof/>
                </w:rPr>
                <w:t>Suggested a</w:t>
              </w:r>
              <w:r w:rsidRPr="00541D1A">
                <w:rPr>
                  <w:b/>
                  <w:bCs/>
                  <w:noProof/>
                </w:rPr>
                <w:t>ttributes</w:t>
              </w:r>
            </w:ins>
          </w:p>
        </w:tc>
        <w:tc>
          <w:tcPr>
            <w:tcW w:w="3572" w:type="dxa"/>
            <w:tcPrChange w:id="2570" w:author="jonathan pritchard" w:date="2025-01-24T17:29:00Z" w16du:dateUtc="2025-01-24T17:29:00Z">
              <w:tcPr>
                <w:tcW w:w="5148" w:type="dxa"/>
                <w:gridSpan w:val="2"/>
              </w:tcPr>
            </w:tcPrChange>
          </w:tcPr>
          <w:p w14:paraId="389754F3" w14:textId="72EE9515" w:rsidR="00DB1913" w:rsidRPr="0045426C" w:rsidRDefault="00DB1913" w:rsidP="00DB1913">
            <w:pPr>
              <w:rPr>
                <w:ins w:id="2571" w:author="jonathan pritchard" w:date="2025-01-24T17:29:00Z" w16du:dateUtc="2025-01-24T17:29:00Z"/>
                <w:noProof/>
              </w:rPr>
            </w:pPr>
            <w:ins w:id="2572"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2573"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2574"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2575"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7"/>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2576"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2577"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2578"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8"/>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2579"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2580"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2581"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9"/>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2582"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2583" w:author="jonathan pritchard" w:date="2025-01-24T17:30:00Z" w16du:dateUtc="2025-01-24T17:30:00Z"/>
        </w:rPr>
      </w:pPr>
      <w:ins w:id="2584" w:author="jonathan pritchard" w:date="2025-01-24T17:30:00Z" w16du:dateUtc="2025-01-24T17:30:00Z">
        <w:r>
          <w:br w:type="page"/>
        </w:r>
      </w:ins>
    </w:p>
    <w:p w14:paraId="258DA276" w14:textId="77777777" w:rsidR="00DB1913" w:rsidRPr="00DB1913" w:rsidRDefault="00DB1913">
      <w:pPr>
        <w:pPrChange w:id="2585"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2586"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2587">
          <w:tblGrid>
            <w:gridCol w:w="2209"/>
            <w:gridCol w:w="1931"/>
            <w:gridCol w:w="391"/>
            <w:gridCol w:w="4565"/>
            <w:gridCol w:w="4956"/>
          </w:tblGrid>
        </w:tblGridChange>
      </w:tblGrid>
      <w:tr w:rsidR="00DB1913" w14:paraId="5777AC6F" w14:textId="77777777" w:rsidTr="00DB1913">
        <w:trPr>
          <w:ins w:id="2588" w:author="jonathan pritchard" w:date="2025-01-24T17:30:00Z"/>
        </w:trPr>
        <w:tc>
          <w:tcPr>
            <w:tcW w:w="2209" w:type="dxa"/>
            <w:tcPrChange w:id="2589" w:author="jonathan pritchard" w:date="2025-01-24T17:30:00Z" w16du:dateUtc="2025-01-24T17:30:00Z">
              <w:tcPr>
                <w:tcW w:w="4661" w:type="dxa"/>
                <w:gridSpan w:val="2"/>
              </w:tcPr>
            </w:tcPrChange>
          </w:tcPr>
          <w:p w14:paraId="2A620054" w14:textId="2F095A70" w:rsidR="00DB1913" w:rsidRDefault="00DB1913" w:rsidP="00DB1913">
            <w:pPr>
              <w:rPr>
                <w:ins w:id="2590" w:author="jonathan pritchard" w:date="2025-01-24T17:30:00Z" w16du:dateUtc="2025-01-24T17:30:00Z"/>
              </w:rPr>
            </w:pPr>
            <w:ins w:id="2591" w:author="jonathan pritchard" w:date="2025-01-24T17:30:00Z" w16du:dateUtc="2025-01-24T17:30:00Z">
              <w:r w:rsidRPr="00541D1A">
                <w:rPr>
                  <w:b/>
                  <w:bCs/>
                </w:rPr>
                <w:t>Symbol</w:t>
              </w:r>
            </w:ins>
          </w:p>
        </w:tc>
        <w:tc>
          <w:tcPr>
            <w:tcW w:w="2322" w:type="dxa"/>
            <w:tcPrChange w:id="2592" w:author="jonathan pritchard" w:date="2025-01-24T17:30:00Z" w16du:dateUtc="2025-01-24T17:30:00Z">
              <w:tcPr>
                <w:tcW w:w="4956" w:type="dxa"/>
                <w:gridSpan w:val="2"/>
              </w:tcPr>
            </w:tcPrChange>
          </w:tcPr>
          <w:p w14:paraId="076FB798" w14:textId="14DF34AF" w:rsidR="00DB1913" w:rsidRPr="0045426C" w:rsidRDefault="00DB1913" w:rsidP="00DB1913">
            <w:pPr>
              <w:rPr>
                <w:ins w:id="2593" w:author="jonathan pritchard" w:date="2025-01-24T17:30:00Z" w16du:dateUtc="2025-01-24T17:30:00Z"/>
                <w:noProof/>
              </w:rPr>
            </w:pPr>
            <w:ins w:id="2594" w:author="jonathan pritchard" w:date="2025-01-24T17:30:00Z" w16du:dateUtc="2025-01-24T17:30:00Z">
              <w:r>
                <w:rPr>
                  <w:b/>
                  <w:bCs/>
                  <w:noProof/>
                </w:rPr>
                <w:t>Suggested a</w:t>
              </w:r>
              <w:r w:rsidRPr="00541D1A">
                <w:rPr>
                  <w:b/>
                  <w:bCs/>
                  <w:noProof/>
                </w:rPr>
                <w:t>ttributes</w:t>
              </w:r>
            </w:ins>
          </w:p>
        </w:tc>
        <w:tc>
          <w:tcPr>
            <w:tcW w:w="4565" w:type="dxa"/>
            <w:tcPrChange w:id="2595" w:author="jonathan pritchard" w:date="2025-01-24T17:30:00Z" w16du:dateUtc="2025-01-24T17:30:00Z">
              <w:tcPr>
                <w:tcW w:w="4661" w:type="dxa"/>
              </w:tcPr>
            </w:tcPrChange>
          </w:tcPr>
          <w:p w14:paraId="0CB3595B" w14:textId="51F4E7AD" w:rsidR="00DB1913" w:rsidRPr="0045426C" w:rsidRDefault="00DB1913" w:rsidP="00DB1913">
            <w:pPr>
              <w:rPr>
                <w:ins w:id="2596" w:author="jonathan pritchard" w:date="2025-01-24T17:30:00Z" w16du:dateUtc="2025-01-24T17:30:00Z"/>
                <w:noProof/>
              </w:rPr>
            </w:pPr>
            <w:ins w:id="2597" w:author="jonathan pritchard" w:date="2025-01-24T17:30:00Z" w16du:dateUtc="2025-01-24T17:30:00Z">
              <w:r w:rsidRPr="00541D1A">
                <w:rPr>
                  <w:b/>
                  <w:bCs/>
                  <w:noProof/>
                </w:rPr>
                <w:t>Example</w:t>
              </w:r>
            </w:ins>
          </w:p>
        </w:tc>
      </w:tr>
      <w:tr w:rsidR="00DB1913" w14:paraId="069BE569" w14:textId="77777777" w:rsidTr="00DB1913">
        <w:tc>
          <w:tcPr>
            <w:tcW w:w="2209" w:type="dxa"/>
            <w:tcPrChange w:id="2598" w:author="jonathan pritchard" w:date="2025-01-24T17:30:00Z" w16du:dateUtc="2025-01-24T17:30:00Z">
              <w:tcPr>
                <w:tcW w:w="4661" w:type="dxa"/>
                <w:gridSpan w:val="2"/>
              </w:tcPr>
            </w:tcPrChange>
          </w:tcPr>
          <w:p w14:paraId="6B89A386" w14:textId="66E5BA05" w:rsidR="00DB1913" w:rsidRDefault="00DB1913" w:rsidP="00846094">
            <w:r>
              <w:t>Restricted</w:t>
            </w:r>
            <w:ins w:id="2599" w:author="jonathan pritchard" w:date="2025-01-24T17:28:00Z" w16du:dateUtc="2025-01-24T17:28:00Z">
              <w:r>
                <w:t xml:space="preserve"> Area</w:t>
              </w:r>
            </w:ins>
          </w:p>
        </w:tc>
        <w:tc>
          <w:tcPr>
            <w:tcW w:w="2322" w:type="dxa"/>
            <w:tcPrChange w:id="2600"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2601"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50"/>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2602" w:author="jonathan pritchard" w:date="2025-01-24T17:30:00Z" w16du:dateUtc="2025-01-24T17:30:00Z">
              <w:tcPr>
                <w:tcW w:w="4661" w:type="dxa"/>
                <w:gridSpan w:val="2"/>
              </w:tcPr>
            </w:tcPrChange>
          </w:tcPr>
          <w:p w14:paraId="25BC9874" w14:textId="352EE1DF" w:rsidR="00DB1913" w:rsidRDefault="00DB1913" w:rsidP="00846094">
            <w:r>
              <w:t>Caution</w:t>
            </w:r>
            <w:ins w:id="2603" w:author="jonathan pritchard" w:date="2025-01-24T17:28:00Z" w16du:dateUtc="2025-01-24T17:28:00Z">
              <w:r>
                <w:t xml:space="preserve"> Area</w:t>
              </w:r>
            </w:ins>
          </w:p>
        </w:tc>
        <w:tc>
          <w:tcPr>
            <w:tcW w:w="2322" w:type="dxa"/>
            <w:tcPrChange w:id="2604"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2605"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51"/>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2606"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2607"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2608"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2"/>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2609" w:author="jonathan pritchard" w:date="2025-01-24T17:26:00Z" w16du:dateUtc="2025-01-24T17:26:00Z"/>
        </w:rPr>
      </w:pPr>
      <w:bookmarkStart w:id="2610" w:name="_Toc188950534"/>
      <w:ins w:id="2611" w:author="jonathan pritchard" w:date="2025-01-24T17:30:00Z" w16du:dateUtc="2025-01-24T17:30:00Z">
        <w:r>
          <w:t xml:space="preserve">Attribution of </w:t>
        </w:r>
      </w:ins>
      <w:ins w:id="2612" w:author="jonathan pritchard" w:date="2025-01-24T17:26:00Z" w16du:dateUtc="2025-01-24T17:26:00Z">
        <w:r>
          <w:t>Manual Update Features</w:t>
        </w:r>
        <w:bookmarkEnd w:id="2610"/>
      </w:ins>
    </w:p>
    <w:p w14:paraId="16ADC43D" w14:textId="38EADE59" w:rsidR="00D8238C" w:rsidRPr="00B77A92" w:rsidDel="00DB1913" w:rsidRDefault="0045426C">
      <w:pPr>
        <w:rPr>
          <w:del w:id="2613" w:author="jonathan pritchard" w:date="2025-01-24T17:25:00Z" w16du:dateUtc="2025-01-24T17:25:00Z"/>
        </w:rPr>
      </w:pPr>
      <w:del w:id="2614" w:author="jonathan pritchard" w:date="2025-01-24T17:25:00Z" w16du:dateUtc="2025-01-24T17:25:00Z">
        <w:r w:rsidDel="00DB1913">
          <w:delText>To Be Added</w:delText>
        </w:r>
      </w:del>
    </w:p>
    <w:p w14:paraId="3ADD21BA" w14:textId="3BD4927A" w:rsidR="00D8238C" w:rsidRPr="00B77A92" w:rsidDel="00DB1913" w:rsidRDefault="00D8238C">
      <w:pPr>
        <w:rPr>
          <w:del w:id="2615" w:author="jonathan pritchard" w:date="2025-01-24T17:25:00Z" w16du:dateUtc="2025-01-24T17:25:00Z"/>
        </w:rPr>
        <w:pPrChange w:id="2616" w:author="jonathan pritchard" w:date="2025-01-24T17:25:00Z" w16du:dateUtc="2025-01-24T17:25:00Z">
          <w:pPr>
            <w:pStyle w:val="ListParagraph"/>
            <w:numPr>
              <w:numId w:val="112"/>
            </w:numPr>
            <w:ind w:left="1800" w:hanging="360"/>
          </w:pPr>
        </w:pPrChange>
      </w:pPr>
      <w:del w:id="2617"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2618" w:author="jonathan pritchard" w:date="2025-01-24T17:25:00Z" w16du:dateUtc="2025-01-24T17:25:00Z"/>
        </w:rPr>
        <w:pPrChange w:id="2619" w:author="jonathan pritchard" w:date="2025-01-24T17:25:00Z" w16du:dateUtc="2025-01-24T17:25:00Z">
          <w:pPr>
            <w:pStyle w:val="ListParagraph"/>
            <w:numPr>
              <w:numId w:val="112"/>
            </w:numPr>
            <w:ind w:left="1800" w:hanging="360"/>
          </w:pPr>
        </w:pPrChange>
      </w:pPr>
      <w:del w:id="2620" w:author="jonathan pritchard" w:date="2025-01-24T17:25:00Z" w16du:dateUtc="2025-01-24T17:25:00Z">
        <w:r w:rsidRPr="00B77A92" w:rsidDel="00DB1913">
          <w:delText>Chart 1 style image of the symbols.</w:delText>
        </w:r>
      </w:del>
    </w:p>
    <w:p w14:paraId="195A1682" w14:textId="77777777" w:rsidR="00D87FDE" w:rsidRDefault="0045426C">
      <w:del w:id="2621"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2622"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2623" w:author="jonathan pritchard" w:date="2025-01-24T17:31:00Z" w16du:dateUtc="2025-01-24T17:31:00Z">
            <w:rPr>
              <w:highlight w:val="yellow"/>
            </w:rPr>
          </w:rPrChange>
        </w:rPr>
        <w:pPrChange w:id="2624" w:author="jonathan pritchard" w:date="2025-01-21T16:10:00Z" w16du:dateUtc="2025-01-21T16:10:00Z">
          <w:pPr>
            <w:pStyle w:val="Heading1"/>
            <w:numPr>
              <w:numId w:val="0"/>
            </w:numPr>
            <w:spacing w:before="0" w:after="0"/>
            <w:ind w:left="2127" w:right="2160" w:firstLine="0"/>
            <w:jc w:val="center"/>
          </w:pPr>
        </w:pPrChange>
      </w:pPr>
      <w:bookmarkStart w:id="2625" w:name="_Toc188950535"/>
      <w:r w:rsidRPr="00DB1913">
        <w:rPr>
          <w:rPrChange w:id="2626" w:author="jonathan pritchard" w:date="2025-01-24T17:31:00Z" w16du:dateUtc="2025-01-24T17:31:00Z">
            <w:rPr>
              <w:highlight w:val="yellow"/>
            </w:rPr>
          </w:rPrChange>
        </w:rPr>
        <w:lastRenderedPageBreak/>
        <w:t>Appendix</w:t>
      </w:r>
      <w:ins w:id="2627" w:author="jonathan pritchard" w:date="2025-01-21T16:12:00Z" w16du:dateUtc="2025-01-21T16:12:00Z">
        <w:r w:rsidR="000849E6" w:rsidRPr="00DB1913">
          <w:rPr>
            <w:rPrChange w:id="2628" w:author="jonathan pritchard" w:date="2025-01-24T17:31:00Z" w16du:dateUtc="2025-01-24T17:31:00Z">
              <w:rPr>
                <w:highlight w:val="yellow"/>
              </w:rPr>
            </w:rPrChange>
          </w:rPr>
          <w:t xml:space="preserve"> B:</w:t>
        </w:r>
      </w:ins>
      <w:ins w:id="2629" w:author="jon pritchard" w:date="2024-11-27T16:45:00Z" w16du:dateUtc="2024-11-27T15:45:00Z">
        <w:r w:rsidR="00802BDD" w:rsidRPr="00DB1913">
          <w:rPr>
            <w:rPrChange w:id="2630" w:author="jonathan pritchard" w:date="2025-01-24T17:31:00Z" w16du:dateUtc="2025-01-24T17:31:00Z">
              <w:rPr>
                <w:highlight w:val="yellow"/>
              </w:rPr>
            </w:rPrChange>
          </w:rPr>
          <w:t xml:space="preserve"> </w:t>
        </w:r>
      </w:ins>
      <w:del w:id="2631" w:author="jon pritchard" w:date="2024-11-27T16:45:00Z" w16du:dateUtc="2024-11-27T15:45:00Z">
        <w:r w:rsidRPr="00DB1913" w:rsidDel="00802BDD">
          <w:rPr>
            <w:rPrChange w:id="2632" w:author="jonathan pritchard" w:date="2025-01-24T17:31:00Z" w16du:dateUtc="2025-01-24T17:31:00Z">
              <w:rPr>
                <w:highlight w:val="yellow"/>
              </w:rPr>
            </w:rPrChange>
          </w:rPr>
          <w:delText xml:space="preserve"> C</w:delText>
        </w:r>
      </w:del>
      <w:del w:id="2633" w:author="jon pritchard" w:date="2024-11-27T16:44:00Z" w16du:dateUtc="2024-11-27T15:44:00Z">
        <w:r w:rsidRPr="00DB1913" w:rsidDel="00802BDD">
          <w:rPr>
            <w:rPrChange w:id="2634" w:author="jonathan pritchard" w:date="2025-01-24T17:31:00Z" w16du:dateUtc="2025-01-24T17:31:00Z">
              <w:rPr>
                <w:highlight w:val="yellow"/>
              </w:rPr>
            </w:rPrChange>
          </w:rPr>
          <w:delText>-2</w:delText>
        </w:r>
        <w:bookmarkStart w:id="2635" w:name="_Toc100303044"/>
        <w:r w:rsidR="000461EE" w:rsidRPr="00DB1913" w:rsidDel="00802BDD">
          <w:rPr>
            <w:rPrChange w:id="2636" w:author="jonathan pritchard" w:date="2025-01-24T17:31:00Z" w16du:dateUtc="2025-01-24T17:31:00Z">
              <w:rPr>
                <w:highlight w:val="yellow"/>
              </w:rPr>
            </w:rPrChange>
          </w:rPr>
          <w:delText xml:space="preserve"> - </w:delText>
        </w:r>
      </w:del>
      <w:r w:rsidRPr="00DB1913">
        <w:rPr>
          <w:rPrChange w:id="2637" w:author="jonathan pritchard" w:date="2025-01-24T17:31:00Z" w16du:dateUtc="2025-01-24T17:31:00Z">
            <w:rPr>
              <w:highlight w:val="yellow"/>
            </w:rPr>
          </w:rPrChange>
        </w:rPr>
        <w:t>S-100 Data Import Error Codes and Explanations</w:t>
      </w:r>
      <w:bookmarkEnd w:id="2625"/>
      <w:bookmarkEnd w:id="2635"/>
    </w:p>
    <w:p w14:paraId="7BFA1FC9" w14:textId="0FD0EBC9" w:rsidR="00DF5B84" w:rsidRPr="00B77A92" w:rsidRDefault="00CC4796">
      <w:pPr>
        <w:pStyle w:val="Heading2"/>
        <w:numPr>
          <w:ilvl w:val="0"/>
          <w:numId w:val="169"/>
        </w:numPr>
        <w:ind w:left="357" w:hanging="357"/>
        <w:pPrChange w:id="2638" w:author="jonathan pritchard" w:date="2025-01-21T16:11:00Z" w16du:dateUtc="2025-01-21T16:11:00Z">
          <w:pPr>
            <w:spacing w:after="120" w:line="240" w:lineRule="auto"/>
          </w:pPr>
        </w:pPrChange>
      </w:pPr>
      <w:bookmarkStart w:id="2639" w:name="_Toc188950536"/>
      <w:ins w:id="2640" w:author="jon pritchard" w:date="2024-11-27T23:20:00Z" w16du:dateUtc="2024-11-27T22:20:00Z">
        <w:r>
          <w:t>Introduction.</w:t>
        </w:r>
      </w:ins>
      <w:bookmarkEnd w:id="2639"/>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2641"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2642"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2643"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2644"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2645">
          <w:tblGrid>
            <w:gridCol w:w="1200"/>
            <w:gridCol w:w="7759"/>
            <w:gridCol w:w="1247"/>
          </w:tblGrid>
        </w:tblGridChange>
      </w:tblGrid>
      <w:tr w:rsidR="00647AF8" w:rsidRPr="00B77A92" w14:paraId="50092190" w14:textId="77777777" w:rsidTr="00CC4796">
        <w:trPr>
          <w:trHeight w:val="329"/>
          <w:trPrChange w:id="2646" w:author="jon pritchard" w:date="2024-11-27T23:21:00Z" w16du:dateUtc="2024-11-27T22:21:00Z">
            <w:trPr>
              <w:trHeight w:val="329"/>
            </w:trPr>
          </w:trPrChange>
        </w:trPr>
        <w:tc>
          <w:tcPr>
            <w:tcW w:w="1200" w:type="dxa"/>
            <w:shd w:val="clear" w:color="auto" w:fill="D9D9D9" w:themeFill="background1" w:themeFillShade="D9"/>
            <w:vAlign w:val="center"/>
            <w:tcPrChange w:id="2647"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2648"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2649"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2650"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2651"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2652"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2653"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2654"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2655"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2656"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2657"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2658"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2659"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660"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2661"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2662"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2663"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664"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2665"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2666"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2667"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2668"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2669"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2670"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2671"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2672"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2673"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2674"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2675"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267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677"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2678"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2679"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268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681"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2682"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2683"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268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685"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2686"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2687"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2688" w:author="jonathan pritchard" w:date="2025-01-24T17:31:00Z"/>
        </w:trPr>
        <w:tc>
          <w:tcPr>
            <w:tcW w:w="1200" w:type="dxa"/>
            <w:vAlign w:val="center"/>
            <w:tcPrChange w:id="2689"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2690" w:author="jonathan pritchard" w:date="2025-01-24T17:31:00Z" w16du:dateUtc="2025-01-24T17:31:00Z"/>
                <w:rFonts w:eastAsia="Times New Roman" w:cs="Arial"/>
                <w:b/>
                <w:strike/>
                <w:sz w:val="18"/>
                <w:szCs w:val="18"/>
              </w:rPr>
            </w:pPr>
            <w:del w:id="2691"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2692"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2693" w:author="jonathan pritchard" w:date="2025-01-24T17:31:00Z" w16du:dateUtc="2025-01-24T17:31:00Z"/>
                <w:rFonts w:eastAsia="Times New Roman" w:cs="Arial"/>
                <w:i/>
                <w:strike/>
                <w:sz w:val="18"/>
                <w:szCs w:val="18"/>
              </w:rPr>
            </w:pPr>
            <w:commentRangeStart w:id="2694"/>
            <w:del w:id="2695"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commentRangeEnd w:id="2694"/>
              <w:r w:rsidR="00953D68" w:rsidDel="00DB1913">
                <w:rPr>
                  <w:rStyle w:val="CommentReference"/>
                </w:rPr>
                <w:commentReference w:id="2694"/>
              </w:r>
            </w:del>
          </w:p>
        </w:tc>
      </w:tr>
      <w:tr w:rsidR="00647AF8" w:rsidRPr="00A527F0" w14:paraId="39037167" w14:textId="77777777" w:rsidTr="00CC4796">
        <w:tc>
          <w:tcPr>
            <w:tcW w:w="1200" w:type="dxa"/>
            <w:vAlign w:val="center"/>
            <w:tcPrChange w:id="2696"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2697"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26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699"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00"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2701"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02" w:author="jonathan pritchard" w:date="2024-11-20T11:03:00Z" w16du:dateUtc="2024-11-20T11:03:00Z">
                  <w:rPr>
                    <w:rFonts w:eastAsia="Times New Roman" w:cs="Arial"/>
                    <w:i/>
                  </w:rPr>
                </w:rPrChange>
              </w:rPr>
              <w:t>Permit is for a different system”</w:t>
            </w:r>
            <w:del w:id="2703" w:author="jonathan pritchard" w:date="2024-10-14T00:49:00Z" w16du:dateUtc="2024-10-13T23:49:00Z">
              <w:r w:rsidRPr="00953D68" w:rsidDel="008972A2">
                <w:rPr>
                  <w:rFonts w:eastAsia="Times New Roman" w:cs="Arial"/>
                  <w:iCs/>
                  <w:rPrChange w:id="2704"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2705" w:author="jonathan pritchard" w:date="2024-11-20T11:03:00Z" w16du:dateUtc="2024-11-20T11:03:00Z">
                    <w:rPr>
                      <w:rFonts w:eastAsia="Times New Roman" w:cs="Arial"/>
                      <w:i/>
                      <w:sz w:val="18"/>
                      <w:szCs w:val="18"/>
                    </w:rPr>
                  </w:rPrChange>
                </w:rPr>
                <w:delText xml:space="preserve"> </w:delText>
              </w:r>
            </w:del>
            <w:ins w:id="2706" w:author="jonathan pritchard" w:date="2024-10-14T00:49:00Z" w16du:dateUtc="2024-10-13T23:49:00Z">
              <w:r w:rsidR="008972A2" w:rsidRPr="00953D68">
                <w:rPr>
                  <w:rFonts w:eastAsia="Times New Roman" w:cs="Arial"/>
                  <w:iCs/>
                  <w:rPrChange w:id="2707"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2708"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2709"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2710"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271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12"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2713"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2714"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271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16"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2717" w:author="jonathan pritchard" w:date="2025-01-24T17:31:00Z"/>
        </w:trPr>
        <w:tc>
          <w:tcPr>
            <w:tcW w:w="1200" w:type="dxa"/>
            <w:vAlign w:val="center"/>
            <w:tcPrChange w:id="2718"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2719" w:author="jonathan pritchard" w:date="2025-01-24T17:31:00Z" w16du:dateUtc="2025-01-24T17:31:00Z"/>
                <w:rFonts w:eastAsia="Times New Roman" w:cs="Arial"/>
                <w:b/>
                <w:strike/>
                <w:sz w:val="18"/>
                <w:szCs w:val="18"/>
              </w:rPr>
            </w:pPr>
            <w:del w:id="2720"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2721"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2722" w:author="jonathan pritchard" w:date="2025-01-24T17:31:00Z" w16du:dateUtc="2025-01-24T17:31:00Z"/>
                <w:rFonts w:eastAsia="Times New Roman" w:cs="Arial"/>
                <w:i/>
                <w:strike/>
                <w:sz w:val="18"/>
                <w:szCs w:val="18"/>
              </w:rPr>
            </w:pPr>
            <w:del w:id="2723"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2724"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2725"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272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27"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2728"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2729"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2730"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31"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2732" w:author="jonathan pritchard" w:date="2025-01-24T17:31:00Z"/>
        </w:trPr>
        <w:tc>
          <w:tcPr>
            <w:tcW w:w="1200" w:type="dxa"/>
            <w:vAlign w:val="center"/>
            <w:tcPrChange w:id="2733"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2734" w:author="jonathan pritchard" w:date="2025-01-24T17:31:00Z" w16du:dateUtc="2025-01-24T17:31:00Z"/>
                <w:rFonts w:eastAsia="Times New Roman" w:cs="Arial"/>
                <w:b/>
                <w:strike/>
                <w:sz w:val="18"/>
                <w:szCs w:val="18"/>
              </w:rPr>
            </w:pPr>
            <w:del w:id="2735"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2736"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2737" w:author="jonathan pritchard" w:date="2025-01-24T17:31:00Z" w16du:dateUtc="2025-01-24T17:31:00Z"/>
                <w:rFonts w:eastAsia="Times New Roman" w:cs="Arial"/>
                <w:i/>
                <w:strike/>
                <w:sz w:val="18"/>
                <w:szCs w:val="18"/>
              </w:rPr>
            </w:pPr>
            <w:del w:id="2738"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2739"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2740"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274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42"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2743"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2744"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274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46"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2747"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2748"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2749"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750"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2751"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2752"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2753"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2754"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755"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2756"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2757" w:author="jonathan pritchard" w:date="2025-01-24T17:31:00Z"/>
        </w:trPr>
        <w:tc>
          <w:tcPr>
            <w:tcW w:w="1200" w:type="dxa"/>
            <w:vAlign w:val="center"/>
            <w:tcPrChange w:id="2758"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2759" w:author="jonathan pritchard" w:date="2025-01-24T17:31:00Z" w16du:dateUtc="2025-01-24T17:31:00Z"/>
                <w:rFonts w:eastAsia="Times New Roman" w:cs="Arial"/>
                <w:b/>
                <w:sz w:val="18"/>
                <w:szCs w:val="18"/>
              </w:rPr>
            </w:pPr>
            <w:del w:id="2760"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2761"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2762" w:author="jonathan pritchard" w:date="2025-01-24T17:31:00Z" w16du:dateUtc="2025-01-24T17:31:00Z"/>
                <w:rFonts w:eastAsia="Times New Roman" w:cs="Arial"/>
                <w:i/>
                <w:strike/>
                <w:sz w:val="18"/>
                <w:szCs w:val="18"/>
              </w:rPr>
            </w:pPr>
            <w:del w:id="2763"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2764"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2765"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2766" w:author="jonathan pritchard" w:date="2024-11-20T11:04:00Z" w16du:dateUtc="2024-11-20T11:04:00Z">
                  <w:rPr>
                    <w:rFonts w:eastAsia="Times New Roman" w:cs="Arial"/>
                    <w:i/>
                    <w:sz w:val="18"/>
                    <w:szCs w:val="18"/>
                  </w:rPr>
                </w:rPrChange>
              </w:rPr>
            </w:pPr>
            <w:r w:rsidRPr="00953D68">
              <w:rPr>
                <w:iCs/>
                <w:sz w:val="18"/>
                <w:szCs w:val="18"/>
                <w:rPrChange w:id="2767" w:author="jonathan pritchard" w:date="2024-11-20T11:04:00Z" w16du:dateUtc="2024-11-20T11:04:00Z">
                  <w:rPr>
                    <w:i/>
                    <w:sz w:val="18"/>
                    <w:szCs w:val="18"/>
                  </w:rPr>
                </w:rPrChange>
              </w:rPr>
              <w:t xml:space="preserve">The permit for </w:t>
            </w:r>
            <w:r w:rsidR="00833824" w:rsidRPr="00953D68">
              <w:rPr>
                <w:iCs/>
                <w:sz w:val="18"/>
                <w:szCs w:val="18"/>
                <w:rPrChange w:id="2768" w:author="jonathan pritchard" w:date="2024-11-20T11:04:00Z" w16du:dateUtc="2024-11-20T11:04:00Z">
                  <w:rPr>
                    <w:i/>
                    <w:sz w:val="18"/>
                    <w:szCs w:val="18"/>
                  </w:rPr>
                </w:rPrChange>
              </w:rPr>
              <w:t xml:space="preserve">dataset </w:t>
            </w:r>
            <w:r w:rsidRPr="00953D68">
              <w:rPr>
                <w:iCs/>
                <w:sz w:val="18"/>
                <w:szCs w:val="18"/>
                <w:rPrChange w:id="2769" w:author="jonathan pritchard" w:date="2024-11-20T11:04:00Z" w16du:dateUtc="2024-11-20T11:04:00Z">
                  <w:rPr>
                    <w:i/>
                    <w:sz w:val="18"/>
                    <w:szCs w:val="18"/>
                  </w:rPr>
                </w:rPrChange>
              </w:rPr>
              <w:t xml:space="preserve">&lt; name&gt; has expired. This </w:t>
            </w:r>
            <w:r w:rsidR="00833824" w:rsidRPr="00953D68">
              <w:rPr>
                <w:iCs/>
                <w:sz w:val="18"/>
                <w:szCs w:val="18"/>
                <w:rPrChange w:id="2770" w:author="jonathan pritchard" w:date="2024-11-20T11:04:00Z" w16du:dateUtc="2024-11-20T11:04:00Z">
                  <w:rPr>
                    <w:i/>
                    <w:sz w:val="18"/>
                    <w:szCs w:val="18"/>
                  </w:rPr>
                </w:rPrChange>
              </w:rPr>
              <w:t>dataset</w:t>
            </w:r>
            <w:r w:rsidRPr="00953D68">
              <w:rPr>
                <w:iCs/>
                <w:sz w:val="18"/>
                <w:szCs w:val="18"/>
                <w:rPrChange w:id="2771" w:author="jonathan pritchard" w:date="2024-11-20T11:04:00Z" w16du:dateUtc="2024-11-20T11:04:00Z">
                  <w:rPr>
                    <w:i/>
                    <w:sz w:val="18"/>
                    <w:szCs w:val="18"/>
                  </w:rPr>
                </w:rPrChange>
              </w:rPr>
              <w:t xml:space="preserve"> may be out of date and MUST NOT </w:t>
            </w:r>
            <w:r w:rsidR="00637E6A" w:rsidRPr="00953D68">
              <w:rPr>
                <w:iCs/>
                <w:sz w:val="18"/>
                <w:szCs w:val="18"/>
                <w:rPrChange w:id="2772"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2773"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2774"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2775" w:author="jonathan pritchard" w:date="2024-11-20T11:04:00Z" w16du:dateUtc="2024-11-20T11:04:00Z">
                  <w:rPr>
                    <w:i/>
                    <w:sz w:val="18"/>
                    <w:szCs w:val="18"/>
                  </w:rPr>
                </w:rPrChange>
              </w:rPr>
            </w:pPr>
            <w:r w:rsidRPr="00953D68">
              <w:rPr>
                <w:iCs/>
                <w:sz w:val="18"/>
                <w:szCs w:val="18"/>
                <w:rPrChange w:id="2776"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2777"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2778"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2779" w:author="jonathan pritchard" w:date="2024-11-20T11:04:00Z" w16du:dateUtc="2024-11-20T11:04:00Z">
                  <w:rPr>
                    <w:i/>
                    <w:sz w:val="18"/>
                    <w:szCs w:val="18"/>
                  </w:rPr>
                </w:rPrChange>
              </w:rPr>
            </w:pPr>
            <w:r w:rsidRPr="00953D68">
              <w:rPr>
                <w:rFonts w:eastAsia="Times New Roman" w:cs="Arial"/>
                <w:iCs/>
                <w:color w:val="000000"/>
                <w:sz w:val="18"/>
                <w:szCs w:val="18"/>
                <w:rPrChange w:id="2780"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2781"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2782"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2783"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784"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2785" w:author="jon pritchard" w:date="2024-11-27T23:21:00Z"/>
        </w:trPr>
        <w:tc>
          <w:tcPr>
            <w:tcW w:w="1200" w:type="dxa"/>
            <w:vAlign w:val="center"/>
            <w:tcPrChange w:id="2786"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2787" w:author="jon pritchard" w:date="2024-11-27T23:21:00Z" w16du:dateUtc="2024-11-27T22:21:00Z"/>
                <w:rFonts w:eastAsia="Times New Roman" w:cs="Arial"/>
                <w:b/>
                <w:sz w:val="18"/>
                <w:szCs w:val="18"/>
              </w:rPr>
            </w:pPr>
          </w:p>
        </w:tc>
        <w:tc>
          <w:tcPr>
            <w:tcW w:w="7759" w:type="dxa"/>
            <w:vAlign w:val="center"/>
            <w:tcPrChange w:id="2788"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2789" w:author="jon pritchard" w:date="2024-11-27T23:21:00Z" w16du:dateUtc="2024-11-27T22:21:00Z"/>
                <w:b/>
                <w:bCs/>
                <w:i/>
                <w:sz w:val="18"/>
                <w:szCs w:val="18"/>
              </w:rPr>
            </w:pPr>
            <w:del w:id="2790"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2791"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2792"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2793" w:author="jonathan pritchard" w:date="2024-11-20T11:04:00Z" w16du:dateUtc="2024-11-20T11:04:00Z">
                  <w:rPr>
                    <w:i/>
                    <w:sz w:val="18"/>
                    <w:szCs w:val="18"/>
                  </w:rPr>
                </w:rPrChange>
              </w:rPr>
            </w:pPr>
            <w:r w:rsidRPr="00953D68">
              <w:rPr>
                <w:iCs/>
                <w:sz w:val="18"/>
                <w:szCs w:val="18"/>
                <w:rPrChange w:id="2794" w:author="jonathan pritchard" w:date="2024-11-20T11:04:00Z" w16du:dateUtc="2024-11-20T11:04:00Z">
                  <w:rPr>
                    <w:i/>
                    <w:sz w:val="18"/>
                    <w:szCs w:val="18"/>
                  </w:rPr>
                </w:rPrChange>
              </w:rPr>
              <w:t xml:space="preserve">Error </w:t>
            </w:r>
            <w:del w:id="2795" w:author="jonathan pritchard" w:date="2024-11-21T10:37:00Z" w16du:dateUtc="2024-11-21T10:37:00Z">
              <w:r w:rsidRPr="00953D68" w:rsidDel="00F20F26">
                <w:rPr>
                  <w:iCs/>
                  <w:sz w:val="18"/>
                  <w:szCs w:val="18"/>
                  <w:rPrChange w:id="2796" w:author="jonathan pritchard" w:date="2024-11-20T11:04:00Z" w16du:dateUtc="2024-11-20T11:04:00Z">
                    <w:rPr>
                      <w:i/>
                      <w:sz w:val="18"/>
                      <w:szCs w:val="18"/>
                    </w:rPr>
                  </w:rPrChange>
                </w:rPr>
                <w:delText xml:space="preserve">installing </w:delText>
              </w:r>
            </w:del>
            <w:ins w:id="2797" w:author="jonathan pritchard" w:date="2024-11-21T10:37:00Z" w16du:dateUtc="2024-11-21T10:37:00Z">
              <w:r w:rsidR="00F20F26">
                <w:rPr>
                  <w:iCs/>
                  <w:sz w:val="18"/>
                  <w:szCs w:val="18"/>
                </w:rPr>
                <w:t>processing</w:t>
              </w:r>
              <w:r w:rsidR="00F20F26" w:rsidRPr="00953D68">
                <w:rPr>
                  <w:iCs/>
                  <w:sz w:val="18"/>
                  <w:szCs w:val="18"/>
                  <w:rPrChange w:id="2798" w:author="jonathan pritchard" w:date="2024-11-20T11:04:00Z" w16du:dateUtc="2024-11-20T11:04:00Z">
                    <w:rPr>
                      <w:i/>
                      <w:sz w:val="18"/>
                      <w:szCs w:val="18"/>
                    </w:rPr>
                  </w:rPrChange>
                </w:rPr>
                <w:t xml:space="preserve"> </w:t>
              </w:r>
            </w:ins>
            <w:r w:rsidRPr="00953D68">
              <w:rPr>
                <w:iCs/>
                <w:sz w:val="18"/>
                <w:szCs w:val="18"/>
                <w:rPrChange w:id="2799" w:author="jonathan pritchard" w:date="2024-11-20T11:04:00Z" w16du:dateUtc="2024-11-20T11:04:00Z">
                  <w:rPr>
                    <w:i/>
                    <w:sz w:val="18"/>
                    <w:szCs w:val="18"/>
                  </w:rPr>
                </w:rPrChange>
              </w:rPr>
              <w:t xml:space="preserve">&lt;file name&gt;. The format or content could not be </w:t>
            </w:r>
            <w:del w:id="2800" w:author="jonathan pritchard" w:date="2024-11-21T10:37:00Z" w16du:dateUtc="2024-11-21T10:37:00Z">
              <w:r w:rsidRPr="00953D68" w:rsidDel="00F20F26">
                <w:rPr>
                  <w:iCs/>
                  <w:sz w:val="18"/>
                  <w:szCs w:val="18"/>
                  <w:rPrChange w:id="2801" w:author="jonathan pritchard" w:date="2024-11-20T11:04:00Z" w16du:dateUtc="2024-11-20T11:04:00Z">
                    <w:rPr>
                      <w:i/>
                      <w:sz w:val="18"/>
                      <w:szCs w:val="18"/>
                    </w:rPr>
                  </w:rPrChange>
                </w:rPr>
                <w:delText>validate</w:delText>
              </w:r>
              <w:r w:rsidR="002B7019" w:rsidRPr="00953D68" w:rsidDel="00F20F26">
                <w:rPr>
                  <w:iCs/>
                  <w:sz w:val="18"/>
                  <w:szCs w:val="18"/>
                  <w:rPrChange w:id="2802" w:author="jonathan pritchard" w:date="2024-11-20T11:04:00Z" w16du:dateUtc="2024-11-20T11:04:00Z">
                    <w:rPr>
                      <w:i/>
                      <w:sz w:val="18"/>
                      <w:szCs w:val="18"/>
                    </w:rPr>
                  </w:rPrChange>
                </w:rPr>
                <w:delText xml:space="preserve">d </w:delText>
              </w:r>
            </w:del>
            <w:ins w:id="2803" w:author="jonathan pritchard" w:date="2024-11-21T10:37:00Z" w16du:dateUtc="2024-11-21T10:37:00Z">
              <w:r w:rsidR="00F20F26">
                <w:rPr>
                  <w:iCs/>
                  <w:sz w:val="18"/>
                  <w:szCs w:val="18"/>
                </w:rPr>
                <w:t>parsed</w:t>
              </w:r>
              <w:r w:rsidR="00F20F26" w:rsidRPr="00953D68">
                <w:rPr>
                  <w:iCs/>
                  <w:sz w:val="18"/>
                  <w:szCs w:val="18"/>
                  <w:rPrChange w:id="2804" w:author="jonathan pritchard" w:date="2024-11-20T11:04:00Z" w16du:dateUtc="2024-11-20T11:04:00Z">
                    <w:rPr>
                      <w:i/>
                      <w:sz w:val="18"/>
                      <w:szCs w:val="18"/>
                    </w:rPr>
                  </w:rPrChange>
                </w:rPr>
                <w:t xml:space="preserve"> </w:t>
              </w:r>
            </w:ins>
            <w:r w:rsidR="002B7019" w:rsidRPr="00953D68">
              <w:rPr>
                <w:iCs/>
                <w:sz w:val="18"/>
                <w:szCs w:val="18"/>
                <w:rPrChange w:id="2805"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2806"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2807"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2808" w:author="jonathan pritchard" w:date="2024-11-20T11:04:00Z" w16du:dateUtc="2024-11-20T11:04:00Z">
                  <w:rPr>
                    <w:i/>
                    <w:sz w:val="18"/>
                    <w:szCs w:val="18"/>
                  </w:rPr>
                </w:rPrChange>
              </w:rPr>
            </w:pPr>
            <w:r w:rsidRPr="00953D68">
              <w:rPr>
                <w:iCs/>
                <w:sz w:val="18"/>
                <w:szCs w:val="18"/>
                <w:rPrChange w:id="2809"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2810"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2811"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2812" w:author="jonathan pritchard" w:date="2024-11-20T11:04:00Z" w16du:dateUtc="2024-11-20T11:04:00Z">
                  <w:rPr>
                    <w:i/>
                    <w:sz w:val="18"/>
                    <w:szCs w:val="18"/>
                  </w:rPr>
                </w:rPrChange>
              </w:rPr>
            </w:pPr>
            <w:r w:rsidRPr="00953D68">
              <w:rPr>
                <w:iCs/>
                <w:sz w:val="18"/>
                <w:szCs w:val="18"/>
                <w:rPrChange w:id="2813"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2814"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2815"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2816"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2817" w:author="jonathan pritchard" w:date="2024-11-20T11:04:00Z" w16du:dateUtc="2024-11-20T11:04:00Z">
                  <w:rPr>
                    <w:i/>
                    <w:sz w:val="18"/>
                    <w:szCs w:val="18"/>
                  </w:rPr>
                </w:rPrChange>
              </w:rPr>
            </w:pPr>
            <w:r w:rsidRPr="00953D68">
              <w:rPr>
                <w:iCs/>
                <w:sz w:val="18"/>
                <w:szCs w:val="18"/>
                <w:rPrChange w:id="2818" w:author="jonathan pritchard" w:date="2024-11-20T11:04:00Z" w16du:dateUtc="2024-11-20T11:04:00Z">
                  <w:rPr>
                    <w:i/>
                    <w:sz w:val="18"/>
                    <w:szCs w:val="18"/>
                  </w:rPr>
                </w:rPrChange>
              </w:rPr>
              <w:t>Error: No Feature Cat</w:t>
            </w:r>
            <w:r w:rsidR="00BE49F8" w:rsidRPr="00953D68">
              <w:rPr>
                <w:iCs/>
                <w:sz w:val="18"/>
                <w:szCs w:val="18"/>
                <w:rPrChange w:id="2819" w:author="jonathan pritchard" w:date="2024-11-20T11:04:00Z" w16du:dateUtc="2024-11-20T11:04:00Z">
                  <w:rPr>
                    <w:i/>
                    <w:sz w:val="18"/>
                    <w:szCs w:val="18"/>
                  </w:rPr>
                </w:rPrChange>
              </w:rPr>
              <w:t>a</w:t>
            </w:r>
            <w:r w:rsidRPr="00953D68">
              <w:rPr>
                <w:iCs/>
                <w:sz w:val="18"/>
                <w:szCs w:val="18"/>
                <w:rPrChange w:id="2820" w:author="jonathan pritchard" w:date="2024-11-20T11:04:00Z" w16du:dateUtc="2024-11-20T11:04:00Z">
                  <w:rPr>
                    <w:i/>
                    <w:sz w:val="18"/>
                    <w:szCs w:val="18"/>
                  </w:rPr>
                </w:rPrChange>
              </w:rPr>
              <w:t xml:space="preserve">logue or Portrayal Catalogue could be found </w:t>
            </w:r>
            <w:del w:id="2821" w:author="jonathan pritchard" w:date="2024-11-20T11:04:00Z" w16du:dateUtc="2024-11-20T11:04:00Z">
              <w:r w:rsidRPr="00953D68" w:rsidDel="00953D68">
                <w:rPr>
                  <w:iCs/>
                  <w:sz w:val="18"/>
                  <w:szCs w:val="18"/>
                  <w:rPrChange w:id="2822" w:author="jonathan pritchard" w:date="2024-11-20T11:04:00Z" w16du:dateUtc="2024-11-20T11:04:00Z">
                    <w:rPr>
                      <w:i/>
                      <w:sz w:val="18"/>
                      <w:szCs w:val="18"/>
                    </w:rPr>
                  </w:rPrChange>
                </w:rPr>
                <w:delText xml:space="preserve">for </w:delText>
              </w:r>
            </w:del>
            <w:ins w:id="2823" w:author="jonathan pritchard" w:date="2024-11-20T11:04:00Z" w16du:dateUtc="2024-11-20T11:04:00Z">
              <w:r w:rsidR="00953D68">
                <w:rPr>
                  <w:iCs/>
                  <w:sz w:val="18"/>
                  <w:szCs w:val="18"/>
                </w:rPr>
                <w:t>compatible with</w:t>
              </w:r>
              <w:r w:rsidR="00953D68" w:rsidRPr="00953D68">
                <w:rPr>
                  <w:iCs/>
                  <w:sz w:val="18"/>
                  <w:szCs w:val="18"/>
                  <w:rPrChange w:id="2824" w:author="jonathan pritchard" w:date="2024-11-20T11:04:00Z" w16du:dateUtc="2024-11-20T11:04:00Z">
                    <w:rPr>
                      <w:i/>
                      <w:sz w:val="18"/>
                      <w:szCs w:val="18"/>
                    </w:rPr>
                  </w:rPrChange>
                </w:rPr>
                <w:t xml:space="preserve"> </w:t>
              </w:r>
            </w:ins>
            <w:r w:rsidRPr="00953D68">
              <w:rPr>
                <w:iCs/>
                <w:sz w:val="18"/>
                <w:szCs w:val="18"/>
                <w:rPrChange w:id="2825"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2826" w:author="jonathan pritchard" w:date="2025-01-24T17:32:00Z"/>
        </w:trPr>
        <w:tc>
          <w:tcPr>
            <w:tcW w:w="1200" w:type="dxa"/>
            <w:vAlign w:val="center"/>
            <w:tcPrChange w:id="2827"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2828" w:author="jonathan pritchard" w:date="2025-01-24T17:32:00Z" w16du:dateUtc="2025-01-24T17:32:00Z"/>
                <w:rFonts w:eastAsia="Times New Roman" w:cs="Arial"/>
                <w:b/>
                <w:sz w:val="18"/>
                <w:szCs w:val="18"/>
              </w:rPr>
            </w:pPr>
          </w:p>
        </w:tc>
        <w:tc>
          <w:tcPr>
            <w:tcW w:w="7759" w:type="dxa"/>
            <w:vAlign w:val="center"/>
            <w:tcPrChange w:id="2829"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2830" w:author="jonathan pritchard" w:date="2025-01-24T17:32:00Z" w16du:dateUtc="2025-01-24T17:32:00Z"/>
                <w:i/>
                <w:sz w:val="18"/>
                <w:szCs w:val="18"/>
              </w:rPr>
            </w:pPr>
          </w:p>
        </w:tc>
      </w:tr>
      <w:tr w:rsidR="00647AF8" w:rsidRPr="00A527F0" w14:paraId="2FAF47E6" w14:textId="77777777" w:rsidTr="00CC4796">
        <w:tc>
          <w:tcPr>
            <w:tcW w:w="1200" w:type="dxa"/>
            <w:vAlign w:val="center"/>
            <w:tcPrChange w:id="2831"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2832"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2833" w:author="jonathan pritchard" w:date="2024-11-20T11:05:00Z" w16du:dateUtc="2024-11-20T11:05:00Z">
                  <w:rPr>
                    <w:i/>
                    <w:sz w:val="18"/>
                    <w:szCs w:val="18"/>
                  </w:rPr>
                </w:rPrChange>
              </w:rPr>
            </w:pPr>
            <w:r w:rsidRPr="00953D68">
              <w:rPr>
                <w:iCs/>
                <w:sz w:val="18"/>
                <w:szCs w:val="18"/>
                <w:rPrChange w:id="2834"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2835"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2836"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2837" w:author="jonathan pritchard" w:date="2024-11-20T11:05:00Z" w16du:dateUtc="2024-11-20T11:05:00Z">
                  <w:rPr>
                    <w:i/>
                    <w:sz w:val="18"/>
                    <w:szCs w:val="18"/>
                  </w:rPr>
                </w:rPrChange>
              </w:rPr>
            </w:pPr>
            <w:r w:rsidRPr="00953D68">
              <w:rPr>
                <w:iCs/>
                <w:sz w:val="18"/>
                <w:szCs w:val="18"/>
                <w:rPrChange w:id="2838"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2839"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2840"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2841" w:author="jonathan pritchard" w:date="2024-11-20T11:05:00Z" w16du:dateUtc="2024-11-20T11:05:00Z">
                  <w:rPr>
                    <w:i/>
                    <w:sz w:val="18"/>
                    <w:szCs w:val="18"/>
                  </w:rPr>
                </w:rPrChange>
              </w:rPr>
            </w:pPr>
            <w:r w:rsidRPr="00953D68">
              <w:rPr>
                <w:iCs/>
                <w:sz w:val="18"/>
                <w:szCs w:val="18"/>
                <w:rPrChange w:id="2842"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2843"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2844"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2845" w:author="jonathan pritchard" w:date="2024-11-20T11:05:00Z" w16du:dateUtc="2024-11-20T11:05:00Z">
                  <w:rPr>
                    <w:i/>
                    <w:sz w:val="18"/>
                    <w:szCs w:val="18"/>
                  </w:rPr>
                </w:rPrChange>
              </w:rPr>
            </w:pPr>
            <w:r w:rsidRPr="00953D68">
              <w:rPr>
                <w:iCs/>
                <w:sz w:val="18"/>
                <w:szCs w:val="18"/>
                <w:rPrChange w:id="2846"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2847" w:author="jon pritchard" w:date="2024-11-27T23:22:00Z" w16du:dateUtc="2024-11-27T22:22:00Z"/>
        </w:rPr>
      </w:pPr>
      <w:r w:rsidRPr="00A527F0">
        <w:t xml:space="preserve">Table </w:t>
      </w:r>
      <w:ins w:id="2848" w:author="jonathan pritchard" w:date="2025-01-21T16:10:00Z" w16du:dateUtc="2025-01-21T16:10:00Z">
        <w:r w:rsidR="000849E6">
          <w:t>B</w:t>
        </w:r>
      </w:ins>
      <w:del w:id="2849" w:author="jonathan pritchard" w:date="2025-01-21T16:10:00Z" w16du:dateUtc="2025-01-21T16:10:00Z">
        <w:r w:rsidRPr="00A527F0" w:rsidDel="000849E6">
          <w:delText>C-2-</w:delText>
        </w:r>
      </w:del>
      <w:ins w:id="2850"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2851" w:author="jonathan pritchard" w:date="2025-01-21T16:11:00Z" w16du:dateUtc="2025-01-21T16:11:00Z">
          <w:pPr>
            <w:pStyle w:val="Caption"/>
            <w:spacing w:after="120" w:line="240" w:lineRule="auto"/>
            <w:jc w:val="center"/>
          </w:pPr>
        </w:pPrChange>
      </w:pPr>
      <w:bookmarkStart w:id="2852" w:name="_Toc188950537"/>
      <w:ins w:id="2853" w:author="jon pritchard" w:date="2024-11-27T23:22:00Z" w16du:dateUtc="2024-11-27T22:22:00Z">
        <w:r>
          <w:t>Error code descriptions.</w:t>
        </w:r>
      </w:ins>
      <w:bookmarkEnd w:id="2852"/>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2854" w:author="jonathan pritchard" w:date="2024-11-20T11:38:00Z" w16du:dateUtc="2024-11-20T11:38:00Z">
        <w:r w:rsidR="00606130">
          <w:rPr>
            <w:rFonts w:eastAsia="Times New Roman" w:cs="Arial"/>
          </w:rPr>
          <w:t>ested</w:t>
        </w:r>
      </w:ins>
      <w:del w:id="2855"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2856"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2857" w:author="jonathan pritchard" w:date="2025-01-24T17:32:00Z" w16du:dateUtc="2025-01-24T17:32:00Z"/>
          <w:rFonts w:eastAsia="Times New Roman" w:cs="Arial"/>
          <w:strike/>
        </w:rPr>
      </w:pPr>
      <w:del w:id="2858"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2859"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2860" w:author="jonathan pritchard" w:date="2025-01-24T17:32:00Z" w16du:dateUtc="2025-01-24T17:32:00Z"/>
          <w:rFonts w:eastAsia="Times New Roman" w:cs="Arial"/>
          <w:strike/>
        </w:rPr>
      </w:pPr>
      <w:del w:id="2861"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2862" w:author="jonathan pritchard" w:date="2025-01-24T17:32:00Z" w16du:dateUtc="2025-01-24T17:32:00Z"/>
          <w:rFonts w:eastAsia="Times New Roman" w:cs="Arial"/>
          <w:strike/>
        </w:rPr>
      </w:pPr>
      <w:del w:id="2863"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2864" w:author="jonathan pritchard" w:date="2025-01-20T13:47:00Z" w16du:dateUtc="2025-01-20T13:47:00Z">
        <w:r w:rsidR="001A6CA4">
          <w:rPr>
            <w:rFonts w:eastAsia="Times New Roman" w:cs="Arial"/>
          </w:rPr>
          <w:t>.</w:t>
        </w:r>
      </w:ins>
      <w:del w:id="2865" w:author="jonathan pritchard" w:date="2024-10-14T00:50:00Z" w16du:dateUtc="2024-10-13T23:50:00Z">
        <w:r w:rsidRPr="00A527F0" w:rsidDel="008972A2">
          <w:rPr>
            <w:rFonts w:eastAsia="Times New Roman" w:cs="Arial"/>
          </w:rPr>
          <w:delText xml:space="preserve">.  </w:delText>
        </w:r>
      </w:del>
      <w:ins w:id="2866" w:author="jonathan pritchard" w:date="2024-10-14T00:50:00Z" w16du:dateUtc="2024-10-13T23:50:00Z">
        <w:r w:rsidR="008972A2">
          <w:rPr>
            <w:rFonts w:eastAsia="Times New Roman" w:cs="Arial"/>
          </w:rPr>
          <w:t xml:space="preserve"> </w:t>
        </w:r>
      </w:ins>
      <w:ins w:id="2867" w:author="jonathan pritchard" w:date="2025-01-20T13:47:00Z" w16du:dateUtc="2025-01-20T13:47:00Z">
        <w:r w:rsidR="001A6CA4">
          <w:rPr>
            <w:rFonts w:eastAsia="Times New Roman" w:cs="Arial"/>
          </w:rPr>
          <w:t>“</w:t>
        </w:r>
      </w:ins>
      <w:r w:rsidRPr="00A527F0">
        <w:rPr>
          <w:rFonts w:eastAsia="Times New Roman" w:cs="Arial"/>
        </w:rPr>
        <w:t>Expired</w:t>
      </w:r>
      <w:ins w:id="2868"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2869" w:author="jonathan pritchard" w:date="2025-01-24T17:32:00Z" w16du:dateUtc="2025-01-24T17:32:00Z"/>
          <w:rFonts w:cs="Arial"/>
          <w:i/>
          <w:strike/>
          <w:rPrChange w:id="2870" w:author="jonathan pritchard" w:date="2025-01-20T13:47:00Z" w16du:dateUtc="2025-01-20T13:47:00Z">
            <w:rPr>
              <w:del w:id="2871" w:author="jonathan pritchard" w:date="2025-01-24T17:32:00Z" w16du:dateUtc="2025-01-24T17:32:00Z"/>
              <w:rFonts w:cs="Arial"/>
              <w:i/>
            </w:rPr>
          </w:rPrChange>
        </w:rPr>
      </w:pPr>
      <w:commentRangeStart w:id="2872"/>
      <w:del w:id="2873" w:author="jonathan pritchard" w:date="2025-01-24T17:32:00Z" w16du:dateUtc="2025-01-24T17:32:00Z">
        <w:r w:rsidRPr="001A6CA4" w:rsidDel="00DB1913">
          <w:rPr>
            <w:rFonts w:eastAsia="Times New Roman" w:cs="Arial"/>
            <w:b/>
            <w:strike/>
            <w:color w:val="000000"/>
            <w:rPrChange w:id="2874"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2875"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2876"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2877"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2878"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2879"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2880"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2881"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2882"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2883"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2884"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2885"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2886"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2887" w:author="jonathan pritchard" w:date="2025-01-20T13:47:00Z" w16du:dateUtc="2025-01-20T13:47:00Z">
              <w:rPr>
                <w:rFonts w:cs="Arial"/>
                <w:i/>
              </w:rPr>
            </w:rPrChange>
          </w:rPr>
          <w:delText>and therefore MUST NOT be used for Primary NAVIGATION”.</w:delText>
        </w:r>
        <w:commentRangeEnd w:id="2872"/>
        <w:r w:rsidR="001A6CA4" w:rsidDel="00DB1913">
          <w:rPr>
            <w:rStyle w:val="CommentReference"/>
          </w:rPr>
          <w:commentReference w:id="2872"/>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FD0F4D2"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2888" w:author="jonathan pritchard" w:date="2024-11-21T10:34:00Z" w16du:dateUtc="2024-11-21T10:34:00Z">
        <w:r w:rsidR="00EC03D1">
          <w:rPr>
            <w:rFonts w:cs="Arial"/>
            <w:iCs/>
          </w:rPr>
          <w:t xml:space="preserve"> or</w:t>
        </w:r>
      </w:ins>
      <w:del w:id="2889"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2890"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has not been directly authenticated by the Scheme Adminstrator</w:t>
      </w:r>
      <w:ins w:id="2891" w:author="jonathan pritchard" w:date="2024-11-20T11:09:00Z" w16du:dateUtc="2024-11-20T11:09:00Z">
        <w:r w:rsidR="00953D68">
          <w:rPr>
            <w:rFonts w:cs="Arial"/>
            <w:iCs/>
          </w:rPr>
          <w:t xml:space="preserve"> (as identified according to </w:t>
        </w:r>
        <w:r w:rsidR="00953D68" w:rsidRPr="00953D68">
          <w:rPr>
            <w:rFonts w:cs="Arial"/>
            <w:iCs/>
            <w:highlight w:val="yellow"/>
            <w:rPrChange w:id="2892" w:author="jonathan pritchard" w:date="2024-11-20T11:09:00Z" w16du:dateUtc="2024-11-20T11:09:00Z">
              <w:rPr>
                <w:rFonts w:cs="Arial"/>
                <w:iCs/>
              </w:rPr>
            </w:rPrChange>
          </w:rPr>
          <w:t>section XX.YY</w:t>
        </w:r>
        <w:r w:rsidR="00953D68">
          <w:rPr>
            <w:rFonts w:cs="Arial"/>
            <w:iCs/>
          </w:rPr>
          <w:t>)</w:t>
        </w:r>
      </w:ins>
      <w:r w:rsidRPr="00B812CA">
        <w:rPr>
          <w:rFonts w:cs="Arial"/>
          <w:iCs/>
        </w:rPr>
        <w:t>.</w:t>
      </w:r>
    </w:p>
    <w:p w14:paraId="19AD7E0F" w14:textId="754D7CBF" w:rsidR="00647AF8" w:rsidRPr="00B812CA" w:rsidDel="00DB1913" w:rsidRDefault="00647AF8" w:rsidP="002B7019">
      <w:pPr>
        <w:spacing w:after="120" w:line="240" w:lineRule="auto"/>
        <w:jc w:val="both"/>
        <w:rPr>
          <w:del w:id="2893" w:author="jonathan pritchard" w:date="2025-01-24T17:32:00Z" w16du:dateUtc="2025-01-24T17:32:00Z"/>
          <w:rFonts w:cs="Arial"/>
          <w:iCs/>
          <w:strike/>
        </w:rPr>
      </w:pPr>
      <w:del w:id="2894"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2895" w:author="jonathan pritchard" w:date="2025-01-20T13:50:00Z" w16du:dateUtc="2025-01-20T13:50:00Z">
        <w:r w:rsidRPr="00B812CA" w:rsidDel="00D20D49">
          <w:rPr>
            <w:rFonts w:cs="Arial"/>
            <w:iCs/>
          </w:rPr>
          <w:delText>n intermediate</w:delText>
        </w:r>
      </w:del>
      <w:ins w:id="2896" w:author="jonathan pritchard" w:date="2025-01-20T13:50:00Z" w16du:dateUtc="2025-01-20T13:50:00Z">
        <w:r w:rsidR="00D20D49">
          <w:rPr>
            <w:rFonts w:cs="Arial"/>
            <w:iCs/>
          </w:rPr>
          <w:t>ny</w:t>
        </w:r>
      </w:ins>
      <w:r w:rsidRPr="00B812CA">
        <w:rPr>
          <w:rFonts w:cs="Arial"/>
          <w:iCs/>
        </w:rPr>
        <w:t xml:space="preserve"> digitalSignatureValue for a resource (whether dataset, supplementary file or permit)</w:t>
      </w:r>
      <w:ins w:id="2897"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2898" w:author="jonathan pritchard" w:date="2024-11-21T10:34:00Z" w16du:dateUtc="2024-11-21T10:34:00Z">
        <w:r w:rsidRPr="00B812CA" w:rsidDel="001A44CA">
          <w:rPr>
            <w:rFonts w:cs="Arial"/>
            <w:iCs/>
          </w:rPr>
          <w:delText xml:space="preserve">identical </w:delText>
        </w:r>
      </w:del>
      <w:ins w:id="2899" w:author="jonathan pritchard" w:date="2024-11-21T10:34:00Z" w16du:dateUtc="2024-11-21T10:34:00Z">
        <w:r w:rsidR="001A44CA">
          <w:rPr>
            <w:rFonts w:cs="Arial"/>
            <w:iCs/>
          </w:rPr>
          <w:t>compatible with</w:t>
        </w:r>
      </w:ins>
      <w:del w:id="2900"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2901"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2902"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2903" w:author="jonathan pritchard" w:date="2024-11-21T10:34:00Z" w16du:dateUtc="2024-11-21T10:34:00Z">
        <w:r w:rsidR="001A44CA">
          <w:rPr>
            <w:rFonts w:cs="Arial"/>
            <w:iCs/>
          </w:rPr>
          <w:t>N</w:t>
        </w:r>
      </w:ins>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2904"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2905" w:author="jon pritchard" w:date="2024-11-27T23:24:00Z" w16du:dateUtc="2024-11-27T22:24:00Z"/>
        </w:rPr>
        <w:pPrChange w:id="2906" w:author="jonathan pritchard" w:date="2025-01-21T16:15:00Z" w16du:dateUtc="2025-01-21T16:15:00Z">
          <w:pPr>
            <w:pStyle w:val="Heading2"/>
          </w:pPr>
        </w:pPrChange>
      </w:pPr>
      <w:bookmarkStart w:id="2907" w:name="_Toc188950538"/>
      <w:r w:rsidRPr="00B812CA">
        <w:t>Exchange Set Installation on ECDIS.</w:t>
      </w:r>
      <w:bookmarkEnd w:id="2907"/>
    </w:p>
    <w:p w14:paraId="23E76A47" w14:textId="1AD2297E" w:rsidR="00CC4796" w:rsidRPr="00CC4796" w:rsidRDefault="00CC4796" w:rsidP="00CC4796">
      <w:pPr>
        <w:spacing w:after="120" w:line="240" w:lineRule="auto"/>
        <w:jc w:val="both"/>
        <w:rPr>
          <w:iCs/>
          <w:rPrChange w:id="2908" w:author="jon pritchard" w:date="2024-11-27T23:24:00Z" w16du:dateUtc="2024-11-27T22:24:00Z">
            <w:rPr>
              <w:b/>
              <w:bCs/>
            </w:rPr>
          </w:rPrChange>
        </w:rPr>
      </w:pPr>
      <w:ins w:id="2909"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2910" w:author="jonathan pritchard" w:date="2024-11-21T10:42:00Z" w16du:dateUtc="2024-11-21T10:42:00Z"/>
          <w:del w:id="2911" w:author="jon pritchard" w:date="2024-11-27T23:22:00Z" w16du:dateUtc="2024-11-27T22:22:00Z"/>
          <w:iCs/>
        </w:rPr>
      </w:pPr>
      <w:del w:id="2912"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2913" w:author="jonathan pritchard" w:date="2024-11-20T11:36:00Z" w16du:dateUtc="2024-11-20T11:36:00Z">
        <w:del w:id="2914" w:author="jon pritchard" w:date="2024-11-27T23:22:00Z" w16du:dateUtc="2024-11-27T22:22:00Z">
          <w:r w:rsidR="00606130" w:rsidDel="00CC4796">
            <w:rPr>
              <w:iCs/>
            </w:rPr>
            <w:delText xml:space="preserve">ed and may optionally </w:delText>
          </w:r>
        </w:del>
      </w:ins>
      <w:ins w:id="2915" w:author="jonathan pritchard" w:date="2024-11-20T11:37:00Z" w16du:dateUtc="2024-11-20T11:37:00Z">
        <w:del w:id="2916" w:author="jon pritchard" w:date="2024-11-27T23:22:00Z" w16du:dateUtc="2024-11-27T22:22:00Z">
          <w:r w:rsidR="00606130" w:rsidDel="00CC4796">
            <w:rPr>
              <w:iCs/>
            </w:rPr>
            <w:delText>be encrypted</w:delText>
          </w:r>
        </w:del>
      </w:ins>
      <w:del w:id="2917" w:author="jon pritchard" w:date="2024-11-27T23:22:00Z" w16du:dateUtc="2024-11-27T22:22:00Z">
        <w:r w:rsidRPr="00B812CA" w:rsidDel="00CC4796">
          <w:rPr>
            <w:iCs/>
          </w:rPr>
          <w:delText>ed, and may optionally be encrypted.</w:delText>
        </w:r>
      </w:del>
      <w:ins w:id="2918" w:author="jonathan pritchard" w:date="2024-11-21T10:42:00Z" w16du:dateUtc="2024-11-21T10:42:00Z">
        <w:del w:id="2919"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2920" w:author="jon pritchard" w:date="2024-11-27T23:15:00Z" w16du:dateUtc="2024-11-27T22:15:00Z"/>
          <w:iCs/>
        </w:rPr>
      </w:pPr>
      <w:ins w:id="2921" w:author="jonathan pritchard" w:date="2024-11-21T10:42:00Z" w16du:dateUtc="2024-11-21T10:42:00Z">
        <w:r>
          <w:rPr>
            <w:iCs/>
          </w:rPr>
          <w:t>Before exchange sets are imported to ECDIS the CATALOG.XML must initially be authenticated against the digital signature contained in the CATALOG.SIGN file.</w:t>
        </w:r>
      </w:ins>
      <w:ins w:id="2922"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2923" w:author="jonathan pritchard" w:date="2025-01-20T15:14:00Z" w16du:dateUtc="2025-01-20T15:14:00Z">
          <w:pPr>
            <w:spacing w:after="120" w:line="240" w:lineRule="auto"/>
            <w:jc w:val="both"/>
          </w:pPr>
        </w:pPrChange>
      </w:pPr>
      <w:ins w:id="2924" w:author="jonathan pritchard" w:date="2025-01-20T15:14:00Z" w16du:dateUtc="2025-01-20T15:14:00Z">
        <w:r>
          <w:rPr>
            <w:noProof/>
          </w:rPr>
          <w:drawing>
            <wp:inline distT="0" distB="0" distL="0" distR="0" wp14:anchorId="76CE50AF" wp14:editId="788525F3">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2925"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4"/>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2926" w:author="jonathan pritchard" w:date="2024-11-21T10:42:00Z" w16du:dateUtc="2024-11-21T10:42:00Z"/>
          <w:iCs/>
        </w:rPr>
        <w:pPrChange w:id="2927"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2928"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2929" w:author="jon pritchard" w:date="2024-11-27T23:17:00Z" w16du:dateUtc="2024-11-27T22:17:00Z"/>
          <w:iCs/>
        </w:rPr>
      </w:pPr>
      <w:ins w:id="2930" w:author="jon pritchard" w:date="2024-11-27T23:23:00Z" w16du:dateUtc="2024-11-27T22:23:00Z">
        <w:r>
          <w:rPr>
            <w:iCs/>
          </w:rPr>
          <w:t>If encrypted data is to be imported into the ECDIS, b</w:t>
        </w:r>
      </w:ins>
      <w:ins w:id="2931" w:author="jonathan pritchard" w:date="2024-11-21T10:42:00Z" w16du:dateUtc="2024-11-21T10:42:00Z">
        <w:del w:id="2932" w:author="jon pritchard" w:date="2024-11-27T23:23:00Z" w16du:dateUtc="2024-11-27T22:23:00Z">
          <w:r w:rsidR="00F20F26" w:rsidDel="00CC4796">
            <w:rPr>
              <w:iCs/>
            </w:rPr>
            <w:delText>B</w:delText>
          </w:r>
        </w:del>
        <w:r w:rsidR="00F20F26">
          <w:rPr>
            <w:iCs/>
          </w:rPr>
          <w:t xml:space="preserve">efore any </w:t>
        </w:r>
      </w:ins>
      <w:ins w:id="2933"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2934" w:author="jon pritchard" w:date="2024-11-27T23:16:00Z" w16du:dateUtc="2024-11-27T22:16:00Z"/>
          <w:iCs/>
        </w:rPr>
      </w:pPr>
    </w:p>
    <w:p w14:paraId="246BD0B9" w14:textId="77777777" w:rsidR="00B7137E" w:rsidRDefault="00626983">
      <w:pPr>
        <w:keepNext/>
        <w:spacing w:after="120" w:line="240" w:lineRule="auto"/>
        <w:jc w:val="center"/>
        <w:pPrChange w:id="2935"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2936"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2937" w:author="jon pritchard" w:date="2024-11-27T23:16:00Z" w16du:dateUtc="2024-11-27T22:16:00Z"/>
          <w:iCs/>
        </w:rPr>
      </w:pPr>
      <w:ins w:id="2938" w:author="jon pritchard" w:date="2024-11-27T23:16:00Z" w16du:dateUtc="2024-11-27T22:16:00Z">
        <w:del w:id="2939" w:author="jonathan pritchard" w:date="2025-01-20T15:15:00Z" w16du:dateUtc="2025-01-20T15:15:00Z">
          <w:r w:rsidRPr="00CC4796" w:rsidDel="00626983">
            <w:rPr>
              <w:b/>
              <w:bCs/>
              <w:iCs/>
              <w:rPrChange w:id="2940" w:author="jon pritchard" w:date="2024-11-27T23:16:00Z" w16du:dateUtc="2024-11-27T22:16:00Z">
                <w:rPr>
                  <w:iCs/>
                </w:rPr>
              </w:rPrChange>
            </w:rPr>
            <w:delText xml:space="preserve">[PLACEHOLDER for </w:delText>
          </w:r>
        </w:del>
        <w:del w:id="2941" w:author="jonathan pritchard" w:date="2025-01-20T15:16:00Z" w16du:dateUtc="2025-01-20T15:16:00Z">
          <w:r w:rsidRPr="00CC4796" w:rsidDel="00B7137E">
            <w:rPr>
              <w:b/>
              <w:bCs/>
              <w:iCs/>
              <w:rPrChange w:id="2942" w:author="jon pritchard" w:date="2024-11-27T23:16:00Z" w16du:dateUtc="2024-11-27T22:16:00Z">
                <w:rPr>
                  <w:iCs/>
                </w:rPr>
              </w:rPrChange>
            </w:rPr>
            <w:delText>PERMIT.SIGN verificat</w:delText>
          </w:r>
        </w:del>
        <w:del w:id="2943" w:author="jonathan pritchard" w:date="2025-01-20T15:15:00Z" w16du:dateUtc="2025-01-20T15:15:00Z">
          <w:r w:rsidRPr="00CC4796" w:rsidDel="00626983">
            <w:rPr>
              <w:b/>
              <w:bCs/>
              <w:iCs/>
              <w:rPrChange w:id="2944"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2945" w:author="jonathan pritchard" w:date="2024-11-21T10:43:00Z" w16du:dateUtc="2024-11-21T10:43:00Z">
        <w:r>
          <w:rPr>
            <w:iCs/>
          </w:rPr>
          <w:t xml:space="preserve">Once the CATALOG.XML is authenticated and, where encrypted data is to be imported, the PERMIT.XML </w:t>
        </w:r>
      </w:ins>
      <w:ins w:id="2946" w:author="jonathan pritchard" w:date="2024-11-21T10:44:00Z" w16du:dateUtc="2024-11-21T10:44:00Z">
        <w:r>
          <w:rPr>
            <w:iCs/>
          </w:rPr>
          <w:t xml:space="preserve">is </w:t>
        </w:r>
      </w:ins>
      <w:ins w:id="2947" w:author="jonathan pritchard" w:date="2025-01-20T14:01:00Z" w16du:dateUtc="2025-01-20T14:01:00Z">
        <w:r w:rsidR="008C3639">
          <w:rPr>
            <w:iCs/>
          </w:rPr>
          <w:t xml:space="preserve">first </w:t>
        </w:r>
      </w:ins>
      <w:ins w:id="2948" w:author="jonathan pritchard" w:date="2024-11-21T10:44:00Z" w16du:dateUtc="2024-11-21T10:44:00Z">
        <w:r>
          <w:rPr>
            <w:iCs/>
          </w:rPr>
          <w:t>authenticated, the</w:t>
        </w:r>
      </w:ins>
      <w:ins w:id="2949" w:author="jonathan pritchard" w:date="2025-01-20T14:01:00Z" w16du:dateUtc="2025-01-20T14:01:00Z">
        <w:r w:rsidR="008C3639">
          <w:rPr>
            <w:iCs/>
          </w:rPr>
          <w:t>n the</w:t>
        </w:r>
      </w:ins>
      <w:ins w:id="2950"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2951" w:author="jonathan pritchard" w:date="2024-11-20T11:38:00Z" w16du:dateUtc="2024-11-20T11:38:00Z"/>
        </w:rPr>
      </w:pPr>
      <w:ins w:id="2952" w:author="jonathan pritchard" w:date="2025-01-20T14:01:00Z" w16du:dateUtc="2025-01-20T14:01:00Z">
        <w:r>
          <w:t>Encrypted</w:t>
        </w:r>
      </w:ins>
      <w:ins w:id="2953"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2954"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2955" w:author="jonathan pritchard" w:date="2024-11-20T11:36:00Z" w16du:dateUtc="2024-11-20T11:36:00Z">
        <w:r w:rsidR="00BD515B" w:rsidRPr="00A527F0" w:rsidDel="00606130">
          <w:delText>permit</w:delText>
        </w:r>
      </w:del>
      <w:ins w:id="2956" w:author="jonathan pritchard" w:date="2024-11-20T11:36:00Z" w16du:dateUtc="2024-11-20T11:36:00Z">
        <w:r w:rsidR="00606130">
          <w:t>PERMIT.XML</w:t>
        </w:r>
      </w:ins>
      <w:del w:id="2957" w:author="jonathan pritchard" w:date="2024-11-20T11:36:00Z" w16du:dateUtc="2024-11-20T11:36:00Z">
        <w:r w:rsidR="00BD515B" w:rsidRPr="00A527F0" w:rsidDel="00606130">
          <w:delText>.xml</w:delText>
        </w:r>
      </w:del>
      <w:r w:rsidR="00BD515B" w:rsidRPr="00A527F0">
        <w:t xml:space="preserve"> </w:t>
      </w:r>
      <w:ins w:id="2958" w:author="jonathan pritchard" w:date="2025-01-20T15:16:00Z" w16du:dateUtc="2025-01-20T15:16:00Z">
        <w:r w:rsidR="00B7137E">
          <w:t xml:space="preserve">contents </w:t>
        </w:r>
      </w:ins>
      <w:ins w:id="2959" w:author="jonathan pritchard" w:date="2025-01-20T14:01:00Z" w16du:dateUtc="2025-01-20T14:01:00Z">
        <w:r>
          <w:t>(a</w:t>
        </w:r>
      </w:ins>
      <w:ins w:id="2960"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2961"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099A1E32">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2962" w:author="jonathan pritchard" w:date="2025-01-20T15:16:00Z" w16du:dateUtc="2025-01-20T15:16:00Z">
        <w:r w:rsidR="00B7137E">
          <w:rPr>
            <w:noProof/>
          </w:rPr>
          <w:t>7</w:t>
        </w:r>
      </w:ins>
      <w:ins w:id="2963" w:author="jon pritchard" w:date="2024-11-27T23:16:00Z" w16du:dateUtc="2024-11-27T22:16:00Z">
        <w:del w:id="2964" w:author="jonathan pritchard" w:date="2025-01-20T15:16:00Z" w16du:dateUtc="2025-01-20T15:16:00Z">
          <w:r w:rsidR="00CC4796" w:rsidDel="00B7137E">
            <w:rPr>
              <w:noProof/>
            </w:rPr>
            <w:delText>6</w:delText>
          </w:r>
        </w:del>
      </w:ins>
      <w:del w:id="2965"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2966"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2967"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2968" w:author="jonathan pritchard" w:date="2024-11-20T11:39:00Z" w16du:dateUtc="2024-11-20T11:39:00Z">
        <w:r w:rsidR="00BB1C35" w:rsidRPr="00B812CA" w:rsidDel="00606130">
          <w:rPr>
            <w:iCs/>
          </w:rPr>
          <w:delText>Figure</w:delText>
        </w:r>
        <w:r w:rsidRPr="00B812CA" w:rsidDel="00606130">
          <w:rPr>
            <w:iCs/>
          </w:rPr>
          <w:delText xml:space="preserve"> </w:delText>
        </w:r>
      </w:del>
      <w:ins w:id="2969"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2970" w:author="jonathan pritchard" w:date="2024-11-20T11:39:00Z" w16du:dateUtc="2024-11-20T11:39:00Z">
        <w:r w:rsidRPr="00B812CA" w:rsidDel="00606130">
          <w:rPr>
            <w:iCs/>
          </w:rPr>
          <w:delText xml:space="preserve">such </w:delText>
        </w:r>
      </w:del>
      <w:r w:rsidRPr="00B812CA">
        <w:rPr>
          <w:iCs/>
        </w:rPr>
        <w:t xml:space="preserve">signatures </w:t>
      </w:r>
      <w:ins w:id="2971" w:author="jonathan pritchard" w:date="2024-11-20T11:39:00Z" w16du:dateUtc="2024-11-20T11:39:00Z">
        <w:r w:rsidR="00606130">
          <w:rPr>
            <w:iCs/>
          </w:rPr>
          <w:t>must</w:t>
        </w:r>
      </w:ins>
      <w:del w:id="2972"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2973"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commentRangeStart w:id="2974"/>
      <w:commentRangeStart w:id="2975"/>
      <w:del w:id="2976"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commentRangeEnd w:id="2974"/>
      <w:r w:rsidR="00675209" w:rsidRPr="00B812CA">
        <w:rPr>
          <w:rStyle w:val="CommentReference"/>
          <w:lang w:val="en-GB"/>
        </w:rPr>
        <w:commentReference w:id="2974"/>
      </w:r>
      <w:commentRangeEnd w:id="2975"/>
      <w:r w:rsidR="00606130">
        <w:rPr>
          <w:rStyle w:val="CommentReference"/>
        </w:rPr>
        <w:commentReference w:id="2975"/>
      </w:r>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2977"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2978" w:author="jonathan pritchard" w:date="2025-01-20T13:27:00Z" w16du:dateUtc="2025-01-20T13:27:00Z">
        <w:r w:rsidRPr="00A527F0" w:rsidDel="00097A78">
          <w:delText xml:space="preserve">can </w:delText>
        </w:r>
      </w:del>
      <w:ins w:id="2979"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2980" w:author="jonathan pritchard" w:date="2024-11-21T10:44:00Z" w16du:dateUtc="2024-11-21T10:44:00Z">
        <w:r w:rsidRPr="00A527F0" w:rsidDel="00F20F26">
          <w:delText xml:space="preserve">The </w:delText>
        </w:r>
      </w:del>
      <w:ins w:id="2981"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2982" w:author="jonathan pritchard" w:date="2024-11-21T10:45:00Z" w16du:dateUtc="2024-11-21T10:45:00Z">
        <w:r w:rsidRPr="00A527F0" w:rsidDel="00F20F26">
          <w:delText xml:space="preserve"> </w:delText>
        </w:r>
      </w:del>
      <w:ins w:id="2983"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2984" w:author="jon pritchard" w:date="2024-11-27T23:18:00Z" w16du:dateUtc="2024-11-27T22:18:00Z"/>
        </w:rPr>
        <w:pPrChange w:id="2985"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2986" w:author="jonathan pritchard" w:date="2024-11-20T11:40:00Z" w16du:dateUtc="2024-11-20T11:40:00Z">
        <w:r w:rsidRPr="00A527F0" w:rsidDel="00606130">
          <w:delText>catalog</w:delText>
        </w:r>
      </w:del>
      <w:ins w:id="2987" w:author="jonathan pritchard" w:date="2024-11-20T11:40:00Z" w16du:dateUtc="2024-11-20T11:40:00Z">
        <w:r w:rsidR="00606130">
          <w:t>CATALOG.XML</w:t>
        </w:r>
      </w:ins>
      <w:del w:id="2988"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2989" w:author="jon pritchard" w:date="2024-11-27T23:18:00Z" w16du:dateUtc="2024-11-27T22:18:00Z">
        <w:r>
          <w:t xml:space="preserve">If more than one signature exists for a dataset or dataset support file then all signatures must be verified </w:t>
        </w:r>
      </w:ins>
      <w:ins w:id="2990" w:author="jon pritchard" w:date="2024-11-27T23:19:00Z" w16du:dateUtc="2024-11-27T22:19:00Z">
        <w:r>
          <w:t>before successful import.</w:t>
        </w:r>
      </w:ins>
      <w:ins w:id="2991"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2992"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2993"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2994" w:author="jonathan pritchard" w:date="2024-11-20T11:40:00Z" w16du:dateUtc="2024-11-20T11:40:00Z">
        <w:r w:rsidR="00606130">
          <w:t xml:space="preserve"> comprise the</w:t>
        </w:r>
      </w:ins>
      <w:del w:id="2995"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2996" w:author="jonathan pritchard" w:date="2024-11-20T11:40:00Z" w16du:dateUtc="2024-11-20T11:40:00Z">
        <w:r w:rsidR="00606130">
          <w:t xml:space="preserve"> and</w:t>
        </w:r>
      </w:ins>
      <w:del w:id="2997"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2998"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2999" w:author="jon pritchard" w:date="2024-11-27T23:19:00Z" w16du:dateUtc="2024-11-27T22:19:00Z">
        <w:r w:rsidR="00CC4796">
          <w:t xml:space="preserve"> The following flow diagram describes the </w:t>
        </w:r>
      </w:ins>
      <w:ins w:id="3000"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3001" w:author="jonathan pritchard" w:date="2024-11-20T11:41:00Z" w16du:dateUtc="2024-11-20T11:41:00Z">
        <w:r w:rsidR="00606130">
          <w:t xml:space="preserve"> and</w:t>
        </w:r>
      </w:ins>
      <w:del w:id="3002"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3003"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3004" w:author="jonathan pritchard" w:date="2025-01-17T12:31:00Z" w16du:dateUtc="2025-01-17T12:31:00Z"/>
        </w:rPr>
        <w:pPrChange w:id="3005" w:author="jonathan pritchard" w:date="2025-01-21T16:14:00Z" w16du:dateUtc="2025-01-21T16:14:00Z">
          <w:pPr>
            <w:pStyle w:val="Heading1"/>
            <w:numPr>
              <w:numId w:val="0"/>
            </w:numPr>
            <w:spacing w:before="0" w:after="0"/>
            <w:ind w:left="0" w:right="2160" w:firstLine="0"/>
            <w:jc w:val="center"/>
          </w:pPr>
        </w:pPrChange>
      </w:pPr>
      <w:bookmarkStart w:id="3006" w:name="_Ref158105624"/>
      <w:bookmarkStart w:id="3007" w:name="_Toc188950539"/>
      <w:commentRangeStart w:id="3008"/>
      <w:r w:rsidRPr="00A527F0">
        <w:lastRenderedPageBreak/>
        <w:t>Appendix</w:t>
      </w:r>
      <w:ins w:id="3009" w:author="jonathan pritchard" w:date="2025-01-21T16:13:00Z" w16du:dateUtc="2025-01-21T16:13:00Z">
        <w:r w:rsidR="000849E6">
          <w:t xml:space="preserve"> C </w:t>
        </w:r>
      </w:ins>
      <w:del w:id="3010" w:author="jon pritchard" w:date="2024-11-27T16:45:00Z" w16du:dateUtc="2024-11-27T15:45:00Z">
        <w:r w:rsidRPr="00A527F0" w:rsidDel="00802BDD">
          <w:delText xml:space="preserve"> C-3</w:delText>
        </w:r>
      </w:del>
      <w:bookmarkStart w:id="3011" w:name="_Toc100303047"/>
      <w:ins w:id="3012" w:author="jon pritchard" w:date="2024-11-27T16:45:00Z" w16du:dateUtc="2024-11-27T15:45:00Z">
        <w:r w:rsidR="00802BDD">
          <w:t xml:space="preserve"> - </w:t>
        </w:r>
      </w:ins>
      <w:del w:id="3013"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3011"/>
      <w:commentRangeEnd w:id="3008"/>
      <w:r w:rsidR="00EC6DA6" w:rsidRPr="00B812CA">
        <w:rPr>
          <w:rStyle w:val="CommentReference"/>
          <w:rFonts w:eastAsia="MS Mincho"/>
          <w:b w:val="0"/>
          <w:bCs w:val="0"/>
          <w:lang w:val="en-GB"/>
        </w:rPr>
        <w:commentReference w:id="3008"/>
      </w:r>
      <w:bookmarkEnd w:id="3006"/>
      <w:bookmarkEnd w:id="3007"/>
    </w:p>
    <w:p w14:paraId="6DB1C15B" w14:textId="6DD5D6EB" w:rsidR="005B4B99" w:rsidRPr="00A70044" w:rsidDel="00A70044" w:rsidRDefault="005B4B99">
      <w:pPr>
        <w:pStyle w:val="Heading1"/>
        <w:numPr>
          <w:ilvl w:val="0"/>
          <w:numId w:val="0"/>
        </w:numPr>
        <w:ind w:left="432"/>
        <w:jc w:val="center"/>
        <w:rPr>
          <w:del w:id="3014" w:author="jonathan pritchard" w:date="2025-01-17T12:31:00Z" w16du:dateUtc="2025-01-17T12:31:00Z"/>
          <w:b w:val="0"/>
          <w:bCs w:val="0"/>
          <w:sz w:val="36"/>
          <w:szCs w:val="36"/>
          <w:rPrChange w:id="3015" w:author="jonathan pritchard" w:date="2025-01-17T12:31:00Z" w16du:dateUtc="2025-01-17T12:31:00Z">
            <w:rPr>
              <w:del w:id="3016" w:author="jonathan pritchard" w:date="2025-01-17T12:31:00Z" w16du:dateUtc="2025-01-17T12:31:00Z"/>
              <w:b/>
              <w:bCs/>
            </w:rPr>
          </w:rPrChange>
        </w:rPr>
        <w:pPrChange w:id="3017"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3018"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3019" w:author="jonathan pritchard" w:date="2025-01-21T16:14:00Z" w16du:dateUtc="2025-01-21T16:14:00Z">
          <w:pPr>
            <w:spacing w:after="120" w:line="240" w:lineRule="auto"/>
            <w:jc w:val="both"/>
          </w:pPr>
        </w:pPrChange>
      </w:pPr>
      <w:bookmarkStart w:id="3020" w:name="_Toc188950540"/>
      <w:r w:rsidRPr="00A527F0">
        <w:t>Purpose</w:t>
      </w:r>
      <w:bookmarkEnd w:id="3020"/>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3021"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3022"/>
      <w:r w:rsidR="00E15709" w:rsidRPr="00A527F0">
        <w:t>N</w:t>
      </w:r>
      <w:r w:rsidRPr="00A527F0">
        <w:t xml:space="preserve">autical </w:t>
      </w:r>
      <w:commentRangeEnd w:id="3022"/>
      <w:r w:rsidR="0072438A" w:rsidRPr="00B812CA">
        <w:rPr>
          <w:rStyle w:val="CommentReference"/>
          <w:lang w:val="en-GB"/>
        </w:rPr>
        <w:commentReference w:id="3022"/>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3023" w:name="_Hlk144392203"/>
      <w:r w:rsidR="003B11C8" w:rsidRPr="00A527F0">
        <w:t xml:space="preserve">System Database </w:t>
      </w:r>
      <w:bookmarkEnd w:id="302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rPr>
          <w:ins w:id="3024" w:author="jonathan pritchard" w:date="2024-11-21T13:29:00Z" w16du:dateUtc="2024-11-21T13:29: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ins w:id="3025" w:author="jonathan pritchard" w:date="2024-11-21T13:30:00Z" w16du:dateUtc="2024-11-21T13:30:00Z"/>
          <w:b/>
          <w:bCs/>
          <w:u w:val="single"/>
        </w:rPr>
      </w:pPr>
    </w:p>
    <w:p w14:paraId="7156D5EA" w14:textId="36FFC450" w:rsidR="006E3C4C" w:rsidRPr="006E3C4C" w:rsidRDefault="006E3C4C" w:rsidP="00E15709">
      <w:pPr>
        <w:spacing w:after="120" w:line="240" w:lineRule="auto"/>
        <w:jc w:val="both"/>
        <w:rPr>
          <w:b/>
          <w:bCs/>
          <w:u w:val="single"/>
          <w:rPrChange w:id="3026" w:author="jonathan pritchard" w:date="2024-11-21T13:30:00Z" w16du:dateUtc="2024-11-21T13:30:00Z">
            <w:rPr/>
          </w:rPrChange>
        </w:rPr>
      </w:pPr>
      <w:ins w:id="3027" w:author="jonathan pritchard" w:date="2024-11-21T13:29:00Z" w16du:dateUtc="2024-11-21T13:29:00Z">
        <w:r w:rsidRPr="006E3C4C">
          <w:rPr>
            <w:b/>
            <w:bCs/>
            <w:u w:val="single"/>
            <w:rPrChange w:id="3028" w:author="jonathan pritchard" w:date="2024-11-21T13:30:00Z" w16du:dateUtc="2024-11-21T13:30:00Z">
              <w:rPr/>
            </w:rPrChange>
          </w:rPr>
          <w:t>Co</w:t>
        </w:r>
      </w:ins>
      <w:ins w:id="3029" w:author="jonathan pritchard" w:date="2024-11-21T13:30:00Z" w16du:dateUtc="2024-11-21T13:30:00Z">
        <w:r w:rsidRPr="006E3C4C">
          <w:rPr>
            <w:b/>
            <w:bCs/>
            <w:u w:val="single"/>
            <w:rPrChange w:id="3030" w:author="jonathan pritchard" w:date="2024-11-21T13:30:00Z" w16du:dateUtc="2024-11-21T13:30:00Z">
              <w:rPr/>
            </w:rPrChange>
          </w:rPr>
          <w:t>mpleteness and Up-to-datedness</w:t>
        </w:r>
      </w:ins>
    </w:p>
    <w:p w14:paraId="7617AB6B" w14:textId="3A6A3D6F" w:rsidR="000A0D43" w:rsidRDefault="006E3C4C" w:rsidP="00E15709">
      <w:pPr>
        <w:spacing w:after="120" w:line="240" w:lineRule="auto"/>
        <w:jc w:val="both"/>
        <w:rPr>
          <w:ins w:id="3031" w:author="jonathan pritchard" w:date="2024-11-22T15:31:00Z" w16du:dateUtc="2024-11-22T15:31:00Z"/>
        </w:rPr>
      </w:pPr>
      <w:ins w:id="3032" w:author="jonathan pritchard" w:date="2024-11-21T13:30:00Z" w16du:dateUtc="2024-11-21T13:30:00Z">
        <w:r w:rsidRPr="001A0951">
          <w:rPr>
            <w:highlight w:val="yellow"/>
            <w:rPrChange w:id="3033" w:author="jonathan pritchard" w:date="2024-11-25T11:19:00Z" w16du:dateUtc="2024-11-25T11:19:00Z">
              <w:rPr/>
            </w:rPrChange>
          </w:rPr>
          <w:t>New text on assessing completeness as well as up to datedness. Needs to reference IFBs for S-128</w:t>
        </w:r>
      </w:ins>
    </w:p>
    <w:p w14:paraId="26495206" w14:textId="57EE6450" w:rsidR="006A2C2C" w:rsidRDefault="006A2C2C" w:rsidP="006A2C2C">
      <w:pPr>
        <w:pStyle w:val="ListParagraph"/>
        <w:numPr>
          <w:ilvl w:val="1"/>
          <w:numId w:val="45"/>
        </w:numPr>
        <w:spacing w:after="120" w:line="240" w:lineRule="auto"/>
        <w:jc w:val="both"/>
        <w:rPr>
          <w:ins w:id="3034" w:author="jonathan pritchard" w:date="2024-11-22T15:32:00Z" w16du:dateUtc="2024-11-22T15:32:00Z"/>
        </w:rPr>
      </w:pPr>
      <w:ins w:id="3035" w:author="jonathan pritchard" w:date="2024-11-22T15:31:00Z" w16du:dateUtc="2024-11-22T15:31:00Z">
        <w:r>
          <w:lastRenderedPageBreak/>
          <w:t xml:space="preserve">Update status reports currently report whether the data which is installed in the system database are all up to date with reference to </w:t>
        </w:r>
      </w:ins>
      <w:ins w:id="3036" w:author="jonathan pritchard" w:date="2024-11-25T11:20:00Z" w16du:dateUtc="2024-11-25T11:20:00Z">
        <w:r w:rsidR="001A0951">
          <w:t xml:space="preserve">the </w:t>
        </w:r>
      </w:ins>
      <w:ins w:id="3037" w:author="jonathan pritchard" w:date="2024-11-22T15:31:00Z" w16du:dateUtc="2024-11-22T15:31:00Z">
        <w:r>
          <w:t>one or more S-128 datasets, which together represent status of a servic</w:t>
        </w:r>
      </w:ins>
      <w:ins w:id="3038" w:author="jonathan pritchard" w:date="2024-11-22T15:32:00Z" w16du:dateUtc="2024-11-22T15:32:00Z">
        <w:r>
          <w:t>e provider’s entire service.</w:t>
        </w:r>
      </w:ins>
    </w:p>
    <w:p w14:paraId="202E885B" w14:textId="318320B2" w:rsidR="006A2C2C" w:rsidRDefault="006A2C2C" w:rsidP="006A2C2C">
      <w:pPr>
        <w:pStyle w:val="ListParagraph"/>
        <w:numPr>
          <w:ilvl w:val="1"/>
          <w:numId w:val="45"/>
        </w:numPr>
        <w:spacing w:after="120" w:line="240" w:lineRule="auto"/>
        <w:jc w:val="both"/>
        <w:rPr>
          <w:ins w:id="3039" w:author="jonathan pritchard" w:date="2024-11-22T15:33:00Z" w16du:dateUtc="2024-11-22T15:33:00Z"/>
        </w:rPr>
      </w:pPr>
      <w:ins w:id="3040" w:author="jonathan pritchard" w:date="2024-11-22T15:32:00Z" w16du:dateUtc="2024-11-22T15:32:00Z">
        <w:r>
          <w:t xml:space="preserve">Update status reports may also show whether there are any items present in the combined S-128 service which are not installed in the system database. This represents a </w:t>
        </w:r>
      </w:ins>
      <w:ins w:id="3041" w:author="jonathan pritchard" w:date="2024-11-22T15:33:00Z" w16du:dateUtc="2024-11-22T15:33:00Z">
        <w:r>
          <w:t>“Comple</w:t>
        </w:r>
      </w:ins>
      <w:ins w:id="3042" w:author="jonathan pritchard" w:date="2025-01-24T17:33:00Z" w16du:dateUtc="2025-01-24T17:33:00Z">
        <w:r w:rsidR="00DB1913">
          <w:t>te</w:t>
        </w:r>
      </w:ins>
      <w:ins w:id="3043" w:author="jonathan pritchard" w:date="2024-11-25T11:20:00Z" w16du:dateUtc="2024-11-25T11:20:00Z">
        <w:r w:rsidR="001A0951">
          <w:t>ness</w:t>
        </w:r>
      </w:ins>
      <w:ins w:id="3044" w:author="jonathan pritchard" w:date="2024-11-22T15:33:00Z" w16du:dateUtc="2024-11-22T15:33:00Z">
        <w:r>
          <w:t>” status on a product by product basis.</w:t>
        </w:r>
      </w:ins>
    </w:p>
    <w:p w14:paraId="10F03B86" w14:textId="21EE88F5" w:rsidR="006A2C2C" w:rsidRDefault="006A2C2C" w:rsidP="006A2C2C">
      <w:pPr>
        <w:pStyle w:val="ListParagraph"/>
        <w:numPr>
          <w:ilvl w:val="1"/>
          <w:numId w:val="45"/>
        </w:numPr>
        <w:spacing w:after="120" w:line="240" w:lineRule="auto"/>
        <w:jc w:val="both"/>
        <w:rPr>
          <w:ins w:id="3045" w:author="jonathan pritchard" w:date="2024-11-22T15:35:00Z" w16du:dateUtc="2024-11-22T15:35:00Z"/>
        </w:rPr>
      </w:pPr>
      <w:ins w:id="3046" w:author="jonathan pritchard" w:date="2024-11-22T15:33:00Z" w16du:dateUtc="2024-11-22T15:33:00Z">
        <w:r>
          <w:t xml:space="preserve">The primary use case for the completeness feature is </w:t>
        </w:r>
      </w:ins>
      <w:ins w:id="3047" w:author="jonathan pritchard" w:date="2024-11-22T15:34:00Z" w16du:dateUtc="2024-11-22T15:34:00Z">
        <w:r>
          <w:t xml:space="preserve">to assess </w:t>
        </w:r>
      </w:ins>
      <w:ins w:id="3048" w:author="jonathan pritchard" w:date="2024-11-25T11:20:00Z" w16du:dateUtc="2024-11-25T11:20:00Z">
        <w:r w:rsidR="001A0951">
          <w:t xml:space="preserve">the installation of </w:t>
        </w:r>
      </w:ins>
      <w:ins w:id="3049" w:author="jonathan pritchard" w:date="2024-11-22T15:34:00Z" w16du:dateUtc="2024-11-22T15:34:00Z">
        <w:r>
          <w:t>S-124 Navigation</w:t>
        </w:r>
      </w:ins>
      <w:ins w:id="3050" w:author="jonathan pritchard" w:date="2024-11-22T15:35:00Z" w16du:dateUtc="2024-11-22T15:35:00Z">
        <w:r>
          <w:t xml:space="preserve">al warnings against </w:t>
        </w:r>
      </w:ins>
      <w:ins w:id="3051" w:author="jonathan pritchard" w:date="2024-11-25T11:21:00Z" w16du:dateUtc="2024-11-25T11:21:00Z">
        <w:r w:rsidR="001A0951">
          <w:t xml:space="preserve">the </w:t>
        </w:r>
      </w:ins>
      <w:ins w:id="3052" w:author="jonathan pritchard" w:date="2024-11-22T15:35:00Z" w16du:dateUtc="2024-11-22T15:35:00Z">
        <w:r>
          <w:t xml:space="preserve">in force bulletins produced by navigational warning providers. </w:t>
        </w:r>
      </w:ins>
    </w:p>
    <w:p w14:paraId="07E6ABBA" w14:textId="0F4A0CD1" w:rsidR="006A2C2C" w:rsidRDefault="006A2C2C" w:rsidP="006A2C2C">
      <w:pPr>
        <w:pStyle w:val="ListParagraph"/>
        <w:numPr>
          <w:ilvl w:val="1"/>
          <w:numId w:val="45"/>
        </w:numPr>
        <w:spacing w:after="120" w:line="240" w:lineRule="auto"/>
        <w:jc w:val="both"/>
        <w:rPr>
          <w:ins w:id="3053" w:author="jonathan pritchard" w:date="2024-11-22T15:37:00Z" w16du:dateUtc="2024-11-22T15:37:00Z"/>
        </w:rPr>
      </w:pPr>
      <w:ins w:id="3054" w:author="jonathan pritchard" w:date="2024-11-22T15:35:00Z" w16du:dateUtc="2024-11-22T15:35:00Z">
        <w:r>
          <w:t xml:space="preserve">Completeness reports must be </w:t>
        </w:r>
      </w:ins>
      <w:ins w:id="3055" w:author="jonathan pritchard" w:date="2024-11-22T15:37:00Z" w16du:dateUtc="2024-11-22T15:37:00Z">
        <w:r>
          <w:t xml:space="preserve">able to be </w:t>
        </w:r>
      </w:ins>
      <w:ins w:id="3056" w:author="jonathan pritchard" w:date="2024-11-22T15:35:00Z" w16du:dateUtc="2024-11-22T15:35:00Z">
        <w:r>
          <w:t>restricted to individual products. They may be referenced to either S-</w:t>
        </w:r>
      </w:ins>
      <w:ins w:id="3057" w:author="jonathan pritchard" w:date="2024-11-22T15:36:00Z" w16du:dateUtc="2024-11-22T15:36:00Z">
        <w:r>
          <w:t>128 datasets, or individual S-124 Navigational Warning datasets representing in-force bulletins.</w:t>
        </w:r>
      </w:ins>
    </w:p>
    <w:p w14:paraId="293EDC02" w14:textId="3B3B2778" w:rsidR="006A2C2C" w:rsidRDefault="006A2C2C" w:rsidP="006A2C2C">
      <w:pPr>
        <w:pStyle w:val="ListParagraph"/>
        <w:numPr>
          <w:ilvl w:val="2"/>
          <w:numId w:val="45"/>
        </w:numPr>
        <w:spacing w:after="120" w:line="240" w:lineRule="auto"/>
        <w:jc w:val="both"/>
        <w:rPr>
          <w:ins w:id="3058" w:author="jonathan pritchard" w:date="2024-11-22T15:37:00Z" w16du:dateUtc="2024-11-22T15:37:00Z"/>
        </w:rPr>
      </w:pPr>
      <w:ins w:id="3059" w:author="jonathan pritchard" w:date="2024-11-22T15:37:00Z" w16du:dateUtc="2024-11-22T15:37:00Z">
        <w:r>
          <w:t>S-128 datasets are combined together</w:t>
        </w:r>
      </w:ins>
    </w:p>
    <w:p w14:paraId="28A401D8" w14:textId="56A6D66B" w:rsidR="006A2C2C" w:rsidRDefault="006A2C2C">
      <w:pPr>
        <w:pStyle w:val="ListParagraph"/>
        <w:numPr>
          <w:ilvl w:val="2"/>
          <w:numId w:val="45"/>
        </w:numPr>
        <w:spacing w:after="120" w:line="240" w:lineRule="auto"/>
        <w:jc w:val="both"/>
        <w:rPr>
          <w:ins w:id="3060" w:author="jonathan pritchard" w:date="2024-11-22T15:36:00Z" w16du:dateUtc="2024-11-22T15:36:00Z"/>
        </w:rPr>
        <w:pPrChange w:id="3061" w:author="jonathan pritchard" w:date="2024-11-22T15:37:00Z" w16du:dateUtc="2024-11-22T15:37:00Z">
          <w:pPr>
            <w:pStyle w:val="ListParagraph"/>
            <w:numPr>
              <w:ilvl w:val="1"/>
              <w:numId w:val="45"/>
            </w:numPr>
            <w:spacing w:after="120" w:line="240" w:lineRule="auto"/>
            <w:ind w:left="1440" w:hanging="360"/>
            <w:jc w:val="both"/>
          </w:pPr>
        </w:pPrChange>
      </w:pPr>
      <w:ins w:id="3062" w:author="jonathan pritchard" w:date="2024-11-22T15:37:00Z" w16du:dateUtc="2024-11-22T15:37:00Z">
        <w:r>
          <w:t xml:space="preserve">S-124 datasets </w:t>
        </w:r>
      </w:ins>
      <w:ins w:id="3063" w:author="jonathan pritchard" w:date="2024-11-25T11:21:00Z" w16du:dateUtc="2024-11-25T11:21:00Z">
        <w:r w:rsidR="001A0951">
          <w:t>containing</w:t>
        </w:r>
      </w:ins>
      <w:ins w:id="3064" w:author="jonathan pritchard" w:date="2024-11-22T15:37:00Z" w16du:dateUtc="2024-11-22T15:37:00Z">
        <w:r>
          <w:t xml:space="preserve"> in-force bulletins are identified by …</w:t>
        </w:r>
      </w:ins>
    </w:p>
    <w:p w14:paraId="302C6BFD" w14:textId="77777777" w:rsidR="006E3C4C" w:rsidRDefault="006E3C4C" w:rsidP="00E15709">
      <w:pPr>
        <w:spacing w:after="120" w:line="240" w:lineRule="auto"/>
        <w:jc w:val="both"/>
        <w:rPr>
          <w:ins w:id="3065" w:author="jonathan pritchard" w:date="2024-11-21T13:30:00Z" w16du:dateUtc="2024-11-21T13:30:00Z"/>
        </w:rPr>
      </w:pPr>
    </w:p>
    <w:p w14:paraId="4142CAD6" w14:textId="0FD1A6B0" w:rsidR="006E3C4C" w:rsidRPr="006E3C4C" w:rsidRDefault="006E3C4C" w:rsidP="00E15709">
      <w:pPr>
        <w:spacing w:after="120" w:line="240" w:lineRule="auto"/>
        <w:jc w:val="both"/>
        <w:rPr>
          <w:ins w:id="3066" w:author="jonathan pritchard" w:date="2024-11-21T13:30:00Z" w16du:dateUtc="2024-11-21T13:30:00Z"/>
          <w:b/>
          <w:bCs/>
          <w:u w:val="single"/>
          <w:rPrChange w:id="3067" w:author="jonathan pritchard" w:date="2024-11-21T13:31:00Z" w16du:dateUtc="2024-11-21T13:31:00Z">
            <w:rPr>
              <w:ins w:id="3068" w:author="jonathan pritchard" w:date="2024-11-21T13:30:00Z" w16du:dateUtc="2024-11-21T13:30:00Z"/>
            </w:rPr>
          </w:rPrChange>
        </w:rPr>
      </w:pPr>
      <w:ins w:id="3069" w:author="jonathan pritchard" w:date="2024-11-21T13:30:00Z" w16du:dateUtc="2024-11-21T13:30:00Z">
        <w:r w:rsidRPr="006E3C4C">
          <w:rPr>
            <w:b/>
            <w:bCs/>
            <w:u w:val="single"/>
            <w:rPrChange w:id="3070" w:author="jonathan pritchard" w:date="2024-11-21T13:31:00Z" w16du:dateUtc="2024-11-21T13:31:00Z">
              <w:rPr/>
            </w:rPrChange>
          </w:rPr>
          <w:t>Product Independence.</w:t>
        </w:r>
      </w:ins>
    </w:p>
    <w:p w14:paraId="7FB4091A" w14:textId="77777777" w:rsidR="00F72843" w:rsidRDefault="00F72843" w:rsidP="00F72843">
      <w:pPr>
        <w:pStyle w:val="ListParagraph"/>
        <w:numPr>
          <w:ilvl w:val="1"/>
          <w:numId w:val="45"/>
        </w:numPr>
        <w:spacing w:after="120" w:line="240" w:lineRule="auto"/>
        <w:jc w:val="both"/>
        <w:rPr>
          <w:ins w:id="3071" w:author="jonathan pritchard" w:date="2024-11-22T15:50:00Z" w16du:dateUtc="2024-11-22T15:50:00Z"/>
        </w:rPr>
      </w:pPr>
      <w:ins w:id="3072" w:author="jonathan pritchard" w:date="2024-11-22T15:50:00Z" w16du:dateUtc="2024-11-22T15:50:00Z">
        <w:r>
          <w:t>When update status reports are reporting “up to datedness” the following points must be borne in mind</w:t>
        </w:r>
      </w:ins>
    </w:p>
    <w:p w14:paraId="38CE1F1C" w14:textId="77777777" w:rsidR="00F72843" w:rsidRDefault="00F72843" w:rsidP="00F72843">
      <w:pPr>
        <w:pStyle w:val="ListParagraph"/>
        <w:numPr>
          <w:ilvl w:val="2"/>
          <w:numId w:val="45"/>
        </w:numPr>
        <w:spacing w:after="120" w:line="240" w:lineRule="auto"/>
        <w:jc w:val="both"/>
        <w:rPr>
          <w:ins w:id="3073" w:author="jonathan pritchard" w:date="2024-11-22T15:50:00Z" w16du:dateUtc="2024-11-22T15:50:00Z"/>
        </w:rPr>
      </w:pPr>
      <w:ins w:id="3074" w:author="jonathan pritchard" w:date="2024-11-22T15:50:00Z" w16du:dateUtc="2024-11-22T15:50:00Z">
        <w:r>
          <w:t>S-128 datasets from multiple sources must be combined together to form a complete picture of what is “available” from service providers.</w:t>
        </w:r>
      </w:ins>
    </w:p>
    <w:p w14:paraId="568C47F7" w14:textId="77777777" w:rsidR="00F72843" w:rsidRDefault="00F72843" w:rsidP="00F72843">
      <w:pPr>
        <w:pStyle w:val="ListParagraph"/>
        <w:numPr>
          <w:ilvl w:val="2"/>
          <w:numId w:val="45"/>
        </w:numPr>
        <w:spacing w:after="120" w:line="240" w:lineRule="auto"/>
        <w:jc w:val="both"/>
        <w:rPr>
          <w:ins w:id="3075" w:author="jonathan pritchard" w:date="2024-11-22T15:50:00Z" w16du:dateUtc="2024-11-22T15:50:00Z"/>
        </w:rPr>
      </w:pPr>
      <w:ins w:id="3076" w:author="jonathan pritchard" w:date="2024-11-22T15:50:00Z" w16du:dateUtc="2024-11-22T15:50:00Z">
        <w:r>
          <w:t xml:space="preserve">S-128 datasets are “official” data by definition and have a data producer status (as defined in section XXX.XXX) of YYY_YYYY. </w:t>
        </w:r>
      </w:ins>
    </w:p>
    <w:p w14:paraId="5EB1C3EB" w14:textId="77777777" w:rsidR="00F72843" w:rsidRDefault="00F72843" w:rsidP="00F72843">
      <w:pPr>
        <w:pStyle w:val="ListParagraph"/>
        <w:numPr>
          <w:ilvl w:val="2"/>
          <w:numId w:val="45"/>
        </w:numPr>
        <w:spacing w:after="120" w:line="240" w:lineRule="auto"/>
        <w:jc w:val="both"/>
        <w:rPr>
          <w:ins w:id="3077" w:author="jonathan pritchard" w:date="2024-11-22T15:50:00Z" w16du:dateUtc="2024-11-22T15:50:00Z"/>
        </w:rPr>
      </w:pPr>
      <w:ins w:id="3078"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63680B35" w14:textId="77777777" w:rsidR="006E3C4C" w:rsidRDefault="006E3C4C" w:rsidP="00E15709">
      <w:pPr>
        <w:spacing w:after="120" w:line="240" w:lineRule="auto"/>
        <w:jc w:val="both"/>
        <w:rPr>
          <w:ins w:id="3079" w:author="jonathan pritchard" w:date="2024-11-21T13:30:00Z" w16du:dateUtc="2024-11-21T13:30:00Z"/>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lastRenderedPageBreak/>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3C25CEF1" w:rsidR="00F323B7" w:rsidRPr="00A527F0" w:rsidRDefault="00F323B7" w:rsidP="001640BB">
      <w:pPr>
        <w:pStyle w:val="Caption"/>
        <w:spacing w:after="120" w:line="240" w:lineRule="auto"/>
        <w:jc w:val="center"/>
      </w:pPr>
      <w:r w:rsidRPr="00A527F0">
        <w:t>Figure C-</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15FDDF5F" w:rsidR="001640BB" w:rsidRPr="00A527F0" w:rsidRDefault="001640BB" w:rsidP="001640BB">
      <w:pPr>
        <w:pStyle w:val="Caption"/>
        <w:spacing w:after="120" w:line="240" w:lineRule="auto"/>
        <w:jc w:val="center"/>
      </w:pPr>
      <w:r w:rsidRPr="00A527F0">
        <w:lastRenderedPageBreak/>
        <w:t>Figure C-2 -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3080" w:name="_Hlk87104123"/>
            <w:r w:rsidRPr="00A527F0">
              <w:t>Electronic Nautical Publications (ENP) Update Status Report</w:t>
            </w:r>
            <w:bookmarkEnd w:id="3080"/>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w:t>
            </w:r>
            <w:r w:rsidRPr="00A527F0">
              <w:lastRenderedPageBreak/>
              <w:t>coordinates. There is no fixed form th</w:t>
            </w:r>
            <w:r w:rsidR="00F74131" w:rsidRPr="00A527F0">
              <w:t>at the coordinates should take.</w:t>
            </w:r>
          </w:p>
        </w:tc>
      </w:tr>
    </w:tbl>
    <w:p w14:paraId="1D638AE4" w14:textId="0A29DA85" w:rsidR="000A0D43" w:rsidRPr="00A527F0" w:rsidRDefault="00331A1D" w:rsidP="00F74131">
      <w:pPr>
        <w:pStyle w:val="Caption"/>
        <w:spacing w:after="120" w:line="240" w:lineRule="auto"/>
        <w:jc w:val="center"/>
        <w:rPr>
          <w:bCs/>
        </w:rPr>
      </w:pPr>
      <w:r w:rsidRPr="00A527F0">
        <w:lastRenderedPageBreak/>
        <w:t>Table C-3 -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lastRenderedPageBreak/>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lastRenderedPageBreak/>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2"/>
          <w:headerReference w:type="default" r:id="rId63"/>
          <w:footerReference w:type="even" r:id="rId64"/>
          <w:footerReference w:type="default" r:id="rId65"/>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3099" w:author="jonathan pritchard" w:date="2025-01-22T13:50:00Z" w16du:dateUtc="2025-01-22T13:50:00Z">
          <w:pPr>
            <w:pStyle w:val="Heading1"/>
            <w:numPr>
              <w:numId w:val="0"/>
            </w:numPr>
            <w:spacing w:before="0" w:after="0"/>
            <w:ind w:left="2127" w:right="2160" w:firstLine="0"/>
            <w:jc w:val="center"/>
          </w:pPr>
        </w:pPrChange>
      </w:pPr>
      <w:bookmarkStart w:id="3100" w:name="_Toc188950541"/>
      <w:commentRangeStart w:id="3101"/>
      <w:commentRangeStart w:id="3102"/>
      <w:commentRangeStart w:id="3103"/>
      <w:commentRangeStart w:id="3104"/>
      <w:r w:rsidRPr="00275498">
        <w:lastRenderedPageBreak/>
        <w:t>Appendix</w:t>
      </w:r>
      <w:r w:rsidRPr="00A527F0">
        <w:t xml:space="preserve"> </w:t>
      </w:r>
      <w:ins w:id="3105" w:author="jonathan pritchard" w:date="2025-01-21T16:15:00Z" w16du:dateUtc="2025-01-21T16:15:00Z">
        <w:r w:rsidR="000849E6">
          <w:t>D</w:t>
        </w:r>
      </w:ins>
      <w:del w:id="3106" w:author="jonathan pritchard" w:date="2025-01-21T16:15:00Z" w16du:dateUtc="2025-01-21T16:15:00Z">
        <w:r w:rsidRPr="00A527F0" w:rsidDel="000849E6">
          <w:delText>C-4</w:delText>
        </w:r>
      </w:del>
      <w:bookmarkStart w:id="3107" w:name="_Toc100303050"/>
      <w:r w:rsidR="000806E0" w:rsidRPr="00A527F0">
        <w:t xml:space="preserve"> - </w:t>
      </w:r>
      <w:r w:rsidRPr="00A527F0">
        <w:t>Safety Contour and Water Level Adjustment</w:t>
      </w:r>
      <w:bookmarkEnd w:id="3107"/>
      <w:commentRangeEnd w:id="3101"/>
      <w:r w:rsidR="00CE36C4" w:rsidRPr="00B812CA">
        <w:rPr>
          <w:rStyle w:val="CommentReference"/>
          <w:rFonts w:eastAsia="MS Mincho"/>
          <w:b w:val="0"/>
          <w:bCs w:val="0"/>
          <w:lang w:val="en-GB"/>
        </w:rPr>
        <w:commentReference w:id="3101"/>
      </w:r>
      <w:commentRangeEnd w:id="3102"/>
      <w:commentRangeEnd w:id="3103"/>
      <w:commentRangeEnd w:id="3104"/>
      <w:r w:rsidR="00014874">
        <w:rPr>
          <w:rStyle w:val="CommentReference"/>
          <w:rFonts w:eastAsia="MS Mincho"/>
          <w:b w:val="0"/>
          <w:bCs w:val="0"/>
        </w:rPr>
        <w:commentReference w:id="3102"/>
      </w:r>
      <w:r w:rsidR="00905BC7">
        <w:rPr>
          <w:rStyle w:val="CommentReference"/>
          <w:rFonts w:eastAsia="MS Mincho"/>
          <w:b w:val="0"/>
          <w:bCs w:val="0"/>
        </w:rPr>
        <w:commentReference w:id="3103"/>
      </w:r>
      <w:r w:rsidR="002654C4">
        <w:rPr>
          <w:rStyle w:val="CommentReference"/>
          <w:rFonts w:eastAsia="MS Mincho"/>
          <w:b w:val="0"/>
          <w:bCs w:val="0"/>
        </w:rPr>
        <w:commentReference w:id="3104"/>
      </w:r>
      <w:bookmarkEnd w:id="3100"/>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3108" w:name="_Toc88852880"/>
      <w:bookmarkStart w:id="3109" w:name="_Toc98339988"/>
      <w:bookmarkStart w:id="3110" w:name="_Toc98340364"/>
      <w:del w:id="3111" w:author="jonathan pritchard" w:date="2025-01-22T13:50:00Z" w16du:dateUtc="2025-01-22T13:50:00Z">
        <w:r w:rsidRPr="00A527F0" w:rsidDel="00275498">
          <w:delText>U</w:delText>
        </w:r>
      </w:del>
      <w:bookmarkStart w:id="3112" w:name="_Toc188950542"/>
      <w:ins w:id="3113" w:author="jonathan pritchard" w:date="2025-01-22T13:50:00Z" w16du:dateUtc="2025-01-22T13:50:00Z">
        <w:r w:rsidR="00275498">
          <w:t>U</w:t>
        </w:r>
      </w:ins>
      <w:r w:rsidRPr="00A527F0">
        <w:t>ser Selectable Safety Contour</w:t>
      </w:r>
      <w:bookmarkEnd w:id="3108"/>
      <w:bookmarkEnd w:id="3109"/>
      <w:bookmarkEnd w:id="3110"/>
      <w:bookmarkEnd w:id="3112"/>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3114" w:author="jonathan pritchard" w:date="2025-01-22T13:56:00Z" w16du:dateUtc="2025-01-22T13:56:00Z">
            <w:rPr>
              <w:highlight w:val="yellow"/>
            </w:rPr>
          </w:rPrChange>
        </w:rPr>
        <w:t>the “</w:t>
      </w:r>
      <w:r w:rsidRPr="00805181">
        <w:rPr>
          <w:b/>
          <w:bCs/>
          <w:rPrChange w:id="3115" w:author="jonathan pritchard" w:date="2025-01-22T13:56:00Z" w16du:dateUtc="2025-01-22T13:56:00Z">
            <w:rPr>
              <w:b/>
              <w:bCs/>
              <w:highlight w:val="yellow"/>
            </w:rPr>
          </w:rPrChange>
        </w:rPr>
        <w:t>User Selectable Safety Contour</w:t>
      </w:r>
      <w:r w:rsidRPr="00805181">
        <w:rPr>
          <w:rPrChange w:id="3116"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3117" w:author="jon pritchard" w:date="2024-12-10T15:23:00Z" w16du:dateUtc="2024-12-10T15:23:00Z">
        <w:r w:rsidR="00DC78C7" w:rsidRPr="00A310A1">
          <w:rPr>
            <w:rPrChange w:id="3118" w:author="jonathan pritchard" w:date="2024-12-13T15:21:00Z" w16du:dateUtc="2024-12-13T15:21:00Z">
              <w:rPr>
                <w:color w:val="FF0000"/>
              </w:rPr>
            </w:rPrChange>
          </w:rPr>
          <w:t>On an ECDIS without the User Selectable Safety Contour feature</w:t>
        </w:r>
      </w:ins>
      <w:del w:id="3119"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3120" w:author="jonathan pritchard" w:date="2025-01-22T13:56:00Z" w16du:dateUtc="2025-01-22T13:56:00Z">
        <w:r w:rsidR="009604F2" w:rsidRPr="00A310A1" w:rsidDel="00805181">
          <w:rPr>
            <w:strike/>
            <w:rPrChange w:id="3121" w:author="jon pritchard" w:date="2024-12-10T15:23:00Z" w16du:dateUtc="2024-12-10T15:23:00Z">
              <w:rPr>
                <w:highlight w:val="yellow"/>
              </w:rPr>
            </w:rPrChange>
          </w:rPr>
          <w:delText>[based on the S-102 product]</w:delText>
        </w:r>
        <w:r w:rsidR="002654C4" w:rsidRPr="00A310A1" w:rsidDel="00805181">
          <w:rPr>
            <w:strike/>
            <w:rPrChange w:id="3122"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3123" w:name="_Toc188950544"/>
      <w:bookmarkStart w:id="3124" w:name="_Toc88852882"/>
      <w:bookmarkStart w:id="3125" w:name="_Toc98339990"/>
      <w:bookmarkStart w:id="3126" w:name="_Toc98340366"/>
      <w:r w:rsidRPr="00A527F0">
        <w:t>Data Constraints</w:t>
      </w:r>
      <w:bookmarkEnd w:id="3123"/>
    </w:p>
    <w:bookmarkEnd w:id="3124"/>
    <w:bookmarkEnd w:id="3125"/>
    <w:bookmarkEnd w:id="3126"/>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3127" w:author="jonathan pritchard" w:date="2024-11-21T17:10:00Z" w16du:dateUtc="2024-11-21T17:10:00Z"/>
        </w:rPr>
      </w:pPr>
      <w:r w:rsidRPr="00A527F0">
        <w:t xml:space="preserve">Coverage – S-102 data is not expected to overlap, but in case of overlap the ECDIS </w:t>
      </w:r>
      <w:del w:id="3128" w:author="jonathan pritchard" w:date="2024-11-25T11:36:00Z" w16du:dateUtc="2024-11-25T11:36:00Z">
        <w:r w:rsidRPr="00A527F0" w:rsidDel="00494635">
          <w:delText xml:space="preserve">should </w:delText>
        </w:r>
      </w:del>
      <w:ins w:id="3129"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3130" w:author="jonathan pritchard" w:date="2024-11-25T11:36:00Z" w16du:dateUtc="2024-11-25T11:36:00Z">
        <w:r w:rsidRPr="00A527F0" w:rsidDel="00494635">
          <w:delText xml:space="preserve">should </w:delText>
        </w:r>
      </w:del>
      <w:ins w:id="3131"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3132" w:author="jonathan pritchard" w:date="2024-11-21T17:12:00Z" w16du:dateUtc="2024-11-21T17:12:00Z"/>
        </w:rPr>
      </w:pPr>
      <w:commentRangeStart w:id="3133"/>
      <w:ins w:id="3134" w:author="jonathan pritchard" w:date="2024-11-21T17:10:00Z" w16du:dateUtc="2024-11-21T17:10:00Z">
        <w:r>
          <w:t xml:space="preserve">Overlaps are strictly defined </w:t>
        </w:r>
      </w:ins>
      <w:r w:rsidR="00A310A1">
        <w:t xml:space="preserve">as those </w:t>
      </w:r>
      <w:ins w:id="3135" w:author="jonathan pritchard" w:date="2024-11-21T17:11:00Z" w16du:dateUtc="2024-11-21T17:11:00Z">
        <w:r>
          <w:t>between</w:t>
        </w:r>
      </w:ins>
      <w:ins w:id="3136" w:author="jonathan pritchard" w:date="2024-11-21T17:10:00Z" w16du:dateUtc="2024-11-21T17:10:00Z">
        <w:r>
          <w:t xml:space="preserve"> grid cells containing data</w:t>
        </w:r>
      </w:ins>
      <w:ins w:id="3137" w:author="jonathan pritchard" w:date="2024-11-21T17:11:00Z" w16du:dateUtc="2024-11-21T17:11:00Z">
        <w:r>
          <w:t xml:space="preserve">, as opposed to grid cells with no-data </w:t>
        </w:r>
      </w:ins>
      <w:r w:rsidR="00A310A1">
        <w:t xml:space="preserve">(fill) </w:t>
      </w:r>
      <w:ins w:id="3138" w:author="jonathan pritchard" w:date="2024-11-21T17:11:00Z" w16du:dateUtc="2024-11-21T17:11:00Z">
        <w:r>
          <w:t>values. Both individual datasets and separate datasets may overlap, most commonly at national borders, but also in areas where there are multiple vertical datums within a</w:t>
        </w:r>
      </w:ins>
      <w:ins w:id="3139"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3140" w:author="jonathan pritchard" w:date="2024-11-21T17:13:00Z" w16du:dateUtc="2024-11-21T17:13:00Z"/>
        </w:rPr>
      </w:pPr>
      <w:ins w:id="3141" w:author="jonathan pritchard" w:date="2024-11-21T17:12:00Z" w16du:dateUtc="2024-11-21T17:12:00Z">
        <w:r>
          <w:t xml:space="preserve">Overlaps within the same dataset (in areas with </w:t>
        </w:r>
      </w:ins>
      <w:ins w:id="3142" w:author="jonathan pritchard" w:date="2024-11-21T17:13:00Z" w16du:dateUtc="2024-11-21T17:13:00Z">
        <w:r>
          <w:t xml:space="preserve">multiple vertical datums) </w:t>
        </w:r>
      </w:ins>
      <w:ins w:id="3143" w:author="jonathan pritchard" w:date="2024-11-21T17:12:00Z" w16du:dateUtc="2024-11-21T17:12:00Z">
        <w:r>
          <w:t xml:space="preserve">the overlap </w:t>
        </w:r>
      </w:ins>
      <w:ins w:id="3144" w:author="jonathan pritchard" w:date="2024-11-21T17:13:00Z" w16du:dateUtc="2024-11-21T17:13:00Z">
        <w:r>
          <w:t>must</w:t>
        </w:r>
      </w:ins>
      <w:ins w:id="3145" w:author="jonathan pritchard" w:date="2024-11-21T17:12:00Z" w16du:dateUtc="2024-11-21T17:12:00Z">
        <w:r>
          <w:t xml:space="preserve"> be resolved by taking the shoalest value</w:t>
        </w:r>
      </w:ins>
      <w:r w:rsidR="00A310A1">
        <w:t xml:space="preserve"> (including vertical uncertainty)</w:t>
      </w:r>
      <w:ins w:id="3146" w:author="jonathan pritchard" w:date="2024-11-21T17:12:00Z" w16du:dateUtc="2024-11-21T17:12:00Z">
        <w:r>
          <w:t xml:space="preserve"> for each grid cell within the intersection</w:t>
        </w:r>
      </w:ins>
      <w:ins w:id="3147" w:author="jonathan pritchard" w:date="2024-11-21T17:13:00Z" w16du:dateUtc="2024-11-21T17:13:00Z">
        <w:r>
          <w:t xml:space="preserve">. This </w:t>
        </w:r>
      </w:ins>
      <w:ins w:id="3148" w:author="jonathan pritchard" w:date="2024-11-21T17:14:00Z" w16du:dateUtc="2024-11-21T17:14:00Z">
        <w:r>
          <w:t xml:space="preserve">is also used to resolve situations when the MSVS means that multiple grid cells are </w:t>
        </w:r>
      </w:ins>
      <w:ins w:id="3149" w:author="jonathan pritchard" w:date="2024-11-25T11:35:00Z" w16du:dateUtc="2024-11-25T11:35:00Z">
        <w:r w:rsidR="00494635">
          <w:t xml:space="preserve">to be </w:t>
        </w:r>
      </w:ins>
      <w:ins w:id="3150" w:author="jonathan pritchard" w:date="2024-11-21T17:14:00Z" w16du:dateUtc="2024-11-21T17:14:00Z">
        <w:r>
          <w:t xml:space="preserve">portrayed at the same screen position (the common point rule) – most often when the grid is </w:t>
        </w:r>
      </w:ins>
      <w:ins w:id="3151"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3152" w:author="jonathan pritchard" w:date="2024-11-21T17:12:00Z" w16du:dateUtc="2024-11-21T17:12:00Z">
          <w:pPr>
            <w:pStyle w:val="ListParagraph"/>
            <w:numPr>
              <w:numId w:val="72"/>
            </w:numPr>
            <w:spacing w:after="120" w:line="240" w:lineRule="auto"/>
            <w:ind w:left="284" w:hanging="284"/>
            <w:jc w:val="both"/>
          </w:pPr>
        </w:pPrChange>
      </w:pPr>
      <w:ins w:id="3153" w:author="jonathan pritchard" w:date="2024-11-21T17:13:00Z" w16du:dateUtc="2024-11-21T17:13:00Z">
        <w:r>
          <w:t>Overlaps between different producers. The end user must be asked to choose which dataset (or data producer) they wish to use.</w:t>
        </w:r>
      </w:ins>
      <w:commentRangeEnd w:id="3133"/>
      <w:ins w:id="3154" w:author="jonathan pritchard" w:date="2024-11-22T15:30:00Z" w16du:dateUtc="2024-11-22T15:30:00Z">
        <w:r w:rsidR="006A2C2C">
          <w:rPr>
            <w:rStyle w:val="CommentReference"/>
          </w:rPr>
          <w:commentReference w:id="3133"/>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3155"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3156" w:author="jonathan pritchard" w:date="2025-01-17T12:55:00Z" w16du:dateUtc="2025-01-17T12:55:00Z">
        <w:r>
          <w:t>Vertical uncertainty</w:t>
        </w:r>
      </w:ins>
      <w:ins w:id="3157" w:author="jonathan pritchard" w:date="2025-01-17T12:56:00Z" w16du:dateUtc="2025-01-17T12:56:00Z">
        <w:r>
          <w:t xml:space="preserve"> information within any S-102 dataset</w:t>
        </w:r>
      </w:ins>
      <w:ins w:id="3158" w:author="jonathan pritchard" w:date="2025-01-17T12:55:00Z" w16du:dateUtc="2025-01-17T12:55:00Z">
        <w:r>
          <w:t xml:space="preserve"> must be </w:t>
        </w:r>
      </w:ins>
      <w:ins w:id="3159"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3160" w:name="_Toc188950545"/>
      <w:bookmarkStart w:id="3161" w:name="_Toc88852883"/>
      <w:bookmarkStart w:id="3162" w:name="_Toc98339991"/>
      <w:bookmarkStart w:id="3163" w:name="_Toc98340367"/>
      <w:r w:rsidRPr="00A527F0">
        <w:t>Implementation</w:t>
      </w:r>
      <w:bookmarkEnd w:id="3160"/>
    </w:p>
    <w:bookmarkEnd w:id="3161"/>
    <w:bookmarkEnd w:id="3162"/>
    <w:bookmarkEnd w:id="3163"/>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3164" w:name="_Hlk87778989"/>
      <w:r w:rsidRPr="00A527F0">
        <w:t>When S-102 is selected for use, in areas where S-102 coverage exists, the S-102 suppresses the following S-101 depth features</w:t>
      </w:r>
    </w:p>
    <w:bookmarkEnd w:id="3164"/>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3165"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3166" w:name="_Toc188950546"/>
      <w:r>
        <w:t>Calculation of depth values.</w:t>
      </w:r>
      <w:bookmarkEnd w:id="3166"/>
    </w:p>
    <w:p w14:paraId="33A133E9" w14:textId="3DBF6E4C" w:rsidR="00522446" w:rsidRDefault="002D0A15" w:rsidP="001019DD">
      <w:pPr>
        <w:spacing w:after="120" w:line="240" w:lineRule="auto"/>
        <w:jc w:val="both"/>
        <w:rPr>
          <w:ins w:id="3167" w:author="jonathan pritchard" w:date="2025-01-17T12:48:00Z" w16du:dateUtc="2025-01-17T12:48:00Z"/>
        </w:rPr>
      </w:pPr>
      <w:r>
        <w:t>C</w:t>
      </w:r>
      <w:ins w:id="3168" w:author="jonathan pritchard" w:date="2025-01-17T12:42:00Z" w16du:dateUtc="2025-01-17T12:42:00Z">
        <w:r w:rsidR="00522446" w:rsidRPr="00522446">
          <w:rPr>
            <w:rPrChange w:id="3169" w:author="jonathan pritchard" w:date="2025-01-17T12:46:00Z" w16du:dateUtc="2025-01-17T12:46:00Z">
              <w:rPr>
                <w:b/>
                <w:bCs/>
              </w:rPr>
            </w:rPrChange>
          </w:rPr>
          <w:t xml:space="preserve">alculation of depth values in S-102 datasets must take into consideration the vertical </w:t>
        </w:r>
      </w:ins>
      <w:ins w:id="3170" w:author="jonathan pritchard" w:date="2025-01-17T12:43:00Z" w16du:dateUtc="2025-01-17T12:43:00Z">
        <w:r w:rsidR="00522446" w:rsidRPr="00522446">
          <w:rPr>
            <w:rPrChange w:id="3171" w:author="jonathan pritchard" w:date="2025-01-17T12:46:00Z" w16du:dateUtc="2025-01-17T12:46:00Z">
              <w:rPr>
                <w:b/>
                <w:bCs/>
              </w:rPr>
            </w:rPrChange>
          </w:rPr>
          <w:t>uncertainty contained within the dataset</w:t>
        </w:r>
      </w:ins>
      <w:ins w:id="3172" w:author="jonathan pritchard" w:date="2025-01-17T12:52:00Z" w16du:dateUtc="2025-01-17T12:52:00Z">
        <w:r w:rsidR="002964A6">
          <w:t xml:space="preserve"> for all depth values</w:t>
        </w:r>
      </w:ins>
      <w:ins w:id="3173" w:author="jonathan pritchard" w:date="2025-01-17T12:43:00Z" w16du:dateUtc="2025-01-17T12:43:00Z">
        <w:r w:rsidR="00522446" w:rsidRPr="00522446">
          <w:rPr>
            <w:rPrChange w:id="3174" w:author="jonathan pritchard" w:date="2025-01-17T12:46:00Z" w16du:dateUtc="2025-01-17T12:46:00Z">
              <w:rPr>
                <w:b/>
                <w:bCs/>
              </w:rPr>
            </w:rPrChange>
          </w:rPr>
          <w:t xml:space="preserve">. </w:t>
        </w:r>
      </w:ins>
      <w:ins w:id="3175" w:author="jonathan pritchard" w:date="2025-01-17T12:46:00Z" w16du:dateUtc="2025-01-17T12:46:00Z">
        <w:r w:rsidR="00522446">
          <w:t xml:space="preserve">Vertical </w:t>
        </w:r>
      </w:ins>
      <w:ins w:id="3176" w:author="jonathan pritchard" w:date="2025-01-17T12:52:00Z" w16du:dateUtc="2025-01-17T12:52:00Z">
        <w:r w:rsidR="002964A6">
          <w:t>u</w:t>
        </w:r>
      </w:ins>
      <w:ins w:id="3177" w:author="jonathan pritchard" w:date="2025-01-17T12:46:00Z" w16du:dateUtc="2025-01-17T12:46:00Z">
        <w:r w:rsidR="00522446">
          <w:t xml:space="preserve">ncertainty is expressed as a positive number which </w:t>
        </w:r>
      </w:ins>
      <w:ins w:id="3178"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3179" w:author="jonathan pritchard" w:date="2025-01-17T12:50:00Z" w16du:dateUtc="2025-01-17T12:50:00Z"/>
        </w:rPr>
      </w:pPr>
      <w:ins w:id="3180" w:author="jonathan pritchard" w:date="2025-01-17T12:48:00Z" w16du:dateUtc="2025-01-17T12:48:00Z">
        <w:r>
          <w:t xml:space="preserve">If the vertical </w:t>
        </w:r>
      </w:ins>
      <w:ins w:id="3181"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3182"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3183" w:author="jonathan pritchard" w:date="2025-01-17T12:50:00Z" w16du:dateUtc="2025-01-17T12:50:00Z"/>
        </w:rPr>
      </w:pPr>
      <w:ins w:id="3184" w:author="jonathan pritchard" w:date="2025-01-17T12:50:00Z" w16du:dateUtc="2025-01-17T12:50:00Z">
        <w:r>
          <w:t xml:space="preserve">If no uncertainty values are stored within the grid data then the values of the minimumUncertainty and maximumUncertainty values must be used, these will be equal in a dataset with no </w:t>
        </w:r>
      </w:ins>
      <w:ins w:id="3185" w:author="jonathan pritchard" w:date="2025-01-17T12:57:00Z" w16du:dateUtc="2025-01-17T12:57:00Z">
        <w:r>
          <w:t xml:space="preserve">separate </w:t>
        </w:r>
      </w:ins>
      <w:ins w:id="3186" w:author="jonathan pritchard" w:date="2025-01-17T12:50:00Z" w16du:dateUtc="2025-01-17T12:50:00Z">
        <w:r>
          <w:t>uncertainty grid</w:t>
        </w:r>
      </w:ins>
      <w:ins w:id="3187" w:author="jonathan pritchard" w:date="2025-01-17T12:57:00Z" w16du:dateUtc="2025-01-17T12:57:00Z">
        <w:r>
          <w:t xml:space="preserve"> values</w:t>
        </w:r>
      </w:ins>
      <w:ins w:id="3188" w:author="jonathan pritchard" w:date="2025-01-17T12:50:00Z" w16du:dateUtc="2025-01-17T12:50:00Z">
        <w:r>
          <w:t>.</w:t>
        </w:r>
      </w:ins>
    </w:p>
    <w:p w14:paraId="0BB624E0" w14:textId="516245A1" w:rsidR="002964A6" w:rsidRPr="00522446" w:rsidRDefault="002964A6" w:rsidP="001019DD">
      <w:pPr>
        <w:spacing w:after="120" w:line="240" w:lineRule="auto"/>
        <w:jc w:val="both"/>
        <w:rPr>
          <w:ins w:id="3189" w:author="jonathan pritchard" w:date="2025-01-17T12:43:00Z" w16du:dateUtc="2025-01-17T12:43:00Z"/>
          <w:rPrChange w:id="3190" w:author="jonathan pritchard" w:date="2025-01-17T12:46:00Z" w16du:dateUtc="2025-01-17T12:46:00Z">
            <w:rPr>
              <w:ins w:id="3191" w:author="jonathan pritchard" w:date="2025-01-17T12:43:00Z" w16du:dateUtc="2025-01-17T12:43:00Z"/>
              <w:b/>
              <w:bCs/>
            </w:rPr>
          </w:rPrChange>
        </w:rPr>
      </w:pPr>
      <w:ins w:id="3192"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3193" w:author="jonathan pritchard" w:date="2025-01-17T12:52:00Z" w16du:dateUtc="2025-01-17T12:52:00Z">
        <w:r>
          <w:t>must</w:t>
        </w:r>
      </w:ins>
      <w:ins w:id="3194" w:author="jonathan pritchard" w:date="2025-01-17T12:51:00Z" w16du:dateUtc="2025-01-17T12:51:00Z">
        <w:r w:rsidRPr="002C334E">
          <w:t xml:space="preserve"> be subtracted for all depth values (this makes depths shoaler and drying heights higher</w:t>
        </w:r>
      </w:ins>
      <w:ins w:id="3195"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3196" w:author="jonathan pritchard" w:date="2025-01-17T12:51:00Z" w16du:dateUtc="2025-01-17T12:51:00Z"/>
          <w:b/>
          <w:bCs/>
          <w:rPrChange w:id="3197" w:author="jonathan pritchard" w:date="2025-01-17T12:43:00Z" w16du:dateUtc="2025-01-17T12:43:00Z">
            <w:rPr>
              <w:del w:id="3198" w:author="jonathan pritchard" w:date="2025-01-17T12:51:00Z" w16du:dateUtc="2025-01-17T12:51:00Z"/>
            </w:rPr>
          </w:rPrChange>
        </w:rPr>
        <w:pPrChange w:id="3199"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3200" w:name="_Toc88852884"/>
      <w:bookmarkStart w:id="3201" w:name="_Toc98339992"/>
      <w:bookmarkStart w:id="3202" w:name="_Toc98340368"/>
      <w:r w:rsidRPr="00A527F0">
        <w:br w:type="page"/>
      </w:r>
    </w:p>
    <w:p w14:paraId="2913C950" w14:textId="32A9BE41" w:rsidR="00EF57B5" w:rsidRPr="00A527F0" w:rsidRDefault="001019DD" w:rsidP="002D0A15">
      <w:pPr>
        <w:pStyle w:val="Heading1"/>
        <w:numPr>
          <w:ilvl w:val="0"/>
          <w:numId w:val="182"/>
        </w:numPr>
      </w:pPr>
      <w:bookmarkStart w:id="3203" w:name="_Toc188950547"/>
      <w:r w:rsidRPr="00A527F0">
        <w:lastRenderedPageBreak/>
        <w:t>Water Level Adjustment</w:t>
      </w:r>
      <w:bookmarkEnd w:id="3203"/>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3204" w:author="jonathan pritchard" w:date="2024-10-14T00:50:00Z" w16du:dateUtc="2024-10-13T23:50:00Z">
        <w:r w:rsidDel="008972A2">
          <w:delText xml:space="preserve">. </w:delText>
        </w:r>
        <w:commentRangeStart w:id="3205"/>
        <w:r w:rsidR="00EF57B5" w:rsidRPr="00A527F0" w:rsidDel="008972A2">
          <w:delText xml:space="preserve"> </w:delText>
        </w:r>
      </w:del>
      <w:commentRangeEnd w:id="3205"/>
      <w:ins w:id="3206" w:author="jonathan pritchard" w:date="2024-10-14T00:50:00Z" w16du:dateUtc="2024-10-13T23:50:00Z">
        <w:r w:rsidR="008972A2">
          <w:t xml:space="preserve"> </w:t>
        </w:r>
      </w:ins>
      <w:r w:rsidR="00905BC7">
        <w:rPr>
          <w:rStyle w:val="CommentReference"/>
        </w:rPr>
        <w:commentReference w:id="3205"/>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3207" w:author="jon pritchard" w:date="2024-12-10T15:27:00Z" w16du:dateUtc="2024-12-10T15:27:00Z">
        <w:r w:rsidR="0009233B" w:rsidRPr="00B812CA" w:rsidDel="00DC78C7">
          <w:rPr>
            <w:highlight w:val="yellow"/>
          </w:rPr>
          <w:delText>REF</w:delText>
        </w:r>
      </w:del>
      <w:ins w:id="3208"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3209" w:name="_Toc88852885"/>
      <w:bookmarkStart w:id="3210" w:name="_Toc98339993"/>
      <w:bookmarkStart w:id="3211" w:name="_Toc98340369"/>
      <w:bookmarkEnd w:id="3200"/>
      <w:bookmarkEnd w:id="3201"/>
      <w:bookmarkEnd w:id="3202"/>
    </w:p>
    <w:p w14:paraId="4BAEE05F" w14:textId="77777777" w:rsidR="002D0A15" w:rsidRPr="00A527F0" w:rsidRDefault="002D0A15" w:rsidP="002D0A15">
      <w:pPr>
        <w:pStyle w:val="Heading1"/>
        <w:numPr>
          <w:ilvl w:val="1"/>
          <w:numId w:val="182"/>
        </w:numPr>
      </w:pPr>
      <w:bookmarkStart w:id="3212" w:name="_Toc188950548"/>
      <w:r w:rsidRPr="00A527F0">
        <w:t>Water Level Adjustment</w:t>
      </w:r>
      <w:bookmarkEnd w:id="3212"/>
    </w:p>
    <w:bookmarkEnd w:id="3209"/>
    <w:bookmarkEnd w:id="3210"/>
    <w:bookmarkEnd w:id="3211"/>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3213" w:author="jon pritchard" w:date="2024-12-10T15:28:00Z" w16du:dateUtc="2024-12-10T15:28:00Z">
            <w:rPr/>
          </w:rPrChange>
        </w:rPr>
      </w:pPr>
      <w:r w:rsidRPr="00DC78C7">
        <w:rPr>
          <w:i/>
          <w:iCs/>
          <w:rPrChange w:id="3214"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3215" w:author="jon pritchard" w:date="2024-12-10T15:28:00Z" w16du:dateUtc="2024-12-10T15:28:00Z">
            <w:rPr/>
          </w:rPrChange>
        </w:rPr>
      </w:pPr>
      <w:r w:rsidRPr="00DC78C7">
        <w:rPr>
          <w:i/>
          <w:iCs/>
          <w:rPrChange w:id="3216"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3217" w:author="jon pritchard" w:date="2024-12-10T15:28:00Z" w16du:dateUtc="2024-12-10T15:28:00Z">
            <w:rPr/>
          </w:rPrChange>
        </w:rPr>
      </w:pPr>
      <w:r w:rsidRPr="00DC78C7">
        <w:rPr>
          <w:i/>
          <w:iCs/>
          <w:rPrChange w:id="3218"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3219" w:name="_Toc188950549"/>
      <w:r>
        <w:t>Constraints on input data.</w:t>
      </w:r>
      <w:bookmarkEnd w:id="3219"/>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3220" w:author="jonathan pritchard" w:date="2025-01-17T12:54:00Z" w16du:dateUtc="2025-01-17T12:54:00Z"/>
          <w:rPrChange w:id="3221" w:author="jonathan pritchard" w:date="2025-01-17T12:54:00Z" w16du:dateUtc="2025-01-17T12:54:00Z">
            <w:rPr>
              <w:ins w:id="3222"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3223"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3224"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3225" w:name="_Toc188950550"/>
      <w:bookmarkStart w:id="3226" w:name="_Toc88852887"/>
      <w:bookmarkStart w:id="3227" w:name="_Toc98339995"/>
      <w:bookmarkStart w:id="3228" w:name="_Toc98340371"/>
      <w:r>
        <w:t>User Inputs</w:t>
      </w:r>
      <w:bookmarkEnd w:id="3225"/>
    </w:p>
    <w:bookmarkEnd w:id="3226"/>
    <w:bookmarkEnd w:id="3227"/>
    <w:bookmarkEnd w:id="3228"/>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3229" w:name="_Toc188950551"/>
      <w:bookmarkStart w:id="3230" w:name="_Toc88852888"/>
      <w:bookmarkStart w:id="3231" w:name="_Toc98339996"/>
      <w:bookmarkStart w:id="3232" w:name="_Toc98340372"/>
      <w:r>
        <w:t>Implementation - general</w:t>
      </w:r>
      <w:bookmarkEnd w:id="3229"/>
    </w:p>
    <w:bookmarkEnd w:id="3230"/>
    <w:bookmarkEnd w:id="3231"/>
    <w:bookmarkEnd w:id="3232"/>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3233"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3234" w:author="jonathan pritchard" w:date="2024-11-25T11:34:00Z" w16du:dateUtc="2024-11-25T11:34:00Z"/>
        </w:rPr>
        <w:pPrChange w:id="3235"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3236" w:author="jonathan pritchard" w:date="2024-11-25T11:34:00Z" w16du:dateUtc="2024-11-25T11:34:00Z"/>
        </w:rPr>
      </w:pPr>
    </w:p>
    <w:p w14:paraId="1BC6FDAE" w14:textId="77777777" w:rsidR="00494635" w:rsidRDefault="00494635" w:rsidP="000D0801">
      <w:pPr>
        <w:spacing w:after="60" w:line="240" w:lineRule="auto"/>
        <w:jc w:val="both"/>
        <w:rPr>
          <w:ins w:id="3237"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3238"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3239"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3240" w:name="_Toc188950552"/>
      <w:bookmarkStart w:id="3241" w:name="_Toc88852889"/>
      <w:bookmarkStart w:id="3242" w:name="_Toc98339997"/>
      <w:bookmarkStart w:id="3243" w:name="_Toc98340373"/>
      <w:r w:rsidRPr="00394FF5">
        <w:t>Implementation of WLA Option 1 – WLA for a single datetime</w:t>
      </w:r>
      <w:r>
        <w:t xml:space="preserve"> instant</w:t>
      </w:r>
      <w:bookmarkEnd w:id="3240"/>
    </w:p>
    <w:bookmarkEnd w:id="3241"/>
    <w:bookmarkEnd w:id="3242"/>
    <w:bookmarkEnd w:id="3243"/>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3244" w:name="_Hlk88578099"/>
      <w:r w:rsidRPr="00A527F0">
        <w:t>The adjustment of the S-102 values is calculated by adjusting each S-102 point by the shoalest of the S-104 values, for all S-104 points whose extent intersects the extent of the S-102 point.</w:t>
      </w:r>
      <w:bookmarkEnd w:id="3244"/>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37747430">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3245" w:name="_Toc188950553"/>
      <w:bookmarkStart w:id="3246" w:name="_Toc88852890"/>
      <w:bookmarkStart w:id="3247" w:name="_Toc98339998"/>
      <w:bookmarkStart w:id="3248" w:name="_Toc98340374"/>
      <w:r w:rsidRPr="00394FF5">
        <w:t>Implementation of WLA Option 2 – WLA for a datetime range specified by the user as a time</w:t>
      </w:r>
      <w:r>
        <w:t xml:space="preserve"> period</w:t>
      </w:r>
      <w:bookmarkEnd w:id="3245"/>
    </w:p>
    <w:bookmarkEnd w:id="3246"/>
    <w:bookmarkEnd w:id="3247"/>
    <w:bookmarkEnd w:id="3248"/>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3249"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3250" w:name="_Toc188950554"/>
      <w:bookmarkStart w:id="3251" w:name="_Toc88852891"/>
      <w:bookmarkStart w:id="3252" w:name="_Toc98339999"/>
      <w:bookmarkStart w:id="3253" w:name="_Toc98340375"/>
      <w:bookmarkEnd w:id="3249"/>
      <w:r w:rsidRPr="00394FF5">
        <w:t xml:space="preserve">Implementation of WLA Option </w:t>
      </w:r>
      <w:r>
        <w:t>2</w:t>
      </w:r>
      <w:r w:rsidRPr="00394FF5">
        <w:t xml:space="preserve"> – </w:t>
      </w:r>
      <w:r w:rsidRPr="00A527F0">
        <w:t xml:space="preserve">linking of WLA to a defined route with planned waypoints and </w:t>
      </w:r>
      <w:r>
        <w:t>times</w:t>
      </w:r>
      <w:bookmarkEnd w:id="3250"/>
    </w:p>
    <w:bookmarkEnd w:id="3251"/>
    <w:bookmarkEnd w:id="3252"/>
    <w:bookmarkEnd w:id="3253"/>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3254"/>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3254"/>
      <w:r w:rsidRPr="00B812CA">
        <w:rPr>
          <w:rStyle w:val="CommentReference"/>
          <w:lang w:val="en-GB"/>
        </w:rPr>
        <w:commentReference w:id="3254"/>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4A1F8D16">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478EBE19">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325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3255"/>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3256" w:name="_Toc188950555"/>
      <w:bookmarkStart w:id="3257" w:name="_Toc88852892"/>
      <w:bookmarkStart w:id="3258" w:name="_Toc98340000"/>
      <w:bookmarkStart w:id="3259" w:name="_Toc98340376"/>
      <w:r w:rsidRPr="00A527F0">
        <w:lastRenderedPageBreak/>
        <w:t>Treatment of depth and water level related S-101 features</w:t>
      </w:r>
      <w:bookmarkEnd w:id="3256"/>
    </w:p>
    <w:p w14:paraId="7E05943F" w14:textId="31AEC40D" w:rsidR="00A4606D" w:rsidRPr="00A527F0" w:rsidRDefault="00A4606D" w:rsidP="006D7DB6">
      <w:pPr>
        <w:pStyle w:val="Heading2"/>
        <w:numPr>
          <w:ilvl w:val="1"/>
          <w:numId w:val="182"/>
        </w:numPr>
      </w:pPr>
      <w:bookmarkStart w:id="3260" w:name="_Toc188950556"/>
      <w:bookmarkStart w:id="3261" w:name="_Toc88852893"/>
      <w:bookmarkStart w:id="3262" w:name="_Toc98340001"/>
      <w:bookmarkStart w:id="3263" w:name="_Toc98340377"/>
      <w:bookmarkEnd w:id="3257"/>
      <w:bookmarkEnd w:id="3258"/>
      <w:bookmarkEnd w:id="3259"/>
      <w:r w:rsidRPr="00A527F0">
        <w:t>Substitution and adjustment of depth values</w:t>
      </w:r>
      <w:bookmarkEnd w:id="3260"/>
    </w:p>
    <w:bookmarkEnd w:id="3261"/>
    <w:bookmarkEnd w:id="3262"/>
    <w:bookmarkEnd w:id="3263"/>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3264" w:author="jonathan pritchard" w:date="2025-01-17T12:34:00Z" w16du:dateUtc="2025-01-17T12:34:00Z">
        <w:r w:rsidRPr="00A527F0" w:rsidDel="00A70044">
          <w:delText xml:space="preserve">are </w:delText>
        </w:r>
      </w:del>
      <w:ins w:id="3265"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3266" w:name="_Toc188950557"/>
      <w:r>
        <w:t>Areas covered by S-102 only or by both S-102 and S-104</w:t>
      </w:r>
      <w:bookmarkEnd w:id="326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be taken from the S-102 grid cell extents which intersect</w:t>
      </w:r>
      <w:del w:id="3267"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3268"/>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3268"/>
      <w:r w:rsidR="004C7DC0">
        <w:rPr>
          <w:rStyle w:val="CommentReference"/>
        </w:rPr>
        <w:commentReference w:id="3268"/>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w:t>
      </w:r>
      <w:commentRangeStart w:id="3269"/>
      <w:r w:rsidRPr="00A527F0">
        <w:t xml:space="preserve">values), </w:t>
      </w:r>
      <w:commentRangeEnd w:id="3269"/>
      <w:r w:rsidR="00905BC7">
        <w:rPr>
          <w:rStyle w:val="CommentReference"/>
        </w:rPr>
        <w:commentReference w:id="3269"/>
      </w:r>
      <w:r w:rsidRPr="00A527F0">
        <w:t xml:space="preserve">the </w:t>
      </w:r>
      <w:r w:rsidR="00815F72" w:rsidRPr="00A527F0">
        <w:t>ECDIS P</w:t>
      </w:r>
      <w:r w:rsidRPr="00A527F0">
        <w:t xml:space="preserve">ick </w:t>
      </w:r>
      <w:r w:rsidR="00815F72" w:rsidRPr="00A527F0">
        <w:t>R</w:t>
      </w:r>
      <w:r w:rsidRPr="00A527F0">
        <w:t xml:space="preserve">eport </w:t>
      </w:r>
      <w:del w:id="3270" w:author="jon pritchard" w:date="2024-12-03T16:47:00Z" w16du:dateUtc="2024-12-03T21:47:00Z">
        <w:r w:rsidRPr="00A527F0" w:rsidDel="00EB2B72">
          <w:delText xml:space="preserve">shall </w:delText>
        </w:r>
      </w:del>
      <w:ins w:id="3271"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3272" w:name="_Toc175130408"/>
      <w:bookmarkStart w:id="3273" w:name="_Toc175130409"/>
      <w:bookmarkStart w:id="3274" w:name="_Toc175130410"/>
      <w:bookmarkStart w:id="3275" w:name="_Toc175130411"/>
      <w:bookmarkStart w:id="3276" w:name="_Toc175130412"/>
      <w:bookmarkStart w:id="3277" w:name="_Toc175130413"/>
      <w:bookmarkStart w:id="3278" w:name="_Toc175130414"/>
      <w:bookmarkStart w:id="3279" w:name="_Toc175130415"/>
      <w:bookmarkStart w:id="3280" w:name="_Toc175130416"/>
      <w:bookmarkStart w:id="3281" w:name="_Toc175130417"/>
      <w:bookmarkStart w:id="3282" w:name="_Toc175130418"/>
      <w:bookmarkStart w:id="3283" w:name="_Toc175130419"/>
      <w:bookmarkStart w:id="3284" w:name="_Toc175130420"/>
      <w:bookmarkStart w:id="3285" w:name="_Toc175130421"/>
      <w:bookmarkStart w:id="3286" w:name="_Toc175130422"/>
      <w:bookmarkStart w:id="3287" w:name="_Toc175130423"/>
      <w:bookmarkStart w:id="3288" w:name="_Toc175130424"/>
      <w:bookmarkStart w:id="3289" w:name="_Toc175130425"/>
      <w:bookmarkStart w:id="3290" w:name="_Toc175130426"/>
      <w:bookmarkStart w:id="3291" w:name="_Toc175130427"/>
      <w:bookmarkStart w:id="3292" w:name="_Toc175130428"/>
      <w:bookmarkStart w:id="3293" w:name="_Toc175130429"/>
      <w:bookmarkStart w:id="3294" w:name="_Toc175130430"/>
      <w:bookmarkStart w:id="3295" w:name="_Toc175130431"/>
      <w:bookmarkStart w:id="3296" w:name="_Toc175130432"/>
      <w:bookmarkStart w:id="3297" w:name="_Toc175130433"/>
      <w:bookmarkStart w:id="3298" w:name="_Toc175130434"/>
      <w:bookmarkStart w:id="3299" w:name="_Toc175130435"/>
      <w:bookmarkStart w:id="3300" w:name="_Toc175130436"/>
      <w:bookmarkStart w:id="3301" w:name="_Toc175130437"/>
      <w:bookmarkStart w:id="3302" w:name="_Toc188950558"/>
      <w:bookmarkStart w:id="3303" w:name="_Toc88852898"/>
      <w:bookmarkStart w:id="3304" w:name="_Toc98340005"/>
      <w:bookmarkStart w:id="3305" w:name="_Toc9834038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commentRangeStart w:id="3306"/>
      <w:r w:rsidRPr="00A527F0">
        <w:t>Adjustment of heights and vertical clearance values</w:t>
      </w:r>
      <w:commentRangeEnd w:id="3306"/>
      <w:r w:rsidR="00181EB3">
        <w:rPr>
          <w:rStyle w:val="CommentReference"/>
          <w:rFonts w:eastAsia="MS Mincho"/>
          <w:b w:val="0"/>
          <w:bCs w:val="0"/>
        </w:rPr>
        <w:commentReference w:id="3306"/>
      </w:r>
      <w:bookmarkEnd w:id="3302"/>
    </w:p>
    <w:bookmarkEnd w:id="3303"/>
    <w:bookmarkEnd w:id="3304"/>
    <w:bookmarkEnd w:id="3305"/>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3307" w:author="jon pritchard" w:date="2024-12-03T16:45:00Z" w16du:dateUtc="2024-12-03T21:45:00Z">
        <w:r w:rsidRPr="00A527F0" w:rsidDel="006026F8">
          <w:delText xml:space="preserve">shall </w:delText>
        </w:r>
      </w:del>
      <w:ins w:id="3308"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3309" w:author="jon pritchard" w:date="2024-12-03T16:45:00Z" w16du:dateUtc="2024-12-03T21:45:00Z">
        <w:r w:rsidRPr="00A527F0" w:rsidDel="006026F8">
          <w:delText xml:space="preserve">shall </w:delText>
        </w:r>
      </w:del>
      <w:ins w:id="3310"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3311" w:name="_Hlk88745181"/>
      <w:r w:rsidRPr="00A527F0">
        <w:t>When adjusting height or clearance values the largest value from the selected S-104 records shall be used in order to produce the safest values.</w:t>
      </w:r>
    </w:p>
    <w:bookmarkEnd w:id="3311"/>
    <w:p w14:paraId="701DC309" w14:textId="27E51D98" w:rsidR="001374ED" w:rsidRPr="00A527F0" w:rsidRDefault="001374ED" w:rsidP="00815F72">
      <w:pPr>
        <w:spacing w:after="120" w:line="240" w:lineRule="auto"/>
        <w:jc w:val="both"/>
      </w:pPr>
      <w:r w:rsidRPr="00A527F0">
        <w:t xml:space="preserve">The user </w:t>
      </w:r>
      <w:del w:id="3312" w:author="jon pritchard" w:date="2024-12-03T16:45:00Z" w16du:dateUtc="2024-12-03T21:45:00Z">
        <w:r w:rsidRPr="00A527F0" w:rsidDel="006026F8">
          <w:delText xml:space="preserve">shall </w:delText>
        </w:r>
      </w:del>
      <w:ins w:id="3313"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3314" w:name="_Toc188950559"/>
      <w:bookmarkStart w:id="3315" w:name="_Toc88852900"/>
      <w:bookmarkStart w:id="3316" w:name="_Toc98340006"/>
      <w:bookmarkStart w:id="3317" w:name="_Toc98340382"/>
      <w:r w:rsidRPr="00A527F0">
        <w:lastRenderedPageBreak/>
        <w:t>Alerts and indication details</w:t>
      </w:r>
      <w:bookmarkEnd w:id="3314"/>
    </w:p>
    <w:bookmarkEnd w:id="3315"/>
    <w:bookmarkEnd w:id="3316"/>
    <w:bookmarkEnd w:id="3317"/>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3318" w:name="_Toc88838699"/>
      <w:bookmarkStart w:id="3319" w:name="_Toc88839536"/>
      <w:bookmarkStart w:id="3320" w:name="_Toc88838700"/>
      <w:bookmarkStart w:id="3321" w:name="_Toc88839537"/>
      <w:bookmarkStart w:id="3322" w:name="_Toc88838701"/>
      <w:bookmarkStart w:id="3323" w:name="_Toc88839538"/>
      <w:bookmarkStart w:id="3324" w:name="_Toc88838702"/>
      <w:bookmarkStart w:id="3325" w:name="_Toc88839539"/>
      <w:bookmarkStart w:id="3326" w:name="_Toc88838703"/>
      <w:bookmarkStart w:id="3327" w:name="_Toc88839540"/>
      <w:bookmarkStart w:id="3328" w:name="_Toc88852905"/>
      <w:bookmarkStart w:id="3329" w:name="_Toc88838704"/>
      <w:bookmarkStart w:id="3330" w:name="_Toc88839541"/>
      <w:bookmarkStart w:id="3331" w:name="_Toc88838705"/>
      <w:bookmarkStart w:id="3332" w:name="_Toc88839542"/>
      <w:bookmarkStart w:id="3333" w:name="_Toc88838706"/>
      <w:bookmarkStart w:id="3334" w:name="_Toc88839543"/>
      <w:bookmarkStart w:id="3335" w:name="_Toc88838707"/>
      <w:bookmarkStart w:id="3336" w:name="_Toc88839544"/>
      <w:bookmarkStart w:id="3337" w:name="_Toc88838708"/>
      <w:bookmarkStart w:id="3338" w:name="_Toc88839545"/>
      <w:bookmarkStart w:id="3339" w:name="_Toc88838709"/>
      <w:bookmarkStart w:id="3340" w:name="_Toc88839546"/>
      <w:bookmarkStart w:id="3341" w:name="_Toc88838710"/>
      <w:bookmarkStart w:id="3342" w:name="_Toc88839547"/>
      <w:bookmarkStart w:id="3343" w:name="_Toc88838711"/>
      <w:bookmarkStart w:id="3344" w:name="_Toc88839548"/>
      <w:bookmarkStart w:id="3345" w:name="_Toc188950560"/>
      <w:bookmarkStart w:id="3346" w:name="_Toc88852914"/>
      <w:bookmarkStart w:id="3347" w:name="_Toc98340007"/>
      <w:bookmarkStart w:id="3348" w:name="_Toc98340383"/>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r w:rsidRPr="00A527F0">
        <w:t>Legend details</w:t>
      </w:r>
      <w:bookmarkEnd w:id="3345"/>
    </w:p>
    <w:bookmarkEnd w:id="3346"/>
    <w:bookmarkEnd w:id="3347"/>
    <w:bookmarkEnd w:id="3348"/>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3349" w:author="jonathan pritchard" w:date="2024-10-14T00:50:00Z" w16du:dateUtc="2024-10-13T23:50:00Z">
        <w:r w:rsidRPr="00A527F0" w:rsidDel="008972A2">
          <w:delText xml:space="preserve">.  </w:delText>
        </w:r>
      </w:del>
      <w:ins w:id="3350"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3351" w:name="_Toc188950561"/>
      <w:r w:rsidR="006E2D52" w:rsidRPr="00A527F0">
        <w:lastRenderedPageBreak/>
        <w:t xml:space="preserve">Appendix </w:t>
      </w:r>
      <w:r w:rsidR="00A310A1">
        <w:t>E</w:t>
      </w:r>
      <w:r w:rsidR="00F94FB6">
        <w:t xml:space="preserve"> – Dataset Loading and Display (Rendering) Algorithms</w:t>
      </w:r>
      <w:bookmarkEnd w:id="3351"/>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3352" w:name="_Toc188950562"/>
      <w:r>
        <w:t>Introduction</w:t>
      </w:r>
      <w:bookmarkEnd w:id="3352"/>
    </w:p>
    <w:p w14:paraId="302EF453" w14:textId="57152556" w:rsidR="00E67DD4" w:rsidRDefault="00E67DD4">
      <w:pPr>
        <w:jc w:val="both"/>
        <w:rPr>
          <w:lang w:val="en-US"/>
        </w:rPr>
        <w:pPrChange w:id="3353"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3354" w:author="jonathan pritchard" w:date="2025-01-17T12:35:00Z" w16du:dateUtc="2025-01-17T12:35:00Z">
          <w:pPr/>
        </w:pPrChange>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3355"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3356"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3357"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3358"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3359" w:author="jon pritchard" w:date="2024-11-27T16:48:00Z" w16du:dateUtc="2024-11-27T15:48:00Z"/>
        </w:rPr>
        <w:pPrChange w:id="3360" w:author="jon pritchard" w:date="2024-11-27T16:48:00Z" w16du:dateUtc="2024-11-27T15:48:00Z">
          <w:pPr>
            <w:pStyle w:val="Heading1"/>
            <w:spacing w:after="120"/>
            <w:ind w:right="16"/>
          </w:pPr>
        </w:pPrChange>
      </w:pPr>
      <w:bookmarkStart w:id="3361" w:name="_Toc187673191"/>
      <w:bookmarkStart w:id="3362" w:name="_Toc187673423"/>
      <w:bookmarkStart w:id="3363" w:name="_Toc188368782"/>
      <w:bookmarkStart w:id="3364" w:name="_Toc439685271"/>
      <w:bookmarkStart w:id="3365" w:name="_Toc162435345"/>
      <w:bookmarkEnd w:id="3361"/>
      <w:bookmarkEnd w:id="3362"/>
      <w:bookmarkEnd w:id="3363"/>
      <w:commentRangeStart w:id="3366"/>
      <w:del w:id="3367"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3364"/>
        <w:bookmarkEnd w:id="3365"/>
        <w:r w:rsidDel="00802BDD">
          <w:delText>s</w:delText>
        </w:r>
        <w:commentRangeEnd w:id="3366"/>
        <w:r w:rsidDel="00802BDD">
          <w:rPr>
            <w:rStyle w:val="CommentReference"/>
          </w:rPr>
          <w:commentReference w:id="3366"/>
        </w:r>
      </w:del>
      <w:bookmarkStart w:id="3368" w:name="_Toc187673201"/>
      <w:bookmarkStart w:id="3369" w:name="_Toc187673433"/>
      <w:bookmarkStart w:id="3370" w:name="_Toc188368792"/>
      <w:bookmarkStart w:id="3371" w:name="_Toc188621985"/>
      <w:bookmarkEnd w:id="3368"/>
      <w:bookmarkEnd w:id="3369"/>
      <w:bookmarkEnd w:id="3370"/>
      <w:bookmarkEnd w:id="3371"/>
      <w:ins w:id="3372"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3373" w:author="jon pritchard" w:date="2024-11-27T16:47:00Z" w16du:dateUtc="2024-11-27T15:47:00Z"/>
          <w:lang w:val="en-US"/>
        </w:rPr>
        <w:pPrChange w:id="3374" w:author="jonathan pritchard" w:date="2025-01-16T10:51:00Z" w16du:dateUtc="2025-01-16T10:51:00Z">
          <w:pPr>
            <w:pStyle w:val="Heading1"/>
            <w:numPr>
              <w:numId w:val="0"/>
            </w:numPr>
            <w:ind w:left="0" w:firstLine="0"/>
          </w:pPr>
        </w:pPrChange>
      </w:pPr>
      <w:bookmarkStart w:id="3375" w:name="_Toc510785435"/>
      <w:bookmarkStart w:id="3376" w:name="_Toc510784286"/>
      <w:bookmarkEnd w:id="3375"/>
      <w:bookmarkEnd w:id="3376"/>
      <w:del w:id="3377"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3378" w:name="_Toc187673203"/>
        <w:bookmarkStart w:id="3379" w:name="_Toc187673435"/>
        <w:bookmarkStart w:id="3380" w:name="_Toc188368794"/>
        <w:bookmarkStart w:id="3381" w:name="_Toc188621987"/>
        <w:bookmarkEnd w:id="3378"/>
        <w:bookmarkEnd w:id="3379"/>
        <w:bookmarkEnd w:id="3380"/>
        <w:bookmarkEnd w:id="3381"/>
      </w:del>
    </w:p>
    <w:p w14:paraId="6892DCF1" w14:textId="16443163" w:rsidR="00F94FB6" w:rsidRPr="00F94FB6" w:rsidRDefault="00F94FB6" w:rsidP="00F94FB6">
      <w:pPr>
        <w:pStyle w:val="ListParagraph"/>
        <w:numPr>
          <w:ilvl w:val="1"/>
          <w:numId w:val="216"/>
        </w:numPr>
        <w:rPr>
          <w:b/>
          <w:bCs/>
          <w:lang w:eastAsia="en-US"/>
        </w:rPr>
      </w:pPr>
      <w:bookmarkStart w:id="3382"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3383"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3384" w:name="_Hlk177457598"/>
      <w:bookmarkStart w:id="3385" w:name="_Toc188950563"/>
      <w:r>
        <w:rPr>
          <w:lang w:eastAsia="en-US"/>
        </w:rPr>
        <w:t>Prerequisites</w:t>
      </w:r>
      <w:bookmarkEnd w:id="3384"/>
      <w:bookmarkEnd w:id="3385"/>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3386" w:author="jonathan pritchard" w:date="2025-01-17T12:35:00Z" w16du:dateUtc="2025-01-17T12:35:00Z"/>
          <w:strike/>
          <w:highlight w:val="yellow"/>
          <w:lang w:val="en-US"/>
        </w:rPr>
      </w:pPr>
      <w:commentRangeStart w:id="3387"/>
      <w:del w:id="3388"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commentRangeEnd w:id="3387"/>
        <w:r w:rsidDel="00A70044">
          <w:rPr>
            <w:rStyle w:val="CommentReference"/>
          </w:rPr>
          <w:commentReference w:id="3387"/>
        </w:r>
        <w:bookmarkStart w:id="3389" w:name="_Toc188368797"/>
        <w:bookmarkStart w:id="3390" w:name="_Toc188621990"/>
        <w:bookmarkEnd w:id="3389"/>
        <w:bookmarkEnd w:id="3390"/>
      </w:del>
    </w:p>
    <w:bookmarkEnd w:id="3382"/>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collection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3391" w:name="_Hlk177394136"/>
            <w:r>
              <w:t xml:space="preserve">A device-polygon </w:t>
            </w:r>
            <w:r w:rsidRPr="00712598">
              <w:rPr>
                <w:i/>
                <w:iCs/>
              </w:rPr>
              <w:t>viewport</w:t>
            </w:r>
            <w:r>
              <w:t xml:space="preserve"> describing the device area that should be covered with data</w:t>
            </w:r>
          </w:p>
          <w:bookmarkEnd w:id="3391"/>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ins w:id="3392"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3396"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3397"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3398"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3399"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3400" w:name="_Toc188950564"/>
      <w:r w:rsidRPr="00A527F0">
        <w:lastRenderedPageBreak/>
        <w:t xml:space="preserve">Appendix </w:t>
      </w:r>
      <w:ins w:id="3401" w:author="jonathan pritchard" w:date="2025-01-21T16:19:00Z" w16du:dateUtc="2025-01-21T16:19:00Z">
        <w:r w:rsidR="00E93146">
          <w:t>F</w:t>
        </w:r>
      </w:ins>
      <w:del w:id="3402" w:author="jonathan pritchard" w:date="2025-01-21T16:19:00Z" w16du:dateUtc="2025-01-21T16:19:00Z">
        <w:r w:rsidRPr="00A527F0" w:rsidDel="00E93146">
          <w:delText>C-8</w:delText>
        </w:r>
      </w:del>
      <w:r w:rsidRPr="00A527F0">
        <w:t xml:space="preserve"> – GML Coverage Polygons</w:t>
      </w:r>
      <w:bookmarkEnd w:id="3400"/>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3403" w:name="_Toc188950565"/>
      <w:r w:rsidRPr="00A527F0">
        <w:t>GML Coverage Polygons</w:t>
      </w:r>
      <w:bookmarkEnd w:id="3403"/>
    </w:p>
    <w:p w14:paraId="10AD9221" w14:textId="2C7C83B0" w:rsidR="0065597A" w:rsidRPr="00A527F0" w:rsidRDefault="0065597A" w:rsidP="00FD4BD6">
      <w:pPr>
        <w:pStyle w:val="Heading2"/>
        <w:numPr>
          <w:ilvl w:val="1"/>
          <w:numId w:val="235"/>
        </w:numPr>
      </w:pPr>
      <w:bookmarkStart w:id="3404" w:name="_Toc188950566"/>
      <w:r w:rsidRPr="00A527F0">
        <w:t>Introduction</w:t>
      </w:r>
      <w:bookmarkEnd w:id="340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3405" w:name="_Toc188950567"/>
      <w:r w:rsidRPr="00A527F0">
        <w:t>Specification</w:t>
      </w:r>
      <w:bookmarkEnd w:id="3405"/>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commentRangeStart w:id="3406"/>
      <w:r w:rsidRPr="00A527F0">
        <w:t>This implements bounding Polygons restricted to a single GML Polygon (with a gml:id with an SRS defined in each of the posList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commentRangeEnd w:id="3406"/>
      <w:r w:rsidR="002222FC">
        <w:rPr>
          <w:rStyle w:val="CommentReference"/>
        </w:rPr>
        <w:commentReference w:id="3406"/>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pPr>
        <w:pStyle w:val="Heading1"/>
        <w:numPr>
          <w:ilvl w:val="0"/>
          <w:numId w:val="0"/>
        </w:numPr>
        <w:jc w:val="center"/>
        <w:pPrChange w:id="3407" w:author="jonathan pritchard" w:date="2025-01-21T16:19:00Z" w16du:dateUtc="2025-01-21T16:19:00Z">
          <w:pPr>
            <w:pStyle w:val="Heading1"/>
            <w:jc w:val="center"/>
          </w:pPr>
        </w:pPrChange>
      </w:pPr>
      <w:bookmarkStart w:id="3408" w:name="_Toc188950568"/>
      <w:ins w:id="3409" w:author="jonathan pritchard" w:date="2025-01-21T16:19:00Z" w16du:dateUtc="2025-01-21T16:19:00Z">
        <w:r>
          <w:lastRenderedPageBreak/>
          <w:t xml:space="preserve">Appendix G - </w:t>
        </w:r>
      </w:ins>
      <w:r w:rsidR="00E85AE1">
        <w:t>Thinning Algorithms</w:t>
      </w:r>
      <w:bookmarkEnd w:id="3408"/>
    </w:p>
    <w:p w14:paraId="1CA58779" w14:textId="3B8E920C" w:rsidR="00E85AE1" w:rsidRDefault="00E85AE1" w:rsidP="006E2D52">
      <w:pPr>
        <w:pStyle w:val="Heading1"/>
        <w:numPr>
          <w:ilvl w:val="0"/>
          <w:numId w:val="219"/>
        </w:numPr>
      </w:pPr>
      <w:bookmarkStart w:id="3410" w:name="_Toc188950569"/>
      <w:r>
        <w:t>Introduction</w:t>
      </w:r>
      <w:bookmarkEnd w:id="3410"/>
    </w:p>
    <w:p w14:paraId="78D331E4" w14:textId="387A7779" w:rsidR="006309CB" w:rsidRPr="001A0951" w:rsidRDefault="006309CB" w:rsidP="006309CB">
      <w:pPr>
        <w:pStyle w:val="ListParagraph"/>
        <w:numPr>
          <w:ilvl w:val="0"/>
          <w:numId w:val="75"/>
        </w:numPr>
        <w:rPr>
          <w:ins w:id="3411" w:author="jonathan pritchard" w:date="2024-11-25T11:05:00Z" w16du:dateUtc="2024-11-25T11:05:00Z"/>
          <w:highlight w:val="yellow"/>
        </w:rPr>
      </w:pPr>
      <w:commentRangeStart w:id="3412"/>
      <w:ins w:id="3413" w:author="jonathan pritchard" w:date="2024-11-25T11:05:00Z" w16du:dateUtc="2024-11-25T11:05:00Z">
        <w:r w:rsidRPr="001A0951">
          <w:rPr>
            <w:highlight w:val="yellow"/>
            <w:rPrChange w:id="3414" w:author="jonathan pritchard" w:date="2024-11-25T11:16:00Z" w16du:dateUtc="2024-11-25T11:16:00Z">
              <w:rPr/>
            </w:rPrChange>
          </w:rPr>
          <w:t xml:space="preserve">Thinning algorithms resize symbols and </w:t>
        </w:r>
      </w:ins>
      <w:ins w:id="3415" w:author="jonathan pritchard" w:date="2024-11-25T11:06:00Z" w16du:dateUtc="2024-11-25T11:06:00Z">
        <w:r w:rsidRPr="001A0951">
          <w:rPr>
            <w:highlight w:val="yellow"/>
            <w:rPrChange w:id="3416" w:author="jonathan pritchard" w:date="2024-11-25T11:16:00Z" w16du:dateUtc="2024-11-25T11:16:00Z">
              <w:rPr/>
            </w:rPrChange>
          </w:rPr>
          <w:t>ensure they do not conflict on screen</w:t>
        </w:r>
      </w:ins>
      <w:ins w:id="3417" w:author="jonathan pritchard" w:date="2024-11-25T11:16:00Z" w16du:dateUtc="2024-11-25T11:16:00Z">
        <w:r w:rsidR="001A0951" w:rsidRPr="001A0951">
          <w:rPr>
            <w:highlight w:val="yellow"/>
            <w:rPrChange w:id="3418" w:author="jonathan pritchard" w:date="2024-11-25T11:16:00Z" w16du:dateUtc="2024-11-25T11:16:00Z">
              <w:rPr/>
            </w:rPrChange>
          </w:rPr>
          <w:t xml:space="preserve"> [?]</w:t>
        </w:r>
      </w:ins>
    </w:p>
    <w:p w14:paraId="7FD6B60B" w14:textId="5A7C97AA" w:rsidR="00E85AE1" w:rsidRPr="001A0951" w:rsidRDefault="006309CB" w:rsidP="006309CB">
      <w:pPr>
        <w:pStyle w:val="ListParagraph"/>
        <w:numPr>
          <w:ilvl w:val="0"/>
          <w:numId w:val="75"/>
        </w:numPr>
        <w:rPr>
          <w:ins w:id="3419" w:author="jonathan pritchard" w:date="2024-11-25T11:16:00Z" w16du:dateUtc="2024-11-25T11:16:00Z"/>
          <w:highlight w:val="yellow"/>
          <w:rPrChange w:id="3420" w:author="jonathan pritchard" w:date="2024-11-25T11:16:00Z" w16du:dateUtc="2024-11-25T11:16:00Z">
            <w:rPr>
              <w:ins w:id="3421" w:author="jonathan pritchard" w:date="2024-11-25T11:16:00Z" w16du:dateUtc="2024-11-25T11:16:00Z"/>
            </w:rPr>
          </w:rPrChange>
        </w:rPr>
      </w:pPr>
      <w:ins w:id="3422" w:author="jonathan pritchard" w:date="2024-11-25T11:05:00Z" w16du:dateUtc="2024-11-25T11:05:00Z">
        <w:r w:rsidRPr="001A0951">
          <w:rPr>
            <w:highlight w:val="yellow"/>
          </w:rPr>
          <w:t>The implementer must use a thinning algorithm</w:t>
        </w:r>
      </w:ins>
      <w:del w:id="3423" w:author="jonathan pritchard" w:date="2024-11-25T11:04:00Z" w16du:dateUtc="2024-11-25T11:04:00Z">
        <w:r w:rsidR="00E85AE1" w:rsidRPr="001A0951" w:rsidDel="006309CB">
          <w:rPr>
            <w:highlight w:val="yellow"/>
          </w:rPr>
          <w:delText>[TBD]</w:delText>
        </w:r>
      </w:del>
    </w:p>
    <w:p w14:paraId="6ACBFA69" w14:textId="426793C4" w:rsidR="001A0951" w:rsidRPr="001A0951" w:rsidRDefault="001A0951">
      <w:pPr>
        <w:pStyle w:val="ListParagraph"/>
        <w:numPr>
          <w:ilvl w:val="0"/>
          <w:numId w:val="75"/>
        </w:numPr>
        <w:rPr>
          <w:highlight w:val="yellow"/>
          <w:rPrChange w:id="3424" w:author="jonathan pritchard" w:date="2024-11-25T11:16:00Z" w16du:dateUtc="2024-11-25T11:16:00Z">
            <w:rPr/>
          </w:rPrChange>
        </w:rPr>
        <w:pPrChange w:id="3425" w:author="jonathan pritchard" w:date="2024-11-25T11:05:00Z" w16du:dateUtc="2024-11-25T11:05:00Z">
          <w:pPr/>
        </w:pPrChange>
      </w:pPr>
      <w:ins w:id="3426" w:author="jonathan pritchard" w:date="2024-11-25T11:16:00Z" w16du:dateUtc="2024-11-25T11:16:00Z">
        <w:r w:rsidRPr="001A0951">
          <w:rPr>
            <w:highlight w:val="yellow"/>
            <w:rPrChange w:id="3427" w:author="jonathan pritchard" w:date="2024-11-25T11:16:00Z" w16du:dateUtc="2024-11-25T11:16:00Z">
              <w:rPr/>
            </w:rPrChange>
          </w:rPr>
          <w:t>The algorithm described meets these requirements but implementers may use their own.</w:t>
        </w:r>
        <w:commentRangeEnd w:id="3412"/>
        <w:r>
          <w:rPr>
            <w:rStyle w:val="CommentReference"/>
          </w:rPr>
          <w:commentReference w:id="3412"/>
        </w:r>
      </w:ins>
    </w:p>
    <w:p w14:paraId="154AF557" w14:textId="77777777" w:rsidR="00E85AE1" w:rsidRPr="00B812CA" w:rsidRDefault="00E85AE1" w:rsidP="006E2D52">
      <w:pPr>
        <w:pStyle w:val="Heading2"/>
        <w:numPr>
          <w:ilvl w:val="1"/>
          <w:numId w:val="219"/>
        </w:numPr>
      </w:pPr>
      <w:bookmarkStart w:id="3428" w:name="_Toc188950570"/>
      <w:r w:rsidRPr="00B812CA">
        <w:t>Regularly gridded data</w:t>
      </w:r>
      <w:bookmarkEnd w:id="3428"/>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3429" w:author="jonathan pritchard" w:date="2025-01-20T15:16:00Z" w16du:dateUtc="2025-01-20T15:16:00Z">
        <w:r w:rsidR="00B7137E">
          <w:rPr>
            <w:noProof/>
          </w:rPr>
          <w:t>8</w:t>
        </w:r>
      </w:ins>
      <w:ins w:id="3430" w:author="jon pritchard" w:date="2024-11-27T23:16:00Z" w16du:dateUtc="2024-11-27T22:16:00Z">
        <w:del w:id="3431" w:author="jonathan pritchard" w:date="2025-01-20T15:16:00Z" w16du:dateUtc="2025-01-20T15:16:00Z">
          <w:r w:rsidR="00CC4796" w:rsidDel="00B7137E">
            <w:rPr>
              <w:noProof/>
            </w:rPr>
            <w:delText>7</w:delText>
          </w:r>
        </w:del>
      </w:ins>
      <w:del w:id="3432"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63C04BF">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33" w:author="jonathan pritchard" w:date="2025-01-20T15:16:00Z" w16du:dateUtc="2025-01-20T15:16:00Z">
        <w:r w:rsidR="00B7137E">
          <w:rPr>
            <w:noProof/>
          </w:rPr>
          <w:t>9</w:t>
        </w:r>
      </w:ins>
      <w:ins w:id="3434" w:author="jon pritchard" w:date="2024-11-27T23:16:00Z" w16du:dateUtc="2024-11-27T22:16:00Z">
        <w:del w:id="3435" w:author="jonathan pritchard" w:date="2025-01-20T15:16:00Z" w16du:dateUtc="2025-01-20T15:16:00Z">
          <w:r w:rsidR="00CC4796" w:rsidDel="00B7137E">
            <w:rPr>
              <w:noProof/>
            </w:rPr>
            <w:delText>8</w:delText>
          </w:r>
        </w:del>
      </w:ins>
      <w:del w:id="3436" w:author="jonathan pritchard" w:date="2025-01-20T15:16:00Z" w16du:dateUtc="2025-01-20T15:16:00Z">
        <w:r w:rsidR="000553AC" w:rsidDel="00B7137E">
          <w:rPr>
            <w:noProof/>
          </w:rPr>
          <w:delText>7</w:delText>
        </w:r>
      </w:del>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4CE4F29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37" w:author="jonathan pritchard" w:date="2025-01-20T15:16:00Z" w16du:dateUtc="2025-01-20T15:16:00Z">
        <w:r w:rsidR="00B7137E">
          <w:rPr>
            <w:noProof/>
          </w:rPr>
          <w:t>10</w:t>
        </w:r>
      </w:ins>
      <w:ins w:id="3438" w:author="jon pritchard" w:date="2024-11-27T23:16:00Z" w16du:dateUtc="2024-11-27T22:16:00Z">
        <w:del w:id="3439" w:author="jonathan pritchard" w:date="2025-01-20T15:16:00Z" w16du:dateUtc="2025-01-20T15:16:00Z">
          <w:r w:rsidR="00CC4796" w:rsidDel="00B7137E">
            <w:rPr>
              <w:noProof/>
            </w:rPr>
            <w:delText>9</w:delText>
          </w:r>
        </w:del>
      </w:ins>
      <w:del w:id="3440" w:author="jonathan pritchard" w:date="2025-01-20T15:16:00Z" w16du:dateUtc="2025-01-20T15:16:00Z">
        <w:r w:rsidR="000553AC" w:rsidDel="00B7137E">
          <w:rPr>
            <w:noProof/>
          </w:rPr>
          <w:delText>8</w:delText>
        </w:r>
      </w:del>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3441"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3442" w:author="jonathan pritchard" w:date="2025-01-14T16:28:00Z" w16du:dateUtc="2025-01-14T16:28:00Z"/>
        </w:rPr>
      </w:pPr>
      <w:ins w:id="3443"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3444" w:author="jonathan pritchard" w:date="2025-01-14T16:29:00Z" w16du:dateUtc="2025-01-14T16:29:00Z"/>
        </w:rPr>
        <w:pPrChange w:id="3445" w:author="jonathan pritchard" w:date="2025-01-24T17:15:00Z" w16du:dateUtc="2025-01-24T17:15:00Z">
          <w:pPr>
            <w:spacing w:after="120" w:line="240" w:lineRule="auto"/>
            <w:jc w:val="both"/>
          </w:pPr>
        </w:pPrChange>
      </w:pPr>
      <w:bookmarkStart w:id="3446" w:name="_Toc188950571"/>
      <w:ins w:id="3447" w:author="jonathan pritchard" w:date="2025-01-14T16:28:00Z" w16du:dateUtc="2025-01-14T16:28:00Z">
        <w:r>
          <w:lastRenderedPageBreak/>
          <w:t xml:space="preserve">Appendix </w:t>
        </w:r>
      </w:ins>
      <w:ins w:id="3448" w:author="jonathan pritchard" w:date="2025-01-21T16:20:00Z" w16du:dateUtc="2025-01-21T16:20:00Z">
        <w:r w:rsidR="00E93146">
          <w:t xml:space="preserve">H- </w:t>
        </w:r>
      </w:ins>
      <w:ins w:id="3449" w:author="jonathan pritchard" w:date="2025-01-14T16:29:00Z" w16du:dateUtc="2025-01-14T16:29:00Z">
        <w:r>
          <w:t xml:space="preserve"> Import and Use of projected data on S-100 ECDIS</w:t>
        </w:r>
        <w:bookmarkEnd w:id="3446"/>
      </w:ins>
    </w:p>
    <w:p w14:paraId="480DE3E4" w14:textId="6C131DB8" w:rsidR="00D343CC" w:rsidRDefault="00D343CC">
      <w:pPr>
        <w:pStyle w:val="Heading1"/>
        <w:numPr>
          <w:ilvl w:val="0"/>
          <w:numId w:val="221"/>
        </w:numPr>
        <w:rPr>
          <w:ins w:id="3450" w:author="jonathan pritchard" w:date="2025-01-14T16:29:00Z" w16du:dateUtc="2025-01-14T16:29:00Z"/>
        </w:rPr>
        <w:pPrChange w:id="3451" w:author="jonathan pritchard" w:date="2025-01-21T16:24:00Z" w16du:dateUtc="2025-01-21T16:24:00Z">
          <w:pPr>
            <w:spacing w:after="120" w:line="240" w:lineRule="auto"/>
            <w:jc w:val="both"/>
          </w:pPr>
        </w:pPrChange>
      </w:pPr>
      <w:bookmarkStart w:id="3452" w:name="_Toc188950572"/>
      <w:ins w:id="3453" w:author="jonathan pritchard" w:date="2025-01-14T16:29:00Z" w16du:dateUtc="2025-01-14T16:29:00Z">
        <w:r>
          <w:t>Introduction</w:t>
        </w:r>
        <w:bookmarkEnd w:id="3452"/>
      </w:ins>
    </w:p>
    <w:p w14:paraId="37E26F1C" w14:textId="477A5681" w:rsidR="00D343CC" w:rsidRDefault="00D343CC" w:rsidP="00E85AE1">
      <w:pPr>
        <w:spacing w:after="120" w:line="240" w:lineRule="auto"/>
        <w:jc w:val="both"/>
        <w:rPr>
          <w:ins w:id="3454" w:author="jonathan pritchard" w:date="2025-01-17T16:53:00Z" w16du:dateUtc="2025-01-17T16:53:00Z"/>
        </w:rPr>
      </w:pPr>
      <w:ins w:id="3455" w:author="jonathan pritchard" w:date="2025-01-14T16:29:00Z" w16du:dateUtc="2025-01-14T16:29:00Z">
        <w:r>
          <w:t xml:space="preserve">This appendix provides normative </w:t>
        </w:r>
      </w:ins>
      <w:ins w:id="3456" w:author="jonathan pritchard" w:date="2025-01-16T10:37:00Z" w16du:dateUtc="2025-01-16T10:37:00Z">
        <w:r w:rsidR="00FF1663">
          <w:t>transformations</w:t>
        </w:r>
      </w:ins>
      <w:ins w:id="3457" w:author="jonathan pritchard" w:date="2025-01-14T16:29:00Z" w16du:dateUtc="2025-01-14T16:29:00Z">
        <w:r>
          <w:t xml:space="preserve"> for the conversion of UTM coordinates to </w:t>
        </w:r>
      </w:ins>
      <w:ins w:id="3458" w:author="jonathan pritchard" w:date="2025-01-17T16:52:00Z" w16du:dateUtc="2025-01-17T16:52:00Z">
        <w:r w:rsidR="00F13E78">
          <w:t>geographic</w:t>
        </w:r>
      </w:ins>
      <w:ins w:id="3459" w:author="jonathan pritchard" w:date="2025-01-14T16:29:00Z" w16du:dateUtc="2025-01-14T16:29:00Z">
        <w:r>
          <w:t xml:space="preserve"> </w:t>
        </w:r>
      </w:ins>
      <w:ins w:id="3460" w:author="jonathan pritchard" w:date="2025-01-17T16:52:00Z" w16du:dateUtc="2025-01-17T16:52:00Z">
        <w:r w:rsidR="00F13E78">
          <w:t>l</w:t>
        </w:r>
      </w:ins>
      <w:ins w:id="3461" w:author="jonathan pritchard" w:date="2025-01-14T16:29:00Z" w16du:dateUtc="2025-01-14T16:29:00Z">
        <w:r>
          <w:t>atitude/longitude.</w:t>
        </w:r>
      </w:ins>
    </w:p>
    <w:p w14:paraId="1840A243" w14:textId="77777777" w:rsidR="00F13E78" w:rsidRDefault="00F13E78" w:rsidP="00E85AE1">
      <w:pPr>
        <w:spacing w:after="120" w:line="240" w:lineRule="auto"/>
        <w:jc w:val="both"/>
        <w:rPr>
          <w:ins w:id="3462" w:author="jonathan pritchard" w:date="2025-01-17T16:51:00Z" w16du:dateUtc="2025-01-17T16:51:00Z"/>
        </w:rPr>
      </w:pPr>
    </w:p>
    <w:p w14:paraId="600F8A9B" w14:textId="77777777" w:rsidR="00F13E78" w:rsidRPr="009D35BB" w:rsidRDefault="00F13E78">
      <w:pPr>
        <w:pStyle w:val="Heading2"/>
        <w:numPr>
          <w:ilvl w:val="1"/>
          <w:numId w:val="221"/>
        </w:numPr>
        <w:rPr>
          <w:ins w:id="3463" w:author="jonathan pritchard" w:date="2025-01-17T16:52:00Z" w16du:dateUtc="2025-01-17T16:52:00Z"/>
        </w:rPr>
        <w:pPrChange w:id="3464"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3465" w:name="_Toc188950573"/>
      <w:ins w:id="3466" w:author="jonathan pritchard" w:date="2025-01-17T16:52:00Z" w16du:dateUtc="2025-01-17T16:52:00Z">
        <w:r>
          <w:t>Conversion from UTM to WGS 84</w:t>
        </w:r>
        <w:bookmarkEnd w:id="3465"/>
      </w:ins>
    </w:p>
    <w:p w14:paraId="4F454894" w14:textId="4BE73D6A" w:rsidR="00F13E78" w:rsidRPr="003642D0" w:rsidRDefault="00F13E78" w:rsidP="00F13E78">
      <w:pPr>
        <w:pStyle w:val="ListParagraph"/>
        <w:numPr>
          <w:ilvl w:val="0"/>
          <w:numId w:val="163"/>
        </w:numPr>
        <w:contextualSpacing/>
        <w:rPr>
          <w:ins w:id="3467" w:author="jonathan pritchard" w:date="2025-01-17T16:52:00Z" w16du:dateUtc="2025-01-17T16:52:00Z"/>
          <w:rFonts w:ascii="Cambria Math" w:eastAsiaTheme="minorEastAsia" w:hAnsi="Cambria Math"/>
        </w:rPr>
      </w:pPr>
      <w:ins w:id="3468"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3469" w:author="jonathan pritchard" w:date="2025-01-17T16:52:00Z" w16du:dateUtc="2025-01-17T16:52:00Z">
            <w:rPr>
              <w:rFonts w:ascii="Cambria Math" w:eastAsiaTheme="minorEastAsia" w:hAnsi="Cambria Math"/>
            </w:rPr>
            <m:t>φ</m:t>
          </w:ins>
        </m:r>
      </m:oMath>
      <w:ins w:id="3470" w:author="jonathan pritchard" w:date="2025-01-17T16:52:00Z" w16du:dateUtc="2025-01-17T16:52:00Z">
        <w:r w:rsidRPr="003642D0">
          <w:rPr>
            <w:rFonts w:eastAsiaTheme="minorEastAsia"/>
          </w:rPr>
          <w:t xml:space="preserve"> and longitude </w:t>
        </w:r>
      </w:ins>
      <m:oMath>
        <m:r>
          <w:ins w:id="3471" w:author="jonathan pritchard" w:date="2025-01-17T16:52:00Z" w16du:dateUtc="2025-01-17T16:52:00Z">
            <w:rPr>
              <w:rFonts w:ascii="Cambria Math" w:eastAsiaTheme="minorEastAsia" w:hAnsi="Cambria Math"/>
            </w:rPr>
            <m:t>λ</m:t>
          </w:ins>
        </m:r>
      </m:oMath>
      <w:ins w:id="3472"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3473" w:author="jonathan pritchard" w:date="2025-01-17T16:52:00Z" w16du:dateUtc="2025-01-17T16:52:00Z"/>
          <w:rFonts w:ascii="Cambria Math" w:eastAsiaTheme="minorEastAsia" w:hAnsi="Cambria Math"/>
          <w:vertAlign w:val="subscript"/>
        </w:rPr>
      </w:pPr>
      <w:ins w:id="3474"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3475" w:author="jonathan pritchard" w:date="2025-01-17T16:52:00Z" w16du:dateUtc="2025-01-17T16:52:00Z"/>
          <w:rFonts w:ascii="Cambria Math" w:eastAsiaTheme="minorEastAsia" w:hAnsi="Cambria Math"/>
        </w:rPr>
      </w:pPr>
      <w:ins w:id="3476" w:author="jonathan pritchard" w:date="2025-01-17T16:52:00Z" w16du:dateUtc="2025-01-17T16:52:00Z">
        <w:r>
          <w:rPr>
            <w:rFonts w:eastAsiaTheme="minorEastAsia"/>
          </w:rPr>
          <w:t xml:space="preserve">Scale at natural origin </w:t>
        </w:r>
      </w:ins>
      <m:oMath>
        <m:sSub>
          <m:sSubPr>
            <m:ctrlPr>
              <w:ins w:id="3477" w:author="jonathan pritchard" w:date="2025-01-17T16:52:00Z" w16du:dateUtc="2025-01-17T16:52:00Z">
                <w:rPr>
                  <w:rFonts w:ascii="Cambria Math" w:eastAsiaTheme="minorEastAsia" w:hAnsi="Cambria Math"/>
                  <w:i/>
                </w:rPr>
              </w:ins>
            </m:ctrlPr>
          </m:sSubPr>
          <m:e>
            <m:r>
              <w:ins w:id="3478" w:author="jonathan pritchard" w:date="2025-01-17T16:52:00Z" w16du:dateUtc="2025-01-17T16:52:00Z">
                <w:rPr>
                  <w:rFonts w:ascii="Cambria Math" w:eastAsiaTheme="minorEastAsia" w:hAnsi="Cambria Math"/>
                </w:rPr>
                <m:t>k</m:t>
              </w:ins>
            </m:r>
          </m:e>
          <m:sub>
            <m:r>
              <w:ins w:id="3479" w:author="jonathan pritchard" w:date="2025-01-17T16:52:00Z" w16du:dateUtc="2025-01-17T16:52:00Z">
                <w:rPr>
                  <w:rFonts w:ascii="Cambria Math" w:eastAsiaTheme="minorEastAsia" w:hAnsi="Cambria Math"/>
                </w:rPr>
                <m:t>O</m:t>
              </w:ins>
            </m:r>
          </m:sub>
        </m:sSub>
        <m:r>
          <w:ins w:id="3480" w:author="jonathan pritchard" w:date="2025-01-17T16:52:00Z" w16du:dateUtc="2025-01-17T16:52:00Z">
            <w:rPr>
              <w:rFonts w:ascii="Cambria Math" w:eastAsiaTheme="minorEastAsia" w:hAnsi="Cambria Math"/>
            </w:rPr>
            <m:t>=0.9996</m:t>
          </w:ins>
        </m:r>
      </m:oMath>
      <w:ins w:id="3481"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3482" w:author="jonathan pritchard" w:date="2025-01-17T16:52:00Z" w16du:dateUtc="2025-01-17T16:52:00Z"/>
          <w:rFonts w:ascii="Cambria Math" w:eastAsiaTheme="minorEastAsia" w:hAnsi="Cambria Math"/>
          <w:vertAlign w:val="subscript"/>
        </w:rPr>
      </w:pPr>
      <w:ins w:id="3483"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3484" w:author="jonathan pritchard" w:date="2025-01-17T16:52:00Z" w16du:dateUtc="2025-01-17T16:52:00Z"/>
          <w:rFonts w:ascii="Cambria Math" w:eastAsiaTheme="minorEastAsia" w:hAnsi="Cambria Math"/>
          <w:vertAlign w:val="subscript"/>
        </w:rPr>
      </w:pPr>
      <w:ins w:id="3485"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3486" w:author="jonathan pritchard" w:date="2025-01-17T16:52:00Z" w16du:dateUtc="2025-01-17T16:52:00Z">
                <w:rPr>
                  <w:rFonts w:ascii="Cambria Math" w:eastAsiaTheme="minorEastAsia" w:hAnsi="Cambria Math"/>
                  <w:i/>
                </w:rPr>
              </w:ins>
            </m:ctrlPr>
          </m:fPr>
          <m:num>
            <m:r>
              <w:ins w:id="3487" w:author="jonathan pritchard" w:date="2025-01-17T16:52:00Z" w16du:dateUtc="2025-01-17T16:52:00Z">
                <w:rPr>
                  <w:rFonts w:ascii="Cambria Math" w:eastAsiaTheme="minorEastAsia" w:hAnsi="Cambria Math"/>
                </w:rPr>
                <m:t>1</m:t>
              </w:ins>
            </m:r>
          </m:num>
          <m:den>
            <m:r>
              <w:ins w:id="3488" w:author="jonathan pritchard" w:date="2025-01-17T16:52:00Z" w16du:dateUtc="2025-01-17T16:52:00Z">
                <w:rPr>
                  <w:rFonts w:ascii="Cambria Math" w:eastAsiaTheme="minorEastAsia" w:hAnsi="Cambria Math"/>
                </w:rPr>
                <m:t>f</m:t>
              </w:ins>
            </m:r>
          </m:den>
        </m:f>
      </m:oMath>
      <w:ins w:id="3489"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3490" w:author="jonathan pritchard" w:date="2025-01-17T16:52:00Z" w16du:dateUtc="2025-01-17T16:52:00Z"/>
          <w:rFonts w:eastAsiaTheme="minorEastAsia"/>
        </w:rPr>
      </w:pPr>
      <w:ins w:id="3491"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3492" w:author="jonathan pritchard" w:date="2025-01-17T16:52:00Z" w16du:dateUtc="2025-01-17T16:52:00Z">
                <w:rPr>
                  <w:rFonts w:ascii="Cambria Math" w:eastAsiaTheme="minorEastAsia" w:hAnsi="Cambria Math"/>
                  <w:i/>
                </w:rPr>
              </w:ins>
            </m:ctrlPr>
          </m:fPr>
          <m:num>
            <m:r>
              <w:ins w:id="3493" w:author="jonathan pritchard" w:date="2025-01-17T16:52:00Z" w16du:dateUtc="2025-01-17T16:52:00Z">
                <w:rPr>
                  <w:rFonts w:ascii="Cambria Math" w:eastAsiaTheme="minorEastAsia" w:hAnsi="Cambria Math"/>
                </w:rPr>
                <m:t>1</m:t>
              </w:ins>
            </m:r>
          </m:num>
          <m:den>
            <m:r>
              <w:ins w:id="3494" w:author="jonathan pritchard" w:date="2025-01-17T16:52:00Z" w16du:dateUtc="2025-01-17T16:52:00Z">
                <w:rPr>
                  <w:rFonts w:ascii="Cambria Math" w:eastAsiaTheme="minorEastAsia" w:hAnsi="Cambria Math"/>
                </w:rPr>
                <m:t>f</m:t>
              </w:ins>
            </m:r>
          </m:den>
        </m:f>
        <m:r>
          <w:ins w:id="3495" w:author="jonathan pritchard" w:date="2025-01-17T16:52:00Z" w16du:dateUtc="2025-01-17T16:52:00Z">
            <w:rPr>
              <w:rFonts w:ascii="Cambria Math" w:eastAsiaTheme="minorEastAsia" w:hAnsi="Cambria Math"/>
            </w:rPr>
            <m:t>=</m:t>
          </w:ins>
        </m:r>
        <m:f>
          <m:fPr>
            <m:ctrlPr>
              <w:ins w:id="3496" w:author="jonathan pritchard" w:date="2025-01-17T16:52:00Z" w16du:dateUtc="2025-01-17T16:52:00Z">
                <w:rPr>
                  <w:rFonts w:ascii="Cambria Math" w:eastAsiaTheme="minorEastAsia" w:hAnsi="Cambria Math"/>
                  <w:i/>
                </w:rPr>
              </w:ins>
            </m:ctrlPr>
          </m:fPr>
          <m:num>
            <m:r>
              <w:ins w:id="3497" w:author="jonathan pritchard" w:date="2025-01-17T16:52:00Z" w16du:dateUtc="2025-01-17T16:52:00Z">
                <w:rPr>
                  <w:rFonts w:ascii="Cambria Math" w:eastAsiaTheme="minorEastAsia" w:hAnsi="Cambria Math"/>
                </w:rPr>
                <m:t>a</m:t>
              </w:ins>
            </m:r>
          </m:num>
          <m:den>
            <m:r>
              <w:ins w:id="3498" w:author="jonathan pritchard" w:date="2025-01-17T16:52:00Z" w16du:dateUtc="2025-01-17T16:52:00Z">
                <w:rPr>
                  <w:rFonts w:ascii="Cambria Math" w:eastAsiaTheme="minorEastAsia" w:hAnsi="Cambria Math"/>
                </w:rPr>
                <m:t>a-b</m:t>
              </w:ins>
            </m:r>
          </m:den>
        </m:f>
      </m:oMath>
      <w:ins w:id="3499"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3500" w:author="jonathan pritchard" w:date="2025-01-17T16:52:00Z" w16du:dateUtc="2025-01-17T16:52:00Z"/>
          <w:rFonts w:ascii="Cambria Math" w:eastAsiaTheme="minorEastAsia" w:hAnsi="Cambria Math"/>
        </w:rPr>
      </w:pPr>
      <w:ins w:id="3501"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3502" w:author="jonathan pritchard" w:date="2025-01-17T16:52:00Z" w16du:dateUtc="2025-01-17T16:52:00Z">
            <w:rPr>
              <w:rFonts w:ascii="Cambria Math" w:eastAsiaTheme="minorEastAsia" w:hAnsi="Cambria Math"/>
            </w:rPr>
            <m:t>×</m:t>
          </w:ins>
        </m:r>
        <m:sSup>
          <m:sSupPr>
            <m:ctrlPr>
              <w:ins w:id="3503" w:author="jonathan pritchard" w:date="2025-01-17T16:52:00Z" w16du:dateUtc="2025-01-17T16:52:00Z">
                <w:rPr>
                  <w:rFonts w:ascii="Cambria Math" w:eastAsiaTheme="minorEastAsia" w:hAnsi="Cambria Math"/>
                  <w:i/>
                </w:rPr>
              </w:ins>
            </m:ctrlPr>
          </m:sSupPr>
          <m:e>
            <m:r>
              <w:ins w:id="3504" w:author="jonathan pritchard" w:date="2025-01-17T16:52:00Z" w16du:dateUtc="2025-01-17T16:52:00Z">
                <w:rPr>
                  <w:rFonts w:ascii="Cambria Math" w:eastAsiaTheme="minorEastAsia" w:hAnsi="Cambria Math"/>
                </w:rPr>
                <m:t>10</m:t>
              </w:ins>
            </m:r>
          </m:e>
          <m:sup>
            <m:r>
              <w:ins w:id="3505"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3506" w:author="jonathan pritchard" w:date="2025-01-17T16:52:00Z" w16du:dateUtc="2025-01-17T16:52:00Z"/>
          <w:rFonts w:eastAsiaTheme="minorEastAsia"/>
        </w:rPr>
      </w:pPr>
      <w:ins w:id="3507" w:author="jonathan pritchard" w:date="2025-01-17T16:52:00Z" w16du:dateUtc="2025-01-17T16:52:00Z">
        <w:r>
          <w:rPr>
            <w:rFonts w:eastAsiaTheme="minorEastAsia"/>
          </w:rPr>
          <w:t xml:space="preserve">that </w:t>
        </w:r>
      </w:ins>
      <m:oMath>
        <m:r>
          <w:ins w:id="3508" w:author="jonathan pritchard" w:date="2025-01-17T16:52:00Z" w16du:dateUtc="2025-01-17T16:52:00Z">
            <w:rPr>
              <w:rFonts w:ascii="Cambria Math" w:eastAsiaTheme="minorEastAsia" w:hAnsi="Cambria Math"/>
            </w:rPr>
            <m:t xml:space="preserve">b=a </m:t>
          </w:ins>
        </m:r>
        <m:d>
          <m:dPr>
            <m:ctrlPr>
              <w:ins w:id="3509" w:author="jonathan pritchard" w:date="2025-01-17T16:52:00Z" w16du:dateUtc="2025-01-17T16:52:00Z">
                <w:rPr>
                  <w:rFonts w:ascii="Cambria Math" w:eastAsiaTheme="minorEastAsia" w:hAnsi="Cambria Math"/>
                  <w:i/>
                </w:rPr>
              </w:ins>
            </m:ctrlPr>
          </m:dPr>
          <m:e>
            <m:r>
              <w:ins w:id="3510"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3511" w:author="jonathan pritchard" w:date="2025-01-17T16:52:00Z" w16du:dateUtc="2025-01-17T16:52:00Z"/>
          <w:rFonts w:eastAsiaTheme="minorEastAsia"/>
        </w:rPr>
      </w:pPr>
      <w:ins w:id="3512" w:author="jonathan pritchard" w:date="2025-01-17T16:52:00Z" w16du:dateUtc="2025-01-17T16:52:00Z">
        <w:r>
          <w:rPr>
            <w:rFonts w:eastAsiaTheme="minorEastAsia"/>
          </w:rPr>
          <w:t xml:space="preserve">and that  </w:t>
        </w:r>
      </w:ins>
      <m:oMath>
        <m:r>
          <w:ins w:id="3513" w:author="jonathan pritchard" w:date="2025-01-17T16:52:00Z" w16du:dateUtc="2025-01-17T16:52:00Z">
            <w:rPr>
              <w:rFonts w:ascii="Cambria Math" w:eastAsiaTheme="minorEastAsia" w:hAnsi="Cambria Math"/>
            </w:rPr>
            <m:t>b=6356752.31425</m:t>
          </w:ins>
        </m:r>
      </m:oMath>
      <w:ins w:id="3514"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3515" w:author="jonathan pritchard" w:date="2025-01-17T16:52:00Z" w16du:dateUtc="2025-01-17T16:52:00Z"/>
          <w:rFonts w:eastAsiaTheme="minorEastAsia"/>
        </w:rPr>
      </w:pPr>
      <w:ins w:id="3516"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3517" w:author="jonathan pritchard" w:date="2025-01-17T16:52:00Z" w16du:dateUtc="2025-01-17T16:52:00Z"/>
          <w:rFonts w:ascii="Cambria Math" w:eastAsiaTheme="minorEastAsia" w:hAnsi="Cambria Math"/>
          <w:vertAlign w:val="subscript"/>
        </w:rPr>
      </w:pPr>
      <w:ins w:id="3518"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3519" w:author="jonathan pritchard" w:date="2025-01-17T16:52:00Z" w16du:dateUtc="2025-01-17T16:52:00Z"/>
          <w:rFonts w:ascii="Cambria Math" w:eastAsiaTheme="minorEastAsia" w:hAnsi="Cambria Math"/>
          <w:vertAlign w:val="subscript"/>
        </w:rPr>
      </w:pPr>
      <w:ins w:id="3520"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3521"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3522" w:author="jonathan pritchard" w:date="2025-01-17T16:52:00Z" w16du:dateUtc="2025-01-17T16:52:00Z"/>
          <w:rFonts w:eastAsiaTheme="minorEastAsia"/>
        </w:rPr>
      </w:pPr>
      <w:ins w:id="3523"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3524" w:author="jonathan pritchard" w:date="2025-01-17T16:52:00Z" w16du:dateUtc="2025-01-17T16:52:00Z">
            <w:rPr>
              <w:rFonts w:ascii="Cambria Math" w:eastAsiaTheme="minorEastAsia" w:hAnsi="Cambria Math"/>
            </w:rPr>
            <m:t xml:space="preserve"> </m:t>
          </w:ins>
        </m:r>
        <m:sSub>
          <m:sSubPr>
            <m:ctrlPr>
              <w:ins w:id="3525" w:author="jonathan pritchard" w:date="2025-01-17T16:52:00Z" w16du:dateUtc="2025-01-17T16:52:00Z">
                <w:rPr>
                  <w:rFonts w:ascii="Cambria Math" w:eastAsiaTheme="minorEastAsia" w:hAnsi="Cambria Math"/>
                  <w:i/>
                </w:rPr>
              </w:ins>
            </m:ctrlPr>
          </m:sSubPr>
          <m:e>
            <m:r>
              <w:ins w:id="3526" w:author="jonathan pritchard" w:date="2025-01-17T16:52:00Z" w16du:dateUtc="2025-01-17T16:52:00Z">
                <w:rPr>
                  <w:rFonts w:ascii="Cambria Math" w:eastAsiaTheme="minorEastAsia" w:hAnsi="Cambria Math"/>
                </w:rPr>
                <m:t>λ</m:t>
              </w:ins>
            </m:r>
          </m:e>
          <m:sub>
            <m:r>
              <w:ins w:id="3527" w:author="jonathan pritchard" w:date="2025-01-17T16:52:00Z" w16du:dateUtc="2025-01-17T16:52:00Z">
                <w:rPr>
                  <w:rFonts w:ascii="Cambria Math" w:eastAsiaTheme="minorEastAsia" w:hAnsi="Cambria Math"/>
                </w:rPr>
                <m:t>0</m:t>
              </w:ins>
            </m:r>
          </m:sub>
        </m:sSub>
      </m:oMath>
      <w:ins w:id="3528"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3529" w:author="jonathan pritchard" w:date="2025-01-17T16:52:00Z" w16du:dateUtc="2025-01-17T16:52:00Z"/>
          <w:rFonts w:eastAsiaTheme="minorEastAsia"/>
        </w:rPr>
      </w:pPr>
      <w:ins w:id="3530"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3531" w:author="jonathan pritchard" w:date="2025-01-17T16:52:00Z" w16du:dateUtc="2025-01-17T16:52:00Z"/>
          <w:rFonts w:ascii="Cambria Math" w:eastAsiaTheme="minorEastAsia" w:hAnsi="Cambria Math"/>
          <w:vertAlign w:val="subscript"/>
        </w:rPr>
      </w:pPr>
      <w:ins w:id="3532" w:author="jonathan pritchard" w:date="2025-01-17T16:52:00Z" w16du:dateUtc="2025-01-17T16:52:00Z">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3533" w:author="jonathan pritchard" w:date="2025-01-17T16:52:00Z" w16du:dateUtc="2025-01-17T16:52:00Z">
                <w:rPr>
                  <w:rFonts w:ascii="Cambria Math" w:eastAsiaTheme="minorEastAsia" w:hAnsi="Cambria Math"/>
                  <w:i/>
                </w:rPr>
              </w:ins>
            </m:ctrlPr>
          </m:sSubPr>
          <m:e>
            <m:r>
              <w:ins w:id="3534" w:author="jonathan pritchard" w:date="2025-01-17T16:52:00Z" w16du:dateUtc="2025-01-17T16:52:00Z">
                <w:rPr>
                  <w:rFonts w:ascii="Cambria Math" w:eastAsiaTheme="minorEastAsia" w:hAnsi="Cambria Math"/>
                </w:rPr>
                <m:t>λ</m:t>
              </w:ins>
            </m:r>
          </m:e>
          <m:sub>
            <m:r>
              <w:ins w:id="3535" w:author="jonathan pritchard" w:date="2025-01-17T16:52:00Z" w16du:dateUtc="2025-01-17T16:52:00Z">
                <w:rPr>
                  <w:rFonts w:ascii="Cambria Math" w:eastAsiaTheme="minorEastAsia" w:hAnsi="Cambria Math"/>
                </w:rPr>
                <m:t>0</m:t>
              </w:ins>
            </m:r>
          </m:sub>
        </m:sSub>
        <m:r>
          <w:ins w:id="3536" w:author="jonathan pritchard" w:date="2025-01-17T16:52:00Z" w16du:dateUtc="2025-01-17T16:52:00Z">
            <w:rPr>
              <w:rFonts w:ascii="Cambria Math" w:eastAsiaTheme="minorEastAsia" w:hAnsi="Cambria Math"/>
            </w:rPr>
            <m:t>=</m:t>
          </w:ins>
        </m:r>
        <m:d>
          <m:dPr>
            <m:begChr m:val="["/>
            <m:endChr m:val="]"/>
            <m:ctrlPr>
              <w:ins w:id="3537" w:author="jonathan pritchard" w:date="2025-01-17T16:52:00Z" w16du:dateUtc="2025-01-17T16:52:00Z">
                <w:rPr>
                  <w:rFonts w:ascii="Cambria Math" w:eastAsiaTheme="minorEastAsia" w:hAnsi="Cambria Math"/>
                  <w:i/>
                </w:rPr>
              </w:ins>
            </m:ctrlPr>
          </m:dPr>
          <m:e>
            <m:r>
              <w:ins w:id="3538" w:author="jonathan pritchard" w:date="2025-01-17T16:52:00Z" w16du:dateUtc="2025-01-17T16:52:00Z">
                <w:rPr>
                  <w:rFonts w:ascii="Cambria Math" w:eastAsiaTheme="minorEastAsia" w:hAnsi="Cambria Math"/>
                </w:rPr>
                <m:t>183-(6×</m:t>
              </w:ins>
            </m:r>
            <m:sSub>
              <m:sSubPr>
                <m:ctrlPr>
                  <w:ins w:id="3539" w:author="jonathan pritchard" w:date="2025-01-17T16:52:00Z" w16du:dateUtc="2025-01-17T16:52:00Z">
                    <w:rPr>
                      <w:rFonts w:ascii="Cambria Math" w:eastAsiaTheme="minorEastAsia" w:hAnsi="Cambria Math"/>
                      <w:i/>
                    </w:rPr>
                  </w:ins>
                </m:ctrlPr>
              </m:sSubPr>
              <m:e>
                <m:r>
                  <w:ins w:id="3540" w:author="jonathan pritchard" w:date="2025-01-17T16:52:00Z" w16du:dateUtc="2025-01-17T16:52:00Z">
                    <w:rPr>
                      <w:rFonts w:ascii="Cambria Math" w:eastAsiaTheme="minorEastAsia" w:hAnsi="Cambria Math"/>
                    </w:rPr>
                    <m:t>N</m:t>
                  </w:ins>
                </m:r>
              </m:e>
              <m:sub>
                <m:r>
                  <w:ins w:id="3541" w:author="jonathan pritchard" w:date="2025-01-17T16:52:00Z" w16du:dateUtc="2025-01-17T16:52:00Z">
                    <w:rPr>
                      <w:rFonts w:ascii="Cambria Math" w:eastAsiaTheme="minorEastAsia" w:hAnsi="Cambria Math"/>
                    </w:rPr>
                    <m:t>z</m:t>
                  </w:ins>
                </m:r>
              </m:sub>
            </m:sSub>
            <m:r>
              <w:ins w:id="3542" w:author="jonathan pritchard" w:date="2025-01-17T16:52:00Z" w16du:dateUtc="2025-01-17T16:52:00Z">
                <w:rPr>
                  <w:rFonts w:ascii="Cambria Math" w:eastAsiaTheme="minorEastAsia" w:hAnsi="Cambria Math"/>
                </w:rPr>
                <m:t>)</m:t>
              </w:ins>
            </m:r>
          </m:e>
        </m:d>
        <m:r>
          <w:ins w:id="3543" w:author="jonathan pritchard" w:date="2025-01-17T16:52:00Z" w16du:dateUtc="2025-01-17T16:52:00Z">
            <w:rPr>
              <w:rFonts w:ascii="Cambria Math" w:eastAsiaTheme="minorEastAsia" w:hAnsi="Cambria Math"/>
            </w:rPr>
            <m:t>° W</m:t>
          </w:ins>
        </m:r>
      </m:oMath>
      <w:ins w:id="3544"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3545" w:author="jonathan pritchard" w:date="2025-01-17T16:52:00Z" w16du:dateUtc="2025-01-17T16:52:00Z"/>
          <w:rFonts w:eastAsiaTheme="minorEastAsia"/>
        </w:rPr>
      </w:pPr>
      <w:ins w:id="3546"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3547" w:author="jonathan pritchard" w:date="2025-01-17T16:52:00Z" w16du:dateUtc="2025-01-17T16:52:00Z">
                <w:rPr>
                  <w:rFonts w:ascii="Cambria Math" w:eastAsiaTheme="minorEastAsia" w:hAnsi="Cambria Math"/>
                  <w:i/>
                </w:rPr>
              </w:ins>
            </m:ctrlPr>
          </m:sSubPr>
          <m:e>
            <m:r>
              <w:ins w:id="3548" w:author="jonathan pritchard" w:date="2025-01-17T16:52:00Z" w16du:dateUtc="2025-01-17T16:52:00Z">
                <w:rPr>
                  <w:rFonts w:ascii="Cambria Math" w:eastAsiaTheme="minorEastAsia" w:hAnsi="Cambria Math"/>
                </w:rPr>
                <m:t>λ</m:t>
              </w:ins>
            </m:r>
          </m:e>
          <m:sub>
            <m:r>
              <w:ins w:id="3549" w:author="jonathan pritchard" w:date="2025-01-17T16:52:00Z" w16du:dateUtc="2025-01-17T16:52:00Z">
                <w:rPr>
                  <w:rFonts w:ascii="Cambria Math" w:eastAsiaTheme="minorEastAsia" w:hAnsi="Cambria Math"/>
                </w:rPr>
                <m:t>0</m:t>
              </w:ins>
            </m:r>
          </m:sub>
        </m:sSub>
        <m:r>
          <w:ins w:id="3550" w:author="jonathan pritchard" w:date="2025-01-17T16:52:00Z" w16du:dateUtc="2025-01-17T16:52:00Z">
            <w:rPr>
              <w:rFonts w:ascii="Cambria Math" w:eastAsiaTheme="minorEastAsia" w:hAnsi="Cambria Math"/>
            </w:rPr>
            <m:t>={</m:t>
          </w:ins>
        </m:r>
        <m:d>
          <m:dPr>
            <m:begChr m:val="["/>
            <m:endChr m:val="]"/>
            <m:ctrlPr>
              <w:ins w:id="3551" w:author="jonathan pritchard" w:date="2025-01-17T16:52:00Z" w16du:dateUtc="2025-01-17T16:52:00Z">
                <w:rPr>
                  <w:rFonts w:ascii="Cambria Math" w:eastAsiaTheme="minorEastAsia" w:hAnsi="Cambria Math"/>
                  <w:i/>
                </w:rPr>
              </w:ins>
            </m:ctrlPr>
          </m:dPr>
          <m:e>
            <m:r>
              <w:ins w:id="3552" w:author="jonathan pritchard" w:date="2025-01-17T16:52:00Z" w16du:dateUtc="2025-01-17T16:52:00Z">
                <w:rPr>
                  <w:rFonts w:ascii="Cambria Math" w:eastAsiaTheme="minorEastAsia" w:hAnsi="Cambria Math"/>
                </w:rPr>
                <m:t>6×</m:t>
              </w:ins>
            </m:r>
            <m:d>
              <m:dPr>
                <m:ctrlPr>
                  <w:ins w:id="3553" w:author="jonathan pritchard" w:date="2025-01-17T16:52:00Z" w16du:dateUtc="2025-01-17T16:52:00Z">
                    <w:rPr>
                      <w:rFonts w:ascii="Cambria Math" w:eastAsiaTheme="minorEastAsia" w:hAnsi="Cambria Math"/>
                      <w:i/>
                    </w:rPr>
                  </w:ins>
                </m:ctrlPr>
              </m:dPr>
              <m:e>
                <m:sSub>
                  <m:sSubPr>
                    <m:ctrlPr>
                      <w:ins w:id="3554" w:author="jonathan pritchard" w:date="2025-01-17T16:52:00Z" w16du:dateUtc="2025-01-17T16:52:00Z">
                        <w:rPr>
                          <w:rFonts w:ascii="Cambria Math" w:eastAsiaTheme="minorEastAsia" w:hAnsi="Cambria Math"/>
                          <w:i/>
                        </w:rPr>
                      </w:ins>
                    </m:ctrlPr>
                  </m:sSubPr>
                  <m:e>
                    <m:r>
                      <w:ins w:id="3555" w:author="jonathan pritchard" w:date="2025-01-17T16:52:00Z" w16du:dateUtc="2025-01-17T16:52:00Z">
                        <w:rPr>
                          <w:rFonts w:ascii="Cambria Math" w:eastAsiaTheme="minorEastAsia" w:hAnsi="Cambria Math"/>
                        </w:rPr>
                        <m:t>N</m:t>
                      </w:ins>
                    </m:r>
                  </m:e>
                  <m:sub>
                    <m:r>
                      <w:ins w:id="3556" w:author="jonathan pritchard" w:date="2025-01-17T16:52:00Z" w16du:dateUtc="2025-01-17T16:52:00Z">
                        <w:rPr>
                          <w:rFonts w:ascii="Cambria Math" w:eastAsiaTheme="minorEastAsia" w:hAnsi="Cambria Math"/>
                        </w:rPr>
                        <m:t>z</m:t>
                      </w:ins>
                    </m:r>
                  </m:sub>
                </m:sSub>
                <m:r>
                  <w:ins w:id="3557" w:author="jonathan pritchard" w:date="2025-01-17T16:52:00Z" w16du:dateUtc="2025-01-17T16:52:00Z">
                    <w:rPr>
                      <w:rFonts w:ascii="Cambria Math" w:eastAsiaTheme="minorEastAsia" w:hAnsi="Cambria Math"/>
                    </w:rPr>
                    <m:t>-30</m:t>
                  </w:ins>
                </m:r>
              </m:e>
            </m:d>
          </m:e>
        </m:d>
        <m:r>
          <w:ins w:id="3558"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3559" w:author="jonathan pritchard" w:date="2025-01-17T16:52:00Z" w16du:dateUtc="2025-01-17T16:52:00Z"/>
          <w:rFonts w:eastAsiaTheme="minorEastAsia"/>
        </w:rPr>
      </w:pPr>
      <w:ins w:id="3560" w:author="jonathan pritchard" w:date="2025-01-17T16:52:00Z" w16du:dateUtc="2025-01-17T16:52:00Z">
        <w:r>
          <w:rPr>
            <w:rFonts w:eastAsiaTheme="minorEastAsia"/>
          </w:rPr>
          <w:t xml:space="preserve">Example: For UTM Zone 45S, </w:t>
        </w:r>
      </w:ins>
      <m:oMath>
        <m:r>
          <w:ins w:id="3561" w:author="jonathan pritchard" w:date="2025-01-17T16:52:00Z" w16du:dateUtc="2025-01-17T16:52:00Z">
            <w:rPr>
              <w:rFonts w:ascii="Cambria Math" w:eastAsiaTheme="minorEastAsia" w:hAnsi="Cambria Math"/>
            </w:rPr>
            <m:t>N</m:t>
          </w:ins>
        </m:r>
        <m:r>
          <w:ins w:id="3562" w:author="jonathan pritchard" w:date="2025-01-17T16:52:00Z" w16du:dateUtc="2025-01-17T16:52:00Z">
            <w:rPr>
              <w:rFonts w:ascii="Cambria Math" w:eastAsiaTheme="minorEastAsia" w:hAnsi="Cambria Math"/>
              <w:vertAlign w:val="subscript"/>
            </w:rPr>
            <m:t>z</m:t>
          </w:ins>
        </m:r>
        <m:r>
          <w:ins w:id="3563" w:author="jonathan pritchard" w:date="2025-01-17T16:52:00Z" w16du:dateUtc="2025-01-17T16:52:00Z">
            <w:rPr>
              <w:rFonts w:ascii="Cambria Math" w:eastAsiaTheme="minorEastAsia" w:hAnsi="Cambria Math"/>
            </w:rPr>
            <m:t>=45</m:t>
          </w:ins>
        </m:r>
      </m:oMath>
      <w:ins w:id="3564" w:author="jonathan pritchard" w:date="2025-01-17T16:52:00Z" w16du:dateUtc="2025-01-17T16:52:00Z">
        <w:r>
          <w:rPr>
            <w:rFonts w:eastAsiaTheme="minorEastAsia"/>
          </w:rPr>
          <w:t xml:space="preserve">, so </w:t>
        </w:r>
      </w:ins>
      <m:oMath>
        <m:sSub>
          <m:sSubPr>
            <m:ctrlPr>
              <w:ins w:id="3565" w:author="jonathan pritchard" w:date="2025-01-17T16:52:00Z" w16du:dateUtc="2025-01-17T16:52:00Z">
                <w:rPr>
                  <w:rFonts w:ascii="Cambria Math" w:eastAsiaTheme="minorEastAsia" w:hAnsi="Cambria Math"/>
                  <w:i/>
                </w:rPr>
              </w:ins>
            </m:ctrlPr>
          </m:sSubPr>
          <m:e>
            <m:r>
              <w:ins w:id="3566" w:author="jonathan pritchard" w:date="2025-01-17T16:52:00Z" w16du:dateUtc="2025-01-17T16:52:00Z">
                <w:rPr>
                  <w:rFonts w:ascii="Cambria Math" w:eastAsiaTheme="minorEastAsia" w:hAnsi="Cambria Math"/>
                </w:rPr>
                <m:t>λ</m:t>
              </w:ins>
            </m:r>
          </m:e>
          <m:sub>
            <m:r>
              <w:ins w:id="3567" w:author="jonathan pritchard" w:date="2025-01-17T16:52:00Z" w16du:dateUtc="2025-01-17T16:52:00Z">
                <w:rPr>
                  <w:rFonts w:ascii="Cambria Math" w:eastAsiaTheme="minorEastAsia" w:hAnsi="Cambria Math"/>
                </w:rPr>
                <m:t>0</m:t>
              </w:ins>
            </m:r>
          </m:sub>
        </m:sSub>
        <m:r>
          <w:ins w:id="3568" w:author="jonathan pritchard" w:date="2025-01-17T16:52:00Z" w16du:dateUtc="2025-01-17T16:52:00Z">
            <w:rPr>
              <w:rFonts w:ascii="Cambria Math" w:eastAsiaTheme="minorEastAsia" w:hAnsi="Cambria Math"/>
            </w:rPr>
            <m:t>=87° E</m:t>
          </w:ins>
        </m:r>
      </m:oMath>
      <w:ins w:id="3569" w:author="jonathan pritchard" w:date="2025-01-17T16:52:00Z" w16du:dateUtc="2025-01-17T16:52:00Z">
        <w:r>
          <w:rPr>
            <w:rFonts w:eastAsiaTheme="minorEastAsia"/>
          </w:rPr>
          <w:t xml:space="preserve">. </w:t>
        </w:r>
      </w:ins>
      <m:oMath>
        <m:sSub>
          <m:sSubPr>
            <m:ctrlPr>
              <w:ins w:id="3570" w:author="jonathan pritchard" w:date="2025-01-17T16:52:00Z" w16du:dateUtc="2025-01-17T16:52:00Z">
                <w:rPr>
                  <w:rFonts w:ascii="Cambria Math" w:eastAsiaTheme="minorEastAsia" w:hAnsi="Cambria Math"/>
                  <w:i/>
                </w:rPr>
              </w:ins>
            </m:ctrlPr>
          </m:sSubPr>
          <m:e>
            <m:r>
              <w:ins w:id="3571" w:author="jonathan pritchard" w:date="2025-01-17T16:52:00Z" w16du:dateUtc="2025-01-17T16:52:00Z">
                <w:rPr>
                  <w:rFonts w:ascii="Cambria Math" w:eastAsiaTheme="minorEastAsia" w:hAnsi="Cambria Math"/>
                </w:rPr>
                <m:t>λ</m:t>
              </w:ins>
            </m:r>
          </m:e>
          <m:sub>
            <m:r>
              <w:ins w:id="3572" w:author="jonathan pritchard" w:date="2025-01-17T16:52:00Z" w16du:dateUtc="2025-01-17T16:52:00Z">
                <w:rPr>
                  <w:rFonts w:ascii="Cambria Math" w:eastAsiaTheme="minorEastAsia" w:hAnsi="Cambria Math"/>
                </w:rPr>
                <m:t>0</m:t>
              </w:ins>
            </m:r>
          </m:sub>
        </m:sSub>
      </m:oMath>
      <w:ins w:id="3573" w:author="jonathan pritchard" w:date="2025-01-17T16:52:00Z" w16du:dateUtc="2025-01-17T16:52:00Z">
        <w:r>
          <w:rPr>
            <w:rFonts w:eastAsiaTheme="minorEastAsia"/>
          </w:rPr>
          <w:t xml:space="preserve"> is also </w:t>
        </w:r>
      </w:ins>
      <m:oMath>
        <m:r>
          <w:ins w:id="3574" w:author="jonathan pritchard" w:date="2025-01-17T16:52:00Z" w16du:dateUtc="2025-01-17T16:52:00Z">
            <w:rPr>
              <w:rFonts w:ascii="Cambria Math" w:eastAsiaTheme="minorEastAsia" w:hAnsi="Cambria Math"/>
            </w:rPr>
            <m:t>87° E</m:t>
          </w:ins>
        </m:r>
      </m:oMath>
      <w:ins w:id="3575"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3576"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3577" w:author="jonathan pritchard" w:date="2025-01-17T16:52:00Z" w16du:dateUtc="2025-01-17T16:52:00Z"/>
          <w:rFonts w:eastAsiaTheme="minorEastAsia"/>
        </w:rPr>
      </w:pPr>
      <w:ins w:id="3578"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3579" w:author="jonathan pritchard" w:date="2025-01-17T16:52:00Z" w16du:dateUtc="2025-01-17T16:52:00Z"/>
          <w:rFonts w:eastAsiaTheme="minorEastAsia"/>
        </w:rPr>
      </w:pPr>
      <m:oMath>
        <m:r>
          <w:ins w:id="3580" w:author="jonathan pritchard" w:date="2025-01-17T16:52:00Z" w16du:dateUtc="2025-01-17T16:52:00Z">
            <w:rPr>
              <w:rFonts w:ascii="Cambria Math" w:eastAsiaTheme="minorEastAsia" w:hAnsi="Cambria Math"/>
            </w:rPr>
            <m:t xml:space="preserve">e= </m:t>
          </w:ins>
        </m:r>
        <m:rad>
          <m:radPr>
            <m:degHide m:val="1"/>
            <m:ctrlPr>
              <w:ins w:id="3581" w:author="jonathan pritchard" w:date="2025-01-17T16:52:00Z" w16du:dateUtc="2025-01-17T16:52:00Z">
                <w:rPr>
                  <w:rFonts w:ascii="Cambria Math" w:eastAsiaTheme="minorEastAsia" w:hAnsi="Cambria Math"/>
                  <w:i/>
                </w:rPr>
              </w:ins>
            </m:ctrlPr>
          </m:radPr>
          <m:deg/>
          <m:e>
            <m:r>
              <w:ins w:id="3582" w:author="jonathan pritchard" w:date="2025-01-17T16:52:00Z" w16du:dateUtc="2025-01-17T16:52:00Z">
                <w:rPr>
                  <w:rFonts w:ascii="Cambria Math" w:eastAsiaTheme="minorEastAsia" w:hAnsi="Cambria Math"/>
                </w:rPr>
                <m:t>2f-</m:t>
              </w:ins>
            </m:r>
            <m:sSup>
              <m:sSupPr>
                <m:ctrlPr>
                  <w:ins w:id="3583" w:author="jonathan pritchard" w:date="2025-01-17T16:52:00Z" w16du:dateUtc="2025-01-17T16:52:00Z">
                    <w:rPr>
                      <w:rFonts w:ascii="Cambria Math" w:eastAsiaTheme="minorEastAsia" w:hAnsi="Cambria Math"/>
                      <w:i/>
                    </w:rPr>
                  </w:ins>
                </m:ctrlPr>
              </m:sSupPr>
              <m:e>
                <m:r>
                  <w:ins w:id="3584" w:author="jonathan pritchard" w:date="2025-01-17T16:52:00Z" w16du:dateUtc="2025-01-17T16:52:00Z">
                    <w:rPr>
                      <w:rFonts w:ascii="Cambria Math" w:eastAsiaTheme="minorEastAsia" w:hAnsi="Cambria Math"/>
                    </w:rPr>
                    <m:t>f</m:t>
                  </w:ins>
                </m:r>
              </m:e>
              <m:sup>
                <m:r>
                  <w:ins w:id="3585" w:author="jonathan pritchard" w:date="2025-01-17T16:52:00Z" w16du:dateUtc="2025-01-17T16:52:00Z">
                    <w:rPr>
                      <w:rFonts w:ascii="Cambria Math" w:eastAsiaTheme="minorEastAsia" w:hAnsi="Cambria Math"/>
                    </w:rPr>
                    <m:t>2</m:t>
                  </w:ins>
                </m:r>
              </m:sup>
            </m:sSup>
          </m:e>
        </m:rad>
        <m:r>
          <w:ins w:id="3586" w:author="jonathan pritchard" w:date="2025-01-17T16:52:00Z" w16du:dateUtc="2025-01-17T16:52:00Z">
            <w:rPr>
              <w:rFonts w:ascii="Cambria Math" w:eastAsiaTheme="minorEastAsia" w:hAnsi="Cambria Math"/>
            </w:rPr>
            <m:t xml:space="preserve">=8.18191908 × </m:t>
          </w:ins>
        </m:r>
        <m:sSup>
          <m:sSupPr>
            <m:ctrlPr>
              <w:ins w:id="3587" w:author="jonathan pritchard" w:date="2025-01-17T16:52:00Z" w16du:dateUtc="2025-01-17T16:52:00Z">
                <w:rPr>
                  <w:rFonts w:ascii="Cambria Math" w:eastAsiaTheme="minorEastAsia" w:hAnsi="Cambria Math"/>
                  <w:i/>
                </w:rPr>
              </w:ins>
            </m:ctrlPr>
          </m:sSupPr>
          <m:e>
            <m:r>
              <w:ins w:id="3588" w:author="jonathan pritchard" w:date="2025-01-17T16:52:00Z" w16du:dateUtc="2025-01-17T16:52:00Z">
                <w:rPr>
                  <w:rFonts w:ascii="Cambria Math" w:eastAsiaTheme="minorEastAsia" w:hAnsi="Cambria Math"/>
                </w:rPr>
                <m:t>10</m:t>
              </w:ins>
            </m:r>
          </m:e>
          <m:sup>
            <m:r>
              <w:ins w:id="3589" w:author="jonathan pritchard" w:date="2025-01-17T16:52:00Z" w16du:dateUtc="2025-01-17T16:52:00Z">
                <w:rPr>
                  <w:rFonts w:ascii="Cambria Math" w:eastAsiaTheme="minorEastAsia" w:hAnsi="Cambria Math"/>
                </w:rPr>
                <m:t>-2</m:t>
              </w:ins>
            </m:r>
          </m:sup>
        </m:sSup>
      </m:oMath>
      <w:ins w:id="3590"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3591" w:author="jonathan pritchard" w:date="2025-01-17T16:52:00Z" w16du:dateUtc="2025-01-17T16:52:00Z"/>
          <w:rFonts w:eastAsiaTheme="minorEastAsia"/>
        </w:rPr>
      </w:pPr>
      <m:oMath>
        <m:r>
          <w:ins w:id="3592" w:author="jonathan pritchard" w:date="2025-01-17T16:52:00Z" w16du:dateUtc="2025-01-17T16:52:00Z">
            <w:rPr>
              <w:rFonts w:ascii="Cambria Math" w:hAnsi="Cambria Math"/>
            </w:rPr>
            <m:t xml:space="preserve">n= </m:t>
          </w:ins>
        </m:r>
        <m:f>
          <m:fPr>
            <m:ctrlPr>
              <w:ins w:id="3593" w:author="jonathan pritchard" w:date="2025-01-17T16:52:00Z" w16du:dateUtc="2025-01-17T16:52:00Z">
                <w:rPr>
                  <w:rFonts w:ascii="Cambria Math" w:hAnsi="Cambria Math"/>
                  <w:i/>
                </w:rPr>
              </w:ins>
            </m:ctrlPr>
          </m:fPr>
          <m:num>
            <m:r>
              <w:ins w:id="3594" w:author="jonathan pritchard" w:date="2025-01-17T16:52:00Z" w16du:dateUtc="2025-01-17T16:52:00Z">
                <w:rPr>
                  <w:rFonts w:ascii="Cambria Math" w:hAnsi="Cambria Math"/>
                </w:rPr>
                <m:t>f</m:t>
              </w:ins>
            </m:r>
          </m:num>
          <m:den>
            <m:r>
              <w:ins w:id="3595" w:author="jonathan pritchard" w:date="2025-01-17T16:52:00Z" w16du:dateUtc="2025-01-17T16:52:00Z">
                <w:rPr>
                  <w:rFonts w:ascii="Cambria Math" w:hAnsi="Cambria Math"/>
                </w:rPr>
                <m:t>(2-f)</m:t>
              </w:ins>
            </m:r>
          </m:den>
        </m:f>
        <m:r>
          <w:ins w:id="3596" w:author="jonathan pritchard" w:date="2025-01-17T16:52:00Z" w16du:dateUtc="2025-01-17T16:52:00Z">
            <w:rPr>
              <w:rFonts w:ascii="Cambria Math" w:eastAsiaTheme="minorEastAsia" w:hAnsi="Cambria Math"/>
            </w:rPr>
            <m:t xml:space="preserve">=1.67922039 × </m:t>
          </w:ins>
        </m:r>
        <m:sSup>
          <m:sSupPr>
            <m:ctrlPr>
              <w:ins w:id="3597" w:author="jonathan pritchard" w:date="2025-01-17T16:52:00Z" w16du:dateUtc="2025-01-17T16:52:00Z">
                <w:rPr>
                  <w:rFonts w:ascii="Cambria Math" w:eastAsiaTheme="minorEastAsia" w:hAnsi="Cambria Math"/>
                  <w:i/>
                </w:rPr>
              </w:ins>
            </m:ctrlPr>
          </m:sSupPr>
          <m:e>
            <m:r>
              <w:ins w:id="3598" w:author="jonathan pritchard" w:date="2025-01-17T16:52:00Z" w16du:dateUtc="2025-01-17T16:52:00Z">
                <w:rPr>
                  <w:rFonts w:ascii="Cambria Math" w:eastAsiaTheme="minorEastAsia" w:hAnsi="Cambria Math"/>
                </w:rPr>
                <m:t>10</m:t>
              </w:ins>
            </m:r>
          </m:e>
          <m:sup>
            <m:r>
              <w:ins w:id="3599" w:author="jonathan pritchard" w:date="2025-01-17T16:52:00Z" w16du:dateUtc="2025-01-17T16:52:00Z">
                <w:rPr>
                  <w:rFonts w:ascii="Cambria Math" w:eastAsiaTheme="minorEastAsia" w:hAnsi="Cambria Math"/>
                </w:rPr>
                <m:t>-3</m:t>
              </w:ins>
            </m:r>
          </m:sup>
        </m:sSup>
      </m:oMath>
      <w:ins w:id="3600"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3601"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3602" w:author="jonathan pritchard" w:date="2025-01-17T16:52:00Z" w16du:dateUtc="2025-01-17T16:52:00Z">
            <w:rPr>
              <w:rFonts w:ascii="Cambria Math" w:hAnsi="Cambria Math"/>
            </w:rPr>
            <m:t>B=</m:t>
          </w:ins>
        </m:r>
        <m:d>
          <m:dPr>
            <m:begChr m:val="["/>
            <m:endChr m:val="]"/>
            <m:ctrlPr>
              <w:ins w:id="3603" w:author="jonathan pritchard" w:date="2025-01-17T16:52:00Z" w16du:dateUtc="2025-01-17T16:52:00Z">
                <w:rPr>
                  <w:rFonts w:ascii="Cambria Math" w:hAnsi="Cambria Math"/>
                  <w:i/>
                </w:rPr>
              </w:ins>
            </m:ctrlPr>
          </m:dPr>
          <m:e>
            <m:f>
              <m:fPr>
                <m:ctrlPr>
                  <w:ins w:id="3604" w:author="jonathan pritchard" w:date="2025-01-17T16:52:00Z" w16du:dateUtc="2025-01-17T16:52:00Z">
                    <w:rPr>
                      <w:rFonts w:ascii="Cambria Math" w:hAnsi="Cambria Math"/>
                      <w:i/>
                    </w:rPr>
                  </w:ins>
                </m:ctrlPr>
              </m:fPr>
              <m:num>
                <m:r>
                  <w:ins w:id="3605" w:author="jonathan pritchard" w:date="2025-01-17T16:52:00Z" w16du:dateUtc="2025-01-17T16:52:00Z">
                    <w:rPr>
                      <w:rFonts w:ascii="Cambria Math" w:hAnsi="Cambria Math"/>
                    </w:rPr>
                    <m:t>a</m:t>
                  </w:ins>
                </m:r>
              </m:num>
              <m:den>
                <m:r>
                  <w:ins w:id="3606" w:author="jonathan pritchard" w:date="2025-01-17T16:52:00Z" w16du:dateUtc="2025-01-17T16:52:00Z">
                    <w:rPr>
                      <w:rFonts w:ascii="Cambria Math" w:hAnsi="Cambria Math"/>
                    </w:rPr>
                    <m:t>(1+n)</m:t>
                  </w:ins>
                </m:r>
              </m:den>
            </m:f>
          </m:e>
        </m:d>
        <m:d>
          <m:dPr>
            <m:ctrlPr>
              <w:ins w:id="3607" w:author="jonathan pritchard" w:date="2025-01-17T16:52:00Z" w16du:dateUtc="2025-01-17T16:52:00Z">
                <w:rPr>
                  <w:rFonts w:ascii="Cambria Math" w:hAnsi="Cambria Math"/>
                  <w:i/>
                </w:rPr>
              </w:ins>
            </m:ctrlPr>
          </m:dPr>
          <m:e>
            <m:r>
              <w:ins w:id="3608" w:author="jonathan pritchard" w:date="2025-01-17T16:52:00Z" w16du:dateUtc="2025-01-17T16:52:00Z">
                <w:rPr>
                  <w:rFonts w:ascii="Cambria Math" w:hAnsi="Cambria Math"/>
                </w:rPr>
                <m:t>1+</m:t>
              </w:ins>
            </m:r>
            <m:f>
              <m:fPr>
                <m:ctrlPr>
                  <w:ins w:id="3609" w:author="jonathan pritchard" w:date="2025-01-17T16:52:00Z" w16du:dateUtc="2025-01-17T16:52:00Z">
                    <w:rPr>
                      <w:rFonts w:ascii="Cambria Math" w:hAnsi="Cambria Math"/>
                      <w:i/>
                    </w:rPr>
                  </w:ins>
                </m:ctrlPr>
              </m:fPr>
              <m:num>
                <m:sSup>
                  <m:sSupPr>
                    <m:ctrlPr>
                      <w:ins w:id="3610" w:author="jonathan pritchard" w:date="2025-01-17T16:52:00Z" w16du:dateUtc="2025-01-17T16:52:00Z">
                        <w:rPr>
                          <w:rFonts w:ascii="Cambria Math" w:hAnsi="Cambria Math"/>
                          <w:i/>
                        </w:rPr>
                      </w:ins>
                    </m:ctrlPr>
                  </m:sSupPr>
                  <m:e>
                    <m:r>
                      <w:ins w:id="3611" w:author="jonathan pritchard" w:date="2025-01-17T16:52:00Z" w16du:dateUtc="2025-01-17T16:52:00Z">
                        <w:rPr>
                          <w:rFonts w:ascii="Cambria Math" w:hAnsi="Cambria Math"/>
                        </w:rPr>
                        <m:t>n</m:t>
                      </w:ins>
                    </m:r>
                  </m:e>
                  <m:sup>
                    <m:r>
                      <w:ins w:id="3612" w:author="jonathan pritchard" w:date="2025-01-17T16:52:00Z" w16du:dateUtc="2025-01-17T16:52:00Z">
                        <w:rPr>
                          <w:rFonts w:ascii="Cambria Math" w:hAnsi="Cambria Math"/>
                        </w:rPr>
                        <m:t>2</m:t>
                      </w:ins>
                    </m:r>
                  </m:sup>
                </m:sSup>
              </m:num>
              <m:den>
                <m:r>
                  <w:ins w:id="3613" w:author="jonathan pritchard" w:date="2025-01-17T16:52:00Z" w16du:dateUtc="2025-01-17T16:52:00Z">
                    <w:rPr>
                      <w:rFonts w:ascii="Cambria Math" w:hAnsi="Cambria Math"/>
                    </w:rPr>
                    <m:t>4</m:t>
                  </w:ins>
                </m:r>
              </m:den>
            </m:f>
            <m:r>
              <w:ins w:id="3614" w:author="jonathan pritchard" w:date="2025-01-17T16:52:00Z" w16du:dateUtc="2025-01-17T16:52:00Z">
                <w:rPr>
                  <w:rFonts w:ascii="Cambria Math" w:hAnsi="Cambria Math"/>
                </w:rPr>
                <m:t>+</m:t>
              </w:ins>
            </m:r>
            <m:f>
              <m:fPr>
                <m:ctrlPr>
                  <w:ins w:id="3615" w:author="jonathan pritchard" w:date="2025-01-17T16:52:00Z" w16du:dateUtc="2025-01-17T16:52:00Z">
                    <w:rPr>
                      <w:rFonts w:ascii="Cambria Math" w:hAnsi="Cambria Math"/>
                      <w:i/>
                    </w:rPr>
                  </w:ins>
                </m:ctrlPr>
              </m:fPr>
              <m:num>
                <m:sSup>
                  <m:sSupPr>
                    <m:ctrlPr>
                      <w:ins w:id="3616" w:author="jonathan pritchard" w:date="2025-01-17T16:52:00Z" w16du:dateUtc="2025-01-17T16:52:00Z">
                        <w:rPr>
                          <w:rFonts w:ascii="Cambria Math" w:hAnsi="Cambria Math"/>
                          <w:i/>
                        </w:rPr>
                      </w:ins>
                    </m:ctrlPr>
                  </m:sSupPr>
                  <m:e>
                    <m:r>
                      <w:ins w:id="3617" w:author="jonathan pritchard" w:date="2025-01-17T16:52:00Z" w16du:dateUtc="2025-01-17T16:52:00Z">
                        <w:rPr>
                          <w:rFonts w:ascii="Cambria Math" w:hAnsi="Cambria Math"/>
                        </w:rPr>
                        <m:t>n</m:t>
                      </w:ins>
                    </m:r>
                  </m:e>
                  <m:sup>
                    <m:r>
                      <w:ins w:id="3618" w:author="jonathan pritchard" w:date="2025-01-17T16:52:00Z" w16du:dateUtc="2025-01-17T16:52:00Z">
                        <w:rPr>
                          <w:rFonts w:ascii="Cambria Math" w:hAnsi="Cambria Math"/>
                        </w:rPr>
                        <m:t>4</m:t>
                      </w:ins>
                    </m:r>
                  </m:sup>
                </m:sSup>
              </m:num>
              <m:den>
                <m:r>
                  <w:ins w:id="3619" w:author="jonathan pritchard" w:date="2025-01-17T16:52:00Z" w16du:dateUtc="2025-01-17T16:52:00Z">
                    <w:rPr>
                      <w:rFonts w:ascii="Cambria Math" w:hAnsi="Cambria Math"/>
                    </w:rPr>
                    <m:t>64</m:t>
                  </w:ins>
                </m:r>
              </m:den>
            </m:f>
          </m:e>
        </m:d>
        <m:r>
          <w:ins w:id="3620" w:author="jonathan pritchard" w:date="2025-01-17T16:52:00Z" w16du:dateUtc="2025-01-17T16:52:00Z">
            <w:rPr>
              <w:rFonts w:ascii="Cambria Math" w:hAnsi="Cambria Math"/>
            </w:rPr>
            <m:t>=6367449.145823415</m:t>
          </w:ins>
        </m:r>
      </m:oMath>
      <w:ins w:id="3621"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3622" w:author="jonathan pritchard" w:date="2025-01-17T16:52:00Z" w16du:dateUtc="2025-01-17T16:52:00Z"/>
          <w:rFonts w:eastAsiaTheme="minorEastAsia"/>
        </w:rPr>
      </w:pPr>
      <m:oMath>
        <m:sSup>
          <m:sSupPr>
            <m:ctrlPr>
              <w:ins w:id="3623" w:author="jonathan pritchard" w:date="2025-01-17T16:52:00Z" w16du:dateUtc="2025-01-17T16:52:00Z">
                <w:rPr>
                  <w:rFonts w:ascii="Cambria Math" w:eastAsiaTheme="minorEastAsia" w:hAnsi="Cambria Math"/>
                  <w:i/>
                </w:rPr>
              </w:ins>
            </m:ctrlPr>
          </m:sSupPr>
          <m:e>
            <m:sSub>
              <m:sSubPr>
                <m:ctrlPr>
                  <w:ins w:id="3624" w:author="jonathan pritchard" w:date="2025-01-17T16:52:00Z" w16du:dateUtc="2025-01-17T16:52:00Z">
                    <w:rPr>
                      <w:rFonts w:ascii="Cambria Math" w:eastAsiaTheme="minorEastAsia" w:hAnsi="Cambria Math"/>
                      <w:i/>
                    </w:rPr>
                  </w:ins>
                </m:ctrlPr>
              </m:sSubPr>
              <m:e>
                <m:r>
                  <w:ins w:id="3625" w:author="jonathan pritchard" w:date="2025-01-17T16:52:00Z" w16du:dateUtc="2025-01-17T16:52:00Z">
                    <w:rPr>
                      <w:rFonts w:ascii="Cambria Math" w:eastAsiaTheme="minorEastAsia" w:hAnsi="Cambria Math"/>
                    </w:rPr>
                    <m:t>h</m:t>
                  </w:ins>
                </m:r>
              </m:e>
              <m:sub>
                <m:r>
                  <w:ins w:id="3626" w:author="jonathan pritchard" w:date="2025-01-17T16:52:00Z" w16du:dateUtc="2025-01-17T16:52:00Z">
                    <w:rPr>
                      <w:rFonts w:ascii="Cambria Math" w:eastAsiaTheme="minorEastAsia" w:hAnsi="Cambria Math"/>
                    </w:rPr>
                    <m:t>1</m:t>
                  </w:ins>
                </m:r>
              </m:sub>
            </m:sSub>
          </m:e>
          <m:sup>
            <m:r>
              <w:ins w:id="3627" w:author="jonathan pritchard" w:date="2025-01-17T16:52:00Z" w16du:dateUtc="2025-01-17T16:52:00Z">
                <w:rPr>
                  <w:rFonts w:ascii="Cambria Math" w:eastAsiaTheme="minorEastAsia" w:hAnsi="Cambria Math"/>
                </w:rPr>
                <m:t>'</m:t>
              </w:ins>
            </m:r>
          </m:sup>
        </m:sSup>
        <m:r>
          <w:ins w:id="3628" w:author="jonathan pritchard" w:date="2025-01-17T16:52:00Z" w16du:dateUtc="2025-01-17T16:52:00Z">
            <w:rPr>
              <w:rFonts w:ascii="Cambria Math" w:eastAsiaTheme="minorEastAsia" w:hAnsi="Cambria Math"/>
            </w:rPr>
            <m:t>=</m:t>
          </w:ins>
        </m:r>
        <m:f>
          <m:fPr>
            <m:ctrlPr>
              <w:ins w:id="3629" w:author="jonathan pritchard" w:date="2025-01-17T16:52:00Z" w16du:dateUtc="2025-01-17T16:52:00Z">
                <w:rPr>
                  <w:rFonts w:ascii="Cambria Math" w:eastAsiaTheme="minorEastAsia" w:hAnsi="Cambria Math"/>
                  <w:i/>
                </w:rPr>
              </w:ins>
            </m:ctrlPr>
          </m:fPr>
          <m:num>
            <m:r>
              <w:ins w:id="3630" w:author="jonathan pritchard" w:date="2025-01-17T16:52:00Z" w16du:dateUtc="2025-01-17T16:52:00Z">
                <w:rPr>
                  <w:rFonts w:ascii="Cambria Math" w:eastAsiaTheme="minorEastAsia" w:hAnsi="Cambria Math"/>
                </w:rPr>
                <m:t>n</m:t>
              </w:ins>
            </m:r>
          </m:num>
          <m:den>
            <m:r>
              <w:ins w:id="3631" w:author="jonathan pritchard" w:date="2025-01-17T16:52:00Z" w16du:dateUtc="2025-01-17T16:52:00Z">
                <w:rPr>
                  <w:rFonts w:ascii="Cambria Math" w:eastAsiaTheme="minorEastAsia" w:hAnsi="Cambria Math"/>
                </w:rPr>
                <m:t>2</m:t>
              </w:ins>
            </m:r>
          </m:den>
        </m:f>
        <m:r>
          <w:ins w:id="3632" w:author="jonathan pritchard" w:date="2025-01-17T16:52:00Z" w16du:dateUtc="2025-01-17T16:52:00Z">
            <w:rPr>
              <w:rFonts w:ascii="Cambria Math" w:eastAsiaTheme="minorEastAsia" w:hAnsi="Cambria Math"/>
            </w:rPr>
            <m:t>-</m:t>
          </w:ins>
        </m:r>
        <m:d>
          <m:dPr>
            <m:ctrlPr>
              <w:ins w:id="3633" w:author="jonathan pritchard" w:date="2025-01-17T16:52:00Z" w16du:dateUtc="2025-01-17T16:52:00Z">
                <w:rPr>
                  <w:rFonts w:ascii="Cambria Math" w:eastAsiaTheme="minorEastAsia" w:hAnsi="Cambria Math"/>
                  <w:i/>
                </w:rPr>
              </w:ins>
            </m:ctrlPr>
          </m:dPr>
          <m:e>
            <m:f>
              <m:fPr>
                <m:ctrlPr>
                  <w:ins w:id="3634" w:author="jonathan pritchard" w:date="2025-01-17T16:52:00Z" w16du:dateUtc="2025-01-17T16:52:00Z">
                    <w:rPr>
                      <w:rFonts w:ascii="Cambria Math" w:eastAsiaTheme="minorEastAsia" w:hAnsi="Cambria Math"/>
                      <w:i/>
                    </w:rPr>
                  </w:ins>
                </m:ctrlPr>
              </m:fPr>
              <m:num>
                <m:r>
                  <w:ins w:id="3635" w:author="jonathan pritchard" w:date="2025-01-17T16:52:00Z" w16du:dateUtc="2025-01-17T16:52:00Z">
                    <w:rPr>
                      <w:rFonts w:ascii="Cambria Math" w:eastAsiaTheme="minorEastAsia" w:hAnsi="Cambria Math"/>
                    </w:rPr>
                    <m:t>2</m:t>
                  </w:ins>
                </m:r>
              </m:num>
              <m:den>
                <m:r>
                  <w:ins w:id="3636" w:author="jonathan pritchard" w:date="2025-01-17T16:52:00Z" w16du:dateUtc="2025-01-17T16:52:00Z">
                    <w:rPr>
                      <w:rFonts w:ascii="Cambria Math" w:eastAsiaTheme="minorEastAsia" w:hAnsi="Cambria Math"/>
                    </w:rPr>
                    <m:t>3</m:t>
                  </w:ins>
                </m:r>
              </m:den>
            </m:f>
          </m:e>
        </m:d>
        <m:sSup>
          <m:sSupPr>
            <m:ctrlPr>
              <w:ins w:id="3637" w:author="jonathan pritchard" w:date="2025-01-17T16:52:00Z" w16du:dateUtc="2025-01-17T16:52:00Z">
                <w:rPr>
                  <w:rFonts w:ascii="Cambria Math" w:eastAsiaTheme="minorEastAsia" w:hAnsi="Cambria Math"/>
                  <w:i/>
                </w:rPr>
              </w:ins>
            </m:ctrlPr>
          </m:sSupPr>
          <m:e>
            <m:r>
              <w:ins w:id="3638" w:author="jonathan pritchard" w:date="2025-01-17T16:52:00Z" w16du:dateUtc="2025-01-17T16:52:00Z">
                <w:rPr>
                  <w:rFonts w:ascii="Cambria Math" w:eastAsiaTheme="minorEastAsia" w:hAnsi="Cambria Math"/>
                </w:rPr>
                <m:t>n</m:t>
              </w:ins>
            </m:r>
          </m:e>
          <m:sup>
            <m:r>
              <w:ins w:id="3639" w:author="jonathan pritchard" w:date="2025-01-17T16:52:00Z" w16du:dateUtc="2025-01-17T16:52:00Z">
                <w:rPr>
                  <w:rFonts w:ascii="Cambria Math" w:eastAsiaTheme="minorEastAsia" w:hAnsi="Cambria Math"/>
                </w:rPr>
                <m:t>2</m:t>
              </w:ins>
            </m:r>
          </m:sup>
        </m:sSup>
        <m:r>
          <w:ins w:id="3640" w:author="jonathan pritchard" w:date="2025-01-17T16:52:00Z" w16du:dateUtc="2025-01-17T16:52:00Z">
            <w:rPr>
              <w:rFonts w:ascii="Cambria Math" w:eastAsiaTheme="minorEastAsia" w:hAnsi="Cambria Math"/>
            </w:rPr>
            <m:t>+</m:t>
          </w:ins>
        </m:r>
        <m:d>
          <m:dPr>
            <m:ctrlPr>
              <w:ins w:id="3641" w:author="jonathan pritchard" w:date="2025-01-17T16:52:00Z" w16du:dateUtc="2025-01-17T16:52:00Z">
                <w:rPr>
                  <w:rFonts w:ascii="Cambria Math" w:eastAsiaTheme="minorEastAsia" w:hAnsi="Cambria Math"/>
                  <w:i/>
                </w:rPr>
              </w:ins>
            </m:ctrlPr>
          </m:dPr>
          <m:e>
            <m:f>
              <m:fPr>
                <m:ctrlPr>
                  <w:ins w:id="3642" w:author="jonathan pritchard" w:date="2025-01-17T16:52:00Z" w16du:dateUtc="2025-01-17T16:52:00Z">
                    <w:rPr>
                      <w:rFonts w:ascii="Cambria Math" w:eastAsiaTheme="minorEastAsia" w:hAnsi="Cambria Math"/>
                      <w:i/>
                    </w:rPr>
                  </w:ins>
                </m:ctrlPr>
              </m:fPr>
              <m:num>
                <m:r>
                  <w:ins w:id="3643" w:author="jonathan pritchard" w:date="2025-01-17T16:52:00Z" w16du:dateUtc="2025-01-17T16:52:00Z">
                    <w:rPr>
                      <w:rFonts w:ascii="Cambria Math" w:eastAsiaTheme="minorEastAsia" w:hAnsi="Cambria Math"/>
                    </w:rPr>
                    <m:t>37</m:t>
                  </w:ins>
                </m:r>
              </m:num>
              <m:den>
                <m:r>
                  <w:ins w:id="3644" w:author="jonathan pritchard" w:date="2025-01-17T16:52:00Z" w16du:dateUtc="2025-01-17T16:52:00Z">
                    <w:rPr>
                      <w:rFonts w:ascii="Cambria Math" w:eastAsiaTheme="minorEastAsia" w:hAnsi="Cambria Math"/>
                    </w:rPr>
                    <m:t>96</m:t>
                  </w:ins>
                </m:r>
              </m:den>
            </m:f>
          </m:e>
        </m:d>
        <m:sSup>
          <m:sSupPr>
            <m:ctrlPr>
              <w:ins w:id="3645" w:author="jonathan pritchard" w:date="2025-01-17T16:52:00Z" w16du:dateUtc="2025-01-17T16:52:00Z">
                <w:rPr>
                  <w:rFonts w:ascii="Cambria Math" w:eastAsiaTheme="minorEastAsia" w:hAnsi="Cambria Math"/>
                  <w:i/>
                </w:rPr>
              </w:ins>
            </m:ctrlPr>
          </m:sSupPr>
          <m:e>
            <m:r>
              <w:ins w:id="3646" w:author="jonathan pritchard" w:date="2025-01-17T16:52:00Z" w16du:dateUtc="2025-01-17T16:52:00Z">
                <w:rPr>
                  <w:rFonts w:ascii="Cambria Math" w:eastAsiaTheme="minorEastAsia" w:hAnsi="Cambria Math"/>
                </w:rPr>
                <m:t>n</m:t>
              </w:ins>
            </m:r>
          </m:e>
          <m:sup>
            <m:r>
              <w:ins w:id="3647" w:author="jonathan pritchard" w:date="2025-01-17T16:52:00Z" w16du:dateUtc="2025-01-17T16:52:00Z">
                <w:rPr>
                  <w:rFonts w:ascii="Cambria Math" w:eastAsiaTheme="minorEastAsia" w:hAnsi="Cambria Math"/>
                </w:rPr>
                <m:t>3</m:t>
              </w:ins>
            </m:r>
          </m:sup>
        </m:sSup>
        <m:r>
          <w:ins w:id="3648" w:author="jonathan pritchard" w:date="2025-01-17T16:52:00Z" w16du:dateUtc="2025-01-17T16:52:00Z">
            <w:rPr>
              <w:rFonts w:ascii="Cambria Math" w:eastAsiaTheme="minorEastAsia" w:hAnsi="Cambria Math"/>
            </w:rPr>
            <m:t>+</m:t>
          </w:ins>
        </m:r>
        <m:d>
          <m:dPr>
            <m:ctrlPr>
              <w:ins w:id="3649" w:author="jonathan pritchard" w:date="2025-01-17T16:52:00Z" w16du:dateUtc="2025-01-17T16:52:00Z">
                <w:rPr>
                  <w:rFonts w:ascii="Cambria Math" w:eastAsiaTheme="minorEastAsia" w:hAnsi="Cambria Math"/>
                  <w:i/>
                </w:rPr>
              </w:ins>
            </m:ctrlPr>
          </m:dPr>
          <m:e>
            <m:f>
              <m:fPr>
                <m:ctrlPr>
                  <w:ins w:id="3650" w:author="jonathan pritchard" w:date="2025-01-17T16:52:00Z" w16du:dateUtc="2025-01-17T16:52:00Z">
                    <w:rPr>
                      <w:rFonts w:ascii="Cambria Math" w:eastAsiaTheme="minorEastAsia" w:hAnsi="Cambria Math"/>
                      <w:i/>
                    </w:rPr>
                  </w:ins>
                </m:ctrlPr>
              </m:fPr>
              <m:num>
                <m:r>
                  <w:ins w:id="3651" w:author="jonathan pritchard" w:date="2025-01-17T16:52:00Z" w16du:dateUtc="2025-01-17T16:52:00Z">
                    <w:rPr>
                      <w:rFonts w:ascii="Cambria Math" w:eastAsiaTheme="minorEastAsia" w:hAnsi="Cambria Math"/>
                    </w:rPr>
                    <m:t>1</m:t>
                  </w:ins>
                </m:r>
              </m:num>
              <m:den>
                <m:r>
                  <w:ins w:id="3652" w:author="jonathan pritchard" w:date="2025-01-17T16:52:00Z" w16du:dateUtc="2025-01-17T16:52:00Z">
                    <w:rPr>
                      <w:rFonts w:ascii="Cambria Math" w:eastAsiaTheme="minorEastAsia" w:hAnsi="Cambria Math"/>
                    </w:rPr>
                    <m:t>360</m:t>
                  </w:ins>
                </m:r>
              </m:den>
            </m:f>
          </m:e>
        </m:d>
        <m:sSup>
          <m:sSupPr>
            <m:ctrlPr>
              <w:ins w:id="3653" w:author="jonathan pritchard" w:date="2025-01-17T16:52:00Z" w16du:dateUtc="2025-01-17T16:52:00Z">
                <w:rPr>
                  <w:rFonts w:ascii="Cambria Math" w:eastAsiaTheme="minorEastAsia" w:hAnsi="Cambria Math"/>
                  <w:i/>
                </w:rPr>
              </w:ins>
            </m:ctrlPr>
          </m:sSupPr>
          <m:e>
            <m:r>
              <w:ins w:id="3654" w:author="jonathan pritchard" w:date="2025-01-17T16:52:00Z" w16du:dateUtc="2025-01-17T16:52:00Z">
                <w:rPr>
                  <w:rFonts w:ascii="Cambria Math" w:eastAsiaTheme="minorEastAsia" w:hAnsi="Cambria Math"/>
                </w:rPr>
                <m:t>n</m:t>
              </w:ins>
            </m:r>
          </m:e>
          <m:sup>
            <m:r>
              <w:ins w:id="3655" w:author="jonathan pritchard" w:date="2025-01-17T16:52:00Z" w16du:dateUtc="2025-01-17T16:52:00Z">
                <w:rPr>
                  <w:rFonts w:ascii="Cambria Math" w:eastAsiaTheme="minorEastAsia" w:hAnsi="Cambria Math"/>
                </w:rPr>
                <m:t>4</m:t>
              </w:ins>
            </m:r>
          </m:sup>
        </m:sSup>
        <m:r>
          <w:ins w:id="3656" w:author="jonathan pritchard" w:date="2025-01-17T16:52:00Z" w16du:dateUtc="2025-01-17T16:52:00Z">
            <w:rPr>
              <w:rFonts w:ascii="Cambria Math" w:eastAsiaTheme="minorEastAsia" w:hAnsi="Cambria Math"/>
            </w:rPr>
            <m:t>=8.37732164 ×</m:t>
          </w:ins>
        </m:r>
        <m:sSup>
          <m:sSupPr>
            <m:ctrlPr>
              <w:ins w:id="3657" w:author="jonathan pritchard" w:date="2025-01-17T16:52:00Z" w16du:dateUtc="2025-01-17T16:52:00Z">
                <w:rPr>
                  <w:rFonts w:ascii="Cambria Math" w:eastAsiaTheme="minorEastAsia" w:hAnsi="Cambria Math"/>
                  <w:i/>
                </w:rPr>
              </w:ins>
            </m:ctrlPr>
          </m:sSupPr>
          <m:e>
            <m:r>
              <w:ins w:id="3658" w:author="jonathan pritchard" w:date="2025-01-17T16:52:00Z" w16du:dateUtc="2025-01-17T16:52:00Z">
                <w:rPr>
                  <w:rFonts w:ascii="Cambria Math" w:eastAsiaTheme="minorEastAsia" w:hAnsi="Cambria Math"/>
                </w:rPr>
                <m:t>10</m:t>
              </w:ins>
            </m:r>
          </m:e>
          <m:sup>
            <m:r>
              <w:ins w:id="3659" w:author="jonathan pritchard" w:date="2025-01-17T16:52:00Z" w16du:dateUtc="2025-01-17T16:52:00Z">
                <w:rPr>
                  <w:rFonts w:ascii="Cambria Math" w:eastAsiaTheme="minorEastAsia" w:hAnsi="Cambria Math"/>
                </w:rPr>
                <m:t>-4</m:t>
              </w:ins>
            </m:r>
          </m:sup>
        </m:sSup>
      </m:oMath>
      <w:ins w:id="3660"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3661" w:author="jonathan pritchard" w:date="2025-01-17T16:52:00Z" w16du:dateUtc="2025-01-17T16:52:00Z"/>
          <w:rFonts w:eastAsiaTheme="minorEastAsia"/>
        </w:rPr>
      </w:pPr>
      <m:oMath>
        <m:sSup>
          <m:sSupPr>
            <m:ctrlPr>
              <w:ins w:id="3662" w:author="jonathan pritchard" w:date="2025-01-17T16:52:00Z" w16du:dateUtc="2025-01-17T16:52:00Z">
                <w:rPr>
                  <w:rFonts w:ascii="Cambria Math" w:eastAsiaTheme="minorEastAsia" w:hAnsi="Cambria Math"/>
                  <w:i/>
                </w:rPr>
              </w:ins>
            </m:ctrlPr>
          </m:sSupPr>
          <m:e>
            <m:sSub>
              <m:sSubPr>
                <m:ctrlPr>
                  <w:ins w:id="3663" w:author="jonathan pritchard" w:date="2025-01-17T16:52:00Z" w16du:dateUtc="2025-01-17T16:52:00Z">
                    <w:rPr>
                      <w:rFonts w:ascii="Cambria Math" w:eastAsiaTheme="minorEastAsia" w:hAnsi="Cambria Math"/>
                      <w:i/>
                    </w:rPr>
                  </w:ins>
                </m:ctrlPr>
              </m:sSubPr>
              <m:e>
                <m:r>
                  <w:ins w:id="3664" w:author="jonathan pritchard" w:date="2025-01-17T16:52:00Z" w16du:dateUtc="2025-01-17T16:52:00Z">
                    <w:rPr>
                      <w:rFonts w:ascii="Cambria Math" w:eastAsiaTheme="minorEastAsia" w:hAnsi="Cambria Math"/>
                    </w:rPr>
                    <m:t>h</m:t>
                  </w:ins>
                </m:r>
              </m:e>
              <m:sub>
                <m:r>
                  <w:ins w:id="3665" w:author="jonathan pritchard" w:date="2025-01-17T16:52:00Z" w16du:dateUtc="2025-01-17T16:52:00Z">
                    <w:rPr>
                      <w:rFonts w:ascii="Cambria Math" w:eastAsiaTheme="minorEastAsia" w:hAnsi="Cambria Math"/>
                    </w:rPr>
                    <m:t>2</m:t>
                  </w:ins>
                </m:r>
              </m:sub>
            </m:sSub>
          </m:e>
          <m:sup>
            <m:r>
              <w:ins w:id="3666" w:author="jonathan pritchard" w:date="2025-01-17T16:52:00Z" w16du:dateUtc="2025-01-17T16:52:00Z">
                <w:rPr>
                  <w:rFonts w:ascii="Cambria Math" w:eastAsiaTheme="minorEastAsia" w:hAnsi="Cambria Math"/>
                </w:rPr>
                <m:t>'</m:t>
              </w:ins>
            </m:r>
          </m:sup>
        </m:sSup>
        <m:r>
          <w:ins w:id="3667" w:author="jonathan pritchard" w:date="2025-01-17T16:52:00Z" w16du:dateUtc="2025-01-17T16:52:00Z">
            <w:rPr>
              <w:rFonts w:ascii="Cambria Math" w:eastAsiaTheme="minorEastAsia" w:hAnsi="Cambria Math"/>
            </w:rPr>
            <m:t>=</m:t>
          </w:ins>
        </m:r>
        <m:d>
          <m:dPr>
            <m:ctrlPr>
              <w:ins w:id="3668" w:author="jonathan pritchard" w:date="2025-01-17T16:52:00Z" w16du:dateUtc="2025-01-17T16:52:00Z">
                <w:rPr>
                  <w:rFonts w:ascii="Cambria Math" w:eastAsiaTheme="minorEastAsia" w:hAnsi="Cambria Math"/>
                  <w:i/>
                </w:rPr>
              </w:ins>
            </m:ctrlPr>
          </m:dPr>
          <m:e>
            <m:f>
              <m:fPr>
                <m:ctrlPr>
                  <w:ins w:id="3669" w:author="jonathan pritchard" w:date="2025-01-17T16:52:00Z" w16du:dateUtc="2025-01-17T16:52:00Z">
                    <w:rPr>
                      <w:rFonts w:ascii="Cambria Math" w:eastAsiaTheme="minorEastAsia" w:hAnsi="Cambria Math"/>
                      <w:i/>
                    </w:rPr>
                  </w:ins>
                </m:ctrlPr>
              </m:fPr>
              <m:num>
                <m:r>
                  <w:ins w:id="3670" w:author="jonathan pritchard" w:date="2025-01-17T16:52:00Z" w16du:dateUtc="2025-01-17T16:52:00Z">
                    <w:rPr>
                      <w:rFonts w:ascii="Cambria Math" w:eastAsiaTheme="minorEastAsia" w:hAnsi="Cambria Math"/>
                    </w:rPr>
                    <m:t>1</m:t>
                  </w:ins>
                </m:r>
              </m:num>
              <m:den>
                <m:r>
                  <w:ins w:id="3671" w:author="jonathan pritchard" w:date="2025-01-17T16:52:00Z" w16du:dateUtc="2025-01-17T16:52:00Z">
                    <w:rPr>
                      <w:rFonts w:ascii="Cambria Math" w:eastAsiaTheme="minorEastAsia" w:hAnsi="Cambria Math"/>
                    </w:rPr>
                    <m:t>48</m:t>
                  </w:ins>
                </m:r>
              </m:den>
            </m:f>
          </m:e>
        </m:d>
        <m:sSup>
          <m:sSupPr>
            <m:ctrlPr>
              <w:ins w:id="3672" w:author="jonathan pritchard" w:date="2025-01-17T16:52:00Z" w16du:dateUtc="2025-01-17T16:52:00Z">
                <w:rPr>
                  <w:rFonts w:ascii="Cambria Math" w:eastAsiaTheme="minorEastAsia" w:hAnsi="Cambria Math"/>
                  <w:i/>
                </w:rPr>
              </w:ins>
            </m:ctrlPr>
          </m:sSupPr>
          <m:e>
            <m:r>
              <w:ins w:id="3673" w:author="jonathan pritchard" w:date="2025-01-17T16:52:00Z" w16du:dateUtc="2025-01-17T16:52:00Z">
                <w:rPr>
                  <w:rFonts w:ascii="Cambria Math" w:eastAsiaTheme="minorEastAsia" w:hAnsi="Cambria Math"/>
                </w:rPr>
                <m:t>n</m:t>
              </w:ins>
            </m:r>
          </m:e>
          <m:sup>
            <m:r>
              <w:ins w:id="3674" w:author="jonathan pritchard" w:date="2025-01-17T16:52:00Z" w16du:dateUtc="2025-01-17T16:52:00Z">
                <w:rPr>
                  <w:rFonts w:ascii="Cambria Math" w:eastAsiaTheme="minorEastAsia" w:hAnsi="Cambria Math"/>
                </w:rPr>
                <m:t>2</m:t>
              </w:ins>
            </m:r>
          </m:sup>
        </m:sSup>
        <m:r>
          <w:ins w:id="3675" w:author="jonathan pritchard" w:date="2025-01-17T16:52:00Z" w16du:dateUtc="2025-01-17T16:52:00Z">
            <w:rPr>
              <w:rFonts w:ascii="Cambria Math" w:eastAsiaTheme="minorEastAsia" w:hAnsi="Cambria Math"/>
            </w:rPr>
            <m:t>-</m:t>
          </w:ins>
        </m:r>
        <m:d>
          <m:dPr>
            <m:ctrlPr>
              <w:ins w:id="3676" w:author="jonathan pritchard" w:date="2025-01-17T16:52:00Z" w16du:dateUtc="2025-01-17T16:52:00Z">
                <w:rPr>
                  <w:rFonts w:ascii="Cambria Math" w:eastAsiaTheme="minorEastAsia" w:hAnsi="Cambria Math"/>
                  <w:i/>
                </w:rPr>
              </w:ins>
            </m:ctrlPr>
          </m:dPr>
          <m:e>
            <m:f>
              <m:fPr>
                <m:ctrlPr>
                  <w:ins w:id="3677" w:author="jonathan pritchard" w:date="2025-01-17T16:52:00Z" w16du:dateUtc="2025-01-17T16:52:00Z">
                    <w:rPr>
                      <w:rFonts w:ascii="Cambria Math" w:eastAsiaTheme="minorEastAsia" w:hAnsi="Cambria Math"/>
                      <w:i/>
                    </w:rPr>
                  </w:ins>
                </m:ctrlPr>
              </m:fPr>
              <m:num>
                <m:r>
                  <w:ins w:id="3678" w:author="jonathan pritchard" w:date="2025-01-17T16:52:00Z" w16du:dateUtc="2025-01-17T16:52:00Z">
                    <w:rPr>
                      <w:rFonts w:ascii="Cambria Math" w:eastAsiaTheme="minorEastAsia" w:hAnsi="Cambria Math"/>
                    </w:rPr>
                    <m:t>1</m:t>
                  </w:ins>
                </m:r>
              </m:num>
              <m:den>
                <m:r>
                  <w:ins w:id="3679" w:author="jonathan pritchard" w:date="2025-01-17T16:52:00Z" w16du:dateUtc="2025-01-17T16:52:00Z">
                    <w:rPr>
                      <w:rFonts w:ascii="Cambria Math" w:eastAsiaTheme="minorEastAsia" w:hAnsi="Cambria Math"/>
                    </w:rPr>
                    <m:t>15</m:t>
                  </w:ins>
                </m:r>
              </m:den>
            </m:f>
          </m:e>
        </m:d>
        <m:sSup>
          <m:sSupPr>
            <m:ctrlPr>
              <w:ins w:id="3680" w:author="jonathan pritchard" w:date="2025-01-17T16:52:00Z" w16du:dateUtc="2025-01-17T16:52:00Z">
                <w:rPr>
                  <w:rFonts w:ascii="Cambria Math" w:eastAsiaTheme="minorEastAsia" w:hAnsi="Cambria Math"/>
                  <w:i/>
                </w:rPr>
              </w:ins>
            </m:ctrlPr>
          </m:sSupPr>
          <m:e>
            <m:r>
              <w:ins w:id="3681" w:author="jonathan pritchard" w:date="2025-01-17T16:52:00Z" w16du:dateUtc="2025-01-17T16:52:00Z">
                <w:rPr>
                  <w:rFonts w:ascii="Cambria Math" w:eastAsiaTheme="minorEastAsia" w:hAnsi="Cambria Math"/>
                </w:rPr>
                <m:t>n</m:t>
              </w:ins>
            </m:r>
          </m:e>
          <m:sup>
            <m:r>
              <w:ins w:id="3682" w:author="jonathan pritchard" w:date="2025-01-17T16:52:00Z" w16du:dateUtc="2025-01-17T16:52:00Z">
                <w:rPr>
                  <w:rFonts w:ascii="Cambria Math" w:eastAsiaTheme="minorEastAsia" w:hAnsi="Cambria Math"/>
                </w:rPr>
                <m:t>3</m:t>
              </w:ins>
            </m:r>
          </m:sup>
        </m:sSup>
        <m:r>
          <w:ins w:id="3683" w:author="jonathan pritchard" w:date="2025-01-17T16:52:00Z" w16du:dateUtc="2025-01-17T16:52:00Z">
            <w:rPr>
              <w:rFonts w:ascii="Cambria Math" w:eastAsiaTheme="minorEastAsia" w:hAnsi="Cambria Math"/>
            </w:rPr>
            <m:t>+</m:t>
          </w:ins>
        </m:r>
        <m:d>
          <m:dPr>
            <m:ctrlPr>
              <w:ins w:id="3684" w:author="jonathan pritchard" w:date="2025-01-17T16:52:00Z" w16du:dateUtc="2025-01-17T16:52:00Z">
                <w:rPr>
                  <w:rFonts w:ascii="Cambria Math" w:eastAsiaTheme="minorEastAsia" w:hAnsi="Cambria Math"/>
                  <w:i/>
                </w:rPr>
              </w:ins>
            </m:ctrlPr>
          </m:dPr>
          <m:e>
            <m:f>
              <m:fPr>
                <m:ctrlPr>
                  <w:ins w:id="3685" w:author="jonathan pritchard" w:date="2025-01-17T16:52:00Z" w16du:dateUtc="2025-01-17T16:52:00Z">
                    <w:rPr>
                      <w:rFonts w:ascii="Cambria Math" w:eastAsiaTheme="minorEastAsia" w:hAnsi="Cambria Math"/>
                      <w:i/>
                    </w:rPr>
                  </w:ins>
                </m:ctrlPr>
              </m:fPr>
              <m:num>
                <m:r>
                  <w:ins w:id="3686" w:author="jonathan pritchard" w:date="2025-01-17T16:52:00Z" w16du:dateUtc="2025-01-17T16:52:00Z">
                    <w:rPr>
                      <w:rFonts w:ascii="Cambria Math" w:eastAsiaTheme="minorEastAsia" w:hAnsi="Cambria Math"/>
                    </w:rPr>
                    <m:t>437</m:t>
                  </w:ins>
                </m:r>
              </m:num>
              <m:den>
                <m:r>
                  <w:ins w:id="3687" w:author="jonathan pritchard" w:date="2025-01-17T16:52:00Z" w16du:dateUtc="2025-01-17T16:52:00Z">
                    <w:rPr>
                      <w:rFonts w:ascii="Cambria Math" w:eastAsiaTheme="minorEastAsia" w:hAnsi="Cambria Math"/>
                    </w:rPr>
                    <m:t>1440</m:t>
                  </w:ins>
                </m:r>
              </m:den>
            </m:f>
          </m:e>
        </m:d>
        <m:sSup>
          <m:sSupPr>
            <m:ctrlPr>
              <w:ins w:id="3688" w:author="jonathan pritchard" w:date="2025-01-17T16:52:00Z" w16du:dateUtc="2025-01-17T16:52:00Z">
                <w:rPr>
                  <w:rFonts w:ascii="Cambria Math" w:eastAsiaTheme="minorEastAsia" w:hAnsi="Cambria Math"/>
                  <w:i/>
                </w:rPr>
              </w:ins>
            </m:ctrlPr>
          </m:sSupPr>
          <m:e>
            <m:r>
              <w:ins w:id="3689" w:author="jonathan pritchard" w:date="2025-01-17T16:52:00Z" w16du:dateUtc="2025-01-17T16:52:00Z">
                <w:rPr>
                  <w:rFonts w:ascii="Cambria Math" w:eastAsiaTheme="minorEastAsia" w:hAnsi="Cambria Math"/>
                </w:rPr>
                <m:t>n</m:t>
              </w:ins>
            </m:r>
          </m:e>
          <m:sup>
            <m:r>
              <w:ins w:id="3690" w:author="jonathan pritchard" w:date="2025-01-17T16:52:00Z" w16du:dateUtc="2025-01-17T16:52:00Z">
                <w:rPr>
                  <w:rFonts w:ascii="Cambria Math" w:eastAsiaTheme="minorEastAsia" w:hAnsi="Cambria Math"/>
                </w:rPr>
                <m:t>4</m:t>
              </w:ins>
            </m:r>
          </m:sup>
        </m:sSup>
        <m:r>
          <w:ins w:id="3691" w:author="jonathan pritchard" w:date="2025-01-17T16:52:00Z" w16du:dateUtc="2025-01-17T16:52:00Z">
            <w:rPr>
              <w:rFonts w:ascii="Cambria Math" w:eastAsiaTheme="minorEastAsia" w:hAnsi="Cambria Math"/>
            </w:rPr>
            <m:t xml:space="preserve">=5.84321837 × </m:t>
          </w:ins>
        </m:r>
        <m:sSup>
          <m:sSupPr>
            <m:ctrlPr>
              <w:ins w:id="3692" w:author="jonathan pritchard" w:date="2025-01-17T16:52:00Z" w16du:dateUtc="2025-01-17T16:52:00Z">
                <w:rPr>
                  <w:rFonts w:ascii="Cambria Math" w:eastAsiaTheme="minorEastAsia" w:hAnsi="Cambria Math"/>
                  <w:i/>
                </w:rPr>
              </w:ins>
            </m:ctrlPr>
          </m:sSupPr>
          <m:e>
            <m:r>
              <w:ins w:id="3693" w:author="jonathan pritchard" w:date="2025-01-17T16:52:00Z" w16du:dateUtc="2025-01-17T16:52:00Z">
                <w:rPr>
                  <w:rFonts w:ascii="Cambria Math" w:eastAsiaTheme="minorEastAsia" w:hAnsi="Cambria Math"/>
                </w:rPr>
                <m:t>10</m:t>
              </w:ins>
            </m:r>
          </m:e>
          <m:sup>
            <m:r>
              <w:ins w:id="3694" w:author="jonathan pritchard" w:date="2025-01-17T16:52:00Z" w16du:dateUtc="2025-01-17T16:52:00Z">
                <w:rPr>
                  <w:rFonts w:ascii="Cambria Math" w:eastAsiaTheme="minorEastAsia" w:hAnsi="Cambria Math"/>
                </w:rPr>
                <m:t>-8</m:t>
              </w:ins>
            </m:r>
          </m:sup>
        </m:sSup>
      </m:oMath>
      <w:ins w:id="3695"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3696" w:author="jonathan pritchard" w:date="2025-01-17T16:52:00Z" w16du:dateUtc="2025-01-17T16:52:00Z"/>
          <w:rFonts w:eastAsiaTheme="minorEastAsia"/>
        </w:rPr>
      </w:pPr>
      <m:oMath>
        <m:sSup>
          <m:sSupPr>
            <m:ctrlPr>
              <w:ins w:id="3697" w:author="jonathan pritchard" w:date="2025-01-17T16:52:00Z" w16du:dateUtc="2025-01-17T16:52:00Z">
                <w:rPr>
                  <w:rFonts w:ascii="Cambria Math" w:eastAsiaTheme="minorEastAsia" w:hAnsi="Cambria Math"/>
                  <w:i/>
                </w:rPr>
              </w:ins>
            </m:ctrlPr>
          </m:sSupPr>
          <m:e>
            <m:sSub>
              <m:sSubPr>
                <m:ctrlPr>
                  <w:ins w:id="3698" w:author="jonathan pritchard" w:date="2025-01-17T16:52:00Z" w16du:dateUtc="2025-01-17T16:52:00Z">
                    <w:rPr>
                      <w:rFonts w:ascii="Cambria Math" w:eastAsiaTheme="minorEastAsia" w:hAnsi="Cambria Math"/>
                      <w:i/>
                    </w:rPr>
                  </w:ins>
                </m:ctrlPr>
              </m:sSubPr>
              <m:e>
                <m:r>
                  <w:ins w:id="3699" w:author="jonathan pritchard" w:date="2025-01-17T16:52:00Z" w16du:dateUtc="2025-01-17T16:52:00Z">
                    <w:rPr>
                      <w:rFonts w:ascii="Cambria Math" w:eastAsiaTheme="minorEastAsia" w:hAnsi="Cambria Math"/>
                    </w:rPr>
                    <m:t>h</m:t>
                  </w:ins>
                </m:r>
              </m:e>
              <m:sub>
                <m:r>
                  <w:ins w:id="3700" w:author="jonathan pritchard" w:date="2025-01-17T16:52:00Z" w16du:dateUtc="2025-01-17T16:52:00Z">
                    <w:rPr>
                      <w:rFonts w:ascii="Cambria Math" w:eastAsiaTheme="minorEastAsia" w:hAnsi="Cambria Math"/>
                    </w:rPr>
                    <m:t>3</m:t>
                  </w:ins>
                </m:r>
              </m:sub>
            </m:sSub>
          </m:e>
          <m:sup>
            <m:r>
              <w:ins w:id="3701" w:author="jonathan pritchard" w:date="2025-01-17T16:52:00Z" w16du:dateUtc="2025-01-17T16:52:00Z">
                <w:rPr>
                  <w:rFonts w:ascii="Cambria Math" w:eastAsiaTheme="minorEastAsia" w:hAnsi="Cambria Math"/>
                </w:rPr>
                <m:t>'</m:t>
              </w:ins>
            </m:r>
          </m:sup>
        </m:sSup>
        <m:r>
          <w:ins w:id="3702" w:author="jonathan pritchard" w:date="2025-01-17T16:52:00Z" w16du:dateUtc="2025-01-17T16:52:00Z">
            <w:rPr>
              <w:rFonts w:ascii="Cambria Math" w:eastAsiaTheme="minorEastAsia" w:hAnsi="Cambria Math"/>
            </w:rPr>
            <m:t>=</m:t>
          </w:ins>
        </m:r>
        <m:d>
          <m:dPr>
            <m:ctrlPr>
              <w:ins w:id="3703" w:author="jonathan pritchard" w:date="2025-01-17T16:52:00Z" w16du:dateUtc="2025-01-17T16:52:00Z">
                <w:rPr>
                  <w:rFonts w:ascii="Cambria Math" w:eastAsiaTheme="minorEastAsia" w:hAnsi="Cambria Math"/>
                  <w:i/>
                </w:rPr>
              </w:ins>
            </m:ctrlPr>
          </m:dPr>
          <m:e>
            <m:f>
              <m:fPr>
                <m:ctrlPr>
                  <w:ins w:id="3704" w:author="jonathan pritchard" w:date="2025-01-17T16:52:00Z" w16du:dateUtc="2025-01-17T16:52:00Z">
                    <w:rPr>
                      <w:rFonts w:ascii="Cambria Math" w:eastAsiaTheme="minorEastAsia" w:hAnsi="Cambria Math"/>
                      <w:i/>
                    </w:rPr>
                  </w:ins>
                </m:ctrlPr>
              </m:fPr>
              <m:num>
                <m:r>
                  <w:ins w:id="3705" w:author="jonathan pritchard" w:date="2025-01-17T16:52:00Z" w16du:dateUtc="2025-01-17T16:52:00Z">
                    <w:rPr>
                      <w:rFonts w:ascii="Cambria Math" w:eastAsiaTheme="minorEastAsia" w:hAnsi="Cambria Math"/>
                    </w:rPr>
                    <m:t>17</m:t>
                  </w:ins>
                </m:r>
              </m:num>
              <m:den>
                <m:r>
                  <w:ins w:id="3706" w:author="jonathan pritchard" w:date="2025-01-17T16:52:00Z" w16du:dateUtc="2025-01-17T16:52:00Z">
                    <w:rPr>
                      <w:rFonts w:ascii="Cambria Math" w:eastAsiaTheme="minorEastAsia" w:hAnsi="Cambria Math"/>
                    </w:rPr>
                    <m:t>480</m:t>
                  </w:ins>
                </m:r>
              </m:den>
            </m:f>
          </m:e>
        </m:d>
        <m:sSup>
          <m:sSupPr>
            <m:ctrlPr>
              <w:ins w:id="3707" w:author="jonathan pritchard" w:date="2025-01-17T16:52:00Z" w16du:dateUtc="2025-01-17T16:52:00Z">
                <w:rPr>
                  <w:rFonts w:ascii="Cambria Math" w:eastAsiaTheme="minorEastAsia" w:hAnsi="Cambria Math"/>
                  <w:i/>
                </w:rPr>
              </w:ins>
            </m:ctrlPr>
          </m:sSupPr>
          <m:e>
            <m:r>
              <w:ins w:id="3708" w:author="jonathan pritchard" w:date="2025-01-17T16:52:00Z" w16du:dateUtc="2025-01-17T16:52:00Z">
                <w:rPr>
                  <w:rFonts w:ascii="Cambria Math" w:eastAsiaTheme="minorEastAsia" w:hAnsi="Cambria Math"/>
                </w:rPr>
                <m:t>n</m:t>
              </w:ins>
            </m:r>
          </m:e>
          <m:sup>
            <m:r>
              <w:ins w:id="3709" w:author="jonathan pritchard" w:date="2025-01-17T16:52:00Z" w16du:dateUtc="2025-01-17T16:52:00Z">
                <w:rPr>
                  <w:rFonts w:ascii="Cambria Math" w:eastAsiaTheme="minorEastAsia" w:hAnsi="Cambria Math"/>
                </w:rPr>
                <m:t>3</m:t>
              </w:ins>
            </m:r>
          </m:sup>
        </m:sSup>
        <m:r>
          <w:ins w:id="3710" w:author="jonathan pritchard" w:date="2025-01-17T16:52:00Z" w16du:dateUtc="2025-01-17T16:52:00Z">
            <w:rPr>
              <w:rFonts w:ascii="Cambria Math" w:eastAsiaTheme="minorEastAsia" w:hAnsi="Cambria Math"/>
            </w:rPr>
            <m:t>-</m:t>
          </w:ins>
        </m:r>
        <m:d>
          <m:dPr>
            <m:ctrlPr>
              <w:ins w:id="3711" w:author="jonathan pritchard" w:date="2025-01-17T16:52:00Z" w16du:dateUtc="2025-01-17T16:52:00Z">
                <w:rPr>
                  <w:rFonts w:ascii="Cambria Math" w:eastAsiaTheme="minorEastAsia" w:hAnsi="Cambria Math"/>
                  <w:i/>
                </w:rPr>
              </w:ins>
            </m:ctrlPr>
          </m:dPr>
          <m:e>
            <m:f>
              <m:fPr>
                <m:ctrlPr>
                  <w:ins w:id="3712" w:author="jonathan pritchard" w:date="2025-01-17T16:52:00Z" w16du:dateUtc="2025-01-17T16:52:00Z">
                    <w:rPr>
                      <w:rFonts w:ascii="Cambria Math" w:eastAsiaTheme="minorEastAsia" w:hAnsi="Cambria Math"/>
                      <w:i/>
                    </w:rPr>
                  </w:ins>
                </m:ctrlPr>
              </m:fPr>
              <m:num>
                <m:r>
                  <w:ins w:id="3713" w:author="jonathan pritchard" w:date="2025-01-17T16:52:00Z" w16du:dateUtc="2025-01-17T16:52:00Z">
                    <w:rPr>
                      <w:rFonts w:ascii="Cambria Math" w:eastAsiaTheme="minorEastAsia" w:hAnsi="Cambria Math"/>
                    </w:rPr>
                    <m:t>37</m:t>
                  </w:ins>
                </m:r>
              </m:num>
              <m:den>
                <m:r>
                  <w:ins w:id="3714" w:author="jonathan pritchard" w:date="2025-01-17T16:52:00Z" w16du:dateUtc="2025-01-17T16:52:00Z">
                    <w:rPr>
                      <w:rFonts w:ascii="Cambria Math" w:eastAsiaTheme="minorEastAsia" w:hAnsi="Cambria Math"/>
                    </w:rPr>
                    <m:t>840</m:t>
                  </w:ins>
                </m:r>
              </m:den>
            </m:f>
          </m:e>
        </m:d>
        <m:sSup>
          <m:sSupPr>
            <m:ctrlPr>
              <w:ins w:id="3715" w:author="jonathan pritchard" w:date="2025-01-17T16:52:00Z" w16du:dateUtc="2025-01-17T16:52:00Z">
                <w:rPr>
                  <w:rFonts w:ascii="Cambria Math" w:eastAsiaTheme="minorEastAsia" w:hAnsi="Cambria Math"/>
                  <w:i/>
                </w:rPr>
              </w:ins>
            </m:ctrlPr>
          </m:sSupPr>
          <m:e>
            <m:r>
              <w:ins w:id="3716" w:author="jonathan pritchard" w:date="2025-01-17T16:52:00Z" w16du:dateUtc="2025-01-17T16:52:00Z">
                <w:rPr>
                  <w:rFonts w:ascii="Cambria Math" w:eastAsiaTheme="minorEastAsia" w:hAnsi="Cambria Math"/>
                </w:rPr>
                <m:t>n</m:t>
              </w:ins>
            </m:r>
          </m:e>
          <m:sup>
            <m:r>
              <w:ins w:id="3717" w:author="jonathan pritchard" w:date="2025-01-17T16:52:00Z" w16du:dateUtc="2025-01-17T16:52:00Z">
                <w:rPr>
                  <w:rFonts w:ascii="Cambria Math" w:eastAsiaTheme="minorEastAsia" w:hAnsi="Cambria Math"/>
                </w:rPr>
                <m:t>4</m:t>
              </w:ins>
            </m:r>
          </m:sup>
        </m:sSup>
        <m:r>
          <w:ins w:id="3718" w:author="jonathan pritchard" w:date="2025-01-17T16:52:00Z" w16du:dateUtc="2025-01-17T16:52:00Z">
            <w:rPr>
              <w:rFonts w:ascii="Cambria Math" w:eastAsiaTheme="minorEastAsia" w:hAnsi="Cambria Math"/>
            </w:rPr>
            <m:t>=1.67348888 ×</m:t>
          </w:ins>
        </m:r>
        <m:sSup>
          <m:sSupPr>
            <m:ctrlPr>
              <w:ins w:id="3719" w:author="jonathan pritchard" w:date="2025-01-17T16:52:00Z" w16du:dateUtc="2025-01-17T16:52:00Z">
                <w:rPr>
                  <w:rFonts w:ascii="Cambria Math" w:eastAsiaTheme="minorEastAsia" w:hAnsi="Cambria Math"/>
                  <w:i/>
                </w:rPr>
              </w:ins>
            </m:ctrlPr>
          </m:sSupPr>
          <m:e>
            <m:r>
              <w:ins w:id="3720" w:author="jonathan pritchard" w:date="2025-01-17T16:52:00Z" w16du:dateUtc="2025-01-17T16:52:00Z">
                <w:rPr>
                  <w:rFonts w:ascii="Cambria Math" w:eastAsiaTheme="minorEastAsia" w:hAnsi="Cambria Math"/>
                </w:rPr>
                <m:t>10</m:t>
              </w:ins>
            </m:r>
          </m:e>
          <m:sup>
            <m:r>
              <w:ins w:id="3721" w:author="jonathan pritchard" w:date="2025-01-17T16:52:00Z" w16du:dateUtc="2025-01-17T16:52:00Z">
                <w:rPr>
                  <w:rFonts w:ascii="Cambria Math" w:eastAsiaTheme="minorEastAsia" w:hAnsi="Cambria Math"/>
                </w:rPr>
                <m:t>-10</m:t>
              </w:ins>
            </m:r>
          </m:sup>
        </m:sSup>
      </m:oMath>
      <w:ins w:id="3722"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3723" w:author="jonathan pritchard" w:date="2025-01-17T16:52:00Z" w16du:dateUtc="2025-01-17T16:52:00Z"/>
          <w:rFonts w:eastAsiaTheme="minorEastAsia"/>
        </w:rPr>
      </w:pPr>
      <m:oMath>
        <m:sSup>
          <m:sSupPr>
            <m:ctrlPr>
              <w:ins w:id="3724" w:author="jonathan pritchard" w:date="2025-01-17T16:52:00Z" w16du:dateUtc="2025-01-17T16:52:00Z">
                <w:rPr>
                  <w:rFonts w:ascii="Cambria Math" w:eastAsiaTheme="minorEastAsia" w:hAnsi="Cambria Math"/>
                  <w:i/>
                </w:rPr>
              </w:ins>
            </m:ctrlPr>
          </m:sSupPr>
          <m:e>
            <m:sSub>
              <m:sSubPr>
                <m:ctrlPr>
                  <w:ins w:id="3725" w:author="jonathan pritchard" w:date="2025-01-17T16:52:00Z" w16du:dateUtc="2025-01-17T16:52:00Z">
                    <w:rPr>
                      <w:rFonts w:ascii="Cambria Math" w:eastAsiaTheme="minorEastAsia" w:hAnsi="Cambria Math"/>
                      <w:i/>
                    </w:rPr>
                  </w:ins>
                </m:ctrlPr>
              </m:sSubPr>
              <m:e>
                <m:r>
                  <w:ins w:id="3726" w:author="jonathan pritchard" w:date="2025-01-17T16:52:00Z" w16du:dateUtc="2025-01-17T16:52:00Z">
                    <w:rPr>
                      <w:rFonts w:ascii="Cambria Math" w:eastAsiaTheme="minorEastAsia" w:hAnsi="Cambria Math"/>
                    </w:rPr>
                    <m:t>h</m:t>
                  </w:ins>
                </m:r>
              </m:e>
              <m:sub>
                <m:r>
                  <w:ins w:id="3727" w:author="jonathan pritchard" w:date="2025-01-17T16:52:00Z" w16du:dateUtc="2025-01-17T16:52:00Z">
                    <w:rPr>
                      <w:rFonts w:ascii="Cambria Math" w:eastAsiaTheme="minorEastAsia" w:hAnsi="Cambria Math"/>
                    </w:rPr>
                    <m:t>4</m:t>
                  </w:ins>
                </m:r>
              </m:sub>
            </m:sSub>
          </m:e>
          <m:sup>
            <m:r>
              <w:ins w:id="3728" w:author="jonathan pritchard" w:date="2025-01-17T16:52:00Z" w16du:dateUtc="2025-01-17T16:52:00Z">
                <w:rPr>
                  <w:rFonts w:ascii="Cambria Math" w:eastAsiaTheme="minorEastAsia" w:hAnsi="Cambria Math"/>
                </w:rPr>
                <m:t>'</m:t>
              </w:ins>
            </m:r>
          </m:sup>
        </m:sSup>
        <m:r>
          <w:ins w:id="3729" w:author="jonathan pritchard" w:date="2025-01-17T16:52:00Z" w16du:dateUtc="2025-01-17T16:52:00Z">
            <w:rPr>
              <w:rFonts w:ascii="Cambria Math" w:eastAsiaTheme="minorEastAsia" w:hAnsi="Cambria Math"/>
            </w:rPr>
            <m:t>=</m:t>
          </w:ins>
        </m:r>
        <m:d>
          <m:dPr>
            <m:ctrlPr>
              <w:ins w:id="3730" w:author="jonathan pritchard" w:date="2025-01-17T16:52:00Z" w16du:dateUtc="2025-01-17T16:52:00Z">
                <w:rPr>
                  <w:rFonts w:ascii="Cambria Math" w:eastAsiaTheme="minorEastAsia" w:hAnsi="Cambria Math"/>
                  <w:i/>
                </w:rPr>
              </w:ins>
            </m:ctrlPr>
          </m:dPr>
          <m:e>
            <m:f>
              <m:fPr>
                <m:ctrlPr>
                  <w:ins w:id="3731" w:author="jonathan pritchard" w:date="2025-01-17T16:52:00Z" w16du:dateUtc="2025-01-17T16:52:00Z">
                    <w:rPr>
                      <w:rFonts w:ascii="Cambria Math" w:eastAsiaTheme="minorEastAsia" w:hAnsi="Cambria Math"/>
                      <w:i/>
                    </w:rPr>
                  </w:ins>
                </m:ctrlPr>
              </m:fPr>
              <m:num>
                <m:r>
                  <w:ins w:id="3732" w:author="jonathan pritchard" w:date="2025-01-17T16:52:00Z" w16du:dateUtc="2025-01-17T16:52:00Z">
                    <w:rPr>
                      <w:rFonts w:ascii="Cambria Math" w:eastAsiaTheme="minorEastAsia" w:hAnsi="Cambria Math"/>
                    </w:rPr>
                    <m:t>4397</m:t>
                  </w:ins>
                </m:r>
              </m:num>
              <m:den>
                <m:r>
                  <w:ins w:id="3733" w:author="jonathan pritchard" w:date="2025-01-17T16:52:00Z" w16du:dateUtc="2025-01-17T16:52:00Z">
                    <w:rPr>
                      <w:rFonts w:ascii="Cambria Math" w:eastAsiaTheme="minorEastAsia" w:hAnsi="Cambria Math"/>
                    </w:rPr>
                    <m:t>161280</m:t>
                  </w:ins>
                </m:r>
              </m:den>
            </m:f>
          </m:e>
        </m:d>
        <m:sSup>
          <m:sSupPr>
            <m:ctrlPr>
              <w:ins w:id="3734" w:author="jonathan pritchard" w:date="2025-01-17T16:52:00Z" w16du:dateUtc="2025-01-17T16:52:00Z">
                <w:rPr>
                  <w:rFonts w:ascii="Cambria Math" w:eastAsiaTheme="minorEastAsia" w:hAnsi="Cambria Math"/>
                  <w:i/>
                </w:rPr>
              </w:ins>
            </m:ctrlPr>
          </m:sSupPr>
          <m:e>
            <m:r>
              <w:ins w:id="3735" w:author="jonathan pritchard" w:date="2025-01-17T16:52:00Z" w16du:dateUtc="2025-01-17T16:52:00Z">
                <w:rPr>
                  <w:rFonts w:ascii="Cambria Math" w:eastAsiaTheme="minorEastAsia" w:hAnsi="Cambria Math"/>
                </w:rPr>
                <m:t>n</m:t>
              </w:ins>
            </m:r>
          </m:e>
          <m:sup>
            <m:r>
              <w:ins w:id="3736" w:author="jonathan pritchard" w:date="2025-01-17T16:52:00Z" w16du:dateUtc="2025-01-17T16:52:00Z">
                <w:rPr>
                  <w:rFonts w:ascii="Cambria Math" w:eastAsiaTheme="minorEastAsia" w:hAnsi="Cambria Math"/>
                </w:rPr>
                <m:t>4</m:t>
              </w:ins>
            </m:r>
          </m:sup>
        </m:sSup>
        <m:r>
          <w:ins w:id="3737" w:author="jonathan pritchard" w:date="2025-01-17T16:52:00Z" w16du:dateUtc="2025-01-17T16:52:00Z">
            <w:rPr>
              <w:rFonts w:ascii="Cambria Math" w:eastAsiaTheme="minorEastAsia" w:hAnsi="Cambria Math"/>
            </w:rPr>
            <m:t xml:space="preserve">=2.16773776 × </m:t>
          </w:ins>
        </m:r>
        <m:sSup>
          <m:sSupPr>
            <m:ctrlPr>
              <w:ins w:id="3738" w:author="jonathan pritchard" w:date="2025-01-17T16:52:00Z" w16du:dateUtc="2025-01-17T16:52:00Z">
                <w:rPr>
                  <w:rFonts w:ascii="Cambria Math" w:eastAsiaTheme="minorEastAsia" w:hAnsi="Cambria Math"/>
                  <w:i/>
                </w:rPr>
              </w:ins>
            </m:ctrlPr>
          </m:sSupPr>
          <m:e>
            <m:r>
              <w:ins w:id="3739" w:author="jonathan pritchard" w:date="2025-01-17T16:52:00Z" w16du:dateUtc="2025-01-17T16:52:00Z">
                <w:rPr>
                  <w:rFonts w:ascii="Cambria Math" w:eastAsiaTheme="minorEastAsia" w:hAnsi="Cambria Math"/>
                </w:rPr>
                <m:t>10</m:t>
              </w:ins>
            </m:r>
          </m:e>
          <m:sup>
            <m:r>
              <w:ins w:id="3740" w:author="jonathan pritchard" w:date="2025-01-17T16:52:00Z" w16du:dateUtc="2025-01-17T16:52:00Z">
                <w:rPr>
                  <w:rFonts w:ascii="Cambria Math" w:eastAsiaTheme="minorEastAsia" w:hAnsi="Cambria Math"/>
                </w:rPr>
                <m:t>-13</m:t>
              </w:ins>
            </m:r>
          </m:sup>
        </m:sSup>
      </m:oMath>
      <w:ins w:id="3741"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3742" w:author="jonathan pritchard" w:date="2025-01-17T16:52:00Z" w16du:dateUtc="2025-01-17T16:52:00Z"/>
          <w:rFonts w:eastAsiaTheme="minorEastAsia"/>
        </w:rPr>
      </w:pPr>
      <w:ins w:id="3743"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3744" w:author="jonathan pritchard" w:date="2025-01-17T16:52:00Z" w16du:dateUtc="2025-01-17T16:52:00Z"/>
          <w:rFonts w:eastAsiaTheme="minorEastAsia"/>
        </w:rPr>
      </w:pPr>
      <w:ins w:id="3745"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3746" w:author="jonathan pritchard" w:date="2025-01-17T16:52:00Z" w16du:dateUtc="2025-01-17T16:52:00Z"/>
        </w:rPr>
      </w:pPr>
      <m:oMath>
        <m:sSup>
          <m:sSupPr>
            <m:ctrlPr>
              <w:ins w:id="3747" w:author="jonathan pritchard" w:date="2025-01-17T16:52:00Z" w16du:dateUtc="2025-01-17T16:52:00Z">
                <w:rPr>
                  <w:rFonts w:ascii="Cambria Math" w:hAnsi="Cambria Math"/>
                  <w:i/>
                </w:rPr>
              </w:ins>
            </m:ctrlPr>
          </m:sSupPr>
          <m:e>
            <m:r>
              <w:ins w:id="3748" w:author="jonathan pritchard" w:date="2025-01-17T16:52:00Z" w16du:dateUtc="2025-01-17T16:52:00Z">
                <w:rPr>
                  <w:rFonts w:ascii="Cambria Math" w:hAnsi="Cambria Math"/>
                </w:rPr>
                <m:t>η</m:t>
              </w:ins>
            </m:r>
          </m:e>
          <m:sup>
            <m:r>
              <w:ins w:id="3749" w:author="jonathan pritchard" w:date="2025-01-17T16:52:00Z" w16du:dateUtc="2025-01-17T16:52:00Z">
                <w:rPr>
                  <w:rFonts w:ascii="Cambria Math" w:hAnsi="Cambria Math"/>
                </w:rPr>
                <m:t>'</m:t>
              </w:ins>
            </m:r>
          </m:sup>
        </m:sSup>
        <m:r>
          <w:ins w:id="3750" w:author="jonathan pritchard" w:date="2025-01-17T16:52:00Z" w16du:dateUtc="2025-01-17T16:52:00Z">
            <w:rPr>
              <w:rFonts w:ascii="Cambria Math" w:hAnsi="Cambria Math"/>
            </w:rPr>
            <m:t>=</m:t>
          </w:ins>
        </m:r>
        <m:f>
          <m:fPr>
            <m:ctrlPr>
              <w:ins w:id="3751" w:author="jonathan pritchard" w:date="2025-01-17T16:52:00Z" w16du:dateUtc="2025-01-17T16:52:00Z">
                <w:rPr>
                  <w:rFonts w:ascii="Cambria Math" w:hAnsi="Cambria Math"/>
                  <w:i/>
                </w:rPr>
              </w:ins>
            </m:ctrlPr>
          </m:fPr>
          <m:num>
            <m:d>
              <m:dPr>
                <m:ctrlPr>
                  <w:ins w:id="3752" w:author="jonathan pritchard" w:date="2025-01-17T16:52:00Z" w16du:dateUtc="2025-01-17T16:52:00Z">
                    <w:rPr>
                      <w:rFonts w:ascii="Cambria Math" w:hAnsi="Cambria Math"/>
                      <w:i/>
                    </w:rPr>
                  </w:ins>
                </m:ctrlPr>
              </m:dPr>
              <m:e>
                <m:r>
                  <w:ins w:id="3753" w:author="jonathan pritchard" w:date="2025-01-17T16:52:00Z" w16du:dateUtc="2025-01-17T16:52:00Z">
                    <w:rPr>
                      <w:rFonts w:ascii="Cambria Math" w:hAnsi="Cambria Math"/>
                    </w:rPr>
                    <m:t>E-FE</m:t>
                  </w:ins>
                </m:r>
              </m:e>
            </m:d>
          </m:num>
          <m:den>
            <m:d>
              <m:dPr>
                <m:ctrlPr>
                  <w:ins w:id="3754" w:author="jonathan pritchard" w:date="2025-01-17T16:52:00Z" w16du:dateUtc="2025-01-17T16:52:00Z">
                    <w:rPr>
                      <w:rFonts w:ascii="Cambria Math" w:hAnsi="Cambria Math"/>
                      <w:i/>
                    </w:rPr>
                  </w:ins>
                </m:ctrlPr>
              </m:dPr>
              <m:e>
                <m:r>
                  <w:ins w:id="3755" w:author="jonathan pritchard" w:date="2025-01-17T16:52:00Z" w16du:dateUtc="2025-01-17T16:52:00Z">
                    <w:rPr>
                      <w:rFonts w:ascii="Cambria Math" w:hAnsi="Cambria Math"/>
                    </w:rPr>
                    <m:t xml:space="preserve">B </m:t>
                  </w:ins>
                </m:r>
                <m:sSub>
                  <m:sSubPr>
                    <m:ctrlPr>
                      <w:ins w:id="3756" w:author="jonathan pritchard" w:date="2025-01-17T16:52:00Z" w16du:dateUtc="2025-01-17T16:52:00Z">
                        <w:rPr>
                          <w:rFonts w:ascii="Cambria Math" w:hAnsi="Cambria Math"/>
                          <w:i/>
                        </w:rPr>
                      </w:ins>
                    </m:ctrlPr>
                  </m:sSubPr>
                  <m:e>
                    <m:r>
                      <w:ins w:id="3757" w:author="jonathan pritchard" w:date="2025-01-17T16:52:00Z" w16du:dateUtc="2025-01-17T16:52:00Z">
                        <w:rPr>
                          <w:rFonts w:ascii="Cambria Math" w:hAnsi="Cambria Math"/>
                        </w:rPr>
                        <m:t>k</m:t>
                      </w:ins>
                    </m:r>
                  </m:e>
                  <m:sub>
                    <m:r>
                      <w:ins w:id="3758" w:author="jonathan pritchard" w:date="2025-01-17T16:52:00Z" w16du:dateUtc="2025-01-17T16:52:00Z">
                        <w:rPr>
                          <w:rFonts w:ascii="Cambria Math" w:hAnsi="Cambria Math"/>
                        </w:rPr>
                        <m:t>O</m:t>
                      </w:ins>
                    </m:r>
                  </m:sub>
                </m:sSub>
              </m:e>
            </m:d>
          </m:den>
        </m:f>
        <m:r>
          <w:ins w:id="3759" w:author="jonathan pritchard" w:date="2025-01-17T16:52:00Z" w16du:dateUtc="2025-01-17T16:52:00Z">
            <w:rPr>
              <w:rFonts w:ascii="Cambria Math" w:eastAsiaTheme="minorEastAsia" w:hAnsi="Cambria Math"/>
            </w:rPr>
            <m:t xml:space="preserve">= </m:t>
          </w:ins>
        </m:r>
        <m:f>
          <m:fPr>
            <m:ctrlPr>
              <w:ins w:id="3760" w:author="jonathan pritchard" w:date="2025-01-17T16:52:00Z" w16du:dateUtc="2025-01-17T16:52:00Z">
                <w:rPr>
                  <w:rFonts w:ascii="Cambria Math" w:eastAsiaTheme="minorEastAsia" w:hAnsi="Cambria Math"/>
                  <w:i/>
                </w:rPr>
              </w:ins>
            </m:ctrlPr>
          </m:fPr>
          <m:num>
            <m:r>
              <w:ins w:id="3761" w:author="jonathan pritchard" w:date="2025-01-17T16:52:00Z" w16du:dateUtc="2025-01-17T16:52:00Z">
                <w:rPr>
                  <w:rFonts w:ascii="Cambria Math" w:eastAsiaTheme="minorEastAsia" w:hAnsi="Cambria Math"/>
                </w:rPr>
                <m:t>(E-500000)</m:t>
              </w:ins>
            </m:r>
          </m:num>
          <m:den>
            <m:r>
              <w:ins w:id="3762" w:author="jonathan pritchard" w:date="2025-01-17T16:52:00Z" w16du:dateUtc="2025-01-17T16:52:00Z">
                <w:rPr>
                  <w:rFonts w:ascii="Cambria Math" w:eastAsiaTheme="minorEastAsia" w:hAnsi="Cambria Math"/>
                </w:rPr>
                <m:t>6364902.166165086</m:t>
              </w:ins>
            </m:r>
          </m:den>
        </m:f>
      </m:oMath>
      <w:ins w:id="3763"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3764" w:author="jonathan pritchard" w:date="2025-01-17T16:52:00Z" w16du:dateUtc="2025-01-17T16:52:00Z"/>
          <w:rFonts w:eastAsiaTheme="minorEastAsia"/>
        </w:rPr>
      </w:pPr>
    </w:p>
    <w:p w14:paraId="040D1C34" w14:textId="77777777" w:rsidR="00F13E78" w:rsidRDefault="00000000" w:rsidP="00F13E78">
      <w:pPr>
        <w:spacing w:after="0"/>
        <w:ind w:left="360"/>
        <w:rPr>
          <w:ins w:id="3765" w:author="jonathan pritchard" w:date="2025-01-17T16:52:00Z" w16du:dateUtc="2025-01-17T16:52:00Z"/>
        </w:rPr>
      </w:pPr>
      <m:oMath>
        <m:sSup>
          <m:sSupPr>
            <m:ctrlPr>
              <w:ins w:id="3766" w:author="jonathan pritchard" w:date="2025-01-17T16:52:00Z" w16du:dateUtc="2025-01-17T16:52:00Z">
                <w:rPr>
                  <w:rFonts w:ascii="Cambria Math" w:hAnsi="Cambria Math"/>
                  <w:i/>
                </w:rPr>
              </w:ins>
            </m:ctrlPr>
          </m:sSupPr>
          <m:e>
            <m:r>
              <w:ins w:id="3767" w:author="jonathan pritchard" w:date="2025-01-17T16:52:00Z" w16du:dateUtc="2025-01-17T16:52:00Z">
                <w:rPr>
                  <w:rFonts w:ascii="Cambria Math" w:hAnsi="Cambria Math"/>
                </w:rPr>
                <m:t>ξ</m:t>
              </w:ins>
            </m:r>
          </m:e>
          <m:sup>
            <m:r>
              <w:ins w:id="3768" w:author="jonathan pritchard" w:date="2025-01-17T16:52:00Z" w16du:dateUtc="2025-01-17T16:52:00Z">
                <w:rPr>
                  <w:rFonts w:ascii="Cambria Math" w:hAnsi="Cambria Math"/>
                </w:rPr>
                <m:t>'</m:t>
              </w:ins>
            </m:r>
          </m:sup>
        </m:sSup>
        <m:r>
          <w:ins w:id="3769" w:author="jonathan pritchard" w:date="2025-01-17T16:52:00Z" w16du:dateUtc="2025-01-17T16:52:00Z">
            <w:rPr>
              <w:rFonts w:ascii="Cambria Math" w:hAnsi="Cambria Math"/>
            </w:rPr>
            <m:t>=</m:t>
          </w:ins>
        </m:r>
        <m:f>
          <m:fPr>
            <m:ctrlPr>
              <w:ins w:id="3770" w:author="jonathan pritchard" w:date="2025-01-17T16:52:00Z" w16du:dateUtc="2025-01-17T16:52:00Z">
                <w:rPr>
                  <w:rFonts w:ascii="Cambria Math" w:hAnsi="Cambria Math"/>
                  <w:i/>
                </w:rPr>
              </w:ins>
            </m:ctrlPr>
          </m:fPr>
          <m:num>
            <m:r>
              <w:ins w:id="3771" w:author="jonathan pritchard" w:date="2025-01-17T16:52:00Z" w16du:dateUtc="2025-01-17T16:52:00Z">
                <w:rPr>
                  <w:rFonts w:ascii="Cambria Math" w:hAnsi="Cambria Math"/>
                </w:rPr>
                <m:t>(N-FN)</m:t>
              </w:ins>
            </m:r>
          </m:num>
          <m:den>
            <m:d>
              <m:dPr>
                <m:ctrlPr>
                  <w:ins w:id="3772" w:author="jonathan pritchard" w:date="2025-01-17T16:52:00Z" w16du:dateUtc="2025-01-17T16:52:00Z">
                    <w:rPr>
                      <w:rFonts w:ascii="Cambria Math" w:hAnsi="Cambria Math"/>
                      <w:i/>
                    </w:rPr>
                  </w:ins>
                </m:ctrlPr>
              </m:dPr>
              <m:e>
                <m:r>
                  <w:ins w:id="3773" w:author="jonathan pritchard" w:date="2025-01-17T16:52:00Z" w16du:dateUtc="2025-01-17T16:52:00Z">
                    <w:rPr>
                      <w:rFonts w:ascii="Cambria Math" w:hAnsi="Cambria Math"/>
                    </w:rPr>
                    <m:t>B</m:t>
                  </w:ins>
                </m:r>
                <m:sSub>
                  <m:sSubPr>
                    <m:ctrlPr>
                      <w:ins w:id="3774" w:author="jonathan pritchard" w:date="2025-01-17T16:52:00Z" w16du:dateUtc="2025-01-17T16:52:00Z">
                        <w:rPr>
                          <w:rFonts w:ascii="Cambria Math" w:hAnsi="Cambria Math"/>
                          <w:i/>
                        </w:rPr>
                      </w:ins>
                    </m:ctrlPr>
                  </m:sSubPr>
                  <m:e>
                    <m:r>
                      <w:ins w:id="3775" w:author="jonathan pritchard" w:date="2025-01-17T16:52:00Z" w16du:dateUtc="2025-01-17T16:52:00Z">
                        <w:rPr>
                          <w:rFonts w:ascii="Cambria Math" w:hAnsi="Cambria Math"/>
                        </w:rPr>
                        <m:t>k</m:t>
                      </w:ins>
                    </m:r>
                  </m:e>
                  <m:sub>
                    <m:r>
                      <w:ins w:id="3776" w:author="jonathan pritchard" w:date="2025-01-17T16:52:00Z" w16du:dateUtc="2025-01-17T16:52:00Z">
                        <w:rPr>
                          <w:rFonts w:ascii="Cambria Math" w:hAnsi="Cambria Math"/>
                        </w:rPr>
                        <m:t>O</m:t>
                      </w:ins>
                    </m:r>
                  </m:sub>
                </m:sSub>
              </m:e>
            </m:d>
          </m:den>
        </m:f>
        <m:r>
          <w:ins w:id="3777" w:author="jonathan pritchard" w:date="2025-01-17T16:52:00Z" w16du:dateUtc="2025-01-17T16:52:00Z">
            <w:rPr>
              <w:rFonts w:ascii="Cambria Math" w:eastAsiaTheme="minorEastAsia" w:hAnsi="Cambria Math"/>
            </w:rPr>
            <m:t>=</m:t>
          </w:ins>
        </m:r>
        <m:f>
          <m:fPr>
            <m:ctrlPr>
              <w:ins w:id="3778" w:author="jonathan pritchard" w:date="2025-01-17T16:52:00Z" w16du:dateUtc="2025-01-17T16:52:00Z">
                <w:rPr>
                  <w:rFonts w:ascii="Cambria Math" w:eastAsiaTheme="minorEastAsia" w:hAnsi="Cambria Math"/>
                  <w:i/>
                </w:rPr>
              </w:ins>
            </m:ctrlPr>
          </m:fPr>
          <m:num>
            <m:r>
              <w:ins w:id="3779" w:author="jonathan pritchard" w:date="2025-01-17T16:52:00Z" w16du:dateUtc="2025-01-17T16:52:00Z">
                <w:rPr>
                  <w:rFonts w:ascii="Cambria Math" w:eastAsiaTheme="minorEastAsia" w:hAnsi="Cambria Math"/>
                </w:rPr>
                <m:t>(N-FN)</m:t>
              </w:ins>
            </m:r>
          </m:num>
          <m:den>
            <m:r>
              <w:ins w:id="3780" w:author="jonathan pritchard" w:date="2025-01-17T16:52:00Z" w16du:dateUtc="2025-01-17T16:52:00Z">
                <w:rPr>
                  <w:rFonts w:ascii="Cambria Math" w:eastAsiaTheme="minorEastAsia" w:hAnsi="Cambria Math"/>
                </w:rPr>
                <m:t>6364902.166165086</m:t>
              </w:ins>
            </m:r>
          </m:den>
        </m:f>
      </m:oMath>
      <w:ins w:id="3781"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3782" w:author="jonathan pritchard" w:date="2025-01-17T16:52:00Z" w16du:dateUtc="2025-01-17T16:52:00Z"/>
          <w:rFonts w:eastAsiaTheme="minorEastAsia"/>
        </w:rPr>
      </w:pPr>
      <w:ins w:id="3783"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3784" w:author="jonathan pritchard" w:date="2025-01-17T16:52:00Z" w16du:dateUtc="2025-01-17T16:52:00Z"/>
          <w:rFonts w:eastAsiaTheme="minorEastAsia"/>
        </w:rPr>
      </w:pPr>
      <m:oMath>
        <m:sSup>
          <m:sSupPr>
            <m:ctrlPr>
              <w:ins w:id="3785" w:author="jonathan pritchard" w:date="2025-01-17T16:52:00Z" w16du:dateUtc="2025-01-17T16:52:00Z">
                <w:rPr>
                  <w:rFonts w:ascii="Cambria Math" w:eastAsiaTheme="minorEastAsia" w:hAnsi="Cambria Math"/>
                  <w:i/>
                </w:rPr>
              </w:ins>
            </m:ctrlPr>
          </m:sSupPr>
          <m:e>
            <m:sSub>
              <m:sSubPr>
                <m:ctrlPr>
                  <w:ins w:id="3786" w:author="jonathan pritchard" w:date="2025-01-17T16:52:00Z" w16du:dateUtc="2025-01-17T16:52:00Z">
                    <w:rPr>
                      <w:rFonts w:ascii="Cambria Math" w:eastAsiaTheme="minorEastAsia" w:hAnsi="Cambria Math"/>
                      <w:i/>
                    </w:rPr>
                  </w:ins>
                </m:ctrlPr>
              </m:sSubPr>
              <m:e>
                <m:r>
                  <w:ins w:id="3787" w:author="jonathan pritchard" w:date="2025-01-17T16:52:00Z" w16du:dateUtc="2025-01-17T16:52:00Z">
                    <w:rPr>
                      <w:rFonts w:ascii="Cambria Math" w:eastAsiaTheme="minorEastAsia" w:hAnsi="Cambria Math"/>
                    </w:rPr>
                    <m:t>ξ</m:t>
                  </w:ins>
                </m:r>
              </m:e>
              <m:sub>
                <m:r>
                  <w:ins w:id="3788" w:author="jonathan pritchard" w:date="2025-01-17T16:52:00Z" w16du:dateUtc="2025-01-17T16:52:00Z">
                    <w:rPr>
                      <w:rFonts w:ascii="Cambria Math" w:eastAsiaTheme="minorEastAsia" w:hAnsi="Cambria Math"/>
                    </w:rPr>
                    <m:t>1</m:t>
                  </w:ins>
                </m:r>
              </m:sub>
            </m:sSub>
          </m:e>
          <m:sup>
            <m:r>
              <w:ins w:id="3789" w:author="jonathan pritchard" w:date="2025-01-17T16:52:00Z" w16du:dateUtc="2025-01-17T16:52:00Z">
                <w:rPr>
                  <w:rFonts w:ascii="Cambria Math" w:eastAsiaTheme="minorEastAsia" w:hAnsi="Cambria Math"/>
                </w:rPr>
                <m:t>'</m:t>
              </w:ins>
            </m:r>
          </m:sup>
        </m:sSup>
        <m:r>
          <w:ins w:id="3790" w:author="jonathan pritchard" w:date="2025-01-17T16:52:00Z" w16du:dateUtc="2025-01-17T16:52:00Z">
            <w:rPr>
              <w:rFonts w:ascii="Cambria Math" w:eastAsiaTheme="minorEastAsia" w:hAnsi="Cambria Math"/>
            </w:rPr>
            <m:t>=</m:t>
          </w:ins>
        </m:r>
        <m:sSup>
          <m:sSupPr>
            <m:ctrlPr>
              <w:ins w:id="3791" w:author="jonathan pritchard" w:date="2025-01-17T16:52:00Z" w16du:dateUtc="2025-01-17T16:52:00Z">
                <w:rPr>
                  <w:rFonts w:ascii="Cambria Math" w:eastAsiaTheme="minorEastAsia" w:hAnsi="Cambria Math"/>
                  <w:i/>
                </w:rPr>
              </w:ins>
            </m:ctrlPr>
          </m:sSupPr>
          <m:e>
            <m:sSub>
              <m:sSubPr>
                <m:ctrlPr>
                  <w:ins w:id="3792" w:author="jonathan pritchard" w:date="2025-01-17T16:52:00Z" w16du:dateUtc="2025-01-17T16:52:00Z">
                    <w:rPr>
                      <w:rFonts w:ascii="Cambria Math" w:eastAsiaTheme="minorEastAsia" w:hAnsi="Cambria Math"/>
                      <w:i/>
                    </w:rPr>
                  </w:ins>
                </m:ctrlPr>
              </m:sSubPr>
              <m:e>
                <m:r>
                  <w:ins w:id="3793" w:author="jonathan pritchard" w:date="2025-01-17T16:52:00Z" w16du:dateUtc="2025-01-17T16:52:00Z">
                    <w:rPr>
                      <w:rFonts w:ascii="Cambria Math" w:eastAsiaTheme="minorEastAsia" w:hAnsi="Cambria Math"/>
                    </w:rPr>
                    <m:t>h</m:t>
                  </w:ins>
                </m:r>
              </m:e>
              <m:sub>
                <m:r>
                  <w:ins w:id="3794" w:author="jonathan pritchard" w:date="2025-01-17T16:52:00Z" w16du:dateUtc="2025-01-17T16:52:00Z">
                    <w:rPr>
                      <w:rFonts w:ascii="Cambria Math" w:eastAsiaTheme="minorEastAsia" w:hAnsi="Cambria Math"/>
                    </w:rPr>
                    <m:t>1</m:t>
                  </w:ins>
                </m:r>
              </m:sub>
            </m:sSub>
          </m:e>
          <m:sup>
            <m:r>
              <w:ins w:id="3795" w:author="jonathan pritchard" w:date="2025-01-17T16:52:00Z" w16du:dateUtc="2025-01-17T16:52:00Z">
                <w:rPr>
                  <w:rFonts w:ascii="Cambria Math" w:eastAsiaTheme="minorEastAsia" w:hAnsi="Cambria Math"/>
                </w:rPr>
                <m:t>'</m:t>
              </w:ins>
            </m:r>
          </m:sup>
        </m:sSup>
        <m:func>
          <m:funcPr>
            <m:ctrlPr>
              <w:ins w:id="3796" w:author="jonathan pritchard" w:date="2025-01-17T16:52:00Z" w16du:dateUtc="2025-01-17T16:52:00Z">
                <w:rPr>
                  <w:rFonts w:ascii="Cambria Math" w:eastAsiaTheme="minorEastAsia" w:hAnsi="Cambria Math"/>
                  <w:i/>
                </w:rPr>
              </w:ins>
            </m:ctrlPr>
          </m:funcPr>
          <m:fName>
            <m:r>
              <w:ins w:id="3797" w:author="jonathan pritchard" w:date="2025-01-17T16:52:00Z" w16du:dateUtc="2025-01-17T16:52:00Z">
                <m:rPr>
                  <m:sty m:val="p"/>
                </m:rPr>
                <w:rPr>
                  <w:rFonts w:ascii="Cambria Math" w:hAnsi="Cambria Math"/>
                </w:rPr>
                <m:t>sin</m:t>
              </w:ins>
            </m:r>
          </m:fName>
          <m:e>
            <m:d>
              <m:dPr>
                <m:ctrlPr>
                  <w:ins w:id="3798" w:author="jonathan pritchard" w:date="2025-01-17T16:52:00Z" w16du:dateUtc="2025-01-17T16:52:00Z">
                    <w:rPr>
                      <w:rFonts w:ascii="Cambria Math" w:eastAsiaTheme="minorEastAsia" w:hAnsi="Cambria Math"/>
                      <w:i/>
                    </w:rPr>
                  </w:ins>
                </m:ctrlPr>
              </m:dPr>
              <m:e>
                <m:r>
                  <w:ins w:id="3799" w:author="jonathan pritchard" w:date="2025-01-17T16:52:00Z" w16du:dateUtc="2025-01-17T16:52:00Z">
                    <w:rPr>
                      <w:rFonts w:ascii="Cambria Math" w:eastAsiaTheme="minorEastAsia" w:hAnsi="Cambria Math"/>
                    </w:rPr>
                    <m:t>2</m:t>
                  </w:ins>
                </m:r>
                <m:sSup>
                  <m:sSupPr>
                    <m:ctrlPr>
                      <w:ins w:id="3800" w:author="jonathan pritchard" w:date="2025-01-17T16:52:00Z" w16du:dateUtc="2025-01-17T16:52:00Z">
                        <w:rPr>
                          <w:rFonts w:ascii="Cambria Math" w:hAnsi="Cambria Math"/>
                          <w:i/>
                        </w:rPr>
                      </w:ins>
                    </m:ctrlPr>
                  </m:sSupPr>
                  <m:e>
                    <m:r>
                      <w:ins w:id="3801" w:author="jonathan pritchard" w:date="2025-01-17T16:52:00Z" w16du:dateUtc="2025-01-17T16:52:00Z">
                        <w:rPr>
                          <w:rFonts w:ascii="Cambria Math" w:hAnsi="Cambria Math"/>
                        </w:rPr>
                        <m:t>ξ</m:t>
                      </w:ins>
                    </m:r>
                  </m:e>
                  <m:sup>
                    <m:r>
                      <w:ins w:id="3802" w:author="jonathan pritchard" w:date="2025-01-17T16:52:00Z" w16du:dateUtc="2025-01-17T16:52:00Z">
                        <w:rPr>
                          <w:rFonts w:ascii="Cambria Math" w:hAnsi="Cambria Math"/>
                        </w:rPr>
                        <m:t>'</m:t>
                      </w:ins>
                    </m:r>
                  </m:sup>
                </m:sSup>
              </m:e>
            </m:d>
          </m:e>
        </m:func>
        <m:func>
          <m:funcPr>
            <m:ctrlPr>
              <w:ins w:id="3803" w:author="jonathan pritchard" w:date="2025-01-17T16:52:00Z" w16du:dateUtc="2025-01-17T16:52:00Z">
                <w:rPr>
                  <w:rFonts w:ascii="Cambria Math" w:eastAsiaTheme="minorEastAsia" w:hAnsi="Cambria Math"/>
                  <w:i/>
                </w:rPr>
              </w:ins>
            </m:ctrlPr>
          </m:funcPr>
          <m:fName>
            <m:r>
              <w:ins w:id="3804" w:author="jonathan pritchard" w:date="2025-01-17T16:52:00Z" w16du:dateUtc="2025-01-17T16:52:00Z">
                <m:rPr>
                  <m:sty m:val="p"/>
                </m:rPr>
                <w:rPr>
                  <w:rFonts w:ascii="Cambria Math" w:hAnsi="Cambria Math"/>
                </w:rPr>
                <m:t>cosh</m:t>
              </w:ins>
            </m:r>
          </m:fName>
          <m:e>
            <m:d>
              <m:dPr>
                <m:ctrlPr>
                  <w:ins w:id="3805" w:author="jonathan pritchard" w:date="2025-01-17T16:52:00Z" w16du:dateUtc="2025-01-17T16:52:00Z">
                    <w:rPr>
                      <w:rFonts w:ascii="Cambria Math" w:eastAsiaTheme="minorEastAsia" w:hAnsi="Cambria Math"/>
                      <w:i/>
                    </w:rPr>
                  </w:ins>
                </m:ctrlPr>
              </m:dPr>
              <m:e>
                <m:r>
                  <w:ins w:id="3806" w:author="jonathan pritchard" w:date="2025-01-17T16:52:00Z" w16du:dateUtc="2025-01-17T16:52:00Z">
                    <w:rPr>
                      <w:rFonts w:ascii="Cambria Math" w:eastAsiaTheme="minorEastAsia" w:hAnsi="Cambria Math"/>
                    </w:rPr>
                    <m:t>2</m:t>
                  </w:ins>
                </m:r>
                <m:sSup>
                  <m:sSupPr>
                    <m:ctrlPr>
                      <w:ins w:id="3807" w:author="jonathan pritchard" w:date="2025-01-17T16:52:00Z" w16du:dateUtc="2025-01-17T16:52:00Z">
                        <w:rPr>
                          <w:rFonts w:ascii="Cambria Math" w:eastAsiaTheme="minorEastAsia" w:hAnsi="Cambria Math"/>
                          <w:i/>
                        </w:rPr>
                      </w:ins>
                    </m:ctrlPr>
                  </m:sSupPr>
                  <m:e>
                    <m:r>
                      <w:ins w:id="3808" w:author="jonathan pritchard" w:date="2025-01-17T16:52:00Z" w16du:dateUtc="2025-01-17T16:52:00Z">
                        <w:rPr>
                          <w:rFonts w:ascii="Cambria Math" w:eastAsiaTheme="minorEastAsia" w:hAnsi="Cambria Math"/>
                        </w:rPr>
                        <m:t>η</m:t>
                      </w:ins>
                    </m:r>
                  </m:e>
                  <m:sup>
                    <m:r>
                      <w:ins w:id="3809" w:author="jonathan pritchard" w:date="2025-01-17T16:52:00Z" w16du:dateUtc="2025-01-17T16:52:00Z">
                        <w:rPr>
                          <w:rFonts w:ascii="Cambria Math" w:eastAsiaTheme="minorEastAsia" w:hAnsi="Cambria Math"/>
                        </w:rPr>
                        <m:t>'</m:t>
                      </w:ins>
                    </m:r>
                  </m:sup>
                </m:sSup>
              </m:e>
            </m:d>
          </m:e>
        </m:func>
      </m:oMath>
      <w:ins w:id="3810"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3811" w:author="jonathan pritchard" w:date="2025-01-17T16:52:00Z" w16du:dateUtc="2025-01-17T16:52:00Z">
                <w:rPr>
                  <w:rFonts w:ascii="Cambria Math" w:eastAsiaTheme="minorEastAsia" w:hAnsi="Cambria Math"/>
                  <w:i/>
                </w:rPr>
              </w:ins>
            </m:ctrlPr>
          </m:sSupPr>
          <m:e>
            <m:sSub>
              <m:sSubPr>
                <m:ctrlPr>
                  <w:ins w:id="3812" w:author="jonathan pritchard" w:date="2025-01-17T16:52:00Z" w16du:dateUtc="2025-01-17T16:52:00Z">
                    <w:rPr>
                      <w:rFonts w:ascii="Cambria Math" w:eastAsiaTheme="minorEastAsia" w:hAnsi="Cambria Math"/>
                      <w:i/>
                    </w:rPr>
                  </w:ins>
                </m:ctrlPr>
              </m:sSubPr>
              <m:e>
                <m:r>
                  <w:ins w:id="3813" w:author="jonathan pritchard" w:date="2025-01-17T16:52:00Z" w16du:dateUtc="2025-01-17T16:52:00Z">
                    <w:rPr>
                      <w:rFonts w:ascii="Cambria Math" w:eastAsiaTheme="minorEastAsia" w:hAnsi="Cambria Math"/>
                    </w:rPr>
                    <m:t>η</m:t>
                  </w:ins>
                </m:r>
              </m:e>
              <m:sub>
                <m:r>
                  <w:ins w:id="3814" w:author="jonathan pritchard" w:date="2025-01-17T16:52:00Z" w16du:dateUtc="2025-01-17T16:52:00Z">
                    <w:rPr>
                      <w:rFonts w:ascii="Cambria Math" w:eastAsiaTheme="minorEastAsia" w:hAnsi="Cambria Math"/>
                    </w:rPr>
                    <m:t>1</m:t>
                  </w:ins>
                </m:r>
              </m:sub>
            </m:sSub>
          </m:e>
          <m:sup>
            <m:r>
              <w:ins w:id="3815" w:author="jonathan pritchard" w:date="2025-01-17T16:52:00Z" w16du:dateUtc="2025-01-17T16:52:00Z">
                <w:rPr>
                  <w:rFonts w:ascii="Cambria Math" w:eastAsiaTheme="minorEastAsia" w:hAnsi="Cambria Math"/>
                </w:rPr>
                <m:t>'</m:t>
              </w:ins>
            </m:r>
          </m:sup>
        </m:sSup>
        <m:r>
          <w:ins w:id="3816" w:author="jonathan pritchard" w:date="2025-01-17T16:52:00Z" w16du:dateUtc="2025-01-17T16:52:00Z">
            <w:rPr>
              <w:rFonts w:ascii="Cambria Math" w:eastAsiaTheme="minorEastAsia" w:hAnsi="Cambria Math"/>
            </w:rPr>
            <m:t>=</m:t>
          </w:ins>
        </m:r>
        <m:sSup>
          <m:sSupPr>
            <m:ctrlPr>
              <w:ins w:id="3817" w:author="jonathan pritchard" w:date="2025-01-17T16:52:00Z" w16du:dateUtc="2025-01-17T16:52:00Z">
                <w:rPr>
                  <w:rFonts w:ascii="Cambria Math" w:eastAsiaTheme="minorEastAsia" w:hAnsi="Cambria Math"/>
                  <w:i/>
                </w:rPr>
              </w:ins>
            </m:ctrlPr>
          </m:sSupPr>
          <m:e>
            <m:sSub>
              <m:sSubPr>
                <m:ctrlPr>
                  <w:ins w:id="3818" w:author="jonathan pritchard" w:date="2025-01-17T16:52:00Z" w16du:dateUtc="2025-01-17T16:52:00Z">
                    <w:rPr>
                      <w:rFonts w:ascii="Cambria Math" w:eastAsiaTheme="minorEastAsia" w:hAnsi="Cambria Math"/>
                      <w:i/>
                    </w:rPr>
                  </w:ins>
                </m:ctrlPr>
              </m:sSubPr>
              <m:e>
                <m:r>
                  <w:ins w:id="3819" w:author="jonathan pritchard" w:date="2025-01-17T16:52:00Z" w16du:dateUtc="2025-01-17T16:52:00Z">
                    <w:rPr>
                      <w:rFonts w:ascii="Cambria Math" w:eastAsiaTheme="minorEastAsia" w:hAnsi="Cambria Math"/>
                    </w:rPr>
                    <m:t>h</m:t>
                  </w:ins>
                </m:r>
              </m:e>
              <m:sub>
                <m:r>
                  <w:ins w:id="3820" w:author="jonathan pritchard" w:date="2025-01-17T16:52:00Z" w16du:dateUtc="2025-01-17T16:52:00Z">
                    <w:rPr>
                      <w:rFonts w:ascii="Cambria Math" w:eastAsiaTheme="minorEastAsia" w:hAnsi="Cambria Math"/>
                    </w:rPr>
                    <m:t>1</m:t>
                  </w:ins>
                </m:r>
              </m:sub>
            </m:sSub>
          </m:e>
          <m:sup>
            <m:r>
              <w:ins w:id="3821" w:author="jonathan pritchard" w:date="2025-01-17T16:52:00Z" w16du:dateUtc="2025-01-17T16:52:00Z">
                <w:rPr>
                  <w:rFonts w:ascii="Cambria Math" w:eastAsiaTheme="minorEastAsia" w:hAnsi="Cambria Math"/>
                </w:rPr>
                <m:t>'</m:t>
              </w:ins>
            </m:r>
          </m:sup>
        </m:sSup>
        <m:func>
          <m:funcPr>
            <m:ctrlPr>
              <w:ins w:id="3822" w:author="jonathan pritchard" w:date="2025-01-17T16:52:00Z" w16du:dateUtc="2025-01-17T16:52:00Z">
                <w:rPr>
                  <w:rFonts w:ascii="Cambria Math" w:eastAsiaTheme="minorEastAsia" w:hAnsi="Cambria Math"/>
                  <w:i/>
                </w:rPr>
              </w:ins>
            </m:ctrlPr>
          </m:funcPr>
          <m:fName>
            <m:r>
              <w:ins w:id="3823" w:author="jonathan pritchard" w:date="2025-01-17T16:52:00Z" w16du:dateUtc="2025-01-17T16:52:00Z">
                <m:rPr>
                  <m:sty m:val="p"/>
                </m:rPr>
                <w:rPr>
                  <w:rFonts w:ascii="Cambria Math" w:hAnsi="Cambria Math"/>
                </w:rPr>
                <m:t>cos</m:t>
              </w:ins>
            </m:r>
          </m:fName>
          <m:e>
            <m:d>
              <m:dPr>
                <m:ctrlPr>
                  <w:ins w:id="3824" w:author="jonathan pritchard" w:date="2025-01-17T16:52:00Z" w16du:dateUtc="2025-01-17T16:52:00Z">
                    <w:rPr>
                      <w:rFonts w:ascii="Cambria Math" w:eastAsiaTheme="minorEastAsia" w:hAnsi="Cambria Math"/>
                      <w:i/>
                    </w:rPr>
                  </w:ins>
                </m:ctrlPr>
              </m:dPr>
              <m:e>
                <m:r>
                  <w:ins w:id="3825" w:author="jonathan pritchard" w:date="2025-01-17T16:52:00Z" w16du:dateUtc="2025-01-17T16:52:00Z">
                    <w:rPr>
                      <w:rFonts w:ascii="Cambria Math" w:eastAsiaTheme="minorEastAsia" w:hAnsi="Cambria Math"/>
                    </w:rPr>
                    <m:t>2</m:t>
                  </w:ins>
                </m:r>
                <m:sSup>
                  <m:sSupPr>
                    <m:ctrlPr>
                      <w:ins w:id="3826" w:author="jonathan pritchard" w:date="2025-01-17T16:52:00Z" w16du:dateUtc="2025-01-17T16:52:00Z">
                        <w:rPr>
                          <w:rFonts w:ascii="Cambria Math" w:eastAsiaTheme="minorEastAsia" w:hAnsi="Cambria Math"/>
                          <w:i/>
                        </w:rPr>
                      </w:ins>
                    </m:ctrlPr>
                  </m:sSupPr>
                  <m:e>
                    <m:r>
                      <w:ins w:id="3827" w:author="jonathan pritchard" w:date="2025-01-17T16:52:00Z" w16du:dateUtc="2025-01-17T16:52:00Z">
                        <w:rPr>
                          <w:rFonts w:ascii="Cambria Math" w:eastAsiaTheme="minorEastAsia" w:hAnsi="Cambria Math"/>
                        </w:rPr>
                        <m:t>ξ</m:t>
                      </w:ins>
                    </m:r>
                  </m:e>
                  <m:sup>
                    <m:r>
                      <w:ins w:id="3828" w:author="jonathan pritchard" w:date="2025-01-17T16:52:00Z" w16du:dateUtc="2025-01-17T16:52:00Z">
                        <w:rPr>
                          <w:rFonts w:ascii="Cambria Math" w:eastAsiaTheme="minorEastAsia" w:hAnsi="Cambria Math"/>
                        </w:rPr>
                        <m:t>'</m:t>
                      </w:ins>
                    </m:r>
                  </m:sup>
                </m:sSup>
              </m:e>
            </m:d>
          </m:e>
        </m:func>
        <m:func>
          <m:funcPr>
            <m:ctrlPr>
              <w:ins w:id="3829" w:author="jonathan pritchard" w:date="2025-01-17T16:52:00Z" w16du:dateUtc="2025-01-17T16:52:00Z">
                <w:rPr>
                  <w:rFonts w:ascii="Cambria Math" w:eastAsiaTheme="minorEastAsia" w:hAnsi="Cambria Math"/>
                  <w:i/>
                </w:rPr>
              </w:ins>
            </m:ctrlPr>
          </m:funcPr>
          <m:fName>
            <m:r>
              <w:ins w:id="3830" w:author="jonathan pritchard" w:date="2025-01-17T16:52:00Z" w16du:dateUtc="2025-01-17T16:52:00Z">
                <m:rPr>
                  <m:sty m:val="p"/>
                </m:rPr>
                <w:rPr>
                  <w:rFonts w:ascii="Cambria Math" w:hAnsi="Cambria Math"/>
                </w:rPr>
                <m:t>sinh</m:t>
              </w:ins>
            </m:r>
          </m:fName>
          <m:e>
            <m:d>
              <m:dPr>
                <m:ctrlPr>
                  <w:ins w:id="3831" w:author="jonathan pritchard" w:date="2025-01-17T16:52:00Z" w16du:dateUtc="2025-01-17T16:52:00Z">
                    <w:rPr>
                      <w:rFonts w:ascii="Cambria Math" w:eastAsiaTheme="minorEastAsia" w:hAnsi="Cambria Math"/>
                      <w:i/>
                    </w:rPr>
                  </w:ins>
                </m:ctrlPr>
              </m:dPr>
              <m:e>
                <m:r>
                  <w:ins w:id="3832" w:author="jonathan pritchard" w:date="2025-01-17T16:52:00Z" w16du:dateUtc="2025-01-17T16:52:00Z">
                    <w:rPr>
                      <w:rFonts w:ascii="Cambria Math" w:eastAsiaTheme="minorEastAsia" w:hAnsi="Cambria Math"/>
                    </w:rPr>
                    <m:t>2</m:t>
                  </w:ins>
                </m:r>
                <m:sSup>
                  <m:sSupPr>
                    <m:ctrlPr>
                      <w:ins w:id="3833" w:author="jonathan pritchard" w:date="2025-01-17T16:52:00Z" w16du:dateUtc="2025-01-17T16:52:00Z">
                        <w:rPr>
                          <w:rFonts w:ascii="Cambria Math" w:eastAsiaTheme="minorEastAsia" w:hAnsi="Cambria Math"/>
                          <w:i/>
                        </w:rPr>
                      </w:ins>
                    </m:ctrlPr>
                  </m:sSupPr>
                  <m:e>
                    <m:r>
                      <w:ins w:id="3834" w:author="jonathan pritchard" w:date="2025-01-17T16:52:00Z" w16du:dateUtc="2025-01-17T16:52:00Z">
                        <w:rPr>
                          <w:rFonts w:ascii="Cambria Math" w:eastAsiaTheme="minorEastAsia" w:hAnsi="Cambria Math"/>
                        </w:rPr>
                        <m:t>η</m:t>
                      </w:ins>
                    </m:r>
                  </m:e>
                  <m:sup>
                    <m:r>
                      <w:ins w:id="3835" w:author="jonathan pritchard" w:date="2025-01-17T16:52:00Z" w16du:dateUtc="2025-01-17T16:52:00Z">
                        <w:rPr>
                          <w:rFonts w:ascii="Cambria Math" w:eastAsiaTheme="minorEastAsia" w:hAnsi="Cambria Math"/>
                        </w:rPr>
                        <m:t>'</m:t>
                      </w:ins>
                    </m:r>
                  </m:sup>
                </m:sSup>
              </m:e>
            </m:d>
          </m:e>
        </m:func>
      </m:oMath>
      <w:ins w:id="3836"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3837" w:author="jonathan pritchard" w:date="2025-01-17T16:52:00Z" w16du:dateUtc="2025-01-17T16:52:00Z"/>
          <w:rFonts w:eastAsiaTheme="minorEastAsia"/>
        </w:rPr>
      </w:pPr>
      <m:oMath>
        <m:sSup>
          <m:sSupPr>
            <m:ctrlPr>
              <w:ins w:id="3838" w:author="jonathan pritchard" w:date="2025-01-17T16:52:00Z" w16du:dateUtc="2025-01-17T16:52:00Z">
                <w:rPr>
                  <w:rFonts w:ascii="Cambria Math" w:eastAsiaTheme="minorEastAsia" w:hAnsi="Cambria Math"/>
                  <w:i/>
                </w:rPr>
              </w:ins>
            </m:ctrlPr>
          </m:sSupPr>
          <m:e>
            <m:sSub>
              <m:sSubPr>
                <m:ctrlPr>
                  <w:ins w:id="3839" w:author="jonathan pritchard" w:date="2025-01-17T16:52:00Z" w16du:dateUtc="2025-01-17T16:52:00Z">
                    <w:rPr>
                      <w:rFonts w:ascii="Cambria Math" w:eastAsiaTheme="minorEastAsia" w:hAnsi="Cambria Math"/>
                      <w:i/>
                    </w:rPr>
                  </w:ins>
                </m:ctrlPr>
              </m:sSubPr>
              <m:e>
                <m:r>
                  <w:ins w:id="3840" w:author="jonathan pritchard" w:date="2025-01-17T16:52:00Z" w16du:dateUtc="2025-01-17T16:52:00Z">
                    <w:rPr>
                      <w:rFonts w:ascii="Cambria Math" w:eastAsiaTheme="minorEastAsia" w:hAnsi="Cambria Math"/>
                    </w:rPr>
                    <m:t>ξ</m:t>
                  </w:ins>
                </m:r>
              </m:e>
              <m:sub>
                <m:r>
                  <w:ins w:id="3841" w:author="jonathan pritchard" w:date="2025-01-17T16:52:00Z" w16du:dateUtc="2025-01-17T16:52:00Z">
                    <w:rPr>
                      <w:rFonts w:ascii="Cambria Math" w:eastAsiaTheme="minorEastAsia" w:hAnsi="Cambria Math"/>
                    </w:rPr>
                    <m:t>2</m:t>
                  </w:ins>
                </m:r>
              </m:sub>
            </m:sSub>
          </m:e>
          <m:sup>
            <m:r>
              <w:ins w:id="3842" w:author="jonathan pritchard" w:date="2025-01-17T16:52:00Z" w16du:dateUtc="2025-01-17T16:52:00Z">
                <w:rPr>
                  <w:rFonts w:ascii="Cambria Math" w:eastAsiaTheme="minorEastAsia" w:hAnsi="Cambria Math"/>
                </w:rPr>
                <m:t>'</m:t>
              </w:ins>
            </m:r>
          </m:sup>
        </m:sSup>
        <m:r>
          <w:ins w:id="3843" w:author="jonathan pritchard" w:date="2025-01-17T16:52:00Z" w16du:dateUtc="2025-01-17T16:52:00Z">
            <w:rPr>
              <w:rFonts w:ascii="Cambria Math" w:eastAsiaTheme="minorEastAsia" w:hAnsi="Cambria Math"/>
            </w:rPr>
            <m:t>=</m:t>
          </w:ins>
        </m:r>
        <m:sSup>
          <m:sSupPr>
            <m:ctrlPr>
              <w:ins w:id="3844" w:author="jonathan pritchard" w:date="2025-01-17T16:52:00Z" w16du:dateUtc="2025-01-17T16:52:00Z">
                <w:rPr>
                  <w:rFonts w:ascii="Cambria Math" w:eastAsiaTheme="minorEastAsia" w:hAnsi="Cambria Math"/>
                  <w:i/>
                </w:rPr>
              </w:ins>
            </m:ctrlPr>
          </m:sSupPr>
          <m:e>
            <m:sSub>
              <m:sSubPr>
                <m:ctrlPr>
                  <w:ins w:id="3845" w:author="jonathan pritchard" w:date="2025-01-17T16:52:00Z" w16du:dateUtc="2025-01-17T16:52:00Z">
                    <w:rPr>
                      <w:rFonts w:ascii="Cambria Math" w:eastAsiaTheme="minorEastAsia" w:hAnsi="Cambria Math"/>
                      <w:i/>
                    </w:rPr>
                  </w:ins>
                </m:ctrlPr>
              </m:sSubPr>
              <m:e>
                <m:r>
                  <w:ins w:id="3846" w:author="jonathan pritchard" w:date="2025-01-17T16:52:00Z" w16du:dateUtc="2025-01-17T16:52:00Z">
                    <w:rPr>
                      <w:rFonts w:ascii="Cambria Math" w:eastAsiaTheme="minorEastAsia" w:hAnsi="Cambria Math"/>
                    </w:rPr>
                    <m:t>h</m:t>
                  </w:ins>
                </m:r>
              </m:e>
              <m:sub>
                <m:r>
                  <w:ins w:id="3847" w:author="jonathan pritchard" w:date="2025-01-17T16:52:00Z" w16du:dateUtc="2025-01-17T16:52:00Z">
                    <w:rPr>
                      <w:rFonts w:ascii="Cambria Math" w:eastAsiaTheme="minorEastAsia" w:hAnsi="Cambria Math"/>
                    </w:rPr>
                    <m:t>2</m:t>
                  </w:ins>
                </m:r>
              </m:sub>
            </m:sSub>
          </m:e>
          <m:sup>
            <m:r>
              <w:ins w:id="3848" w:author="jonathan pritchard" w:date="2025-01-17T16:52:00Z" w16du:dateUtc="2025-01-17T16:52:00Z">
                <w:rPr>
                  <w:rFonts w:ascii="Cambria Math" w:eastAsiaTheme="minorEastAsia" w:hAnsi="Cambria Math"/>
                </w:rPr>
                <m:t>'</m:t>
              </w:ins>
            </m:r>
          </m:sup>
        </m:sSup>
        <m:func>
          <m:funcPr>
            <m:ctrlPr>
              <w:ins w:id="3849" w:author="jonathan pritchard" w:date="2025-01-17T16:52:00Z" w16du:dateUtc="2025-01-17T16:52:00Z">
                <w:rPr>
                  <w:rFonts w:ascii="Cambria Math" w:eastAsiaTheme="minorEastAsia" w:hAnsi="Cambria Math"/>
                  <w:i/>
                </w:rPr>
              </w:ins>
            </m:ctrlPr>
          </m:funcPr>
          <m:fName>
            <m:r>
              <w:ins w:id="3850" w:author="jonathan pritchard" w:date="2025-01-17T16:52:00Z" w16du:dateUtc="2025-01-17T16:52:00Z">
                <m:rPr>
                  <m:sty m:val="p"/>
                </m:rPr>
                <w:rPr>
                  <w:rFonts w:ascii="Cambria Math" w:hAnsi="Cambria Math"/>
                </w:rPr>
                <m:t>sin</m:t>
              </w:ins>
            </m:r>
          </m:fName>
          <m:e>
            <m:d>
              <m:dPr>
                <m:ctrlPr>
                  <w:ins w:id="3851" w:author="jonathan pritchard" w:date="2025-01-17T16:52:00Z" w16du:dateUtc="2025-01-17T16:52:00Z">
                    <w:rPr>
                      <w:rFonts w:ascii="Cambria Math" w:eastAsiaTheme="minorEastAsia" w:hAnsi="Cambria Math"/>
                      <w:i/>
                    </w:rPr>
                  </w:ins>
                </m:ctrlPr>
              </m:dPr>
              <m:e>
                <m:r>
                  <w:ins w:id="3852" w:author="jonathan pritchard" w:date="2025-01-17T16:52:00Z" w16du:dateUtc="2025-01-17T16:52:00Z">
                    <w:rPr>
                      <w:rFonts w:ascii="Cambria Math" w:eastAsiaTheme="minorEastAsia" w:hAnsi="Cambria Math"/>
                    </w:rPr>
                    <m:t>4</m:t>
                  </w:ins>
                </m:r>
                <m:sSup>
                  <m:sSupPr>
                    <m:ctrlPr>
                      <w:ins w:id="3853" w:author="jonathan pritchard" w:date="2025-01-17T16:52:00Z" w16du:dateUtc="2025-01-17T16:52:00Z">
                        <w:rPr>
                          <w:rFonts w:ascii="Cambria Math" w:hAnsi="Cambria Math"/>
                          <w:i/>
                        </w:rPr>
                      </w:ins>
                    </m:ctrlPr>
                  </m:sSupPr>
                  <m:e>
                    <m:r>
                      <w:ins w:id="3854" w:author="jonathan pritchard" w:date="2025-01-17T16:52:00Z" w16du:dateUtc="2025-01-17T16:52:00Z">
                        <w:rPr>
                          <w:rFonts w:ascii="Cambria Math" w:hAnsi="Cambria Math"/>
                        </w:rPr>
                        <m:t>ξ</m:t>
                      </w:ins>
                    </m:r>
                  </m:e>
                  <m:sup>
                    <m:r>
                      <w:ins w:id="3855" w:author="jonathan pritchard" w:date="2025-01-17T16:52:00Z" w16du:dateUtc="2025-01-17T16:52:00Z">
                        <w:rPr>
                          <w:rFonts w:ascii="Cambria Math" w:hAnsi="Cambria Math"/>
                        </w:rPr>
                        <m:t>'</m:t>
                      </w:ins>
                    </m:r>
                  </m:sup>
                </m:sSup>
              </m:e>
            </m:d>
          </m:e>
        </m:func>
        <m:func>
          <m:funcPr>
            <m:ctrlPr>
              <w:ins w:id="3856" w:author="jonathan pritchard" w:date="2025-01-17T16:52:00Z" w16du:dateUtc="2025-01-17T16:52:00Z">
                <w:rPr>
                  <w:rFonts w:ascii="Cambria Math" w:eastAsiaTheme="minorEastAsia" w:hAnsi="Cambria Math"/>
                  <w:i/>
                </w:rPr>
              </w:ins>
            </m:ctrlPr>
          </m:funcPr>
          <m:fName>
            <m:r>
              <w:ins w:id="3857" w:author="jonathan pritchard" w:date="2025-01-17T16:52:00Z" w16du:dateUtc="2025-01-17T16:52:00Z">
                <m:rPr>
                  <m:sty m:val="p"/>
                </m:rPr>
                <w:rPr>
                  <w:rFonts w:ascii="Cambria Math" w:hAnsi="Cambria Math"/>
                </w:rPr>
                <m:t>cosh</m:t>
              </w:ins>
            </m:r>
          </m:fName>
          <m:e>
            <m:d>
              <m:dPr>
                <m:ctrlPr>
                  <w:ins w:id="3858" w:author="jonathan pritchard" w:date="2025-01-17T16:52:00Z" w16du:dateUtc="2025-01-17T16:52:00Z">
                    <w:rPr>
                      <w:rFonts w:ascii="Cambria Math" w:eastAsiaTheme="minorEastAsia" w:hAnsi="Cambria Math"/>
                      <w:i/>
                    </w:rPr>
                  </w:ins>
                </m:ctrlPr>
              </m:dPr>
              <m:e>
                <m:r>
                  <w:ins w:id="3859" w:author="jonathan pritchard" w:date="2025-01-17T16:52:00Z" w16du:dateUtc="2025-01-17T16:52:00Z">
                    <w:rPr>
                      <w:rFonts w:ascii="Cambria Math" w:eastAsiaTheme="minorEastAsia" w:hAnsi="Cambria Math"/>
                    </w:rPr>
                    <m:t>4</m:t>
                  </w:ins>
                </m:r>
                <m:sSup>
                  <m:sSupPr>
                    <m:ctrlPr>
                      <w:ins w:id="3860" w:author="jonathan pritchard" w:date="2025-01-17T16:52:00Z" w16du:dateUtc="2025-01-17T16:52:00Z">
                        <w:rPr>
                          <w:rFonts w:ascii="Cambria Math" w:eastAsiaTheme="minorEastAsia" w:hAnsi="Cambria Math"/>
                          <w:i/>
                        </w:rPr>
                      </w:ins>
                    </m:ctrlPr>
                  </m:sSupPr>
                  <m:e>
                    <m:r>
                      <w:ins w:id="3861" w:author="jonathan pritchard" w:date="2025-01-17T16:52:00Z" w16du:dateUtc="2025-01-17T16:52:00Z">
                        <w:rPr>
                          <w:rFonts w:ascii="Cambria Math" w:eastAsiaTheme="minorEastAsia" w:hAnsi="Cambria Math"/>
                        </w:rPr>
                        <m:t>η</m:t>
                      </w:ins>
                    </m:r>
                  </m:e>
                  <m:sup>
                    <m:r>
                      <w:ins w:id="3862" w:author="jonathan pritchard" w:date="2025-01-17T16:52:00Z" w16du:dateUtc="2025-01-17T16:52:00Z">
                        <w:rPr>
                          <w:rFonts w:ascii="Cambria Math" w:eastAsiaTheme="minorEastAsia" w:hAnsi="Cambria Math"/>
                        </w:rPr>
                        <m:t>'</m:t>
                      </w:ins>
                    </m:r>
                  </m:sup>
                </m:sSup>
              </m:e>
            </m:d>
          </m:e>
        </m:func>
      </m:oMath>
      <w:ins w:id="3863"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3864" w:author="jonathan pritchard" w:date="2025-01-17T16:52:00Z" w16du:dateUtc="2025-01-17T16:52:00Z">
                <w:rPr>
                  <w:rFonts w:ascii="Cambria Math" w:eastAsiaTheme="minorEastAsia" w:hAnsi="Cambria Math"/>
                  <w:i/>
                </w:rPr>
              </w:ins>
            </m:ctrlPr>
          </m:sSupPr>
          <m:e>
            <m:sSub>
              <m:sSubPr>
                <m:ctrlPr>
                  <w:ins w:id="3865" w:author="jonathan pritchard" w:date="2025-01-17T16:52:00Z" w16du:dateUtc="2025-01-17T16:52:00Z">
                    <w:rPr>
                      <w:rFonts w:ascii="Cambria Math" w:eastAsiaTheme="minorEastAsia" w:hAnsi="Cambria Math"/>
                      <w:i/>
                    </w:rPr>
                  </w:ins>
                </m:ctrlPr>
              </m:sSubPr>
              <m:e>
                <m:r>
                  <w:ins w:id="3866" w:author="jonathan pritchard" w:date="2025-01-17T16:52:00Z" w16du:dateUtc="2025-01-17T16:52:00Z">
                    <w:rPr>
                      <w:rFonts w:ascii="Cambria Math" w:eastAsiaTheme="minorEastAsia" w:hAnsi="Cambria Math"/>
                    </w:rPr>
                    <m:t>η</m:t>
                  </w:ins>
                </m:r>
              </m:e>
              <m:sub>
                <m:r>
                  <w:ins w:id="3867" w:author="jonathan pritchard" w:date="2025-01-17T16:52:00Z" w16du:dateUtc="2025-01-17T16:52:00Z">
                    <w:rPr>
                      <w:rFonts w:ascii="Cambria Math" w:eastAsiaTheme="minorEastAsia" w:hAnsi="Cambria Math"/>
                    </w:rPr>
                    <m:t>2</m:t>
                  </w:ins>
                </m:r>
              </m:sub>
            </m:sSub>
          </m:e>
          <m:sup>
            <m:r>
              <w:ins w:id="3868" w:author="jonathan pritchard" w:date="2025-01-17T16:52:00Z" w16du:dateUtc="2025-01-17T16:52:00Z">
                <w:rPr>
                  <w:rFonts w:ascii="Cambria Math" w:eastAsiaTheme="minorEastAsia" w:hAnsi="Cambria Math"/>
                </w:rPr>
                <m:t>'</m:t>
              </w:ins>
            </m:r>
          </m:sup>
        </m:sSup>
        <m:r>
          <w:ins w:id="3869" w:author="jonathan pritchard" w:date="2025-01-17T16:52:00Z" w16du:dateUtc="2025-01-17T16:52:00Z">
            <w:rPr>
              <w:rFonts w:ascii="Cambria Math" w:eastAsiaTheme="minorEastAsia" w:hAnsi="Cambria Math"/>
            </w:rPr>
            <m:t>=</m:t>
          </w:ins>
        </m:r>
        <m:sSup>
          <m:sSupPr>
            <m:ctrlPr>
              <w:ins w:id="3870" w:author="jonathan pritchard" w:date="2025-01-17T16:52:00Z" w16du:dateUtc="2025-01-17T16:52:00Z">
                <w:rPr>
                  <w:rFonts w:ascii="Cambria Math" w:eastAsiaTheme="minorEastAsia" w:hAnsi="Cambria Math"/>
                  <w:i/>
                </w:rPr>
              </w:ins>
            </m:ctrlPr>
          </m:sSupPr>
          <m:e>
            <m:sSub>
              <m:sSubPr>
                <m:ctrlPr>
                  <w:ins w:id="3871" w:author="jonathan pritchard" w:date="2025-01-17T16:52:00Z" w16du:dateUtc="2025-01-17T16:52:00Z">
                    <w:rPr>
                      <w:rFonts w:ascii="Cambria Math" w:eastAsiaTheme="minorEastAsia" w:hAnsi="Cambria Math"/>
                      <w:i/>
                    </w:rPr>
                  </w:ins>
                </m:ctrlPr>
              </m:sSubPr>
              <m:e>
                <m:r>
                  <w:ins w:id="3872" w:author="jonathan pritchard" w:date="2025-01-17T16:52:00Z" w16du:dateUtc="2025-01-17T16:52:00Z">
                    <w:rPr>
                      <w:rFonts w:ascii="Cambria Math" w:eastAsiaTheme="minorEastAsia" w:hAnsi="Cambria Math"/>
                    </w:rPr>
                    <m:t>h</m:t>
                  </w:ins>
                </m:r>
              </m:e>
              <m:sub>
                <m:r>
                  <w:ins w:id="3873" w:author="jonathan pritchard" w:date="2025-01-17T16:52:00Z" w16du:dateUtc="2025-01-17T16:52:00Z">
                    <w:rPr>
                      <w:rFonts w:ascii="Cambria Math" w:eastAsiaTheme="minorEastAsia" w:hAnsi="Cambria Math"/>
                    </w:rPr>
                    <m:t>2</m:t>
                  </w:ins>
                </m:r>
              </m:sub>
            </m:sSub>
          </m:e>
          <m:sup>
            <m:r>
              <w:ins w:id="3874" w:author="jonathan pritchard" w:date="2025-01-17T16:52:00Z" w16du:dateUtc="2025-01-17T16:52:00Z">
                <w:rPr>
                  <w:rFonts w:ascii="Cambria Math" w:eastAsiaTheme="minorEastAsia" w:hAnsi="Cambria Math"/>
                </w:rPr>
                <m:t>'</m:t>
              </w:ins>
            </m:r>
          </m:sup>
        </m:sSup>
        <m:func>
          <m:funcPr>
            <m:ctrlPr>
              <w:ins w:id="3875" w:author="jonathan pritchard" w:date="2025-01-17T16:52:00Z" w16du:dateUtc="2025-01-17T16:52:00Z">
                <w:rPr>
                  <w:rFonts w:ascii="Cambria Math" w:eastAsiaTheme="minorEastAsia" w:hAnsi="Cambria Math"/>
                  <w:i/>
                </w:rPr>
              </w:ins>
            </m:ctrlPr>
          </m:funcPr>
          <m:fName>
            <m:r>
              <w:ins w:id="3876" w:author="jonathan pritchard" w:date="2025-01-17T16:52:00Z" w16du:dateUtc="2025-01-17T16:52:00Z">
                <m:rPr>
                  <m:sty m:val="p"/>
                </m:rPr>
                <w:rPr>
                  <w:rFonts w:ascii="Cambria Math" w:hAnsi="Cambria Math"/>
                </w:rPr>
                <m:t>cos</m:t>
              </w:ins>
            </m:r>
          </m:fName>
          <m:e>
            <m:d>
              <m:dPr>
                <m:ctrlPr>
                  <w:ins w:id="3877" w:author="jonathan pritchard" w:date="2025-01-17T16:52:00Z" w16du:dateUtc="2025-01-17T16:52:00Z">
                    <w:rPr>
                      <w:rFonts w:ascii="Cambria Math" w:eastAsiaTheme="minorEastAsia" w:hAnsi="Cambria Math"/>
                      <w:i/>
                    </w:rPr>
                  </w:ins>
                </m:ctrlPr>
              </m:dPr>
              <m:e>
                <m:r>
                  <w:ins w:id="3878" w:author="jonathan pritchard" w:date="2025-01-17T16:52:00Z" w16du:dateUtc="2025-01-17T16:52:00Z">
                    <w:rPr>
                      <w:rFonts w:ascii="Cambria Math" w:eastAsiaTheme="minorEastAsia" w:hAnsi="Cambria Math"/>
                    </w:rPr>
                    <m:t>4</m:t>
                  </w:ins>
                </m:r>
                <m:sSup>
                  <m:sSupPr>
                    <m:ctrlPr>
                      <w:ins w:id="3879" w:author="jonathan pritchard" w:date="2025-01-17T16:52:00Z" w16du:dateUtc="2025-01-17T16:52:00Z">
                        <w:rPr>
                          <w:rFonts w:ascii="Cambria Math" w:eastAsiaTheme="minorEastAsia" w:hAnsi="Cambria Math"/>
                          <w:i/>
                        </w:rPr>
                      </w:ins>
                    </m:ctrlPr>
                  </m:sSupPr>
                  <m:e>
                    <m:r>
                      <w:ins w:id="3880" w:author="jonathan pritchard" w:date="2025-01-17T16:52:00Z" w16du:dateUtc="2025-01-17T16:52:00Z">
                        <w:rPr>
                          <w:rFonts w:ascii="Cambria Math" w:eastAsiaTheme="minorEastAsia" w:hAnsi="Cambria Math"/>
                        </w:rPr>
                        <m:t>ξ</m:t>
                      </w:ins>
                    </m:r>
                  </m:e>
                  <m:sup>
                    <m:r>
                      <w:ins w:id="3881" w:author="jonathan pritchard" w:date="2025-01-17T16:52:00Z" w16du:dateUtc="2025-01-17T16:52:00Z">
                        <w:rPr>
                          <w:rFonts w:ascii="Cambria Math" w:eastAsiaTheme="minorEastAsia" w:hAnsi="Cambria Math"/>
                        </w:rPr>
                        <m:t>'</m:t>
                      </w:ins>
                    </m:r>
                  </m:sup>
                </m:sSup>
              </m:e>
            </m:d>
          </m:e>
        </m:func>
        <m:func>
          <m:funcPr>
            <m:ctrlPr>
              <w:ins w:id="3882" w:author="jonathan pritchard" w:date="2025-01-17T16:52:00Z" w16du:dateUtc="2025-01-17T16:52:00Z">
                <w:rPr>
                  <w:rFonts w:ascii="Cambria Math" w:eastAsiaTheme="minorEastAsia" w:hAnsi="Cambria Math"/>
                  <w:i/>
                </w:rPr>
              </w:ins>
            </m:ctrlPr>
          </m:funcPr>
          <m:fName>
            <m:r>
              <w:ins w:id="3883" w:author="jonathan pritchard" w:date="2025-01-17T16:52:00Z" w16du:dateUtc="2025-01-17T16:52:00Z">
                <m:rPr>
                  <m:sty m:val="p"/>
                </m:rPr>
                <w:rPr>
                  <w:rFonts w:ascii="Cambria Math" w:hAnsi="Cambria Math"/>
                </w:rPr>
                <m:t>sinh</m:t>
              </w:ins>
            </m:r>
          </m:fName>
          <m:e>
            <m:d>
              <m:dPr>
                <m:ctrlPr>
                  <w:ins w:id="3884" w:author="jonathan pritchard" w:date="2025-01-17T16:52:00Z" w16du:dateUtc="2025-01-17T16:52:00Z">
                    <w:rPr>
                      <w:rFonts w:ascii="Cambria Math" w:eastAsiaTheme="minorEastAsia" w:hAnsi="Cambria Math"/>
                      <w:i/>
                    </w:rPr>
                  </w:ins>
                </m:ctrlPr>
              </m:dPr>
              <m:e>
                <m:r>
                  <w:ins w:id="3885" w:author="jonathan pritchard" w:date="2025-01-17T16:52:00Z" w16du:dateUtc="2025-01-17T16:52:00Z">
                    <w:rPr>
                      <w:rFonts w:ascii="Cambria Math" w:eastAsiaTheme="minorEastAsia" w:hAnsi="Cambria Math"/>
                    </w:rPr>
                    <m:t>4</m:t>
                  </w:ins>
                </m:r>
                <m:sSup>
                  <m:sSupPr>
                    <m:ctrlPr>
                      <w:ins w:id="3886" w:author="jonathan pritchard" w:date="2025-01-17T16:52:00Z" w16du:dateUtc="2025-01-17T16:52:00Z">
                        <w:rPr>
                          <w:rFonts w:ascii="Cambria Math" w:eastAsiaTheme="minorEastAsia" w:hAnsi="Cambria Math"/>
                          <w:i/>
                        </w:rPr>
                      </w:ins>
                    </m:ctrlPr>
                  </m:sSupPr>
                  <m:e>
                    <m:r>
                      <w:ins w:id="3887" w:author="jonathan pritchard" w:date="2025-01-17T16:52:00Z" w16du:dateUtc="2025-01-17T16:52:00Z">
                        <w:rPr>
                          <w:rFonts w:ascii="Cambria Math" w:eastAsiaTheme="minorEastAsia" w:hAnsi="Cambria Math"/>
                        </w:rPr>
                        <m:t>η</m:t>
                      </w:ins>
                    </m:r>
                  </m:e>
                  <m:sup>
                    <m:r>
                      <w:ins w:id="3888" w:author="jonathan pritchard" w:date="2025-01-17T16:52:00Z" w16du:dateUtc="2025-01-17T16:52:00Z">
                        <w:rPr>
                          <w:rFonts w:ascii="Cambria Math" w:eastAsiaTheme="minorEastAsia" w:hAnsi="Cambria Math"/>
                        </w:rPr>
                        <m:t>'</m:t>
                      </w:ins>
                    </m:r>
                  </m:sup>
                </m:sSup>
              </m:e>
            </m:d>
          </m:e>
        </m:func>
      </m:oMath>
      <w:ins w:id="3889"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3890" w:author="jonathan pritchard" w:date="2025-01-17T16:52:00Z" w16du:dateUtc="2025-01-17T16:52:00Z"/>
          <w:rFonts w:eastAsiaTheme="minorEastAsia"/>
        </w:rPr>
      </w:pPr>
      <m:oMath>
        <m:sSup>
          <m:sSupPr>
            <m:ctrlPr>
              <w:ins w:id="3891" w:author="jonathan pritchard" w:date="2025-01-17T16:52:00Z" w16du:dateUtc="2025-01-17T16:52:00Z">
                <w:rPr>
                  <w:rFonts w:ascii="Cambria Math" w:eastAsiaTheme="minorEastAsia" w:hAnsi="Cambria Math"/>
                  <w:i/>
                </w:rPr>
              </w:ins>
            </m:ctrlPr>
          </m:sSupPr>
          <m:e>
            <m:sSub>
              <m:sSubPr>
                <m:ctrlPr>
                  <w:ins w:id="3892" w:author="jonathan pritchard" w:date="2025-01-17T16:52:00Z" w16du:dateUtc="2025-01-17T16:52:00Z">
                    <w:rPr>
                      <w:rFonts w:ascii="Cambria Math" w:eastAsiaTheme="minorEastAsia" w:hAnsi="Cambria Math"/>
                      <w:i/>
                    </w:rPr>
                  </w:ins>
                </m:ctrlPr>
              </m:sSubPr>
              <m:e>
                <m:r>
                  <w:ins w:id="3893" w:author="jonathan pritchard" w:date="2025-01-17T16:52:00Z" w16du:dateUtc="2025-01-17T16:52:00Z">
                    <w:rPr>
                      <w:rFonts w:ascii="Cambria Math" w:eastAsiaTheme="minorEastAsia" w:hAnsi="Cambria Math"/>
                    </w:rPr>
                    <m:t>ξ</m:t>
                  </w:ins>
                </m:r>
              </m:e>
              <m:sub>
                <m:r>
                  <w:ins w:id="3894" w:author="jonathan pritchard" w:date="2025-01-17T16:52:00Z" w16du:dateUtc="2025-01-17T16:52:00Z">
                    <w:rPr>
                      <w:rFonts w:ascii="Cambria Math" w:eastAsiaTheme="minorEastAsia" w:hAnsi="Cambria Math"/>
                    </w:rPr>
                    <m:t>3</m:t>
                  </w:ins>
                </m:r>
              </m:sub>
            </m:sSub>
          </m:e>
          <m:sup>
            <m:r>
              <w:ins w:id="3895" w:author="jonathan pritchard" w:date="2025-01-17T16:52:00Z" w16du:dateUtc="2025-01-17T16:52:00Z">
                <w:rPr>
                  <w:rFonts w:ascii="Cambria Math" w:eastAsiaTheme="minorEastAsia" w:hAnsi="Cambria Math"/>
                </w:rPr>
                <m:t>'</m:t>
              </w:ins>
            </m:r>
          </m:sup>
        </m:sSup>
        <m:r>
          <w:ins w:id="3896" w:author="jonathan pritchard" w:date="2025-01-17T16:52:00Z" w16du:dateUtc="2025-01-17T16:52:00Z">
            <w:rPr>
              <w:rFonts w:ascii="Cambria Math" w:eastAsiaTheme="minorEastAsia" w:hAnsi="Cambria Math"/>
            </w:rPr>
            <m:t>=</m:t>
          </w:ins>
        </m:r>
        <m:sSup>
          <m:sSupPr>
            <m:ctrlPr>
              <w:ins w:id="3897" w:author="jonathan pritchard" w:date="2025-01-17T16:52:00Z" w16du:dateUtc="2025-01-17T16:52:00Z">
                <w:rPr>
                  <w:rFonts w:ascii="Cambria Math" w:eastAsiaTheme="minorEastAsia" w:hAnsi="Cambria Math"/>
                  <w:i/>
                </w:rPr>
              </w:ins>
            </m:ctrlPr>
          </m:sSupPr>
          <m:e>
            <m:sSub>
              <m:sSubPr>
                <m:ctrlPr>
                  <w:ins w:id="3898" w:author="jonathan pritchard" w:date="2025-01-17T16:52:00Z" w16du:dateUtc="2025-01-17T16:52:00Z">
                    <w:rPr>
                      <w:rFonts w:ascii="Cambria Math" w:eastAsiaTheme="minorEastAsia" w:hAnsi="Cambria Math"/>
                      <w:i/>
                    </w:rPr>
                  </w:ins>
                </m:ctrlPr>
              </m:sSubPr>
              <m:e>
                <m:r>
                  <w:ins w:id="3899" w:author="jonathan pritchard" w:date="2025-01-17T16:52:00Z" w16du:dateUtc="2025-01-17T16:52:00Z">
                    <w:rPr>
                      <w:rFonts w:ascii="Cambria Math" w:eastAsiaTheme="minorEastAsia" w:hAnsi="Cambria Math"/>
                    </w:rPr>
                    <m:t>h</m:t>
                  </w:ins>
                </m:r>
              </m:e>
              <m:sub>
                <m:r>
                  <w:ins w:id="3900" w:author="jonathan pritchard" w:date="2025-01-17T16:52:00Z" w16du:dateUtc="2025-01-17T16:52:00Z">
                    <w:rPr>
                      <w:rFonts w:ascii="Cambria Math" w:eastAsiaTheme="minorEastAsia" w:hAnsi="Cambria Math"/>
                    </w:rPr>
                    <m:t>3</m:t>
                  </w:ins>
                </m:r>
              </m:sub>
            </m:sSub>
          </m:e>
          <m:sup>
            <m:r>
              <w:ins w:id="3901" w:author="jonathan pritchard" w:date="2025-01-17T16:52:00Z" w16du:dateUtc="2025-01-17T16:52:00Z">
                <w:rPr>
                  <w:rFonts w:ascii="Cambria Math" w:eastAsiaTheme="minorEastAsia" w:hAnsi="Cambria Math"/>
                </w:rPr>
                <m:t>'</m:t>
              </w:ins>
            </m:r>
          </m:sup>
        </m:sSup>
        <m:func>
          <m:funcPr>
            <m:ctrlPr>
              <w:ins w:id="3902" w:author="jonathan pritchard" w:date="2025-01-17T16:52:00Z" w16du:dateUtc="2025-01-17T16:52:00Z">
                <w:rPr>
                  <w:rFonts w:ascii="Cambria Math" w:eastAsiaTheme="minorEastAsia" w:hAnsi="Cambria Math"/>
                  <w:i/>
                </w:rPr>
              </w:ins>
            </m:ctrlPr>
          </m:funcPr>
          <m:fName>
            <m:r>
              <w:ins w:id="3903" w:author="jonathan pritchard" w:date="2025-01-17T16:52:00Z" w16du:dateUtc="2025-01-17T16:52:00Z">
                <m:rPr>
                  <m:sty m:val="p"/>
                </m:rPr>
                <w:rPr>
                  <w:rFonts w:ascii="Cambria Math" w:hAnsi="Cambria Math"/>
                </w:rPr>
                <m:t>sin</m:t>
              </w:ins>
            </m:r>
          </m:fName>
          <m:e>
            <m:d>
              <m:dPr>
                <m:ctrlPr>
                  <w:ins w:id="3904" w:author="jonathan pritchard" w:date="2025-01-17T16:52:00Z" w16du:dateUtc="2025-01-17T16:52:00Z">
                    <w:rPr>
                      <w:rFonts w:ascii="Cambria Math" w:eastAsiaTheme="minorEastAsia" w:hAnsi="Cambria Math"/>
                      <w:i/>
                    </w:rPr>
                  </w:ins>
                </m:ctrlPr>
              </m:dPr>
              <m:e>
                <m:r>
                  <w:ins w:id="3905" w:author="jonathan pritchard" w:date="2025-01-17T16:52:00Z" w16du:dateUtc="2025-01-17T16:52:00Z">
                    <w:rPr>
                      <w:rFonts w:ascii="Cambria Math" w:eastAsiaTheme="minorEastAsia" w:hAnsi="Cambria Math"/>
                    </w:rPr>
                    <m:t>6</m:t>
                  </w:ins>
                </m:r>
                <m:sSup>
                  <m:sSupPr>
                    <m:ctrlPr>
                      <w:ins w:id="3906" w:author="jonathan pritchard" w:date="2025-01-17T16:52:00Z" w16du:dateUtc="2025-01-17T16:52:00Z">
                        <w:rPr>
                          <w:rFonts w:ascii="Cambria Math" w:hAnsi="Cambria Math"/>
                          <w:i/>
                        </w:rPr>
                      </w:ins>
                    </m:ctrlPr>
                  </m:sSupPr>
                  <m:e>
                    <m:r>
                      <w:ins w:id="3907" w:author="jonathan pritchard" w:date="2025-01-17T16:52:00Z" w16du:dateUtc="2025-01-17T16:52:00Z">
                        <w:rPr>
                          <w:rFonts w:ascii="Cambria Math" w:hAnsi="Cambria Math"/>
                        </w:rPr>
                        <m:t>ξ</m:t>
                      </w:ins>
                    </m:r>
                  </m:e>
                  <m:sup>
                    <m:r>
                      <w:ins w:id="3908" w:author="jonathan pritchard" w:date="2025-01-17T16:52:00Z" w16du:dateUtc="2025-01-17T16:52:00Z">
                        <w:rPr>
                          <w:rFonts w:ascii="Cambria Math" w:hAnsi="Cambria Math"/>
                        </w:rPr>
                        <m:t>'</m:t>
                      </w:ins>
                    </m:r>
                  </m:sup>
                </m:sSup>
              </m:e>
            </m:d>
          </m:e>
        </m:func>
        <m:func>
          <m:funcPr>
            <m:ctrlPr>
              <w:ins w:id="3909" w:author="jonathan pritchard" w:date="2025-01-17T16:52:00Z" w16du:dateUtc="2025-01-17T16:52:00Z">
                <w:rPr>
                  <w:rFonts w:ascii="Cambria Math" w:eastAsiaTheme="minorEastAsia" w:hAnsi="Cambria Math"/>
                  <w:i/>
                </w:rPr>
              </w:ins>
            </m:ctrlPr>
          </m:funcPr>
          <m:fName>
            <m:r>
              <w:ins w:id="3910" w:author="jonathan pritchard" w:date="2025-01-17T16:52:00Z" w16du:dateUtc="2025-01-17T16:52:00Z">
                <m:rPr>
                  <m:sty m:val="p"/>
                </m:rPr>
                <w:rPr>
                  <w:rFonts w:ascii="Cambria Math" w:hAnsi="Cambria Math"/>
                </w:rPr>
                <m:t>cosh</m:t>
              </w:ins>
            </m:r>
          </m:fName>
          <m:e>
            <m:d>
              <m:dPr>
                <m:ctrlPr>
                  <w:ins w:id="3911" w:author="jonathan pritchard" w:date="2025-01-17T16:52:00Z" w16du:dateUtc="2025-01-17T16:52:00Z">
                    <w:rPr>
                      <w:rFonts w:ascii="Cambria Math" w:eastAsiaTheme="minorEastAsia" w:hAnsi="Cambria Math"/>
                      <w:i/>
                    </w:rPr>
                  </w:ins>
                </m:ctrlPr>
              </m:dPr>
              <m:e>
                <m:r>
                  <w:ins w:id="3912" w:author="jonathan pritchard" w:date="2025-01-17T16:52:00Z" w16du:dateUtc="2025-01-17T16:52:00Z">
                    <w:rPr>
                      <w:rFonts w:ascii="Cambria Math" w:eastAsiaTheme="minorEastAsia" w:hAnsi="Cambria Math"/>
                    </w:rPr>
                    <m:t>6</m:t>
                  </w:ins>
                </m:r>
                <m:sSup>
                  <m:sSupPr>
                    <m:ctrlPr>
                      <w:ins w:id="3913" w:author="jonathan pritchard" w:date="2025-01-17T16:52:00Z" w16du:dateUtc="2025-01-17T16:52:00Z">
                        <w:rPr>
                          <w:rFonts w:ascii="Cambria Math" w:eastAsiaTheme="minorEastAsia" w:hAnsi="Cambria Math"/>
                          <w:i/>
                        </w:rPr>
                      </w:ins>
                    </m:ctrlPr>
                  </m:sSupPr>
                  <m:e>
                    <m:r>
                      <w:ins w:id="3914" w:author="jonathan pritchard" w:date="2025-01-17T16:52:00Z" w16du:dateUtc="2025-01-17T16:52:00Z">
                        <w:rPr>
                          <w:rFonts w:ascii="Cambria Math" w:eastAsiaTheme="minorEastAsia" w:hAnsi="Cambria Math"/>
                        </w:rPr>
                        <m:t>η</m:t>
                      </w:ins>
                    </m:r>
                  </m:e>
                  <m:sup>
                    <m:r>
                      <w:ins w:id="3915" w:author="jonathan pritchard" w:date="2025-01-17T16:52:00Z" w16du:dateUtc="2025-01-17T16:52:00Z">
                        <w:rPr>
                          <w:rFonts w:ascii="Cambria Math" w:eastAsiaTheme="minorEastAsia" w:hAnsi="Cambria Math"/>
                        </w:rPr>
                        <m:t>'</m:t>
                      </w:ins>
                    </m:r>
                  </m:sup>
                </m:sSup>
              </m:e>
            </m:d>
          </m:e>
        </m:func>
      </m:oMath>
      <w:ins w:id="3916"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3917" w:author="jonathan pritchard" w:date="2025-01-17T16:52:00Z" w16du:dateUtc="2025-01-17T16:52:00Z">
                <w:rPr>
                  <w:rFonts w:ascii="Cambria Math" w:eastAsiaTheme="minorEastAsia" w:hAnsi="Cambria Math"/>
                  <w:i/>
                </w:rPr>
              </w:ins>
            </m:ctrlPr>
          </m:sSupPr>
          <m:e>
            <m:sSub>
              <m:sSubPr>
                <m:ctrlPr>
                  <w:ins w:id="3918" w:author="jonathan pritchard" w:date="2025-01-17T16:52:00Z" w16du:dateUtc="2025-01-17T16:52:00Z">
                    <w:rPr>
                      <w:rFonts w:ascii="Cambria Math" w:eastAsiaTheme="minorEastAsia" w:hAnsi="Cambria Math"/>
                      <w:i/>
                    </w:rPr>
                  </w:ins>
                </m:ctrlPr>
              </m:sSubPr>
              <m:e>
                <m:r>
                  <w:ins w:id="3919" w:author="jonathan pritchard" w:date="2025-01-17T16:52:00Z" w16du:dateUtc="2025-01-17T16:52:00Z">
                    <w:rPr>
                      <w:rFonts w:ascii="Cambria Math" w:eastAsiaTheme="minorEastAsia" w:hAnsi="Cambria Math"/>
                    </w:rPr>
                    <m:t>η</m:t>
                  </w:ins>
                </m:r>
              </m:e>
              <m:sub>
                <m:r>
                  <w:ins w:id="3920" w:author="jonathan pritchard" w:date="2025-01-17T16:52:00Z" w16du:dateUtc="2025-01-17T16:52:00Z">
                    <w:rPr>
                      <w:rFonts w:ascii="Cambria Math" w:eastAsiaTheme="minorEastAsia" w:hAnsi="Cambria Math"/>
                    </w:rPr>
                    <m:t>3</m:t>
                  </w:ins>
                </m:r>
              </m:sub>
            </m:sSub>
          </m:e>
          <m:sup>
            <m:r>
              <w:ins w:id="3921" w:author="jonathan pritchard" w:date="2025-01-17T16:52:00Z" w16du:dateUtc="2025-01-17T16:52:00Z">
                <w:rPr>
                  <w:rFonts w:ascii="Cambria Math" w:eastAsiaTheme="minorEastAsia" w:hAnsi="Cambria Math"/>
                </w:rPr>
                <m:t>'</m:t>
              </w:ins>
            </m:r>
          </m:sup>
        </m:sSup>
        <m:r>
          <w:ins w:id="3922" w:author="jonathan pritchard" w:date="2025-01-17T16:52:00Z" w16du:dateUtc="2025-01-17T16:52:00Z">
            <w:rPr>
              <w:rFonts w:ascii="Cambria Math" w:eastAsiaTheme="minorEastAsia" w:hAnsi="Cambria Math"/>
            </w:rPr>
            <m:t>=</m:t>
          </w:ins>
        </m:r>
        <m:sSup>
          <m:sSupPr>
            <m:ctrlPr>
              <w:ins w:id="3923" w:author="jonathan pritchard" w:date="2025-01-17T16:52:00Z" w16du:dateUtc="2025-01-17T16:52:00Z">
                <w:rPr>
                  <w:rFonts w:ascii="Cambria Math" w:eastAsiaTheme="minorEastAsia" w:hAnsi="Cambria Math"/>
                  <w:i/>
                </w:rPr>
              </w:ins>
            </m:ctrlPr>
          </m:sSupPr>
          <m:e>
            <m:sSub>
              <m:sSubPr>
                <m:ctrlPr>
                  <w:ins w:id="3924" w:author="jonathan pritchard" w:date="2025-01-17T16:52:00Z" w16du:dateUtc="2025-01-17T16:52:00Z">
                    <w:rPr>
                      <w:rFonts w:ascii="Cambria Math" w:eastAsiaTheme="minorEastAsia" w:hAnsi="Cambria Math"/>
                      <w:i/>
                    </w:rPr>
                  </w:ins>
                </m:ctrlPr>
              </m:sSubPr>
              <m:e>
                <m:r>
                  <w:ins w:id="3925" w:author="jonathan pritchard" w:date="2025-01-17T16:52:00Z" w16du:dateUtc="2025-01-17T16:52:00Z">
                    <w:rPr>
                      <w:rFonts w:ascii="Cambria Math" w:eastAsiaTheme="minorEastAsia" w:hAnsi="Cambria Math"/>
                    </w:rPr>
                    <m:t>h</m:t>
                  </w:ins>
                </m:r>
              </m:e>
              <m:sub>
                <m:r>
                  <w:ins w:id="3926" w:author="jonathan pritchard" w:date="2025-01-17T16:52:00Z" w16du:dateUtc="2025-01-17T16:52:00Z">
                    <w:rPr>
                      <w:rFonts w:ascii="Cambria Math" w:eastAsiaTheme="minorEastAsia" w:hAnsi="Cambria Math"/>
                    </w:rPr>
                    <m:t>3</m:t>
                  </w:ins>
                </m:r>
              </m:sub>
            </m:sSub>
          </m:e>
          <m:sup>
            <m:r>
              <w:ins w:id="3927" w:author="jonathan pritchard" w:date="2025-01-17T16:52:00Z" w16du:dateUtc="2025-01-17T16:52:00Z">
                <w:rPr>
                  <w:rFonts w:ascii="Cambria Math" w:eastAsiaTheme="minorEastAsia" w:hAnsi="Cambria Math"/>
                </w:rPr>
                <m:t>'</m:t>
              </w:ins>
            </m:r>
          </m:sup>
        </m:sSup>
        <m:func>
          <m:funcPr>
            <m:ctrlPr>
              <w:ins w:id="3928" w:author="jonathan pritchard" w:date="2025-01-17T16:52:00Z" w16du:dateUtc="2025-01-17T16:52:00Z">
                <w:rPr>
                  <w:rFonts w:ascii="Cambria Math" w:eastAsiaTheme="minorEastAsia" w:hAnsi="Cambria Math"/>
                  <w:i/>
                </w:rPr>
              </w:ins>
            </m:ctrlPr>
          </m:funcPr>
          <m:fName>
            <m:r>
              <w:ins w:id="3929" w:author="jonathan pritchard" w:date="2025-01-17T16:52:00Z" w16du:dateUtc="2025-01-17T16:52:00Z">
                <m:rPr>
                  <m:sty m:val="p"/>
                </m:rPr>
                <w:rPr>
                  <w:rFonts w:ascii="Cambria Math" w:hAnsi="Cambria Math"/>
                </w:rPr>
                <m:t>cos</m:t>
              </w:ins>
            </m:r>
          </m:fName>
          <m:e>
            <m:d>
              <m:dPr>
                <m:ctrlPr>
                  <w:ins w:id="3930" w:author="jonathan pritchard" w:date="2025-01-17T16:52:00Z" w16du:dateUtc="2025-01-17T16:52:00Z">
                    <w:rPr>
                      <w:rFonts w:ascii="Cambria Math" w:eastAsiaTheme="minorEastAsia" w:hAnsi="Cambria Math"/>
                      <w:i/>
                    </w:rPr>
                  </w:ins>
                </m:ctrlPr>
              </m:dPr>
              <m:e>
                <m:r>
                  <w:ins w:id="3931" w:author="jonathan pritchard" w:date="2025-01-17T16:52:00Z" w16du:dateUtc="2025-01-17T16:52:00Z">
                    <w:rPr>
                      <w:rFonts w:ascii="Cambria Math" w:eastAsiaTheme="minorEastAsia" w:hAnsi="Cambria Math"/>
                    </w:rPr>
                    <m:t>6</m:t>
                  </w:ins>
                </m:r>
                <m:sSup>
                  <m:sSupPr>
                    <m:ctrlPr>
                      <w:ins w:id="3932" w:author="jonathan pritchard" w:date="2025-01-17T16:52:00Z" w16du:dateUtc="2025-01-17T16:52:00Z">
                        <w:rPr>
                          <w:rFonts w:ascii="Cambria Math" w:eastAsiaTheme="minorEastAsia" w:hAnsi="Cambria Math"/>
                          <w:i/>
                        </w:rPr>
                      </w:ins>
                    </m:ctrlPr>
                  </m:sSupPr>
                  <m:e>
                    <m:r>
                      <w:ins w:id="3933" w:author="jonathan pritchard" w:date="2025-01-17T16:52:00Z" w16du:dateUtc="2025-01-17T16:52:00Z">
                        <w:rPr>
                          <w:rFonts w:ascii="Cambria Math" w:eastAsiaTheme="minorEastAsia" w:hAnsi="Cambria Math"/>
                        </w:rPr>
                        <m:t>ξ</m:t>
                      </w:ins>
                    </m:r>
                  </m:e>
                  <m:sup>
                    <m:r>
                      <w:ins w:id="3934" w:author="jonathan pritchard" w:date="2025-01-17T16:52:00Z" w16du:dateUtc="2025-01-17T16:52:00Z">
                        <w:rPr>
                          <w:rFonts w:ascii="Cambria Math" w:eastAsiaTheme="minorEastAsia" w:hAnsi="Cambria Math"/>
                        </w:rPr>
                        <m:t>'</m:t>
                      </w:ins>
                    </m:r>
                  </m:sup>
                </m:sSup>
              </m:e>
            </m:d>
          </m:e>
        </m:func>
        <m:func>
          <m:funcPr>
            <m:ctrlPr>
              <w:ins w:id="3935" w:author="jonathan pritchard" w:date="2025-01-17T16:52:00Z" w16du:dateUtc="2025-01-17T16:52:00Z">
                <w:rPr>
                  <w:rFonts w:ascii="Cambria Math" w:eastAsiaTheme="minorEastAsia" w:hAnsi="Cambria Math"/>
                  <w:i/>
                </w:rPr>
              </w:ins>
            </m:ctrlPr>
          </m:funcPr>
          <m:fName>
            <m:r>
              <w:ins w:id="3936" w:author="jonathan pritchard" w:date="2025-01-17T16:52:00Z" w16du:dateUtc="2025-01-17T16:52:00Z">
                <m:rPr>
                  <m:sty m:val="p"/>
                </m:rPr>
                <w:rPr>
                  <w:rFonts w:ascii="Cambria Math" w:hAnsi="Cambria Math"/>
                </w:rPr>
                <m:t>sinh</m:t>
              </w:ins>
            </m:r>
          </m:fName>
          <m:e>
            <m:d>
              <m:dPr>
                <m:ctrlPr>
                  <w:ins w:id="3937" w:author="jonathan pritchard" w:date="2025-01-17T16:52:00Z" w16du:dateUtc="2025-01-17T16:52:00Z">
                    <w:rPr>
                      <w:rFonts w:ascii="Cambria Math" w:eastAsiaTheme="minorEastAsia" w:hAnsi="Cambria Math"/>
                      <w:i/>
                    </w:rPr>
                  </w:ins>
                </m:ctrlPr>
              </m:dPr>
              <m:e>
                <m:r>
                  <w:ins w:id="3938" w:author="jonathan pritchard" w:date="2025-01-17T16:52:00Z" w16du:dateUtc="2025-01-17T16:52:00Z">
                    <w:rPr>
                      <w:rFonts w:ascii="Cambria Math" w:eastAsiaTheme="minorEastAsia" w:hAnsi="Cambria Math"/>
                    </w:rPr>
                    <m:t>6</m:t>
                  </w:ins>
                </m:r>
                <m:sSup>
                  <m:sSupPr>
                    <m:ctrlPr>
                      <w:ins w:id="3939" w:author="jonathan pritchard" w:date="2025-01-17T16:52:00Z" w16du:dateUtc="2025-01-17T16:52:00Z">
                        <w:rPr>
                          <w:rFonts w:ascii="Cambria Math" w:eastAsiaTheme="minorEastAsia" w:hAnsi="Cambria Math"/>
                          <w:i/>
                        </w:rPr>
                      </w:ins>
                    </m:ctrlPr>
                  </m:sSupPr>
                  <m:e>
                    <m:r>
                      <w:ins w:id="3940" w:author="jonathan pritchard" w:date="2025-01-17T16:52:00Z" w16du:dateUtc="2025-01-17T16:52:00Z">
                        <w:rPr>
                          <w:rFonts w:ascii="Cambria Math" w:eastAsiaTheme="minorEastAsia" w:hAnsi="Cambria Math"/>
                        </w:rPr>
                        <m:t>η</m:t>
                      </w:ins>
                    </m:r>
                  </m:e>
                  <m:sup>
                    <m:r>
                      <w:ins w:id="3941" w:author="jonathan pritchard" w:date="2025-01-17T16:52:00Z" w16du:dateUtc="2025-01-17T16:52:00Z">
                        <w:rPr>
                          <w:rFonts w:ascii="Cambria Math" w:eastAsiaTheme="minorEastAsia" w:hAnsi="Cambria Math"/>
                        </w:rPr>
                        <m:t>'</m:t>
                      </w:ins>
                    </m:r>
                  </m:sup>
                </m:sSup>
              </m:e>
            </m:d>
          </m:e>
        </m:func>
      </m:oMath>
      <w:ins w:id="3942"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3943" w:author="jonathan pritchard" w:date="2025-01-17T16:52:00Z" w16du:dateUtc="2025-01-17T16:52:00Z"/>
          <w:rFonts w:eastAsiaTheme="minorEastAsia"/>
        </w:rPr>
      </w:pPr>
      <m:oMath>
        <m:sSup>
          <m:sSupPr>
            <m:ctrlPr>
              <w:ins w:id="3944" w:author="jonathan pritchard" w:date="2025-01-17T16:52:00Z" w16du:dateUtc="2025-01-17T16:52:00Z">
                <w:rPr>
                  <w:rFonts w:ascii="Cambria Math" w:eastAsiaTheme="minorEastAsia" w:hAnsi="Cambria Math"/>
                  <w:i/>
                </w:rPr>
              </w:ins>
            </m:ctrlPr>
          </m:sSupPr>
          <m:e>
            <m:sSub>
              <m:sSubPr>
                <m:ctrlPr>
                  <w:ins w:id="3945" w:author="jonathan pritchard" w:date="2025-01-17T16:52:00Z" w16du:dateUtc="2025-01-17T16:52:00Z">
                    <w:rPr>
                      <w:rFonts w:ascii="Cambria Math" w:eastAsiaTheme="minorEastAsia" w:hAnsi="Cambria Math"/>
                      <w:i/>
                    </w:rPr>
                  </w:ins>
                </m:ctrlPr>
              </m:sSubPr>
              <m:e>
                <m:r>
                  <w:ins w:id="3946" w:author="jonathan pritchard" w:date="2025-01-17T16:52:00Z" w16du:dateUtc="2025-01-17T16:52:00Z">
                    <w:rPr>
                      <w:rFonts w:ascii="Cambria Math" w:eastAsiaTheme="minorEastAsia" w:hAnsi="Cambria Math"/>
                    </w:rPr>
                    <m:t>ξ</m:t>
                  </w:ins>
                </m:r>
              </m:e>
              <m:sub>
                <m:r>
                  <w:ins w:id="3947" w:author="jonathan pritchard" w:date="2025-01-17T16:52:00Z" w16du:dateUtc="2025-01-17T16:52:00Z">
                    <w:rPr>
                      <w:rFonts w:ascii="Cambria Math" w:eastAsiaTheme="minorEastAsia" w:hAnsi="Cambria Math"/>
                    </w:rPr>
                    <m:t>4</m:t>
                  </w:ins>
                </m:r>
              </m:sub>
            </m:sSub>
          </m:e>
          <m:sup>
            <m:r>
              <w:ins w:id="3948" w:author="jonathan pritchard" w:date="2025-01-17T16:52:00Z" w16du:dateUtc="2025-01-17T16:52:00Z">
                <w:rPr>
                  <w:rFonts w:ascii="Cambria Math" w:eastAsiaTheme="minorEastAsia" w:hAnsi="Cambria Math"/>
                </w:rPr>
                <m:t>'</m:t>
              </w:ins>
            </m:r>
          </m:sup>
        </m:sSup>
        <m:r>
          <w:ins w:id="3949" w:author="jonathan pritchard" w:date="2025-01-17T16:52:00Z" w16du:dateUtc="2025-01-17T16:52:00Z">
            <w:rPr>
              <w:rFonts w:ascii="Cambria Math" w:eastAsiaTheme="minorEastAsia" w:hAnsi="Cambria Math"/>
            </w:rPr>
            <m:t>=</m:t>
          </w:ins>
        </m:r>
        <m:sSup>
          <m:sSupPr>
            <m:ctrlPr>
              <w:ins w:id="3950" w:author="jonathan pritchard" w:date="2025-01-17T16:52:00Z" w16du:dateUtc="2025-01-17T16:52:00Z">
                <w:rPr>
                  <w:rFonts w:ascii="Cambria Math" w:eastAsiaTheme="minorEastAsia" w:hAnsi="Cambria Math"/>
                  <w:i/>
                </w:rPr>
              </w:ins>
            </m:ctrlPr>
          </m:sSupPr>
          <m:e>
            <m:sSub>
              <m:sSubPr>
                <m:ctrlPr>
                  <w:ins w:id="3951" w:author="jonathan pritchard" w:date="2025-01-17T16:52:00Z" w16du:dateUtc="2025-01-17T16:52:00Z">
                    <w:rPr>
                      <w:rFonts w:ascii="Cambria Math" w:eastAsiaTheme="minorEastAsia" w:hAnsi="Cambria Math"/>
                      <w:i/>
                    </w:rPr>
                  </w:ins>
                </m:ctrlPr>
              </m:sSubPr>
              <m:e>
                <m:r>
                  <w:ins w:id="3952" w:author="jonathan pritchard" w:date="2025-01-17T16:52:00Z" w16du:dateUtc="2025-01-17T16:52:00Z">
                    <w:rPr>
                      <w:rFonts w:ascii="Cambria Math" w:eastAsiaTheme="minorEastAsia" w:hAnsi="Cambria Math"/>
                    </w:rPr>
                    <m:t>h</m:t>
                  </w:ins>
                </m:r>
              </m:e>
              <m:sub>
                <m:r>
                  <w:ins w:id="3953" w:author="jonathan pritchard" w:date="2025-01-17T16:52:00Z" w16du:dateUtc="2025-01-17T16:52:00Z">
                    <w:rPr>
                      <w:rFonts w:ascii="Cambria Math" w:eastAsiaTheme="minorEastAsia" w:hAnsi="Cambria Math"/>
                    </w:rPr>
                    <m:t>4</m:t>
                  </w:ins>
                </m:r>
              </m:sub>
            </m:sSub>
          </m:e>
          <m:sup>
            <m:r>
              <w:ins w:id="3954" w:author="jonathan pritchard" w:date="2025-01-17T16:52:00Z" w16du:dateUtc="2025-01-17T16:52:00Z">
                <w:rPr>
                  <w:rFonts w:ascii="Cambria Math" w:eastAsiaTheme="minorEastAsia" w:hAnsi="Cambria Math"/>
                </w:rPr>
                <m:t>'</m:t>
              </w:ins>
            </m:r>
          </m:sup>
        </m:sSup>
        <m:func>
          <m:funcPr>
            <m:ctrlPr>
              <w:ins w:id="3955" w:author="jonathan pritchard" w:date="2025-01-17T16:52:00Z" w16du:dateUtc="2025-01-17T16:52:00Z">
                <w:rPr>
                  <w:rFonts w:ascii="Cambria Math" w:eastAsiaTheme="minorEastAsia" w:hAnsi="Cambria Math"/>
                  <w:i/>
                </w:rPr>
              </w:ins>
            </m:ctrlPr>
          </m:funcPr>
          <m:fName>
            <m:r>
              <w:ins w:id="3956" w:author="jonathan pritchard" w:date="2025-01-17T16:52:00Z" w16du:dateUtc="2025-01-17T16:52:00Z">
                <m:rPr>
                  <m:sty m:val="p"/>
                </m:rPr>
                <w:rPr>
                  <w:rFonts w:ascii="Cambria Math" w:hAnsi="Cambria Math"/>
                </w:rPr>
                <m:t>sin</m:t>
              </w:ins>
            </m:r>
          </m:fName>
          <m:e>
            <m:d>
              <m:dPr>
                <m:ctrlPr>
                  <w:ins w:id="3957" w:author="jonathan pritchard" w:date="2025-01-17T16:52:00Z" w16du:dateUtc="2025-01-17T16:52:00Z">
                    <w:rPr>
                      <w:rFonts w:ascii="Cambria Math" w:eastAsiaTheme="minorEastAsia" w:hAnsi="Cambria Math"/>
                      <w:i/>
                    </w:rPr>
                  </w:ins>
                </m:ctrlPr>
              </m:dPr>
              <m:e>
                <m:r>
                  <w:ins w:id="3958" w:author="jonathan pritchard" w:date="2025-01-17T16:52:00Z" w16du:dateUtc="2025-01-17T16:52:00Z">
                    <w:rPr>
                      <w:rFonts w:ascii="Cambria Math" w:eastAsiaTheme="minorEastAsia" w:hAnsi="Cambria Math"/>
                    </w:rPr>
                    <m:t>8</m:t>
                  </w:ins>
                </m:r>
                <m:sSup>
                  <m:sSupPr>
                    <m:ctrlPr>
                      <w:ins w:id="3959" w:author="jonathan pritchard" w:date="2025-01-17T16:52:00Z" w16du:dateUtc="2025-01-17T16:52:00Z">
                        <w:rPr>
                          <w:rFonts w:ascii="Cambria Math" w:hAnsi="Cambria Math"/>
                          <w:i/>
                        </w:rPr>
                      </w:ins>
                    </m:ctrlPr>
                  </m:sSupPr>
                  <m:e>
                    <m:r>
                      <w:ins w:id="3960" w:author="jonathan pritchard" w:date="2025-01-17T16:52:00Z" w16du:dateUtc="2025-01-17T16:52:00Z">
                        <w:rPr>
                          <w:rFonts w:ascii="Cambria Math" w:hAnsi="Cambria Math"/>
                        </w:rPr>
                        <m:t>ξ</m:t>
                      </w:ins>
                    </m:r>
                  </m:e>
                  <m:sup>
                    <m:r>
                      <w:ins w:id="3961" w:author="jonathan pritchard" w:date="2025-01-17T16:52:00Z" w16du:dateUtc="2025-01-17T16:52:00Z">
                        <w:rPr>
                          <w:rFonts w:ascii="Cambria Math" w:hAnsi="Cambria Math"/>
                        </w:rPr>
                        <m:t>'</m:t>
                      </w:ins>
                    </m:r>
                  </m:sup>
                </m:sSup>
              </m:e>
            </m:d>
          </m:e>
        </m:func>
        <m:func>
          <m:funcPr>
            <m:ctrlPr>
              <w:ins w:id="3962" w:author="jonathan pritchard" w:date="2025-01-17T16:52:00Z" w16du:dateUtc="2025-01-17T16:52:00Z">
                <w:rPr>
                  <w:rFonts w:ascii="Cambria Math" w:eastAsiaTheme="minorEastAsia" w:hAnsi="Cambria Math"/>
                  <w:i/>
                </w:rPr>
              </w:ins>
            </m:ctrlPr>
          </m:funcPr>
          <m:fName>
            <m:r>
              <w:ins w:id="3963" w:author="jonathan pritchard" w:date="2025-01-17T16:52:00Z" w16du:dateUtc="2025-01-17T16:52:00Z">
                <m:rPr>
                  <m:sty m:val="p"/>
                </m:rPr>
                <w:rPr>
                  <w:rFonts w:ascii="Cambria Math" w:hAnsi="Cambria Math"/>
                </w:rPr>
                <m:t>cosh</m:t>
              </w:ins>
            </m:r>
          </m:fName>
          <m:e>
            <m:d>
              <m:dPr>
                <m:ctrlPr>
                  <w:ins w:id="3964" w:author="jonathan pritchard" w:date="2025-01-17T16:52:00Z" w16du:dateUtc="2025-01-17T16:52:00Z">
                    <w:rPr>
                      <w:rFonts w:ascii="Cambria Math" w:eastAsiaTheme="minorEastAsia" w:hAnsi="Cambria Math"/>
                      <w:i/>
                    </w:rPr>
                  </w:ins>
                </m:ctrlPr>
              </m:dPr>
              <m:e>
                <m:r>
                  <w:ins w:id="3965" w:author="jonathan pritchard" w:date="2025-01-17T16:52:00Z" w16du:dateUtc="2025-01-17T16:52:00Z">
                    <w:rPr>
                      <w:rFonts w:ascii="Cambria Math" w:eastAsiaTheme="minorEastAsia" w:hAnsi="Cambria Math"/>
                    </w:rPr>
                    <m:t>8</m:t>
                  </w:ins>
                </m:r>
                <m:sSup>
                  <m:sSupPr>
                    <m:ctrlPr>
                      <w:ins w:id="3966" w:author="jonathan pritchard" w:date="2025-01-17T16:52:00Z" w16du:dateUtc="2025-01-17T16:52:00Z">
                        <w:rPr>
                          <w:rFonts w:ascii="Cambria Math" w:eastAsiaTheme="minorEastAsia" w:hAnsi="Cambria Math"/>
                          <w:i/>
                        </w:rPr>
                      </w:ins>
                    </m:ctrlPr>
                  </m:sSupPr>
                  <m:e>
                    <m:r>
                      <w:ins w:id="3967" w:author="jonathan pritchard" w:date="2025-01-17T16:52:00Z" w16du:dateUtc="2025-01-17T16:52:00Z">
                        <w:rPr>
                          <w:rFonts w:ascii="Cambria Math" w:eastAsiaTheme="minorEastAsia" w:hAnsi="Cambria Math"/>
                        </w:rPr>
                        <m:t>η</m:t>
                      </w:ins>
                    </m:r>
                  </m:e>
                  <m:sup>
                    <m:r>
                      <w:ins w:id="3968" w:author="jonathan pritchard" w:date="2025-01-17T16:52:00Z" w16du:dateUtc="2025-01-17T16:52:00Z">
                        <w:rPr>
                          <w:rFonts w:ascii="Cambria Math" w:eastAsiaTheme="minorEastAsia" w:hAnsi="Cambria Math"/>
                        </w:rPr>
                        <m:t>'</m:t>
                      </w:ins>
                    </m:r>
                  </m:sup>
                </m:sSup>
              </m:e>
            </m:d>
          </m:e>
        </m:func>
      </m:oMath>
      <w:ins w:id="3969"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3970" w:author="jonathan pritchard" w:date="2025-01-17T16:52:00Z" w16du:dateUtc="2025-01-17T16:52:00Z">
                <w:rPr>
                  <w:rFonts w:ascii="Cambria Math" w:eastAsiaTheme="minorEastAsia" w:hAnsi="Cambria Math"/>
                  <w:i/>
                </w:rPr>
              </w:ins>
            </m:ctrlPr>
          </m:sSupPr>
          <m:e>
            <m:sSub>
              <m:sSubPr>
                <m:ctrlPr>
                  <w:ins w:id="3971" w:author="jonathan pritchard" w:date="2025-01-17T16:52:00Z" w16du:dateUtc="2025-01-17T16:52:00Z">
                    <w:rPr>
                      <w:rFonts w:ascii="Cambria Math" w:eastAsiaTheme="minorEastAsia" w:hAnsi="Cambria Math"/>
                      <w:i/>
                    </w:rPr>
                  </w:ins>
                </m:ctrlPr>
              </m:sSubPr>
              <m:e>
                <m:r>
                  <w:ins w:id="3972" w:author="jonathan pritchard" w:date="2025-01-17T16:52:00Z" w16du:dateUtc="2025-01-17T16:52:00Z">
                    <w:rPr>
                      <w:rFonts w:ascii="Cambria Math" w:eastAsiaTheme="minorEastAsia" w:hAnsi="Cambria Math"/>
                    </w:rPr>
                    <m:t>η</m:t>
                  </w:ins>
                </m:r>
              </m:e>
              <m:sub>
                <m:r>
                  <w:ins w:id="3973" w:author="jonathan pritchard" w:date="2025-01-17T16:52:00Z" w16du:dateUtc="2025-01-17T16:52:00Z">
                    <w:rPr>
                      <w:rFonts w:ascii="Cambria Math" w:eastAsiaTheme="minorEastAsia" w:hAnsi="Cambria Math"/>
                    </w:rPr>
                    <m:t>4</m:t>
                  </w:ins>
                </m:r>
              </m:sub>
            </m:sSub>
          </m:e>
          <m:sup>
            <m:r>
              <w:ins w:id="3974" w:author="jonathan pritchard" w:date="2025-01-17T16:52:00Z" w16du:dateUtc="2025-01-17T16:52:00Z">
                <w:rPr>
                  <w:rFonts w:ascii="Cambria Math" w:eastAsiaTheme="minorEastAsia" w:hAnsi="Cambria Math"/>
                </w:rPr>
                <m:t>'</m:t>
              </w:ins>
            </m:r>
          </m:sup>
        </m:sSup>
        <m:r>
          <w:ins w:id="3975" w:author="jonathan pritchard" w:date="2025-01-17T16:52:00Z" w16du:dateUtc="2025-01-17T16:52:00Z">
            <w:rPr>
              <w:rFonts w:ascii="Cambria Math" w:eastAsiaTheme="minorEastAsia" w:hAnsi="Cambria Math"/>
            </w:rPr>
            <m:t>=</m:t>
          </w:ins>
        </m:r>
        <m:sSup>
          <m:sSupPr>
            <m:ctrlPr>
              <w:ins w:id="3976" w:author="jonathan pritchard" w:date="2025-01-17T16:52:00Z" w16du:dateUtc="2025-01-17T16:52:00Z">
                <w:rPr>
                  <w:rFonts w:ascii="Cambria Math" w:eastAsiaTheme="minorEastAsia" w:hAnsi="Cambria Math"/>
                  <w:i/>
                </w:rPr>
              </w:ins>
            </m:ctrlPr>
          </m:sSupPr>
          <m:e>
            <m:sSub>
              <m:sSubPr>
                <m:ctrlPr>
                  <w:ins w:id="3977" w:author="jonathan pritchard" w:date="2025-01-17T16:52:00Z" w16du:dateUtc="2025-01-17T16:52:00Z">
                    <w:rPr>
                      <w:rFonts w:ascii="Cambria Math" w:eastAsiaTheme="minorEastAsia" w:hAnsi="Cambria Math"/>
                      <w:i/>
                    </w:rPr>
                  </w:ins>
                </m:ctrlPr>
              </m:sSubPr>
              <m:e>
                <m:r>
                  <w:ins w:id="3978" w:author="jonathan pritchard" w:date="2025-01-17T16:52:00Z" w16du:dateUtc="2025-01-17T16:52:00Z">
                    <w:rPr>
                      <w:rFonts w:ascii="Cambria Math" w:eastAsiaTheme="minorEastAsia" w:hAnsi="Cambria Math"/>
                    </w:rPr>
                    <m:t>h</m:t>
                  </w:ins>
                </m:r>
              </m:e>
              <m:sub>
                <m:r>
                  <w:ins w:id="3979" w:author="jonathan pritchard" w:date="2025-01-17T16:52:00Z" w16du:dateUtc="2025-01-17T16:52:00Z">
                    <w:rPr>
                      <w:rFonts w:ascii="Cambria Math" w:eastAsiaTheme="minorEastAsia" w:hAnsi="Cambria Math"/>
                    </w:rPr>
                    <m:t>4</m:t>
                  </w:ins>
                </m:r>
              </m:sub>
            </m:sSub>
          </m:e>
          <m:sup>
            <m:r>
              <w:ins w:id="3980" w:author="jonathan pritchard" w:date="2025-01-17T16:52:00Z" w16du:dateUtc="2025-01-17T16:52:00Z">
                <w:rPr>
                  <w:rFonts w:ascii="Cambria Math" w:eastAsiaTheme="minorEastAsia" w:hAnsi="Cambria Math"/>
                </w:rPr>
                <m:t>'</m:t>
              </w:ins>
            </m:r>
          </m:sup>
        </m:sSup>
        <m:func>
          <m:funcPr>
            <m:ctrlPr>
              <w:ins w:id="3981" w:author="jonathan pritchard" w:date="2025-01-17T16:52:00Z" w16du:dateUtc="2025-01-17T16:52:00Z">
                <w:rPr>
                  <w:rFonts w:ascii="Cambria Math" w:eastAsiaTheme="minorEastAsia" w:hAnsi="Cambria Math"/>
                  <w:i/>
                </w:rPr>
              </w:ins>
            </m:ctrlPr>
          </m:funcPr>
          <m:fName>
            <m:r>
              <w:ins w:id="3982" w:author="jonathan pritchard" w:date="2025-01-17T16:52:00Z" w16du:dateUtc="2025-01-17T16:52:00Z">
                <m:rPr>
                  <m:sty m:val="p"/>
                </m:rPr>
                <w:rPr>
                  <w:rFonts w:ascii="Cambria Math" w:hAnsi="Cambria Math"/>
                </w:rPr>
                <m:t>cos</m:t>
              </w:ins>
            </m:r>
          </m:fName>
          <m:e>
            <m:d>
              <m:dPr>
                <m:ctrlPr>
                  <w:ins w:id="3983" w:author="jonathan pritchard" w:date="2025-01-17T16:52:00Z" w16du:dateUtc="2025-01-17T16:52:00Z">
                    <w:rPr>
                      <w:rFonts w:ascii="Cambria Math" w:eastAsiaTheme="minorEastAsia" w:hAnsi="Cambria Math"/>
                      <w:i/>
                    </w:rPr>
                  </w:ins>
                </m:ctrlPr>
              </m:dPr>
              <m:e>
                <m:r>
                  <w:ins w:id="3984" w:author="jonathan pritchard" w:date="2025-01-17T16:52:00Z" w16du:dateUtc="2025-01-17T16:52:00Z">
                    <w:rPr>
                      <w:rFonts w:ascii="Cambria Math" w:eastAsiaTheme="minorEastAsia" w:hAnsi="Cambria Math"/>
                    </w:rPr>
                    <m:t>8</m:t>
                  </w:ins>
                </m:r>
                <m:sSup>
                  <m:sSupPr>
                    <m:ctrlPr>
                      <w:ins w:id="3985" w:author="jonathan pritchard" w:date="2025-01-17T16:52:00Z" w16du:dateUtc="2025-01-17T16:52:00Z">
                        <w:rPr>
                          <w:rFonts w:ascii="Cambria Math" w:eastAsiaTheme="minorEastAsia" w:hAnsi="Cambria Math"/>
                          <w:i/>
                        </w:rPr>
                      </w:ins>
                    </m:ctrlPr>
                  </m:sSupPr>
                  <m:e>
                    <m:r>
                      <w:ins w:id="3986" w:author="jonathan pritchard" w:date="2025-01-17T16:52:00Z" w16du:dateUtc="2025-01-17T16:52:00Z">
                        <w:rPr>
                          <w:rFonts w:ascii="Cambria Math" w:eastAsiaTheme="minorEastAsia" w:hAnsi="Cambria Math"/>
                        </w:rPr>
                        <m:t>ξ</m:t>
                      </w:ins>
                    </m:r>
                  </m:e>
                  <m:sup>
                    <m:r>
                      <w:ins w:id="3987" w:author="jonathan pritchard" w:date="2025-01-17T16:52:00Z" w16du:dateUtc="2025-01-17T16:52:00Z">
                        <w:rPr>
                          <w:rFonts w:ascii="Cambria Math" w:eastAsiaTheme="minorEastAsia" w:hAnsi="Cambria Math"/>
                        </w:rPr>
                        <m:t>'</m:t>
                      </w:ins>
                    </m:r>
                  </m:sup>
                </m:sSup>
              </m:e>
            </m:d>
          </m:e>
        </m:func>
        <m:func>
          <m:funcPr>
            <m:ctrlPr>
              <w:ins w:id="3988" w:author="jonathan pritchard" w:date="2025-01-17T16:52:00Z" w16du:dateUtc="2025-01-17T16:52:00Z">
                <w:rPr>
                  <w:rFonts w:ascii="Cambria Math" w:eastAsiaTheme="minorEastAsia" w:hAnsi="Cambria Math"/>
                  <w:i/>
                </w:rPr>
              </w:ins>
            </m:ctrlPr>
          </m:funcPr>
          <m:fName>
            <m:r>
              <w:ins w:id="3989" w:author="jonathan pritchard" w:date="2025-01-17T16:52:00Z" w16du:dateUtc="2025-01-17T16:52:00Z">
                <m:rPr>
                  <m:sty m:val="p"/>
                </m:rPr>
                <w:rPr>
                  <w:rFonts w:ascii="Cambria Math" w:hAnsi="Cambria Math"/>
                </w:rPr>
                <m:t>sinh</m:t>
              </w:ins>
            </m:r>
          </m:fName>
          <m:e>
            <m:d>
              <m:dPr>
                <m:ctrlPr>
                  <w:ins w:id="3990" w:author="jonathan pritchard" w:date="2025-01-17T16:52:00Z" w16du:dateUtc="2025-01-17T16:52:00Z">
                    <w:rPr>
                      <w:rFonts w:ascii="Cambria Math" w:eastAsiaTheme="minorEastAsia" w:hAnsi="Cambria Math"/>
                      <w:i/>
                    </w:rPr>
                  </w:ins>
                </m:ctrlPr>
              </m:dPr>
              <m:e>
                <m:r>
                  <w:ins w:id="3991" w:author="jonathan pritchard" w:date="2025-01-17T16:52:00Z" w16du:dateUtc="2025-01-17T16:52:00Z">
                    <w:rPr>
                      <w:rFonts w:ascii="Cambria Math" w:eastAsiaTheme="minorEastAsia" w:hAnsi="Cambria Math"/>
                    </w:rPr>
                    <m:t>8</m:t>
                  </w:ins>
                </m:r>
                <m:sSup>
                  <m:sSupPr>
                    <m:ctrlPr>
                      <w:ins w:id="3992" w:author="jonathan pritchard" w:date="2025-01-17T16:52:00Z" w16du:dateUtc="2025-01-17T16:52:00Z">
                        <w:rPr>
                          <w:rFonts w:ascii="Cambria Math" w:eastAsiaTheme="minorEastAsia" w:hAnsi="Cambria Math"/>
                          <w:i/>
                        </w:rPr>
                      </w:ins>
                    </m:ctrlPr>
                  </m:sSupPr>
                  <m:e>
                    <m:r>
                      <w:ins w:id="3993" w:author="jonathan pritchard" w:date="2025-01-17T16:52:00Z" w16du:dateUtc="2025-01-17T16:52:00Z">
                        <w:rPr>
                          <w:rFonts w:ascii="Cambria Math" w:eastAsiaTheme="minorEastAsia" w:hAnsi="Cambria Math"/>
                        </w:rPr>
                        <m:t>η</m:t>
                      </w:ins>
                    </m:r>
                  </m:e>
                  <m:sup>
                    <m:r>
                      <w:ins w:id="3994" w:author="jonathan pritchard" w:date="2025-01-17T16:52:00Z" w16du:dateUtc="2025-01-17T16:52:00Z">
                        <w:rPr>
                          <w:rFonts w:ascii="Cambria Math" w:eastAsiaTheme="minorEastAsia" w:hAnsi="Cambria Math"/>
                        </w:rPr>
                        <m:t>'</m:t>
                      </w:ins>
                    </m:r>
                  </m:sup>
                </m:sSup>
              </m:e>
            </m:d>
          </m:e>
        </m:func>
      </m:oMath>
      <w:ins w:id="3995"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3996" w:author="jonathan pritchard" w:date="2025-01-17T16:52:00Z" w16du:dateUtc="2025-01-17T16:52:00Z"/>
          <w:rFonts w:eastAsiaTheme="minorEastAsia"/>
        </w:rPr>
      </w:pPr>
      <m:oMath>
        <m:sSup>
          <m:sSupPr>
            <m:ctrlPr>
              <w:ins w:id="3997" w:author="jonathan pritchard" w:date="2025-01-17T16:52:00Z" w16du:dateUtc="2025-01-17T16:52:00Z">
                <w:rPr>
                  <w:rFonts w:ascii="Cambria Math" w:eastAsiaTheme="minorEastAsia" w:hAnsi="Cambria Math"/>
                  <w:i/>
                </w:rPr>
              </w:ins>
            </m:ctrlPr>
          </m:sSupPr>
          <m:e>
            <m:sSub>
              <m:sSubPr>
                <m:ctrlPr>
                  <w:ins w:id="3998" w:author="jonathan pritchard" w:date="2025-01-17T16:52:00Z" w16du:dateUtc="2025-01-17T16:52:00Z">
                    <w:rPr>
                      <w:rFonts w:ascii="Cambria Math" w:eastAsiaTheme="minorEastAsia" w:hAnsi="Cambria Math"/>
                      <w:i/>
                    </w:rPr>
                  </w:ins>
                </m:ctrlPr>
              </m:sSubPr>
              <m:e>
                <m:r>
                  <w:ins w:id="3999" w:author="jonathan pritchard" w:date="2025-01-17T16:52:00Z" w16du:dateUtc="2025-01-17T16:52:00Z">
                    <w:rPr>
                      <w:rFonts w:ascii="Cambria Math" w:eastAsiaTheme="minorEastAsia" w:hAnsi="Cambria Math"/>
                    </w:rPr>
                    <m:t>ξ</m:t>
                  </w:ins>
                </m:r>
              </m:e>
              <m:sub>
                <m:r>
                  <w:ins w:id="4000" w:author="jonathan pritchard" w:date="2025-01-17T16:52:00Z" w16du:dateUtc="2025-01-17T16:52:00Z">
                    <w:rPr>
                      <w:rFonts w:ascii="Cambria Math" w:eastAsiaTheme="minorEastAsia" w:hAnsi="Cambria Math"/>
                    </w:rPr>
                    <m:t>0</m:t>
                  </w:ins>
                </m:r>
              </m:sub>
            </m:sSub>
          </m:e>
          <m:sup>
            <m:r>
              <w:ins w:id="4001" w:author="jonathan pritchard" w:date="2025-01-17T16:52:00Z" w16du:dateUtc="2025-01-17T16:52:00Z">
                <w:rPr>
                  <w:rFonts w:ascii="Cambria Math" w:eastAsiaTheme="minorEastAsia" w:hAnsi="Cambria Math"/>
                </w:rPr>
                <m:t>'</m:t>
              </w:ins>
            </m:r>
          </m:sup>
        </m:sSup>
        <m:r>
          <w:ins w:id="4002" w:author="jonathan pritchard" w:date="2025-01-17T16:52:00Z" w16du:dateUtc="2025-01-17T16:52:00Z">
            <w:rPr>
              <w:rFonts w:ascii="Cambria Math" w:eastAsiaTheme="minorEastAsia" w:hAnsi="Cambria Math"/>
            </w:rPr>
            <m:t xml:space="preserve">= </m:t>
          </w:ins>
        </m:r>
        <m:sSup>
          <m:sSupPr>
            <m:ctrlPr>
              <w:ins w:id="4003" w:author="jonathan pritchard" w:date="2025-01-17T16:52:00Z" w16du:dateUtc="2025-01-17T16:52:00Z">
                <w:rPr>
                  <w:rFonts w:ascii="Cambria Math" w:hAnsi="Cambria Math"/>
                  <w:i/>
                </w:rPr>
              </w:ins>
            </m:ctrlPr>
          </m:sSupPr>
          <m:e>
            <m:r>
              <w:ins w:id="4004" w:author="jonathan pritchard" w:date="2025-01-17T16:52:00Z" w16du:dateUtc="2025-01-17T16:52:00Z">
                <w:rPr>
                  <w:rFonts w:ascii="Cambria Math" w:hAnsi="Cambria Math"/>
                </w:rPr>
                <m:t>ξ</m:t>
              </w:ins>
            </m:r>
          </m:e>
          <m:sup>
            <m:r>
              <w:ins w:id="4005" w:author="jonathan pritchard" w:date="2025-01-17T16:52:00Z" w16du:dateUtc="2025-01-17T16:52:00Z">
                <w:rPr>
                  <w:rFonts w:ascii="Cambria Math" w:hAnsi="Cambria Math"/>
                </w:rPr>
                <m:t>'</m:t>
              </w:ins>
            </m:r>
          </m:sup>
        </m:sSup>
        <m:r>
          <w:ins w:id="4006" w:author="jonathan pritchard" w:date="2025-01-17T16:52:00Z" w16du:dateUtc="2025-01-17T16:52:00Z">
            <w:rPr>
              <w:rFonts w:ascii="Cambria Math" w:hAnsi="Cambria Math"/>
            </w:rPr>
            <m:t xml:space="preserve">- </m:t>
          </w:ins>
        </m:r>
        <m:d>
          <m:dPr>
            <m:ctrlPr>
              <w:ins w:id="4007" w:author="jonathan pritchard" w:date="2025-01-17T16:52:00Z" w16du:dateUtc="2025-01-17T16:52:00Z">
                <w:rPr>
                  <w:rFonts w:ascii="Cambria Math" w:hAnsi="Cambria Math"/>
                  <w:i/>
                </w:rPr>
              </w:ins>
            </m:ctrlPr>
          </m:dPr>
          <m:e>
            <m:sSup>
              <m:sSupPr>
                <m:ctrlPr>
                  <w:ins w:id="4008" w:author="jonathan pritchard" w:date="2025-01-17T16:52:00Z" w16du:dateUtc="2025-01-17T16:52:00Z">
                    <w:rPr>
                      <w:rFonts w:ascii="Cambria Math" w:eastAsiaTheme="minorEastAsia" w:hAnsi="Cambria Math"/>
                      <w:i/>
                    </w:rPr>
                  </w:ins>
                </m:ctrlPr>
              </m:sSupPr>
              <m:e>
                <m:sSub>
                  <m:sSubPr>
                    <m:ctrlPr>
                      <w:ins w:id="4009" w:author="jonathan pritchard" w:date="2025-01-17T16:52:00Z" w16du:dateUtc="2025-01-17T16:52:00Z">
                        <w:rPr>
                          <w:rFonts w:ascii="Cambria Math" w:eastAsiaTheme="minorEastAsia" w:hAnsi="Cambria Math"/>
                          <w:i/>
                        </w:rPr>
                      </w:ins>
                    </m:ctrlPr>
                  </m:sSubPr>
                  <m:e>
                    <m:r>
                      <w:ins w:id="4010" w:author="jonathan pritchard" w:date="2025-01-17T16:52:00Z" w16du:dateUtc="2025-01-17T16:52:00Z">
                        <w:rPr>
                          <w:rFonts w:ascii="Cambria Math" w:eastAsiaTheme="minorEastAsia" w:hAnsi="Cambria Math"/>
                        </w:rPr>
                        <m:t>ξ</m:t>
                      </w:ins>
                    </m:r>
                  </m:e>
                  <m:sub>
                    <m:r>
                      <w:ins w:id="4011" w:author="jonathan pritchard" w:date="2025-01-17T16:52:00Z" w16du:dateUtc="2025-01-17T16:52:00Z">
                        <w:rPr>
                          <w:rFonts w:ascii="Cambria Math" w:eastAsiaTheme="minorEastAsia" w:hAnsi="Cambria Math"/>
                        </w:rPr>
                        <m:t>1</m:t>
                      </w:ins>
                    </m:r>
                  </m:sub>
                </m:sSub>
              </m:e>
              <m:sup>
                <m:r>
                  <w:ins w:id="4012" w:author="jonathan pritchard" w:date="2025-01-17T16:52:00Z" w16du:dateUtc="2025-01-17T16:52:00Z">
                    <w:rPr>
                      <w:rFonts w:ascii="Cambria Math" w:eastAsiaTheme="minorEastAsia" w:hAnsi="Cambria Math"/>
                    </w:rPr>
                    <m:t>'</m:t>
                  </w:ins>
                </m:r>
              </m:sup>
            </m:sSup>
            <m:r>
              <w:ins w:id="4013" w:author="jonathan pritchard" w:date="2025-01-17T16:52:00Z" w16du:dateUtc="2025-01-17T16:52:00Z">
                <w:rPr>
                  <w:rFonts w:ascii="Cambria Math" w:eastAsiaTheme="minorEastAsia" w:hAnsi="Cambria Math"/>
                </w:rPr>
                <m:t>+</m:t>
              </w:ins>
            </m:r>
            <m:sSup>
              <m:sSupPr>
                <m:ctrlPr>
                  <w:ins w:id="4014" w:author="jonathan pritchard" w:date="2025-01-17T16:52:00Z" w16du:dateUtc="2025-01-17T16:52:00Z">
                    <w:rPr>
                      <w:rFonts w:ascii="Cambria Math" w:eastAsiaTheme="minorEastAsia" w:hAnsi="Cambria Math"/>
                      <w:i/>
                    </w:rPr>
                  </w:ins>
                </m:ctrlPr>
              </m:sSupPr>
              <m:e>
                <m:sSub>
                  <m:sSubPr>
                    <m:ctrlPr>
                      <w:ins w:id="4015" w:author="jonathan pritchard" w:date="2025-01-17T16:52:00Z" w16du:dateUtc="2025-01-17T16:52:00Z">
                        <w:rPr>
                          <w:rFonts w:ascii="Cambria Math" w:eastAsiaTheme="minorEastAsia" w:hAnsi="Cambria Math"/>
                          <w:i/>
                        </w:rPr>
                      </w:ins>
                    </m:ctrlPr>
                  </m:sSubPr>
                  <m:e>
                    <m:r>
                      <w:ins w:id="4016" w:author="jonathan pritchard" w:date="2025-01-17T16:52:00Z" w16du:dateUtc="2025-01-17T16:52:00Z">
                        <w:rPr>
                          <w:rFonts w:ascii="Cambria Math" w:eastAsiaTheme="minorEastAsia" w:hAnsi="Cambria Math"/>
                        </w:rPr>
                        <m:t>ξ</m:t>
                      </w:ins>
                    </m:r>
                  </m:e>
                  <m:sub>
                    <m:r>
                      <w:ins w:id="4017" w:author="jonathan pritchard" w:date="2025-01-17T16:52:00Z" w16du:dateUtc="2025-01-17T16:52:00Z">
                        <w:rPr>
                          <w:rFonts w:ascii="Cambria Math" w:eastAsiaTheme="minorEastAsia" w:hAnsi="Cambria Math"/>
                        </w:rPr>
                        <m:t>2</m:t>
                      </w:ins>
                    </m:r>
                  </m:sub>
                </m:sSub>
              </m:e>
              <m:sup>
                <m:r>
                  <w:ins w:id="4018" w:author="jonathan pritchard" w:date="2025-01-17T16:52:00Z" w16du:dateUtc="2025-01-17T16:52:00Z">
                    <w:rPr>
                      <w:rFonts w:ascii="Cambria Math" w:eastAsiaTheme="minorEastAsia" w:hAnsi="Cambria Math"/>
                    </w:rPr>
                    <m:t>'</m:t>
                  </w:ins>
                </m:r>
              </m:sup>
            </m:sSup>
            <m:r>
              <w:ins w:id="4019" w:author="jonathan pritchard" w:date="2025-01-17T16:52:00Z" w16du:dateUtc="2025-01-17T16:52:00Z">
                <w:rPr>
                  <w:rFonts w:ascii="Cambria Math" w:eastAsiaTheme="minorEastAsia" w:hAnsi="Cambria Math"/>
                </w:rPr>
                <m:t>+</m:t>
              </w:ins>
            </m:r>
            <m:sSup>
              <m:sSupPr>
                <m:ctrlPr>
                  <w:ins w:id="4020" w:author="jonathan pritchard" w:date="2025-01-17T16:52:00Z" w16du:dateUtc="2025-01-17T16:52:00Z">
                    <w:rPr>
                      <w:rFonts w:ascii="Cambria Math" w:eastAsiaTheme="minorEastAsia" w:hAnsi="Cambria Math"/>
                      <w:i/>
                    </w:rPr>
                  </w:ins>
                </m:ctrlPr>
              </m:sSupPr>
              <m:e>
                <m:sSub>
                  <m:sSubPr>
                    <m:ctrlPr>
                      <w:ins w:id="4021" w:author="jonathan pritchard" w:date="2025-01-17T16:52:00Z" w16du:dateUtc="2025-01-17T16:52:00Z">
                        <w:rPr>
                          <w:rFonts w:ascii="Cambria Math" w:eastAsiaTheme="minorEastAsia" w:hAnsi="Cambria Math"/>
                          <w:i/>
                        </w:rPr>
                      </w:ins>
                    </m:ctrlPr>
                  </m:sSubPr>
                  <m:e>
                    <m:r>
                      <w:ins w:id="4022" w:author="jonathan pritchard" w:date="2025-01-17T16:52:00Z" w16du:dateUtc="2025-01-17T16:52:00Z">
                        <w:rPr>
                          <w:rFonts w:ascii="Cambria Math" w:eastAsiaTheme="minorEastAsia" w:hAnsi="Cambria Math"/>
                        </w:rPr>
                        <m:t>ξ</m:t>
                      </w:ins>
                    </m:r>
                  </m:e>
                  <m:sub>
                    <m:r>
                      <w:ins w:id="4023" w:author="jonathan pritchard" w:date="2025-01-17T16:52:00Z" w16du:dateUtc="2025-01-17T16:52:00Z">
                        <w:rPr>
                          <w:rFonts w:ascii="Cambria Math" w:eastAsiaTheme="minorEastAsia" w:hAnsi="Cambria Math"/>
                        </w:rPr>
                        <m:t>3</m:t>
                      </w:ins>
                    </m:r>
                  </m:sub>
                </m:sSub>
              </m:e>
              <m:sup>
                <m:r>
                  <w:ins w:id="4024" w:author="jonathan pritchard" w:date="2025-01-17T16:52:00Z" w16du:dateUtc="2025-01-17T16:52:00Z">
                    <w:rPr>
                      <w:rFonts w:ascii="Cambria Math" w:eastAsiaTheme="minorEastAsia" w:hAnsi="Cambria Math"/>
                    </w:rPr>
                    <m:t>'</m:t>
                  </w:ins>
                </m:r>
              </m:sup>
            </m:sSup>
            <m:r>
              <w:ins w:id="4025" w:author="jonathan pritchard" w:date="2025-01-17T16:52:00Z" w16du:dateUtc="2025-01-17T16:52:00Z">
                <w:rPr>
                  <w:rFonts w:ascii="Cambria Math" w:eastAsiaTheme="minorEastAsia" w:hAnsi="Cambria Math"/>
                </w:rPr>
                <m:t>+</m:t>
              </w:ins>
            </m:r>
            <m:sSup>
              <m:sSupPr>
                <m:ctrlPr>
                  <w:ins w:id="4026" w:author="jonathan pritchard" w:date="2025-01-17T16:52:00Z" w16du:dateUtc="2025-01-17T16:52:00Z">
                    <w:rPr>
                      <w:rFonts w:ascii="Cambria Math" w:eastAsiaTheme="minorEastAsia" w:hAnsi="Cambria Math"/>
                      <w:i/>
                    </w:rPr>
                  </w:ins>
                </m:ctrlPr>
              </m:sSupPr>
              <m:e>
                <m:sSub>
                  <m:sSubPr>
                    <m:ctrlPr>
                      <w:ins w:id="4027" w:author="jonathan pritchard" w:date="2025-01-17T16:52:00Z" w16du:dateUtc="2025-01-17T16:52:00Z">
                        <w:rPr>
                          <w:rFonts w:ascii="Cambria Math" w:eastAsiaTheme="minorEastAsia" w:hAnsi="Cambria Math"/>
                          <w:i/>
                        </w:rPr>
                      </w:ins>
                    </m:ctrlPr>
                  </m:sSubPr>
                  <m:e>
                    <m:r>
                      <w:ins w:id="4028" w:author="jonathan pritchard" w:date="2025-01-17T16:52:00Z" w16du:dateUtc="2025-01-17T16:52:00Z">
                        <w:rPr>
                          <w:rFonts w:ascii="Cambria Math" w:eastAsiaTheme="minorEastAsia" w:hAnsi="Cambria Math"/>
                        </w:rPr>
                        <m:t>ξ</m:t>
                      </w:ins>
                    </m:r>
                  </m:e>
                  <m:sub>
                    <m:r>
                      <w:ins w:id="4029" w:author="jonathan pritchard" w:date="2025-01-17T16:52:00Z" w16du:dateUtc="2025-01-17T16:52:00Z">
                        <w:rPr>
                          <w:rFonts w:ascii="Cambria Math" w:eastAsiaTheme="minorEastAsia" w:hAnsi="Cambria Math"/>
                        </w:rPr>
                        <m:t>4</m:t>
                      </w:ins>
                    </m:r>
                  </m:sub>
                </m:sSub>
              </m:e>
              <m:sup>
                <m:r>
                  <w:ins w:id="4030" w:author="jonathan pritchard" w:date="2025-01-17T16:52:00Z" w16du:dateUtc="2025-01-17T16:52:00Z">
                    <w:rPr>
                      <w:rFonts w:ascii="Cambria Math" w:eastAsiaTheme="minorEastAsia" w:hAnsi="Cambria Math"/>
                    </w:rPr>
                    <m:t>'</m:t>
                  </w:ins>
                </m:r>
              </m:sup>
            </m:sSup>
          </m:e>
        </m:d>
      </m:oMath>
      <w:ins w:id="4031"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4032" w:author="jonathan pritchard" w:date="2025-01-17T16:52:00Z" w16du:dateUtc="2025-01-17T16:52:00Z">
                <w:rPr>
                  <w:rFonts w:ascii="Cambria Math" w:eastAsiaTheme="minorEastAsia" w:hAnsi="Cambria Math"/>
                  <w:i/>
                </w:rPr>
              </w:ins>
            </m:ctrlPr>
          </m:sSupPr>
          <m:e>
            <m:sSub>
              <m:sSubPr>
                <m:ctrlPr>
                  <w:ins w:id="4033" w:author="jonathan pritchard" w:date="2025-01-17T16:52:00Z" w16du:dateUtc="2025-01-17T16:52:00Z">
                    <w:rPr>
                      <w:rFonts w:ascii="Cambria Math" w:eastAsiaTheme="minorEastAsia" w:hAnsi="Cambria Math"/>
                      <w:i/>
                    </w:rPr>
                  </w:ins>
                </m:ctrlPr>
              </m:sSubPr>
              <m:e>
                <m:r>
                  <w:ins w:id="4034" w:author="jonathan pritchard" w:date="2025-01-17T16:52:00Z" w16du:dateUtc="2025-01-17T16:52:00Z">
                    <w:rPr>
                      <w:rFonts w:ascii="Cambria Math" w:eastAsiaTheme="minorEastAsia" w:hAnsi="Cambria Math"/>
                    </w:rPr>
                    <m:t>η</m:t>
                  </w:ins>
                </m:r>
              </m:e>
              <m:sub>
                <m:r>
                  <w:ins w:id="4035" w:author="jonathan pritchard" w:date="2025-01-17T16:52:00Z" w16du:dateUtc="2025-01-17T16:52:00Z">
                    <w:rPr>
                      <w:rFonts w:ascii="Cambria Math" w:eastAsiaTheme="minorEastAsia" w:hAnsi="Cambria Math"/>
                    </w:rPr>
                    <m:t>0</m:t>
                  </w:ins>
                </m:r>
              </m:sub>
            </m:sSub>
          </m:e>
          <m:sup>
            <m:r>
              <w:ins w:id="4036" w:author="jonathan pritchard" w:date="2025-01-17T16:52:00Z" w16du:dateUtc="2025-01-17T16:52:00Z">
                <w:rPr>
                  <w:rFonts w:ascii="Cambria Math" w:eastAsiaTheme="minorEastAsia" w:hAnsi="Cambria Math"/>
                </w:rPr>
                <m:t>'</m:t>
              </w:ins>
            </m:r>
          </m:sup>
        </m:sSup>
        <m:r>
          <w:ins w:id="4037" w:author="jonathan pritchard" w:date="2025-01-17T16:52:00Z" w16du:dateUtc="2025-01-17T16:52:00Z">
            <w:rPr>
              <w:rFonts w:ascii="Cambria Math" w:eastAsiaTheme="minorEastAsia" w:hAnsi="Cambria Math"/>
            </w:rPr>
            <m:t xml:space="preserve">= </m:t>
          </w:ins>
        </m:r>
        <m:sSup>
          <m:sSupPr>
            <m:ctrlPr>
              <w:ins w:id="4038" w:author="jonathan pritchard" w:date="2025-01-17T16:52:00Z" w16du:dateUtc="2025-01-17T16:52:00Z">
                <w:rPr>
                  <w:rFonts w:ascii="Cambria Math" w:hAnsi="Cambria Math"/>
                  <w:i/>
                </w:rPr>
              </w:ins>
            </m:ctrlPr>
          </m:sSupPr>
          <m:e>
            <m:r>
              <w:ins w:id="4039" w:author="jonathan pritchard" w:date="2025-01-17T16:52:00Z" w16du:dateUtc="2025-01-17T16:52:00Z">
                <w:rPr>
                  <w:rFonts w:ascii="Cambria Math" w:hAnsi="Cambria Math"/>
                </w:rPr>
                <m:t>η</m:t>
              </w:ins>
            </m:r>
          </m:e>
          <m:sup>
            <m:r>
              <w:ins w:id="4040" w:author="jonathan pritchard" w:date="2025-01-17T16:52:00Z" w16du:dateUtc="2025-01-17T16:52:00Z">
                <w:rPr>
                  <w:rFonts w:ascii="Cambria Math" w:hAnsi="Cambria Math"/>
                </w:rPr>
                <m:t>'</m:t>
              </w:ins>
            </m:r>
          </m:sup>
        </m:sSup>
        <m:r>
          <w:ins w:id="4041" w:author="jonathan pritchard" w:date="2025-01-17T16:52:00Z" w16du:dateUtc="2025-01-17T16:52:00Z">
            <w:rPr>
              <w:rFonts w:ascii="Cambria Math" w:hAnsi="Cambria Math"/>
            </w:rPr>
            <m:t>-</m:t>
          </w:ins>
        </m:r>
        <m:d>
          <m:dPr>
            <m:ctrlPr>
              <w:ins w:id="4042" w:author="jonathan pritchard" w:date="2025-01-17T16:52:00Z" w16du:dateUtc="2025-01-17T16:52:00Z">
                <w:rPr>
                  <w:rFonts w:ascii="Cambria Math" w:hAnsi="Cambria Math"/>
                  <w:i/>
                </w:rPr>
              </w:ins>
            </m:ctrlPr>
          </m:dPr>
          <m:e>
            <m:sSup>
              <m:sSupPr>
                <m:ctrlPr>
                  <w:ins w:id="4043" w:author="jonathan pritchard" w:date="2025-01-17T16:52:00Z" w16du:dateUtc="2025-01-17T16:52:00Z">
                    <w:rPr>
                      <w:rFonts w:ascii="Cambria Math" w:eastAsiaTheme="minorEastAsia" w:hAnsi="Cambria Math"/>
                      <w:i/>
                    </w:rPr>
                  </w:ins>
                </m:ctrlPr>
              </m:sSupPr>
              <m:e>
                <m:sSub>
                  <m:sSubPr>
                    <m:ctrlPr>
                      <w:ins w:id="4044" w:author="jonathan pritchard" w:date="2025-01-17T16:52:00Z" w16du:dateUtc="2025-01-17T16:52:00Z">
                        <w:rPr>
                          <w:rFonts w:ascii="Cambria Math" w:eastAsiaTheme="minorEastAsia" w:hAnsi="Cambria Math"/>
                          <w:i/>
                        </w:rPr>
                      </w:ins>
                    </m:ctrlPr>
                  </m:sSubPr>
                  <m:e>
                    <m:r>
                      <w:ins w:id="4045" w:author="jonathan pritchard" w:date="2025-01-17T16:52:00Z" w16du:dateUtc="2025-01-17T16:52:00Z">
                        <w:rPr>
                          <w:rFonts w:ascii="Cambria Math" w:eastAsiaTheme="minorEastAsia" w:hAnsi="Cambria Math"/>
                        </w:rPr>
                        <m:t>η</m:t>
                      </w:ins>
                    </m:r>
                  </m:e>
                  <m:sub>
                    <m:r>
                      <w:ins w:id="4046" w:author="jonathan pritchard" w:date="2025-01-17T16:52:00Z" w16du:dateUtc="2025-01-17T16:52:00Z">
                        <w:rPr>
                          <w:rFonts w:ascii="Cambria Math" w:eastAsiaTheme="minorEastAsia" w:hAnsi="Cambria Math"/>
                        </w:rPr>
                        <m:t>1</m:t>
                      </w:ins>
                    </m:r>
                  </m:sub>
                </m:sSub>
              </m:e>
              <m:sup>
                <m:r>
                  <w:ins w:id="4047" w:author="jonathan pritchard" w:date="2025-01-17T16:52:00Z" w16du:dateUtc="2025-01-17T16:52:00Z">
                    <w:rPr>
                      <w:rFonts w:ascii="Cambria Math" w:eastAsiaTheme="minorEastAsia" w:hAnsi="Cambria Math"/>
                    </w:rPr>
                    <m:t>'</m:t>
                  </w:ins>
                </m:r>
              </m:sup>
            </m:sSup>
            <m:r>
              <w:ins w:id="4048" w:author="jonathan pritchard" w:date="2025-01-17T16:52:00Z" w16du:dateUtc="2025-01-17T16:52:00Z">
                <w:rPr>
                  <w:rFonts w:ascii="Cambria Math" w:eastAsiaTheme="minorEastAsia" w:hAnsi="Cambria Math"/>
                </w:rPr>
                <m:t>+</m:t>
              </w:ins>
            </m:r>
            <m:sSup>
              <m:sSupPr>
                <m:ctrlPr>
                  <w:ins w:id="4049" w:author="jonathan pritchard" w:date="2025-01-17T16:52:00Z" w16du:dateUtc="2025-01-17T16:52:00Z">
                    <w:rPr>
                      <w:rFonts w:ascii="Cambria Math" w:eastAsiaTheme="minorEastAsia" w:hAnsi="Cambria Math"/>
                      <w:i/>
                    </w:rPr>
                  </w:ins>
                </m:ctrlPr>
              </m:sSupPr>
              <m:e>
                <m:sSub>
                  <m:sSubPr>
                    <m:ctrlPr>
                      <w:ins w:id="4050" w:author="jonathan pritchard" w:date="2025-01-17T16:52:00Z" w16du:dateUtc="2025-01-17T16:52:00Z">
                        <w:rPr>
                          <w:rFonts w:ascii="Cambria Math" w:eastAsiaTheme="minorEastAsia" w:hAnsi="Cambria Math"/>
                          <w:i/>
                        </w:rPr>
                      </w:ins>
                    </m:ctrlPr>
                  </m:sSubPr>
                  <m:e>
                    <m:r>
                      <w:ins w:id="4051" w:author="jonathan pritchard" w:date="2025-01-17T16:52:00Z" w16du:dateUtc="2025-01-17T16:52:00Z">
                        <w:rPr>
                          <w:rFonts w:ascii="Cambria Math" w:eastAsiaTheme="minorEastAsia" w:hAnsi="Cambria Math"/>
                        </w:rPr>
                        <m:t>η</m:t>
                      </w:ins>
                    </m:r>
                  </m:e>
                  <m:sub>
                    <m:r>
                      <w:ins w:id="4052" w:author="jonathan pritchard" w:date="2025-01-17T16:52:00Z" w16du:dateUtc="2025-01-17T16:52:00Z">
                        <w:rPr>
                          <w:rFonts w:ascii="Cambria Math" w:eastAsiaTheme="minorEastAsia" w:hAnsi="Cambria Math"/>
                        </w:rPr>
                        <m:t>2</m:t>
                      </w:ins>
                    </m:r>
                  </m:sub>
                </m:sSub>
              </m:e>
              <m:sup>
                <m:r>
                  <w:ins w:id="4053" w:author="jonathan pritchard" w:date="2025-01-17T16:52:00Z" w16du:dateUtc="2025-01-17T16:52:00Z">
                    <w:rPr>
                      <w:rFonts w:ascii="Cambria Math" w:eastAsiaTheme="minorEastAsia" w:hAnsi="Cambria Math"/>
                    </w:rPr>
                    <m:t>'</m:t>
                  </w:ins>
                </m:r>
              </m:sup>
            </m:sSup>
            <m:r>
              <w:ins w:id="4054" w:author="jonathan pritchard" w:date="2025-01-17T16:52:00Z" w16du:dateUtc="2025-01-17T16:52:00Z">
                <w:rPr>
                  <w:rFonts w:ascii="Cambria Math" w:eastAsiaTheme="minorEastAsia" w:hAnsi="Cambria Math"/>
                </w:rPr>
                <m:t>+</m:t>
              </w:ins>
            </m:r>
            <m:sSup>
              <m:sSupPr>
                <m:ctrlPr>
                  <w:ins w:id="4055" w:author="jonathan pritchard" w:date="2025-01-17T16:52:00Z" w16du:dateUtc="2025-01-17T16:52:00Z">
                    <w:rPr>
                      <w:rFonts w:ascii="Cambria Math" w:eastAsiaTheme="minorEastAsia" w:hAnsi="Cambria Math"/>
                      <w:i/>
                    </w:rPr>
                  </w:ins>
                </m:ctrlPr>
              </m:sSupPr>
              <m:e>
                <m:sSub>
                  <m:sSubPr>
                    <m:ctrlPr>
                      <w:ins w:id="4056" w:author="jonathan pritchard" w:date="2025-01-17T16:52:00Z" w16du:dateUtc="2025-01-17T16:52:00Z">
                        <w:rPr>
                          <w:rFonts w:ascii="Cambria Math" w:eastAsiaTheme="minorEastAsia" w:hAnsi="Cambria Math"/>
                          <w:i/>
                        </w:rPr>
                      </w:ins>
                    </m:ctrlPr>
                  </m:sSubPr>
                  <m:e>
                    <m:r>
                      <w:ins w:id="4057" w:author="jonathan pritchard" w:date="2025-01-17T16:52:00Z" w16du:dateUtc="2025-01-17T16:52:00Z">
                        <w:rPr>
                          <w:rFonts w:ascii="Cambria Math" w:eastAsiaTheme="minorEastAsia" w:hAnsi="Cambria Math"/>
                        </w:rPr>
                        <m:t>η</m:t>
                      </w:ins>
                    </m:r>
                  </m:e>
                  <m:sub>
                    <m:r>
                      <w:ins w:id="4058" w:author="jonathan pritchard" w:date="2025-01-17T16:52:00Z" w16du:dateUtc="2025-01-17T16:52:00Z">
                        <w:rPr>
                          <w:rFonts w:ascii="Cambria Math" w:eastAsiaTheme="minorEastAsia" w:hAnsi="Cambria Math"/>
                        </w:rPr>
                        <m:t>3</m:t>
                      </w:ins>
                    </m:r>
                  </m:sub>
                </m:sSub>
              </m:e>
              <m:sup>
                <m:r>
                  <w:ins w:id="4059" w:author="jonathan pritchard" w:date="2025-01-17T16:52:00Z" w16du:dateUtc="2025-01-17T16:52:00Z">
                    <w:rPr>
                      <w:rFonts w:ascii="Cambria Math" w:eastAsiaTheme="minorEastAsia" w:hAnsi="Cambria Math"/>
                    </w:rPr>
                    <m:t>'</m:t>
                  </w:ins>
                </m:r>
              </m:sup>
            </m:sSup>
            <m:r>
              <w:ins w:id="4060" w:author="jonathan pritchard" w:date="2025-01-17T16:52:00Z" w16du:dateUtc="2025-01-17T16:52:00Z">
                <w:rPr>
                  <w:rFonts w:ascii="Cambria Math" w:eastAsiaTheme="minorEastAsia" w:hAnsi="Cambria Math"/>
                </w:rPr>
                <m:t>+</m:t>
              </w:ins>
            </m:r>
            <m:sSup>
              <m:sSupPr>
                <m:ctrlPr>
                  <w:ins w:id="4061" w:author="jonathan pritchard" w:date="2025-01-17T16:52:00Z" w16du:dateUtc="2025-01-17T16:52:00Z">
                    <w:rPr>
                      <w:rFonts w:ascii="Cambria Math" w:eastAsiaTheme="minorEastAsia" w:hAnsi="Cambria Math"/>
                      <w:i/>
                    </w:rPr>
                  </w:ins>
                </m:ctrlPr>
              </m:sSupPr>
              <m:e>
                <m:sSub>
                  <m:sSubPr>
                    <m:ctrlPr>
                      <w:ins w:id="4062" w:author="jonathan pritchard" w:date="2025-01-17T16:52:00Z" w16du:dateUtc="2025-01-17T16:52:00Z">
                        <w:rPr>
                          <w:rFonts w:ascii="Cambria Math" w:eastAsiaTheme="minorEastAsia" w:hAnsi="Cambria Math"/>
                          <w:i/>
                        </w:rPr>
                      </w:ins>
                    </m:ctrlPr>
                  </m:sSubPr>
                  <m:e>
                    <m:r>
                      <w:ins w:id="4063" w:author="jonathan pritchard" w:date="2025-01-17T16:52:00Z" w16du:dateUtc="2025-01-17T16:52:00Z">
                        <w:rPr>
                          <w:rFonts w:ascii="Cambria Math" w:eastAsiaTheme="minorEastAsia" w:hAnsi="Cambria Math"/>
                        </w:rPr>
                        <m:t>η</m:t>
                      </w:ins>
                    </m:r>
                  </m:e>
                  <m:sub>
                    <m:r>
                      <w:ins w:id="4064" w:author="jonathan pritchard" w:date="2025-01-17T16:52:00Z" w16du:dateUtc="2025-01-17T16:52:00Z">
                        <w:rPr>
                          <w:rFonts w:ascii="Cambria Math" w:eastAsiaTheme="minorEastAsia" w:hAnsi="Cambria Math"/>
                        </w:rPr>
                        <m:t>4</m:t>
                      </w:ins>
                    </m:r>
                  </m:sub>
                </m:sSub>
              </m:e>
              <m:sup>
                <m:r>
                  <w:ins w:id="4065" w:author="jonathan pritchard" w:date="2025-01-17T16:52:00Z" w16du:dateUtc="2025-01-17T16:52:00Z">
                    <w:rPr>
                      <w:rFonts w:ascii="Cambria Math" w:eastAsiaTheme="minorEastAsia" w:hAnsi="Cambria Math"/>
                    </w:rPr>
                    <m:t>'</m:t>
                  </w:ins>
                </m:r>
              </m:sup>
            </m:sSup>
          </m:e>
        </m:d>
      </m:oMath>
      <w:ins w:id="4066"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4067" w:author="jonathan pritchard" w:date="2025-01-17T16:52:00Z" w16du:dateUtc="2025-01-17T16:52:00Z"/>
          <w:rFonts w:eastAsiaTheme="minorEastAsia"/>
        </w:rPr>
      </w:pPr>
    </w:p>
    <w:p w14:paraId="0B4AC63E" w14:textId="77777777" w:rsidR="00F13E78" w:rsidRDefault="00000000" w:rsidP="00F13E78">
      <w:pPr>
        <w:ind w:firstLine="360"/>
        <w:rPr>
          <w:ins w:id="4068" w:author="jonathan pritchard" w:date="2025-01-17T16:52:00Z" w16du:dateUtc="2025-01-17T16:52:00Z"/>
          <w:rFonts w:eastAsiaTheme="minorEastAsia"/>
        </w:rPr>
      </w:pPr>
      <m:oMath>
        <m:sSup>
          <m:sSupPr>
            <m:ctrlPr>
              <w:ins w:id="4069" w:author="jonathan pritchard" w:date="2025-01-17T16:52:00Z" w16du:dateUtc="2025-01-17T16:52:00Z">
                <w:rPr>
                  <w:rFonts w:ascii="Cambria Math" w:hAnsi="Cambria Math"/>
                  <w:i/>
                </w:rPr>
              </w:ins>
            </m:ctrlPr>
          </m:sSupPr>
          <m:e>
            <m:r>
              <w:ins w:id="4070" w:author="jonathan pritchard" w:date="2025-01-17T16:52:00Z" w16du:dateUtc="2025-01-17T16:52:00Z">
                <w:rPr>
                  <w:rFonts w:ascii="Cambria Math" w:hAnsi="Cambria Math"/>
                </w:rPr>
                <m:t>β</m:t>
              </w:ins>
            </m:r>
          </m:e>
          <m:sup>
            <m:r>
              <w:ins w:id="4071" w:author="jonathan pritchard" w:date="2025-01-17T16:52:00Z" w16du:dateUtc="2025-01-17T16:52:00Z">
                <w:rPr>
                  <w:rFonts w:ascii="Cambria Math" w:hAnsi="Cambria Math"/>
                </w:rPr>
                <m:t>'</m:t>
              </w:ins>
            </m:r>
          </m:sup>
        </m:sSup>
        <m:r>
          <w:ins w:id="4072" w:author="jonathan pritchard" w:date="2025-01-17T16:52:00Z" w16du:dateUtc="2025-01-17T16:52:00Z">
            <w:rPr>
              <w:rFonts w:ascii="Cambria Math" w:hAnsi="Cambria Math"/>
            </w:rPr>
            <m:t>=</m:t>
          </w:ins>
        </m:r>
        <m:func>
          <m:funcPr>
            <m:ctrlPr>
              <w:ins w:id="4073" w:author="jonathan pritchard" w:date="2025-01-17T16:52:00Z" w16du:dateUtc="2025-01-17T16:52:00Z">
                <w:rPr>
                  <w:rFonts w:ascii="Cambria Math" w:hAnsi="Cambria Math"/>
                  <w:i/>
                </w:rPr>
              </w:ins>
            </m:ctrlPr>
          </m:funcPr>
          <m:fName>
            <m:sSup>
              <m:sSupPr>
                <m:ctrlPr>
                  <w:ins w:id="4074" w:author="jonathan pritchard" w:date="2025-01-17T16:52:00Z" w16du:dateUtc="2025-01-17T16:52:00Z">
                    <w:rPr>
                      <w:rFonts w:ascii="Cambria Math" w:hAnsi="Cambria Math"/>
                      <w:i/>
                    </w:rPr>
                  </w:ins>
                </m:ctrlPr>
              </m:sSupPr>
              <m:e>
                <m:r>
                  <w:ins w:id="4075" w:author="jonathan pritchard" w:date="2025-01-17T16:52:00Z" w16du:dateUtc="2025-01-17T16:52:00Z">
                    <m:rPr>
                      <m:sty m:val="p"/>
                    </m:rPr>
                    <w:rPr>
                      <w:rFonts w:ascii="Cambria Math" w:hAnsi="Cambria Math"/>
                    </w:rPr>
                    <m:t>sin</m:t>
                  </w:ins>
                </m:r>
              </m:e>
              <m:sup>
                <m:r>
                  <w:ins w:id="4076" w:author="jonathan pritchard" w:date="2025-01-17T16:52:00Z" w16du:dateUtc="2025-01-17T16:52:00Z">
                    <w:rPr>
                      <w:rFonts w:ascii="Cambria Math" w:hAnsi="Cambria Math"/>
                    </w:rPr>
                    <m:t>-1</m:t>
                  </w:ins>
                </m:r>
              </m:sup>
            </m:sSup>
          </m:fName>
          <m:e>
            <m:d>
              <m:dPr>
                <m:ctrlPr>
                  <w:ins w:id="4077" w:author="jonathan pritchard" w:date="2025-01-17T16:52:00Z" w16du:dateUtc="2025-01-17T16:52:00Z">
                    <w:rPr>
                      <w:rFonts w:ascii="Cambria Math" w:hAnsi="Cambria Math"/>
                      <w:i/>
                    </w:rPr>
                  </w:ins>
                </m:ctrlPr>
              </m:dPr>
              <m:e>
                <m:f>
                  <m:fPr>
                    <m:ctrlPr>
                      <w:ins w:id="4078" w:author="jonathan pritchard" w:date="2025-01-17T16:52:00Z" w16du:dateUtc="2025-01-17T16:52:00Z">
                        <w:rPr>
                          <w:rFonts w:ascii="Cambria Math" w:hAnsi="Cambria Math"/>
                          <w:i/>
                        </w:rPr>
                      </w:ins>
                    </m:ctrlPr>
                  </m:fPr>
                  <m:num>
                    <m:func>
                      <m:funcPr>
                        <m:ctrlPr>
                          <w:ins w:id="4079" w:author="jonathan pritchard" w:date="2025-01-17T16:52:00Z" w16du:dateUtc="2025-01-17T16:52:00Z">
                            <w:rPr>
                              <w:rFonts w:ascii="Cambria Math" w:hAnsi="Cambria Math"/>
                              <w:i/>
                            </w:rPr>
                          </w:ins>
                        </m:ctrlPr>
                      </m:funcPr>
                      <m:fName>
                        <m:r>
                          <w:ins w:id="4080" w:author="jonathan pritchard" w:date="2025-01-17T16:52:00Z" w16du:dateUtc="2025-01-17T16:52:00Z">
                            <m:rPr>
                              <m:sty m:val="p"/>
                            </m:rPr>
                            <w:rPr>
                              <w:rFonts w:ascii="Cambria Math" w:hAnsi="Cambria Math"/>
                            </w:rPr>
                            <m:t>sin</m:t>
                          </w:ins>
                        </m:r>
                      </m:fName>
                      <m:e>
                        <m:sSup>
                          <m:sSupPr>
                            <m:ctrlPr>
                              <w:ins w:id="4081" w:author="jonathan pritchard" w:date="2025-01-17T16:52:00Z" w16du:dateUtc="2025-01-17T16:52:00Z">
                                <w:rPr>
                                  <w:rFonts w:ascii="Cambria Math" w:eastAsiaTheme="minorEastAsia" w:hAnsi="Cambria Math"/>
                                  <w:i/>
                                </w:rPr>
                              </w:ins>
                            </m:ctrlPr>
                          </m:sSupPr>
                          <m:e>
                            <m:sSub>
                              <m:sSubPr>
                                <m:ctrlPr>
                                  <w:ins w:id="4082" w:author="jonathan pritchard" w:date="2025-01-17T16:52:00Z" w16du:dateUtc="2025-01-17T16:52:00Z">
                                    <w:rPr>
                                      <w:rFonts w:ascii="Cambria Math" w:eastAsiaTheme="minorEastAsia" w:hAnsi="Cambria Math"/>
                                      <w:i/>
                                    </w:rPr>
                                  </w:ins>
                                </m:ctrlPr>
                              </m:sSubPr>
                              <m:e>
                                <m:r>
                                  <w:ins w:id="4083" w:author="jonathan pritchard" w:date="2025-01-17T16:52:00Z" w16du:dateUtc="2025-01-17T16:52:00Z">
                                    <w:rPr>
                                      <w:rFonts w:ascii="Cambria Math" w:eastAsiaTheme="minorEastAsia" w:hAnsi="Cambria Math"/>
                                    </w:rPr>
                                    <m:t>ξ</m:t>
                                  </w:ins>
                                </m:r>
                              </m:e>
                              <m:sub>
                                <m:r>
                                  <w:ins w:id="4084" w:author="jonathan pritchard" w:date="2025-01-17T16:52:00Z" w16du:dateUtc="2025-01-17T16:52:00Z">
                                    <w:rPr>
                                      <w:rFonts w:ascii="Cambria Math" w:eastAsiaTheme="minorEastAsia" w:hAnsi="Cambria Math"/>
                                    </w:rPr>
                                    <m:t>0</m:t>
                                  </w:ins>
                                </m:r>
                              </m:sub>
                            </m:sSub>
                          </m:e>
                          <m:sup>
                            <m:r>
                              <w:ins w:id="4085" w:author="jonathan pritchard" w:date="2025-01-17T16:52:00Z" w16du:dateUtc="2025-01-17T16:52:00Z">
                                <w:rPr>
                                  <w:rFonts w:ascii="Cambria Math" w:eastAsiaTheme="minorEastAsia" w:hAnsi="Cambria Math"/>
                                </w:rPr>
                                <m:t>'</m:t>
                              </w:ins>
                            </m:r>
                          </m:sup>
                        </m:sSup>
                      </m:e>
                    </m:func>
                  </m:num>
                  <m:den>
                    <m:func>
                      <m:funcPr>
                        <m:ctrlPr>
                          <w:ins w:id="4086" w:author="jonathan pritchard" w:date="2025-01-17T16:52:00Z" w16du:dateUtc="2025-01-17T16:52:00Z">
                            <w:rPr>
                              <w:rFonts w:ascii="Cambria Math" w:hAnsi="Cambria Math"/>
                              <w:i/>
                            </w:rPr>
                          </w:ins>
                        </m:ctrlPr>
                      </m:funcPr>
                      <m:fName>
                        <m:r>
                          <w:ins w:id="4087" w:author="jonathan pritchard" w:date="2025-01-17T16:52:00Z" w16du:dateUtc="2025-01-17T16:52:00Z">
                            <m:rPr>
                              <m:sty m:val="p"/>
                            </m:rPr>
                            <w:rPr>
                              <w:rFonts w:ascii="Cambria Math" w:hAnsi="Cambria Math"/>
                            </w:rPr>
                            <m:t>cosh</m:t>
                          </w:ins>
                        </m:r>
                      </m:fName>
                      <m:e>
                        <m:sSup>
                          <m:sSupPr>
                            <m:ctrlPr>
                              <w:ins w:id="4088" w:author="jonathan pritchard" w:date="2025-01-17T16:52:00Z" w16du:dateUtc="2025-01-17T16:52:00Z">
                                <w:rPr>
                                  <w:rFonts w:ascii="Cambria Math" w:eastAsiaTheme="minorEastAsia" w:hAnsi="Cambria Math"/>
                                  <w:i/>
                                </w:rPr>
                              </w:ins>
                            </m:ctrlPr>
                          </m:sSupPr>
                          <m:e>
                            <m:sSub>
                              <m:sSubPr>
                                <m:ctrlPr>
                                  <w:ins w:id="4089" w:author="jonathan pritchard" w:date="2025-01-17T16:52:00Z" w16du:dateUtc="2025-01-17T16:52:00Z">
                                    <w:rPr>
                                      <w:rFonts w:ascii="Cambria Math" w:eastAsiaTheme="minorEastAsia" w:hAnsi="Cambria Math"/>
                                      <w:i/>
                                    </w:rPr>
                                  </w:ins>
                                </m:ctrlPr>
                              </m:sSubPr>
                              <m:e>
                                <m:r>
                                  <w:ins w:id="4090" w:author="jonathan pritchard" w:date="2025-01-17T16:52:00Z" w16du:dateUtc="2025-01-17T16:52:00Z">
                                    <w:rPr>
                                      <w:rFonts w:ascii="Cambria Math" w:eastAsiaTheme="minorEastAsia" w:hAnsi="Cambria Math"/>
                                    </w:rPr>
                                    <m:t>η</m:t>
                                  </w:ins>
                                </m:r>
                              </m:e>
                              <m:sub>
                                <m:r>
                                  <w:ins w:id="4091" w:author="jonathan pritchard" w:date="2025-01-17T16:52:00Z" w16du:dateUtc="2025-01-17T16:52:00Z">
                                    <w:rPr>
                                      <w:rFonts w:ascii="Cambria Math" w:eastAsiaTheme="minorEastAsia" w:hAnsi="Cambria Math"/>
                                    </w:rPr>
                                    <m:t>0</m:t>
                                  </w:ins>
                                </m:r>
                              </m:sub>
                            </m:sSub>
                          </m:e>
                          <m:sup>
                            <m:r>
                              <w:ins w:id="4092" w:author="jonathan pritchard" w:date="2025-01-17T16:52:00Z" w16du:dateUtc="2025-01-17T16:52:00Z">
                                <w:rPr>
                                  <w:rFonts w:ascii="Cambria Math" w:eastAsiaTheme="minorEastAsia" w:hAnsi="Cambria Math"/>
                                </w:rPr>
                                <m:t>'</m:t>
                              </w:ins>
                            </m:r>
                          </m:sup>
                        </m:sSup>
                      </m:e>
                    </m:func>
                  </m:den>
                </m:f>
              </m:e>
            </m:d>
          </m:e>
        </m:func>
      </m:oMath>
      <w:ins w:id="4093"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4094" w:author="jonathan pritchard" w:date="2025-01-17T16:52:00Z" w16du:dateUtc="2025-01-17T16:52:00Z"/>
          <w:rFonts w:eastAsiaTheme="minorEastAsia"/>
        </w:rPr>
      </w:pPr>
      <m:oMath>
        <m:sSup>
          <m:sSupPr>
            <m:ctrlPr>
              <w:ins w:id="4095" w:author="jonathan pritchard" w:date="2025-01-17T16:52:00Z" w16du:dateUtc="2025-01-17T16:52:00Z">
                <w:rPr>
                  <w:rFonts w:ascii="Cambria Math" w:eastAsiaTheme="minorEastAsia" w:hAnsi="Cambria Math"/>
                  <w:i/>
                </w:rPr>
              </w:ins>
            </m:ctrlPr>
          </m:sSupPr>
          <m:e>
            <m:r>
              <w:ins w:id="4096" w:author="jonathan pritchard" w:date="2025-01-17T16:52:00Z" w16du:dateUtc="2025-01-17T16:52:00Z">
                <w:rPr>
                  <w:rFonts w:ascii="Cambria Math" w:eastAsiaTheme="minorEastAsia" w:hAnsi="Cambria Math"/>
                </w:rPr>
                <m:t>Q</m:t>
              </w:ins>
            </m:r>
          </m:e>
          <m:sup>
            <m:r>
              <w:ins w:id="4097" w:author="jonathan pritchard" w:date="2025-01-17T16:52:00Z" w16du:dateUtc="2025-01-17T16:52:00Z">
                <w:rPr>
                  <w:rFonts w:ascii="Cambria Math" w:eastAsiaTheme="minorEastAsia" w:hAnsi="Cambria Math"/>
                </w:rPr>
                <m:t>'</m:t>
              </w:ins>
            </m:r>
          </m:sup>
        </m:sSup>
        <m:r>
          <w:ins w:id="4098" w:author="jonathan pritchard" w:date="2025-01-17T16:52:00Z" w16du:dateUtc="2025-01-17T16:52:00Z">
            <w:rPr>
              <w:rFonts w:ascii="Cambria Math" w:eastAsiaTheme="minorEastAsia" w:hAnsi="Cambria Math"/>
            </w:rPr>
            <m:t>=</m:t>
          </w:ins>
        </m:r>
        <m:func>
          <m:funcPr>
            <m:ctrlPr>
              <w:ins w:id="4099" w:author="jonathan pritchard" w:date="2025-01-17T16:52:00Z" w16du:dateUtc="2025-01-17T16:52:00Z">
                <w:rPr>
                  <w:rFonts w:ascii="Cambria Math" w:eastAsiaTheme="minorEastAsia" w:hAnsi="Cambria Math"/>
                  <w:i/>
                </w:rPr>
              </w:ins>
            </m:ctrlPr>
          </m:funcPr>
          <m:fName>
            <m:sSup>
              <m:sSupPr>
                <m:ctrlPr>
                  <w:ins w:id="4100" w:author="jonathan pritchard" w:date="2025-01-17T16:52:00Z" w16du:dateUtc="2025-01-17T16:52:00Z">
                    <w:rPr>
                      <w:rFonts w:ascii="Cambria Math" w:eastAsiaTheme="minorEastAsia" w:hAnsi="Cambria Math"/>
                      <w:i/>
                    </w:rPr>
                  </w:ins>
                </m:ctrlPr>
              </m:sSupPr>
              <m:e>
                <m:r>
                  <w:ins w:id="4101" w:author="jonathan pritchard" w:date="2025-01-17T16:52:00Z" w16du:dateUtc="2025-01-17T16:52:00Z">
                    <m:rPr>
                      <m:sty m:val="p"/>
                    </m:rPr>
                    <w:rPr>
                      <w:rFonts w:ascii="Cambria Math" w:hAnsi="Cambria Math"/>
                    </w:rPr>
                    <m:t>sinh</m:t>
                  </w:ins>
                </m:r>
              </m:e>
              <m:sup>
                <m:r>
                  <w:ins w:id="4102" w:author="jonathan pritchard" w:date="2025-01-17T16:52:00Z" w16du:dateUtc="2025-01-17T16:52:00Z">
                    <w:rPr>
                      <w:rFonts w:ascii="Cambria Math" w:hAnsi="Cambria Math"/>
                    </w:rPr>
                    <m:t>-1</m:t>
                  </w:ins>
                </m:r>
              </m:sup>
            </m:sSup>
          </m:fName>
          <m:e>
            <m:d>
              <m:dPr>
                <m:ctrlPr>
                  <w:ins w:id="4103" w:author="jonathan pritchard" w:date="2025-01-17T16:52:00Z" w16du:dateUtc="2025-01-17T16:52:00Z">
                    <w:rPr>
                      <w:rFonts w:ascii="Cambria Math" w:eastAsiaTheme="minorEastAsia" w:hAnsi="Cambria Math"/>
                      <w:i/>
                    </w:rPr>
                  </w:ins>
                </m:ctrlPr>
              </m:dPr>
              <m:e>
                <m:func>
                  <m:funcPr>
                    <m:ctrlPr>
                      <w:ins w:id="4104" w:author="jonathan pritchard" w:date="2025-01-17T16:52:00Z" w16du:dateUtc="2025-01-17T16:52:00Z">
                        <w:rPr>
                          <w:rFonts w:ascii="Cambria Math" w:eastAsiaTheme="minorEastAsia" w:hAnsi="Cambria Math"/>
                          <w:i/>
                        </w:rPr>
                      </w:ins>
                    </m:ctrlPr>
                  </m:funcPr>
                  <m:fName>
                    <m:r>
                      <w:ins w:id="4105" w:author="jonathan pritchard" w:date="2025-01-17T16:52:00Z" w16du:dateUtc="2025-01-17T16:52:00Z">
                        <m:rPr>
                          <m:sty m:val="p"/>
                        </m:rPr>
                        <w:rPr>
                          <w:rFonts w:ascii="Cambria Math" w:hAnsi="Cambria Math"/>
                        </w:rPr>
                        <m:t>tan</m:t>
                      </w:ins>
                    </m:r>
                  </m:fName>
                  <m:e>
                    <m:sSup>
                      <m:sSupPr>
                        <m:ctrlPr>
                          <w:ins w:id="4106" w:author="jonathan pritchard" w:date="2025-01-17T16:52:00Z" w16du:dateUtc="2025-01-17T16:52:00Z">
                            <w:rPr>
                              <w:rFonts w:ascii="Cambria Math" w:eastAsiaTheme="minorEastAsia" w:hAnsi="Cambria Math"/>
                              <w:i/>
                            </w:rPr>
                          </w:ins>
                        </m:ctrlPr>
                      </m:sSupPr>
                      <m:e>
                        <m:r>
                          <w:ins w:id="4107" w:author="jonathan pritchard" w:date="2025-01-17T16:52:00Z" w16du:dateUtc="2025-01-17T16:52:00Z">
                            <w:rPr>
                              <w:rFonts w:ascii="Cambria Math" w:eastAsiaTheme="minorEastAsia" w:hAnsi="Cambria Math"/>
                            </w:rPr>
                            <m:t>β</m:t>
                          </w:ins>
                        </m:r>
                      </m:e>
                      <m:sup>
                        <m:r>
                          <w:ins w:id="4108" w:author="jonathan pritchard" w:date="2025-01-17T16:52:00Z" w16du:dateUtc="2025-01-17T16:52:00Z">
                            <w:rPr>
                              <w:rFonts w:ascii="Cambria Math" w:eastAsiaTheme="minorEastAsia" w:hAnsi="Cambria Math"/>
                            </w:rPr>
                            <m:t>'</m:t>
                          </w:ins>
                        </m:r>
                      </m:sup>
                    </m:sSup>
                  </m:e>
                </m:func>
              </m:e>
            </m:d>
          </m:e>
        </m:func>
      </m:oMath>
      <w:ins w:id="4109"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4110" w:author="jonathan pritchard" w:date="2025-01-17T16:52:00Z" w16du:dateUtc="2025-01-17T16:52:00Z"/>
          <w:rFonts w:eastAsiaTheme="minorEastAsia"/>
        </w:rPr>
      </w:pPr>
      <m:oMath>
        <m:sSup>
          <m:sSupPr>
            <m:ctrlPr>
              <w:ins w:id="4111" w:author="jonathan pritchard" w:date="2025-01-17T16:52:00Z" w16du:dateUtc="2025-01-17T16:52:00Z">
                <w:rPr>
                  <w:rFonts w:ascii="Cambria Math" w:eastAsiaTheme="minorEastAsia" w:hAnsi="Cambria Math"/>
                  <w:i/>
                </w:rPr>
              </w:ins>
            </m:ctrlPr>
          </m:sSupPr>
          <m:e>
            <m:r>
              <w:ins w:id="4112" w:author="jonathan pritchard" w:date="2025-01-17T16:52:00Z" w16du:dateUtc="2025-01-17T16:52:00Z">
                <w:rPr>
                  <w:rFonts w:ascii="Cambria Math" w:eastAsiaTheme="minorEastAsia" w:hAnsi="Cambria Math"/>
                </w:rPr>
                <m:t>Q</m:t>
              </w:ins>
            </m:r>
          </m:e>
          <m:sup>
            <m:r>
              <w:ins w:id="4113" w:author="jonathan pritchard" w:date="2025-01-17T16:52:00Z" w16du:dateUtc="2025-01-17T16:52:00Z">
                <w:rPr>
                  <w:rFonts w:ascii="Cambria Math" w:eastAsiaTheme="minorEastAsia" w:hAnsi="Cambria Math"/>
                </w:rPr>
                <m:t>"</m:t>
              </w:ins>
            </m:r>
          </m:sup>
        </m:sSup>
        <m:r>
          <w:ins w:id="4114" w:author="jonathan pritchard" w:date="2025-01-17T16:52:00Z" w16du:dateUtc="2025-01-17T16:52:00Z">
            <w:rPr>
              <w:rFonts w:ascii="Cambria Math" w:eastAsiaTheme="minorEastAsia" w:hAnsi="Cambria Math"/>
            </w:rPr>
            <m:t>=</m:t>
          </w:ins>
        </m:r>
        <m:sSup>
          <m:sSupPr>
            <m:ctrlPr>
              <w:ins w:id="4115" w:author="jonathan pritchard" w:date="2025-01-17T16:52:00Z" w16du:dateUtc="2025-01-17T16:52:00Z">
                <w:rPr>
                  <w:rFonts w:ascii="Cambria Math" w:eastAsiaTheme="minorEastAsia" w:hAnsi="Cambria Math"/>
                  <w:i/>
                </w:rPr>
              </w:ins>
            </m:ctrlPr>
          </m:sSupPr>
          <m:e>
            <m:r>
              <w:ins w:id="4116" w:author="jonathan pritchard" w:date="2025-01-17T16:52:00Z" w16du:dateUtc="2025-01-17T16:52:00Z">
                <w:rPr>
                  <w:rFonts w:ascii="Cambria Math" w:eastAsiaTheme="minorEastAsia" w:hAnsi="Cambria Math"/>
                </w:rPr>
                <m:t>Q</m:t>
              </w:ins>
            </m:r>
          </m:e>
          <m:sup>
            <m:r>
              <w:ins w:id="4117" w:author="jonathan pritchard" w:date="2025-01-17T16:52:00Z" w16du:dateUtc="2025-01-17T16:52:00Z">
                <w:rPr>
                  <w:rFonts w:ascii="Cambria Math" w:eastAsiaTheme="minorEastAsia" w:hAnsi="Cambria Math"/>
                </w:rPr>
                <m:t>'</m:t>
              </w:ins>
            </m:r>
          </m:sup>
        </m:sSup>
        <m:r>
          <w:ins w:id="4118" w:author="jonathan pritchard" w:date="2025-01-17T16:52:00Z" w16du:dateUtc="2025-01-17T16:52:00Z">
            <w:rPr>
              <w:rFonts w:ascii="Cambria Math" w:eastAsiaTheme="minorEastAsia" w:hAnsi="Cambria Math"/>
            </w:rPr>
            <m:t>+</m:t>
          </w:ins>
        </m:r>
        <m:d>
          <m:dPr>
            <m:begChr m:val="["/>
            <m:endChr m:val="]"/>
            <m:ctrlPr>
              <w:ins w:id="4119" w:author="jonathan pritchard" w:date="2025-01-17T16:52:00Z" w16du:dateUtc="2025-01-17T16:52:00Z">
                <w:rPr>
                  <w:rFonts w:ascii="Cambria Math" w:eastAsiaTheme="minorEastAsia" w:hAnsi="Cambria Math"/>
                  <w:i/>
                </w:rPr>
              </w:ins>
            </m:ctrlPr>
          </m:dPr>
          <m:e>
            <m:r>
              <w:ins w:id="4120" w:author="jonathan pritchard" w:date="2025-01-17T16:52:00Z" w16du:dateUtc="2025-01-17T16:52:00Z">
                <w:rPr>
                  <w:rFonts w:ascii="Cambria Math" w:eastAsiaTheme="minorEastAsia" w:hAnsi="Cambria Math"/>
                </w:rPr>
                <m:t xml:space="preserve">e </m:t>
              </w:ins>
            </m:r>
            <m:func>
              <m:funcPr>
                <m:ctrlPr>
                  <w:ins w:id="4121" w:author="jonathan pritchard" w:date="2025-01-17T16:52:00Z" w16du:dateUtc="2025-01-17T16:52:00Z">
                    <w:rPr>
                      <w:rFonts w:ascii="Cambria Math" w:eastAsiaTheme="minorEastAsia" w:hAnsi="Cambria Math"/>
                      <w:i/>
                    </w:rPr>
                  </w:ins>
                </m:ctrlPr>
              </m:funcPr>
              <m:fName>
                <m:sSup>
                  <m:sSupPr>
                    <m:ctrlPr>
                      <w:ins w:id="4122" w:author="jonathan pritchard" w:date="2025-01-17T16:52:00Z" w16du:dateUtc="2025-01-17T16:52:00Z">
                        <w:rPr>
                          <w:rFonts w:ascii="Cambria Math" w:eastAsiaTheme="minorEastAsia" w:hAnsi="Cambria Math"/>
                          <w:i/>
                        </w:rPr>
                      </w:ins>
                    </m:ctrlPr>
                  </m:sSupPr>
                  <m:e>
                    <m:r>
                      <w:ins w:id="4123" w:author="jonathan pritchard" w:date="2025-01-17T16:52:00Z" w16du:dateUtc="2025-01-17T16:52:00Z">
                        <m:rPr>
                          <m:sty m:val="p"/>
                        </m:rPr>
                        <w:rPr>
                          <w:rFonts w:ascii="Cambria Math" w:hAnsi="Cambria Math"/>
                        </w:rPr>
                        <m:t>tanh</m:t>
                      </w:ins>
                    </m:r>
                  </m:e>
                  <m:sup>
                    <m:r>
                      <w:ins w:id="4124" w:author="jonathan pritchard" w:date="2025-01-17T16:52:00Z" w16du:dateUtc="2025-01-17T16:52:00Z">
                        <w:rPr>
                          <w:rFonts w:ascii="Cambria Math" w:hAnsi="Cambria Math"/>
                        </w:rPr>
                        <m:t>-1</m:t>
                      </w:ins>
                    </m:r>
                  </m:sup>
                </m:sSup>
              </m:fName>
              <m:e>
                <m:d>
                  <m:dPr>
                    <m:ctrlPr>
                      <w:ins w:id="4125" w:author="jonathan pritchard" w:date="2025-01-17T16:52:00Z" w16du:dateUtc="2025-01-17T16:52:00Z">
                        <w:rPr>
                          <w:rFonts w:ascii="Cambria Math" w:eastAsiaTheme="minorEastAsia" w:hAnsi="Cambria Math"/>
                          <w:i/>
                        </w:rPr>
                      </w:ins>
                    </m:ctrlPr>
                  </m:dPr>
                  <m:e>
                    <m:r>
                      <w:ins w:id="4126" w:author="jonathan pritchard" w:date="2025-01-17T16:52:00Z" w16du:dateUtc="2025-01-17T16:52:00Z">
                        <w:rPr>
                          <w:rFonts w:ascii="Cambria Math" w:eastAsiaTheme="minorEastAsia" w:hAnsi="Cambria Math"/>
                        </w:rPr>
                        <m:t xml:space="preserve">e </m:t>
                      </w:ins>
                    </m:r>
                    <m:func>
                      <m:funcPr>
                        <m:ctrlPr>
                          <w:ins w:id="4127" w:author="jonathan pritchard" w:date="2025-01-17T16:52:00Z" w16du:dateUtc="2025-01-17T16:52:00Z">
                            <w:rPr>
                              <w:rFonts w:ascii="Cambria Math" w:eastAsiaTheme="minorEastAsia" w:hAnsi="Cambria Math"/>
                              <w:i/>
                            </w:rPr>
                          </w:ins>
                        </m:ctrlPr>
                      </m:funcPr>
                      <m:fName>
                        <m:r>
                          <w:ins w:id="4128" w:author="jonathan pritchard" w:date="2025-01-17T16:52:00Z" w16du:dateUtc="2025-01-17T16:52:00Z">
                            <m:rPr>
                              <m:sty m:val="p"/>
                            </m:rPr>
                            <w:rPr>
                              <w:rFonts w:ascii="Cambria Math" w:hAnsi="Cambria Math"/>
                            </w:rPr>
                            <m:t>tanh</m:t>
                          </w:ins>
                        </m:r>
                      </m:fName>
                      <m:e>
                        <m:sSup>
                          <m:sSupPr>
                            <m:ctrlPr>
                              <w:ins w:id="4129" w:author="jonathan pritchard" w:date="2025-01-17T16:52:00Z" w16du:dateUtc="2025-01-17T16:52:00Z">
                                <w:rPr>
                                  <w:rFonts w:ascii="Cambria Math" w:eastAsiaTheme="minorEastAsia" w:hAnsi="Cambria Math"/>
                                  <w:i/>
                                </w:rPr>
                              </w:ins>
                            </m:ctrlPr>
                          </m:sSupPr>
                          <m:e>
                            <m:r>
                              <w:ins w:id="4130" w:author="jonathan pritchard" w:date="2025-01-17T16:52:00Z" w16du:dateUtc="2025-01-17T16:52:00Z">
                                <w:rPr>
                                  <w:rFonts w:ascii="Cambria Math" w:eastAsiaTheme="minorEastAsia" w:hAnsi="Cambria Math"/>
                                </w:rPr>
                                <m:t>Q</m:t>
                              </w:ins>
                            </m:r>
                          </m:e>
                          <m:sup>
                            <m:r>
                              <w:ins w:id="4131" w:author="jonathan pritchard" w:date="2025-01-17T16:52:00Z" w16du:dateUtc="2025-01-17T16:52:00Z">
                                <w:rPr>
                                  <w:rFonts w:ascii="Cambria Math" w:eastAsiaTheme="minorEastAsia" w:hAnsi="Cambria Math"/>
                                </w:rPr>
                                <m:t>'</m:t>
                              </w:ins>
                            </m:r>
                          </m:sup>
                        </m:sSup>
                      </m:e>
                    </m:func>
                  </m:e>
                </m:d>
              </m:e>
            </m:func>
          </m:e>
        </m:d>
      </m:oMath>
      <w:ins w:id="4132"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4133" w:author="jonathan pritchard" w:date="2025-01-17T16:52:00Z" w16du:dateUtc="2025-01-17T16:52:00Z"/>
          <w:rFonts w:eastAsiaTheme="minorEastAsia"/>
        </w:rPr>
      </w:pPr>
      <m:oMath>
        <m:r>
          <w:ins w:id="4134" w:author="jonathan pritchard" w:date="2025-01-17T16:52:00Z" w16du:dateUtc="2025-01-17T16:52:00Z">
            <w:rPr>
              <w:rFonts w:ascii="Cambria Math" w:eastAsiaTheme="minorEastAsia" w:hAnsi="Cambria Math"/>
            </w:rPr>
            <m:t xml:space="preserve">      =</m:t>
          </w:ins>
        </m:r>
        <m:sSup>
          <m:sSupPr>
            <m:ctrlPr>
              <w:ins w:id="4135" w:author="jonathan pritchard" w:date="2025-01-17T16:52:00Z" w16du:dateUtc="2025-01-17T16:52:00Z">
                <w:rPr>
                  <w:rFonts w:ascii="Cambria Math" w:eastAsiaTheme="minorEastAsia" w:hAnsi="Cambria Math"/>
                  <w:i/>
                </w:rPr>
              </w:ins>
            </m:ctrlPr>
          </m:sSupPr>
          <m:e>
            <m:r>
              <w:ins w:id="4136" w:author="jonathan pritchard" w:date="2025-01-17T16:52:00Z" w16du:dateUtc="2025-01-17T16:52:00Z">
                <w:rPr>
                  <w:rFonts w:ascii="Cambria Math" w:eastAsiaTheme="minorEastAsia" w:hAnsi="Cambria Math"/>
                </w:rPr>
                <m:t>Q</m:t>
              </w:ins>
            </m:r>
          </m:e>
          <m:sup>
            <m:r>
              <w:ins w:id="4137" w:author="jonathan pritchard" w:date="2025-01-17T16:52:00Z" w16du:dateUtc="2025-01-17T16:52:00Z">
                <w:rPr>
                  <w:rFonts w:ascii="Cambria Math" w:eastAsiaTheme="minorEastAsia" w:hAnsi="Cambria Math"/>
                </w:rPr>
                <m:t>'</m:t>
              </w:ins>
            </m:r>
          </m:sup>
        </m:sSup>
        <m:r>
          <w:ins w:id="4138" w:author="jonathan pritchard" w:date="2025-01-17T16:52:00Z" w16du:dateUtc="2025-01-17T16:52:00Z">
            <w:rPr>
              <w:rFonts w:ascii="Cambria Math" w:eastAsiaTheme="minorEastAsia" w:hAnsi="Cambria Math"/>
            </w:rPr>
            <m:t>+</m:t>
          </w:ins>
        </m:r>
        <m:d>
          <m:dPr>
            <m:begChr m:val="["/>
            <m:endChr m:val="]"/>
            <m:ctrlPr>
              <w:ins w:id="4139" w:author="jonathan pritchard" w:date="2025-01-17T16:52:00Z" w16du:dateUtc="2025-01-17T16:52:00Z">
                <w:rPr>
                  <w:rFonts w:ascii="Cambria Math" w:eastAsiaTheme="minorEastAsia" w:hAnsi="Cambria Math"/>
                  <w:i/>
                </w:rPr>
              </w:ins>
            </m:ctrlPr>
          </m:dPr>
          <m:e>
            <m:r>
              <w:ins w:id="4140" w:author="jonathan pritchard" w:date="2025-01-17T16:52:00Z" w16du:dateUtc="2025-01-17T16:52:00Z">
                <w:rPr>
                  <w:rFonts w:ascii="Cambria Math" w:eastAsiaTheme="minorEastAsia" w:hAnsi="Cambria Math"/>
                </w:rPr>
                <m:t xml:space="preserve">e </m:t>
              </w:ins>
            </m:r>
            <m:func>
              <m:funcPr>
                <m:ctrlPr>
                  <w:ins w:id="4141" w:author="jonathan pritchard" w:date="2025-01-17T16:52:00Z" w16du:dateUtc="2025-01-17T16:52:00Z">
                    <w:rPr>
                      <w:rFonts w:ascii="Cambria Math" w:eastAsiaTheme="minorEastAsia" w:hAnsi="Cambria Math"/>
                      <w:i/>
                    </w:rPr>
                  </w:ins>
                </m:ctrlPr>
              </m:funcPr>
              <m:fName>
                <m:sSup>
                  <m:sSupPr>
                    <m:ctrlPr>
                      <w:ins w:id="4142" w:author="jonathan pritchard" w:date="2025-01-17T16:52:00Z" w16du:dateUtc="2025-01-17T16:52:00Z">
                        <w:rPr>
                          <w:rFonts w:ascii="Cambria Math" w:eastAsiaTheme="minorEastAsia" w:hAnsi="Cambria Math"/>
                          <w:i/>
                        </w:rPr>
                      </w:ins>
                    </m:ctrlPr>
                  </m:sSupPr>
                  <m:e>
                    <m:r>
                      <w:ins w:id="4143" w:author="jonathan pritchard" w:date="2025-01-17T16:52:00Z" w16du:dateUtc="2025-01-17T16:52:00Z">
                        <m:rPr>
                          <m:sty m:val="p"/>
                        </m:rPr>
                        <w:rPr>
                          <w:rFonts w:ascii="Cambria Math" w:hAnsi="Cambria Math"/>
                        </w:rPr>
                        <m:t>tanh</m:t>
                      </w:ins>
                    </m:r>
                  </m:e>
                  <m:sup>
                    <m:r>
                      <w:ins w:id="4144" w:author="jonathan pritchard" w:date="2025-01-17T16:52:00Z" w16du:dateUtc="2025-01-17T16:52:00Z">
                        <w:rPr>
                          <w:rFonts w:ascii="Cambria Math" w:hAnsi="Cambria Math"/>
                        </w:rPr>
                        <m:t>-1</m:t>
                      </w:ins>
                    </m:r>
                  </m:sup>
                </m:sSup>
              </m:fName>
              <m:e>
                <m:d>
                  <m:dPr>
                    <m:ctrlPr>
                      <w:ins w:id="4145" w:author="jonathan pritchard" w:date="2025-01-17T16:52:00Z" w16du:dateUtc="2025-01-17T16:52:00Z">
                        <w:rPr>
                          <w:rFonts w:ascii="Cambria Math" w:eastAsiaTheme="minorEastAsia" w:hAnsi="Cambria Math"/>
                          <w:i/>
                        </w:rPr>
                      </w:ins>
                    </m:ctrlPr>
                  </m:dPr>
                  <m:e>
                    <m:r>
                      <w:ins w:id="4146" w:author="jonathan pritchard" w:date="2025-01-17T16:52:00Z" w16du:dateUtc="2025-01-17T16:52:00Z">
                        <w:rPr>
                          <w:rFonts w:ascii="Cambria Math" w:eastAsiaTheme="minorEastAsia" w:hAnsi="Cambria Math"/>
                        </w:rPr>
                        <m:t xml:space="preserve">e </m:t>
                      </w:ins>
                    </m:r>
                    <m:func>
                      <m:funcPr>
                        <m:ctrlPr>
                          <w:ins w:id="4147" w:author="jonathan pritchard" w:date="2025-01-17T16:52:00Z" w16du:dateUtc="2025-01-17T16:52:00Z">
                            <w:rPr>
                              <w:rFonts w:ascii="Cambria Math" w:eastAsiaTheme="minorEastAsia" w:hAnsi="Cambria Math"/>
                              <w:i/>
                            </w:rPr>
                          </w:ins>
                        </m:ctrlPr>
                      </m:funcPr>
                      <m:fName>
                        <m:r>
                          <w:ins w:id="4148" w:author="jonathan pritchard" w:date="2025-01-17T16:52:00Z" w16du:dateUtc="2025-01-17T16:52:00Z">
                            <m:rPr>
                              <m:sty m:val="p"/>
                            </m:rPr>
                            <w:rPr>
                              <w:rFonts w:ascii="Cambria Math" w:hAnsi="Cambria Math"/>
                            </w:rPr>
                            <m:t>tanh</m:t>
                          </w:ins>
                        </m:r>
                      </m:fName>
                      <m:e>
                        <m:sSup>
                          <m:sSupPr>
                            <m:ctrlPr>
                              <w:ins w:id="4149" w:author="jonathan pritchard" w:date="2025-01-17T16:52:00Z" w16du:dateUtc="2025-01-17T16:52:00Z">
                                <w:rPr>
                                  <w:rFonts w:ascii="Cambria Math" w:eastAsiaTheme="minorEastAsia" w:hAnsi="Cambria Math"/>
                                  <w:i/>
                                </w:rPr>
                              </w:ins>
                            </m:ctrlPr>
                          </m:sSupPr>
                          <m:e>
                            <m:r>
                              <w:ins w:id="4150" w:author="jonathan pritchard" w:date="2025-01-17T16:52:00Z" w16du:dateUtc="2025-01-17T16:52:00Z">
                                <w:rPr>
                                  <w:rFonts w:ascii="Cambria Math" w:eastAsiaTheme="minorEastAsia" w:hAnsi="Cambria Math"/>
                                </w:rPr>
                                <m:t>Q</m:t>
                              </w:ins>
                            </m:r>
                          </m:e>
                          <m:sup>
                            <m:r>
                              <w:ins w:id="4151" w:author="jonathan pritchard" w:date="2025-01-17T16:52:00Z" w16du:dateUtc="2025-01-17T16:52:00Z">
                                <w:rPr>
                                  <w:rFonts w:ascii="Cambria Math" w:eastAsiaTheme="minorEastAsia" w:hAnsi="Cambria Math"/>
                                </w:rPr>
                                <m:t>"</m:t>
                              </w:ins>
                            </m:r>
                          </m:sup>
                        </m:sSup>
                      </m:e>
                    </m:func>
                  </m:e>
                </m:d>
              </m:e>
            </m:func>
          </m:e>
        </m:d>
      </m:oMath>
      <w:ins w:id="4152"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4153" w:author="jonathan pritchard" w:date="2025-01-17T16:52:00Z" w16du:dateUtc="2025-01-17T16:52:00Z">
                <w:rPr>
                  <w:rFonts w:ascii="Cambria Math" w:eastAsiaTheme="minorEastAsia" w:hAnsi="Cambria Math"/>
                  <w:i/>
                </w:rPr>
              </w:ins>
            </m:ctrlPr>
          </m:sSupPr>
          <m:e>
            <m:r>
              <w:ins w:id="4154" w:author="jonathan pritchard" w:date="2025-01-17T16:52:00Z" w16du:dateUtc="2025-01-17T16:52:00Z">
                <w:rPr>
                  <w:rFonts w:ascii="Cambria Math" w:eastAsiaTheme="minorEastAsia" w:hAnsi="Cambria Math"/>
                </w:rPr>
                <m:t>Q</m:t>
              </w:ins>
            </m:r>
          </m:e>
          <m:sup>
            <m:r>
              <w:ins w:id="4155" w:author="jonathan pritchard" w:date="2025-01-17T16:52:00Z" w16du:dateUtc="2025-01-17T16:52:00Z">
                <w:rPr>
                  <w:rFonts w:ascii="Cambria Math" w:eastAsiaTheme="minorEastAsia" w:hAnsi="Cambria Math"/>
                </w:rPr>
                <m:t>"</m:t>
              </w:ins>
            </m:r>
          </m:sup>
        </m:sSup>
      </m:oMath>
      <w:ins w:id="4156" w:author="jonathan pritchard" w:date="2025-01-17T16:52:00Z" w16du:dateUtc="2025-01-17T16:52:00Z">
        <w:r>
          <w:rPr>
            <w:rFonts w:eastAsiaTheme="minorEastAsia"/>
          </w:rPr>
          <w:t xml:space="preserve"> </w:t>
        </w:r>
      </w:ins>
      <m:oMath>
        <m:r>
          <w:ins w:id="4157" w:author="jonathan pritchard" w:date="2025-01-17T16:52:00Z" w16du:dateUtc="2025-01-17T16:52:00Z">
            <w:rPr>
              <w:rFonts w:ascii="Cambria Math" w:eastAsiaTheme="minorEastAsia" w:hAnsi="Cambria Math"/>
            </w:rPr>
            <m:t>&lt;</m:t>
          </w:ins>
        </m:r>
        <m:sSup>
          <m:sSupPr>
            <m:ctrlPr>
              <w:ins w:id="4158" w:author="jonathan pritchard" w:date="2025-01-17T16:52:00Z" w16du:dateUtc="2025-01-17T16:52:00Z">
                <w:rPr>
                  <w:rFonts w:ascii="Cambria Math" w:eastAsiaTheme="minorEastAsia" w:hAnsi="Cambria Math"/>
                  <w:i/>
                </w:rPr>
              </w:ins>
            </m:ctrlPr>
          </m:sSupPr>
          <m:e>
            <m:r>
              <w:ins w:id="4159" w:author="jonathan pritchard" w:date="2025-01-17T16:52:00Z" w16du:dateUtc="2025-01-17T16:52:00Z">
                <w:rPr>
                  <w:rFonts w:ascii="Cambria Math" w:eastAsiaTheme="minorEastAsia" w:hAnsi="Cambria Math"/>
                </w:rPr>
                <m:t>10</m:t>
              </w:ins>
            </m:r>
          </m:e>
          <m:sup>
            <m:r>
              <w:ins w:id="4160" w:author="jonathan pritchard" w:date="2025-01-17T16:52:00Z" w16du:dateUtc="2025-01-17T16:52:00Z">
                <w:rPr>
                  <w:rFonts w:ascii="Cambria Math" w:eastAsiaTheme="minorEastAsia" w:hAnsi="Cambria Math"/>
                </w:rPr>
                <m:t>-8</m:t>
              </w:ins>
            </m:r>
          </m:sup>
        </m:sSup>
        <m:r>
          <w:ins w:id="4161" w:author="jonathan pritchard" w:date="2025-01-17T16:52:00Z" w16du:dateUtc="2025-01-17T16:52:00Z">
            <w:rPr>
              <w:rFonts w:ascii="Cambria Math" w:eastAsiaTheme="minorEastAsia" w:hAnsi="Cambria Math"/>
            </w:rPr>
            <m:t xml:space="preserve"> </m:t>
          </w:ins>
        </m:r>
      </m:oMath>
      <w:ins w:id="4162"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4163"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4164" w:author="jonathan pritchard" w:date="2025-01-17T16:52:00Z" w16du:dateUtc="2025-01-17T16:52:00Z"/>
          <w:rFonts w:eastAsiaTheme="minorEastAsia"/>
        </w:rPr>
      </w:pPr>
      <w:ins w:id="4165"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4166" w:author="jonathan pritchard" w:date="2025-01-17T16:52:00Z" w16du:dateUtc="2025-01-17T16:52:00Z"/>
          <w:rFonts w:eastAsiaTheme="minorEastAsia"/>
        </w:rPr>
      </w:pPr>
      <m:oMath>
        <m:r>
          <w:ins w:id="4167" w:author="jonathan pritchard" w:date="2025-01-17T16:52:00Z" w16du:dateUtc="2025-01-17T16:52:00Z">
            <w:rPr>
              <w:rFonts w:ascii="Cambria Math" w:eastAsiaTheme="minorEastAsia" w:hAnsi="Cambria Math"/>
            </w:rPr>
            <m:t>φ=</m:t>
          </w:ins>
        </m:r>
        <m:func>
          <m:funcPr>
            <m:ctrlPr>
              <w:ins w:id="4168" w:author="jonathan pritchard" w:date="2025-01-17T16:52:00Z" w16du:dateUtc="2025-01-17T16:52:00Z">
                <w:rPr>
                  <w:rFonts w:ascii="Cambria Math" w:eastAsiaTheme="minorEastAsia" w:hAnsi="Cambria Math"/>
                  <w:i/>
                </w:rPr>
              </w:ins>
            </m:ctrlPr>
          </m:funcPr>
          <m:fName>
            <m:sSup>
              <m:sSupPr>
                <m:ctrlPr>
                  <w:ins w:id="4169" w:author="jonathan pritchard" w:date="2025-01-17T16:52:00Z" w16du:dateUtc="2025-01-17T16:52:00Z">
                    <w:rPr>
                      <w:rFonts w:ascii="Cambria Math" w:eastAsiaTheme="minorEastAsia" w:hAnsi="Cambria Math"/>
                      <w:i/>
                    </w:rPr>
                  </w:ins>
                </m:ctrlPr>
              </m:sSupPr>
              <m:e>
                <m:r>
                  <w:ins w:id="4170" w:author="jonathan pritchard" w:date="2025-01-17T16:52:00Z" w16du:dateUtc="2025-01-17T16:52:00Z">
                    <m:rPr>
                      <m:sty m:val="p"/>
                    </m:rPr>
                    <w:rPr>
                      <w:rFonts w:ascii="Cambria Math" w:hAnsi="Cambria Math"/>
                    </w:rPr>
                    <m:t>tan</m:t>
                  </w:ins>
                </m:r>
              </m:e>
              <m:sup>
                <m:r>
                  <w:ins w:id="4171" w:author="jonathan pritchard" w:date="2025-01-17T16:52:00Z" w16du:dateUtc="2025-01-17T16:52:00Z">
                    <w:rPr>
                      <w:rFonts w:ascii="Cambria Math" w:hAnsi="Cambria Math"/>
                    </w:rPr>
                    <m:t>-1</m:t>
                  </w:ins>
                </m:r>
              </m:sup>
            </m:sSup>
          </m:fName>
          <m:e>
            <m:d>
              <m:dPr>
                <m:ctrlPr>
                  <w:ins w:id="4172" w:author="jonathan pritchard" w:date="2025-01-17T16:52:00Z" w16du:dateUtc="2025-01-17T16:52:00Z">
                    <w:rPr>
                      <w:rFonts w:ascii="Cambria Math" w:eastAsiaTheme="minorEastAsia" w:hAnsi="Cambria Math"/>
                      <w:i/>
                    </w:rPr>
                  </w:ins>
                </m:ctrlPr>
              </m:dPr>
              <m:e>
                <m:func>
                  <m:funcPr>
                    <m:ctrlPr>
                      <w:ins w:id="4173" w:author="jonathan pritchard" w:date="2025-01-17T16:52:00Z" w16du:dateUtc="2025-01-17T16:52:00Z">
                        <w:rPr>
                          <w:rFonts w:ascii="Cambria Math" w:eastAsiaTheme="minorEastAsia" w:hAnsi="Cambria Math"/>
                          <w:i/>
                        </w:rPr>
                      </w:ins>
                    </m:ctrlPr>
                  </m:funcPr>
                  <m:fName>
                    <m:r>
                      <w:ins w:id="4174" w:author="jonathan pritchard" w:date="2025-01-17T16:52:00Z" w16du:dateUtc="2025-01-17T16:52:00Z">
                        <m:rPr>
                          <m:sty m:val="p"/>
                        </m:rPr>
                        <w:rPr>
                          <w:rFonts w:ascii="Cambria Math" w:hAnsi="Cambria Math"/>
                        </w:rPr>
                        <m:t>sinh</m:t>
                      </w:ins>
                    </m:r>
                  </m:fName>
                  <m:e>
                    <m:sSup>
                      <m:sSupPr>
                        <m:ctrlPr>
                          <w:ins w:id="4175" w:author="jonathan pritchard" w:date="2025-01-17T16:52:00Z" w16du:dateUtc="2025-01-17T16:52:00Z">
                            <w:rPr>
                              <w:rFonts w:ascii="Cambria Math" w:eastAsiaTheme="minorEastAsia" w:hAnsi="Cambria Math"/>
                              <w:i/>
                            </w:rPr>
                          </w:ins>
                        </m:ctrlPr>
                      </m:sSupPr>
                      <m:e>
                        <m:r>
                          <w:ins w:id="4176" w:author="jonathan pritchard" w:date="2025-01-17T16:52:00Z" w16du:dateUtc="2025-01-17T16:52:00Z">
                            <w:rPr>
                              <w:rFonts w:ascii="Cambria Math" w:eastAsiaTheme="minorEastAsia" w:hAnsi="Cambria Math"/>
                            </w:rPr>
                            <m:t>Q</m:t>
                          </w:ins>
                        </m:r>
                      </m:e>
                      <m:sup>
                        <m:r>
                          <w:ins w:id="4177" w:author="jonathan pritchard" w:date="2025-01-17T16:52:00Z" w16du:dateUtc="2025-01-17T16:52:00Z">
                            <w:rPr>
                              <w:rFonts w:ascii="Cambria Math" w:eastAsiaTheme="minorEastAsia" w:hAnsi="Cambria Math"/>
                            </w:rPr>
                            <m:t>"</m:t>
                          </w:ins>
                        </m:r>
                      </m:sup>
                    </m:sSup>
                  </m:e>
                </m:func>
              </m:e>
            </m:d>
          </m:e>
        </m:func>
        <m:d>
          <m:dPr>
            <m:ctrlPr>
              <w:ins w:id="4178" w:author="jonathan pritchard" w:date="2025-01-17T16:52:00Z" w16du:dateUtc="2025-01-17T16:52:00Z">
                <w:rPr>
                  <w:rFonts w:ascii="Cambria Math" w:eastAsiaTheme="minorEastAsia" w:hAnsi="Cambria Math"/>
                  <w:i/>
                </w:rPr>
              </w:ins>
            </m:ctrlPr>
          </m:dPr>
          <m:e>
            <m:f>
              <m:fPr>
                <m:ctrlPr>
                  <w:ins w:id="4179" w:author="jonathan pritchard" w:date="2025-01-17T16:52:00Z" w16du:dateUtc="2025-01-17T16:52:00Z">
                    <w:rPr>
                      <w:rFonts w:ascii="Cambria Math" w:eastAsiaTheme="minorEastAsia" w:hAnsi="Cambria Math"/>
                      <w:i/>
                    </w:rPr>
                  </w:ins>
                </m:ctrlPr>
              </m:fPr>
              <m:num>
                <m:r>
                  <w:ins w:id="4180" w:author="jonathan pritchard" w:date="2025-01-17T16:52:00Z" w16du:dateUtc="2025-01-17T16:52:00Z">
                    <w:rPr>
                      <w:rFonts w:ascii="Cambria Math" w:eastAsiaTheme="minorEastAsia" w:hAnsi="Cambria Math"/>
                    </w:rPr>
                    <m:t>180</m:t>
                  </w:ins>
                </m:r>
              </m:num>
              <m:den>
                <m:r>
                  <w:ins w:id="4181" w:author="jonathan pritchard" w:date="2025-01-17T16:52:00Z" w16du:dateUtc="2025-01-17T16:52:00Z">
                    <w:rPr>
                      <w:rFonts w:ascii="Cambria Math" w:eastAsiaTheme="minorEastAsia" w:hAnsi="Cambria Math"/>
                    </w:rPr>
                    <m:t>π</m:t>
                  </w:ins>
                </m:r>
              </m:den>
            </m:f>
          </m:e>
        </m:d>
      </m:oMath>
      <w:ins w:id="4182"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4183" w:author="jonathan pritchard" w:date="2025-01-17T16:52:00Z" w16du:dateUtc="2025-01-17T16:52:00Z"/>
          <w:rFonts w:ascii="Cambria Math" w:hAnsi="Cambria Math" w:cs="Cambria Math"/>
          <w:color w:val="202122"/>
          <w:shd w:val="clear" w:color="auto" w:fill="FFFFFF"/>
        </w:rPr>
      </w:pPr>
      <m:oMath>
        <m:r>
          <w:ins w:id="4184" w:author="jonathan pritchard" w:date="2025-01-17T16:52:00Z" w16du:dateUtc="2025-01-17T16:52:00Z">
            <w:rPr>
              <w:rFonts w:ascii="Cambria Math" w:eastAsiaTheme="minorEastAsia" w:hAnsi="Cambria Math"/>
            </w:rPr>
            <m:t>λ=</m:t>
          </w:ins>
        </m:r>
        <m:sSub>
          <m:sSubPr>
            <m:ctrlPr>
              <w:ins w:id="4185" w:author="jonathan pritchard" w:date="2025-01-17T16:52:00Z" w16du:dateUtc="2025-01-17T16:52:00Z">
                <w:rPr>
                  <w:rFonts w:ascii="Cambria Math" w:eastAsiaTheme="minorEastAsia" w:hAnsi="Cambria Math"/>
                  <w:i/>
                </w:rPr>
              </w:ins>
            </m:ctrlPr>
          </m:sSubPr>
          <m:e>
            <m:r>
              <w:ins w:id="4186" w:author="jonathan pritchard" w:date="2025-01-17T16:52:00Z" w16du:dateUtc="2025-01-17T16:52:00Z">
                <w:rPr>
                  <w:rFonts w:ascii="Cambria Math" w:eastAsiaTheme="minorEastAsia" w:hAnsi="Cambria Math"/>
                </w:rPr>
                <m:t>λ</m:t>
              </w:ins>
            </m:r>
          </m:e>
          <m:sub>
            <m:r>
              <w:ins w:id="4187" w:author="jonathan pritchard" w:date="2025-01-17T16:52:00Z" w16du:dateUtc="2025-01-17T16:52:00Z">
                <w:rPr>
                  <w:rFonts w:ascii="Cambria Math" w:eastAsiaTheme="minorEastAsia" w:hAnsi="Cambria Math"/>
                </w:rPr>
                <m:t>O</m:t>
              </w:ins>
            </m:r>
          </m:sub>
        </m:sSub>
        <m:r>
          <w:ins w:id="4188" w:author="jonathan pritchard" w:date="2025-01-17T16:52:00Z" w16du:dateUtc="2025-01-17T16:52:00Z">
            <w:rPr>
              <w:rFonts w:ascii="Cambria Math" w:eastAsiaTheme="minorEastAsia" w:hAnsi="Cambria Math"/>
            </w:rPr>
            <m:t>+</m:t>
          </w:ins>
        </m:r>
        <m:func>
          <m:funcPr>
            <m:ctrlPr>
              <w:ins w:id="4189" w:author="jonathan pritchard" w:date="2025-01-17T16:52:00Z" w16du:dateUtc="2025-01-17T16:52:00Z">
                <w:rPr>
                  <w:rFonts w:ascii="Cambria Math" w:eastAsiaTheme="minorEastAsia" w:hAnsi="Cambria Math"/>
                  <w:i/>
                </w:rPr>
              </w:ins>
            </m:ctrlPr>
          </m:funcPr>
          <m:fName>
            <m:sSup>
              <m:sSupPr>
                <m:ctrlPr>
                  <w:ins w:id="4190" w:author="jonathan pritchard" w:date="2025-01-17T16:52:00Z" w16du:dateUtc="2025-01-17T16:52:00Z">
                    <w:rPr>
                      <w:rFonts w:ascii="Cambria Math" w:eastAsiaTheme="minorEastAsia" w:hAnsi="Cambria Math"/>
                      <w:i/>
                    </w:rPr>
                  </w:ins>
                </m:ctrlPr>
              </m:sSupPr>
              <m:e>
                <m:r>
                  <w:ins w:id="4191" w:author="jonathan pritchard" w:date="2025-01-17T16:52:00Z" w16du:dateUtc="2025-01-17T16:52:00Z">
                    <m:rPr>
                      <m:sty m:val="p"/>
                    </m:rPr>
                    <w:rPr>
                      <w:rFonts w:ascii="Cambria Math" w:hAnsi="Cambria Math"/>
                    </w:rPr>
                    <m:t>sin</m:t>
                  </w:ins>
                </m:r>
              </m:e>
              <m:sup>
                <m:r>
                  <w:ins w:id="4192" w:author="jonathan pritchard" w:date="2025-01-17T16:52:00Z" w16du:dateUtc="2025-01-17T16:52:00Z">
                    <w:rPr>
                      <w:rFonts w:ascii="Cambria Math" w:hAnsi="Cambria Math"/>
                    </w:rPr>
                    <m:t>-1</m:t>
                  </w:ins>
                </m:r>
              </m:sup>
            </m:sSup>
          </m:fName>
          <m:e>
            <m:d>
              <m:dPr>
                <m:ctrlPr>
                  <w:ins w:id="4193" w:author="jonathan pritchard" w:date="2025-01-17T16:52:00Z" w16du:dateUtc="2025-01-17T16:52:00Z">
                    <w:rPr>
                      <w:rFonts w:ascii="Cambria Math" w:eastAsiaTheme="minorEastAsia" w:hAnsi="Cambria Math"/>
                      <w:i/>
                    </w:rPr>
                  </w:ins>
                </m:ctrlPr>
              </m:dPr>
              <m:e>
                <m:f>
                  <m:fPr>
                    <m:ctrlPr>
                      <w:ins w:id="4194" w:author="jonathan pritchard" w:date="2025-01-17T16:52:00Z" w16du:dateUtc="2025-01-17T16:52:00Z">
                        <w:rPr>
                          <w:rFonts w:ascii="Cambria Math" w:eastAsiaTheme="minorEastAsia" w:hAnsi="Cambria Math"/>
                          <w:i/>
                        </w:rPr>
                      </w:ins>
                    </m:ctrlPr>
                  </m:fPr>
                  <m:num>
                    <m:func>
                      <m:funcPr>
                        <m:ctrlPr>
                          <w:ins w:id="4195" w:author="jonathan pritchard" w:date="2025-01-17T16:52:00Z" w16du:dateUtc="2025-01-17T16:52:00Z">
                            <w:rPr>
                              <w:rFonts w:ascii="Cambria Math" w:eastAsiaTheme="minorEastAsia" w:hAnsi="Cambria Math"/>
                              <w:i/>
                            </w:rPr>
                          </w:ins>
                        </m:ctrlPr>
                      </m:funcPr>
                      <m:fName>
                        <m:r>
                          <w:ins w:id="4196" w:author="jonathan pritchard" w:date="2025-01-17T16:52:00Z" w16du:dateUtc="2025-01-17T16:52:00Z">
                            <m:rPr>
                              <m:sty m:val="p"/>
                            </m:rPr>
                            <w:rPr>
                              <w:rFonts w:ascii="Cambria Math" w:hAnsi="Cambria Math"/>
                            </w:rPr>
                            <m:t>tanh</m:t>
                          </w:ins>
                        </m:r>
                      </m:fName>
                      <m:e>
                        <m:d>
                          <m:dPr>
                            <m:ctrlPr>
                              <w:ins w:id="4197" w:author="jonathan pritchard" w:date="2025-01-17T16:52:00Z" w16du:dateUtc="2025-01-17T16:52:00Z">
                                <w:rPr>
                                  <w:rFonts w:ascii="Cambria Math" w:eastAsiaTheme="minorEastAsia" w:hAnsi="Cambria Math"/>
                                  <w:i/>
                                </w:rPr>
                              </w:ins>
                            </m:ctrlPr>
                          </m:dPr>
                          <m:e>
                            <m:sSup>
                              <m:sSupPr>
                                <m:ctrlPr>
                                  <w:ins w:id="4198" w:author="jonathan pritchard" w:date="2025-01-17T16:52:00Z" w16du:dateUtc="2025-01-17T16:52:00Z">
                                    <w:rPr>
                                      <w:rFonts w:ascii="Cambria Math" w:eastAsiaTheme="minorEastAsia" w:hAnsi="Cambria Math"/>
                                      <w:i/>
                                    </w:rPr>
                                  </w:ins>
                                </m:ctrlPr>
                              </m:sSupPr>
                              <m:e>
                                <m:sSub>
                                  <m:sSubPr>
                                    <m:ctrlPr>
                                      <w:ins w:id="4199" w:author="jonathan pritchard" w:date="2025-01-17T16:52:00Z" w16du:dateUtc="2025-01-17T16:52:00Z">
                                        <w:rPr>
                                          <w:rFonts w:ascii="Cambria Math" w:eastAsiaTheme="minorEastAsia" w:hAnsi="Cambria Math"/>
                                          <w:i/>
                                        </w:rPr>
                                      </w:ins>
                                    </m:ctrlPr>
                                  </m:sSubPr>
                                  <m:e>
                                    <m:r>
                                      <w:ins w:id="4200" w:author="jonathan pritchard" w:date="2025-01-17T16:52:00Z" w16du:dateUtc="2025-01-17T16:52:00Z">
                                        <w:rPr>
                                          <w:rFonts w:ascii="Cambria Math" w:eastAsiaTheme="minorEastAsia" w:hAnsi="Cambria Math"/>
                                        </w:rPr>
                                        <m:t>η</m:t>
                                      </w:ins>
                                    </m:r>
                                  </m:e>
                                  <m:sub>
                                    <m:r>
                                      <w:ins w:id="4201" w:author="jonathan pritchard" w:date="2025-01-17T16:52:00Z" w16du:dateUtc="2025-01-17T16:52:00Z">
                                        <w:rPr>
                                          <w:rFonts w:ascii="Cambria Math" w:eastAsiaTheme="minorEastAsia" w:hAnsi="Cambria Math"/>
                                        </w:rPr>
                                        <m:t>0</m:t>
                                      </w:ins>
                                    </m:r>
                                  </m:sub>
                                </m:sSub>
                              </m:e>
                              <m:sup>
                                <m:r>
                                  <w:ins w:id="4202" w:author="jonathan pritchard" w:date="2025-01-17T16:52:00Z" w16du:dateUtc="2025-01-17T16:52:00Z">
                                    <w:rPr>
                                      <w:rFonts w:ascii="Cambria Math" w:eastAsiaTheme="minorEastAsia" w:hAnsi="Cambria Math"/>
                                    </w:rPr>
                                    <m:t>'</m:t>
                                  </w:ins>
                                </m:r>
                              </m:sup>
                            </m:sSup>
                          </m:e>
                        </m:d>
                      </m:e>
                    </m:func>
                  </m:num>
                  <m:den>
                    <m:func>
                      <m:funcPr>
                        <m:ctrlPr>
                          <w:ins w:id="4203" w:author="jonathan pritchard" w:date="2025-01-17T16:52:00Z" w16du:dateUtc="2025-01-17T16:52:00Z">
                            <w:rPr>
                              <w:rFonts w:ascii="Cambria Math" w:eastAsiaTheme="minorEastAsia" w:hAnsi="Cambria Math"/>
                              <w:i/>
                            </w:rPr>
                          </w:ins>
                        </m:ctrlPr>
                      </m:funcPr>
                      <m:fName>
                        <m:r>
                          <w:ins w:id="4204" w:author="jonathan pritchard" w:date="2025-01-17T16:52:00Z" w16du:dateUtc="2025-01-17T16:52:00Z">
                            <m:rPr>
                              <m:sty m:val="p"/>
                            </m:rPr>
                            <w:rPr>
                              <w:rFonts w:ascii="Cambria Math" w:hAnsi="Cambria Math"/>
                            </w:rPr>
                            <m:t>cos</m:t>
                          </w:ins>
                        </m:r>
                      </m:fName>
                      <m:e>
                        <m:sSup>
                          <m:sSupPr>
                            <m:ctrlPr>
                              <w:ins w:id="4205" w:author="jonathan pritchard" w:date="2025-01-17T16:52:00Z" w16du:dateUtc="2025-01-17T16:52:00Z">
                                <w:rPr>
                                  <w:rFonts w:ascii="Cambria Math" w:eastAsiaTheme="minorEastAsia" w:hAnsi="Cambria Math"/>
                                  <w:i/>
                                </w:rPr>
                              </w:ins>
                            </m:ctrlPr>
                          </m:sSupPr>
                          <m:e>
                            <m:r>
                              <w:ins w:id="4206" w:author="jonathan pritchard" w:date="2025-01-17T16:52:00Z" w16du:dateUtc="2025-01-17T16:52:00Z">
                                <w:rPr>
                                  <w:rFonts w:ascii="Cambria Math" w:eastAsiaTheme="minorEastAsia" w:hAnsi="Cambria Math"/>
                                </w:rPr>
                                <m:t>β</m:t>
                              </w:ins>
                            </m:r>
                          </m:e>
                          <m:sup>
                            <m:r>
                              <w:ins w:id="4207" w:author="jonathan pritchard" w:date="2025-01-17T16:52:00Z" w16du:dateUtc="2025-01-17T16:52:00Z">
                                <w:rPr>
                                  <w:rFonts w:ascii="Cambria Math" w:eastAsiaTheme="minorEastAsia" w:hAnsi="Cambria Math"/>
                                </w:rPr>
                                <m:t>'</m:t>
                              </w:ins>
                            </m:r>
                          </m:sup>
                        </m:sSup>
                      </m:e>
                    </m:func>
                  </m:den>
                </m:f>
              </m:e>
            </m:d>
            <m:d>
              <m:dPr>
                <m:ctrlPr>
                  <w:ins w:id="4208" w:author="jonathan pritchard" w:date="2025-01-17T16:52:00Z" w16du:dateUtc="2025-01-17T16:52:00Z">
                    <w:rPr>
                      <w:rFonts w:ascii="Cambria Math" w:eastAsiaTheme="minorEastAsia" w:hAnsi="Cambria Math"/>
                      <w:i/>
                    </w:rPr>
                  </w:ins>
                </m:ctrlPr>
              </m:dPr>
              <m:e>
                <m:f>
                  <m:fPr>
                    <m:ctrlPr>
                      <w:ins w:id="4209" w:author="jonathan pritchard" w:date="2025-01-17T16:52:00Z" w16du:dateUtc="2025-01-17T16:52:00Z">
                        <w:rPr>
                          <w:rFonts w:ascii="Cambria Math" w:eastAsiaTheme="minorEastAsia" w:hAnsi="Cambria Math"/>
                          <w:i/>
                        </w:rPr>
                      </w:ins>
                    </m:ctrlPr>
                  </m:fPr>
                  <m:num>
                    <m:r>
                      <w:ins w:id="4210" w:author="jonathan pritchard" w:date="2025-01-17T16:52:00Z" w16du:dateUtc="2025-01-17T16:52:00Z">
                        <w:rPr>
                          <w:rFonts w:ascii="Cambria Math" w:eastAsiaTheme="minorEastAsia" w:hAnsi="Cambria Math"/>
                        </w:rPr>
                        <m:t>180</m:t>
                      </w:ins>
                    </m:r>
                  </m:num>
                  <m:den>
                    <m:r>
                      <w:ins w:id="4211" w:author="jonathan pritchard" w:date="2025-01-17T16:52:00Z" w16du:dateUtc="2025-01-17T16:52:00Z">
                        <w:rPr>
                          <w:rFonts w:ascii="Cambria Math" w:eastAsiaTheme="minorEastAsia" w:hAnsi="Cambria Math"/>
                        </w:rPr>
                        <m:t>π</m:t>
                      </w:ins>
                    </m:r>
                  </m:den>
                </m:f>
              </m:e>
            </m:d>
          </m:e>
        </m:func>
      </m:oMath>
      <w:ins w:id="4212"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4213"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4214" w:author="jonathan pritchard" w:date="2025-01-17T16:52:00Z" w16du:dateUtc="2025-01-17T16:52:00Z"/>
        </w:rPr>
        <w:pPrChange w:id="4215" w:author="jonathan pritchard" w:date="2025-01-17T16:53:00Z" w16du:dateUtc="2025-01-17T16:53:00Z">
          <w:pPr>
            <w:pStyle w:val="Heading1"/>
            <w:ind w:left="360" w:hanging="360"/>
          </w:pPr>
        </w:pPrChange>
      </w:pPr>
      <w:bookmarkStart w:id="4216" w:name="_Toc188950574"/>
      <w:ins w:id="4217" w:author="jonathan pritchard" w:date="2025-01-17T16:52:00Z" w16du:dateUtc="2025-01-17T16:52:00Z">
        <w:r>
          <w:t>Conversion from UPS North to WGS 84</w:t>
        </w:r>
        <w:bookmarkEnd w:id="4216"/>
      </w:ins>
    </w:p>
    <w:p w14:paraId="24E3E24B" w14:textId="77777777" w:rsidR="00F13E78" w:rsidRDefault="00F13E78" w:rsidP="00F13E78">
      <w:pPr>
        <w:pStyle w:val="ListParagraph"/>
        <w:numPr>
          <w:ilvl w:val="0"/>
          <w:numId w:val="166"/>
        </w:numPr>
        <w:spacing w:line="256" w:lineRule="auto"/>
        <w:contextualSpacing/>
        <w:rPr>
          <w:ins w:id="4218" w:author="jonathan pritchard" w:date="2025-01-17T16:52:00Z" w16du:dateUtc="2025-01-17T16:52:00Z"/>
          <w:rFonts w:ascii="Cambria Math" w:eastAsiaTheme="minorEastAsia" w:hAnsi="Cambria Math"/>
        </w:rPr>
      </w:pPr>
      <w:ins w:id="4219"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4220" w:author="jonathan pritchard" w:date="2025-01-17T16:52:00Z" w16du:dateUtc="2025-01-17T16:52:00Z">
            <w:rPr>
              <w:rFonts w:ascii="Cambria Math" w:eastAsiaTheme="minorEastAsia" w:hAnsi="Cambria Math"/>
            </w:rPr>
            <m:t>φ</m:t>
          </w:ins>
        </m:r>
      </m:oMath>
      <w:ins w:id="4221" w:author="jonathan pritchard" w:date="2025-01-17T16:52:00Z" w16du:dateUtc="2025-01-17T16:52:00Z">
        <w:r>
          <w:rPr>
            <w:rFonts w:eastAsiaTheme="minorEastAsia"/>
          </w:rPr>
          <w:t xml:space="preserve"> and longitude </w:t>
        </w:r>
      </w:ins>
      <m:oMath>
        <m:r>
          <w:ins w:id="4222" w:author="jonathan pritchard" w:date="2025-01-17T16:52:00Z" w16du:dateUtc="2025-01-17T16:52:00Z">
            <w:rPr>
              <w:rFonts w:ascii="Cambria Math" w:eastAsiaTheme="minorEastAsia" w:hAnsi="Cambria Math"/>
            </w:rPr>
            <m:t>λ</m:t>
          </w:ins>
        </m:r>
      </m:oMath>
      <w:ins w:id="4223"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4224" w:author="jonathan pritchard" w:date="2025-01-17T16:52:00Z" w16du:dateUtc="2025-01-17T16:52:00Z"/>
          <w:rFonts w:ascii="Cambria Math" w:eastAsiaTheme="minorEastAsia" w:hAnsi="Cambria Math"/>
        </w:rPr>
      </w:pPr>
      <w:ins w:id="4225"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4226" w:author="jonathan pritchard" w:date="2025-01-17T16:52:00Z" w16du:dateUtc="2025-01-17T16:52:00Z"/>
          <w:rFonts w:ascii="Cambria Math" w:eastAsiaTheme="minorEastAsia" w:hAnsi="Cambria Math"/>
          <w:vertAlign w:val="subscript"/>
        </w:rPr>
      </w:pPr>
      <w:ins w:id="4227"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4228" w:author="jonathan pritchard" w:date="2025-01-17T16:52:00Z" w16du:dateUtc="2025-01-17T16:52:00Z"/>
          <w:rFonts w:ascii="Cambria Math" w:eastAsiaTheme="minorEastAsia" w:hAnsi="Cambria Math"/>
        </w:rPr>
      </w:pPr>
      <w:ins w:id="4229" w:author="jonathan pritchard" w:date="2025-01-17T16:52:00Z" w16du:dateUtc="2025-01-17T16:52:00Z">
        <w:r>
          <w:rPr>
            <w:rFonts w:eastAsiaTheme="minorEastAsia"/>
          </w:rPr>
          <w:t xml:space="preserve">Scale at natural origin </w:t>
        </w:r>
      </w:ins>
      <m:oMath>
        <m:sSub>
          <m:sSubPr>
            <m:ctrlPr>
              <w:ins w:id="4230" w:author="jonathan pritchard" w:date="2025-01-17T16:52:00Z" w16du:dateUtc="2025-01-17T16:52:00Z">
                <w:rPr>
                  <w:rFonts w:ascii="Cambria Math" w:eastAsiaTheme="minorEastAsia" w:hAnsi="Cambria Math"/>
                  <w:i/>
                </w:rPr>
              </w:ins>
            </m:ctrlPr>
          </m:sSubPr>
          <m:e>
            <m:r>
              <w:ins w:id="4231" w:author="jonathan pritchard" w:date="2025-01-17T16:52:00Z" w16du:dateUtc="2025-01-17T16:52:00Z">
                <w:rPr>
                  <w:rFonts w:ascii="Cambria Math" w:eastAsiaTheme="minorEastAsia" w:hAnsi="Cambria Math"/>
                </w:rPr>
                <m:t>k</m:t>
              </w:ins>
            </m:r>
          </m:e>
          <m:sub>
            <m:r>
              <w:ins w:id="4232" w:author="jonathan pritchard" w:date="2025-01-17T16:52:00Z" w16du:dateUtc="2025-01-17T16:52:00Z">
                <w:rPr>
                  <w:rFonts w:ascii="Cambria Math" w:eastAsiaTheme="minorEastAsia" w:hAnsi="Cambria Math"/>
                </w:rPr>
                <m:t>O</m:t>
              </w:ins>
            </m:r>
          </m:sub>
        </m:sSub>
        <m:r>
          <w:ins w:id="4233" w:author="jonathan pritchard" w:date="2025-01-17T16:52:00Z" w16du:dateUtc="2025-01-17T16:52:00Z">
            <w:rPr>
              <w:rFonts w:ascii="Cambria Math" w:eastAsiaTheme="minorEastAsia" w:hAnsi="Cambria Math"/>
            </w:rPr>
            <m:t>=0.994</m:t>
          </w:ins>
        </m:r>
      </m:oMath>
      <w:ins w:id="4234"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4235" w:author="jonathan pritchard" w:date="2025-01-17T16:52:00Z" w16du:dateUtc="2025-01-17T16:52:00Z"/>
          <w:rFonts w:ascii="Cambria Math" w:eastAsiaTheme="minorEastAsia" w:hAnsi="Cambria Math"/>
          <w:vertAlign w:val="subscript"/>
        </w:rPr>
      </w:pPr>
      <w:ins w:id="4236"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4237" w:author="jonathan pritchard" w:date="2025-01-17T16:52:00Z" w16du:dateUtc="2025-01-17T16:52:00Z"/>
          <w:rFonts w:ascii="Cambria Math" w:eastAsiaTheme="minorEastAsia" w:hAnsi="Cambria Math"/>
        </w:rPr>
        <w:sectPr w:rsidR="00F13E78" w:rsidSect="00F13E78">
          <w:footerReference w:type="default" r:id="rId91"/>
          <w:pgSz w:w="12240" w:h="15840"/>
          <w:pgMar w:top="1440" w:right="1440" w:bottom="1440" w:left="1440" w:header="720" w:footer="720" w:gutter="0"/>
          <w:cols w:space="720"/>
          <w:docGrid w:linePitch="360"/>
        </w:sectPr>
      </w:pPr>
      <w:ins w:id="4239" w:author="jonathan pritchard" w:date="2025-01-17T16:52:00Z" w16du:dateUtc="2025-01-17T16:52:00Z">
        <w:r>
          <w:rPr>
            <w:rFonts w:eastAsiaTheme="minorEastAsia"/>
          </w:rPr>
          <w:t xml:space="preserve">Inverse flattening  </w:t>
        </w:r>
      </w:ins>
      <m:oMath>
        <m:f>
          <m:fPr>
            <m:ctrlPr>
              <w:ins w:id="4240" w:author="jonathan pritchard" w:date="2025-01-17T16:52:00Z" w16du:dateUtc="2025-01-17T16:52:00Z">
                <w:rPr>
                  <w:rFonts w:ascii="Cambria Math" w:eastAsiaTheme="minorEastAsia" w:hAnsi="Cambria Math"/>
                  <w:i/>
                </w:rPr>
              </w:ins>
            </m:ctrlPr>
          </m:fPr>
          <m:num>
            <m:r>
              <w:ins w:id="4241" w:author="jonathan pritchard" w:date="2025-01-17T16:52:00Z" w16du:dateUtc="2025-01-17T16:52:00Z">
                <w:rPr>
                  <w:rFonts w:ascii="Cambria Math" w:eastAsiaTheme="minorEastAsia" w:hAnsi="Cambria Math"/>
                </w:rPr>
                <m:t>1</m:t>
              </w:ins>
            </m:r>
          </m:num>
          <m:den>
            <m:r>
              <w:ins w:id="4242" w:author="jonathan pritchard" w:date="2025-01-17T16:52:00Z" w16du:dateUtc="2025-01-17T16:52:00Z">
                <w:rPr>
                  <w:rFonts w:ascii="Cambria Math" w:eastAsiaTheme="minorEastAsia" w:hAnsi="Cambria Math"/>
                </w:rPr>
                <m:t>f</m:t>
              </w:ins>
            </m:r>
          </m:den>
        </m:f>
      </m:oMath>
      <w:ins w:id="4243"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4244" w:author="jonathan pritchard" w:date="2025-01-17T16:52:00Z" w16du:dateUtc="2025-01-17T16:52:00Z"/>
          <w:rFonts w:ascii="Cambria Math" w:eastAsiaTheme="minorEastAsia" w:hAnsi="Cambria Math"/>
          <w:vertAlign w:val="subscript"/>
        </w:rPr>
      </w:pPr>
      <w:ins w:id="4245"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4246" w:author="jonathan pritchard" w:date="2025-01-17T16:52:00Z" w16du:dateUtc="2025-01-17T16:52:00Z">
            <w:rPr>
              <w:rFonts w:ascii="Cambria Math" w:eastAsiaTheme="minorEastAsia" w:hAnsi="Cambria Math"/>
            </w:rPr>
            <m:t>×</m:t>
          </w:ins>
        </m:r>
        <m:sSup>
          <m:sSupPr>
            <m:ctrlPr>
              <w:ins w:id="4247" w:author="jonathan pritchard" w:date="2025-01-17T16:52:00Z" w16du:dateUtc="2025-01-17T16:52:00Z">
                <w:rPr>
                  <w:rFonts w:ascii="Cambria Math" w:eastAsiaTheme="minorEastAsia" w:hAnsi="Cambria Math"/>
                  <w:i/>
                </w:rPr>
              </w:ins>
            </m:ctrlPr>
          </m:sSupPr>
          <m:e>
            <m:r>
              <w:ins w:id="4248" w:author="jonathan pritchard" w:date="2025-01-17T16:52:00Z" w16du:dateUtc="2025-01-17T16:52:00Z">
                <w:rPr>
                  <w:rFonts w:ascii="Cambria Math" w:eastAsiaTheme="minorEastAsia" w:hAnsi="Cambria Math"/>
                </w:rPr>
                <m:t>10</m:t>
              </w:ins>
            </m:r>
          </m:e>
          <m:sup>
            <m:r>
              <w:ins w:id="4249"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4250" w:author="jonathan pritchard" w:date="2025-01-17T16:52:00Z" w16du:dateUtc="2025-01-17T16:52:00Z"/>
          <w:rFonts w:eastAsiaTheme="minorEastAsia"/>
        </w:rPr>
      </w:pPr>
      <w:ins w:id="4251" w:author="jonathan pritchard" w:date="2025-01-17T16:52:00Z" w16du:dateUtc="2025-01-17T16:52:00Z">
        <w:r>
          <w:rPr>
            <w:rFonts w:eastAsiaTheme="minorEastAsia"/>
          </w:rPr>
          <w:t xml:space="preserve">and that </w:t>
        </w:r>
      </w:ins>
      <m:oMath>
        <m:r>
          <w:ins w:id="4252" w:author="jonathan pritchard" w:date="2025-01-17T16:52:00Z" w16du:dateUtc="2025-01-17T16:52:00Z">
            <w:rPr>
              <w:rFonts w:ascii="Cambria Math" w:eastAsiaTheme="minorEastAsia" w:hAnsi="Cambria Math"/>
            </w:rPr>
            <m:t xml:space="preserve">e= </m:t>
          </w:ins>
        </m:r>
        <m:rad>
          <m:radPr>
            <m:degHide m:val="1"/>
            <m:ctrlPr>
              <w:ins w:id="4253" w:author="jonathan pritchard" w:date="2025-01-17T16:52:00Z" w16du:dateUtc="2025-01-17T16:52:00Z">
                <w:rPr>
                  <w:rFonts w:ascii="Cambria Math" w:eastAsiaTheme="minorEastAsia" w:hAnsi="Cambria Math"/>
                  <w:i/>
                </w:rPr>
              </w:ins>
            </m:ctrlPr>
          </m:radPr>
          <m:deg/>
          <m:e>
            <m:r>
              <w:ins w:id="4254" w:author="jonathan pritchard" w:date="2025-01-17T16:52:00Z" w16du:dateUtc="2025-01-17T16:52:00Z">
                <w:rPr>
                  <w:rFonts w:ascii="Cambria Math" w:eastAsiaTheme="minorEastAsia" w:hAnsi="Cambria Math"/>
                </w:rPr>
                <m:t>2f-</m:t>
              </w:ins>
            </m:r>
            <m:sSup>
              <m:sSupPr>
                <m:ctrlPr>
                  <w:ins w:id="4255" w:author="jonathan pritchard" w:date="2025-01-17T16:52:00Z" w16du:dateUtc="2025-01-17T16:52:00Z">
                    <w:rPr>
                      <w:rFonts w:ascii="Cambria Math" w:eastAsiaTheme="minorEastAsia" w:hAnsi="Cambria Math"/>
                      <w:i/>
                    </w:rPr>
                  </w:ins>
                </m:ctrlPr>
              </m:sSupPr>
              <m:e>
                <m:r>
                  <w:ins w:id="4256" w:author="jonathan pritchard" w:date="2025-01-17T16:52:00Z" w16du:dateUtc="2025-01-17T16:52:00Z">
                    <w:rPr>
                      <w:rFonts w:ascii="Cambria Math" w:eastAsiaTheme="minorEastAsia" w:hAnsi="Cambria Math"/>
                    </w:rPr>
                    <m:t>f</m:t>
                  </w:ins>
                </m:r>
              </m:e>
              <m:sup>
                <m:r>
                  <w:ins w:id="4257" w:author="jonathan pritchard" w:date="2025-01-17T16:52:00Z" w16du:dateUtc="2025-01-17T16:52:00Z">
                    <w:rPr>
                      <w:rFonts w:ascii="Cambria Math" w:eastAsiaTheme="minorEastAsia" w:hAnsi="Cambria Math"/>
                    </w:rPr>
                    <m:t>2</m:t>
                  </w:ins>
                </m:r>
              </m:sup>
            </m:sSup>
          </m:e>
        </m:rad>
        <m:r>
          <w:ins w:id="4258" w:author="jonathan pritchard" w:date="2025-01-17T16:52:00Z" w16du:dateUtc="2025-01-17T16:52:00Z">
            <w:rPr>
              <w:rFonts w:ascii="Cambria Math" w:eastAsiaTheme="minorEastAsia" w:hAnsi="Cambria Math"/>
            </w:rPr>
            <m:t xml:space="preserve">=8.18191908 × </m:t>
          </w:ins>
        </m:r>
        <m:sSup>
          <m:sSupPr>
            <m:ctrlPr>
              <w:ins w:id="4259" w:author="jonathan pritchard" w:date="2025-01-17T16:52:00Z" w16du:dateUtc="2025-01-17T16:52:00Z">
                <w:rPr>
                  <w:rFonts w:ascii="Cambria Math" w:eastAsiaTheme="minorEastAsia" w:hAnsi="Cambria Math"/>
                  <w:i/>
                </w:rPr>
              </w:ins>
            </m:ctrlPr>
          </m:sSupPr>
          <m:e>
            <m:r>
              <w:ins w:id="4260" w:author="jonathan pritchard" w:date="2025-01-17T16:52:00Z" w16du:dateUtc="2025-01-17T16:52:00Z">
                <w:rPr>
                  <w:rFonts w:ascii="Cambria Math" w:eastAsiaTheme="minorEastAsia" w:hAnsi="Cambria Math"/>
                </w:rPr>
                <m:t>10</m:t>
              </w:ins>
            </m:r>
          </m:e>
          <m:sup>
            <m:r>
              <w:ins w:id="4261" w:author="jonathan pritchard" w:date="2025-01-17T16:52:00Z" w16du:dateUtc="2025-01-17T16:52:00Z">
                <w:rPr>
                  <w:rFonts w:ascii="Cambria Math" w:eastAsiaTheme="minorEastAsia" w:hAnsi="Cambria Math"/>
                </w:rPr>
                <m:t>-2</m:t>
              </w:ins>
            </m:r>
          </m:sup>
        </m:sSup>
      </m:oMath>
      <w:ins w:id="4262"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4263"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4264" w:author="jonathan pritchard" w:date="2025-01-17T16:52:00Z" w16du:dateUtc="2025-01-17T16:52:00Z"/>
          <w:rFonts w:eastAsiaTheme="minorEastAsia"/>
        </w:rPr>
      </w:pPr>
      <w:ins w:id="4265"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4266" w:author="jonathan pritchard" w:date="2025-01-17T16:52:00Z" w16du:dateUtc="2025-01-17T16:52:00Z">
                <w:rPr>
                  <w:rFonts w:ascii="Cambria Math" w:eastAsiaTheme="minorEastAsia" w:hAnsi="Cambria Math"/>
                  <w:i/>
                </w:rPr>
              </w:ins>
            </m:ctrlPr>
          </m:sSupPr>
          <m:e>
            <m:r>
              <w:ins w:id="4267" w:author="jonathan pritchard" w:date="2025-01-17T16:52:00Z" w16du:dateUtc="2025-01-17T16:52:00Z">
                <w:rPr>
                  <w:rFonts w:ascii="Cambria Math" w:eastAsiaTheme="minorEastAsia" w:hAnsi="Cambria Math"/>
                </w:rPr>
                <m:t>t</m:t>
              </w:ins>
            </m:r>
          </m:e>
          <m:sup>
            <m:r>
              <w:ins w:id="4268" w:author="jonathan pritchard" w:date="2025-01-17T16:52:00Z" w16du:dateUtc="2025-01-17T16:52:00Z">
                <w:rPr>
                  <w:rFonts w:ascii="Cambria Math" w:eastAsiaTheme="minorEastAsia" w:hAnsi="Cambria Math"/>
                </w:rPr>
                <m:t>'</m:t>
              </w:ins>
            </m:r>
          </m:sup>
        </m:sSup>
      </m:oMath>
      <w:ins w:id="4269" w:author="jonathan pritchard" w:date="2025-01-17T16:52:00Z" w16du:dateUtc="2025-01-17T16:52:00Z">
        <w:r>
          <w:rPr>
            <w:rFonts w:eastAsiaTheme="minorEastAsia"/>
          </w:rPr>
          <w:t>:</w:t>
        </w:r>
      </w:ins>
    </w:p>
    <w:p w14:paraId="74CFF288" w14:textId="77777777" w:rsidR="00F13E78" w:rsidRDefault="00000000" w:rsidP="00F13E78">
      <w:pPr>
        <w:ind w:left="360"/>
        <w:rPr>
          <w:ins w:id="4270" w:author="jonathan pritchard" w:date="2025-01-17T16:52:00Z" w16du:dateUtc="2025-01-17T16:52:00Z"/>
          <w:rFonts w:eastAsiaTheme="minorEastAsia"/>
        </w:rPr>
      </w:pPr>
      <m:oMathPara>
        <m:oMathParaPr>
          <m:jc m:val="left"/>
        </m:oMathParaPr>
        <m:oMath>
          <m:sSup>
            <m:sSupPr>
              <m:ctrlPr>
                <w:ins w:id="4271" w:author="jonathan pritchard" w:date="2025-01-17T16:52:00Z" w16du:dateUtc="2025-01-17T16:52:00Z">
                  <w:rPr>
                    <w:rFonts w:ascii="Cambria Math" w:eastAsiaTheme="minorEastAsia" w:hAnsi="Cambria Math"/>
                    <w:i/>
                  </w:rPr>
                </w:ins>
              </m:ctrlPr>
            </m:sSupPr>
            <m:e>
              <m:r>
                <w:ins w:id="4272" w:author="jonathan pritchard" w:date="2025-01-17T16:52:00Z" w16du:dateUtc="2025-01-17T16:52:00Z">
                  <w:rPr>
                    <w:rFonts w:ascii="Cambria Math" w:eastAsiaTheme="minorEastAsia" w:hAnsi="Cambria Math"/>
                  </w:rPr>
                  <m:t>t</m:t>
                </w:ins>
              </m:r>
            </m:e>
            <m:sup>
              <m:r>
                <w:ins w:id="4273" w:author="jonathan pritchard" w:date="2025-01-17T16:52:00Z" w16du:dateUtc="2025-01-17T16:52:00Z">
                  <w:rPr>
                    <w:rFonts w:ascii="Cambria Math" w:eastAsiaTheme="minorEastAsia" w:hAnsi="Cambria Math"/>
                  </w:rPr>
                  <m:t>'</m:t>
                </w:ins>
              </m:r>
            </m:sup>
          </m:sSup>
          <m:r>
            <w:ins w:id="4274" w:author="jonathan pritchard" w:date="2025-01-17T16:52:00Z" w16du:dateUtc="2025-01-17T16:52:00Z">
              <w:rPr>
                <w:rFonts w:ascii="Cambria Math" w:eastAsiaTheme="minorEastAsia" w:hAnsi="Cambria Math"/>
              </w:rPr>
              <m:t>=</m:t>
            </w:ins>
          </m:r>
          <m:f>
            <m:fPr>
              <m:ctrlPr>
                <w:ins w:id="4275" w:author="jonathan pritchard" w:date="2025-01-17T16:52:00Z" w16du:dateUtc="2025-01-17T16:52:00Z">
                  <w:rPr>
                    <w:rFonts w:ascii="Cambria Math" w:eastAsiaTheme="minorEastAsia" w:hAnsi="Cambria Math"/>
                    <w:i/>
                  </w:rPr>
                </w:ins>
              </m:ctrlPr>
            </m:fPr>
            <m:num>
              <m:rad>
                <m:radPr>
                  <m:degHide m:val="1"/>
                  <m:ctrlPr>
                    <w:ins w:id="4276" w:author="jonathan pritchard" w:date="2025-01-17T16:52:00Z" w16du:dateUtc="2025-01-17T16:52:00Z">
                      <w:rPr>
                        <w:rFonts w:ascii="Cambria Math" w:eastAsiaTheme="minorEastAsia" w:hAnsi="Cambria Math"/>
                        <w:i/>
                      </w:rPr>
                    </w:ins>
                  </m:ctrlPr>
                </m:radPr>
                <m:deg/>
                <m:e>
                  <m:d>
                    <m:dPr>
                      <m:begChr m:val="["/>
                      <m:endChr m:val="]"/>
                      <m:ctrlPr>
                        <w:ins w:id="4277" w:author="jonathan pritchard" w:date="2025-01-17T16:52:00Z" w16du:dateUtc="2025-01-17T16:52:00Z">
                          <w:rPr>
                            <w:rFonts w:ascii="Cambria Math" w:eastAsiaTheme="minorEastAsia" w:hAnsi="Cambria Math"/>
                            <w:i/>
                          </w:rPr>
                        </w:ins>
                      </m:ctrlPr>
                    </m:dPr>
                    <m:e>
                      <m:sSup>
                        <m:sSupPr>
                          <m:ctrlPr>
                            <w:ins w:id="4278" w:author="jonathan pritchard" w:date="2025-01-17T16:52:00Z" w16du:dateUtc="2025-01-17T16:52:00Z">
                              <w:rPr>
                                <w:rFonts w:ascii="Cambria Math" w:eastAsiaTheme="minorEastAsia" w:hAnsi="Cambria Math"/>
                                <w:i/>
                              </w:rPr>
                            </w:ins>
                          </m:ctrlPr>
                        </m:sSupPr>
                        <m:e>
                          <m:d>
                            <m:dPr>
                              <m:ctrlPr>
                                <w:ins w:id="4279" w:author="jonathan pritchard" w:date="2025-01-17T16:52:00Z" w16du:dateUtc="2025-01-17T16:52:00Z">
                                  <w:rPr>
                                    <w:rFonts w:ascii="Cambria Math" w:eastAsiaTheme="minorEastAsia" w:hAnsi="Cambria Math"/>
                                    <w:i/>
                                  </w:rPr>
                                </w:ins>
                              </m:ctrlPr>
                            </m:dPr>
                            <m:e>
                              <m:r>
                                <w:ins w:id="4280" w:author="jonathan pritchard" w:date="2025-01-17T16:52:00Z" w16du:dateUtc="2025-01-17T16:52:00Z">
                                  <w:rPr>
                                    <w:rFonts w:ascii="Cambria Math" w:eastAsiaTheme="minorEastAsia" w:hAnsi="Cambria Math"/>
                                  </w:rPr>
                                  <m:t>E-FE</m:t>
                                </w:ins>
                              </m:r>
                            </m:e>
                          </m:d>
                        </m:e>
                        <m:sup>
                          <m:r>
                            <w:ins w:id="4281" w:author="jonathan pritchard" w:date="2025-01-17T16:52:00Z" w16du:dateUtc="2025-01-17T16:52:00Z">
                              <w:rPr>
                                <w:rFonts w:ascii="Cambria Math" w:eastAsiaTheme="minorEastAsia" w:hAnsi="Cambria Math"/>
                              </w:rPr>
                              <m:t>2</m:t>
                            </w:ins>
                          </m:r>
                        </m:sup>
                      </m:sSup>
                      <m:r>
                        <w:ins w:id="4282" w:author="jonathan pritchard" w:date="2025-01-17T16:52:00Z" w16du:dateUtc="2025-01-17T16:52:00Z">
                          <w:rPr>
                            <w:rFonts w:ascii="Cambria Math" w:eastAsiaTheme="minorEastAsia" w:hAnsi="Cambria Math"/>
                          </w:rPr>
                          <m:t>+</m:t>
                        </w:ins>
                      </m:r>
                      <m:sSup>
                        <m:sSupPr>
                          <m:ctrlPr>
                            <w:ins w:id="4283" w:author="jonathan pritchard" w:date="2025-01-17T16:52:00Z" w16du:dateUtc="2025-01-17T16:52:00Z">
                              <w:rPr>
                                <w:rFonts w:ascii="Cambria Math" w:eastAsiaTheme="minorEastAsia" w:hAnsi="Cambria Math"/>
                                <w:i/>
                              </w:rPr>
                            </w:ins>
                          </m:ctrlPr>
                        </m:sSupPr>
                        <m:e>
                          <m:r>
                            <w:ins w:id="4284" w:author="jonathan pritchard" w:date="2025-01-17T16:52:00Z" w16du:dateUtc="2025-01-17T16:52:00Z">
                              <w:rPr>
                                <w:rFonts w:ascii="Cambria Math" w:eastAsiaTheme="minorEastAsia" w:hAnsi="Cambria Math"/>
                              </w:rPr>
                              <m:t>(N-FN)</m:t>
                            </w:ins>
                          </m:r>
                        </m:e>
                        <m:sup>
                          <m:r>
                            <w:ins w:id="4285" w:author="jonathan pritchard" w:date="2025-01-17T16:52:00Z" w16du:dateUtc="2025-01-17T16:52:00Z">
                              <w:rPr>
                                <w:rFonts w:ascii="Cambria Math" w:eastAsiaTheme="minorEastAsia" w:hAnsi="Cambria Math"/>
                              </w:rPr>
                              <m:t>2</m:t>
                            </w:ins>
                          </m:r>
                        </m:sup>
                      </m:sSup>
                    </m:e>
                  </m:d>
                  <m:sSup>
                    <m:sSupPr>
                      <m:ctrlPr>
                        <w:ins w:id="4286" w:author="jonathan pritchard" w:date="2025-01-17T16:52:00Z" w16du:dateUtc="2025-01-17T16:52:00Z">
                          <w:rPr>
                            <w:rFonts w:ascii="Cambria Math" w:eastAsiaTheme="minorEastAsia" w:hAnsi="Cambria Math"/>
                            <w:i/>
                          </w:rPr>
                        </w:ins>
                      </m:ctrlPr>
                    </m:sSupPr>
                    <m:e>
                      <m:r>
                        <w:ins w:id="4287" w:author="jonathan pritchard" w:date="2025-01-17T16:52:00Z" w16du:dateUtc="2025-01-17T16:52:00Z">
                          <w:rPr>
                            <w:rFonts w:ascii="Cambria Math" w:eastAsiaTheme="minorEastAsia" w:hAnsi="Cambria Math"/>
                          </w:rPr>
                          <m:t>(1+e)</m:t>
                        </w:ins>
                      </m:r>
                    </m:e>
                    <m:sup>
                      <m:r>
                        <w:ins w:id="4288" w:author="jonathan pritchard" w:date="2025-01-17T16:52:00Z" w16du:dateUtc="2025-01-17T16:52:00Z">
                          <w:rPr>
                            <w:rFonts w:ascii="Cambria Math" w:eastAsiaTheme="minorEastAsia" w:hAnsi="Cambria Math"/>
                          </w:rPr>
                          <m:t>(1+e)</m:t>
                        </w:ins>
                      </m:r>
                    </m:sup>
                  </m:sSup>
                  <m:sSup>
                    <m:sSupPr>
                      <m:ctrlPr>
                        <w:ins w:id="4289" w:author="jonathan pritchard" w:date="2025-01-17T16:52:00Z" w16du:dateUtc="2025-01-17T16:52:00Z">
                          <w:rPr>
                            <w:rFonts w:ascii="Cambria Math" w:eastAsiaTheme="minorEastAsia" w:hAnsi="Cambria Math"/>
                            <w:i/>
                          </w:rPr>
                        </w:ins>
                      </m:ctrlPr>
                    </m:sSupPr>
                    <m:e>
                      <m:r>
                        <w:ins w:id="4290" w:author="jonathan pritchard" w:date="2025-01-17T16:52:00Z" w16du:dateUtc="2025-01-17T16:52:00Z">
                          <w:rPr>
                            <w:rFonts w:ascii="Cambria Math" w:eastAsiaTheme="minorEastAsia" w:hAnsi="Cambria Math"/>
                          </w:rPr>
                          <m:t>(1-e)</m:t>
                        </w:ins>
                      </m:r>
                    </m:e>
                    <m:sup>
                      <m:r>
                        <w:ins w:id="4291" w:author="jonathan pritchard" w:date="2025-01-17T16:52:00Z" w16du:dateUtc="2025-01-17T16:52:00Z">
                          <w:rPr>
                            <w:rFonts w:ascii="Cambria Math" w:eastAsiaTheme="minorEastAsia" w:hAnsi="Cambria Math"/>
                          </w:rPr>
                          <m:t>(1-e)</m:t>
                        </w:ins>
                      </m:r>
                    </m:sup>
                  </m:sSup>
                </m:e>
              </m:rad>
            </m:num>
            <m:den>
              <m:r>
                <w:ins w:id="4292" w:author="jonathan pritchard" w:date="2025-01-17T16:52:00Z" w16du:dateUtc="2025-01-17T16:52:00Z">
                  <w:rPr>
                    <w:rFonts w:ascii="Cambria Math" w:eastAsiaTheme="minorEastAsia" w:hAnsi="Cambria Math"/>
                  </w:rPr>
                  <m:t>2a</m:t>
                </w:ins>
              </m:r>
              <m:sSub>
                <m:sSubPr>
                  <m:ctrlPr>
                    <w:ins w:id="4293" w:author="jonathan pritchard" w:date="2025-01-17T16:52:00Z" w16du:dateUtc="2025-01-17T16:52:00Z">
                      <w:rPr>
                        <w:rFonts w:ascii="Cambria Math" w:eastAsiaTheme="minorEastAsia" w:hAnsi="Cambria Math"/>
                        <w:i/>
                      </w:rPr>
                    </w:ins>
                  </m:ctrlPr>
                </m:sSubPr>
                <m:e>
                  <m:r>
                    <w:ins w:id="4294" w:author="jonathan pritchard" w:date="2025-01-17T16:52:00Z" w16du:dateUtc="2025-01-17T16:52:00Z">
                      <w:rPr>
                        <w:rFonts w:ascii="Cambria Math" w:eastAsiaTheme="minorEastAsia" w:hAnsi="Cambria Math"/>
                      </w:rPr>
                      <m:t>k</m:t>
                    </w:ins>
                  </m:r>
                </m:e>
                <m:sub>
                  <m:r>
                    <w:ins w:id="4295"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4296" w:author="jonathan pritchard" w:date="2025-01-17T16:52:00Z" w16du:dateUtc="2025-01-17T16:52:00Z"/>
          <w:rFonts w:eastAsiaTheme="minorEastAsia"/>
        </w:rPr>
      </w:pPr>
      <m:oMath>
        <m:r>
          <w:ins w:id="4297" w:author="jonathan pritchard" w:date="2025-01-17T16:52:00Z" w16du:dateUtc="2025-01-17T16:52:00Z">
            <w:rPr>
              <w:rFonts w:ascii="Cambria Math" w:eastAsiaTheme="minorEastAsia" w:hAnsi="Cambria Math"/>
            </w:rPr>
            <m:t xml:space="preserve">     =7.91307065 ×</m:t>
          </w:ins>
        </m:r>
        <m:sSup>
          <m:sSupPr>
            <m:ctrlPr>
              <w:ins w:id="4298" w:author="jonathan pritchard" w:date="2025-01-17T16:52:00Z" w16du:dateUtc="2025-01-17T16:52:00Z">
                <w:rPr>
                  <w:rFonts w:ascii="Cambria Math" w:eastAsiaTheme="minorEastAsia" w:hAnsi="Cambria Math"/>
                  <w:i/>
                </w:rPr>
              </w:ins>
            </m:ctrlPr>
          </m:sSupPr>
          <m:e>
            <m:r>
              <w:ins w:id="4299" w:author="jonathan pritchard" w:date="2025-01-17T16:52:00Z" w16du:dateUtc="2025-01-17T16:52:00Z">
                <w:rPr>
                  <w:rFonts w:ascii="Cambria Math" w:eastAsiaTheme="minorEastAsia" w:hAnsi="Cambria Math"/>
                </w:rPr>
                <m:t>10</m:t>
              </w:ins>
            </m:r>
          </m:e>
          <m:sup>
            <m:r>
              <w:ins w:id="4300" w:author="jonathan pritchard" w:date="2025-01-17T16:52:00Z" w16du:dateUtc="2025-01-17T16:52:00Z">
                <w:rPr>
                  <w:rFonts w:ascii="Cambria Math" w:eastAsiaTheme="minorEastAsia" w:hAnsi="Cambria Math"/>
                </w:rPr>
                <m:t>-8</m:t>
              </w:ins>
            </m:r>
          </m:sup>
        </m:sSup>
        <m:rad>
          <m:radPr>
            <m:degHide m:val="1"/>
            <m:ctrlPr>
              <w:ins w:id="4301" w:author="jonathan pritchard" w:date="2025-01-17T16:52:00Z" w16du:dateUtc="2025-01-17T16:52:00Z">
                <w:rPr>
                  <w:rFonts w:ascii="Cambria Math" w:eastAsiaTheme="minorEastAsia" w:hAnsi="Cambria Math"/>
                  <w:i/>
                </w:rPr>
              </w:ins>
            </m:ctrlPr>
          </m:radPr>
          <m:deg/>
          <m:e>
            <m:d>
              <m:dPr>
                <m:begChr m:val="["/>
                <m:endChr m:val="]"/>
                <m:ctrlPr>
                  <w:ins w:id="4302" w:author="jonathan pritchard" w:date="2025-01-17T16:52:00Z" w16du:dateUtc="2025-01-17T16:52:00Z">
                    <w:rPr>
                      <w:rFonts w:ascii="Cambria Math" w:eastAsiaTheme="minorEastAsia" w:hAnsi="Cambria Math"/>
                      <w:i/>
                    </w:rPr>
                  </w:ins>
                </m:ctrlPr>
              </m:dPr>
              <m:e>
                <m:sSup>
                  <m:sSupPr>
                    <m:ctrlPr>
                      <w:ins w:id="4303" w:author="jonathan pritchard" w:date="2025-01-17T16:52:00Z" w16du:dateUtc="2025-01-17T16:52:00Z">
                        <w:rPr>
                          <w:rFonts w:ascii="Cambria Math" w:eastAsiaTheme="minorEastAsia" w:hAnsi="Cambria Math"/>
                          <w:i/>
                        </w:rPr>
                      </w:ins>
                    </m:ctrlPr>
                  </m:sSupPr>
                  <m:e>
                    <m:r>
                      <w:ins w:id="4304" w:author="jonathan pritchard" w:date="2025-01-17T16:52:00Z" w16du:dateUtc="2025-01-17T16:52:00Z">
                        <w:rPr>
                          <w:rFonts w:ascii="Cambria Math" w:eastAsiaTheme="minorEastAsia" w:hAnsi="Cambria Math"/>
                        </w:rPr>
                        <m:t>(E-2000000)</m:t>
                      </w:ins>
                    </m:r>
                  </m:e>
                  <m:sup>
                    <m:r>
                      <w:ins w:id="4305" w:author="jonathan pritchard" w:date="2025-01-17T16:52:00Z" w16du:dateUtc="2025-01-17T16:52:00Z">
                        <w:rPr>
                          <w:rFonts w:ascii="Cambria Math" w:eastAsiaTheme="minorEastAsia" w:hAnsi="Cambria Math"/>
                        </w:rPr>
                        <m:t>2</m:t>
                      </w:ins>
                    </m:r>
                  </m:sup>
                </m:sSup>
                <m:r>
                  <w:ins w:id="4306" w:author="jonathan pritchard" w:date="2025-01-17T16:52:00Z" w16du:dateUtc="2025-01-17T16:52:00Z">
                    <w:rPr>
                      <w:rFonts w:ascii="Cambria Math" w:eastAsiaTheme="minorEastAsia" w:hAnsi="Cambria Math"/>
                    </w:rPr>
                    <m:t>+</m:t>
                  </w:ins>
                </m:r>
                <m:sSup>
                  <m:sSupPr>
                    <m:ctrlPr>
                      <w:ins w:id="4307" w:author="jonathan pritchard" w:date="2025-01-17T16:52:00Z" w16du:dateUtc="2025-01-17T16:52:00Z">
                        <w:rPr>
                          <w:rFonts w:ascii="Cambria Math" w:eastAsiaTheme="minorEastAsia" w:hAnsi="Cambria Math"/>
                          <w:i/>
                        </w:rPr>
                      </w:ins>
                    </m:ctrlPr>
                  </m:sSupPr>
                  <m:e>
                    <m:d>
                      <m:dPr>
                        <m:ctrlPr>
                          <w:ins w:id="4308" w:author="jonathan pritchard" w:date="2025-01-17T16:52:00Z" w16du:dateUtc="2025-01-17T16:52:00Z">
                            <w:rPr>
                              <w:rFonts w:ascii="Cambria Math" w:eastAsiaTheme="minorEastAsia" w:hAnsi="Cambria Math"/>
                              <w:i/>
                            </w:rPr>
                          </w:ins>
                        </m:ctrlPr>
                      </m:dPr>
                      <m:e>
                        <m:r>
                          <w:ins w:id="4309" w:author="jonathan pritchard" w:date="2025-01-17T16:52:00Z" w16du:dateUtc="2025-01-17T16:52:00Z">
                            <w:rPr>
                              <w:rFonts w:ascii="Cambria Math" w:eastAsiaTheme="minorEastAsia" w:hAnsi="Cambria Math"/>
                            </w:rPr>
                            <m:t>N-2000000</m:t>
                          </w:ins>
                        </m:r>
                      </m:e>
                    </m:d>
                  </m:e>
                  <m:sup>
                    <m:r>
                      <w:ins w:id="4310" w:author="jonathan pritchard" w:date="2025-01-17T16:52:00Z" w16du:dateUtc="2025-01-17T16:52:00Z">
                        <w:rPr>
                          <w:rFonts w:ascii="Cambria Math" w:eastAsiaTheme="minorEastAsia" w:hAnsi="Cambria Math"/>
                        </w:rPr>
                        <m:t>2</m:t>
                      </w:ins>
                    </m:r>
                  </m:sup>
                </m:sSup>
              </m:e>
            </m:d>
          </m:e>
        </m:rad>
      </m:oMath>
      <w:ins w:id="4311"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4312"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4313" w:author="jonathan pritchard" w:date="2025-01-17T16:52:00Z" w16du:dateUtc="2025-01-17T16:52:00Z"/>
          <w:rFonts w:eastAsiaTheme="minorEastAsia"/>
        </w:rPr>
      </w:pPr>
      <w:ins w:id="4314"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4315" w:author="jonathan pritchard" w:date="2025-01-17T16:52:00Z" w16du:dateUtc="2025-01-17T16:52:00Z">
            <w:rPr>
              <w:rFonts w:ascii="Cambria Math" w:eastAsiaTheme="minorEastAsia" w:hAnsi="Cambria Math"/>
            </w:rPr>
            <m:t>χ</m:t>
          </w:ins>
        </m:r>
      </m:oMath>
      <w:ins w:id="4316"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4317" w:author="jonathan pritchard" w:date="2025-01-17T16:52:00Z" w16du:dateUtc="2025-01-17T16:52:00Z"/>
          <w:rFonts w:eastAsiaTheme="minorEastAsia"/>
        </w:rPr>
      </w:pPr>
      <m:oMathPara>
        <m:oMathParaPr>
          <m:jc m:val="left"/>
        </m:oMathParaPr>
        <m:oMath>
          <m:r>
            <w:ins w:id="4318" w:author="jonathan pritchard" w:date="2025-01-17T16:52:00Z" w16du:dateUtc="2025-01-17T16:52:00Z">
              <w:rPr>
                <w:rFonts w:ascii="Cambria Math" w:eastAsiaTheme="minorEastAsia" w:hAnsi="Cambria Math"/>
              </w:rPr>
              <m:t xml:space="preserve">χ= </m:t>
            </w:ins>
          </m:r>
          <m:f>
            <m:fPr>
              <m:ctrlPr>
                <w:ins w:id="4319" w:author="jonathan pritchard" w:date="2025-01-17T16:52:00Z" w16du:dateUtc="2025-01-17T16:52:00Z">
                  <w:rPr>
                    <w:rFonts w:ascii="Cambria Math" w:eastAsiaTheme="minorEastAsia" w:hAnsi="Cambria Math"/>
                    <w:i/>
                  </w:rPr>
                </w:ins>
              </m:ctrlPr>
            </m:fPr>
            <m:num>
              <m:r>
                <w:ins w:id="4320" w:author="jonathan pritchard" w:date="2025-01-17T16:52:00Z" w16du:dateUtc="2025-01-17T16:52:00Z">
                  <w:rPr>
                    <w:rFonts w:ascii="Cambria Math" w:eastAsiaTheme="minorEastAsia" w:hAnsi="Cambria Math"/>
                  </w:rPr>
                  <m:t>π</m:t>
                </w:ins>
              </m:r>
            </m:num>
            <m:den>
              <m:r>
                <w:ins w:id="4321" w:author="jonathan pritchard" w:date="2025-01-17T16:52:00Z" w16du:dateUtc="2025-01-17T16:52:00Z">
                  <w:rPr>
                    <w:rFonts w:ascii="Cambria Math" w:eastAsiaTheme="minorEastAsia" w:hAnsi="Cambria Math"/>
                  </w:rPr>
                  <m:t>2</m:t>
                </w:ins>
              </m:r>
            </m:den>
          </m:f>
          <m:r>
            <w:ins w:id="4322" w:author="jonathan pritchard" w:date="2025-01-17T16:52:00Z" w16du:dateUtc="2025-01-17T16:52:00Z">
              <w:rPr>
                <w:rFonts w:ascii="Cambria Math" w:eastAsiaTheme="minorEastAsia" w:hAnsi="Cambria Math"/>
              </w:rPr>
              <m:t>-2</m:t>
            </w:ins>
          </m:r>
          <m:func>
            <m:funcPr>
              <m:ctrlPr>
                <w:ins w:id="4323" w:author="jonathan pritchard" w:date="2025-01-17T16:52:00Z" w16du:dateUtc="2025-01-17T16:52:00Z">
                  <w:rPr>
                    <w:rFonts w:ascii="Cambria Math" w:eastAsiaTheme="minorEastAsia" w:hAnsi="Cambria Math"/>
                    <w:i/>
                  </w:rPr>
                </w:ins>
              </m:ctrlPr>
            </m:funcPr>
            <m:fName>
              <m:sSup>
                <m:sSupPr>
                  <m:ctrlPr>
                    <w:ins w:id="4324" w:author="jonathan pritchard" w:date="2025-01-17T16:52:00Z" w16du:dateUtc="2025-01-17T16:52:00Z">
                      <w:rPr>
                        <w:rFonts w:ascii="Cambria Math" w:eastAsiaTheme="minorEastAsia" w:hAnsi="Cambria Math"/>
                        <w:i/>
                      </w:rPr>
                    </w:ins>
                  </m:ctrlPr>
                </m:sSupPr>
                <m:e>
                  <m:r>
                    <w:ins w:id="4325" w:author="jonathan pritchard" w:date="2025-01-17T16:52:00Z" w16du:dateUtc="2025-01-17T16:52:00Z">
                      <m:rPr>
                        <m:sty m:val="p"/>
                      </m:rPr>
                      <w:rPr>
                        <w:rFonts w:ascii="Cambria Math" w:hAnsi="Cambria Math"/>
                      </w:rPr>
                      <m:t>tan</m:t>
                    </w:ins>
                  </m:r>
                </m:e>
                <m:sup>
                  <m:r>
                    <w:ins w:id="4326" w:author="jonathan pritchard" w:date="2025-01-17T16:52:00Z" w16du:dateUtc="2025-01-17T16:52:00Z">
                      <w:rPr>
                        <w:rFonts w:ascii="Cambria Math" w:hAnsi="Cambria Math"/>
                      </w:rPr>
                      <m:t>-1</m:t>
                    </w:ins>
                  </m:r>
                </m:sup>
              </m:sSup>
            </m:fName>
            <m:e>
              <m:sSup>
                <m:sSupPr>
                  <m:ctrlPr>
                    <w:ins w:id="4327" w:author="jonathan pritchard" w:date="2025-01-17T16:52:00Z" w16du:dateUtc="2025-01-17T16:52:00Z">
                      <w:rPr>
                        <w:rFonts w:ascii="Cambria Math" w:eastAsiaTheme="minorEastAsia" w:hAnsi="Cambria Math"/>
                        <w:i/>
                      </w:rPr>
                    </w:ins>
                  </m:ctrlPr>
                </m:sSupPr>
                <m:e>
                  <m:r>
                    <w:ins w:id="4328" w:author="jonathan pritchard" w:date="2025-01-17T16:52:00Z" w16du:dateUtc="2025-01-17T16:52:00Z">
                      <w:rPr>
                        <w:rFonts w:ascii="Cambria Math" w:eastAsiaTheme="minorEastAsia" w:hAnsi="Cambria Math"/>
                      </w:rPr>
                      <m:t>t</m:t>
                    </w:ins>
                  </m:r>
                </m:e>
                <m:sup>
                  <m:r>
                    <w:ins w:id="4329"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4330"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4331" w:author="jonathan pritchard" w:date="2025-01-17T16:52:00Z" w16du:dateUtc="2025-01-17T16:52:00Z"/>
          <w:rFonts w:eastAsiaTheme="minorEastAsia"/>
        </w:rPr>
      </w:pPr>
      <w:ins w:id="4332"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4333" w:author="jonathan pritchard" w:date="2025-01-17T16:52:00Z" w16du:dateUtc="2025-01-17T16:52:00Z">
            <w:rPr>
              <w:rFonts w:ascii="Cambria Math" w:eastAsiaTheme="minorEastAsia" w:hAnsi="Cambria Math"/>
            </w:rPr>
            <m:t>φ</m:t>
          </w:ins>
        </m:r>
      </m:oMath>
      <w:ins w:id="4334"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4335" w:author="jonathan pritchard" w:date="2025-01-17T16:52:00Z" w16du:dateUtc="2025-01-17T16:52:00Z"/>
          <w:rFonts w:eastAsiaTheme="minorEastAsia"/>
          <w:sz w:val="16"/>
          <w:szCs w:val="16"/>
        </w:rPr>
      </w:pPr>
      <m:oMathPara>
        <m:oMathParaPr>
          <m:jc m:val="left"/>
        </m:oMathParaPr>
        <m:oMath>
          <m:r>
            <w:ins w:id="4336" w:author="jonathan pritchard" w:date="2025-01-17T16:52:00Z" w16du:dateUtc="2025-01-17T16:52:00Z">
              <w:rPr>
                <w:rFonts w:ascii="Cambria Math" w:eastAsiaTheme="minorEastAsia" w:hAnsi="Cambria Math"/>
                <w:sz w:val="16"/>
                <w:szCs w:val="16"/>
              </w:rPr>
              <m:t xml:space="preserve">φ= </m:t>
            </w:ins>
          </m:r>
          <m:d>
            <m:dPr>
              <m:ctrlPr>
                <w:ins w:id="4337" w:author="jonathan pritchard" w:date="2025-01-17T16:52:00Z" w16du:dateUtc="2025-01-17T16:52:00Z">
                  <w:rPr>
                    <w:rFonts w:ascii="Cambria Math" w:eastAsiaTheme="minorEastAsia" w:hAnsi="Cambria Math"/>
                    <w:i/>
                    <w:sz w:val="16"/>
                    <w:szCs w:val="16"/>
                  </w:rPr>
                </w:ins>
              </m:ctrlPr>
            </m:dPr>
            <m:e>
              <m:f>
                <m:fPr>
                  <m:ctrlPr>
                    <w:ins w:id="4338" w:author="jonathan pritchard" w:date="2025-01-17T16:52:00Z" w16du:dateUtc="2025-01-17T16:52:00Z">
                      <w:rPr>
                        <w:rFonts w:ascii="Cambria Math" w:eastAsiaTheme="minorEastAsia" w:hAnsi="Cambria Math"/>
                        <w:i/>
                        <w:sz w:val="16"/>
                        <w:szCs w:val="16"/>
                      </w:rPr>
                    </w:ins>
                  </m:ctrlPr>
                </m:fPr>
                <m:num>
                  <m:r>
                    <w:ins w:id="4339" w:author="jonathan pritchard" w:date="2025-01-17T16:52:00Z" w16du:dateUtc="2025-01-17T16:52:00Z">
                      <w:rPr>
                        <w:rFonts w:ascii="Cambria Math" w:eastAsiaTheme="minorEastAsia" w:hAnsi="Cambria Math"/>
                        <w:sz w:val="16"/>
                        <w:szCs w:val="16"/>
                      </w:rPr>
                      <m:t>180</m:t>
                    </w:ins>
                  </m:r>
                </m:num>
                <m:den>
                  <m:r>
                    <w:ins w:id="4340" w:author="jonathan pritchard" w:date="2025-01-17T16:52:00Z" w16du:dateUtc="2025-01-17T16:52:00Z">
                      <w:rPr>
                        <w:rFonts w:ascii="Cambria Math" w:eastAsiaTheme="minorEastAsia" w:hAnsi="Cambria Math"/>
                        <w:sz w:val="16"/>
                        <w:szCs w:val="16"/>
                      </w:rPr>
                      <m:t>π</m:t>
                    </w:ins>
                  </m:r>
                </m:den>
              </m:f>
            </m:e>
          </m:d>
          <m:d>
            <m:dPr>
              <m:begChr m:val="["/>
              <m:endChr m:val="]"/>
              <m:ctrlPr>
                <w:ins w:id="4341" w:author="jonathan pritchard" w:date="2025-01-17T16:52:00Z" w16du:dateUtc="2025-01-17T16:52:00Z">
                  <w:rPr>
                    <w:rFonts w:ascii="Cambria Math" w:eastAsiaTheme="minorEastAsia" w:hAnsi="Cambria Math"/>
                    <w:i/>
                    <w:sz w:val="16"/>
                    <w:szCs w:val="16"/>
                  </w:rPr>
                </w:ins>
              </m:ctrlPr>
            </m:dPr>
            <m:e>
              <m:r>
                <w:ins w:id="4342" w:author="jonathan pritchard" w:date="2025-01-17T16:52:00Z" w16du:dateUtc="2025-01-17T16:52:00Z">
                  <w:rPr>
                    <w:rFonts w:ascii="Cambria Math" w:eastAsiaTheme="minorEastAsia" w:hAnsi="Cambria Math"/>
                    <w:sz w:val="16"/>
                    <w:szCs w:val="16"/>
                  </w:rPr>
                  <m:t>χ+</m:t>
                </w:ins>
              </m:r>
              <m:d>
                <m:dPr>
                  <m:ctrlPr>
                    <w:ins w:id="4343" w:author="jonathan pritchard" w:date="2025-01-17T16:52:00Z" w16du:dateUtc="2025-01-17T16:52:00Z">
                      <w:rPr>
                        <w:rFonts w:ascii="Cambria Math" w:eastAsiaTheme="minorEastAsia" w:hAnsi="Cambria Math"/>
                        <w:i/>
                        <w:sz w:val="16"/>
                        <w:szCs w:val="16"/>
                      </w:rPr>
                    </w:ins>
                  </m:ctrlPr>
                </m:dPr>
                <m:e>
                  <m:f>
                    <m:fPr>
                      <m:ctrlPr>
                        <w:ins w:id="4344" w:author="jonathan pritchard" w:date="2025-01-17T16:52:00Z" w16du:dateUtc="2025-01-17T16:52:00Z">
                          <w:rPr>
                            <w:rFonts w:ascii="Cambria Math" w:eastAsiaTheme="minorEastAsia" w:hAnsi="Cambria Math"/>
                            <w:i/>
                            <w:sz w:val="16"/>
                            <w:szCs w:val="16"/>
                          </w:rPr>
                        </w:ins>
                      </m:ctrlPr>
                    </m:fPr>
                    <m:num>
                      <m:sSup>
                        <m:sSupPr>
                          <m:ctrlPr>
                            <w:ins w:id="4345" w:author="jonathan pritchard" w:date="2025-01-17T16:52:00Z" w16du:dateUtc="2025-01-17T16:52:00Z">
                              <w:rPr>
                                <w:rFonts w:ascii="Cambria Math" w:eastAsiaTheme="minorEastAsia" w:hAnsi="Cambria Math"/>
                                <w:i/>
                                <w:sz w:val="16"/>
                                <w:szCs w:val="16"/>
                              </w:rPr>
                            </w:ins>
                          </m:ctrlPr>
                        </m:sSupPr>
                        <m:e>
                          <m:r>
                            <w:ins w:id="4346" w:author="jonathan pritchard" w:date="2025-01-17T16:52:00Z" w16du:dateUtc="2025-01-17T16:52:00Z">
                              <w:rPr>
                                <w:rFonts w:ascii="Cambria Math" w:eastAsiaTheme="minorEastAsia" w:hAnsi="Cambria Math"/>
                                <w:sz w:val="16"/>
                                <w:szCs w:val="16"/>
                              </w:rPr>
                              <m:t>e</m:t>
                            </w:ins>
                          </m:r>
                        </m:e>
                        <m:sup>
                          <m:r>
                            <w:ins w:id="4347" w:author="jonathan pritchard" w:date="2025-01-17T16:52:00Z" w16du:dateUtc="2025-01-17T16:52:00Z">
                              <w:rPr>
                                <w:rFonts w:ascii="Cambria Math" w:eastAsiaTheme="minorEastAsia" w:hAnsi="Cambria Math"/>
                                <w:sz w:val="16"/>
                                <w:szCs w:val="16"/>
                              </w:rPr>
                              <m:t>2</m:t>
                            </w:ins>
                          </m:r>
                        </m:sup>
                      </m:sSup>
                    </m:num>
                    <m:den>
                      <m:r>
                        <w:ins w:id="4348" w:author="jonathan pritchard" w:date="2025-01-17T16:52:00Z" w16du:dateUtc="2025-01-17T16:52:00Z">
                          <w:rPr>
                            <w:rFonts w:ascii="Cambria Math" w:eastAsiaTheme="minorEastAsia" w:hAnsi="Cambria Math"/>
                            <w:sz w:val="16"/>
                            <w:szCs w:val="16"/>
                          </w:rPr>
                          <m:t>2</m:t>
                        </w:ins>
                      </m:r>
                    </m:den>
                  </m:f>
                  <m:r>
                    <w:ins w:id="4349" w:author="jonathan pritchard" w:date="2025-01-17T16:52:00Z" w16du:dateUtc="2025-01-17T16:52:00Z">
                      <w:rPr>
                        <w:rFonts w:ascii="Cambria Math" w:eastAsiaTheme="minorEastAsia" w:hAnsi="Cambria Math"/>
                        <w:sz w:val="16"/>
                        <w:szCs w:val="16"/>
                      </w:rPr>
                      <m:t>+</m:t>
                    </w:ins>
                  </m:r>
                  <m:f>
                    <m:fPr>
                      <m:ctrlPr>
                        <w:ins w:id="4350" w:author="jonathan pritchard" w:date="2025-01-17T16:52:00Z" w16du:dateUtc="2025-01-17T16:52:00Z">
                          <w:rPr>
                            <w:rFonts w:ascii="Cambria Math" w:eastAsiaTheme="minorEastAsia" w:hAnsi="Cambria Math"/>
                            <w:i/>
                            <w:sz w:val="16"/>
                            <w:szCs w:val="16"/>
                          </w:rPr>
                        </w:ins>
                      </m:ctrlPr>
                    </m:fPr>
                    <m:num>
                      <m:r>
                        <w:ins w:id="4351" w:author="jonathan pritchard" w:date="2025-01-17T16:52:00Z" w16du:dateUtc="2025-01-17T16:52:00Z">
                          <w:rPr>
                            <w:rFonts w:ascii="Cambria Math" w:eastAsiaTheme="minorEastAsia" w:hAnsi="Cambria Math"/>
                            <w:sz w:val="16"/>
                            <w:szCs w:val="16"/>
                          </w:rPr>
                          <m:t>5</m:t>
                        </w:ins>
                      </m:r>
                      <m:sSup>
                        <m:sSupPr>
                          <m:ctrlPr>
                            <w:ins w:id="4352" w:author="jonathan pritchard" w:date="2025-01-17T16:52:00Z" w16du:dateUtc="2025-01-17T16:52:00Z">
                              <w:rPr>
                                <w:rFonts w:ascii="Cambria Math" w:eastAsiaTheme="minorEastAsia" w:hAnsi="Cambria Math"/>
                                <w:i/>
                                <w:sz w:val="16"/>
                                <w:szCs w:val="16"/>
                              </w:rPr>
                            </w:ins>
                          </m:ctrlPr>
                        </m:sSupPr>
                        <m:e>
                          <m:r>
                            <w:ins w:id="4353" w:author="jonathan pritchard" w:date="2025-01-17T16:52:00Z" w16du:dateUtc="2025-01-17T16:52:00Z">
                              <w:rPr>
                                <w:rFonts w:ascii="Cambria Math" w:eastAsiaTheme="minorEastAsia" w:hAnsi="Cambria Math"/>
                                <w:sz w:val="16"/>
                                <w:szCs w:val="16"/>
                              </w:rPr>
                              <m:t>e</m:t>
                            </w:ins>
                          </m:r>
                        </m:e>
                        <m:sup>
                          <m:r>
                            <w:ins w:id="4354" w:author="jonathan pritchard" w:date="2025-01-17T16:52:00Z" w16du:dateUtc="2025-01-17T16:52:00Z">
                              <w:rPr>
                                <w:rFonts w:ascii="Cambria Math" w:eastAsiaTheme="minorEastAsia" w:hAnsi="Cambria Math"/>
                                <w:sz w:val="16"/>
                                <w:szCs w:val="16"/>
                              </w:rPr>
                              <m:t>4</m:t>
                            </w:ins>
                          </m:r>
                        </m:sup>
                      </m:sSup>
                    </m:num>
                    <m:den>
                      <m:r>
                        <w:ins w:id="4355" w:author="jonathan pritchard" w:date="2025-01-17T16:52:00Z" w16du:dateUtc="2025-01-17T16:52:00Z">
                          <w:rPr>
                            <w:rFonts w:ascii="Cambria Math" w:eastAsiaTheme="minorEastAsia" w:hAnsi="Cambria Math"/>
                            <w:sz w:val="16"/>
                            <w:szCs w:val="16"/>
                          </w:rPr>
                          <m:t>24</m:t>
                        </w:ins>
                      </m:r>
                    </m:den>
                  </m:f>
                  <m:r>
                    <w:ins w:id="4356" w:author="jonathan pritchard" w:date="2025-01-17T16:52:00Z" w16du:dateUtc="2025-01-17T16:52:00Z">
                      <w:rPr>
                        <w:rFonts w:ascii="Cambria Math" w:eastAsiaTheme="minorEastAsia" w:hAnsi="Cambria Math"/>
                        <w:sz w:val="16"/>
                        <w:szCs w:val="16"/>
                      </w:rPr>
                      <m:t>+</m:t>
                    </w:ins>
                  </m:r>
                  <m:f>
                    <m:fPr>
                      <m:ctrlPr>
                        <w:ins w:id="4357" w:author="jonathan pritchard" w:date="2025-01-17T16:52:00Z" w16du:dateUtc="2025-01-17T16:52:00Z">
                          <w:rPr>
                            <w:rFonts w:ascii="Cambria Math" w:eastAsiaTheme="minorEastAsia" w:hAnsi="Cambria Math"/>
                            <w:i/>
                            <w:sz w:val="16"/>
                            <w:szCs w:val="16"/>
                          </w:rPr>
                        </w:ins>
                      </m:ctrlPr>
                    </m:fPr>
                    <m:num>
                      <m:sSup>
                        <m:sSupPr>
                          <m:ctrlPr>
                            <w:ins w:id="4358" w:author="jonathan pritchard" w:date="2025-01-17T16:52:00Z" w16du:dateUtc="2025-01-17T16:52:00Z">
                              <w:rPr>
                                <w:rFonts w:ascii="Cambria Math" w:eastAsiaTheme="minorEastAsia" w:hAnsi="Cambria Math"/>
                                <w:i/>
                                <w:sz w:val="16"/>
                                <w:szCs w:val="16"/>
                              </w:rPr>
                            </w:ins>
                          </m:ctrlPr>
                        </m:sSupPr>
                        <m:e>
                          <m:r>
                            <w:ins w:id="4359" w:author="jonathan pritchard" w:date="2025-01-17T16:52:00Z" w16du:dateUtc="2025-01-17T16:52:00Z">
                              <w:rPr>
                                <w:rFonts w:ascii="Cambria Math" w:eastAsiaTheme="minorEastAsia" w:hAnsi="Cambria Math"/>
                                <w:sz w:val="16"/>
                                <w:szCs w:val="16"/>
                              </w:rPr>
                              <m:t>e</m:t>
                            </w:ins>
                          </m:r>
                        </m:e>
                        <m:sup>
                          <m:r>
                            <w:ins w:id="4360" w:author="jonathan pritchard" w:date="2025-01-17T16:52:00Z" w16du:dateUtc="2025-01-17T16:52:00Z">
                              <w:rPr>
                                <w:rFonts w:ascii="Cambria Math" w:eastAsiaTheme="minorEastAsia" w:hAnsi="Cambria Math"/>
                                <w:sz w:val="16"/>
                                <w:szCs w:val="16"/>
                              </w:rPr>
                              <m:t>6</m:t>
                            </w:ins>
                          </m:r>
                        </m:sup>
                      </m:sSup>
                    </m:num>
                    <m:den>
                      <m:r>
                        <w:ins w:id="4361" w:author="jonathan pritchard" w:date="2025-01-17T16:52:00Z" w16du:dateUtc="2025-01-17T16:52:00Z">
                          <w:rPr>
                            <w:rFonts w:ascii="Cambria Math" w:eastAsiaTheme="minorEastAsia" w:hAnsi="Cambria Math"/>
                            <w:sz w:val="16"/>
                            <w:szCs w:val="16"/>
                          </w:rPr>
                          <m:t>12</m:t>
                        </w:ins>
                      </m:r>
                    </m:den>
                  </m:f>
                  <m:r>
                    <w:ins w:id="4362" w:author="jonathan pritchard" w:date="2025-01-17T16:52:00Z" w16du:dateUtc="2025-01-17T16:52:00Z">
                      <w:rPr>
                        <w:rFonts w:ascii="Cambria Math" w:eastAsiaTheme="minorEastAsia" w:hAnsi="Cambria Math"/>
                        <w:sz w:val="16"/>
                        <w:szCs w:val="16"/>
                      </w:rPr>
                      <m:t>+</m:t>
                    </w:ins>
                  </m:r>
                  <m:f>
                    <m:fPr>
                      <m:ctrlPr>
                        <w:ins w:id="4363" w:author="jonathan pritchard" w:date="2025-01-17T16:52:00Z" w16du:dateUtc="2025-01-17T16:52:00Z">
                          <w:rPr>
                            <w:rFonts w:ascii="Cambria Math" w:eastAsiaTheme="minorEastAsia" w:hAnsi="Cambria Math"/>
                            <w:i/>
                            <w:sz w:val="16"/>
                            <w:szCs w:val="16"/>
                          </w:rPr>
                        </w:ins>
                      </m:ctrlPr>
                    </m:fPr>
                    <m:num>
                      <m:r>
                        <w:ins w:id="4364" w:author="jonathan pritchard" w:date="2025-01-17T16:52:00Z" w16du:dateUtc="2025-01-17T16:52:00Z">
                          <w:rPr>
                            <w:rFonts w:ascii="Cambria Math" w:eastAsiaTheme="minorEastAsia" w:hAnsi="Cambria Math"/>
                            <w:sz w:val="16"/>
                            <w:szCs w:val="16"/>
                          </w:rPr>
                          <m:t>13</m:t>
                        </w:ins>
                      </m:r>
                      <m:sSup>
                        <m:sSupPr>
                          <m:ctrlPr>
                            <w:ins w:id="4365" w:author="jonathan pritchard" w:date="2025-01-17T16:52:00Z" w16du:dateUtc="2025-01-17T16:52:00Z">
                              <w:rPr>
                                <w:rFonts w:ascii="Cambria Math" w:eastAsiaTheme="minorEastAsia" w:hAnsi="Cambria Math"/>
                                <w:i/>
                                <w:sz w:val="16"/>
                                <w:szCs w:val="16"/>
                              </w:rPr>
                            </w:ins>
                          </m:ctrlPr>
                        </m:sSupPr>
                        <m:e>
                          <m:r>
                            <w:ins w:id="4366" w:author="jonathan pritchard" w:date="2025-01-17T16:52:00Z" w16du:dateUtc="2025-01-17T16:52:00Z">
                              <w:rPr>
                                <w:rFonts w:ascii="Cambria Math" w:eastAsiaTheme="minorEastAsia" w:hAnsi="Cambria Math"/>
                                <w:sz w:val="16"/>
                                <w:szCs w:val="16"/>
                              </w:rPr>
                              <m:t>e</m:t>
                            </w:ins>
                          </m:r>
                        </m:e>
                        <m:sup>
                          <m:r>
                            <w:ins w:id="4367" w:author="jonathan pritchard" w:date="2025-01-17T16:52:00Z" w16du:dateUtc="2025-01-17T16:52:00Z">
                              <w:rPr>
                                <w:rFonts w:ascii="Cambria Math" w:eastAsiaTheme="minorEastAsia" w:hAnsi="Cambria Math"/>
                                <w:sz w:val="16"/>
                                <w:szCs w:val="16"/>
                              </w:rPr>
                              <m:t>8</m:t>
                            </w:ins>
                          </m:r>
                        </m:sup>
                      </m:sSup>
                    </m:num>
                    <m:den>
                      <m:r>
                        <w:ins w:id="4368" w:author="jonathan pritchard" w:date="2025-01-17T16:52:00Z" w16du:dateUtc="2025-01-17T16:52:00Z">
                          <w:rPr>
                            <w:rFonts w:ascii="Cambria Math" w:eastAsiaTheme="minorEastAsia" w:hAnsi="Cambria Math"/>
                            <w:sz w:val="16"/>
                            <w:szCs w:val="16"/>
                          </w:rPr>
                          <m:t>360</m:t>
                        </w:ins>
                      </m:r>
                    </m:den>
                  </m:f>
                </m:e>
              </m:d>
              <m:func>
                <m:funcPr>
                  <m:ctrlPr>
                    <w:ins w:id="4369" w:author="jonathan pritchard" w:date="2025-01-17T16:52:00Z" w16du:dateUtc="2025-01-17T16:52:00Z">
                      <w:rPr>
                        <w:rFonts w:ascii="Cambria Math" w:eastAsiaTheme="minorEastAsia" w:hAnsi="Cambria Math"/>
                        <w:i/>
                        <w:sz w:val="16"/>
                        <w:szCs w:val="16"/>
                      </w:rPr>
                    </w:ins>
                  </m:ctrlPr>
                </m:funcPr>
                <m:fName>
                  <m:r>
                    <w:ins w:id="4370" w:author="jonathan pritchard" w:date="2025-01-17T16:52:00Z" w16du:dateUtc="2025-01-17T16:52:00Z">
                      <m:rPr>
                        <m:sty m:val="p"/>
                      </m:rPr>
                      <w:rPr>
                        <w:rFonts w:ascii="Cambria Math" w:hAnsi="Cambria Math"/>
                        <w:sz w:val="16"/>
                        <w:szCs w:val="16"/>
                      </w:rPr>
                      <m:t>sin</m:t>
                    </w:ins>
                  </m:r>
                </m:fName>
                <m:e>
                  <m:d>
                    <m:dPr>
                      <m:ctrlPr>
                        <w:ins w:id="4371" w:author="jonathan pritchard" w:date="2025-01-17T16:52:00Z" w16du:dateUtc="2025-01-17T16:52:00Z">
                          <w:rPr>
                            <w:rFonts w:ascii="Cambria Math" w:eastAsiaTheme="minorEastAsia" w:hAnsi="Cambria Math"/>
                            <w:i/>
                            <w:sz w:val="16"/>
                            <w:szCs w:val="16"/>
                          </w:rPr>
                        </w:ins>
                      </m:ctrlPr>
                    </m:dPr>
                    <m:e>
                      <m:r>
                        <w:ins w:id="4372" w:author="jonathan pritchard" w:date="2025-01-17T16:52:00Z" w16du:dateUtc="2025-01-17T16:52:00Z">
                          <w:rPr>
                            <w:rFonts w:ascii="Cambria Math" w:eastAsiaTheme="minorEastAsia" w:hAnsi="Cambria Math"/>
                            <w:sz w:val="16"/>
                            <w:szCs w:val="16"/>
                          </w:rPr>
                          <m:t>2χ</m:t>
                        </w:ins>
                      </m:r>
                    </m:e>
                  </m:d>
                  <m:r>
                    <w:ins w:id="4373" w:author="jonathan pritchard" w:date="2025-01-17T16:52:00Z" w16du:dateUtc="2025-01-17T16:52:00Z">
                      <w:rPr>
                        <w:rFonts w:ascii="Cambria Math" w:eastAsiaTheme="minorEastAsia" w:hAnsi="Cambria Math"/>
                        <w:sz w:val="16"/>
                        <w:szCs w:val="16"/>
                      </w:rPr>
                      <m:t>+</m:t>
                    </w:ins>
                  </m:r>
                </m:e>
              </m:func>
              <m:d>
                <m:dPr>
                  <m:ctrlPr>
                    <w:ins w:id="4374" w:author="jonathan pritchard" w:date="2025-01-17T16:52:00Z" w16du:dateUtc="2025-01-17T16:52:00Z">
                      <w:rPr>
                        <w:rFonts w:ascii="Cambria Math" w:eastAsiaTheme="minorEastAsia" w:hAnsi="Cambria Math"/>
                        <w:i/>
                        <w:sz w:val="16"/>
                        <w:szCs w:val="16"/>
                      </w:rPr>
                    </w:ins>
                  </m:ctrlPr>
                </m:dPr>
                <m:e>
                  <m:f>
                    <m:fPr>
                      <m:ctrlPr>
                        <w:ins w:id="4375" w:author="jonathan pritchard" w:date="2025-01-17T16:52:00Z" w16du:dateUtc="2025-01-17T16:52:00Z">
                          <w:rPr>
                            <w:rFonts w:ascii="Cambria Math" w:eastAsiaTheme="minorEastAsia" w:hAnsi="Cambria Math"/>
                            <w:i/>
                            <w:sz w:val="16"/>
                            <w:szCs w:val="16"/>
                          </w:rPr>
                        </w:ins>
                      </m:ctrlPr>
                    </m:fPr>
                    <m:num>
                      <m:sSup>
                        <m:sSupPr>
                          <m:ctrlPr>
                            <w:ins w:id="4376" w:author="jonathan pritchard" w:date="2025-01-17T16:52:00Z" w16du:dateUtc="2025-01-17T16:52:00Z">
                              <w:rPr>
                                <w:rFonts w:ascii="Cambria Math" w:eastAsiaTheme="minorEastAsia" w:hAnsi="Cambria Math"/>
                                <w:i/>
                                <w:sz w:val="16"/>
                                <w:szCs w:val="16"/>
                              </w:rPr>
                            </w:ins>
                          </m:ctrlPr>
                        </m:sSupPr>
                        <m:e>
                          <m:r>
                            <w:ins w:id="4377" w:author="jonathan pritchard" w:date="2025-01-17T16:52:00Z" w16du:dateUtc="2025-01-17T16:52:00Z">
                              <w:rPr>
                                <w:rFonts w:ascii="Cambria Math" w:eastAsiaTheme="minorEastAsia" w:hAnsi="Cambria Math"/>
                                <w:sz w:val="16"/>
                                <w:szCs w:val="16"/>
                              </w:rPr>
                              <m:t>7e</m:t>
                            </w:ins>
                          </m:r>
                        </m:e>
                        <m:sup>
                          <m:r>
                            <w:ins w:id="4378" w:author="jonathan pritchard" w:date="2025-01-17T16:52:00Z" w16du:dateUtc="2025-01-17T16:52:00Z">
                              <w:rPr>
                                <w:rFonts w:ascii="Cambria Math" w:eastAsiaTheme="minorEastAsia" w:hAnsi="Cambria Math"/>
                                <w:sz w:val="16"/>
                                <w:szCs w:val="16"/>
                              </w:rPr>
                              <m:t>4</m:t>
                            </w:ins>
                          </m:r>
                        </m:sup>
                      </m:sSup>
                    </m:num>
                    <m:den>
                      <m:r>
                        <w:ins w:id="4379" w:author="jonathan pritchard" w:date="2025-01-17T16:52:00Z" w16du:dateUtc="2025-01-17T16:52:00Z">
                          <w:rPr>
                            <w:rFonts w:ascii="Cambria Math" w:eastAsiaTheme="minorEastAsia" w:hAnsi="Cambria Math"/>
                            <w:sz w:val="16"/>
                            <w:szCs w:val="16"/>
                          </w:rPr>
                          <m:t>48</m:t>
                        </w:ins>
                      </m:r>
                    </m:den>
                  </m:f>
                  <m:r>
                    <w:ins w:id="4380" w:author="jonathan pritchard" w:date="2025-01-17T16:52:00Z" w16du:dateUtc="2025-01-17T16:52:00Z">
                      <w:rPr>
                        <w:rFonts w:ascii="Cambria Math" w:eastAsiaTheme="minorEastAsia" w:hAnsi="Cambria Math"/>
                        <w:sz w:val="16"/>
                        <w:szCs w:val="16"/>
                      </w:rPr>
                      <m:t>+</m:t>
                    </w:ins>
                  </m:r>
                  <m:f>
                    <m:fPr>
                      <m:ctrlPr>
                        <w:ins w:id="4381" w:author="jonathan pritchard" w:date="2025-01-17T16:52:00Z" w16du:dateUtc="2025-01-17T16:52:00Z">
                          <w:rPr>
                            <w:rFonts w:ascii="Cambria Math" w:eastAsiaTheme="minorEastAsia" w:hAnsi="Cambria Math"/>
                            <w:i/>
                            <w:sz w:val="16"/>
                            <w:szCs w:val="16"/>
                          </w:rPr>
                        </w:ins>
                      </m:ctrlPr>
                    </m:fPr>
                    <m:num>
                      <m:r>
                        <w:ins w:id="4382" w:author="jonathan pritchard" w:date="2025-01-17T16:52:00Z" w16du:dateUtc="2025-01-17T16:52:00Z">
                          <w:rPr>
                            <w:rFonts w:ascii="Cambria Math" w:eastAsiaTheme="minorEastAsia" w:hAnsi="Cambria Math"/>
                            <w:sz w:val="16"/>
                            <w:szCs w:val="16"/>
                          </w:rPr>
                          <m:t>29</m:t>
                        </w:ins>
                      </m:r>
                      <m:sSup>
                        <m:sSupPr>
                          <m:ctrlPr>
                            <w:ins w:id="4383" w:author="jonathan pritchard" w:date="2025-01-17T16:52:00Z" w16du:dateUtc="2025-01-17T16:52:00Z">
                              <w:rPr>
                                <w:rFonts w:ascii="Cambria Math" w:eastAsiaTheme="minorEastAsia" w:hAnsi="Cambria Math"/>
                                <w:i/>
                                <w:sz w:val="16"/>
                                <w:szCs w:val="16"/>
                              </w:rPr>
                            </w:ins>
                          </m:ctrlPr>
                        </m:sSupPr>
                        <m:e>
                          <m:r>
                            <w:ins w:id="4384" w:author="jonathan pritchard" w:date="2025-01-17T16:52:00Z" w16du:dateUtc="2025-01-17T16:52:00Z">
                              <w:rPr>
                                <w:rFonts w:ascii="Cambria Math" w:eastAsiaTheme="minorEastAsia" w:hAnsi="Cambria Math"/>
                                <w:sz w:val="16"/>
                                <w:szCs w:val="16"/>
                              </w:rPr>
                              <m:t>e</m:t>
                            </w:ins>
                          </m:r>
                        </m:e>
                        <m:sup>
                          <m:r>
                            <w:ins w:id="4385" w:author="jonathan pritchard" w:date="2025-01-17T16:52:00Z" w16du:dateUtc="2025-01-17T16:52:00Z">
                              <w:rPr>
                                <w:rFonts w:ascii="Cambria Math" w:eastAsiaTheme="minorEastAsia" w:hAnsi="Cambria Math"/>
                                <w:sz w:val="16"/>
                                <w:szCs w:val="16"/>
                              </w:rPr>
                              <m:t>6</m:t>
                            </w:ins>
                          </m:r>
                        </m:sup>
                      </m:sSup>
                    </m:num>
                    <m:den>
                      <m:r>
                        <w:ins w:id="4386" w:author="jonathan pritchard" w:date="2025-01-17T16:52:00Z" w16du:dateUtc="2025-01-17T16:52:00Z">
                          <w:rPr>
                            <w:rFonts w:ascii="Cambria Math" w:eastAsiaTheme="minorEastAsia" w:hAnsi="Cambria Math"/>
                            <w:sz w:val="16"/>
                            <w:szCs w:val="16"/>
                          </w:rPr>
                          <m:t>240</m:t>
                        </w:ins>
                      </m:r>
                    </m:den>
                  </m:f>
                  <m:r>
                    <w:ins w:id="4387" w:author="jonathan pritchard" w:date="2025-01-17T16:52:00Z" w16du:dateUtc="2025-01-17T16:52:00Z">
                      <w:rPr>
                        <w:rFonts w:ascii="Cambria Math" w:eastAsiaTheme="minorEastAsia" w:hAnsi="Cambria Math"/>
                        <w:sz w:val="16"/>
                        <w:szCs w:val="16"/>
                      </w:rPr>
                      <m:t>+</m:t>
                    </w:ins>
                  </m:r>
                  <m:f>
                    <m:fPr>
                      <m:ctrlPr>
                        <w:ins w:id="4388" w:author="jonathan pritchard" w:date="2025-01-17T16:52:00Z" w16du:dateUtc="2025-01-17T16:52:00Z">
                          <w:rPr>
                            <w:rFonts w:ascii="Cambria Math" w:eastAsiaTheme="minorEastAsia" w:hAnsi="Cambria Math"/>
                            <w:i/>
                            <w:sz w:val="16"/>
                            <w:szCs w:val="16"/>
                          </w:rPr>
                        </w:ins>
                      </m:ctrlPr>
                    </m:fPr>
                    <m:num>
                      <m:r>
                        <w:ins w:id="4389" w:author="jonathan pritchard" w:date="2025-01-17T16:52:00Z" w16du:dateUtc="2025-01-17T16:52:00Z">
                          <w:rPr>
                            <w:rFonts w:ascii="Cambria Math" w:eastAsiaTheme="minorEastAsia" w:hAnsi="Cambria Math"/>
                            <w:sz w:val="16"/>
                            <w:szCs w:val="16"/>
                          </w:rPr>
                          <m:t>811</m:t>
                        </w:ins>
                      </m:r>
                      <m:sSup>
                        <m:sSupPr>
                          <m:ctrlPr>
                            <w:ins w:id="4390" w:author="jonathan pritchard" w:date="2025-01-17T16:52:00Z" w16du:dateUtc="2025-01-17T16:52:00Z">
                              <w:rPr>
                                <w:rFonts w:ascii="Cambria Math" w:eastAsiaTheme="minorEastAsia" w:hAnsi="Cambria Math"/>
                                <w:i/>
                                <w:sz w:val="16"/>
                                <w:szCs w:val="16"/>
                              </w:rPr>
                            </w:ins>
                          </m:ctrlPr>
                        </m:sSupPr>
                        <m:e>
                          <m:r>
                            <w:ins w:id="4391" w:author="jonathan pritchard" w:date="2025-01-17T16:52:00Z" w16du:dateUtc="2025-01-17T16:52:00Z">
                              <w:rPr>
                                <w:rFonts w:ascii="Cambria Math" w:eastAsiaTheme="minorEastAsia" w:hAnsi="Cambria Math"/>
                                <w:sz w:val="16"/>
                                <w:szCs w:val="16"/>
                              </w:rPr>
                              <m:t>e</m:t>
                            </w:ins>
                          </m:r>
                        </m:e>
                        <m:sup>
                          <m:r>
                            <w:ins w:id="4392" w:author="jonathan pritchard" w:date="2025-01-17T16:52:00Z" w16du:dateUtc="2025-01-17T16:52:00Z">
                              <w:rPr>
                                <w:rFonts w:ascii="Cambria Math" w:eastAsiaTheme="minorEastAsia" w:hAnsi="Cambria Math"/>
                                <w:sz w:val="16"/>
                                <w:szCs w:val="16"/>
                              </w:rPr>
                              <m:t>8</m:t>
                            </w:ins>
                          </m:r>
                        </m:sup>
                      </m:sSup>
                    </m:num>
                    <m:den>
                      <m:r>
                        <w:ins w:id="4393" w:author="jonathan pritchard" w:date="2025-01-17T16:52:00Z" w16du:dateUtc="2025-01-17T16:52:00Z">
                          <w:rPr>
                            <w:rFonts w:ascii="Cambria Math" w:eastAsiaTheme="minorEastAsia" w:hAnsi="Cambria Math"/>
                            <w:sz w:val="16"/>
                            <w:szCs w:val="16"/>
                          </w:rPr>
                          <m:t>11520</m:t>
                        </w:ins>
                      </m:r>
                    </m:den>
                  </m:f>
                </m:e>
              </m:d>
              <m:func>
                <m:funcPr>
                  <m:ctrlPr>
                    <w:ins w:id="4394" w:author="jonathan pritchard" w:date="2025-01-17T16:52:00Z" w16du:dateUtc="2025-01-17T16:52:00Z">
                      <w:rPr>
                        <w:rFonts w:ascii="Cambria Math" w:eastAsiaTheme="minorEastAsia" w:hAnsi="Cambria Math"/>
                        <w:i/>
                        <w:sz w:val="16"/>
                        <w:szCs w:val="16"/>
                      </w:rPr>
                    </w:ins>
                  </m:ctrlPr>
                </m:funcPr>
                <m:fName>
                  <m:r>
                    <w:ins w:id="4395" w:author="jonathan pritchard" w:date="2025-01-17T16:52:00Z" w16du:dateUtc="2025-01-17T16:52:00Z">
                      <m:rPr>
                        <m:sty m:val="p"/>
                      </m:rPr>
                      <w:rPr>
                        <w:rFonts w:ascii="Cambria Math" w:hAnsi="Cambria Math"/>
                        <w:sz w:val="16"/>
                        <w:szCs w:val="16"/>
                      </w:rPr>
                      <m:t>sin</m:t>
                    </w:ins>
                  </m:r>
                </m:fName>
                <m:e>
                  <m:d>
                    <m:dPr>
                      <m:ctrlPr>
                        <w:ins w:id="4396" w:author="jonathan pritchard" w:date="2025-01-17T16:52:00Z" w16du:dateUtc="2025-01-17T16:52:00Z">
                          <w:rPr>
                            <w:rFonts w:ascii="Cambria Math" w:eastAsiaTheme="minorEastAsia" w:hAnsi="Cambria Math"/>
                            <w:i/>
                            <w:sz w:val="16"/>
                            <w:szCs w:val="16"/>
                          </w:rPr>
                        </w:ins>
                      </m:ctrlPr>
                    </m:dPr>
                    <m:e>
                      <m:r>
                        <w:ins w:id="4397" w:author="jonathan pritchard" w:date="2025-01-17T16:52:00Z" w16du:dateUtc="2025-01-17T16:52:00Z">
                          <w:rPr>
                            <w:rFonts w:ascii="Cambria Math" w:eastAsiaTheme="minorEastAsia" w:hAnsi="Cambria Math"/>
                            <w:sz w:val="16"/>
                            <w:szCs w:val="16"/>
                          </w:rPr>
                          <m:t>4χ</m:t>
                        </w:ins>
                      </m:r>
                    </m:e>
                  </m:d>
                  <m:r>
                    <w:ins w:id="4398" w:author="jonathan pritchard" w:date="2025-01-17T16:52:00Z" w16du:dateUtc="2025-01-17T16:52:00Z">
                      <w:rPr>
                        <w:rFonts w:ascii="Cambria Math" w:eastAsiaTheme="minorEastAsia" w:hAnsi="Cambria Math"/>
                        <w:sz w:val="16"/>
                        <w:szCs w:val="16"/>
                      </w:rPr>
                      <m:t>+</m:t>
                    </w:ins>
                  </m:r>
                </m:e>
              </m:func>
              <m:d>
                <m:dPr>
                  <m:ctrlPr>
                    <w:ins w:id="4399" w:author="jonathan pritchard" w:date="2025-01-17T16:52:00Z" w16du:dateUtc="2025-01-17T16:52:00Z">
                      <w:rPr>
                        <w:rFonts w:ascii="Cambria Math" w:eastAsiaTheme="minorEastAsia" w:hAnsi="Cambria Math"/>
                        <w:i/>
                        <w:sz w:val="16"/>
                        <w:szCs w:val="16"/>
                      </w:rPr>
                    </w:ins>
                  </m:ctrlPr>
                </m:dPr>
                <m:e>
                  <m:f>
                    <m:fPr>
                      <m:ctrlPr>
                        <w:ins w:id="4400" w:author="jonathan pritchard" w:date="2025-01-17T16:52:00Z" w16du:dateUtc="2025-01-17T16:52:00Z">
                          <w:rPr>
                            <w:rFonts w:ascii="Cambria Math" w:eastAsiaTheme="minorEastAsia" w:hAnsi="Cambria Math"/>
                            <w:i/>
                            <w:sz w:val="16"/>
                            <w:szCs w:val="16"/>
                          </w:rPr>
                        </w:ins>
                      </m:ctrlPr>
                    </m:fPr>
                    <m:num>
                      <m:sSup>
                        <m:sSupPr>
                          <m:ctrlPr>
                            <w:ins w:id="4401" w:author="jonathan pritchard" w:date="2025-01-17T16:52:00Z" w16du:dateUtc="2025-01-17T16:52:00Z">
                              <w:rPr>
                                <w:rFonts w:ascii="Cambria Math" w:eastAsiaTheme="minorEastAsia" w:hAnsi="Cambria Math"/>
                                <w:i/>
                                <w:sz w:val="16"/>
                                <w:szCs w:val="16"/>
                              </w:rPr>
                            </w:ins>
                          </m:ctrlPr>
                        </m:sSupPr>
                        <m:e>
                          <m:r>
                            <w:ins w:id="4402" w:author="jonathan pritchard" w:date="2025-01-17T16:52:00Z" w16du:dateUtc="2025-01-17T16:52:00Z">
                              <w:rPr>
                                <w:rFonts w:ascii="Cambria Math" w:eastAsiaTheme="minorEastAsia" w:hAnsi="Cambria Math"/>
                                <w:sz w:val="16"/>
                                <w:szCs w:val="16"/>
                              </w:rPr>
                              <m:t>7e</m:t>
                            </w:ins>
                          </m:r>
                        </m:e>
                        <m:sup>
                          <m:r>
                            <w:ins w:id="4403" w:author="jonathan pritchard" w:date="2025-01-17T16:52:00Z" w16du:dateUtc="2025-01-17T16:52:00Z">
                              <w:rPr>
                                <w:rFonts w:ascii="Cambria Math" w:eastAsiaTheme="minorEastAsia" w:hAnsi="Cambria Math"/>
                                <w:sz w:val="16"/>
                                <w:szCs w:val="16"/>
                              </w:rPr>
                              <m:t>6</m:t>
                            </w:ins>
                          </m:r>
                        </m:sup>
                      </m:sSup>
                    </m:num>
                    <m:den>
                      <m:r>
                        <w:ins w:id="4404" w:author="jonathan pritchard" w:date="2025-01-17T16:52:00Z" w16du:dateUtc="2025-01-17T16:52:00Z">
                          <w:rPr>
                            <w:rFonts w:ascii="Cambria Math" w:eastAsiaTheme="minorEastAsia" w:hAnsi="Cambria Math"/>
                            <w:sz w:val="16"/>
                            <w:szCs w:val="16"/>
                          </w:rPr>
                          <m:t>120</m:t>
                        </w:ins>
                      </m:r>
                    </m:den>
                  </m:f>
                  <m:r>
                    <w:ins w:id="4405" w:author="jonathan pritchard" w:date="2025-01-17T16:52:00Z" w16du:dateUtc="2025-01-17T16:52:00Z">
                      <w:rPr>
                        <w:rFonts w:ascii="Cambria Math" w:eastAsiaTheme="minorEastAsia" w:hAnsi="Cambria Math"/>
                        <w:sz w:val="16"/>
                        <w:szCs w:val="16"/>
                      </w:rPr>
                      <m:t>+</m:t>
                    </w:ins>
                  </m:r>
                  <m:f>
                    <m:fPr>
                      <m:ctrlPr>
                        <w:ins w:id="4406" w:author="jonathan pritchard" w:date="2025-01-17T16:52:00Z" w16du:dateUtc="2025-01-17T16:52:00Z">
                          <w:rPr>
                            <w:rFonts w:ascii="Cambria Math" w:eastAsiaTheme="minorEastAsia" w:hAnsi="Cambria Math"/>
                            <w:i/>
                            <w:sz w:val="16"/>
                            <w:szCs w:val="16"/>
                          </w:rPr>
                        </w:ins>
                      </m:ctrlPr>
                    </m:fPr>
                    <m:num>
                      <m:r>
                        <w:ins w:id="4407" w:author="jonathan pritchard" w:date="2025-01-17T16:52:00Z" w16du:dateUtc="2025-01-17T16:52:00Z">
                          <w:rPr>
                            <w:rFonts w:ascii="Cambria Math" w:eastAsiaTheme="minorEastAsia" w:hAnsi="Cambria Math"/>
                            <w:sz w:val="16"/>
                            <w:szCs w:val="16"/>
                          </w:rPr>
                          <m:t>81</m:t>
                        </w:ins>
                      </m:r>
                      <m:sSup>
                        <m:sSupPr>
                          <m:ctrlPr>
                            <w:ins w:id="4408" w:author="jonathan pritchard" w:date="2025-01-17T16:52:00Z" w16du:dateUtc="2025-01-17T16:52:00Z">
                              <w:rPr>
                                <w:rFonts w:ascii="Cambria Math" w:eastAsiaTheme="minorEastAsia" w:hAnsi="Cambria Math"/>
                                <w:i/>
                                <w:sz w:val="16"/>
                                <w:szCs w:val="16"/>
                              </w:rPr>
                            </w:ins>
                          </m:ctrlPr>
                        </m:sSupPr>
                        <m:e>
                          <m:r>
                            <w:ins w:id="4409" w:author="jonathan pritchard" w:date="2025-01-17T16:52:00Z" w16du:dateUtc="2025-01-17T16:52:00Z">
                              <w:rPr>
                                <w:rFonts w:ascii="Cambria Math" w:eastAsiaTheme="minorEastAsia" w:hAnsi="Cambria Math"/>
                                <w:sz w:val="16"/>
                                <w:szCs w:val="16"/>
                              </w:rPr>
                              <m:t>e</m:t>
                            </w:ins>
                          </m:r>
                        </m:e>
                        <m:sup>
                          <m:r>
                            <w:ins w:id="4410" w:author="jonathan pritchard" w:date="2025-01-17T16:52:00Z" w16du:dateUtc="2025-01-17T16:52:00Z">
                              <w:rPr>
                                <w:rFonts w:ascii="Cambria Math" w:eastAsiaTheme="minorEastAsia" w:hAnsi="Cambria Math"/>
                                <w:sz w:val="16"/>
                                <w:szCs w:val="16"/>
                              </w:rPr>
                              <m:t>8</m:t>
                            </w:ins>
                          </m:r>
                        </m:sup>
                      </m:sSup>
                    </m:num>
                    <m:den>
                      <m:r>
                        <w:ins w:id="4411" w:author="jonathan pritchard" w:date="2025-01-17T16:52:00Z" w16du:dateUtc="2025-01-17T16:52:00Z">
                          <w:rPr>
                            <w:rFonts w:ascii="Cambria Math" w:eastAsiaTheme="minorEastAsia" w:hAnsi="Cambria Math"/>
                            <w:sz w:val="16"/>
                            <w:szCs w:val="16"/>
                          </w:rPr>
                          <m:t>1120</m:t>
                        </w:ins>
                      </m:r>
                    </m:den>
                  </m:f>
                </m:e>
              </m:d>
              <m:func>
                <m:funcPr>
                  <m:ctrlPr>
                    <w:ins w:id="4412" w:author="jonathan pritchard" w:date="2025-01-17T16:52:00Z" w16du:dateUtc="2025-01-17T16:52:00Z">
                      <w:rPr>
                        <w:rFonts w:ascii="Cambria Math" w:eastAsiaTheme="minorEastAsia" w:hAnsi="Cambria Math"/>
                        <w:i/>
                        <w:sz w:val="16"/>
                        <w:szCs w:val="16"/>
                      </w:rPr>
                    </w:ins>
                  </m:ctrlPr>
                </m:funcPr>
                <m:fName>
                  <m:r>
                    <w:ins w:id="4413" w:author="jonathan pritchard" w:date="2025-01-17T16:52:00Z" w16du:dateUtc="2025-01-17T16:52:00Z">
                      <m:rPr>
                        <m:sty m:val="p"/>
                      </m:rPr>
                      <w:rPr>
                        <w:rFonts w:ascii="Cambria Math" w:hAnsi="Cambria Math"/>
                        <w:sz w:val="16"/>
                        <w:szCs w:val="16"/>
                      </w:rPr>
                      <m:t>sin</m:t>
                    </w:ins>
                  </m:r>
                </m:fName>
                <m:e>
                  <m:d>
                    <m:dPr>
                      <m:ctrlPr>
                        <w:ins w:id="4414" w:author="jonathan pritchard" w:date="2025-01-17T16:52:00Z" w16du:dateUtc="2025-01-17T16:52:00Z">
                          <w:rPr>
                            <w:rFonts w:ascii="Cambria Math" w:eastAsiaTheme="minorEastAsia" w:hAnsi="Cambria Math"/>
                            <w:i/>
                            <w:sz w:val="16"/>
                            <w:szCs w:val="16"/>
                          </w:rPr>
                        </w:ins>
                      </m:ctrlPr>
                    </m:dPr>
                    <m:e>
                      <m:r>
                        <w:ins w:id="4415" w:author="jonathan pritchard" w:date="2025-01-17T16:52:00Z" w16du:dateUtc="2025-01-17T16:52:00Z">
                          <w:rPr>
                            <w:rFonts w:ascii="Cambria Math" w:eastAsiaTheme="minorEastAsia" w:hAnsi="Cambria Math"/>
                            <w:sz w:val="16"/>
                            <w:szCs w:val="16"/>
                          </w:rPr>
                          <m:t>6χ</m:t>
                        </w:ins>
                      </m:r>
                    </m:e>
                  </m:d>
                  <m:r>
                    <w:ins w:id="4416" w:author="jonathan pritchard" w:date="2025-01-17T16:52:00Z" w16du:dateUtc="2025-01-17T16:52:00Z">
                      <w:rPr>
                        <w:rFonts w:ascii="Cambria Math" w:eastAsiaTheme="minorEastAsia" w:hAnsi="Cambria Math"/>
                        <w:sz w:val="16"/>
                        <w:szCs w:val="16"/>
                      </w:rPr>
                      <m:t>+</m:t>
                    </w:ins>
                  </m:r>
                </m:e>
              </m:func>
              <m:d>
                <m:dPr>
                  <m:ctrlPr>
                    <w:ins w:id="4417" w:author="jonathan pritchard" w:date="2025-01-17T16:52:00Z" w16du:dateUtc="2025-01-17T16:52:00Z">
                      <w:rPr>
                        <w:rFonts w:ascii="Cambria Math" w:eastAsiaTheme="minorEastAsia" w:hAnsi="Cambria Math"/>
                        <w:i/>
                        <w:sz w:val="16"/>
                        <w:szCs w:val="16"/>
                      </w:rPr>
                    </w:ins>
                  </m:ctrlPr>
                </m:dPr>
                <m:e>
                  <m:f>
                    <m:fPr>
                      <m:ctrlPr>
                        <w:ins w:id="4418" w:author="jonathan pritchard" w:date="2025-01-17T16:52:00Z" w16du:dateUtc="2025-01-17T16:52:00Z">
                          <w:rPr>
                            <w:rFonts w:ascii="Cambria Math" w:eastAsiaTheme="minorEastAsia" w:hAnsi="Cambria Math"/>
                            <w:i/>
                            <w:sz w:val="16"/>
                            <w:szCs w:val="16"/>
                          </w:rPr>
                        </w:ins>
                      </m:ctrlPr>
                    </m:fPr>
                    <m:num>
                      <m:sSup>
                        <m:sSupPr>
                          <m:ctrlPr>
                            <w:ins w:id="4419" w:author="jonathan pritchard" w:date="2025-01-17T16:52:00Z" w16du:dateUtc="2025-01-17T16:52:00Z">
                              <w:rPr>
                                <w:rFonts w:ascii="Cambria Math" w:eastAsiaTheme="minorEastAsia" w:hAnsi="Cambria Math"/>
                                <w:i/>
                                <w:sz w:val="16"/>
                                <w:szCs w:val="16"/>
                              </w:rPr>
                            </w:ins>
                          </m:ctrlPr>
                        </m:sSupPr>
                        <m:e>
                          <m:r>
                            <w:ins w:id="4420" w:author="jonathan pritchard" w:date="2025-01-17T16:52:00Z" w16du:dateUtc="2025-01-17T16:52:00Z">
                              <w:rPr>
                                <w:rFonts w:ascii="Cambria Math" w:eastAsiaTheme="minorEastAsia" w:hAnsi="Cambria Math"/>
                                <w:sz w:val="16"/>
                                <w:szCs w:val="16"/>
                              </w:rPr>
                              <m:t>4279e</m:t>
                            </w:ins>
                          </m:r>
                        </m:e>
                        <m:sup>
                          <m:r>
                            <w:ins w:id="4421" w:author="jonathan pritchard" w:date="2025-01-17T16:52:00Z" w16du:dateUtc="2025-01-17T16:52:00Z">
                              <w:rPr>
                                <w:rFonts w:ascii="Cambria Math" w:eastAsiaTheme="minorEastAsia" w:hAnsi="Cambria Math"/>
                                <w:sz w:val="16"/>
                                <w:szCs w:val="16"/>
                              </w:rPr>
                              <m:t>8</m:t>
                            </w:ins>
                          </m:r>
                        </m:sup>
                      </m:sSup>
                    </m:num>
                    <m:den>
                      <m:r>
                        <w:ins w:id="4422" w:author="jonathan pritchard" w:date="2025-01-17T16:52:00Z" w16du:dateUtc="2025-01-17T16:52:00Z">
                          <w:rPr>
                            <w:rFonts w:ascii="Cambria Math" w:eastAsiaTheme="minorEastAsia" w:hAnsi="Cambria Math"/>
                            <w:sz w:val="16"/>
                            <w:szCs w:val="16"/>
                          </w:rPr>
                          <m:t>161280</m:t>
                        </w:ins>
                      </m:r>
                    </m:den>
                  </m:f>
                </m:e>
              </m:d>
              <m:func>
                <m:funcPr>
                  <m:ctrlPr>
                    <w:ins w:id="4423" w:author="jonathan pritchard" w:date="2025-01-17T16:52:00Z" w16du:dateUtc="2025-01-17T16:52:00Z">
                      <w:rPr>
                        <w:rFonts w:ascii="Cambria Math" w:eastAsiaTheme="minorEastAsia" w:hAnsi="Cambria Math"/>
                        <w:i/>
                        <w:sz w:val="16"/>
                        <w:szCs w:val="16"/>
                      </w:rPr>
                    </w:ins>
                  </m:ctrlPr>
                </m:funcPr>
                <m:fName>
                  <m:r>
                    <w:ins w:id="4424" w:author="jonathan pritchard" w:date="2025-01-17T16:52:00Z" w16du:dateUtc="2025-01-17T16:52:00Z">
                      <m:rPr>
                        <m:sty m:val="p"/>
                      </m:rPr>
                      <w:rPr>
                        <w:rFonts w:ascii="Cambria Math" w:hAnsi="Cambria Math"/>
                        <w:sz w:val="16"/>
                        <w:szCs w:val="16"/>
                      </w:rPr>
                      <m:t>sin</m:t>
                    </w:ins>
                  </m:r>
                </m:fName>
                <m:e>
                  <m:d>
                    <m:dPr>
                      <m:ctrlPr>
                        <w:ins w:id="4425" w:author="jonathan pritchard" w:date="2025-01-17T16:52:00Z" w16du:dateUtc="2025-01-17T16:52:00Z">
                          <w:rPr>
                            <w:rFonts w:ascii="Cambria Math" w:eastAsiaTheme="minorEastAsia" w:hAnsi="Cambria Math"/>
                            <w:i/>
                            <w:sz w:val="16"/>
                            <w:szCs w:val="16"/>
                          </w:rPr>
                        </w:ins>
                      </m:ctrlPr>
                    </m:dPr>
                    <m:e>
                      <m:r>
                        <w:ins w:id="4426"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4427" w:author="jonathan pritchard" w:date="2025-01-17T16:52:00Z" w16du:dateUtc="2025-01-17T16:52:00Z"/>
          <w:rFonts w:eastAsiaTheme="minorEastAsia"/>
        </w:rPr>
      </w:pPr>
      <m:oMath>
        <m:r>
          <w:ins w:id="4428" w:author="jonathan pritchard" w:date="2025-01-17T16:52:00Z" w16du:dateUtc="2025-01-17T16:52:00Z">
            <w:rPr>
              <w:rFonts w:ascii="Cambria Math" w:eastAsiaTheme="minorEastAsia" w:hAnsi="Cambria Math"/>
            </w:rPr>
            <m:t xml:space="preserve">    =</m:t>
          </w:ins>
        </m:r>
      </m:oMath>
      <w:ins w:id="4429" w:author="jonathan pritchard" w:date="2025-01-17T16:52:00Z" w16du:dateUtc="2025-01-17T16:52:00Z">
        <w:r>
          <w:rPr>
            <w:rFonts w:eastAsiaTheme="minorEastAsia"/>
          </w:rPr>
          <w:t xml:space="preserve"> </w:t>
        </w:r>
      </w:ins>
      <m:oMath>
        <m:d>
          <m:dPr>
            <m:ctrlPr>
              <w:ins w:id="4430" w:author="jonathan pritchard" w:date="2025-01-17T16:52:00Z" w16du:dateUtc="2025-01-17T16:52:00Z">
                <w:rPr>
                  <w:rFonts w:ascii="Cambria Math" w:eastAsiaTheme="minorEastAsia" w:hAnsi="Cambria Math"/>
                  <w:i/>
                  <w:sz w:val="18"/>
                  <w:szCs w:val="18"/>
                </w:rPr>
              </w:ins>
            </m:ctrlPr>
          </m:dPr>
          <m:e>
            <m:f>
              <m:fPr>
                <m:ctrlPr>
                  <w:ins w:id="4431" w:author="jonathan pritchard" w:date="2025-01-17T16:52:00Z" w16du:dateUtc="2025-01-17T16:52:00Z">
                    <w:rPr>
                      <w:rFonts w:ascii="Cambria Math" w:eastAsiaTheme="minorEastAsia" w:hAnsi="Cambria Math"/>
                      <w:i/>
                      <w:sz w:val="18"/>
                      <w:szCs w:val="18"/>
                    </w:rPr>
                  </w:ins>
                </m:ctrlPr>
              </m:fPr>
              <m:num>
                <m:r>
                  <w:ins w:id="4432" w:author="jonathan pritchard" w:date="2025-01-17T16:52:00Z" w16du:dateUtc="2025-01-17T16:52:00Z">
                    <w:rPr>
                      <w:rFonts w:ascii="Cambria Math" w:eastAsiaTheme="minorEastAsia" w:hAnsi="Cambria Math"/>
                      <w:sz w:val="18"/>
                      <w:szCs w:val="18"/>
                    </w:rPr>
                    <m:t>180</m:t>
                  </w:ins>
                </m:r>
              </m:num>
              <m:den>
                <m:r>
                  <w:ins w:id="4433" w:author="jonathan pritchard" w:date="2025-01-17T16:52:00Z" w16du:dateUtc="2025-01-17T16:52:00Z">
                    <w:rPr>
                      <w:rFonts w:ascii="Cambria Math" w:eastAsiaTheme="minorEastAsia" w:hAnsi="Cambria Math"/>
                      <w:sz w:val="18"/>
                      <w:szCs w:val="18"/>
                    </w:rPr>
                    <m:t>π</m:t>
                  </w:ins>
                </m:r>
              </m:den>
            </m:f>
          </m:e>
        </m:d>
        <m:d>
          <m:dPr>
            <m:begChr m:val="["/>
            <m:endChr m:val="]"/>
            <m:ctrlPr>
              <w:ins w:id="4434" w:author="jonathan pritchard" w:date="2025-01-17T16:52:00Z" w16du:dateUtc="2025-01-17T16:52:00Z">
                <w:rPr>
                  <w:rFonts w:ascii="Cambria Math" w:eastAsiaTheme="minorEastAsia" w:hAnsi="Cambria Math"/>
                  <w:i/>
                  <w:sz w:val="18"/>
                  <w:szCs w:val="18"/>
                </w:rPr>
              </w:ins>
            </m:ctrlPr>
          </m:dPr>
          <m:e>
            <m:eqArr>
              <m:eqArrPr>
                <m:ctrlPr>
                  <w:ins w:id="4435" w:author="jonathan pritchard" w:date="2025-01-17T16:52:00Z" w16du:dateUtc="2025-01-17T16:52:00Z">
                    <w:rPr>
                      <w:rFonts w:ascii="Cambria Math" w:eastAsiaTheme="minorEastAsia" w:hAnsi="Cambria Math"/>
                      <w:i/>
                      <w:sz w:val="18"/>
                      <w:szCs w:val="18"/>
                    </w:rPr>
                  </w:ins>
                </m:ctrlPr>
              </m:eqArrPr>
              <m:e>
                <m:r>
                  <w:ins w:id="4436" w:author="jonathan pritchard" w:date="2025-01-17T16:52:00Z" w16du:dateUtc="2025-01-17T16:52:00Z">
                    <w:rPr>
                      <w:rFonts w:ascii="Cambria Math" w:eastAsiaTheme="minorEastAsia" w:hAnsi="Cambria Math"/>
                      <w:sz w:val="18"/>
                      <w:szCs w:val="18"/>
                    </w:rPr>
                    <m:t>χ+3.35655147×</m:t>
                  </w:ins>
                </m:r>
                <m:sSup>
                  <m:sSupPr>
                    <m:ctrlPr>
                      <w:ins w:id="4437" w:author="jonathan pritchard" w:date="2025-01-17T16:52:00Z" w16du:dateUtc="2025-01-17T16:52:00Z">
                        <w:rPr>
                          <w:rFonts w:ascii="Cambria Math" w:eastAsiaTheme="minorEastAsia" w:hAnsi="Cambria Math"/>
                          <w:i/>
                          <w:sz w:val="18"/>
                          <w:szCs w:val="18"/>
                        </w:rPr>
                      </w:ins>
                    </m:ctrlPr>
                  </m:sSupPr>
                  <m:e>
                    <m:r>
                      <w:ins w:id="4438" w:author="jonathan pritchard" w:date="2025-01-17T16:52:00Z" w16du:dateUtc="2025-01-17T16:52:00Z">
                        <w:rPr>
                          <w:rFonts w:ascii="Cambria Math" w:eastAsiaTheme="minorEastAsia" w:hAnsi="Cambria Math"/>
                          <w:sz w:val="18"/>
                          <w:szCs w:val="18"/>
                        </w:rPr>
                        <m:t>10</m:t>
                      </w:ins>
                    </m:r>
                  </m:e>
                  <m:sup>
                    <m:r>
                      <w:ins w:id="4439" w:author="jonathan pritchard" w:date="2025-01-17T16:52:00Z" w16du:dateUtc="2025-01-17T16:52:00Z">
                        <w:rPr>
                          <w:rFonts w:ascii="Cambria Math" w:eastAsiaTheme="minorEastAsia" w:hAnsi="Cambria Math"/>
                          <w:sz w:val="18"/>
                          <w:szCs w:val="18"/>
                        </w:rPr>
                        <m:t>-3</m:t>
                      </w:ins>
                    </m:r>
                  </m:sup>
                </m:sSup>
                <m:func>
                  <m:funcPr>
                    <m:ctrlPr>
                      <w:ins w:id="4440" w:author="jonathan pritchard" w:date="2025-01-17T16:52:00Z" w16du:dateUtc="2025-01-17T16:52:00Z">
                        <w:rPr>
                          <w:rFonts w:ascii="Cambria Math" w:eastAsiaTheme="minorEastAsia" w:hAnsi="Cambria Math"/>
                          <w:i/>
                          <w:sz w:val="18"/>
                          <w:szCs w:val="18"/>
                        </w:rPr>
                      </w:ins>
                    </m:ctrlPr>
                  </m:funcPr>
                  <m:fName>
                    <m:r>
                      <w:ins w:id="4441" w:author="jonathan pritchard" w:date="2025-01-17T16:52:00Z" w16du:dateUtc="2025-01-17T16:52:00Z">
                        <m:rPr>
                          <m:sty m:val="p"/>
                        </m:rPr>
                        <w:rPr>
                          <w:rFonts w:ascii="Cambria Math" w:hAnsi="Cambria Math"/>
                          <w:sz w:val="18"/>
                          <w:szCs w:val="18"/>
                        </w:rPr>
                        <m:t>sin</m:t>
                      </w:ins>
                    </m:r>
                  </m:fName>
                  <m:e>
                    <m:d>
                      <m:dPr>
                        <m:ctrlPr>
                          <w:ins w:id="4442" w:author="jonathan pritchard" w:date="2025-01-17T16:52:00Z" w16du:dateUtc="2025-01-17T16:52:00Z">
                            <w:rPr>
                              <w:rFonts w:ascii="Cambria Math" w:eastAsiaTheme="minorEastAsia" w:hAnsi="Cambria Math"/>
                              <w:i/>
                              <w:sz w:val="18"/>
                              <w:szCs w:val="18"/>
                            </w:rPr>
                          </w:ins>
                        </m:ctrlPr>
                      </m:dPr>
                      <m:e>
                        <m:r>
                          <w:ins w:id="4443" w:author="jonathan pritchard" w:date="2025-01-17T16:52:00Z" w16du:dateUtc="2025-01-17T16:52:00Z">
                            <w:rPr>
                              <w:rFonts w:ascii="Cambria Math" w:eastAsiaTheme="minorEastAsia" w:hAnsi="Cambria Math"/>
                              <w:sz w:val="18"/>
                              <w:szCs w:val="18"/>
                            </w:rPr>
                            <m:t>2χ</m:t>
                          </w:ins>
                        </m:r>
                      </m:e>
                    </m:d>
                    <m:r>
                      <w:ins w:id="4444" w:author="jonathan pritchard" w:date="2025-01-17T16:52:00Z" w16du:dateUtc="2025-01-17T16:52:00Z">
                        <w:rPr>
                          <w:rFonts w:ascii="Cambria Math" w:eastAsiaTheme="minorEastAsia" w:hAnsi="Cambria Math"/>
                          <w:sz w:val="18"/>
                          <w:szCs w:val="18"/>
                        </w:rPr>
                        <m:t>+</m:t>
                      </w:ins>
                    </m:r>
                  </m:e>
                </m:func>
              </m:e>
              <m:e>
                <m:r>
                  <w:ins w:id="4445" w:author="jonathan pritchard" w:date="2025-01-17T16:52:00Z" w16du:dateUtc="2025-01-17T16:52:00Z">
                    <w:rPr>
                      <w:rFonts w:ascii="Cambria Math" w:eastAsiaTheme="minorEastAsia" w:hAnsi="Cambria Math"/>
                      <w:sz w:val="18"/>
                      <w:szCs w:val="18"/>
                    </w:rPr>
                    <m:t>6.57187270×</m:t>
                  </w:ins>
                </m:r>
                <m:sSup>
                  <m:sSupPr>
                    <m:ctrlPr>
                      <w:ins w:id="4446" w:author="jonathan pritchard" w:date="2025-01-17T16:52:00Z" w16du:dateUtc="2025-01-17T16:52:00Z">
                        <w:rPr>
                          <w:rFonts w:ascii="Cambria Math" w:eastAsiaTheme="minorEastAsia" w:hAnsi="Cambria Math"/>
                          <w:i/>
                          <w:sz w:val="18"/>
                          <w:szCs w:val="18"/>
                        </w:rPr>
                      </w:ins>
                    </m:ctrlPr>
                  </m:sSupPr>
                  <m:e>
                    <m:r>
                      <w:ins w:id="4447" w:author="jonathan pritchard" w:date="2025-01-17T16:52:00Z" w16du:dateUtc="2025-01-17T16:52:00Z">
                        <w:rPr>
                          <w:rFonts w:ascii="Cambria Math" w:eastAsiaTheme="minorEastAsia" w:hAnsi="Cambria Math"/>
                          <w:sz w:val="18"/>
                          <w:szCs w:val="18"/>
                        </w:rPr>
                        <m:t>10</m:t>
                      </w:ins>
                    </m:r>
                  </m:e>
                  <m:sup>
                    <m:r>
                      <w:ins w:id="4448" w:author="jonathan pritchard" w:date="2025-01-17T16:52:00Z" w16du:dateUtc="2025-01-17T16:52:00Z">
                        <w:rPr>
                          <w:rFonts w:ascii="Cambria Math" w:eastAsiaTheme="minorEastAsia" w:hAnsi="Cambria Math"/>
                          <w:sz w:val="18"/>
                          <w:szCs w:val="18"/>
                        </w:rPr>
                        <m:t>-6</m:t>
                      </w:ins>
                    </m:r>
                  </m:sup>
                </m:sSup>
                <m:func>
                  <m:funcPr>
                    <m:ctrlPr>
                      <w:ins w:id="4449" w:author="jonathan pritchard" w:date="2025-01-17T16:52:00Z" w16du:dateUtc="2025-01-17T16:52:00Z">
                        <w:rPr>
                          <w:rFonts w:ascii="Cambria Math" w:eastAsiaTheme="minorEastAsia" w:hAnsi="Cambria Math"/>
                          <w:i/>
                          <w:sz w:val="18"/>
                          <w:szCs w:val="18"/>
                        </w:rPr>
                      </w:ins>
                    </m:ctrlPr>
                  </m:funcPr>
                  <m:fName>
                    <m:r>
                      <w:ins w:id="4450" w:author="jonathan pritchard" w:date="2025-01-17T16:52:00Z" w16du:dateUtc="2025-01-17T16:52:00Z">
                        <m:rPr>
                          <m:sty m:val="p"/>
                        </m:rPr>
                        <w:rPr>
                          <w:rFonts w:ascii="Cambria Math" w:hAnsi="Cambria Math"/>
                          <w:sz w:val="18"/>
                          <w:szCs w:val="18"/>
                        </w:rPr>
                        <m:t>sin</m:t>
                      </w:ins>
                    </m:r>
                  </m:fName>
                  <m:e>
                    <m:d>
                      <m:dPr>
                        <m:ctrlPr>
                          <w:ins w:id="4451" w:author="jonathan pritchard" w:date="2025-01-17T16:52:00Z" w16du:dateUtc="2025-01-17T16:52:00Z">
                            <w:rPr>
                              <w:rFonts w:ascii="Cambria Math" w:eastAsiaTheme="minorEastAsia" w:hAnsi="Cambria Math"/>
                              <w:i/>
                              <w:sz w:val="18"/>
                              <w:szCs w:val="18"/>
                            </w:rPr>
                          </w:ins>
                        </m:ctrlPr>
                      </m:dPr>
                      <m:e>
                        <m:r>
                          <w:ins w:id="4452" w:author="jonathan pritchard" w:date="2025-01-17T16:52:00Z" w16du:dateUtc="2025-01-17T16:52:00Z">
                            <w:rPr>
                              <w:rFonts w:ascii="Cambria Math" w:eastAsiaTheme="minorEastAsia" w:hAnsi="Cambria Math"/>
                              <w:sz w:val="18"/>
                              <w:szCs w:val="18"/>
                            </w:rPr>
                            <m:t>4χ</m:t>
                          </w:ins>
                        </m:r>
                      </m:e>
                    </m:d>
                    <m:r>
                      <w:ins w:id="4453" w:author="jonathan pritchard" w:date="2025-01-17T16:52:00Z" w16du:dateUtc="2025-01-17T16:52:00Z">
                        <w:rPr>
                          <w:rFonts w:ascii="Cambria Math" w:eastAsiaTheme="minorEastAsia" w:hAnsi="Cambria Math"/>
                          <w:sz w:val="18"/>
                          <w:szCs w:val="18"/>
                        </w:rPr>
                        <m:t>+</m:t>
                      </w:ins>
                    </m:r>
                  </m:e>
                </m:func>
                <m:ctrlPr>
                  <w:ins w:id="4454" w:author="jonathan pritchard" w:date="2025-01-17T16:52:00Z" w16du:dateUtc="2025-01-17T16:52:00Z">
                    <w:rPr>
                      <w:rFonts w:ascii="Cambria Math" w:eastAsia="Cambria Math" w:hAnsi="Cambria Math" w:cs="Cambria Math"/>
                      <w:i/>
                      <w:sz w:val="18"/>
                      <w:szCs w:val="18"/>
                    </w:rPr>
                  </w:ins>
                </m:ctrlPr>
              </m:e>
              <m:e>
                <m:r>
                  <w:ins w:id="4455" w:author="jonathan pritchard" w:date="2025-01-17T16:52:00Z" w16du:dateUtc="2025-01-17T16:52:00Z">
                    <w:rPr>
                      <w:rFonts w:ascii="Cambria Math" w:eastAsiaTheme="minorEastAsia" w:hAnsi="Cambria Math"/>
                      <w:sz w:val="18"/>
                      <w:szCs w:val="18"/>
                    </w:rPr>
                    <m:t>1.76456433×</m:t>
                  </w:ins>
                </m:r>
                <m:sSup>
                  <m:sSupPr>
                    <m:ctrlPr>
                      <w:ins w:id="4456" w:author="jonathan pritchard" w:date="2025-01-17T16:52:00Z" w16du:dateUtc="2025-01-17T16:52:00Z">
                        <w:rPr>
                          <w:rFonts w:ascii="Cambria Math" w:eastAsiaTheme="minorEastAsia" w:hAnsi="Cambria Math"/>
                          <w:i/>
                          <w:sz w:val="18"/>
                          <w:szCs w:val="18"/>
                        </w:rPr>
                      </w:ins>
                    </m:ctrlPr>
                  </m:sSupPr>
                  <m:e>
                    <m:r>
                      <w:ins w:id="4457" w:author="jonathan pritchard" w:date="2025-01-17T16:52:00Z" w16du:dateUtc="2025-01-17T16:52:00Z">
                        <w:rPr>
                          <w:rFonts w:ascii="Cambria Math" w:eastAsiaTheme="minorEastAsia" w:hAnsi="Cambria Math"/>
                          <w:sz w:val="18"/>
                          <w:szCs w:val="18"/>
                        </w:rPr>
                        <m:t>10</m:t>
                      </w:ins>
                    </m:r>
                  </m:e>
                  <m:sup>
                    <m:r>
                      <w:ins w:id="4458" w:author="jonathan pritchard" w:date="2025-01-17T16:52:00Z" w16du:dateUtc="2025-01-17T16:52:00Z">
                        <w:rPr>
                          <w:rFonts w:ascii="Cambria Math" w:eastAsiaTheme="minorEastAsia" w:hAnsi="Cambria Math"/>
                          <w:sz w:val="18"/>
                          <w:szCs w:val="18"/>
                        </w:rPr>
                        <m:t>-8</m:t>
                      </w:ins>
                    </m:r>
                  </m:sup>
                </m:sSup>
                <m:func>
                  <m:funcPr>
                    <m:ctrlPr>
                      <w:ins w:id="4459" w:author="jonathan pritchard" w:date="2025-01-17T16:52:00Z" w16du:dateUtc="2025-01-17T16:52:00Z">
                        <w:rPr>
                          <w:rFonts w:ascii="Cambria Math" w:eastAsiaTheme="minorEastAsia" w:hAnsi="Cambria Math"/>
                          <w:i/>
                          <w:sz w:val="18"/>
                          <w:szCs w:val="18"/>
                        </w:rPr>
                      </w:ins>
                    </m:ctrlPr>
                  </m:funcPr>
                  <m:fName>
                    <m:r>
                      <w:ins w:id="4460" w:author="jonathan pritchard" w:date="2025-01-17T16:52:00Z" w16du:dateUtc="2025-01-17T16:52:00Z">
                        <m:rPr>
                          <m:sty m:val="p"/>
                        </m:rPr>
                        <w:rPr>
                          <w:rFonts w:ascii="Cambria Math" w:hAnsi="Cambria Math"/>
                          <w:sz w:val="18"/>
                          <w:szCs w:val="18"/>
                        </w:rPr>
                        <m:t>sin</m:t>
                      </w:ins>
                    </m:r>
                  </m:fName>
                  <m:e>
                    <m:d>
                      <m:dPr>
                        <m:ctrlPr>
                          <w:ins w:id="4461" w:author="jonathan pritchard" w:date="2025-01-17T16:52:00Z" w16du:dateUtc="2025-01-17T16:52:00Z">
                            <w:rPr>
                              <w:rFonts w:ascii="Cambria Math" w:eastAsiaTheme="minorEastAsia" w:hAnsi="Cambria Math"/>
                              <w:i/>
                              <w:sz w:val="18"/>
                              <w:szCs w:val="18"/>
                            </w:rPr>
                          </w:ins>
                        </m:ctrlPr>
                      </m:dPr>
                      <m:e>
                        <m:r>
                          <w:ins w:id="4462" w:author="jonathan pritchard" w:date="2025-01-17T16:52:00Z" w16du:dateUtc="2025-01-17T16:52:00Z">
                            <w:rPr>
                              <w:rFonts w:ascii="Cambria Math" w:eastAsiaTheme="minorEastAsia" w:hAnsi="Cambria Math"/>
                              <w:sz w:val="18"/>
                              <w:szCs w:val="18"/>
                            </w:rPr>
                            <m:t>6χ</m:t>
                          </w:ins>
                        </m:r>
                      </m:e>
                    </m:d>
                    <m:r>
                      <w:ins w:id="4463" w:author="jonathan pritchard" w:date="2025-01-17T16:52:00Z" w16du:dateUtc="2025-01-17T16:52:00Z">
                        <w:rPr>
                          <w:rFonts w:ascii="Cambria Math" w:eastAsiaTheme="minorEastAsia" w:hAnsi="Cambria Math"/>
                          <w:sz w:val="18"/>
                          <w:szCs w:val="18"/>
                        </w:rPr>
                        <m:t>+</m:t>
                      </w:ins>
                    </m:r>
                  </m:e>
                </m:func>
                <m:ctrlPr>
                  <w:ins w:id="4464" w:author="jonathan pritchard" w:date="2025-01-17T16:52:00Z" w16du:dateUtc="2025-01-17T16:52:00Z">
                    <w:rPr>
                      <w:rFonts w:ascii="Cambria Math" w:eastAsia="Cambria Math" w:hAnsi="Cambria Math" w:cs="Cambria Math"/>
                      <w:i/>
                      <w:sz w:val="18"/>
                      <w:szCs w:val="18"/>
                    </w:rPr>
                  </w:ins>
                </m:ctrlPr>
              </m:e>
              <m:e>
                <m:r>
                  <w:ins w:id="4465" w:author="jonathan pritchard" w:date="2025-01-17T16:52:00Z" w16du:dateUtc="2025-01-17T16:52:00Z">
                    <w:rPr>
                      <w:rFonts w:ascii="Cambria Math" w:eastAsiaTheme="minorEastAsia" w:hAnsi="Cambria Math"/>
                      <w:sz w:val="18"/>
                      <w:szCs w:val="18"/>
                    </w:rPr>
                    <m:t>5.32847842×</m:t>
                  </w:ins>
                </m:r>
                <m:sSup>
                  <m:sSupPr>
                    <m:ctrlPr>
                      <w:ins w:id="4466" w:author="jonathan pritchard" w:date="2025-01-17T16:52:00Z" w16du:dateUtc="2025-01-17T16:52:00Z">
                        <w:rPr>
                          <w:rFonts w:ascii="Cambria Math" w:eastAsiaTheme="minorEastAsia" w:hAnsi="Cambria Math"/>
                          <w:i/>
                          <w:sz w:val="18"/>
                          <w:szCs w:val="18"/>
                        </w:rPr>
                      </w:ins>
                    </m:ctrlPr>
                  </m:sSupPr>
                  <m:e>
                    <m:r>
                      <w:ins w:id="4467" w:author="jonathan pritchard" w:date="2025-01-17T16:52:00Z" w16du:dateUtc="2025-01-17T16:52:00Z">
                        <w:rPr>
                          <w:rFonts w:ascii="Cambria Math" w:eastAsiaTheme="minorEastAsia" w:hAnsi="Cambria Math"/>
                          <w:sz w:val="18"/>
                          <w:szCs w:val="18"/>
                        </w:rPr>
                        <m:t>10</m:t>
                      </w:ins>
                    </m:r>
                  </m:e>
                  <m:sup>
                    <m:r>
                      <w:ins w:id="4468" w:author="jonathan pritchard" w:date="2025-01-17T16:52:00Z" w16du:dateUtc="2025-01-17T16:52:00Z">
                        <w:rPr>
                          <w:rFonts w:ascii="Cambria Math" w:eastAsiaTheme="minorEastAsia" w:hAnsi="Cambria Math"/>
                          <w:sz w:val="18"/>
                          <w:szCs w:val="18"/>
                        </w:rPr>
                        <m:t>-11</m:t>
                      </w:ins>
                    </m:r>
                  </m:sup>
                </m:sSup>
                <m:func>
                  <m:funcPr>
                    <m:ctrlPr>
                      <w:ins w:id="4469" w:author="jonathan pritchard" w:date="2025-01-17T16:52:00Z" w16du:dateUtc="2025-01-17T16:52:00Z">
                        <w:rPr>
                          <w:rFonts w:ascii="Cambria Math" w:eastAsiaTheme="minorEastAsia" w:hAnsi="Cambria Math"/>
                          <w:i/>
                          <w:sz w:val="18"/>
                          <w:szCs w:val="18"/>
                        </w:rPr>
                      </w:ins>
                    </m:ctrlPr>
                  </m:funcPr>
                  <m:fName>
                    <m:r>
                      <w:ins w:id="4470" w:author="jonathan pritchard" w:date="2025-01-17T16:52:00Z" w16du:dateUtc="2025-01-17T16:52:00Z">
                        <m:rPr>
                          <m:sty m:val="p"/>
                        </m:rPr>
                        <w:rPr>
                          <w:rFonts w:ascii="Cambria Math" w:hAnsi="Cambria Math"/>
                          <w:sz w:val="18"/>
                          <w:szCs w:val="18"/>
                        </w:rPr>
                        <m:t>sin</m:t>
                      </w:ins>
                    </m:r>
                  </m:fName>
                  <m:e>
                    <m:d>
                      <m:dPr>
                        <m:ctrlPr>
                          <w:ins w:id="4471" w:author="jonathan pritchard" w:date="2025-01-17T16:52:00Z" w16du:dateUtc="2025-01-17T16:52:00Z">
                            <w:rPr>
                              <w:rFonts w:ascii="Cambria Math" w:eastAsiaTheme="minorEastAsia" w:hAnsi="Cambria Math"/>
                              <w:i/>
                              <w:sz w:val="18"/>
                              <w:szCs w:val="18"/>
                            </w:rPr>
                          </w:ins>
                        </m:ctrlPr>
                      </m:dPr>
                      <m:e>
                        <m:r>
                          <w:ins w:id="4472"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4473"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4474" w:author="jonathan pritchard" w:date="2025-01-17T16:52:00Z" w16du:dateUtc="2025-01-17T16:52:00Z"/>
          <w:rFonts w:eastAsiaTheme="minorEastAsia"/>
        </w:rPr>
      </w:pPr>
      <w:ins w:id="4475"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4476" w:author="jonathan pritchard" w:date="2025-01-17T16:52:00Z" w16du:dateUtc="2025-01-17T16:52:00Z"/>
          <w:rFonts w:eastAsiaTheme="minorEastAsia"/>
        </w:rPr>
      </w:pPr>
      <w:ins w:id="4477" w:author="jonathan pritchard" w:date="2025-01-17T16:52:00Z" w16du:dateUtc="2025-01-17T16:52:00Z">
        <w:r>
          <w:t xml:space="preserve">if </w:t>
        </w:r>
      </w:ins>
      <m:oMath>
        <m:r>
          <w:ins w:id="4478" w:author="jonathan pritchard" w:date="2025-01-17T16:52:00Z" w16du:dateUtc="2025-01-17T16:52:00Z">
            <w:rPr>
              <w:rFonts w:ascii="Cambria Math" w:eastAsiaTheme="minorEastAsia" w:hAnsi="Cambria Math"/>
            </w:rPr>
            <m:t>E</m:t>
          </w:ins>
        </m:r>
      </m:oMath>
      <w:ins w:id="4479"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4480"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4481" w:author="jonathan pritchard" w:date="2025-01-17T16:52:00Z" w16du:dateUtc="2025-01-17T16:52:00Z"/>
          <w:rFonts w:eastAsiaTheme="minorEastAsia"/>
        </w:rPr>
      </w:pPr>
      <w:ins w:id="4482" w:author="jonathan pritchard" w:date="2025-01-17T16:52:00Z" w16du:dateUtc="2025-01-17T16:52:00Z">
        <w:r>
          <w:rPr>
            <w:rFonts w:eastAsiaTheme="minorEastAsia"/>
          </w:rPr>
          <w:t xml:space="preserve">else, </w:t>
        </w:r>
      </w:ins>
      <m:oMath>
        <m:r>
          <w:ins w:id="4483" w:author="jonathan pritchard" w:date="2025-01-17T16:52:00Z" w16du:dateUtc="2025-01-17T16:52:00Z">
            <w:rPr>
              <w:rFonts w:ascii="Cambria Math" w:hAnsi="Cambria Math"/>
            </w:rPr>
            <m:t>λ=</m:t>
          </w:ins>
        </m:r>
        <m:func>
          <m:funcPr>
            <m:ctrlPr>
              <w:ins w:id="4484" w:author="jonathan pritchard" w:date="2025-01-17T16:52:00Z" w16du:dateUtc="2025-01-17T16:52:00Z">
                <w:rPr>
                  <w:rFonts w:ascii="Cambria Math" w:hAnsi="Cambria Math"/>
                  <w:i/>
                </w:rPr>
              </w:ins>
            </m:ctrlPr>
          </m:funcPr>
          <m:fName>
            <m:d>
              <m:dPr>
                <m:ctrlPr>
                  <w:ins w:id="4485" w:author="jonathan pritchard" w:date="2025-01-17T16:52:00Z" w16du:dateUtc="2025-01-17T16:52:00Z">
                    <w:rPr>
                      <w:rFonts w:ascii="Cambria Math" w:hAnsi="Cambria Math"/>
                      <w:i/>
                    </w:rPr>
                  </w:ins>
                </m:ctrlPr>
              </m:dPr>
              <m:e>
                <m:f>
                  <m:fPr>
                    <m:ctrlPr>
                      <w:ins w:id="4486" w:author="jonathan pritchard" w:date="2025-01-17T16:52:00Z" w16du:dateUtc="2025-01-17T16:52:00Z">
                        <w:rPr>
                          <w:rFonts w:ascii="Cambria Math" w:hAnsi="Cambria Math"/>
                          <w:i/>
                        </w:rPr>
                      </w:ins>
                    </m:ctrlPr>
                  </m:fPr>
                  <m:num>
                    <m:r>
                      <w:ins w:id="4487" w:author="jonathan pritchard" w:date="2025-01-17T16:52:00Z" w16du:dateUtc="2025-01-17T16:52:00Z">
                        <w:rPr>
                          <w:rFonts w:ascii="Cambria Math" w:hAnsi="Cambria Math"/>
                        </w:rPr>
                        <m:t>180</m:t>
                      </w:ins>
                    </m:r>
                  </m:num>
                  <m:den>
                    <m:r>
                      <w:ins w:id="4488" w:author="jonathan pritchard" w:date="2025-01-17T16:52:00Z" w16du:dateUtc="2025-01-17T16:52:00Z">
                        <w:rPr>
                          <w:rFonts w:ascii="Cambria Math" w:hAnsi="Cambria Math"/>
                        </w:rPr>
                        <m:t>π</m:t>
                      </w:ins>
                    </m:r>
                  </m:den>
                </m:f>
              </m:e>
            </m:d>
            <m:r>
              <w:ins w:id="4489" w:author="jonathan pritchard" w:date="2025-01-17T16:52:00Z" w16du:dateUtc="2025-01-17T16:52:00Z">
                <m:rPr>
                  <m:sty m:val="p"/>
                </m:rPr>
                <w:rPr>
                  <w:rFonts w:ascii="Cambria Math" w:hAnsi="Cambria Math"/>
                </w:rPr>
                <m:t>atan2</m:t>
              </w:ins>
            </m:r>
          </m:fName>
          <m:e>
            <m:d>
              <m:dPr>
                <m:begChr m:val="["/>
                <m:endChr m:val="]"/>
                <m:ctrlPr>
                  <w:ins w:id="4490" w:author="jonathan pritchard" w:date="2025-01-17T16:52:00Z" w16du:dateUtc="2025-01-17T16:52:00Z">
                    <w:rPr>
                      <w:rFonts w:ascii="Cambria Math" w:hAnsi="Cambria Math"/>
                      <w:i/>
                    </w:rPr>
                  </w:ins>
                </m:ctrlPr>
              </m:dPr>
              <m:e>
                <m:d>
                  <m:dPr>
                    <m:ctrlPr>
                      <w:ins w:id="4491" w:author="jonathan pritchard" w:date="2025-01-17T16:52:00Z" w16du:dateUtc="2025-01-17T16:52:00Z">
                        <w:rPr>
                          <w:rFonts w:ascii="Cambria Math" w:hAnsi="Cambria Math"/>
                          <w:i/>
                        </w:rPr>
                      </w:ins>
                    </m:ctrlPr>
                  </m:dPr>
                  <m:e>
                    <m:r>
                      <w:ins w:id="4492" w:author="jonathan pritchard" w:date="2025-01-17T16:52:00Z" w16du:dateUtc="2025-01-17T16:52:00Z">
                        <w:rPr>
                          <w:rFonts w:ascii="Cambria Math" w:hAnsi="Cambria Math"/>
                        </w:rPr>
                        <m:t>E-2000000</m:t>
                      </w:ins>
                    </m:r>
                  </m:e>
                </m:d>
                <m:r>
                  <w:ins w:id="4493" w:author="jonathan pritchard" w:date="2025-01-17T16:52:00Z" w16du:dateUtc="2025-01-17T16:52:00Z">
                    <w:rPr>
                      <w:rFonts w:ascii="Cambria Math" w:hAnsi="Cambria Math"/>
                    </w:rPr>
                    <m:t>,</m:t>
                  </w:ins>
                </m:r>
                <m:d>
                  <m:dPr>
                    <m:ctrlPr>
                      <w:ins w:id="4494" w:author="jonathan pritchard" w:date="2025-01-17T16:52:00Z" w16du:dateUtc="2025-01-17T16:52:00Z">
                        <w:rPr>
                          <w:rFonts w:ascii="Cambria Math" w:hAnsi="Cambria Math"/>
                          <w:i/>
                        </w:rPr>
                      </w:ins>
                    </m:ctrlPr>
                  </m:dPr>
                  <m:e>
                    <m:r>
                      <w:ins w:id="4495" w:author="jonathan pritchard" w:date="2025-01-17T16:52:00Z" w16du:dateUtc="2025-01-17T16:52:00Z">
                        <w:rPr>
                          <w:rFonts w:ascii="Cambria Math" w:hAnsi="Cambria Math"/>
                        </w:rPr>
                        <m:t>2000000-N</m:t>
                      </w:ins>
                    </m:r>
                  </m:e>
                </m:d>
              </m:e>
            </m:d>
          </m:e>
        </m:func>
      </m:oMath>
      <w:ins w:id="4496"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4497" w:author="jonathan pritchard" w:date="2025-01-17T16:52:00Z" w16du:dateUtc="2025-01-17T16:52:00Z"/>
        </w:rPr>
        <w:pPrChange w:id="4498" w:author="jonathan pritchard" w:date="2025-01-17T16:53:00Z" w16du:dateUtc="2025-01-17T16:53:00Z">
          <w:pPr>
            <w:pStyle w:val="Heading1"/>
            <w:ind w:left="360" w:hanging="360"/>
          </w:pPr>
        </w:pPrChange>
      </w:pPr>
      <w:bookmarkStart w:id="4499" w:name="_Toc188950575"/>
      <w:ins w:id="4500" w:author="jonathan pritchard" w:date="2025-01-17T16:52:00Z" w16du:dateUtc="2025-01-17T16:52:00Z">
        <w:r>
          <w:t>Conversion from UPS South to WGS 84</w:t>
        </w:r>
        <w:bookmarkEnd w:id="4499"/>
      </w:ins>
    </w:p>
    <w:p w14:paraId="47CB8040" w14:textId="560AA467" w:rsidR="00F13E78" w:rsidRPr="003642D0" w:rsidRDefault="00796BD0" w:rsidP="00F13E78">
      <w:pPr>
        <w:pStyle w:val="ListParagraph"/>
        <w:numPr>
          <w:ilvl w:val="0"/>
          <w:numId w:val="167"/>
        </w:numPr>
        <w:contextualSpacing/>
        <w:rPr>
          <w:ins w:id="4501" w:author="jonathan pritchard" w:date="2025-01-17T16:52:00Z" w16du:dateUtc="2025-01-17T16:52:00Z"/>
          <w:rFonts w:ascii="Cambria Math" w:eastAsiaTheme="minorEastAsia" w:hAnsi="Cambria Math"/>
        </w:rPr>
      </w:pPr>
      <w:ins w:id="4502"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4503" w:author="jonathan pritchard" w:date="2025-01-17T16:52:00Z" w16du:dateUtc="2025-01-17T16:52:00Z">
            <w:rPr>
              <w:rFonts w:ascii="Cambria Math" w:eastAsiaTheme="minorEastAsia" w:hAnsi="Cambria Math"/>
            </w:rPr>
            <m:t>φ</m:t>
          </w:ins>
        </m:r>
      </m:oMath>
      <w:ins w:id="4504" w:author="jonathan pritchard" w:date="2025-01-17T16:52:00Z" w16du:dateUtc="2025-01-17T16:52:00Z">
        <w:r w:rsidR="00F13E78" w:rsidRPr="003642D0">
          <w:rPr>
            <w:rFonts w:eastAsiaTheme="minorEastAsia"/>
          </w:rPr>
          <w:t xml:space="preserve"> and longitude </w:t>
        </w:r>
      </w:ins>
      <m:oMath>
        <m:r>
          <w:ins w:id="4505" w:author="jonathan pritchard" w:date="2025-01-17T16:52:00Z" w16du:dateUtc="2025-01-17T16:52:00Z">
            <w:rPr>
              <w:rFonts w:ascii="Cambria Math" w:eastAsiaTheme="minorEastAsia" w:hAnsi="Cambria Math"/>
            </w:rPr>
            <m:t>λ</m:t>
          </w:ins>
        </m:r>
      </m:oMath>
      <w:ins w:id="4506"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4507" w:author="jonathan pritchard" w:date="2025-01-17T16:52:00Z" w16du:dateUtc="2025-01-17T16:52:00Z"/>
          <w:rFonts w:ascii="Cambria Math" w:eastAsiaTheme="minorEastAsia" w:hAnsi="Cambria Math"/>
        </w:rPr>
      </w:pPr>
      <w:ins w:id="4508"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4509" w:author="jonathan pritchard" w:date="2025-01-17T16:52:00Z" w16du:dateUtc="2025-01-17T16:52:00Z"/>
          <w:rFonts w:ascii="Cambria Math" w:eastAsiaTheme="minorEastAsia" w:hAnsi="Cambria Math"/>
          <w:vertAlign w:val="subscript"/>
        </w:rPr>
      </w:pPr>
      <w:ins w:id="4510"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4511" w:author="jonathan pritchard" w:date="2025-01-17T16:52:00Z" w16du:dateUtc="2025-01-17T16:52:00Z"/>
          <w:rFonts w:ascii="Cambria Math" w:eastAsiaTheme="minorEastAsia" w:hAnsi="Cambria Math"/>
        </w:rPr>
      </w:pPr>
      <w:ins w:id="4512" w:author="jonathan pritchard" w:date="2025-01-17T16:52:00Z" w16du:dateUtc="2025-01-17T16:52:00Z">
        <w:r>
          <w:rPr>
            <w:rFonts w:eastAsiaTheme="minorEastAsia"/>
          </w:rPr>
          <w:t xml:space="preserve">Scale at natural origin </w:t>
        </w:r>
      </w:ins>
      <m:oMath>
        <m:sSub>
          <m:sSubPr>
            <m:ctrlPr>
              <w:ins w:id="4513" w:author="jonathan pritchard" w:date="2025-01-17T16:52:00Z" w16du:dateUtc="2025-01-17T16:52:00Z">
                <w:rPr>
                  <w:rFonts w:ascii="Cambria Math" w:eastAsiaTheme="minorEastAsia" w:hAnsi="Cambria Math"/>
                  <w:i/>
                </w:rPr>
              </w:ins>
            </m:ctrlPr>
          </m:sSubPr>
          <m:e>
            <m:r>
              <w:ins w:id="4514" w:author="jonathan pritchard" w:date="2025-01-17T16:52:00Z" w16du:dateUtc="2025-01-17T16:52:00Z">
                <w:rPr>
                  <w:rFonts w:ascii="Cambria Math" w:eastAsiaTheme="minorEastAsia" w:hAnsi="Cambria Math"/>
                </w:rPr>
                <m:t>k</m:t>
              </w:ins>
            </m:r>
          </m:e>
          <m:sub>
            <m:r>
              <w:ins w:id="4515" w:author="jonathan pritchard" w:date="2025-01-17T16:52:00Z" w16du:dateUtc="2025-01-17T16:52:00Z">
                <w:rPr>
                  <w:rFonts w:ascii="Cambria Math" w:eastAsiaTheme="minorEastAsia" w:hAnsi="Cambria Math"/>
                </w:rPr>
                <m:t>O</m:t>
              </w:ins>
            </m:r>
          </m:sub>
        </m:sSub>
        <m:r>
          <w:ins w:id="4516" w:author="jonathan pritchard" w:date="2025-01-17T16:52:00Z" w16du:dateUtc="2025-01-17T16:52:00Z">
            <w:rPr>
              <w:rFonts w:ascii="Cambria Math" w:eastAsiaTheme="minorEastAsia" w:hAnsi="Cambria Math"/>
            </w:rPr>
            <m:t>=0.994</m:t>
          </w:ins>
        </m:r>
      </m:oMath>
      <w:ins w:id="4517"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4518" w:author="jonathan pritchard" w:date="2025-01-17T16:52:00Z" w16du:dateUtc="2025-01-17T16:52:00Z"/>
          <w:rFonts w:ascii="Cambria Math" w:eastAsiaTheme="minorEastAsia" w:hAnsi="Cambria Math"/>
          <w:vertAlign w:val="subscript"/>
        </w:rPr>
      </w:pPr>
      <w:ins w:id="4519"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4520" w:author="jonathan pritchard" w:date="2025-01-17T16:52:00Z" w16du:dateUtc="2025-01-17T16:52:00Z"/>
          <w:rFonts w:ascii="Cambria Math" w:eastAsiaTheme="minorEastAsia" w:hAnsi="Cambria Math"/>
          <w:vertAlign w:val="subscript"/>
        </w:rPr>
      </w:pPr>
      <w:ins w:id="4521" w:author="jonathan pritchard" w:date="2025-01-17T16:52:00Z" w16du:dateUtc="2025-01-17T16:52:00Z">
        <w:r>
          <w:rPr>
            <w:rFonts w:eastAsiaTheme="minorEastAsia"/>
          </w:rPr>
          <w:t xml:space="preserve">Inverse flattening  </w:t>
        </w:r>
      </w:ins>
      <m:oMath>
        <m:f>
          <m:fPr>
            <m:ctrlPr>
              <w:ins w:id="4522" w:author="jonathan pritchard" w:date="2025-01-17T16:52:00Z" w16du:dateUtc="2025-01-17T16:52:00Z">
                <w:rPr>
                  <w:rFonts w:ascii="Cambria Math" w:eastAsiaTheme="minorEastAsia" w:hAnsi="Cambria Math"/>
                  <w:i/>
                </w:rPr>
              </w:ins>
            </m:ctrlPr>
          </m:fPr>
          <m:num>
            <m:r>
              <w:ins w:id="4523" w:author="jonathan pritchard" w:date="2025-01-17T16:52:00Z" w16du:dateUtc="2025-01-17T16:52:00Z">
                <w:rPr>
                  <w:rFonts w:ascii="Cambria Math" w:eastAsiaTheme="minorEastAsia" w:hAnsi="Cambria Math"/>
                </w:rPr>
                <m:t>1</m:t>
              </w:ins>
            </m:r>
          </m:num>
          <m:den>
            <m:r>
              <w:ins w:id="4524" w:author="jonathan pritchard" w:date="2025-01-17T16:52:00Z" w16du:dateUtc="2025-01-17T16:52:00Z">
                <w:rPr>
                  <w:rFonts w:ascii="Cambria Math" w:eastAsiaTheme="minorEastAsia" w:hAnsi="Cambria Math"/>
                </w:rPr>
                <m:t>f</m:t>
              </w:ins>
            </m:r>
          </m:den>
        </m:f>
      </m:oMath>
      <w:ins w:id="4525"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4526" w:author="jonathan pritchard" w:date="2025-01-17T16:52:00Z" w16du:dateUtc="2025-01-17T16:52:00Z"/>
          <w:rFonts w:ascii="Cambria Math" w:eastAsiaTheme="minorEastAsia" w:hAnsi="Cambria Math"/>
        </w:rPr>
      </w:pPr>
      <w:ins w:id="4527"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4528" w:author="jonathan pritchard" w:date="2025-01-17T16:52:00Z" w16du:dateUtc="2025-01-17T16:52:00Z">
            <w:rPr>
              <w:rFonts w:ascii="Cambria Math" w:eastAsiaTheme="minorEastAsia" w:hAnsi="Cambria Math"/>
            </w:rPr>
            <m:t>×</m:t>
          </w:ins>
        </m:r>
        <m:sSup>
          <m:sSupPr>
            <m:ctrlPr>
              <w:ins w:id="4529" w:author="jonathan pritchard" w:date="2025-01-17T16:52:00Z" w16du:dateUtc="2025-01-17T16:52:00Z">
                <w:rPr>
                  <w:rFonts w:ascii="Cambria Math" w:eastAsiaTheme="minorEastAsia" w:hAnsi="Cambria Math"/>
                  <w:i/>
                </w:rPr>
              </w:ins>
            </m:ctrlPr>
          </m:sSupPr>
          <m:e>
            <m:r>
              <w:ins w:id="4530" w:author="jonathan pritchard" w:date="2025-01-17T16:52:00Z" w16du:dateUtc="2025-01-17T16:52:00Z">
                <w:rPr>
                  <w:rFonts w:ascii="Cambria Math" w:eastAsiaTheme="minorEastAsia" w:hAnsi="Cambria Math"/>
                </w:rPr>
                <m:t>10</m:t>
              </w:ins>
            </m:r>
          </m:e>
          <m:sup>
            <m:r>
              <w:ins w:id="4531"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4532" w:author="jonathan pritchard" w:date="2025-01-17T16:52:00Z" w16du:dateUtc="2025-01-17T16:52:00Z"/>
          <w:rFonts w:eastAsiaTheme="minorEastAsia"/>
        </w:rPr>
      </w:pPr>
      <w:ins w:id="4533" w:author="jonathan pritchard" w:date="2025-01-17T16:52:00Z" w16du:dateUtc="2025-01-17T16:52:00Z">
        <w:r>
          <w:rPr>
            <w:rFonts w:eastAsiaTheme="minorEastAsia"/>
          </w:rPr>
          <w:t xml:space="preserve">and that </w:t>
        </w:r>
      </w:ins>
      <m:oMath>
        <m:r>
          <w:ins w:id="4534" w:author="jonathan pritchard" w:date="2025-01-17T16:52:00Z" w16du:dateUtc="2025-01-17T16:52:00Z">
            <w:rPr>
              <w:rFonts w:ascii="Cambria Math" w:eastAsiaTheme="minorEastAsia" w:hAnsi="Cambria Math"/>
            </w:rPr>
            <m:t xml:space="preserve">e= </m:t>
          </w:ins>
        </m:r>
        <m:rad>
          <m:radPr>
            <m:degHide m:val="1"/>
            <m:ctrlPr>
              <w:ins w:id="4535" w:author="jonathan pritchard" w:date="2025-01-17T16:52:00Z" w16du:dateUtc="2025-01-17T16:52:00Z">
                <w:rPr>
                  <w:rFonts w:ascii="Cambria Math" w:eastAsiaTheme="minorEastAsia" w:hAnsi="Cambria Math"/>
                  <w:i/>
                </w:rPr>
              </w:ins>
            </m:ctrlPr>
          </m:radPr>
          <m:deg/>
          <m:e>
            <m:r>
              <w:ins w:id="4536" w:author="jonathan pritchard" w:date="2025-01-17T16:52:00Z" w16du:dateUtc="2025-01-17T16:52:00Z">
                <w:rPr>
                  <w:rFonts w:ascii="Cambria Math" w:eastAsiaTheme="minorEastAsia" w:hAnsi="Cambria Math"/>
                </w:rPr>
                <m:t>2f-</m:t>
              </w:ins>
            </m:r>
            <m:sSup>
              <m:sSupPr>
                <m:ctrlPr>
                  <w:ins w:id="4537" w:author="jonathan pritchard" w:date="2025-01-17T16:52:00Z" w16du:dateUtc="2025-01-17T16:52:00Z">
                    <w:rPr>
                      <w:rFonts w:ascii="Cambria Math" w:eastAsiaTheme="minorEastAsia" w:hAnsi="Cambria Math"/>
                      <w:i/>
                    </w:rPr>
                  </w:ins>
                </m:ctrlPr>
              </m:sSupPr>
              <m:e>
                <m:r>
                  <w:ins w:id="4538" w:author="jonathan pritchard" w:date="2025-01-17T16:52:00Z" w16du:dateUtc="2025-01-17T16:52:00Z">
                    <w:rPr>
                      <w:rFonts w:ascii="Cambria Math" w:eastAsiaTheme="minorEastAsia" w:hAnsi="Cambria Math"/>
                    </w:rPr>
                    <m:t>f</m:t>
                  </w:ins>
                </m:r>
              </m:e>
              <m:sup>
                <m:r>
                  <w:ins w:id="4539" w:author="jonathan pritchard" w:date="2025-01-17T16:52:00Z" w16du:dateUtc="2025-01-17T16:52:00Z">
                    <w:rPr>
                      <w:rFonts w:ascii="Cambria Math" w:eastAsiaTheme="minorEastAsia" w:hAnsi="Cambria Math"/>
                    </w:rPr>
                    <m:t>2</m:t>
                  </w:ins>
                </m:r>
              </m:sup>
            </m:sSup>
          </m:e>
        </m:rad>
        <m:r>
          <w:ins w:id="4540" w:author="jonathan pritchard" w:date="2025-01-17T16:52:00Z" w16du:dateUtc="2025-01-17T16:52:00Z">
            <w:rPr>
              <w:rFonts w:ascii="Cambria Math" w:eastAsiaTheme="minorEastAsia" w:hAnsi="Cambria Math"/>
            </w:rPr>
            <m:t xml:space="preserve">=8.18191908 × </m:t>
          </w:ins>
        </m:r>
        <m:sSup>
          <m:sSupPr>
            <m:ctrlPr>
              <w:ins w:id="4541" w:author="jonathan pritchard" w:date="2025-01-17T16:52:00Z" w16du:dateUtc="2025-01-17T16:52:00Z">
                <w:rPr>
                  <w:rFonts w:ascii="Cambria Math" w:eastAsiaTheme="minorEastAsia" w:hAnsi="Cambria Math"/>
                  <w:i/>
                </w:rPr>
              </w:ins>
            </m:ctrlPr>
          </m:sSupPr>
          <m:e>
            <m:r>
              <w:ins w:id="4542" w:author="jonathan pritchard" w:date="2025-01-17T16:52:00Z" w16du:dateUtc="2025-01-17T16:52:00Z">
                <w:rPr>
                  <w:rFonts w:ascii="Cambria Math" w:eastAsiaTheme="minorEastAsia" w:hAnsi="Cambria Math"/>
                </w:rPr>
                <m:t>10</m:t>
              </w:ins>
            </m:r>
          </m:e>
          <m:sup>
            <m:r>
              <w:ins w:id="4543" w:author="jonathan pritchard" w:date="2025-01-17T16:52:00Z" w16du:dateUtc="2025-01-17T16:52:00Z">
                <w:rPr>
                  <w:rFonts w:ascii="Cambria Math" w:eastAsiaTheme="minorEastAsia" w:hAnsi="Cambria Math"/>
                </w:rPr>
                <m:t>-2</m:t>
              </w:ins>
            </m:r>
          </m:sup>
        </m:sSup>
      </m:oMath>
      <w:ins w:id="4544"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4545" w:author="jonathan pritchard" w:date="2025-01-17T16:52:00Z" w16du:dateUtc="2025-01-17T16:52:00Z"/>
          <w:rFonts w:eastAsiaTheme="minorEastAsia"/>
        </w:rPr>
      </w:pPr>
      <w:ins w:id="4546"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4547" w:author="jonathan pritchard" w:date="2025-01-17T16:52:00Z" w16du:dateUtc="2025-01-17T16:52:00Z">
                <w:rPr>
                  <w:rFonts w:ascii="Cambria Math" w:eastAsiaTheme="minorEastAsia" w:hAnsi="Cambria Math"/>
                  <w:i/>
                </w:rPr>
              </w:ins>
            </m:ctrlPr>
          </m:sSupPr>
          <m:e>
            <m:r>
              <w:ins w:id="4548" w:author="jonathan pritchard" w:date="2025-01-17T16:52:00Z" w16du:dateUtc="2025-01-17T16:52:00Z">
                <w:rPr>
                  <w:rFonts w:ascii="Cambria Math" w:eastAsiaTheme="minorEastAsia" w:hAnsi="Cambria Math"/>
                </w:rPr>
                <m:t>t</m:t>
              </w:ins>
            </m:r>
          </m:e>
          <m:sup>
            <m:r>
              <w:ins w:id="4549" w:author="jonathan pritchard" w:date="2025-01-17T16:52:00Z" w16du:dateUtc="2025-01-17T16:52:00Z">
                <w:rPr>
                  <w:rFonts w:ascii="Cambria Math" w:eastAsiaTheme="minorEastAsia" w:hAnsi="Cambria Math"/>
                </w:rPr>
                <m:t>'</m:t>
              </w:ins>
            </m:r>
          </m:sup>
        </m:sSup>
      </m:oMath>
      <w:ins w:id="4550"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4551" w:author="jonathan pritchard" w:date="2025-01-17T16:52:00Z" w16du:dateUtc="2025-01-17T16:52:00Z"/>
          <w:rFonts w:eastAsiaTheme="minorEastAsia"/>
        </w:rPr>
      </w:pPr>
      <m:oMathPara>
        <m:oMathParaPr>
          <m:jc m:val="left"/>
        </m:oMathParaPr>
        <m:oMath>
          <m:sSup>
            <m:sSupPr>
              <m:ctrlPr>
                <w:ins w:id="4552" w:author="jonathan pritchard" w:date="2025-01-17T16:52:00Z" w16du:dateUtc="2025-01-17T16:52:00Z">
                  <w:rPr>
                    <w:rFonts w:ascii="Cambria Math" w:eastAsiaTheme="minorEastAsia" w:hAnsi="Cambria Math"/>
                    <w:i/>
                  </w:rPr>
                </w:ins>
              </m:ctrlPr>
            </m:sSupPr>
            <m:e>
              <m:r>
                <w:ins w:id="4553" w:author="jonathan pritchard" w:date="2025-01-17T16:52:00Z" w16du:dateUtc="2025-01-17T16:52:00Z">
                  <w:rPr>
                    <w:rFonts w:ascii="Cambria Math" w:eastAsiaTheme="minorEastAsia" w:hAnsi="Cambria Math"/>
                  </w:rPr>
                  <m:t>t</m:t>
                </w:ins>
              </m:r>
            </m:e>
            <m:sup>
              <m:r>
                <w:ins w:id="4554" w:author="jonathan pritchard" w:date="2025-01-17T16:52:00Z" w16du:dateUtc="2025-01-17T16:52:00Z">
                  <w:rPr>
                    <w:rFonts w:ascii="Cambria Math" w:eastAsiaTheme="minorEastAsia" w:hAnsi="Cambria Math"/>
                  </w:rPr>
                  <m:t>'</m:t>
                </w:ins>
              </m:r>
            </m:sup>
          </m:sSup>
          <m:r>
            <w:ins w:id="4555" w:author="jonathan pritchard" w:date="2025-01-17T16:52:00Z" w16du:dateUtc="2025-01-17T16:52:00Z">
              <w:rPr>
                <w:rFonts w:ascii="Cambria Math" w:eastAsiaTheme="minorEastAsia" w:hAnsi="Cambria Math"/>
              </w:rPr>
              <m:t>=</m:t>
            </w:ins>
          </m:r>
          <m:f>
            <m:fPr>
              <m:ctrlPr>
                <w:ins w:id="4556" w:author="jonathan pritchard" w:date="2025-01-17T16:52:00Z" w16du:dateUtc="2025-01-17T16:52:00Z">
                  <w:rPr>
                    <w:rFonts w:ascii="Cambria Math" w:eastAsiaTheme="minorEastAsia" w:hAnsi="Cambria Math"/>
                    <w:i/>
                  </w:rPr>
                </w:ins>
              </m:ctrlPr>
            </m:fPr>
            <m:num>
              <m:rad>
                <m:radPr>
                  <m:degHide m:val="1"/>
                  <m:ctrlPr>
                    <w:ins w:id="4557" w:author="jonathan pritchard" w:date="2025-01-17T16:52:00Z" w16du:dateUtc="2025-01-17T16:52:00Z">
                      <w:rPr>
                        <w:rFonts w:ascii="Cambria Math" w:eastAsiaTheme="minorEastAsia" w:hAnsi="Cambria Math"/>
                        <w:i/>
                      </w:rPr>
                    </w:ins>
                  </m:ctrlPr>
                </m:radPr>
                <m:deg/>
                <m:e>
                  <m:d>
                    <m:dPr>
                      <m:begChr m:val="["/>
                      <m:endChr m:val="]"/>
                      <m:ctrlPr>
                        <w:ins w:id="4558" w:author="jonathan pritchard" w:date="2025-01-17T16:52:00Z" w16du:dateUtc="2025-01-17T16:52:00Z">
                          <w:rPr>
                            <w:rFonts w:ascii="Cambria Math" w:eastAsiaTheme="minorEastAsia" w:hAnsi="Cambria Math"/>
                            <w:i/>
                          </w:rPr>
                        </w:ins>
                      </m:ctrlPr>
                    </m:dPr>
                    <m:e>
                      <m:sSup>
                        <m:sSupPr>
                          <m:ctrlPr>
                            <w:ins w:id="4559" w:author="jonathan pritchard" w:date="2025-01-17T16:52:00Z" w16du:dateUtc="2025-01-17T16:52:00Z">
                              <w:rPr>
                                <w:rFonts w:ascii="Cambria Math" w:eastAsiaTheme="minorEastAsia" w:hAnsi="Cambria Math"/>
                                <w:i/>
                              </w:rPr>
                            </w:ins>
                          </m:ctrlPr>
                        </m:sSupPr>
                        <m:e>
                          <m:d>
                            <m:dPr>
                              <m:ctrlPr>
                                <w:ins w:id="4560" w:author="jonathan pritchard" w:date="2025-01-17T16:52:00Z" w16du:dateUtc="2025-01-17T16:52:00Z">
                                  <w:rPr>
                                    <w:rFonts w:ascii="Cambria Math" w:eastAsiaTheme="minorEastAsia" w:hAnsi="Cambria Math"/>
                                    <w:i/>
                                  </w:rPr>
                                </w:ins>
                              </m:ctrlPr>
                            </m:dPr>
                            <m:e>
                              <m:r>
                                <w:ins w:id="4561" w:author="jonathan pritchard" w:date="2025-01-17T16:52:00Z" w16du:dateUtc="2025-01-17T16:52:00Z">
                                  <w:rPr>
                                    <w:rFonts w:ascii="Cambria Math" w:eastAsiaTheme="minorEastAsia" w:hAnsi="Cambria Math"/>
                                  </w:rPr>
                                  <m:t>E-FE</m:t>
                                </w:ins>
                              </m:r>
                            </m:e>
                          </m:d>
                        </m:e>
                        <m:sup>
                          <m:r>
                            <w:ins w:id="4562" w:author="jonathan pritchard" w:date="2025-01-17T16:52:00Z" w16du:dateUtc="2025-01-17T16:52:00Z">
                              <w:rPr>
                                <w:rFonts w:ascii="Cambria Math" w:eastAsiaTheme="minorEastAsia" w:hAnsi="Cambria Math"/>
                              </w:rPr>
                              <m:t>2</m:t>
                            </w:ins>
                          </m:r>
                        </m:sup>
                      </m:sSup>
                      <m:r>
                        <w:ins w:id="4563" w:author="jonathan pritchard" w:date="2025-01-17T16:52:00Z" w16du:dateUtc="2025-01-17T16:52:00Z">
                          <w:rPr>
                            <w:rFonts w:ascii="Cambria Math" w:eastAsiaTheme="minorEastAsia" w:hAnsi="Cambria Math"/>
                          </w:rPr>
                          <m:t>+</m:t>
                        </w:ins>
                      </m:r>
                      <m:sSup>
                        <m:sSupPr>
                          <m:ctrlPr>
                            <w:ins w:id="4564" w:author="jonathan pritchard" w:date="2025-01-17T16:52:00Z" w16du:dateUtc="2025-01-17T16:52:00Z">
                              <w:rPr>
                                <w:rFonts w:ascii="Cambria Math" w:eastAsiaTheme="minorEastAsia" w:hAnsi="Cambria Math"/>
                                <w:i/>
                              </w:rPr>
                            </w:ins>
                          </m:ctrlPr>
                        </m:sSupPr>
                        <m:e>
                          <m:r>
                            <w:ins w:id="4565" w:author="jonathan pritchard" w:date="2025-01-17T16:52:00Z" w16du:dateUtc="2025-01-17T16:52:00Z">
                              <w:rPr>
                                <w:rFonts w:ascii="Cambria Math" w:eastAsiaTheme="minorEastAsia" w:hAnsi="Cambria Math"/>
                              </w:rPr>
                              <m:t>(N-FN)</m:t>
                            </w:ins>
                          </m:r>
                        </m:e>
                        <m:sup>
                          <m:r>
                            <w:ins w:id="4566" w:author="jonathan pritchard" w:date="2025-01-17T16:52:00Z" w16du:dateUtc="2025-01-17T16:52:00Z">
                              <w:rPr>
                                <w:rFonts w:ascii="Cambria Math" w:eastAsiaTheme="minorEastAsia" w:hAnsi="Cambria Math"/>
                              </w:rPr>
                              <m:t>2</m:t>
                            </w:ins>
                          </m:r>
                        </m:sup>
                      </m:sSup>
                    </m:e>
                  </m:d>
                  <m:sSup>
                    <m:sSupPr>
                      <m:ctrlPr>
                        <w:ins w:id="4567" w:author="jonathan pritchard" w:date="2025-01-17T16:52:00Z" w16du:dateUtc="2025-01-17T16:52:00Z">
                          <w:rPr>
                            <w:rFonts w:ascii="Cambria Math" w:eastAsiaTheme="minorEastAsia" w:hAnsi="Cambria Math"/>
                            <w:i/>
                          </w:rPr>
                        </w:ins>
                      </m:ctrlPr>
                    </m:sSupPr>
                    <m:e>
                      <m:r>
                        <w:ins w:id="4568" w:author="jonathan pritchard" w:date="2025-01-17T16:52:00Z" w16du:dateUtc="2025-01-17T16:52:00Z">
                          <w:rPr>
                            <w:rFonts w:ascii="Cambria Math" w:eastAsiaTheme="minorEastAsia" w:hAnsi="Cambria Math"/>
                          </w:rPr>
                          <m:t>(1+e)</m:t>
                        </w:ins>
                      </m:r>
                    </m:e>
                    <m:sup>
                      <m:r>
                        <w:ins w:id="4569" w:author="jonathan pritchard" w:date="2025-01-17T16:52:00Z" w16du:dateUtc="2025-01-17T16:52:00Z">
                          <w:rPr>
                            <w:rFonts w:ascii="Cambria Math" w:eastAsiaTheme="minorEastAsia" w:hAnsi="Cambria Math"/>
                          </w:rPr>
                          <m:t>(1+e)</m:t>
                        </w:ins>
                      </m:r>
                    </m:sup>
                  </m:sSup>
                  <m:sSup>
                    <m:sSupPr>
                      <m:ctrlPr>
                        <w:ins w:id="4570" w:author="jonathan pritchard" w:date="2025-01-17T16:52:00Z" w16du:dateUtc="2025-01-17T16:52:00Z">
                          <w:rPr>
                            <w:rFonts w:ascii="Cambria Math" w:eastAsiaTheme="minorEastAsia" w:hAnsi="Cambria Math"/>
                            <w:i/>
                          </w:rPr>
                        </w:ins>
                      </m:ctrlPr>
                    </m:sSupPr>
                    <m:e>
                      <m:r>
                        <w:ins w:id="4571" w:author="jonathan pritchard" w:date="2025-01-17T16:52:00Z" w16du:dateUtc="2025-01-17T16:52:00Z">
                          <w:rPr>
                            <w:rFonts w:ascii="Cambria Math" w:eastAsiaTheme="minorEastAsia" w:hAnsi="Cambria Math"/>
                          </w:rPr>
                          <m:t>(1-e)</m:t>
                        </w:ins>
                      </m:r>
                    </m:e>
                    <m:sup>
                      <m:r>
                        <w:ins w:id="4572" w:author="jonathan pritchard" w:date="2025-01-17T16:52:00Z" w16du:dateUtc="2025-01-17T16:52:00Z">
                          <w:rPr>
                            <w:rFonts w:ascii="Cambria Math" w:eastAsiaTheme="minorEastAsia" w:hAnsi="Cambria Math"/>
                          </w:rPr>
                          <m:t>(1-e)</m:t>
                        </w:ins>
                      </m:r>
                    </m:sup>
                  </m:sSup>
                </m:e>
              </m:rad>
            </m:num>
            <m:den>
              <m:r>
                <w:ins w:id="4573" w:author="jonathan pritchard" w:date="2025-01-17T16:52:00Z" w16du:dateUtc="2025-01-17T16:52:00Z">
                  <w:rPr>
                    <w:rFonts w:ascii="Cambria Math" w:eastAsiaTheme="minorEastAsia" w:hAnsi="Cambria Math"/>
                  </w:rPr>
                  <m:t>2a</m:t>
                </w:ins>
              </m:r>
              <m:sSub>
                <m:sSubPr>
                  <m:ctrlPr>
                    <w:ins w:id="4574" w:author="jonathan pritchard" w:date="2025-01-17T16:52:00Z" w16du:dateUtc="2025-01-17T16:52:00Z">
                      <w:rPr>
                        <w:rFonts w:ascii="Cambria Math" w:eastAsiaTheme="minorEastAsia" w:hAnsi="Cambria Math"/>
                        <w:i/>
                      </w:rPr>
                    </w:ins>
                  </m:ctrlPr>
                </m:sSubPr>
                <m:e>
                  <m:r>
                    <w:ins w:id="4575" w:author="jonathan pritchard" w:date="2025-01-17T16:52:00Z" w16du:dateUtc="2025-01-17T16:52:00Z">
                      <w:rPr>
                        <w:rFonts w:ascii="Cambria Math" w:eastAsiaTheme="minorEastAsia" w:hAnsi="Cambria Math"/>
                      </w:rPr>
                      <m:t>k</m:t>
                    </w:ins>
                  </m:r>
                </m:e>
                <m:sub>
                  <m:r>
                    <w:ins w:id="4576"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4577" w:author="jonathan pritchard" w:date="2025-01-17T16:52:00Z" w16du:dateUtc="2025-01-17T16:52:00Z"/>
          <w:rFonts w:eastAsiaTheme="minorEastAsia"/>
        </w:rPr>
      </w:pPr>
      <m:oMath>
        <m:r>
          <w:ins w:id="4578" w:author="jonathan pritchard" w:date="2025-01-17T16:52:00Z" w16du:dateUtc="2025-01-17T16:52:00Z">
            <w:rPr>
              <w:rFonts w:ascii="Cambria Math" w:eastAsiaTheme="minorEastAsia" w:hAnsi="Cambria Math"/>
            </w:rPr>
            <m:t xml:space="preserve">     =7.91307065 ×</m:t>
          </w:ins>
        </m:r>
        <m:sSup>
          <m:sSupPr>
            <m:ctrlPr>
              <w:ins w:id="4579" w:author="jonathan pritchard" w:date="2025-01-17T16:52:00Z" w16du:dateUtc="2025-01-17T16:52:00Z">
                <w:rPr>
                  <w:rFonts w:ascii="Cambria Math" w:eastAsiaTheme="minorEastAsia" w:hAnsi="Cambria Math"/>
                  <w:i/>
                </w:rPr>
              </w:ins>
            </m:ctrlPr>
          </m:sSupPr>
          <m:e>
            <m:r>
              <w:ins w:id="4580" w:author="jonathan pritchard" w:date="2025-01-17T16:52:00Z" w16du:dateUtc="2025-01-17T16:52:00Z">
                <w:rPr>
                  <w:rFonts w:ascii="Cambria Math" w:eastAsiaTheme="minorEastAsia" w:hAnsi="Cambria Math"/>
                </w:rPr>
                <m:t>10</m:t>
              </w:ins>
            </m:r>
          </m:e>
          <m:sup>
            <m:r>
              <w:ins w:id="4581" w:author="jonathan pritchard" w:date="2025-01-17T16:52:00Z" w16du:dateUtc="2025-01-17T16:52:00Z">
                <w:rPr>
                  <w:rFonts w:ascii="Cambria Math" w:eastAsiaTheme="minorEastAsia" w:hAnsi="Cambria Math"/>
                </w:rPr>
                <m:t>-8</m:t>
              </w:ins>
            </m:r>
          </m:sup>
        </m:sSup>
        <m:rad>
          <m:radPr>
            <m:degHide m:val="1"/>
            <m:ctrlPr>
              <w:ins w:id="4582" w:author="jonathan pritchard" w:date="2025-01-17T16:52:00Z" w16du:dateUtc="2025-01-17T16:52:00Z">
                <w:rPr>
                  <w:rFonts w:ascii="Cambria Math" w:eastAsiaTheme="minorEastAsia" w:hAnsi="Cambria Math"/>
                  <w:i/>
                </w:rPr>
              </w:ins>
            </m:ctrlPr>
          </m:radPr>
          <m:deg/>
          <m:e>
            <m:d>
              <m:dPr>
                <m:begChr m:val="["/>
                <m:endChr m:val="]"/>
                <m:ctrlPr>
                  <w:ins w:id="4583" w:author="jonathan pritchard" w:date="2025-01-17T16:52:00Z" w16du:dateUtc="2025-01-17T16:52:00Z">
                    <w:rPr>
                      <w:rFonts w:ascii="Cambria Math" w:eastAsiaTheme="minorEastAsia" w:hAnsi="Cambria Math"/>
                      <w:i/>
                    </w:rPr>
                  </w:ins>
                </m:ctrlPr>
              </m:dPr>
              <m:e>
                <m:sSup>
                  <m:sSupPr>
                    <m:ctrlPr>
                      <w:ins w:id="4584" w:author="jonathan pritchard" w:date="2025-01-17T16:52:00Z" w16du:dateUtc="2025-01-17T16:52:00Z">
                        <w:rPr>
                          <w:rFonts w:ascii="Cambria Math" w:eastAsiaTheme="minorEastAsia" w:hAnsi="Cambria Math"/>
                          <w:i/>
                        </w:rPr>
                      </w:ins>
                    </m:ctrlPr>
                  </m:sSupPr>
                  <m:e>
                    <m:r>
                      <w:ins w:id="4585" w:author="jonathan pritchard" w:date="2025-01-17T16:52:00Z" w16du:dateUtc="2025-01-17T16:52:00Z">
                        <w:rPr>
                          <w:rFonts w:ascii="Cambria Math" w:eastAsiaTheme="minorEastAsia" w:hAnsi="Cambria Math"/>
                        </w:rPr>
                        <m:t>(E-2000000)</m:t>
                      </w:ins>
                    </m:r>
                  </m:e>
                  <m:sup>
                    <m:r>
                      <w:ins w:id="4586" w:author="jonathan pritchard" w:date="2025-01-17T16:52:00Z" w16du:dateUtc="2025-01-17T16:52:00Z">
                        <w:rPr>
                          <w:rFonts w:ascii="Cambria Math" w:eastAsiaTheme="minorEastAsia" w:hAnsi="Cambria Math"/>
                        </w:rPr>
                        <m:t>2</m:t>
                      </w:ins>
                    </m:r>
                  </m:sup>
                </m:sSup>
                <m:r>
                  <w:ins w:id="4587" w:author="jonathan pritchard" w:date="2025-01-17T16:52:00Z" w16du:dateUtc="2025-01-17T16:52:00Z">
                    <w:rPr>
                      <w:rFonts w:ascii="Cambria Math" w:eastAsiaTheme="minorEastAsia" w:hAnsi="Cambria Math"/>
                    </w:rPr>
                    <m:t>+</m:t>
                  </w:ins>
                </m:r>
                <m:sSup>
                  <m:sSupPr>
                    <m:ctrlPr>
                      <w:ins w:id="4588" w:author="jonathan pritchard" w:date="2025-01-17T16:52:00Z" w16du:dateUtc="2025-01-17T16:52:00Z">
                        <w:rPr>
                          <w:rFonts w:ascii="Cambria Math" w:eastAsiaTheme="minorEastAsia" w:hAnsi="Cambria Math"/>
                          <w:i/>
                        </w:rPr>
                      </w:ins>
                    </m:ctrlPr>
                  </m:sSupPr>
                  <m:e>
                    <m:d>
                      <m:dPr>
                        <m:ctrlPr>
                          <w:ins w:id="4589" w:author="jonathan pritchard" w:date="2025-01-17T16:52:00Z" w16du:dateUtc="2025-01-17T16:52:00Z">
                            <w:rPr>
                              <w:rFonts w:ascii="Cambria Math" w:eastAsiaTheme="minorEastAsia" w:hAnsi="Cambria Math"/>
                              <w:i/>
                            </w:rPr>
                          </w:ins>
                        </m:ctrlPr>
                      </m:dPr>
                      <m:e>
                        <m:r>
                          <w:ins w:id="4590" w:author="jonathan pritchard" w:date="2025-01-17T16:52:00Z" w16du:dateUtc="2025-01-17T16:52:00Z">
                            <w:rPr>
                              <w:rFonts w:ascii="Cambria Math" w:eastAsiaTheme="minorEastAsia" w:hAnsi="Cambria Math"/>
                            </w:rPr>
                            <m:t>N-2000000</m:t>
                          </w:ins>
                        </m:r>
                      </m:e>
                    </m:d>
                  </m:e>
                  <m:sup>
                    <m:r>
                      <w:ins w:id="4591" w:author="jonathan pritchard" w:date="2025-01-17T16:52:00Z" w16du:dateUtc="2025-01-17T16:52:00Z">
                        <w:rPr>
                          <w:rFonts w:ascii="Cambria Math" w:eastAsiaTheme="minorEastAsia" w:hAnsi="Cambria Math"/>
                        </w:rPr>
                        <m:t>2</m:t>
                      </w:ins>
                    </m:r>
                  </m:sup>
                </m:sSup>
              </m:e>
            </m:d>
          </m:e>
        </m:rad>
      </m:oMath>
      <w:ins w:id="4592"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4593"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4594" w:author="jonathan pritchard" w:date="2025-01-17T16:52:00Z" w16du:dateUtc="2025-01-17T16:52:00Z"/>
          <w:rFonts w:eastAsiaTheme="minorEastAsia"/>
        </w:rPr>
      </w:pPr>
      <w:ins w:id="4595"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4596" w:author="jonathan pritchard" w:date="2025-01-17T16:52:00Z" w16du:dateUtc="2025-01-17T16:52:00Z">
            <w:rPr>
              <w:rFonts w:ascii="Cambria Math" w:eastAsiaTheme="minorEastAsia" w:hAnsi="Cambria Math"/>
            </w:rPr>
            <m:t>χ</m:t>
          </w:ins>
        </m:r>
      </m:oMath>
      <w:ins w:id="4597"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4598" w:author="jonathan pritchard" w:date="2025-01-17T16:52:00Z" w16du:dateUtc="2025-01-17T16:52:00Z"/>
          <w:rFonts w:eastAsiaTheme="minorEastAsia"/>
        </w:rPr>
      </w:pPr>
      <m:oMathPara>
        <m:oMathParaPr>
          <m:jc m:val="left"/>
        </m:oMathParaPr>
        <m:oMath>
          <m:r>
            <w:ins w:id="4599" w:author="jonathan pritchard" w:date="2025-01-17T16:52:00Z" w16du:dateUtc="2025-01-17T16:52:00Z">
              <w:rPr>
                <w:rFonts w:ascii="Cambria Math" w:eastAsiaTheme="minorEastAsia" w:hAnsi="Cambria Math"/>
              </w:rPr>
              <m:t>χ= 2</m:t>
            </w:ins>
          </m:r>
          <m:func>
            <m:funcPr>
              <m:ctrlPr>
                <w:ins w:id="4600" w:author="jonathan pritchard" w:date="2025-01-17T16:52:00Z" w16du:dateUtc="2025-01-17T16:52:00Z">
                  <w:rPr>
                    <w:rFonts w:ascii="Cambria Math" w:eastAsiaTheme="minorEastAsia" w:hAnsi="Cambria Math"/>
                    <w:i/>
                  </w:rPr>
                </w:ins>
              </m:ctrlPr>
            </m:funcPr>
            <m:fName>
              <m:sSup>
                <m:sSupPr>
                  <m:ctrlPr>
                    <w:ins w:id="4601" w:author="jonathan pritchard" w:date="2025-01-17T16:52:00Z" w16du:dateUtc="2025-01-17T16:52:00Z">
                      <w:rPr>
                        <w:rFonts w:ascii="Cambria Math" w:eastAsiaTheme="minorEastAsia" w:hAnsi="Cambria Math"/>
                        <w:i/>
                      </w:rPr>
                    </w:ins>
                  </m:ctrlPr>
                </m:sSupPr>
                <m:e>
                  <m:r>
                    <w:ins w:id="4602" w:author="jonathan pritchard" w:date="2025-01-17T16:52:00Z" w16du:dateUtc="2025-01-17T16:52:00Z">
                      <m:rPr>
                        <m:sty m:val="p"/>
                      </m:rPr>
                      <w:rPr>
                        <w:rFonts w:ascii="Cambria Math" w:hAnsi="Cambria Math"/>
                      </w:rPr>
                      <m:t>tan</m:t>
                    </w:ins>
                  </m:r>
                </m:e>
                <m:sup>
                  <m:r>
                    <w:ins w:id="4603" w:author="jonathan pritchard" w:date="2025-01-17T16:52:00Z" w16du:dateUtc="2025-01-17T16:52:00Z">
                      <w:rPr>
                        <w:rFonts w:ascii="Cambria Math" w:hAnsi="Cambria Math"/>
                      </w:rPr>
                      <m:t>-1</m:t>
                    </w:ins>
                  </m:r>
                </m:sup>
              </m:sSup>
            </m:fName>
            <m:e>
              <m:sSup>
                <m:sSupPr>
                  <m:ctrlPr>
                    <w:ins w:id="4604" w:author="jonathan pritchard" w:date="2025-01-17T16:52:00Z" w16du:dateUtc="2025-01-17T16:52:00Z">
                      <w:rPr>
                        <w:rFonts w:ascii="Cambria Math" w:eastAsiaTheme="minorEastAsia" w:hAnsi="Cambria Math"/>
                        <w:i/>
                      </w:rPr>
                    </w:ins>
                  </m:ctrlPr>
                </m:sSupPr>
                <m:e>
                  <m:r>
                    <w:ins w:id="4605" w:author="jonathan pritchard" w:date="2025-01-17T16:52:00Z" w16du:dateUtc="2025-01-17T16:52:00Z">
                      <w:rPr>
                        <w:rFonts w:ascii="Cambria Math" w:eastAsiaTheme="minorEastAsia" w:hAnsi="Cambria Math"/>
                      </w:rPr>
                      <m:t>t</m:t>
                    </w:ins>
                  </m:r>
                </m:e>
                <m:sup>
                  <m:r>
                    <w:ins w:id="4606" w:author="jonathan pritchard" w:date="2025-01-17T16:52:00Z" w16du:dateUtc="2025-01-17T16:52:00Z">
                      <w:rPr>
                        <w:rFonts w:ascii="Cambria Math" w:eastAsiaTheme="minorEastAsia" w:hAnsi="Cambria Math"/>
                      </w:rPr>
                      <m:t>'</m:t>
                    </w:ins>
                  </m:r>
                </m:sup>
              </m:sSup>
            </m:e>
          </m:func>
          <m:r>
            <w:ins w:id="4607" w:author="jonathan pritchard" w:date="2025-01-17T16:52:00Z" w16du:dateUtc="2025-01-17T16:52:00Z">
              <w:rPr>
                <w:rFonts w:ascii="Cambria Math" w:eastAsiaTheme="minorEastAsia" w:hAnsi="Cambria Math"/>
              </w:rPr>
              <m:t>-</m:t>
            </w:ins>
          </m:r>
          <m:f>
            <m:fPr>
              <m:ctrlPr>
                <w:ins w:id="4608" w:author="jonathan pritchard" w:date="2025-01-17T16:52:00Z" w16du:dateUtc="2025-01-17T16:52:00Z">
                  <w:rPr>
                    <w:rFonts w:ascii="Cambria Math" w:eastAsiaTheme="minorEastAsia" w:hAnsi="Cambria Math"/>
                    <w:i/>
                  </w:rPr>
                </w:ins>
              </m:ctrlPr>
            </m:fPr>
            <m:num>
              <m:r>
                <w:ins w:id="4609" w:author="jonathan pritchard" w:date="2025-01-17T16:52:00Z" w16du:dateUtc="2025-01-17T16:52:00Z">
                  <w:rPr>
                    <w:rFonts w:ascii="Cambria Math" w:eastAsiaTheme="minorEastAsia" w:hAnsi="Cambria Math"/>
                  </w:rPr>
                  <m:t>π</m:t>
                </w:ins>
              </m:r>
            </m:num>
            <m:den>
              <m:r>
                <w:ins w:id="4610"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4611" w:author="jonathan pritchard" w:date="2025-01-17T16:52:00Z" w16du:dateUtc="2025-01-17T16:52:00Z"/>
          <w:rFonts w:eastAsiaTheme="minorEastAsia"/>
        </w:rPr>
      </w:pPr>
      <w:ins w:id="4612"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4613" w:author="jonathan pritchard" w:date="2025-01-17T16:52:00Z" w16du:dateUtc="2025-01-17T16:52:00Z"/>
          <w:rFonts w:eastAsiaTheme="minorEastAsia"/>
        </w:rPr>
      </w:pPr>
      <w:ins w:id="4614"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4615" w:author="jonathan pritchard" w:date="2025-01-17T16:52:00Z" w16du:dateUtc="2025-01-17T16:52:00Z">
            <w:rPr>
              <w:rFonts w:ascii="Cambria Math" w:eastAsiaTheme="minorEastAsia" w:hAnsi="Cambria Math"/>
            </w:rPr>
            <m:t>φ</m:t>
          </w:ins>
        </m:r>
      </m:oMath>
      <w:ins w:id="4616"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4617" w:author="jonathan pritchard" w:date="2025-01-17T16:52:00Z" w16du:dateUtc="2025-01-17T16:52:00Z"/>
          <w:rFonts w:eastAsiaTheme="minorEastAsia"/>
          <w:sz w:val="18"/>
        </w:rPr>
      </w:pPr>
      <m:oMathPara>
        <m:oMathParaPr>
          <m:jc m:val="left"/>
        </m:oMathParaPr>
        <m:oMath>
          <m:r>
            <w:ins w:id="4618" w:author="jonathan pritchard" w:date="2025-01-17T16:52:00Z" w16du:dateUtc="2025-01-17T16:52:00Z">
              <w:rPr>
                <w:rFonts w:ascii="Cambria Math" w:eastAsiaTheme="minorEastAsia" w:hAnsi="Cambria Math"/>
                <w:sz w:val="16"/>
                <w:szCs w:val="16"/>
              </w:rPr>
              <m:t xml:space="preserve">φ= </m:t>
            </w:ins>
          </m:r>
          <m:d>
            <m:dPr>
              <m:ctrlPr>
                <w:ins w:id="4619" w:author="jonathan pritchard" w:date="2025-01-17T16:52:00Z" w16du:dateUtc="2025-01-17T16:52:00Z">
                  <w:rPr>
                    <w:rFonts w:ascii="Cambria Math" w:eastAsiaTheme="minorEastAsia" w:hAnsi="Cambria Math"/>
                    <w:i/>
                    <w:sz w:val="16"/>
                    <w:szCs w:val="16"/>
                  </w:rPr>
                </w:ins>
              </m:ctrlPr>
            </m:dPr>
            <m:e>
              <m:f>
                <m:fPr>
                  <m:ctrlPr>
                    <w:ins w:id="4620" w:author="jonathan pritchard" w:date="2025-01-17T16:52:00Z" w16du:dateUtc="2025-01-17T16:52:00Z">
                      <w:rPr>
                        <w:rFonts w:ascii="Cambria Math" w:eastAsiaTheme="minorEastAsia" w:hAnsi="Cambria Math"/>
                        <w:i/>
                        <w:sz w:val="16"/>
                        <w:szCs w:val="16"/>
                      </w:rPr>
                    </w:ins>
                  </m:ctrlPr>
                </m:fPr>
                <m:num>
                  <m:r>
                    <w:ins w:id="4621" w:author="jonathan pritchard" w:date="2025-01-17T16:52:00Z" w16du:dateUtc="2025-01-17T16:52:00Z">
                      <w:rPr>
                        <w:rFonts w:ascii="Cambria Math" w:eastAsiaTheme="minorEastAsia" w:hAnsi="Cambria Math"/>
                        <w:sz w:val="16"/>
                        <w:szCs w:val="16"/>
                      </w:rPr>
                      <m:t>180</m:t>
                    </w:ins>
                  </m:r>
                </m:num>
                <m:den>
                  <m:r>
                    <w:ins w:id="4622" w:author="jonathan pritchard" w:date="2025-01-17T16:52:00Z" w16du:dateUtc="2025-01-17T16:52:00Z">
                      <w:rPr>
                        <w:rFonts w:ascii="Cambria Math" w:eastAsiaTheme="minorEastAsia" w:hAnsi="Cambria Math"/>
                        <w:sz w:val="16"/>
                        <w:szCs w:val="16"/>
                      </w:rPr>
                      <m:t>π</m:t>
                    </w:ins>
                  </m:r>
                </m:den>
              </m:f>
            </m:e>
          </m:d>
          <m:d>
            <m:dPr>
              <m:begChr m:val="["/>
              <m:endChr m:val="]"/>
              <m:ctrlPr>
                <w:ins w:id="4623" w:author="jonathan pritchard" w:date="2025-01-17T16:52:00Z" w16du:dateUtc="2025-01-17T16:52:00Z">
                  <w:rPr>
                    <w:rFonts w:ascii="Cambria Math" w:eastAsiaTheme="minorEastAsia" w:hAnsi="Cambria Math"/>
                    <w:i/>
                    <w:sz w:val="16"/>
                    <w:szCs w:val="16"/>
                  </w:rPr>
                </w:ins>
              </m:ctrlPr>
            </m:dPr>
            <m:e>
              <m:r>
                <w:ins w:id="4624" w:author="jonathan pritchard" w:date="2025-01-17T16:52:00Z" w16du:dateUtc="2025-01-17T16:52:00Z">
                  <w:rPr>
                    <w:rFonts w:ascii="Cambria Math" w:eastAsiaTheme="minorEastAsia" w:hAnsi="Cambria Math"/>
                    <w:sz w:val="16"/>
                    <w:szCs w:val="16"/>
                  </w:rPr>
                  <m:t>χ+</m:t>
                </w:ins>
              </m:r>
              <m:d>
                <m:dPr>
                  <m:ctrlPr>
                    <w:ins w:id="4625" w:author="jonathan pritchard" w:date="2025-01-17T16:52:00Z" w16du:dateUtc="2025-01-17T16:52:00Z">
                      <w:rPr>
                        <w:rFonts w:ascii="Cambria Math" w:eastAsiaTheme="minorEastAsia" w:hAnsi="Cambria Math"/>
                        <w:i/>
                        <w:sz w:val="16"/>
                        <w:szCs w:val="16"/>
                      </w:rPr>
                    </w:ins>
                  </m:ctrlPr>
                </m:dPr>
                <m:e>
                  <m:f>
                    <m:fPr>
                      <m:ctrlPr>
                        <w:ins w:id="4626" w:author="jonathan pritchard" w:date="2025-01-17T16:52:00Z" w16du:dateUtc="2025-01-17T16:52:00Z">
                          <w:rPr>
                            <w:rFonts w:ascii="Cambria Math" w:eastAsiaTheme="minorEastAsia" w:hAnsi="Cambria Math"/>
                            <w:i/>
                            <w:sz w:val="16"/>
                            <w:szCs w:val="16"/>
                          </w:rPr>
                        </w:ins>
                      </m:ctrlPr>
                    </m:fPr>
                    <m:num>
                      <m:sSup>
                        <m:sSupPr>
                          <m:ctrlPr>
                            <w:ins w:id="4627" w:author="jonathan pritchard" w:date="2025-01-17T16:52:00Z" w16du:dateUtc="2025-01-17T16:52:00Z">
                              <w:rPr>
                                <w:rFonts w:ascii="Cambria Math" w:eastAsiaTheme="minorEastAsia" w:hAnsi="Cambria Math"/>
                                <w:i/>
                                <w:sz w:val="16"/>
                                <w:szCs w:val="16"/>
                              </w:rPr>
                            </w:ins>
                          </m:ctrlPr>
                        </m:sSupPr>
                        <m:e>
                          <m:r>
                            <w:ins w:id="4628" w:author="jonathan pritchard" w:date="2025-01-17T16:52:00Z" w16du:dateUtc="2025-01-17T16:52:00Z">
                              <w:rPr>
                                <w:rFonts w:ascii="Cambria Math" w:eastAsiaTheme="minorEastAsia" w:hAnsi="Cambria Math"/>
                                <w:sz w:val="16"/>
                                <w:szCs w:val="16"/>
                              </w:rPr>
                              <m:t>e</m:t>
                            </w:ins>
                          </m:r>
                        </m:e>
                        <m:sup>
                          <m:r>
                            <w:ins w:id="4629" w:author="jonathan pritchard" w:date="2025-01-17T16:52:00Z" w16du:dateUtc="2025-01-17T16:52:00Z">
                              <w:rPr>
                                <w:rFonts w:ascii="Cambria Math" w:eastAsiaTheme="minorEastAsia" w:hAnsi="Cambria Math"/>
                                <w:sz w:val="16"/>
                                <w:szCs w:val="16"/>
                              </w:rPr>
                              <m:t>2</m:t>
                            </w:ins>
                          </m:r>
                        </m:sup>
                      </m:sSup>
                    </m:num>
                    <m:den>
                      <m:r>
                        <w:ins w:id="4630" w:author="jonathan pritchard" w:date="2025-01-17T16:52:00Z" w16du:dateUtc="2025-01-17T16:52:00Z">
                          <w:rPr>
                            <w:rFonts w:ascii="Cambria Math" w:eastAsiaTheme="minorEastAsia" w:hAnsi="Cambria Math"/>
                            <w:sz w:val="16"/>
                            <w:szCs w:val="16"/>
                          </w:rPr>
                          <m:t>2</m:t>
                        </w:ins>
                      </m:r>
                    </m:den>
                  </m:f>
                  <m:r>
                    <w:ins w:id="4631" w:author="jonathan pritchard" w:date="2025-01-17T16:52:00Z" w16du:dateUtc="2025-01-17T16:52:00Z">
                      <w:rPr>
                        <w:rFonts w:ascii="Cambria Math" w:eastAsiaTheme="minorEastAsia" w:hAnsi="Cambria Math"/>
                        <w:sz w:val="16"/>
                        <w:szCs w:val="16"/>
                      </w:rPr>
                      <m:t>+</m:t>
                    </w:ins>
                  </m:r>
                  <m:f>
                    <m:fPr>
                      <m:ctrlPr>
                        <w:ins w:id="4632" w:author="jonathan pritchard" w:date="2025-01-17T16:52:00Z" w16du:dateUtc="2025-01-17T16:52:00Z">
                          <w:rPr>
                            <w:rFonts w:ascii="Cambria Math" w:eastAsiaTheme="minorEastAsia" w:hAnsi="Cambria Math"/>
                            <w:i/>
                            <w:sz w:val="16"/>
                            <w:szCs w:val="16"/>
                          </w:rPr>
                        </w:ins>
                      </m:ctrlPr>
                    </m:fPr>
                    <m:num>
                      <m:r>
                        <w:ins w:id="4633" w:author="jonathan pritchard" w:date="2025-01-17T16:52:00Z" w16du:dateUtc="2025-01-17T16:52:00Z">
                          <w:rPr>
                            <w:rFonts w:ascii="Cambria Math" w:eastAsiaTheme="minorEastAsia" w:hAnsi="Cambria Math"/>
                            <w:sz w:val="16"/>
                            <w:szCs w:val="16"/>
                          </w:rPr>
                          <m:t>5</m:t>
                        </w:ins>
                      </m:r>
                      <m:sSup>
                        <m:sSupPr>
                          <m:ctrlPr>
                            <w:ins w:id="4634" w:author="jonathan pritchard" w:date="2025-01-17T16:52:00Z" w16du:dateUtc="2025-01-17T16:52:00Z">
                              <w:rPr>
                                <w:rFonts w:ascii="Cambria Math" w:eastAsiaTheme="minorEastAsia" w:hAnsi="Cambria Math"/>
                                <w:i/>
                                <w:sz w:val="16"/>
                                <w:szCs w:val="16"/>
                              </w:rPr>
                            </w:ins>
                          </m:ctrlPr>
                        </m:sSupPr>
                        <m:e>
                          <m:r>
                            <w:ins w:id="4635" w:author="jonathan pritchard" w:date="2025-01-17T16:52:00Z" w16du:dateUtc="2025-01-17T16:52:00Z">
                              <w:rPr>
                                <w:rFonts w:ascii="Cambria Math" w:eastAsiaTheme="minorEastAsia" w:hAnsi="Cambria Math"/>
                                <w:sz w:val="16"/>
                                <w:szCs w:val="16"/>
                              </w:rPr>
                              <m:t>e</m:t>
                            </w:ins>
                          </m:r>
                        </m:e>
                        <m:sup>
                          <m:r>
                            <w:ins w:id="4636" w:author="jonathan pritchard" w:date="2025-01-17T16:52:00Z" w16du:dateUtc="2025-01-17T16:52:00Z">
                              <w:rPr>
                                <w:rFonts w:ascii="Cambria Math" w:eastAsiaTheme="minorEastAsia" w:hAnsi="Cambria Math"/>
                                <w:sz w:val="16"/>
                                <w:szCs w:val="16"/>
                              </w:rPr>
                              <m:t>4</m:t>
                            </w:ins>
                          </m:r>
                        </m:sup>
                      </m:sSup>
                    </m:num>
                    <m:den>
                      <m:r>
                        <w:ins w:id="4637" w:author="jonathan pritchard" w:date="2025-01-17T16:52:00Z" w16du:dateUtc="2025-01-17T16:52:00Z">
                          <w:rPr>
                            <w:rFonts w:ascii="Cambria Math" w:eastAsiaTheme="minorEastAsia" w:hAnsi="Cambria Math"/>
                            <w:sz w:val="16"/>
                            <w:szCs w:val="16"/>
                          </w:rPr>
                          <m:t>24</m:t>
                        </w:ins>
                      </m:r>
                    </m:den>
                  </m:f>
                  <m:r>
                    <w:ins w:id="4638" w:author="jonathan pritchard" w:date="2025-01-17T16:52:00Z" w16du:dateUtc="2025-01-17T16:52:00Z">
                      <w:rPr>
                        <w:rFonts w:ascii="Cambria Math" w:eastAsiaTheme="minorEastAsia" w:hAnsi="Cambria Math"/>
                        <w:sz w:val="16"/>
                        <w:szCs w:val="16"/>
                      </w:rPr>
                      <m:t>+</m:t>
                    </w:ins>
                  </m:r>
                  <m:f>
                    <m:fPr>
                      <m:ctrlPr>
                        <w:ins w:id="4639" w:author="jonathan pritchard" w:date="2025-01-17T16:52:00Z" w16du:dateUtc="2025-01-17T16:52:00Z">
                          <w:rPr>
                            <w:rFonts w:ascii="Cambria Math" w:eastAsiaTheme="minorEastAsia" w:hAnsi="Cambria Math"/>
                            <w:i/>
                            <w:sz w:val="16"/>
                            <w:szCs w:val="16"/>
                          </w:rPr>
                        </w:ins>
                      </m:ctrlPr>
                    </m:fPr>
                    <m:num>
                      <m:sSup>
                        <m:sSupPr>
                          <m:ctrlPr>
                            <w:ins w:id="4640" w:author="jonathan pritchard" w:date="2025-01-17T16:52:00Z" w16du:dateUtc="2025-01-17T16:52:00Z">
                              <w:rPr>
                                <w:rFonts w:ascii="Cambria Math" w:eastAsiaTheme="minorEastAsia" w:hAnsi="Cambria Math"/>
                                <w:i/>
                                <w:sz w:val="16"/>
                                <w:szCs w:val="16"/>
                              </w:rPr>
                            </w:ins>
                          </m:ctrlPr>
                        </m:sSupPr>
                        <m:e>
                          <m:r>
                            <w:ins w:id="4641" w:author="jonathan pritchard" w:date="2025-01-17T16:52:00Z" w16du:dateUtc="2025-01-17T16:52:00Z">
                              <w:rPr>
                                <w:rFonts w:ascii="Cambria Math" w:eastAsiaTheme="minorEastAsia" w:hAnsi="Cambria Math"/>
                                <w:sz w:val="16"/>
                                <w:szCs w:val="16"/>
                              </w:rPr>
                              <m:t>e</m:t>
                            </w:ins>
                          </m:r>
                        </m:e>
                        <m:sup>
                          <m:r>
                            <w:ins w:id="4642" w:author="jonathan pritchard" w:date="2025-01-17T16:52:00Z" w16du:dateUtc="2025-01-17T16:52:00Z">
                              <w:rPr>
                                <w:rFonts w:ascii="Cambria Math" w:eastAsiaTheme="minorEastAsia" w:hAnsi="Cambria Math"/>
                                <w:sz w:val="16"/>
                                <w:szCs w:val="16"/>
                              </w:rPr>
                              <m:t>6</m:t>
                            </w:ins>
                          </m:r>
                        </m:sup>
                      </m:sSup>
                    </m:num>
                    <m:den>
                      <m:r>
                        <w:ins w:id="4643" w:author="jonathan pritchard" w:date="2025-01-17T16:52:00Z" w16du:dateUtc="2025-01-17T16:52:00Z">
                          <w:rPr>
                            <w:rFonts w:ascii="Cambria Math" w:eastAsiaTheme="minorEastAsia" w:hAnsi="Cambria Math"/>
                            <w:sz w:val="16"/>
                            <w:szCs w:val="16"/>
                          </w:rPr>
                          <m:t>12</m:t>
                        </w:ins>
                      </m:r>
                    </m:den>
                  </m:f>
                  <m:r>
                    <w:ins w:id="4644" w:author="jonathan pritchard" w:date="2025-01-17T16:52:00Z" w16du:dateUtc="2025-01-17T16:52:00Z">
                      <w:rPr>
                        <w:rFonts w:ascii="Cambria Math" w:eastAsiaTheme="minorEastAsia" w:hAnsi="Cambria Math"/>
                        <w:sz w:val="16"/>
                        <w:szCs w:val="16"/>
                      </w:rPr>
                      <m:t>+</m:t>
                    </w:ins>
                  </m:r>
                  <m:f>
                    <m:fPr>
                      <m:ctrlPr>
                        <w:ins w:id="4645" w:author="jonathan pritchard" w:date="2025-01-17T16:52:00Z" w16du:dateUtc="2025-01-17T16:52:00Z">
                          <w:rPr>
                            <w:rFonts w:ascii="Cambria Math" w:eastAsiaTheme="minorEastAsia" w:hAnsi="Cambria Math"/>
                            <w:i/>
                            <w:sz w:val="16"/>
                            <w:szCs w:val="16"/>
                          </w:rPr>
                        </w:ins>
                      </m:ctrlPr>
                    </m:fPr>
                    <m:num>
                      <m:r>
                        <w:ins w:id="4646" w:author="jonathan pritchard" w:date="2025-01-17T16:52:00Z" w16du:dateUtc="2025-01-17T16:52:00Z">
                          <w:rPr>
                            <w:rFonts w:ascii="Cambria Math" w:eastAsiaTheme="minorEastAsia" w:hAnsi="Cambria Math"/>
                            <w:sz w:val="16"/>
                            <w:szCs w:val="16"/>
                          </w:rPr>
                          <m:t>13</m:t>
                        </w:ins>
                      </m:r>
                      <m:sSup>
                        <m:sSupPr>
                          <m:ctrlPr>
                            <w:ins w:id="4647" w:author="jonathan pritchard" w:date="2025-01-17T16:52:00Z" w16du:dateUtc="2025-01-17T16:52:00Z">
                              <w:rPr>
                                <w:rFonts w:ascii="Cambria Math" w:eastAsiaTheme="minorEastAsia" w:hAnsi="Cambria Math"/>
                                <w:i/>
                                <w:sz w:val="16"/>
                                <w:szCs w:val="16"/>
                              </w:rPr>
                            </w:ins>
                          </m:ctrlPr>
                        </m:sSupPr>
                        <m:e>
                          <m:r>
                            <w:ins w:id="4648" w:author="jonathan pritchard" w:date="2025-01-17T16:52:00Z" w16du:dateUtc="2025-01-17T16:52:00Z">
                              <w:rPr>
                                <w:rFonts w:ascii="Cambria Math" w:eastAsiaTheme="minorEastAsia" w:hAnsi="Cambria Math"/>
                                <w:sz w:val="16"/>
                                <w:szCs w:val="16"/>
                              </w:rPr>
                              <m:t>e</m:t>
                            </w:ins>
                          </m:r>
                        </m:e>
                        <m:sup>
                          <m:r>
                            <w:ins w:id="4649" w:author="jonathan pritchard" w:date="2025-01-17T16:52:00Z" w16du:dateUtc="2025-01-17T16:52:00Z">
                              <w:rPr>
                                <w:rFonts w:ascii="Cambria Math" w:eastAsiaTheme="minorEastAsia" w:hAnsi="Cambria Math"/>
                                <w:sz w:val="16"/>
                                <w:szCs w:val="16"/>
                              </w:rPr>
                              <m:t>8</m:t>
                            </w:ins>
                          </m:r>
                        </m:sup>
                      </m:sSup>
                    </m:num>
                    <m:den>
                      <m:r>
                        <w:ins w:id="4650" w:author="jonathan pritchard" w:date="2025-01-17T16:52:00Z" w16du:dateUtc="2025-01-17T16:52:00Z">
                          <w:rPr>
                            <w:rFonts w:ascii="Cambria Math" w:eastAsiaTheme="minorEastAsia" w:hAnsi="Cambria Math"/>
                            <w:sz w:val="16"/>
                            <w:szCs w:val="16"/>
                          </w:rPr>
                          <m:t>360</m:t>
                        </w:ins>
                      </m:r>
                    </m:den>
                  </m:f>
                </m:e>
              </m:d>
              <m:func>
                <m:funcPr>
                  <m:ctrlPr>
                    <w:ins w:id="4651" w:author="jonathan pritchard" w:date="2025-01-17T16:52:00Z" w16du:dateUtc="2025-01-17T16:52:00Z">
                      <w:rPr>
                        <w:rFonts w:ascii="Cambria Math" w:eastAsiaTheme="minorEastAsia" w:hAnsi="Cambria Math"/>
                        <w:i/>
                        <w:sz w:val="16"/>
                        <w:szCs w:val="16"/>
                      </w:rPr>
                    </w:ins>
                  </m:ctrlPr>
                </m:funcPr>
                <m:fName>
                  <m:r>
                    <w:ins w:id="4652" w:author="jonathan pritchard" w:date="2025-01-17T16:52:00Z" w16du:dateUtc="2025-01-17T16:52:00Z">
                      <m:rPr>
                        <m:sty m:val="p"/>
                      </m:rPr>
                      <w:rPr>
                        <w:rFonts w:ascii="Cambria Math" w:hAnsi="Cambria Math"/>
                        <w:sz w:val="16"/>
                        <w:szCs w:val="16"/>
                      </w:rPr>
                      <m:t>sin</m:t>
                    </w:ins>
                  </m:r>
                </m:fName>
                <m:e>
                  <m:d>
                    <m:dPr>
                      <m:ctrlPr>
                        <w:ins w:id="4653" w:author="jonathan pritchard" w:date="2025-01-17T16:52:00Z" w16du:dateUtc="2025-01-17T16:52:00Z">
                          <w:rPr>
                            <w:rFonts w:ascii="Cambria Math" w:eastAsiaTheme="minorEastAsia" w:hAnsi="Cambria Math"/>
                            <w:i/>
                            <w:sz w:val="16"/>
                            <w:szCs w:val="16"/>
                          </w:rPr>
                        </w:ins>
                      </m:ctrlPr>
                    </m:dPr>
                    <m:e>
                      <m:r>
                        <w:ins w:id="4654" w:author="jonathan pritchard" w:date="2025-01-17T16:52:00Z" w16du:dateUtc="2025-01-17T16:52:00Z">
                          <w:rPr>
                            <w:rFonts w:ascii="Cambria Math" w:eastAsiaTheme="minorEastAsia" w:hAnsi="Cambria Math"/>
                            <w:sz w:val="16"/>
                            <w:szCs w:val="16"/>
                          </w:rPr>
                          <m:t>2χ</m:t>
                        </w:ins>
                      </m:r>
                    </m:e>
                  </m:d>
                  <m:r>
                    <w:ins w:id="4655" w:author="jonathan pritchard" w:date="2025-01-17T16:52:00Z" w16du:dateUtc="2025-01-17T16:52:00Z">
                      <w:rPr>
                        <w:rFonts w:ascii="Cambria Math" w:eastAsiaTheme="minorEastAsia" w:hAnsi="Cambria Math"/>
                        <w:sz w:val="16"/>
                        <w:szCs w:val="16"/>
                      </w:rPr>
                      <m:t>+</m:t>
                    </w:ins>
                  </m:r>
                </m:e>
              </m:func>
              <m:d>
                <m:dPr>
                  <m:ctrlPr>
                    <w:ins w:id="4656" w:author="jonathan pritchard" w:date="2025-01-17T16:52:00Z" w16du:dateUtc="2025-01-17T16:52:00Z">
                      <w:rPr>
                        <w:rFonts w:ascii="Cambria Math" w:eastAsiaTheme="minorEastAsia" w:hAnsi="Cambria Math"/>
                        <w:i/>
                        <w:sz w:val="16"/>
                        <w:szCs w:val="16"/>
                      </w:rPr>
                    </w:ins>
                  </m:ctrlPr>
                </m:dPr>
                <m:e>
                  <m:f>
                    <m:fPr>
                      <m:ctrlPr>
                        <w:ins w:id="4657" w:author="jonathan pritchard" w:date="2025-01-17T16:52:00Z" w16du:dateUtc="2025-01-17T16:52:00Z">
                          <w:rPr>
                            <w:rFonts w:ascii="Cambria Math" w:eastAsiaTheme="minorEastAsia" w:hAnsi="Cambria Math"/>
                            <w:i/>
                            <w:sz w:val="16"/>
                            <w:szCs w:val="16"/>
                          </w:rPr>
                        </w:ins>
                      </m:ctrlPr>
                    </m:fPr>
                    <m:num>
                      <m:sSup>
                        <m:sSupPr>
                          <m:ctrlPr>
                            <w:ins w:id="4658" w:author="jonathan pritchard" w:date="2025-01-17T16:52:00Z" w16du:dateUtc="2025-01-17T16:52:00Z">
                              <w:rPr>
                                <w:rFonts w:ascii="Cambria Math" w:eastAsiaTheme="minorEastAsia" w:hAnsi="Cambria Math"/>
                                <w:i/>
                                <w:sz w:val="16"/>
                                <w:szCs w:val="16"/>
                              </w:rPr>
                            </w:ins>
                          </m:ctrlPr>
                        </m:sSupPr>
                        <m:e>
                          <m:r>
                            <w:ins w:id="4659" w:author="jonathan pritchard" w:date="2025-01-17T16:52:00Z" w16du:dateUtc="2025-01-17T16:52:00Z">
                              <w:rPr>
                                <w:rFonts w:ascii="Cambria Math" w:eastAsiaTheme="minorEastAsia" w:hAnsi="Cambria Math"/>
                                <w:sz w:val="16"/>
                                <w:szCs w:val="16"/>
                              </w:rPr>
                              <m:t>7e</m:t>
                            </w:ins>
                          </m:r>
                        </m:e>
                        <m:sup>
                          <m:r>
                            <w:ins w:id="4660" w:author="jonathan pritchard" w:date="2025-01-17T16:52:00Z" w16du:dateUtc="2025-01-17T16:52:00Z">
                              <w:rPr>
                                <w:rFonts w:ascii="Cambria Math" w:eastAsiaTheme="minorEastAsia" w:hAnsi="Cambria Math"/>
                                <w:sz w:val="16"/>
                                <w:szCs w:val="16"/>
                              </w:rPr>
                              <m:t>4</m:t>
                            </w:ins>
                          </m:r>
                        </m:sup>
                      </m:sSup>
                    </m:num>
                    <m:den>
                      <m:r>
                        <w:ins w:id="4661" w:author="jonathan pritchard" w:date="2025-01-17T16:52:00Z" w16du:dateUtc="2025-01-17T16:52:00Z">
                          <w:rPr>
                            <w:rFonts w:ascii="Cambria Math" w:eastAsiaTheme="minorEastAsia" w:hAnsi="Cambria Math"/>
                            <w:sz w:val="16"/>
                            <w:szCs w:val="16"/>
                          </w:rPr>
                          <m:t>48</m:t>
                        </w:ins>
                      </m:r>
                    </m:den>
                  </m:f>
                  <m:r>
                    <w:ins w:id="4662" w:author="jonathan pritchard" w:date="2025-01-17T16:52:00Z" w16du:dateUtc="2025-01-17T16:52:00Z">
                      <w:rPr>
                        <w:rFonts w:ascii="Cambria Math" w:eastAsiaTheme="minorEastAsia" w:hAnsi="Cambria Math"/>
                        <w:sz w:val="16"/>
                        <w:szCs w:val="16"/>
                      </w:rPr>
                      <m:t>+</m:t>
                    </w:ins>
                  </m:r>
                  <m:f>
                    <m:fPr>
                      <m:ctrlPr>
                        <w:ins w:id="4663" w:author="jonathan pritchard" w:date="2025-01-17T16:52:00Z" w16du:dateUtc="2025-01-17T16:52:00Z">
                          <w:rPr>
                            <w:rFonts w:ascii="Cambria Math" w:eastAsiaTheme="minorEastAsia" w:hAnsi="Cambria Math"/>
                            <w:i/>
                            <w:sz w:val="16"/>
                            <w:szCs w:val="16"/>
                          </w:rPr>
                        </w:ins>
                      </m:ctrlPr>
                    </m:fPr>
                    <m:num>
                      <m:r>
                        <w:ins w:id="4664" w:author="jonathan pritchard" w:date="2025-01-17T16:52:00Z" w16du:dateUtc="2025-01-17T16:52:00Z">
                          <w:rPr>
                            <w:rFonts w:ascii="Cambria Math" w:eastAsiaTheme="minorEastAsia" w:hAnsi="Cambria Math"/>
                            <w:sz w:val="16"/>
                            <w:szCs w:val="16"/>
                          </w:rPr>
                          <m:t>29</m:t>
                        </w:ins>
                      </m:r>
                      <m:sSup>
                        <m:sSupPr>
                          <m:ctrlPr>
                            <w:ins w:id="4665" w:author="jonathan pritchard" w:date="2025-01-17T16:52:00Z" w16du:dateUtc="2025-01-17T16:52:00Z">
                              <w:rPr>
                                <w:rFonts w:ascii="Cambria Math" w:eastAsiaTheme="minorEastAsia" w:hAnsi="Cambria Math"/>
                                <w:i/>
                                <w:sz w:val="16"/>
                                <w:szCs w:val="16"/>
                              </w:rPr>
                            </w:ins>
                          </m:ctrlPr>
                        </m:sSupPr>
                        <m:e>
                          <m:r>
                            <w:ins w:id="4666" w:author="jonathan pritchard" w:date="2025-01-17T16:52:00Z" w16du:dateUtc="2025-01-17T16:52:00Z">
                              <w:rPr>
                                <w:rFonts w:ascii="Cambria Math" w:eastAsiaTheme="minorEastAsia" w:hAnsi="Cambria Math"/>
                                <w:sz w:val="16"/>
                                <w:szCs w:val="16"/>
                              </w:rPr>
                              <m:t>e</m:t>
                            </w:ins>
                          </m:r>
                        </m:e>
                        <m:sup>
                          <m:r>
                            <w:ins w:id="4667" w:author="jonathan pritchard" w:date="2025-01-17T16:52:00Z" w16du:dateUtc="2025-01-17T16:52:00Z">
                              <w:rPr>
                                <w:rFonts w:ascii="Cambria Math" w:eastAsiaTheme="minorEastAsia" w:hAnsi="Cambria Math"/>
                                <w:sz w:val="16"/>
                                <w:szCs w:val="16"/>
                              </w:rPr>
                              <m:t>6</m:t>
                            </w:ins>
                          </m:r>
                        </m:sup>
                      </m:sSup>
                    </m:num>
                    <m:den>
                      <m:r>
                        <w:ins w:id="4668" w:author="jonathan pritchard" w:date="2025-01-17T16:52:00Z" w16du:dateUtc="2025-01-17T16:52:00Z">
                          <w:rPr>
                            <w:rFonts w:ascii="Cambria Math" w:eastAsiaTheme="minorEastAsia" w:hAnsi="Cambria Math"/>
                            <w:sz w:val="16"/>
                            <w:szCs w:val="16"/>
                          </w:rPr>
                          <m:t>240</m:t>
                        </w:ins>
                      </m:r>
                    </m:den>
                  </m:f>
                  <m:r>
                    <w:ins w:id="4669" w:author="jonathan pritchard" w:date="2025-01-17T16:52:00Z" w16du:dateUtc="2025-01-17T16:52:00Z">
                      <w:rPr>
                        <w:rFonts w:ascii="Cambria Math" w:eastAsiaTheme="minorEastAsia" w:hAnsi="Cambria Math"/>
                        <w:sz w:val="16"/>
                        <w:szCs w:val="16"/>
                      </w:rPr>
                      <m:t>+</m:t>
                    </w:ins>
                  </m:r>
                  <m:f>
                    <m:fPr>
                      <m:ctrlPr>
                        <w:ins w:id="4670" w:author="jonathan pritchard" w:date="2025-01-17T16:52:00Z" w16du:dateUtc="2025-01-17T16:52:00Z">
                          <w:rPr>
                            <w:rFonts w:ascii="Cambria Math" w:eastAsiaTheme="minorEastAsia" w:hAnsi="Cambria Math"/>
                            <w:i/>
                            <w:sz w:val="16"/>
                            <w:szCs w:val="16"/>
                          </w:rPr>
                        </w:ins>
                      </m:ctrlPr>
                    </m:fPr>
                    <m:num>
                      <m:r>
                        <w:ins w:id="4671" w:author="jonathan pritchard" w:date="2025-01-17T16:52:00Z" w16du:dateUtc="2025-01-17T16:52:00Z">
                          <w:rPr>
                            <w:rFonts w:ascii="Cambria Math" w:eastAsiaTheme="minorEastAsia" w:hAnsi="Cambria Math"/>
                            <w:sz w:val="16"/>
                            <w:szCs w:val="16"/>
                          </w:rPr>
                          <m:t>811</m:t>
                        </w:ins>
                      </m:r>
                      <m:sSup>
                        <m:sSupPr>
                          <m:ctrlPr>
                            <w:ins w:id="4672" w:author="jonathan pritchard" w:date="2025-01-17T16:52:00Z" w16du:dateUtc="2025-01-17T16:52:00Z">
                              <w:rPr>
                                <w:rFonts w:ascii="Cambria Math" w:eastAsiaTheme="minorEastAsia" w:hAnsi="Cambria Math"/>
                                <w:i/>
                                <w:sz w:val="16"/>
                                <w:szCs w:val="16"/>
                              </w:rPr>
                            </w:ins>
                          </m:ctrlPr>
                        </m:sSupPr>
                        <m:e>
                          <m:r>
                            <w:ins w:id="4673" w:author="jonathan pritchard" w:date="2025-01-17T16:52:00Z" w16du:dateUtc="2025-01-17T16:52:00Z">
                              <w:rPr>
                                <w:rFonts w:ascii="Cambria Math" w:eastAsiaTheme="minorEastAsia" w:hAnsi="Cambria Math"/>
                                <w:sz w:val="16"/>
                                <w:szCs w:val="16"/>
                              </w:rPr>
                              <m:t>e</m:t>
                            </w:ins>
                          </m:r>
                        </m:e>
                        <m:sup>
                          <m:r>
                            <w:ins w:id="4674" w:author="jonathan pritchard" w:date="2025-01-17T16:52:00Z" w16du:dateUtc="2025-01-17T16:52:00Z">
                              <w:rPr>
                                <w:rFonts w:ascii="Cambria Math" w:eastAsiaTheme="minorEastAsia" w:hAnsi="Cambria Math"/>
                                <w:sz w:val="16"/>
                                <w:szCs w:val="16"/>
                              </w:rPr>
                              <m:t>8</m:t>
                            </w:ins>
                          </m:r>
                        </m:sup>
                      </m:sSup>
                    </m:num>
                    <m:den>
                      <m:r>
                        <w:ins w:id="4675" w:author="jonathan pritchard" w:date="2025-01-17T16:52:00Z" w16du:dateUtc="2025-01-17T16:52:00Z">
                          <w:rPr>
                            <w:rFonts w:ascii="Cambria Math" w:eastAsiaTheme="minorEastAsia" w:hAnsi="Cambria Math"/>
                            <w:sz w:val="16"/>
                            <w:szCs w:val="16"/>
                          </w:rPr>
                          <m:t>11520</m:t>
                        </w:ins>
                      </m:r>
                    </m:den>
                  </m:f>
                </m:e>
              </m:d>
              <m:func>
                <m:funcPr>
                  <m:ctrlPr>
                    <w:ins w:id="4676" w:author="jonathan pritchard" w:date="2025-01-17T16:52:00Z" w16du:dateUtc="2025-01-17T16:52:00Z">
                      <w:rPr>
                        <w:rFonts w:ascii="Cambria Math" w:eastAsiaTheme="minorEastAsia" w:hAnsi="Cambria Math"/>
                        <w:i/>
                        <w:sz w:val="16"/>
                        <w:szCs w:val="16"/>
                      </w:rPr>
                    </w:ins>
                  </m:ctrlPr>
                </m:funcPr>
                <m:fName>
                  <m:r>
                    <w:ins w:id="4677" w:author="jonathan pritchard" w:date="2025-01-17T16:52:00Z" w16du:dateUtc="2025-01-17T16:52:00Z">
                      <m:rPr>
                        <m:sty m:val="p"/>
                      </m:rPr>
                      <w:rPr>
                        <w:rFonts w:ascii="Cambria Math" w:hAnsi="Cambria Math"/>
                        <w:sz w:val="16"/>
                        <w:szCs w:val="16"/>
                      </w:rPr>
                      <m:t>sin</m:t>
                    </w:ins>
                  </m:r>
                </m:fName>
                <m:e>
                  <m:d>
                    <m:dPr>
                      <m:ctrlPr>
                        <w:ins w:id="4678" w:author="jonathan pritchard" w:date="2025-01-17T16:52:00Z" w16du:dateUtc="2025-01-17T16:52:00Z">
                          <w:rPr>
                            <w:rFonts w:ascii="Cambria Math" w:eastAsiaTheme="minorEastAsia" w:hAnsi="Cambria Math"/>
                            <w:i/>
                            <w:sz w:val="16"/>
                            <w:szCs w:val="16"/>
                          </w:rPr>
                        </w:ins>
                      </m:ctrlPr>
                    </m:dPr>
                    <m:e>
                      <m:r>
                        <w:ins w:id="4679" w:author="jonathan pritchard" w:date="2025-01-17T16:52:00Z" w16du:dateUtc="2025-01-17T16:52:00Z">
                          <w:rPr>
                            <w:rFonts w:ascii="Cambria Math" w:eastAsiaTheme="minorEastAsia" w:hAnsi="Cambria Math"/>
                            <w:sz w:val="16"/>
                            <w:szCs w:val="16"/>
                          </w:rPr>
                          <m:t>4χ</m:t>
                        </w:ins>
                      </m:r>
                    </m:e>
                  </m:d>
                  <m:r>
                    <w:ins w:id="4680" w:author="jonathan pritchard" w:date="2025-01-17T16:52:00Z" w16du:dateUtc="2025-01-17T16:52:00Z">
                      <w:rPr>
                        <w:rFonts w:ascii="Cambria Math" w:eastAsiaTheme="minorEastAsia" w:hAnsi="Cambria Math"/>
                        <w:sz w:val="16"/>
                        <w:szCs w:val="16"/>
                      </w:rPr>
                      <m:t>+</m:t>
                    </w:ins>
                  </m:r>
                </m:e>
              </m:func>
              <m:d>
                <m:dPr>
                  <m:ctrlPr>
                    <w:ins w:id="4681" w:author="jonathan pritchard" w:date="2025-01-17T16:52:00Z" w16du:dateUtc="2025-01-17T16:52:00Z">
                      <w:rPr>
                        <w:rFonts w:ascii="Cambria Math" w:eastAsiaTheme="minorEastAsia" w:hAnsi="Cambria Math"/>
                        <w:i/>
                        <w:sz w:val="16"/>
                        <w:szCs w:val="16"/>
                      </w:rPr>
                    </w:ins>
                  </m:ctrlPr>
                </m:dPr>
                <m:e>
                  <m:f>
                    <m:fPr>
                      <m:ctrlPr>
                        <w:ins w:id="4682" w:author="jonathan pritchard" w:date="2025-01-17T16:52:00Z" w16du:dateUtc="2025-01-17T16:52:00Z">
                          <w:rPr>
                            <w:rFonts w:ascii="Cambria Math" w:eastAsiaTheme="minorEastAsia" w:hAnsi="Cambria Math"/>
                            <w:i/>
                            <w:sz w:val="16"/>
                            <w:szCs w:val="16"/>
                          </w:rPr>
                        </w:ins>
                      </m:ctrlPr>
                    </m:fPr>
                    <m:num>
                      <m:sSup>
                        <m:sSupPr>
                          <m:ctrlPr>
                            <w:ins w:id="4683" w:author="jonathan pritchard" w:date="2025-01-17T16:52:00Z" w16du:dateUtc="2025-01-17T16:52:00Z">
                              <w:rPr>
                                <w:rFonts w:ascii="Cambria Math" w:eastAsiaTheme="minorEastAsia" w:hAnsi="Cambria Math"/>
                                <w:i/>
                                <w:sz w:val="16"/>
                                <w:szCs w:val="16"/>
                              </w:rPr>
                            </w:ins>
                          </m:ctrlPr>
                        </m:sSupPr>
                        <m:e>
                          <m:r>
                            <w:ins w:id="4684" w:author="jonathan pritchard" w:date="2025-01-17T16:52:00Z" w16du:dateUtc="2025-01-17T16:52:00Z">
                              <w:rPr>
                                <w:rFonts w:ascii="Cambria Math" w:eastAsiaTheme="minorEastAsia" w:hAnsi="Cambria Math"/>
                                <w:sz w:val="16"/>
                                <w:szCs w:val="16"/>
                              </w:rPr>
                              <m:t>7e</m:t>
                            </w:ins>
                          </m:r>
                        </m:e>
                        <m:sup>
                          <m:r>
                            <w:ins w:id="4685" w:author="jonathan pritchard" w:date="2025-01-17T16:52:00Z" w16du:dateUtc="2025-01-17T16:52:00Z">
                              <w:rPr>
                                <w:rFonts w:ascii="Cambria Math" w:eastAsiaTheme="minorEastAsia" w:hAnsi="Cambria Math"/>
                                <w:sz w:val="16"/>
                                <w:szCs w:val="16"/>
                              </w:rPr>
                              <m:t>6</m:t>
                            </w:ins>
                          </m:r>
                        </m:sup>
                      </m:sSup>
                    </m:num>
                    <m:den>
                      <m:r>
                        <w:ins w:id="4686" w:author="jonathan pritchard" w:date="2025-01-17T16:52:00Z" w16du:dateUtc="2025-01-17T16:52:00Z">
                          <w:rPr>
                            <w:rFonts w:ascii="Cambria Math" w:eastAsiaTheme="minorEastAsia" w:hAnsi="Cambria Math"/>
                            <w:sz w:val="16"/>
                            <w:szCs w:val="16"/>
                          </w:rPr>
                          <m:t>120</m:t>
                        </w:ins>
                      </m:r>
                    </m:den>
                  </m:f>
                  <m:r>
                    <w:ins w:id="4687" w:author="jonathan pritchard" w:date="2025-01-17T16:52:00Z" w16du:dateUtc="2025-01-17T16:52:00Z">
                      <w:rPr>
                        <w:rFonts w:ascii="Cambria Math" w:eastAsiaTheme="minorEastAsia" w:hAnsi="Cambria Math"/>
                        <w:sz w:val="16"/>
                        <w:szCs w:val="16"/>
                      </w:rPr>
                      <m:t>+</m:t>
                    </w:ins>
                  </m:r>
                  <m:f>
                    <m:fPr>
                      <m:ctrlPr>
                        <w:ins w:id="4688" w:author="jonathan pritchard" w:date="2025-01-17T16:52:00Z" w16du:dateUtc="2025-01-17T16:52:00Z">
                          <w:rPr>
                            <w:rFonts w:ascii="Cambria Math" w:eastAsiaTheme="minorEastAsia" w:hAnsi="Cambria Math"/>
                            <w:i/>
                            <w:sz w:val="16"/>
                            <w:szCs w:val="16"/>
                          </w:rPr>
                        </w:ins>
                      </m:ctrlPr>
                    </m:fPr>
                    <m:num>
                      <m:r>
                        <w:ins w:id="4689" w:author="jonathan pritchard" w:date="2025-01-17T16:52:00Z" w16du:dateUtc="2025-01-17T16:52:00Z">
                          <w:rPr>
                            <w:rFonts w:ascii="Cambria Math" w:eastAsiaTheme="minorEastAsia" w:hAnsi="Cambria Math"/>
                            <w:sz w:val="16"/>
                            <w:szCs w:val="16"/>
                          </w:rPr>
                          <m:t>81</m:t>
                        </w:ins>
                      </m:r>
                      <m:sSup>
                        <m:sSupPr>
                          <m:ctrlPr>
                            <w:ins w:id="4690" w:author="jonathan pritchard" w:date="2025-01-17T16:52:00Z" w16du:dateUtc="2025-01-17T16:52:00Z">
                              <w:rPr>
                                <w:rFonts w:ascii="Cambria Math" w:eastAsiaTheme="minorEastAsia" w:hAnsi="Cambria Math"/>
                                <w:i/>
                                <w:sz w:val="16"/>
                                <w:szCs w:val="16"/>
                              </w:rPr>
                            </w:ins>
                          </m:ctrlPr>
                        </m:sSupPr>
                        <m:e>
                          <m:r>
                            <w:ins w:id="4691" w:author="jonathan pritchard" w:date="2025-01-17T16:52:00Z" w16du:dateUtc="2025-01-17T16:52:00Z">
                              <w:rPr>
                                <w:rFonts w:ascii="Cambria Math" w:eastAsiaTheme="minorEastAsia" w:hAnsi="Cambria Math"/>
                                <w:sz w:val="16"/>
                                <w:szCs w:val="16"/>
                              </w:rPr>
                              <m:t>e</m:t>
                            </w:ins>
                          </m:r>
                        </m:e>
                        <m:sup>
                          <m:r>
                            <w:ins w:id="4692" w:author="jonathan pritchard" w:date="2025-01-17T16:52:00Z" w16du:dateUtc="2025-01-17T16:52:00Z">
                              <w:rPr>
                                <w:rFonts w:ascii="Cambria Math" w:eastAsiaTheme="minorEastAsia" w:hAnsi="Cambria Math"/>
                                <w:sz w:val="16"/>
                                <w:szCs w:val="16"/>
                              </w:rPr>
                              <m:t>8</m:t>
                            </w:ins>
                          </m:r>
                        </m:sup>
                      </m:sSup>
                    </m:num>
                    <m:den>
                      <m:r>
                        <w:ins w:id="4693" w:author="jonathan pritchard" w:date="2025-01-17T16:52:00Z" w16du:dateUtc="2025-01-17T16:52:00Z">
                          <w:rPr>
                            <w:rFonts w:ascii="Cambria Math" w:eastAsiaTheme="minorEastAsia" w:hAnsi="Cambria Math"/>
                            <w:sz w:val="16"/>
                            <w:szCs w:val="16"/>
                          </w:rPr>
                          <m:t>1120</m:t>
                        </w:ins>
                      </m:r>
                    </m:den>
                  </m:f>
                </m:e>
              </m:d>
              <m:func>
                <m:funcPr>
                  <m:ctrlPr>
                    <w:ins w:id="4694" w:author="jonathan pritchard" w:date="2025-01-17T16:52:00Z" w16du:dateUtc="2025-01-17T16:52:00Z">
                      <w:rPr>
                        <w:rFonts w:ascii="Cambria Math" w:eastAsiaTheme="minorEastAsia" w:hAnsi="Cambria Math"/>
                        <w:i/>
                        <w:sz w:val="16"/>
                        <w:szCs w:val="16"/>
                      </w:rPr>
                    </w:ins>
                  </m:ctrlPr>
                </m:funcPr>
                <m:fName>
                  <m:r>
                    <w:ins w:id="4695" w:author="jonathan pritchard" w:date="2025-01-17T16:52:00Z" w16du:dateUtc="2025-01-17T16:52:00Z">
                      <m:rPr>
                        <m:sty m:val="p"/>
                      </m:rPr>
                      <w:rPr>
                        <w:rFonts w:ascii="Cambria Math" w:hAnsi="Cambria Math"/>
                        <w:sz w:val="16"/>
                        <w:szCs w:val="16"/>
                      </w:rPr>
                      <m:t>sin</m:t>
                    </w:ins>
                  </m:r>
                </m:fName>
                <m:e>
                  <m:d>
                    <m:dPr>
                      <m:ctrlPr>
                        <w:ins w:id="4696" w:author="jonathan pritchard" w:date="2025-01-17T16:52:00Z" w16du:dateUtc="2025-01-17T16:52:00Z">
                          <w:rPr>
                            <w:rFonts w:ascii="Cambria Math" w:eastAsiaTheme="minorEastAsia" w:hAnsi="Cambria Math"/>
                            <w:i/>
                            <w:sz w:val="16"/>
                            <w:szCs w:val="16"/>
                          </w:rPr>
                        </w:ins>
                      </m:ctrlPr>
                    </m:dPr>
                    <m:e>
                      <m:r>
                        <w:ins w:id="4697" w:author="jonathan pritchard" w:date="2025-01-17T16:52:00Z" w16du:dateUtc="2025-01-17T16:52:00Z">
                          <w:rPr>
                            <w:rFonts w:ascii="Cambria Math" w:eastAsiaTheme="minorEastAsia" w:hAnsi="Cambria Math"/>
                            <w:sz w:val="16"/>
                            <w:szCs w:val="16"/>
                          </w:rPr>
                          <m:t>6χ</m:t>
                        </w:ins>
                      </m:r>
                    </m:e>
                  </m:d>
                  <m:r>
                    <w:ins w:id="4698" w:author="jonathan pritchard" w:date="2025-01-17T16:52:00Z" w16du:dateUtc="2025-01-17T16:52:00Z">
                      <w:rPr>
                        <w:rFonts w:ascii="Cambria Math" w:eastAsiaTheme="minorEastAsia" w:hAnsi="Cambria Math"/>
                        <w:sz w:val="16"/>
                        <w:szCs w:val="16"/>
                      </w:rPr>
                      <m:t>+</m:t>
                    </w:ins>
                  </m:r>
                </m:e>
              </m:func>
              <m:d>
                <m:dPr>
                  <m:ctrlPr>
                    <w:ins w:id="4699" w:author="jonathan pritchard" w:date="2025-01-17T16:52:00Z" w16du:dateUtc="2025-01-17T16:52:00Z">
                      <w:rPr>
                        <w:rFonts w:ascii="Cambria Math" w:eastAsiaTheme="minorEastAsia" w:hAnsi="Cambria Math"/>
                        <w:i/>
                        <w:sz w:val="16"/>
                        <w:szCs w:val="16"/>
                      </w:rPr>
                    </w:ins>
                  </m:ctrlPr>
                </m:dPr>
                <m:e>
                  <m:f>
                    <m:fPr>
                      <m:ctrlPr>
                        <w:ins w:id="4700" w:author="jonathan pritchard" w:date="2025-01-17T16:52:00Z" w16du:dateUtc="2025-01-17T16:52:00Z">
                          <w:rPr>
                            <w:rFonts w:ascii="Cambria Math" w:eastAsiaTheme="minorEastAsia" w:hAnsi="Cambria Math"/>
                            <w:i/>
                            <w:sz w:val="16"/>
                            <w:szCs w:val="16"/>
                          </w:rPr>
                        </w:ins>
                      </m:ctrlPr>
                    </m:fPr>
                    <m:num>
                      <m:sSup>
                        <m:sSupPr>
                          <m:ctrlPr>
                            <w:ins w:id="4701" w:author="jonathan pritchard" w:date="2025-01-17T16:52:00Z" w16du:dateUtc="2025-01-17T16:52:00Z">
                              <w:rPr>
                                <w:rFonts w:ascii="Cambria Math" w:eastAsiaTheme="minorEastAsia" w:hAnsi="Cambria Math"/>
                                <w:i/>
                                <w:sz w:val="16"/>
                                <w:szCs w:val="16"/>
                              </w:rPr>
                            </w:ins>
                          </m:ctrlPr>
                        </m:sSupPr>
                        <m:e>
                          <m:r>
                            <w:ins w:id="4702" w:author="jonathan pritchard" w:date="2025-01-17T16:52:00Z" w16du:dateUtc="2025-01-17T16:52:00Z">
                              <w:rPr>
                                <w:rFonts w:ascii="Cambria Math" w:eastAsiaTheme="minorEastAsia" w:hAnsi="Cambria Math"/>
                                <w:sz w:val="16"/>
                                <w:szCs w:val="16"/>
                              </w:rPr>
                              <m:t>4279e</m:t>
                            </w:ins>
                          </m:r>
                        </m:e>
                        <m:sup>
                          <m:r>
                            <w:ins w:id="4703" w:author="jonathan pritchard" w:date="2025-01-17T16:52:00Z" w16du:dateUtc="2025-01-17T16:52:00Z">
                              <w:rPr>
                                <w:rFonts w:ascii="Cambria Math" w:eastAsiaTheme="minorEastAsia" w:hAnsi="Cambria Math"/>
                                <w:sz w:val="16"/>
                                <w:szCs w:val="16"/>
                              </w:rPr>
                              <m:t>8</m:t>
                            </w:ins>
                          </m:r>
                        </m:sup>
                      </m:sSup>
                    </m:num>
                    <m:den>
                      <m:r>
                        <w:ins w:id="4704" w:author="jonathan pritchard" w:date="2025-01-17T16:52:00Z" w16du:dateUtc="2025-01-17T16:52:00Z">
                          <w:rPr>
                            <w:rFonts w:ascii="Cambria Math" w:eastAsiaTheme="minorEastAsia" w:hAnsi="Cambria Math"/>
                            <w:sz w:val="16"/>
                            <w:szCs w:val="16"/>
                          </w:rPr>
                          <m:t>161280</m:t>
                        </w:ins>
                      </m:r>
                    </m:den>
                  </m:f>
                </m:e>
              </m:d>
              <m:func>
                <m:funcPr>
                  <m:ctrlPr>
                    <w:ins w:id="4705" w:author="jonathan pritchard" w:date="2025-01-17T16:52:00Z" w16du:dateUtc="2025-01-17T16:52:00Z">
                      <w:rPr>
                        <w:rFonts w:ascii="Cambria Math" w:eastAsiaTheme="minorEastAsia" w:hAnsi="Cambria Math"/>
                        <w:i/>
                        <w:sz w:val="16"/>
                        <w:szCs w:val="16"/>
                      </w:rPr>
                    </w:ins>
                  </m:ctrlPr>
                </m:funcPr>
                <m:fName>
                  <m:r>
                    <w:ins w:id="4706" w:author="jonathan pritchard" w:date="2025-01-17T16:52:00Z" w16du:dateUtc="2025-01-17T16:52:00Z">
                      <m:rPr>
                        <m:sty m:val="p"/>
                      </m:rPr>
                      <w:rPr>
                        <w:rFonts w:ascii="Cambria Math" w:hAnsi="Cambria Math"/>
                        <w:sz w:val="16"/>
                        <w:szCs w:val="16"/>
                      </w:rPr>
                      <m:t>sin</m:t>
                    </w:ins>
                  </m:r>
                </m:fName>
                <m:e>
                  <m:d>
                    <m:dPr>
                      <m:ctrlPr>
                        <w:ins w:id="4707" w:author="jonathan pritchard" w:date="2025-01-17T16:52:00Z" w16du:dateUtc="2025-01-17T16:52:00Z">
                          <w:rPr>
                            <w:rFonts w:ascii="Cambria Math" w:eastAsiaTheme="minorEastAsia" w:hAnsi="Cambria Math"/>
                            <w:i/>
                            <w:sz w:val="16"/>
                            <w:szCs w:val="16"/>
                          </w:rPr>
                        </w:ins>
                      </m:ctrlPr>
                    </m:dPr>
                    <m:e>
                      <m:r>
                        <w:ins w:id="4708"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4709" w:author="jonathan pritchard" w:date="2025-01-17T16:52:00Z" w16du:dateUtc="2025-01-17T16:52:00Z"/>
          <w:rFonts w:eastAsiaTheme="minorEastAsia"/>
        </w:rPr>
      </w:pPr>
      <m:oMath>
        <m:r>
          <w:ins w:id="4710" w:author="jonathan pritchard" w:date="2025-01-17T16:52:00Z" w16du:dateUtc="2025-01-17T16:52:00Z">
            <w:rPr>
              <w:rFonts w:ascii="Cambria Math" w:eastAsiaTheme="minorEastAsia" w:hAnsi="Cambria Math"/>
            </w:rPr>
            <m:t xml:space="preserve">    =</m:t>
          </w:ins>
        </m:r>
      </m:oMath>
      <w:ins w:id="4711" w:author="jonathan pritchard" w:date="2025-01-17T16:52:00Z" w16du:dateUtc="2025-01-17T16:52:00Z">
        <w:r w:rsidRPr="00544E4A">
          <w:rPr>
            <w:rFonts w:eastAsiaTheme="minorEastAsia"/>
          </w:rPr>
          <w:t xml:space="preserve"> </w:t>
        </w:r>
      </w:ins>
      <m:oMath>
        <m:d>
          <m:dPr>
            <m:ctrlPr>
              <w:ins w:id="4712" w:author="jonathan pritchard" w:date="2025-01-17T16:52:00Z" w16du:dateUtc="2025-01-17T16:52:00Z">
                <w:rPr>
                  <w:rFonts w:ascii="Cambria Math" w:eastAsiaTheme="minorEastAsia" w:hAnsi="Cambria Math"/>
                  <w:i/>
                  <w:sz w:val="18"/>
                  <w:szCs w:val="18"/>
                </w:rPr>
              </w:ins>
            </m:ctrlPr>
          </m:dPr>
          <m:e>
            <m:f>
              <m:fPr>
                <m:ctrlPr>
                  <w:ins w:id="4713" w:author="jonathan pritchard" w:date="2025-01-17T16:52:00Z" w16du:dateUtc="2025-01-17T16:52:00Z">
                    <w:rPr>
                      <w:rFonts w:ascii="Cambria Math" w:eastAsiaTheme="minorEastAsia" w:hAnsi="Cambria Math"/>
                      <w:i/>
                      <w:sz w:val="18"/>
                      <w:szCs w:val="18"/>
                    </w:rPr>
                  </w:ins>
                </m:ctrlPr>
              </m:fPr>
              <m:num>
                <m:r>
                  <w:ins w:id="4714" w:author="jonathan pritchard" w:date="2025-01-17T16:52:00Z" w16du:dateUtc="2025-01-17T16:52:00Z">
                    <w:rPr>
                      <w:rFonts w:ascii="Cambria Math" w:eastAsiaTheme="minorEastAsia" w:hAnsi="Cambria Math"/>
                      <w:sz w:val="18"/>
                      <w:szCs w:val="18"/>
                    </w:rPr>
                    <m:t>180</m:t>
                  </w:ins>
                </m:r>
              </m:num>
              <m:den>
                <m:r>
                  <w:ins w:id="4715" w:author="jonathan pritchard" w:date="2025-01-17T16:52:00Z" w16du:dateUtc="2025-01-17T16:52:00Z">
                    <w:rPr>
                      <w:rFonts w:ascii="Cambria Math" w:eastAsiaTheme="minorEastAsia" w:hAnsi="Cambria Math"/>
                      <w:sz w:val="18"/>
                      <w:szCs w:val="18"/>
                    </w:rPr>
                    <m:t>π</m:t>
                  </w:ins>
                </m:r>
              </m:den>
            </m:f>
          </m:e>
        </m:d>
        <m:d>
          <m:dPr>
            <m:begChr m:val="["/>
            <m:endChr m:val="]"/>
            <m:ctrlPr>
              <w:ins w:id="4716" w:author="jonathan pritchard" w:date="2025-01-17T16:52:00Z" w16du:dateUtc="2025-01-17T16:52:00Z">
                <w:rPr>
                  <w:rFonts w:ascii="Cambria Math" w:eastAsiaTheme="minorEastAsia" w:hAnsi="Cambria Math"/>
                  <w:i/>
                  <w:sz w:val="18"/>
                  <w:szCs w:val="18"/>
                </w:rPr>
              </w:ins>
            </m:ctrlPr>
          </m:dPr>
          <m:e>
            <m:eqArr>
              <m:eqArrPr>
                <m:ctrlPr>
                  <w:ins w:id="4717" w:author="jonathan pritchard" w:date="2025-01-17T16:52:00Z" w16du:dateUtc="2025-01-17T16:52:00Z">
                    <w:rPr>
                      <w:rFonts w:ascii="Cambria Math" w:eastAsiaTheme="minorEastAsia" w:hAnsi="Cambria Math"/>
                      <w:i/>
                      <w:sz w:val="18"/>
                      <w:szCs w:val="18"/>
                    </w:rPr>
                  </w:ins>
                </m:ctrlPr>
              </m:eqArrPr>
              <m:e>
                <m:r>
                  <w:ins w:id="4718" w:author="jonathan pritchard" w:date="2025-01-17T16:52:00Z" w16du:dateUtc="2025-01-17T16:52:00Z">
                    <w:rPr>
                      <w:rFonts w:ascii="Cambria Math" w:eastAsiaTheme="minorEastAsia" w:hAnsi="Cambria Math"/>
                      <w:sz w:val="18"/>
                      <w:szCs w:val="18"/>
                    </w:rPr>
                    <m:t>χ+3.35655147×</m:t>
                  </w:ins>
                </m:r>
                <m:sSup>
                  <m:sSupPr>
                    <m:ctrlPr>
                      <w:ins w:id="4719" w:author="jonathan pritchard" w:date="2025-01-17T16:52:00Z" w16du:dateUtc="2025-01-17T16:52:00Z">
                        <w:rPr>
                          <w:rFonts w:ascii="Cambria Math" w:eastAsiaTheme="minorEastAsia" w:hAnsi="Cambria Math"/>
                          <w:i/>
                          <w:sz w:val="18"/>
                          <w:szCs w:val="18"/>
                        </w:rPr>
                      </w:ins>
                    </m:ctrlPr>
                  </m:sSupPr>
                  <m:e>
                    <m:r>
                      <w:ins w:id="4720" w:author="jonathan pritchard" w:date="2025-01-17T16:52:00Z" w16du:dateUtc="2025-01-17T16:52:00Z">
                        <w:rPr>
                          <w:rFonts w:ascii="Cambria Math" w:eastAsiaTheme="minorEastAsia" w:hAnsi="Cambria Math"/>
                          <w:sz w:val="18"/>
                          <w:szCs w:val="18"/>
                        </w:rPr>
                        <m:t>10</m:t>
                      </w:ins>
                    </m:r>
                  </m:e>
                  <m:sup>
                    <m:r>
                      <w:ins w:id="4721" w:author="jonathan pritchard" w:date="2025-01-17T16:52:00Z" w16du:dateUtc="2025-01-17T16:52:00Z">
                        <w:rPr>
                          <w:rFonts w:ascii="Cambria Math" w:eastAsiaTheme="minorEastAsia" w:hAnsi="Cambria Math"/>
                          <w:sz w:val="18"/>
                          <w:szCs w:val="18"/>
                        </w:rPr>
                        <m:t>-3</m:t>
                      </w:ins>
                    </m:r>
                  </m:sup>
                </m:sSup>
                <m:func>
                  <m:funcPr>
                    <m:ctrlPr>
                      <w:ins w:id="4722" w:author="jonathan pritchard" w:date="2025-01-17T16:52:00Z" w16du:dateUtc="2025-01-17T16:52:00Z">
                        <w:rPr>
                          <w:rFonts w:ascii="Cambria Math" w:eastAsiaTheme="minorEastAsia" w:hAnsi="Cambria Math"/>
                          <w:i/>
                          <w:sz w:val="18"/>
                          <w:szCs w:val="18"/>
                        </w:rPr>
                      </w:ins>
                    </m:ctrlPr>
                  </m:funcPr>
                  <m:fName>
                    <m:r>
                      <w:ins w:id="4723" w:author="jonathan pritchard" w:date="2025-01-17T16:52:00Z" w16du:dateUtc="2025-01-17T16:52:00Z">
                        <m:rPr>
                          <m:sty m:val="p"/>
                        </m:rPr>
                        <w:rPr>
                          <w:rFonts w:ascii="Cambria Math" w:hAnsi="Cambria Math"/>
                          <w:sz w:val="18"/>
                          <w:szCs w:val="18"/>
                        </w:rPr>
                        <m:t>sin</m:t>
                      </w:ins>
                    </m:r>
                  </m:fName>
                  <m:e>
                    <m:d>
                      <m:dPr>
                        <m:ctrlPr>
                          <w:ins w:id="4724" w:author="jonathan pritchard" w:date="2025-01-17T16:52:00Z" w16du:dateUtc="2025-01-17T16:52:00Z">
                            <w:rPr>
                              <w:rFonts w:ascii="Cambria Math" w:eastAsiaTheme="minorEastAsia" w:hAnsi="Cambria Math"/>
                              <w:i/>
                              <w:sz w:val="18"/>
                              <w:szCs w:val="18"/>
                            </w:rPr>
                          </w:ins>
                        </m:ctrlPr>
                      </m:dPr>
                      <m:e>
                        <m:r>
                          <w:ins w:id="4725" w:author="jonathan pritchard" w:date="2025-01-17T16:52:00Z" w16du:dateUtc="2025-01-17T16:52:00Z">
                            <w:rPr>
                              <w:rFonts w:ascii="Cambria Math" w:eastAsiaTheme="minorEastAsia" w:hAnsi="Cambria Math"/>
                              <w:sz w:val="18"/>
                              <w:szCs w:val="18"/>
                            </w:rPr>
                            <m:t>2χ</m:t>
                          </w:ins>
                        </m:r>
                      </m:e>
                    </m:d>
                    <m:r>
                      <w:ins w:id="4726" w:author="jonathan pritchard" w:date="2025-01-17T16:52:00Z" w16du:dateUtc="2025-01-17T16:52:00Z">
                        <w:rPr>
                          <w:rFonts w:ascii="Cambria Math" w:eastAsiaTheme="minorEastAsia" w:hAnsi="Cambria Math"/>
                          <w:sz w:val="18"/>
                          <w:szCs w:val="18"/>
                        </w:rPr>
                        <m:t>+</m:t>
                      </w:ins>
                    </m:r>
                  </m:e>
                </m:func>
              </m:e>
              <m:e>
                <m:r>
                  <w:ins w:id="4727" w:author="jonathan pritchard" w:date="2025-01-17T16:52:00Z" w16du:dateUtc="2025-01-17T16:52:00Z">
                    <w:rPr>
                      <w:rFonts w:ascii="Cambria Math" w:eastAsiaTheme="minorEastAsia" w:hAnsi="Cambria Math"/>
                      <w:sz w:val="18"/>
                      <w:szCs w:val="18"/>
                    </w:rPr>
                    <m:t>6.57187270×</m:t>
                  </w:ins>
                </m:r>
                <m:sSup>
                  <m:sSupPr>
                    <m:ctrlPr>
                      <w:ins w:id="4728" w:author="jonathan pritchard" w:date="2025-01-17T16:52:00Z" w16du:dateUtc="2025-01-17T16:52:00Z">
                        <w:rPr>
                          <w:rFonts w:ascii="Cambria Math" w:eastAsiaTheme="minorEastAsia" w:hAnsi="Cambria Math"/>
                          <w:i/>
                          <w:sz w:val="18"/>
                          <w:szCs w:val="18"/>
                        </w:rPr>
                      </w:ins>
                    </m:ctrlPr>
                  </m:sSupPr>
                  <m:e>
                    <m:r>
                      <w:ins w:id="4729" w:author="jonathan pritchard" w:date="2025-01-17T16:52:00Z" w16du:dateUtc="2025-01-17T16:52:00Z">
                        <w:rPr>
                          <w:rFonts w:ascii="Cambria Math" w:eastAsiaTheme="minorEastAsia" w:hAnsi="Cambria Math"/>
                          <w:sz w:val="18"/>
                          <w:szCs w:val="18"/>
                        </w:rPr>
                        <m:t>10</m:t>
                      </w:ins>
                    </m:r>
                  </m:e>
                  <m:sup>
                    <m:r>
                      <w:ins w:id="4730" w:author="jonathan pritchard" w:date="2025-01-17T16:52:00Z" w16du:dateUtc="2025-01-17T16:52:00Z">
                        <w:rPr>
                          <w:rFonts w:ascii="Cambria Math" w:eastAsiaTheme="minorEastAsia" w:hAnsi="Cambria Math"/>
                          <w:sz w:val="18"/>
                          <w:szCs w:val="18"/>
                        </w:rPr>
                        <m:t>-6</m:t>
                      </w:ins>
                    </m:r>
                  </m:sup>
                </m:sSup>
                <m:func>
                  <m:funcPr>
                    <m:ctrlPr>
                      <w:ins w:id="4731" w:author="jonathan pritchard" w:date="2025-01-17T16:52:00Z" w16du:dateUtc="2025-01-17T16:52:00Z">
                        <w:rPr>
                          <w:rFonts w:ascii="Cambria Math" w:eastAsiaTheme="minorEastAsia" w:hAnsi="Cambria Math"/>
                          <w:i/>
                          <w:sz w:val="18"/>
                          <w:szCs w:val="18"/>
                        </w:rPr>
                      </w:ins>
                    </m:ctrlPr>
                  </m:funcPr>
                  <m:fName>
                    <m:r>
                      <w:ins w:id="4732" w:author="jonathan pritchard" w:date="2025-01-17T16:52:00Z" w16du:dateUtc="2025-01-17T16:52:00Z">
                        <m:rPr>
                          <m:sty m:val="p"/>
                        </m:rPr>
                        <w:rPr>
                          <w:rFonts w:ascii="Cambria Math" w:hAnsi="Cambria Math"/>
                          <w:sz w:val="18"/>
                          <w:szCs w:val="18"/>
                        </w:rPr>
                        <m:t>sin</m:t>
                      </w:ins>
                    </m:r>
                  </m:fName>
                  <m:e>
                    <m:d>
                      <m:dPr>
                        <m:ctrlPr>
                          <w:ins w:id="4733" w:author="jonathan pritchard" w:date="2025-01-17T16:52:00Z" w16du:dateUtc="2025-01-17T16:52:00Z">
                            <w:rPr>
                              <w:rFonts w:ascii="Cambria Math" w:eastAsiaTheme="minorEastAsia" w:hAnsi="Cambria Math"/>
                              <w:i/>
                              <w:sz w:val="18"/>
                              <w:szCs w:val="18"/>
                            </w:rPr>
                          </w:ins>
                        </m:ctrlPr>
                      </m:dPr>
                      <m:e>
                        <m:r>
                          <w:ins w:id="4734" w:author="jonathan pritchard" w:date="2025-01-17T16:52:00Z" w16du:dateUtc="2025-01-17T16:52:00Z">
                            <w:rPr>
                              <w:rFonts w:ascii="Cambria Math" w:eastAsiaTheme="minorEastAsia" w:hAnsi="Cambria Math"/>
                              <w:sz w:val="18"/>
                              <w:szCs w:val="18"/>
                            </w:rPr>
                            <m:t>4χ</m:t>
                          </w:ins>
                        </m:r>
                      </m:e>
                    </m:d>
                    <m:r>
                      <w:ins w:id="4735" w:author="jonathan pritchard" w:date="2025-01-17T16:52:00Z" w16du:dateUtc="2025-01-17T16:52:00Z">
                        <w:rPr>
                          <w:rFonts w:ascii="Cambria Math" w:eastAsiaTheme="minorEastAsia" w:hAnsi="Cambria Math"/>
                          <w:sz w:val="18"/>
                          <w:szCs w:val="18"/>
                        </w:rPr>
                        <m:t>+</m:t>
                      </w:ins>
                    </m:r>
                  </m:e>
                </m:func>
                <m:ctrlPr>
                  <w:ins w:id="4736" w:author="jonathan pritchard" w:date="2025-01-17T16:52:00Z" w16du:dateUtc="2025-01-17T16:52:00Z">
                    <w:rPr>
                      <w:rFonts w:ascii="Cambria Math" w:eastAsia="Cambria Math" w:hAnsi="Cambria Math" w:cs="Cambria Math"/>
                      <w:i/>
                      <w:sz w:val="18"/>
                      <w:szCs w:val="18"/>
                    </w:rPr>
                  </w:ins>
                </m:ctrlPr>
              </m:e>
              <m:e>
                <m:r>
                  <w:ins w:id="4737" w:author="jonathan pritchard" w:date="2025-01-17T16:52:00Z" w16du:dateUtc="2025-01-17T16:52:00Z">
                    <w:rPr>
                      <w:rFonts w:ascii="Cambria Math" w:eastAsiaTheme="minorEastAsia" w:hAnsi="Cambria Math"/>
                      <w:sz w:val="18"/>
                      <w:szCs w:val="18"/>
                    </w:rPr>
                    <m:t>1.76456433×</m:t>
                  </w:ins>
                </m:r>
                <m:sSup>
                  <m:sSupPr>
                    <m:ctrlPr>
                      <w:ins w:id="4738" w:author="jonathan pritchard" w:date="2025-01-17T16:52:00Z" w16du:dateUtc="2025-01-17T16:52:00Z">
                        <w:rPr>
                          <w:rFonts w:ascii="Cambria Math" w:eastAsiaTheme="minorEastAsia" w:hAnsi="Cambria Math"/>
                          <w:i/>
                          <w:sz w:val="18"/>
                          <w:szCs w:val="18"/>
                        </w:rPr>
                      </w:ins>
                    </m:ctrlPr>
                  </m:sSupPr>
                  <m:e>
                    <m:r>
                      <w:ins w:id="4739" w:author="jonathan pritchard" w:date="2025-01-17T16:52:00Z" w16du:dateUtc="2025-01-17T16:52:00Z">
                        <w:rPr>
                          <w:rFonts w:ascii="Cambria Math" w:eastAsiaTheme="minorEastAsia" w:hAnsi="Cambria Math"/>
                          <w:sz w:val="18"/>
                          <w:szCs w:val="18"/>
                        </w:rPr>
                        <m:t>10</m:t>
                      </w:ins>
                    </m:r>
                  </m:e>
                  <m:sup>
                    <m:r>
                      <w:ins w:id="4740" w:author="jonathan pritchard" w:date="2025-01-17T16:52:00Z" w16du:dateUtc="2025-01-17T16:52:00Z">
                        <w:rPr>
                          <w:rFonts w:ascii="Cambria Math" w:eastAsiaTheme="minorEastAsia" w:hAnsi="Cambria Math"/>
                          <w:sz w:val="18"/>
                          <w:szCs w:val="18"/>
                        </w:rPr>
                        <m:t>-8</m:t>
                      </w:ins>
                    </m:r>
                  </m:sup>
                </m:sSup>
                <m:func>
                  <m:funcPr>
                    <m:ctrlPr>
                      <w:ins w:id="4741" w:author="jonathan pritchard" w:date="2025-01-17T16:52:00Z" w16du:dateUtc="2025-01-17T16:52:00Z">
                        <w:rPr>
                          <w:rFonts w:ascii="Cambria Math" w:eastAsiaTheme="minorEastAsia" w:hAnsi="Cambria Math"/>
                          <w:i/>
                          <w:sz w:val="18"/>
                          <w:szCs w:val="18"/>
                        </w:rPr>
                      </w:ins>
                    </m:ctrlPr>
                  </m:funcPr>
                  <m:fName>
                    <m:r>
                      <w:ins w:id="4742" w:author="jonathan pritchard" w:date="2025-01-17T16:52:00Z" w16du:dateUtc="2025-01-17T16:52:00Z">
                        <m:rPr>
                          <m:sty m:val="p"/>
                        </m:rPr>
                        <w:rPr>
                          <w:rFonts w:ascii="Cambria Math" w:hAnsi="Cambria Math"/>
                          <w:sz w:val="18"/>
                          <w:szCs w:val="18"/>
                        </w:rPr>
                        <m:t>sin</m:t>
                      </w:ins>
                    </m:r>
                  </m:fName>
                  <m:e>
                    <m:d>
                      <m:dPr>
                        <m:ctrlPr>
                          <w:ins w:id="4743" w:author="jonathan pritchard" w:date="2025-01-17T16:52:00Z" w16du:dateUtc="2025-01-17T16:52:00Z">
                            <w:rPr>
                              <w:rFonts w:ascii="Cambria Math" w:eastAsiaTheme="minorEastAsia" w:hAnsi="Cambria Math"/>
                              <w:i/>
                              <w:sz w:val="18"/>
                              <w:szCs w:val="18"/>
                            </w:rPr>
                          </w:ins>
                        </m:ctrlPr>
                      </m:dPr>
                      <m:e>
                        <m:r>
                          <w:ins w:id="4744" w:author="jonathan pritchard" w:date="2025-01-17T16:52:00Z" w16du:dateUtc="2025-01-17T16:52:00Z">
                            <w:rPr>
                              <w:rFonts w:ascii="Cambria Math" w:eastAsiaTheme="minorEastAsia" w:hAnsi="Cambria Math"/>
                              <w:sz w:val="18"/>
                              <w:szCs w:val="18"/>
                            </w:rPr>
                            <m:t>6χ</m:t>
                          </w:ins>
                        </m:r>
                      </m:e>
                    </m:d>
                    <m:r>
                      <w:ins w:id="4745" w:author="jonathan pritchard" w:date="2025-01-17T16:52:00Z" w16du:dateUtc="2025-01-17T16:52:00Z">
                        <w:rPr>
                          <w:rFonts w:ascii="Cambria Math" w:eastAsiaTheme="minorEastAsia" w:hAnsi="Cambria Math"/>
                          <w:sz w:val="18"/>
                          <w:szCs w:val="18"/>
                        </w:rPr>
                        <m:t>+</m:t>
                      </w:ins>
                    </m:r>
                  </m:e>
                </m:func>
                <m:ctrlPr>
                  <w:ins w:id="4746" w:author="jonathan pritchard" w:date="2025-01-17T16:52:00Z" w16du:dateUtc="2025-01-17T16:52:00Z">
                    <w:rPr>
                      <w:rFonts w:ascii="Cambria Math" w:eastAsia="Cambria Math" w:hAnsi="Cambria Math" w:cs="Cambria Math"/>
                      <w:i/>
                      <w:sz w:val="18"/>
                      <w:szCs w:val="18"/>
                    </w:rPr>
                  </w:ins>
                </m:ctrlPr>
              </m:e>
              <m:e>
                <m:r>
                  <w:ins w:id="4747" w:author="jonathan pritchard" w:date="2025-01-17T16:52:00Z" w16du:dateUtc="2025-01-17T16:52:00Z">
                    <w:rPr>
                      <w:rFonts w:ascii="Cambria Math" w:eastAsiaTheme="minorEastAsia" w:hAnsi="Cambria Math"/>
                      <w:sz w:val="18"/>
                      <w:szCs w:val="18"/>
                    </w:rPr>
                    <m:t>5.32847842×</m:t>
                  </w:ins>
                </m:r>
                <m:sSup>
                  <m:sSupPr>
                    <m:ctrlPr>
                      <w:ins w:id="4748" w:author="jonathan pritchard" w:date="2025-01-17T16:52:00Z" w16du:dateUtc="2025-01-17T16:52:00Z">
                        <w:rPr>
                          <w:rFonts w:ascii="Cambria Math" w:eastAsiaTheme="minorEastAsia" w:hAnsi="Cambria Math"/>
                          <w:i/>
                          <w:sz w:val="18"/>
                          <w:szCs w:val="18"/>
                        </w:rPr>
                      </w:ins>
                    </m:ctrlPr>
                  </m:sSupPr>
                  <m:e>
                    <m:r>
                      <w:ins w:id="4749" w:author="jonathan pritchard" w:date="2025-01-17T16:52:00Z" w16du:dateUtc="2025-01-17T16:52:00Z">
                        <w:rPr>
                          <w:rFonts w:ascii="Cambria Math" w:eastAsiaTheme="minorEastAsia" w:hAnsi="Cambria Math"/>
                          <w:sz w:val="18"/>
                          <w:szCs w:val="18"/>
                        </w:rPr>
                        <m:t>10</m:t>
                      </w:ins>
                    </m:r>
                  </m:e>
                  <m:sup>
                    <m:r>
                      <w:ins w:id="4750" w:author="jonathan pritchard" w:date="2025-01-17T16:52:00Z" w16du:dateUtc="2025-01-17T16:52:00Z">
                        <w:rPr>
                          <w:rFonts w:ascii="Cambria Math" w:eastAsiaTheme="minorEastAsia" w:hAnsi="Cambria Math"/>
                          <w:sz w:val="18"/>
                          <w:szCs w:val="18"/>
                        </w:rPr>
                        <m:t>-11</m:t>
                      </w:ins>
                    </m:r>
                  </m:sup>
                </m:sSup>
                <m:func>
                  <m:funcPr>
                    <m:ctrlPr>
                      <w:ins w:id="4751" w:author="jonathan pritchard" w:date="2025-01-17T16:52:00Z" w16du:dateUtc="2025-01-17T16:52:00Z">
                        <w:rPr>
                          <w:rFonts w:ascii="Cambria Math" w:eastAsiaTheme="minorEastAsia" w:hAnsi="Cambria Math"/>
                          <w:i/>
                          <w:sz w:val="18"/>
                          <w:szCs w:val="18"/>
                        </w:rPr>
                      </w:ins>
                    </m:ctrlPr>
                  </m:funcPr>
                  <m:fName>
                    <m:r>
                      <w:ins w:id="4752" w:author="jonathan pritchard" w:date="2025-01-17T16:52:00Z" w16du:dateUtc="2025-01-17T16:52:00Z">
                        <m:rPr>
                          <m:sty m:val="p"/>
                        </m:rPr>
                        <w:rPr>
                          <w:rFonts w:ascii="Cambria Math" w:hAnsi="Cambria Math"/>
                          <w:sz w:val="18"/>
                          <w:szCs w:val="18"/>
                        </w:rPr>
                        <m:t>sin</m:t>
                      </w:ins>
                    </m:r>
                  </m:fName>
                  <m:e>
                    <m:d>
                      <m:dPr>
                        <m:ctrlPr>
                          <w:ins w:id="4753" w:author="jonathan pritchard" w:date="2025-01-17T16:52:00Z" w16du:dateUtc="2025-01-17T16:52:00Z">
                            <w:rPr>
                              <w:rFonts w:ascii="Cambria Math" w:eastAsiaTheme="minorEastAsia" w:hAnsi="Cambria Math"/>
                              <w:i/>
                              <w:sz w:val="18"/>
                              <w:szCs w:val="18"/>
                            </w:rPr>
                          </w:ins>
                        </m:ctrlPr>
                      </m:dPr>
                      <m:e>
                        <m:r>
                          <w:ins w:id="4754"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4755"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4756" w:author="jonathan pritchard" w:date="2025-01-17T16:52:00Z" w16du:dateUtc="2025-01-17T16:52:00Z"/>
          <w:rFonts w:eastAsiaTheme="minorEastAsia"/>
        </w:rPr>
      </w:pPr>
      <w:ins w:id="4757"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4758" w:author="jonathan pritchard" w:date="2025-01-17T16:52:00Z" w16du:dateUtc="2025-01-17T16:52:00Z"/>
          <w:rFonts w:eastAsiaTheme="minorEastAsia"/>
        </w:rPr>
      </w:pPr>
      <w:ins w:id="4759" w:author="jonathan pritchard" w:date="2025-01-17T16:52:00Z" w16du:dateUtc="2025-01-17T16:52:00Z">
        <w:r>
          <w:t xml:space="preserve">if </w:t>
        </w:r>
      </w:ins>
      <m:oMath>
        <m:r>
          <w:ins w:id="4760" w:author="jonathan pritchard" w:date="2025-01-17T16:52:00Z" w16du:dateUtc="2025-01-17T16:52:00Z">
            <w:rPr>
              <w:rFonts w:ascii="Cambria Math" w:eastAsiaTheme="minorEastAsia" w:hAnsi="Cambria Math"/>
            </w:rPr>
            <m:t>E</m:t>
          </w:ins>
        </m:r>
      </m:oMath>
      <w:ins w:id="4761"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4762"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4763" w:author="jonathan pritchard" w:date="2025-01-17T16:52:00Z" w16du:dateUtc="2025-01-17T16:52:00Z"/>
          <w:rFonts w:eastAsiaTheme="minorEastAsia"/>
        </w:rPr>
      </w:pPr>
      <w:ins w:id="4764" w:author="jonathan pritchard" w:date="2025-01-17T16:52:00Z" w16du:dateUtc="2025-01-17T16:52:00Z">
        <w:r w:rsidRPr="00544E4A">
          <w:rPr>
            <w:rFonts w:eastAsiaTheme="minorEastAsia"/>
          </w:rPr>
          <w:t>else</w:t>
        </w:r>
        <w:r>
          <w:rPr>
            <w:rFonts w:eastAsiaTheme="minorEastAsia"/>
          </w:rPr>
          <w:t xml:space="preserve">, </w:t>
        </w:r>
      </w:ins>
      <m:oMath>
        <m:r>
          <w:ins w:id="4765" w:author="jonathan pritchard" w:date="2025-01-17T16:52:00Z" w16du:dateUtc="2025-01-17T16:52:00Z">
            <w:rPr>
              <w:rFonts w:ascii="Cambria Math" w:hAnsi="Cambria Math"/>
            </w:rPr>
            <m:t>λ=</m:t>
          </w:ins>
        </m:r>
        <m:func>
          <m:funcPr>
            <m:ctrlPr>
              <w:ins w:id="4766" w:author="jonathan pritchard" w:date="2025-01-17T16:52:00Z" w16du:dateUtc="2025-01-17T16:52:00Z">
                <w:rPr>
                  <w:rFonts w:ascii="Cambria Math" w:hAnsi="Cambria Math"/>
                  <w:i/>
                </w:rPr>
              </w:ins>
            </m:ctrlPr>
          </m:funcPr>
          <m:fName>
            <m:d>
              <m:dPr>
                <m:ctrlPr>
                  <w:ins w:id="4767" w:author="jonathan pritchard" w:date="2025-01-17T16:52:00Z" w16du:dateUtc="2025-01-17T16:52:00Z">
                    <w:rPr>
                      <w:rFonts w:ascii="Cambria Math" w:hAnsi="Cambria Math"/>
                      <w:i/>
                    </w:rPr>
                  </w:ins>
                </m:ctrlPr>
              </m:dPr>
              <m:e>
                <m:f>
                  <m:fPr>
                    <m:ctrlPr>
                      <w:ins w:id="4768" w:author="jonathan pritchard" w:date="2025-01-17T16:52:00Z" w16du:dateUtc="2025-01-17T16:52:00Z">
                        <w:rPr>
                          <w:rFonts w:ascii="Cambria Math" w:hAnsi="Cambria Math"/>
                          <w:i/>
                        </w:rPr>
                      </w:ins>
                    </m:ctrlPr>
                  </m:fPr>
                  <m:num>
                    <m:r>
                      <w:ins w:id="4769" w:author="jonathan pritchard" w:date="2025-01-17T16:52:00Z" w16du:dateUtc="2025-01-17T16:52:00Z">
                        <w:rPr>
                          <w:rFonts w:ascii="Cambria Math" w:hAnsi="Cambria Math"/>
                        </w:rPr>
                        <m:t>180</m:t>
                      </w:ins>
                    </m:r>
                  </m:num>
                  <m:den>
                    <m:r>
                      <w:ins w:id="4770" w:author="jonathan pritchard" w:date="2025-01-17T16:52:00Z" w16du:dateUtc="2025-01-17T16:52:00Z">
                        <w:rPr>
                          <w:rFonts w:ascii="Cambria Math" w:hAnsi="Cambria Math"/>
                        </w:rPr>
                        <m:t>π</m:t>
                      </w:ins>
                    </m:r>
                  </m:den>
                </m:f>
              </m:e>
            </m:d>
            <m:r>
              <w:ins w:id="4771" w:author="jonathan pritchard" w:date="2025-01-17T16:52:00Z" w16du:dateUtc="2025-01-17T16:52:00Z">
                <m:rPr>
                  <m:sty m:val="p"/>
                </m:rPr>
                <w:rPr>
                  <w:rFonts w:ascii="Cambria Math" w:hAnsi="Cambria Math"/>
                </w:rPr>
                <m:t>atan2</m:t>
              </w:ins>
            </m:r>
          </m:fName>
          <m:e>
            <m:d>
              <m:dPr>
                <m:begChr m:val="["/>
                <m:endChr m:val="]"/>
                <m:ctrlPr>
                  <w:ins w:id="4772" w:author="jonathan pritchard" w:date="2025-01-17T16:52:00Z" w16du:dateUtc="2025-01-17T16:52:00Z">
                    <w:rPr>
                      <w:rFonts w:ascii="Cambria Math" w:hAnsi="Cambria Math"/>
                      <w:i/>
                    </w:rPr>
                  </w:ins>
                </m:ctrlPr>
              </m:dPr>
              <m:e>
                <m:d>
                  <m:dPr>
                    <m:ctrlPr>
                      <w:ins w:id="4773" w:author="jonathan pritchard" w:date="2025-01-17T16:52:00Z" w16du:dateUtc="2025-01-17T16:52:00Z">
                        <w:rPr>
                          <w:rFonts w:ascii="Cambria Math" w:hAnsi="Cambria Math"/>
                          <w:i/>
                        </w:rPr>
                      </w:ins>
                    </m:ctrlPr>
                  </m:dPr>
                  <m:e>
                    <m:r>
                      <w:ins w:id="4774" w:author="jonathan pritchard" w:date="2025-01-17T16:52:00Z" w16du:dateUtc="2025-01-17T16:52:00Z">
                        <w:rPr>
                          <w:rFonts w:ascii="Cambria Math" w:hAnsi="Cambria Math"/>
                        </w:rPr>
                        <m:t>E-2000000</m:t>
                      </w:ins>
                    </m:r>
                  </m:e>
                </m:d>
                <m:r>
                  <w:ins w:id="4775" w:author="jonathan pritchard" w:date="2025-01-17T16:52:00Z" w16du:dateUtc="2025-01-17T16:52:00Z">
                    <w:rPr>
                      <w:rFonts w:ascii="Cambria Math" w:hAnsi="Cambria Math"/>
                    </w:rPr>
                    <m:t>,</m:t>
                  </w:ins>
                </m:r>
                <m:d>
                  <m:dPr>
                    <m:ctrlPr>
                      <w:ins w:id="4776" w:author="jonathan pritchard" w:date="2025-01-17T16:52:00Z" w16du:dateUtc="2025-01-17T16:52:00Z">
                        <w:rPr>
                          <w:rFonts w:ascii="Cambria Math" w:hAnsi="Cambria Math"/>
                          <w:i/>
                        </w:rPr>
                      </w:ins>
                    </m:ctrlPr>
                  </m:dPr>
                  <m:e>
                    <m:r>
                      <w:ins w:id="4777" w:author="jonathan pritchard" w:date="2025-01-17T16:52:00Z" w16du:dateUtc="2025-01-17T16:52:00Z">
                        <w:rPr>
                          <w:rFonts w:ascii="Cambria Math" w:hAnsi="Cambria Math"/>
                        </w:rPr>
                        <m:t>N-2000000</m:t>
                      </w:ins>
                    </m:r>
                  </m:e>
                </m:d>
              </m:e>
            </m:d>
          </m:e>
        </m:func>
      </m:oMath>
      <w:ins w:id="4778"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4779"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4780" w:author="jonathan pritchard" w:date="2025-01-17T16:52:00Z" w16du:dateUtc="2025-01-17T16:52:00Z"/>
        </w:rPr>
        <w:pPrChange w:id="4781" w:author="jonathan pritchard" w:date="2025-01-17T16:53:00Z" w16du:dateUtc="2025-01-17T16:53:00Z">
          <w:pPr>
            <w:pStyle w:val="Heading1"/>
            <w:ind w:left="360" w:hanging="360"/>
          </w:pPr>
        </w:pPrChange>
      </w:pPr>
      <w:bookmarkStart w:id="4782" w:name="_Toc188950576"/>
      <w:ins w:id="4783" w:author="jonathan pritchard" w:date="2025-01-17T16:52:00Z" w16du:dateUtc="2025-01-17T16:52:00Z">
        <w:r>
          <w:t>References</w:t>
        </w:r>
        <w:bookmarkEnd w:id="4782"/>
      </w:ins>
    </w:p>
    <w:p w14:paraId="7CDBDE4E" w14:textId="77777777" w:rsidR="00F13E78" w:rsidRDefault="00F13E78" w:rsidP="00F13E78">
      <w:pPr>
        <w:pStyle w:val="ListParagraph"/>
        <w:numPr>
          <w:ilvl w:val="0"/>
          <w:numId w:val="164"/>
        </w:numPr>
        <w:contextualSpacing/>
        <w:rPr>
          <w:ins w:id="4784" w:author="jonathan pritchard" w:date="2025-01-17T16:52:00Z" w16du:dateUtc="2025-01-17T16:52:00Z"/>
        </w:rPr>
      </w:pPr>
      <w:bookmarkStart w:id="4785" w:name="_Ref184814621"/>
      <w:ins w:id="4786"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4785"/>
        <w:r w:rsidRPr="00585857">
          <w:t xml:space="preserve"> </w:t>
        </w:r>
      </w:ins>
    </w:p>
    <w:p w14:paraId="19EC3E90" w14:textId="77777777" w:rsidR="00F13E78" w:rsidRDefault="00F13E78" w:rsidP="00F13E78">
      <w:pPr>
        <w:pStyle w:val="ListParagraph"/>
        <w:numPr>
          <w:ilvl w:val="0"/>
          <w:numId w:val="164"/>
        </w:numPr>
        <w:contextualSpacing/>
        <w:rPr>
          <w:ins w:id="4787" w:author="jonathan pritchard" w:date="2025-01-17T16:52:00Z" w16du:dateUtc="2025-01-17T16:52:00Z"/>
        </w:rPr>
      </w:pPr>
      <w:bookmarkStart w:id="4788" w:name="_Ref184814645"/>
      <w:ins w:id="4789" w:author="jonathan pritchard" w:date="2025-01-17T16:52:00Z" w16du:dateUtc="2025-01-17T16:52:00Z">
        <w:r>
          <w:t>IOGP Report 373-07-02 “Coordinate conversions and transformations including formulas” v. 68, August 2024, https://epsg.org/guidance-notes.html, p. 7</w:t>
        </w:r>
        <w:bookmarkEnd w:id="4788"/>
      </w:ins>
    </w:p>
    <w:p w14:paraId="1728E744" w14:textId="77777777" w:rsidR="00F13E78" w:rsidRDefault="00F13E78" w:rsidP="00F13E78">
      <w:pPr>
        <w:pStyle w:val="ListParagraph"/>
        <w:numPr>
          <w:ilvl w:val="0"/>
          <w:numId w:val="164"/>
        </w:numPr>
        <w:contextualSpacing/>
        <w:rPr>
          <w:ins w:id="4790" w:author="jonathan pritchard" w:date="2025-01-17T16:52:00Z" w16du:dateUtc="2025-01-17T16:52:00Z"/>
        </w:rPr>
      </w:pPr>
      <w:bookmarkStart w:id="4791" w:name="_Ref184814718"/>
      <w:ins w:id="4792" w:author="jonathan pritchard" w:date="2025-01-17T16:52:00Z" w16du:dateUtc="2025-01-17T16:52:00Z">
        <w:r>
          <w:t>IOGP Report 373-07-02, p. 60</w:t>
        </w:r>
        <w:bookmarkEnd w:id="4791"/>
      </w:ins>
    </w:p>
    <w:p w14:paraId="173CE416" w14:textId="77777777" w:rsidR="00F13E78" w:rsidRDefault="00F13E78" w:rsidP="00F13E78">
      <w:pPr>
        <w:pStyle w:val="ListParagraph"/>
        <w:numPr>
          <w:ilvl w:val="0"/>
          <w:numId w:val="164"/>
        </w:numPr>
        <w:contextualSpacing/>
        <w:rPr>
          <w:ins w:id="4793" w:author="jonathan pritchard" w:date="2025-01-17T16:52:00Z" w16du:dateUtc="2025-01-17T16:52:00Z"/>
        </w:rPr>
      </w:pPr>
      <w:bookmarkStart w:id="4794" w:name="_Ref184814728"/>
      <w:ins w:id="4795" w:author="jonathan pritchard" w:date="2025-01-17T16:52:00Z" w16du:dateUtc="2025-01-17T16:52:00Z">
        <w:r>
          <w:t>IOGP Report 373-07-02, p. 61</w:t>
        </w:r>
        <w:bookmarkEnd w:id="4794"/>
      </w:ins>
    </w:p>
    <w:p w14:paraId="1606E54E" w14:textId="77777777" w:rsidR="00F13E78" w:rsidRDefault="00F13E78" w:rsidP="00F13E78">
      <w:pPr>
        <w:pStyle w:val="ListParagraph"/>
        <w:numPr>
          <w:ilvl w:val="0"/>
          <w:numId w:val="164"/>
        </w:numPr>
        <w:contextualSpacing/>
        <w:rPr>
          <w:ins w:id="4796" w:author="jonathan pritchard" w:date="2025-01-17T16:52:00Z" w16du:dateUtc="2025-01-17T16:52:00Z"/>
        </w:rPr>
      </w:pPr>
      <w:bookmarkStart w:id="4797" w:name="_Ref184814844"/>
      <w:ins w:id="4798" w:author="jonathan pritchard" w:date="2025-01-17T16:52:00Z" w16du:dateUtc="2025-01-17T16:52:00Z">
        <w:r>
          <w:t>IOGP Report 373-07-02, p. 84</w:t>
        </w:r>
        <w:bookmarkEnd w:id="4797"/>
      </w:ins>
    </w:p>
    <w:p w14:paraId="2197957D" w14:textId="77777777" w:rsidR="00F13E78" w:rsidRDefault="00F13E78" w:rsidP="00F13E78">
      <w:pPr>
        <w:rPr>
          <w:ins w:id="4799" w:author="jonathan pritchard" w:date="2025-01-17T16:52:00Z" w16du:dateUtc="2025-01-17T16:52:00Z"/>
        </w:rPr>
      </w:pPr>
    </w:p>
    <w:p w14:paraId="4F4EA012" w14:textId="77777777" w:rsidR="00F13E78" w:rsidRDefault="00F13E78" w:rsidP="00F13E78">
      <w:pPr>
        <w:rPr>
          <w:ins w:id="4800" w:author="jonathan pritchard" w:date="2025-01-17T16:52:00Z" w16du:dateUtc="2025-01-17T16:52:00Z"/>
        </w:rPr>
      </w:pPr>
    </w:p>
    <w:p w14:paraId="165FAD35" w14:textId="77777777" w:rsidR="00F13E78" w:rsidRPr="00C52FBD" w:rsidRDefault="00F13E78" w:rsidP="00F13E78">
      <w:pPr>
        <w:rPr>
          <w:ins w:id="4801" w:author="jonathan pritchard" w:date="2025-01-17T16:52:00Z" w16du:dateUtc="2025-01-17T16:52:00Z"/>
        </w:rPr>
      </w:pPr>
    </w:p>
    <w:p w14:paraId="520BD61A" w14:textId="77777777" w:rsidR="00D343CC" w:rsidRDefault="00D343CC" w:rsidP="00E85AE1">
      <w:pPr>
        <w:spacing w:after="120" w:line="240" w:lineRule="auto"/>
        <w:jc w:val="both"/>
        <w:rPr>
          <w:ins w:id="4802"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06"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584"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585"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586"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626" w:author="jonathan pritchard" w:date="2024-09-17T09:34:00Z" w:initials="jp">
    <w:p w14:paraId="3AA08E59" w14:textId="5ECE9DD5" w:rsidR="00411E72" w:rsidRDefault="00411E72" w:rsidP="00411E72">
      <w:pPr>
        <w:pStyle w:val="CommentText"/>
      </w:pPr>
      <w:r>
        <w:rPr>
          <w:rStyle w:val="CommentReference"/>
        </w:rPr>
        <w:annotationRef/>
      </w:r>
      <w:r>
        <w:t>SM19</w:t>
      </w:r>
    </w:p>
  </w:comment>
  <w:comment w:id="637"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638"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745"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738"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739"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740"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741"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823"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824"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881"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1022"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1023"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1024"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1046"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1047"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1103"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1104"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1105"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1106"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1141"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1156"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1157"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1158"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1159"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1301"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307"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357"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381"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382"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416"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414"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415"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421"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426"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427"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468"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470"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501"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511" w:author="jonathan pritchard" w:date="2023-10-19T13:37:00Z" w:initials="jp">
    <w:p w14:paraId="6848C7C0" w14:textId="3528A96F" w:rsidR="00E27B73" w:rsidRPr="00237F07" w:rsidRDefault="00E27B73" w:rsidP="000C2F8F">
      <w:pPr>
        <w:pStyle w:val="CommentText"/>
      </w:pPr>
      <w:r w:rsidRPr="00237F07">
        <w:rPr>
          <w:rStyle w:val="CommentReference"/>
          <w:lang w:val="en-GB"/>
        </w:rPr>
        <w:annotationRef/>
      </w:r>
      <w:r w:rsidRPr="00237F07">
        <w:t>Proposal.</w:t>
      </w:r>
    </w:p>
  </w:comment>
  <w:comment w:id="1512"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552"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553"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554"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589"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590"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591"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647"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648"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649"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679"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680"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681"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2149"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150"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151"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223"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224"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229"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238"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239"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240"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241"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242"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243"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250"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255"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271"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272"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273"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275"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276"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277"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278"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279"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280"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281"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292"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296"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297"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294"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325"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341"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357"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382"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383"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393"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394"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395"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450"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2477"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501"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694"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2872" w:author="jonathan pritchard" w:date="2025-01-20T13:47:00Z" w:initials="jp">
    <w:p w14:paraId="1B097680" w14:textId="77777777" w:rsidR="001A6CA4" w:rsidRDefault="001A6CA4" w:rsidP="001A6CA4">
      <w:pPr>
        <w:pStyle w:val="CommentText"/>
      </w:pPr>
      <w:r>
        <w:rPr>
          <w:rStyle w:val="CommentReference"/>
        </w:rPr>
        <w:annotationRef/>
      </w:r>
      <w:r>
        <w:t>The Update Status Reports deal with this, not SSE codes.</w:t>
      </w:r>
    </w:p>
  </w:comment>
  <w:comment w:id="2974"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975"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3008"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3022"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3101"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3102"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3103"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3104"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3133"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3205"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3254"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3268"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3269"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3306"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3366"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3387"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3406" w:author="jonathan pritchard" w:date="2025-01-23T15:46:00Z" w:initials="jp">
    <w:p w14:paraId="3459EE88" w14:textId="77777777" w:rsidR="002222FC" w:rsidRDefault="002222FC" w:rsidP="002222FC">
      <w:pPr>
        <w:pStyle w:val="CommentText"/>
      </w:pPr>
      <w:r>
        <w:rPr>
          <w:rStyle w:val="CommentReference"/>
        </w:rPr>
        <w:annotationRef/>
      </w:r>
      <w:r>
        <w:t>Single list...</w:t>
      </w:r>
    </w:p>
  </w:comment>
  <w:comment w:id="3412" w:author="jonathan pritchard" w:date="2024-11-25T11:16:00Z" w:initials="jp">
    <w:p w14:paraId="1ECF6919" w14:textId="66D364CC"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4694BB93" w15:done="0"/>
  <w15:commentEx w15:paraId="5F58018F" w15:paraIdParent="4694BB93" w15:done="0"/>
  <w15:commentEx w15:paraId="521EDBBA" w15:done="0"/>
  <w15:commentEx w15:paraId="3AA08E59" w15:done="0"/>
  <w15:commentEx w15:paraId="66F34E3C" w15:done="0"/>
  <w15:commentEx w15:paraId="6E30D5BC" w15:paraIdParent="66F34E3C"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318038E2" w15:done="0"/>
  <w15:commentEx w15:paraId="217FDA5D" w15:paraIdParent="318038E2" w15:done="0"/>
  <w15:commentEx w15:paraId="07D8688B" w15:done="0"/>
  <w15:commentEx w15:paraId="78583318" w15:done="0"/>
  <w15:commentEx w15:paraId="7610EDCE" w15:paraIdParent="78583318" w15:done="0"/>
  <w15:commentEx w15:paraId="76D86FA7" w15:done="0"/>
  <w15:commentEx w15:paraId="5408DB2F" w15:done="0"/>
  <w15:commentEx w15:paraId="294AD51E"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4BB8E734" w15:done="0"/>
  <w15:commentEx w15:paraId="00075996" w15:done="0"/>
  <w15:commentEx w15:paraId="34720ABD" w15:done="0"/>
  <w15:commentEx w15:paraId="57F7CD57" w15:done="0"/>
  <w15:commentEx w15:paraId="6FCC72F6" w15:paraIdParent="57F7CD57" w15:done="0"/>
  <w15:commentEx w15:paraId="345949A9" w15:done="0"/>
  <w15:commentEx w15:paraId="2363BB59" w15:done="0"/>
  <w15:commentEx w15:paraId="48D028AF" w15:paraIdParent="2363BB59" w15:done="0"/>
  <w15:commentEx w15:paraId="4C498ABA" w15:done="0"/>
  <w15:commentEx w15:paraId="6032EF19" w15:done="0"/>
  <w15:commentEx w15:paraId="68E9E579" w15:paraIdParent="6032EF19" w15:done="0"/>
  <w15:commentEx w15:paraId="6FE3D225" w15:done="0"/>
  <w15:commentEx w15:paraId="49151672" w15:done="0"/>
  <w15:commentEx w15:paraId="71CBC7FB" w15:done="0"/>
  <w15:commentEx w15:paraId="6848C7C0" w15:done="0"/>
  <w15:commentEx w15:paraId="417B0C67" w15:paraIdParent="6848C7C0" w15:done="0"/>
  <w15:commentEx w15:paraId="27BAAC75" w15:done="0"/>
  <w15:commentEx w15:paraId="28D52F70" w15:paraIdParent="27BAAC75" w15:done="0"/>
  <w15:commentEx w15:paraId="3F76C77D" w15:done="0"/>
  <w15:commentEx w15:paraId="6532C656" w15:done="0"/>
  <w15:commentEx w15:paraId="67EFCAD9" w15:paraIdParent="6532C656" w15:done="0"/>
  <w15:commentEx w15:paraId="7545DF77" w15:paraIdParent="6532C656" w15:done="0"/>
  <w15:commentEx w15:paraId="5EBDAB5C" w15:done="0"/>
  <w15:commentEx w15:paraId="48F3D24D" w15:paraIdParent="5EBDAB5C" w15:done="0"/>
  <w15:commentEx w15:paraId="3626F75F" w15:paraIdParent="5EBDAB5C" w15:done="0"/>
  <w15:commentEx w15:paraId="6949D321" w15:done="0"/>
  <w15:commentEx w15:paraId="1B24D3BE" w15:paraIdParent="6949D321" w15:done="0"/>
  <w15:commentEx w15:paraId="5AF92B07" w15:paraIdParent="6949D321" w15:done="0"/>
  <w15:commentEx w15:paraId="48EEDEB7" w15:done="0"/>
  <w15:commentEx w15:paraId="6686327D" w15:paraIdParent="48EEDEB7" w15:done="0"/>
  <w15:commentEx w15:paraId="00E2026D" w15:done="0"/>
  <w15:commentEx w15:paraId="5EA9D8EF" w15:done="0"/>
  <w15:commentEx w15:paraId="09E497C0" w15:paraIdParent="5EA9D8EF" w15:done="0"/>
  <w15:commentEx w15:paraId="435DD379"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4E1A6455" w15:done="0"/>
  <w15:commentEx w15:paraId="75EBE3D7" w15:done="0"/>
  <w15:commentEx w15:paraId="0EDC5382" w15:done="0"/>
  <w15:commentEx w15:paraId="4F315496" w15:paraIdParent="0EDC5382"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3622A93E" w15:paraIdParent="184B7A97" w15:done="0"/>
  <w15:commentEx w15:paraId="267CA808" w15:done="0"/>
  <w15:commentEx w15:paraId="143164E9" w15:done="0"/>
  <w15:commentEx w15:paraId="1B97F528" w15:done="0"/>
  <w15:commentEx w15:paraId="5F2B3C7A" w15:done="0"/>
  <w15:commentEx w15:paraId="7A4CD45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7AFAB136" w15:done="0"/>
  <w15:commentEx w15:paraId="47563D2A" w15:done="0"/>
  <w15:commentEx w15:paraId="1DFC2273" w15:done="0"/>
  <w15:commentEx w15:paraId="7753704A" w15:done="0"/>
  <w15:commentEx w15:paraId="1B097680" w15:done="0"/>
  <w15:commentEx w15:paraId="1D221B80" w15:done="0"/>
  <w15:commentEx w15:paraId="13C19F9F" w15:paraIdParent="1D221B80" w15:done="0"/>
  <w15:commentEx w15:paraId="0CD3F2C6" w15:done="0"/>
  <w15:commentEx w15:paraId="01FD8D72" w15:done="0"/>
  <w15:commentEx w15:paraId="3C9BBE01" w15:done="0"/>
  <w15:commentEx w15:paraId="76582117" w15:paraIdParent="3C9BBE01" w15:done="0"/>
  <w15:commentEx w15:paraId="77EE5B57" w15:done="0"/>
  <w15:commentEx w15:paraId="5A81909A" w15:paraIdParent="77EE5B57" w15:done="0"/>
  <w15:commentEx w15:paraId="04885628" w15:done="0"/>
  <w15:commentEx w15:paraId="4F497D26" w15:done="0"/>
  <w15:commentEx w15:paraId="3F5C4138" w15:done="0"/>
  <w15:commentEx w15:paraId="2C7A5939" w15:done="0"/>
  <w15:commentEx w15:paraId="63459073" w15:done="0"/>
  <w15:commentEx w15:paraId="72748A04" w15:done="0"/>
  <w15:commentEx w15:paraId="038E41F4" w15:done="0"/>
  <w15:commentEx w15:paraId="1DE7D49D" w15:done="0"/>
  <w15:commentEx w15:paraId="3459EE88"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3BEEDFF2" w16cex:dateUtc="2024-07-17T07:15:00Z"/>
  <w16cex:commentExtensible w16cex:durableId="3509D709" w16cex:dateUtc="2024-07-18T11:38:00Z"/>
  <w16cex:commentExtensible w16cex:durableId="05A707E9" w16cex:dateUtc="2024-07-17T14:31:00Z"/>
  <w16cex:commentExtensible w16cex:durableId="4BD17256" w16cex:dateUtc="2024-09-17T08:34:00Z"/>
  <w16cex:commentExtensible w16cex:durableId="4E5E2D57" w16cex:dateUtc="2024-09-13T12:57:00Z"/>
  <w16cex:commentExtensible w16cex:durableId="13B7215E" w16cex:dateUtc="2024-09-17T09:29: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57E0DE57" w16cex:dateUtc="2024-08-15T08:18:00Z"/>
  <w16cex:commentExtensible w16cex:durableId="6726DED6" w16cex:dateUtc="2024-10-14T01:01:00Z"/>
  <w16cex:commentExtensible w16cex:durableId="45C4B48E" w16cex:dateUtc="2024-10-03T13:49:00Z"/>
  <w16cex:commentExtensible w16cex:durableId="391D004D" w16cex:dateUtc="2024-05-29T00:58:00Z"/>
  <w16cex:commentExtensible w16cex:durableId="02438CD9" w16cex:dateUtc="2024-10-14T01:20:00Z"/>
  <w16cex:commentExtensible w16cex:durableId="3EC13B2E" w16cex:dateUtc="2024-11-13T17:28:00Z"/>
  <w16cex:commentExtensible w16cex:durableId="66213E77" w16cex:dateUtc="2024-09-17T09:10:00Z"/>
  <w16cex:commentExtensible w16cex:durableId="22FBF610" w16cex:dateUtc="2024-09-20T10:32: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5887337C" w16cex:dateUtc="2024-09-17T09:37:00Z"/>
  <w16cex:commentExtensible w16cex:durableId="2DA4DF4D" w16cex:dateUtc="2024-07-30T05:28:00Z"/>
  <w16cex:commentExtensible w16cex:durableId="5FCA27FE" w16cex:dateUtc="2024-09-17T08:43:00Z"/>
  <w16cex:commentExtensible w16cex:durableId="358189CE" w16cex:dateUtc="2024-09-17T08:45:00Z"/>
  <w16cex:commentExtensible w16cex:durableId="6F15AF41" w16cex:dateUtc="2024-10-14T03:43: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53BCE5C5" w16cex:dateUtc="2024-07-31T13:41:00Z"/>
  <w16cex:commentExtensible w16cex:durableId="5D164120" w16cex:dateUtc="2024-08-12T05:57:00Z"/>
  <w16cex:commentExtensible w16cex:durableId="55F1003D" w16cex:dateUtc="2024-10-14T03:57:00Z"/>
  <w16cex:commentExtensible w16cex:durableId="296AA29F" w16cex:dateUtc="2024-10-03T13:48:00Z"/>
  <w16cex:commentExtensible w16cex:durableId="70EA324E" w16cex:dateUtc="2024-09-17T09:42:00Z"/>
  <w16cex:commentExtensible w16cex:durableId="3AC92025" w16cex:dateUtc="2023-10-19T12:37:00Z"/>
  <w16cex:commentExtensible w16cex:durableId="2FEC41F8" w16cex:dateUtc="2024-09-13T13:23:00Z"/>
  <w16cex:commentExtensible w16cex:durableId="79323242" w16cex:dateUtc="2024-09-17T08:44:00Z"/>
  <w16cex:commentExtensible w16cex:durableId="3E236C5C" w16cex:dateUtc="2024-10-14T04:03:00Z"/>
  <w16cex:commentExtensible w16cex:durableId="77A69A97" w16cex:dateUtc="2024-07-30T05:32:00Z"/>
  <w16cex:commentExtensible w16cex:durableId="35878E02" w16cex:dateUtc="2024-05-20T16:38:00Z"/>
  <w16cex:commentExtensible w16cex:durableId="420936A7" w16cex:dateUtc="2024-07-17T07:33:00Z"/>
  <w16cex:commentExtensible w16cex:durableId="4603B9DD" w16cex:dateUtc="2024-07-17T15:33:00Z"/>
  <w16cex:commentExtensible w16cex:durableId="4421D783" w16cex:dateUtc="2024-09-18T09:18:00Z"/>
  <w16cex:commentExtensible w16cex:durableId="1261E744" w16cex:dateUtc="2024-09-18T09:24:00Z"/>
  <w16cex:commentExtensible w16cex:durableId="312EC22A" w16cex:dateUtc="2024-09-25T07:56:00Z"/>
  <w16cex:commentExtensible w16cex:durableId="10D738EE" w16cex:dateUtc="2024-09-17T09:44:00Z"/>
  <w16cex:commentExtensible w16cex:durableId="6480F3B1" w16cex:dateUtc="2024-09-18T09:37:00Z"/>
  <w16cex:commentExtensible w16cex:durableId="74613DA4" w16cex:dateUtc="2024-09-18T10:29:00Z"/>
  <w16cex:commentExtensible w16cex:durableId="09624DDB" w16cex:dateUtc="2024-09-19T08:16:00Z"/>
  <w16cex:commentExtensible w16cex:durableId="70EFBB38" w16cex:dateUtc="2024-09-19T08:19:00Z"/>
  <w16cex:commentExtensible w16cex:durableId="46C6F0AF" w16cex:dateUtc="2024-09-19T08:22:00Z"/>
  <w16cex:commentExtensible w16cex:durableId="42CCCD7D" w16cex:dateUtc="2024-09-19T11:04:00Z"/>
  <w16cex:commentExtensible w16cex:durableId="265A503E" w16cex:dateUtc="2024-09-19T12:21:00Z"/>
  <w16cex:commentExtensible w16cex:durableId="15C863AC" w16cex:dateUtc="2024-09-19T12:43: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297E7BFB" w16cex:dateUtc="2024-08-14T15:37:00Z"/>
  <w16cex:commentExtensible w16cex:durableId="1AFF464E" w16cex:dateUtc="2024-09-19T14: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2269DDFD" w16cex:dateUtc="2024-09-13T12:56:00Z"/>
  <w16cex:commentExtensible w16cex:durableId="7727EFFC" w16cex:dateUtc="2024-09-17T09:47:00Z"/>
  <w16cex:commentExtensible w16cex:durableId="31BAC585" w16cex:dateUtc="2024-05-21T08:43:00Z"/>
  <w16cex:commentExtensible w16cex:durableId="1C9919D0" w16cex:dateUtc="2024-11-20T11:07:00Z"/>
  <w16cex:commentExtensible w16cex:durableId="7ADEB5E3" w16cex:dateUtc="2025-01-20T13:47:00Z"/>
  <w16cex:commentExtensible w16cex:durableId="5D8440E3" w16cex:dateUtc="2024-05-20T15:12:00Z"/>
  <w16cex:commentExtensible w16cex:durableId="39133DAB" w16cex:dateUtc="2024-11-20T11:40:00Z"/>
  <w16cex:commentExtensible w16cex:durableId="473336CD" w16cex:dateUtc="2023-12-06T14:52:00Z"/>
  <w16cex:commentExtensible w16cex:durableId="5C6CA217" w16cex:dateUtc="2024-05-29T04:29: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3102F380" w16cex:dateUtc="2024-11-22T15:30:00Z"/>
  <w16cex:commentExtensible w16cex:durableId="1C1A2AE5" w16cex:dateUtc="2024-09-17T09:48:00Z"/>
  <w16cex:commentExtensible w16cex:durableId="6925D9DA" w16cex:dateUtc="2024-05-21T12:16: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9C1" w16cex:dateUtc="2024-09-16T16:57:00Z"/>
  <w16cex:commentExtensible w16cex:durableId="0997BF44" w16cex:dateUtc="2024-10-13T08:05:00Z"/>
  <w16cex:commentExtensible w16cex:durableId="090B126A" w16cex:dateUtc="2025-01-23T15:46: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4694BB93" w16cid:durableId="3BEEDFF2"/>
  <w16cid:commentId w16cid:paraId="5F58018F" w16cid:durableId="3509D709"/>
  <w16cid:commentId w16cid:paraId="521EDBBA" w16cid:durableId="05A707E9"/>
  <w16cid:commentId w16cid:paraId="3AA08E59" w16cid:durableId="4BD17256"/>
  <w16cid:commentId w16cid:paraId="66F34E3C" w16cid:durableId="4E5E2D57"/>
  <w16cid:commentId w16cid:paraId="6E30D5BC" w16cid:durableId="13B7215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318038E2" w16cid:durableId="57E0DE57"/>
  <w16cid:commentId w16cid:paraId="217FDA5D" w16cid:durableId="6726DED6"/>
  <w16cid:commentId w16cid:paraId="07D8688B" w16cid:durableId="45C4B48E"/>
  <w16cid:commentId w16cid:paraId="78583318" w16cid:durableId="391D004D"/>
  <w16cid:commentId w16cid:paraId="7610EDCE" w16cid:durableId="02438CD9"/>
  <w16cid:commentId w16cid:paraId="76D86FA7" w16cid:durableId="3EC13B2E"/>
  <w16cid:commentId w16cid:paraId="5408DB2F" w16cid:durableId="66213E77"/>
  <w16cid:commentId w16cid:paraId="294AD51E" w16cid:durableId="22FBF610"/>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4BB8E734" w16cid:durableId="5887337C"/>
  <w16cid:commentId w16cid:paraId="00075996" w16cid:durableId="2DA4DF4D"/>
  <w16cid:commentId w16cid:paraId="34720ABD" w16cid:durableId="5FCA27FE"/>
  <w16cid:commentId w16cid:paraId="57F7CD57" w16cid:durableId="358189CE"/>
  <w16cid:commentId w16cid:paraId="6FCC72F6" w16cid:durableId="6F15AF41"/>
  <w16cid:commentId w16cid:paraId="345949A9" w16cid:durableId="7BC35DF3"/>
  <w16cid:commentId w16cid:paraId="2363BB59" w16cid:durableId="1E061CC8"/>
  <w16cid:commentId w16cid:paraId="48D028AF" w16cid:durableId="6D8B4DBD"/>
  <w16cid:commentId w16cid:paraId="4C498ABA" w16cid:durableId="0280F545"/>
  <w16cid:commentId w16cid:paraId="6032EF19" w16cid:durableId="53BCE5C5"/>
  <w16cid:commentId w16cid:paraId="68E9E579" w16cid:durableId="5D164120"/>
  <w16cid:commentId w16cid:paraId="6FE3D225" w16cid:durableId="55F1003D"/>
  <w16cid:commentId w16cid:paraId="49151672" w16cid:durableId="296AA29F"/>
  <w16cid:commentId w16cid:paraId="71CBC7FB" w16cid:durableId="70EA324E"/>
  <w16cid:commentId w16cid:paraId="6848C7C0" w16cid:durableId="3AC92025"/>
  <w16cid:commentId w16cid:paraId="417B0C67" w16cid:durableId="2FEC41F8"/>
  <w16cid:commentId w16cid:paraId="27BAAC75" w16cid:durableId="79323242"/>
  <w16cid:commentId w16cid:paraId="28D52F70" w16cid:durableId="3E236C5C"/>
  <w16cid:commentId w16cid:paraId="3F76C77D" w16cid:durableId="77A69A97"/>
  <w16cid:commentId w16cid:paraId="6532C656" w16cid:durableId="35878E02"/>
  <w16cid:commentId w16cid:paraId="67EFCAD9" w16cid:durableId="420936A7"/>
  <w16cid:commentId w16cid:paraId="7545DF77" w16cid:durableId="4603B9DD"/>
  <w16cid:commentId w16cid:paraId="5EBDAB5C" w16cid:durableId="4421D783"/>
  <w16cid:commentId w16cid:paraId="48F3D24D" w16cid:durableId="1261E744"/>
  <w16cid:commentId w16cid:paraId="3626F75F" w16cid:durableId="312EC22A"/>
  <w16cid:commentId w16cid:paraId="6949D321" w16cid:durableId="10D738EE"/>
  <w16cid:commentId w16cid:paraId="1B24D3BE" w16cid:durableId="6480F3B1"/>
  <w16cid:commentId w16cid:paraId="5AF92B07" w16cid:durableId="74613DA4"/>
  <w16cid:commentId w16cid:paraId="48EEDEB7" w16cid:durableId="09624DDB"/>
  <w16cid:commentId w16cid:paraId="6686327D" w16cid:durableId="70EFBB38"/>
  <w16cid:commentId w16cid:paraId="00E2026D" w16cid:durableId="46C6F0AF"/>
  <w16cid:commentId w16cid:paraId="5EA9D8EF" w16cid:durableId="42CCCD7D"/>
  <w16cid:commentId w16cid:paraId="09E497C0" w16cid:durableId="265A503E"/>
  <w16cid:commentId w16cid:paraId="435DD379" w16cid:durableId="15C863AC"/>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4E1A6455" w16cid:durableId="41FBBC31"/>
  <w16cid:commentId w16cid:paraId="75EBE3D7" w16cid:durableId="25C66763"/>
  <w16cid:commentId w16cid:paraId="0EDC5382" w16cid:durableId="5BFAF55B"/>
  <w16cid:commentId w16cid:paraId="4F315496" w16cid:durableId="268988F5"/>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3622A93E" w16cid:durableId="297E7BFB"/>
  <w16cid:commentId w16cid:paraId="267CA808" w16cid:durableId="1AFF464E"/>
  <w16cid:commentId w16cid:paraId="143164E9" w16cid:durableId="4AC1C1FE"/>
  <w16cid:commentId w16cid:paraId="1B97F528" w16cid:durableId="71F71065"/>
  <w16cid:commentId w16cid:paraId="5F2B3C7A" w16cid:durableId="7D1412E8"/>
  <w16cid:commentId w16cid:paraId="7A4CD454" w16cid:durableId="10C3980C"/>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7AFAB136" w16cid:durableId="2269DDFD"/>
  <w16cid:commentId w16cid:paraId="47563D2A" w16cid:durableId="7727EFFC"/>
  <w16cid:commentId w16cid:paraId="1DFC2273" w16cid:durableId="31BAC585"/>
  <w16cid:commentId w16cid:paraId="7753704A" w16cid:durableId="1C9919D0"/>
  <w16cid:commentId w16cid:paraId="1B097680" w16cid:durableId="7ADEB5E3"/>
  <w16cid:commentId w16cid:paraId="1D221B80" w16cid:durableId="5D8440E3"/>
  <w16cid:commentId w16cid:paraId="13C19F9F" w16cid:durableId="39133DAB"/>
  <w16cid:commentId w16cid:paraId="0CD3F2C6" w16cid:durableId="473336CD"/>
  <w16cid:commentId w16cid:paraId="01FD8D72" w16cid:durableId="5C6CA217"/>
  <w16cid:commentId w16cid:paraId="3C9BBE01" w16cid:durableId="61336E45"/>
  <w16cid:commentId w16cid:paraId="76582117" w16cid:durableId="2FD39CBA"/>
  <w16cid:commentId w16cid:paraId="77EE5B57" w16cid:durableId="47CCD19A"/>
  <w16cid:commentId w16cid:paraId="5A81909A" w16cid:durableId="75AD005A"/>
  <w16cid:commentId w16cid:paraId="04885628" w16cid:durableId="3102F380"/>
  <w16cid:commentId w16cid:paraId="4F497D26" w16cid:durableId="1C1A2AE5"/>
  <w16cid:commentId w16cid:paraId="3F5C4138" w16cid:durableId="6925D9DA"/>
  <w16cid:commentId w16cid:paraId="2C7A5939" w16cid:durableId="33C45CB6"/>
  <w16cid:commentId w16cid:paraId="63459073" w16cid:durableId="53AC401D"/>
  <w16cid:commentId w16cid:paraId="72748A04" w16cid:durableId="2B54A3CD"/>
  <w16cid:commentId w16cid:paraId="038E41F4" w16cid:durableId="2A92A9C1"/>
  <w16cid:commentId w16cid:paraId="1DE7D49D" w16cid:durableId="0997BF44"/>
  <w16cid:commentId w16cid:paraId="3459EE88" w16cid:durableId="090B126A"/>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EAAA1" w14:textId="77777777" w:rsidR="00AC29C5" w:rsidRPr="00A527F0" w:rsidRDefault="00AC29C5" w:rsidP="006B114A">
      <w:pPr>
        <w:spacing w:after="0"/>
      </w:pPr>
      <w:r w:rsidRPr="00A527F0">
        <w:separator/>
      </w:r>
    </w:p>
    <w:p w14:paraId="7844A0AD" w14:textId="77777777" w:rsidR="00AC29C5" w:rsidRPr="00A527F0" w:rsidRDefault="00AC29C5"/>
  </w:endnote>
  <w:endnote w:type="continuationSeparator" w:id="0">
    <w:p w14:paraId="3603CD40" w14:textId="77777777" w:rsidR="00AC29C5" w:rsidRPr="00A527F0" w:rsidRDefault="00AC29C5" w:rsidP="006B114A">
      <w:pPr>
        <w:spacing w:after="0"/>
      </w:pPr>
      <w:r w:rsidRPr="00A527F0">
        <w:continuationSeparator/>
      </w:r>
    </w:p>
    <w:p w14:paraId="4AE5CE5D" w14:textId="77777777" w:rsidR="00AC29C5" w:rsidRPr="00A527F0" w:rsidRDefault="00AC29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Pr="00237F07">
      <w:rPr>
        <w:rFonts w:cs="Arial"/>
        <w:color w:val="FF0000"/>
        <w:sz w:val="16"/>
      </w:rPr>
      <w:t>Xxxx</w:t>
    </w:r>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36615DF7"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del w:id="299" w:author="jonathan pritchard" w:date="2025-01-14T13:45:00Z" w16du:dateUtc="2025-01-14T13:45:00Z">
      <w:r w:rsidRPr="00237F07" w:rsidDel="007048BF">
        <w:rPr>
          <w:rFonts w:cs="Arial"/>
          <w:sz w:val="16"/>
        </w:rPr>
        <w:delText xml:space="preserve"> Annex C</w:delText>
      </w:r>
    </w:del>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4C238C3"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3085" w:author="jonathan pritchard" w:date="2025-01-14T13:45:00Z" w16du:dateUtc="2025-01-14T13:45:00Z">
      <w:r w:rsidRPr="00A527F0" w:rsidDel="007048BF">
        <w:rPr>
          <w:rFonts w:cs="Arial"/>
          <w:sz w:val="16"/>
        </w:rPr>
        <w:delText xml:space="preserve"> Annex C</w:delText>
      </w:r>
    </w:del>
    <w:r w:rsidRPr="00A527F0">
      <w:rPr>
        <w:rFonts w:cs="Arial"/>
        <w:sz w:val="16"/>
      </w:rPr>
      <w:tab/>
    </w:r>
    <w:del w:id="3086"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3087"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3088" w:author="jonathan pritchard" w:date="2025-01-14T13:45:00Z" w16du:dateUtc="2025-01-14T13:45:00Z">
      <w:r w:rsidR="007048BF">
        <w:rPr>
          <w:rFonts w:cs="Arial"/>
          <w:sz w:val="16"/>
        </w:rPr>
        <w:t>5</w:t>
      </w:r>
    </w:ins>
    <w:del w:id="3089" w:author="jonathan pritchard" w:date="2025-01-14T13:45:00Z" w16du:dateUtc="2025-01-14T13:45:00Z">
      <w:r w:rsidR="00ED484D" w:rsidDel="007048BF">
        <w:rPr>
          <w:rFonts w:cs="Arial"/>
          <w:sz w:val="16"/>
        </w:rPr>
        <w:delText>4</w:delText>
      </w:r>
    </w:del>
    <w:r w:rsidRPr="00A527F0">
      <w:rPr>
        <w:rFonts w:cs="Arial"/>
        <w:sz w:val="16"/>
      </w:rPr>
      <w:tab/>
      <w:t>Edition 1.</w:t>
    </w:r>
    <w:ins w:id="3090" w:author="jonathan pritchard" w:date="2025-01-14T13:45:00Z" w16du:dateUtc="2025-01-14T13:45:00Z">
      <w:r w:rsidR="007048BF">
        <w:rPr>
          <w:rFonts w:cs="Arial"/>
          <w:sz w:val="16"/>
        </w:rPr>
        <w:t>8.0</w:t>
      </w:r>
    </w:ins>
    <w:del w:id="3091"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6DFD3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3092" w:author="jonathan pritchard" w:date="2025-01-14T13:45:00Z" w16du:dateUtc="2025-01-14T13:45:00Z">
      <w:r w:rsidRPr="00A527F0" w:rsidDel="007048BF">
        <w:rPr>
          <w:rFonts w:cs="Arial"/>
          <w:sz w:val="16"/>
        </w:rPr>
        <w:delText xml:space="preserve"> Annex C</w:delText>
      </w:r>
    </w:del>
    <w:r w:rsidRPr="00A527F0">
      <w:rPr>
        <w:rFonts w:cs="Arial"/>
        <w:sz w:val="16"/>
      </w:rPr>
      <w:tab/>
    </w:r>
    <w:del w:id="3093"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3094"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3095" w:author="jonathan pritchard" w:date="2025-01-14T13:45:00Z" w16du:dateUtc="2025-01-14T13:45:00Z">
      <w:r w:rsidR="007048BF">
        <w:rPr>
          <w:rFonts w:cs="Arial"/>
          <w:sz w:val="16"/>
        </w:rPr>
        <w:t>5</w:t>
      </w:r>
    </w:ins>
    <w:del w:id="3096" w:author="jonathan pritchard" w:date="2025-01-14T13:45:00Z" w16du:dateUtc="2025-01-14T13:45:00Z">
      <w:r w:rsidR="00C10557" w:rsidRPr="00A527F0" w:rsidDel="007048BF">
        <w:rPr>
          <w:rFonts w:cs="Arial"/>
          <w:sz w:val="16"/>
        </w:rPr>
        <w:delText>4</w:delText>
      </w:r>
    </w:del>
    <w:r w:rsidRPr="00A527F0">
      <w:rPr>
        <w:rFonts w:cs="Arial"/>
        <w:sz w:val="16"/>
      </w:rPr>
      <w:tab/>
      <w:t>Edition 1.</w:t>
    </w:r>
    <w:ins w:id="3097" w:author="jonathan pritchard" w:date="2025-01-14T13:45:00Z" w16du:dateUtc="2025-01-14T13:45:00Z">
      <w:r w:rsidR="007048BF">
        <w:rPr>
          <w:rFonts w:cs="Arial"/>
          <w:sz w:val="16"/>
        </w:rPr>
        <w:t>8.0</w:t>
      </w:r>
    </w:ins>
    <w:del w:id="3098"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4238" w:name="note"/>
    <w:bookmarkEnd w:id="4238"/>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D141E" w14:textId="77777777" w:rsidR="00AC29C5" w:rsidRPr="00A527F0" w:rsidRDefault="00AC29C5" w:rsidP="006B114A">
      <w:pPr>
        <w:spacing w:after="0"/>
      </w:pPr>
      <w:r w:rsidRPr="00A527F0">
        <w:separator/>
      </w:r>
    </w:p>
    <w:p w14:paraId="072999D2" w14:textId="77777777" w:rsidR="00AC29C5" w:rsidRPr="00A527F0" w:rsidRDefault="00AC29C5"/>
  </w:footnote>
  <w:footnote w:type="continuationSeparator" w:id="0">
    <w:p w14:paraId="03810489" w14:textId="77777777" w:rsidR="00AC29C5" w:rsidRPr="00A527F0" w:rsidRDefault="00AC29C5" w:rsidP="006B114A">
      <w:pPr>
        <w:spacing w:after="0"/>
      </w:pPr>
      <w:r w:rsidRPr="00A527F0">
        <w:continuationSeparator/>
      </w:r>
    </w:p>
    <w:p w14:paraId="0797BB63" w14:textId="77777777" w:rsidR="00AC29C5" w:rsidRPr="00A527F0" w:rsidRDefault="00AC29C5"/>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2303" w:author="jonathan pritchard" w:date="2025-01-15T09:46:00Z" w16du:dateUtc="2025-01-15T09:46:00Z"/>
          <w:lang w:val="en-US"/>
        </w:rPr>
      </w:pPr>
      <w:ins w:id="2304"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18C35A44" w:rsidR="00CC4988" w:rsidRDefault="00CC4988">
      <w:pPr>
        <w:pStyle w:val="FootnoteText"/>
      </w:pPr>
      <w:ins w:id="3393" w:author="jon pritchard" w:date="2024-11-27T16:51:00Z" w16du:dateUtc="2024-11-27T15:51:00Z">
        <w:r>
          <w:rPr>
            <w:rStyle w:val="FootnoteReference"/>
          </w:rPr>
          <w:footnoteRef/>
        </w:r>
        <w:r>
          <w:t xml:space="preserve"> Data Coverage features selected </w:t>
        </w:r>
      </w:ins>
      <w:ins w:id="3394" w:author="jon pritchard" w:date="2024-11-27T16:52:00Z" w16du:dateUtc="2024-11-27T15:52:00Z">
        <w:r>
          <w:t xml:space="preserve">after this point in the algorithm are subject to the OVERSC01 grossly overscaled pattern as described in section </w:t>
        </w:r>
        <w:r w:rsidRPr="00CC4988">
          <w:rPr>
            <w:highlight w:val="yellow"/>
            <w:rPrChange w:id="3395" w:author="jon pritchard" w:date="2024-11-27T16:52:00Z" w16du:dateUtc="2024-11-27T15:52:00Z">
              <w:rPr/>
            </w:rPrChange>
          </w:rPr>
          <w:t>XXX.XXX</w:t>
        </w:r>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84" w:name="_Hlk32445934"/>
    <w:bookmarkStart w:id="285" w:name="_Hlk41490377"/>
    <w:r w:rsidRPr="00B812CA">
      <w:rPr>
        <w:rFonts w:eastAsia="Times New Roman" w:cs="Arial"/>
        <w:sz w:val="16"/>
        <w:szCs w:val="16"/>
      </w:rPr>
      <w:t xml:space="preserve">Harmonised User Experience </w:t>
    </w:r>
    <w:bookmarkEnd w:id="284"/>
    <w:r w:rsidRPr="00B812CA">
      <w:rPr>
        <w:rFonts w:eastAsia="Times New Roman" w:cs="Arial"/>
        <w:sz w:val="16"/>
        <w:szCs w:val="16"/>
      </w:rPr>
      <w:t>for ECDIS and INS</w:t>
    </w:r>
    <w:bookmarkEnd w:id="285"/>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58FF19CD"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ins w:id="3081" w:author="jonathan pritchard" w:date="2025-01-20T13:59:00Z" w16du:dateUtc="2025-01-20T13:59:00Z">
      <w:r w:rsidR="008C3639">
        <w:rPr>
          <w:rFonts w:eastAsia="Times New Roman" w:cs="Arial"/>
          <w:sz w:val="16"/>
          <w:szCs w:val="16"/>
        </w:rPr>
        <w:t>S-98</w:t>
      </w:r>
    </w:ins>
    <w:del w:id="3082" w:author="jonathan pritchard" w:date="2025-01-20T13:59:00Z" w16du:dateUtc="2025-01-20T13:59:00Z">
      <w:r w:rsidRPr="00B812CA" w:rsidDel="008C3639">
        <w:rPr>
          <w:rFonts w:eastAsia="Times New Roman" w:cs="Arial"/>
          <w:sz w:val="16"/>
          <w:szCs w:val="16"/>
        </w:rPr>
        <w:delText>Harmonised User Experience for ECDIS and INS</w:delText>
      </w:r>
      <w:r w:rsidRPr="00B812CA" w:rsidDel="008C3639">
        <w:rPr>
          <w:rFonts w:eastAsia="Times New Roman" w:cs="Arial"/>
          <w:sz w:val="16"/>
          <w:szCs w:val="16"/>
        </w:rPr>
        <w:tab/>
      </w:r>
    </w:del>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3DBDAE1"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3083" w:author="jonathan pritchard" w:date="2025-01-20T13:59:00Z" w16du:dateUtc="2025-01-20T13:59:00Z">
      <w:r w:rsidRPr="00B812CA" w:rsidDel="008C3639">
        <w:rPr>
          <w:rFonts w:eastAsia="Times New Roman" w:cs="Arial"/>
          <w:sz w:val="16"/>
          <w:szCs w:val="16"/>
        </w:rPr>
        <w:delText>Harmonised User Experience for ECDIS and INS</w:delText>
      </w:r>
    </w:del>
    <w:ins w:id="3084" w:author="jonathan pritchard" w:date="2025-01-20T13:59:00Z" w16du:dateUtc="2025-01-20T13:59:00Z">
      <w:r w:rsidR="008C3639">
        <w:rPr>
          <w:rFonts w:eastAsia="Times New Roman" w:cs="Arial"/>
          <w:sz w:val="16"/>
          <w:szCs w:val="16"/>
        </w:rPr>
        <w:t>S-98</w:t>
      </w:r>
    </w:ins>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C4594"/>
    <w:multiLevelType w:val="multilevel"/>
    <w:tmpl w:val="22FA2068"/>
    <w:numStyleLink w:val="AppA"/>
  </w:abstractNum>
  <w:abstractNum w:abstractNumId="13"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4"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7"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3"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C3076"/>
    <w:multiLevelType w:val="multilevel"/>
    <w:tmpl w:val="6DAE359A"/>
    <w:numStyleLink w:val="AppH"/>
  </w:abstractNum>
  <w:abstractNum w:abstractNumId="33"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4" w15:restartNumberingAfterBreak="0">
    <w:nsid w:val="0F1141E9"/>
    <w:multiLevelType w:val="multilevel"/>
    <w:tmpl w:val="702486AC"/>
    <w:numStyleLink w:val="AppD"/>
  </w:abstractNum>
  <w:abstractNum w:abstractNumId="35"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15116A50"/>
    <w:multiLevelType w:val="multilevel"/>
    <w:tmpl w:val="702486AC"/>
    <w:numStyleLink w:val="AppD"/>
  </w:abstractNum>
  <w:abstractNum w:abstractNumId="44"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656196D"/>
    <w:multiLevelType w:val="multilevel"/>
    <w:tmpl w:val="04BCDCAE"/>
    <w:numStyleLink w:val="AppE"/>
  </w:abstractNum>
  <w:abstractNum w:abstractNumId="46"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9265D3"/>
    <w:multiLevelType w:val="multilevel"/>
    <w:tmpl w:val="702486AC"/>
    <w:numStyleLink w:val="AppD"/>
  </w:abstractNum>
  <w:abstractNum w:abstractNumId="48" w15:restartNumberingAfterBreak="0">
    <w:nsid w:val="181765C3"/>
    <w:multiLevelType w:val="multilevel"/>
    <w:tmpl w:val="702486AC"/>
    <w:numStyleLink w:val="AppD"/>
  </w:abstractNum>
  <w:abstractNum w:abstractNumId="49"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2BF2740"/>
    <w:multiLevelType w:val="multilevel"/>
    <w:tmpl w:val="702486AC"/>
    <w:numStyleLink w:val="AppD"/>
  </w:abstractNum>
  <w:abstractNum w:abstractNumId="6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0"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289528B2"/>
    <w:multiLevelType w:val="multilevel"/>
    <w:tmpl w:val="E5FEDA24"/>
    <w:numStyleLink w:val="AppF"/>
  </w:abstractNum>
  <w:abstractNum w:abstractNumId="7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4"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7"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B5727C0"/>
    <w:multiLevelType w:val="multilevel"/>
    <w:tmpl w:val="702486AC"/>
    <w:numStyleLink w:val="AppD"/>
  </w:abstractNum>
  <w:abstractNum w:abstractNumId="100"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1" w15:restartNumberingAfterBreak="0">
    <w:nsid w:val="3C2C22CA"/>
    <w:multiLevelType w:val="multilevel"/>
    <w:tmpl w:val="F6F0DC72"/>
    <w:numStyleLink w:val="AppG"/>
  </w:abstractNum>
  <w:abstractNum w:abstractNumId="102" w15:restartNumberingAfterBreak="0">
    <w:nsid w:val="3CD02DF3"/>
    <w:multiLevelType w:val="multilevel"/>
    <w:tmpl w:val="702486AC"/>
    <w:numStyleLink w:val="AppD"/>
  </w:abstractNum>
  <w:abstractNum w:abstractNumId="10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40983B4B"/>
    <w:multiLevelType w:val="multilevel"/>
    <w:tmpl w:val="04BCDCAE"/>
    <w:numStyleLink w:val="AppE"/>
  </w:abstractNum>
  <w:abstractNum w:abstractNumId="107"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4FC392E"/>
    <w:multiLevelType w:val="multilevel"/>
    <w:tmpl w:val="702486AC"/>
    <w:numStyleLink w:val="AppD"/>
  </w:abstractNum>
  <w:abstractNum w:abstractNumId="11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6626DA9"/>
    <w:multiLevelType w:val="multilevel"/>
    <w:tmpl w:val="702486AC"/>
    <w:numStyleLink w:val="AppD"/>
  </w:abstractNum>
  <w:abstractNum w:abstractNumId="117"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47170544"/>
    <w:multiLevelType w:val="multilevel"/>
    <w:tmpl w:val="702486AC"/>
    <w:numStyleLink w:val="AppD"/>
  </w:abstractNum>
  <w:abstractNum w:abstractNumId="119"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3"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4" w15:restartNumberingAfterBreak="0">
    <w:nsid w:val="4A8217EB"/>
    <w:multiLevelType w:val="multilevel"/>
    <w:tmpl w:val="702486AC"/>
    <w:numStyleLink w:val="AppD"/>
  </w:abstractNum>
  <w:abstractNum w:abstractNumId="125"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8"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2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3F39B2"/>
    <w:multiLevelType w:val="multilevel"/>
    <w:tmpl w:val="E5FEDA24"/>
    <w:numStyleLink w:val="AppF"/>
  </w:abstractNum>
  <w:abstractNum w:abstractNumId="13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1"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63934B46"/>
    <w:multiLevelType w:val="multilevel"/>
    <w:tmpl w:val="702486AC"/>
    <w:numStyleLink w:val="AppD"/>
  </w:abstractNum>
  <w:abstractNum w:abstractNumId="16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4816623"/>
    <w:multiLevelType w:val="multilevel"/>
    <w:tmpl w:val="04BCDCAE"/>
    <w:numStyleLink w:val="AppE"/>
  </w:abstractNum>
  <w:abstractNum w:abstractNumId="16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7126C62"/>
    <w:multiLevelType w:val="multilevel"/>
    <w:tmpl w:val="42FE5B24"/>
    <w:numStyleLink w:val="AnnexHeadings"/>
  </w:abstractNum>
  <w:abstractNum w:abstractNumId="17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3"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79"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4"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72631D04"/>
    <w:multiLevelType w:val="multilevel"/>
    <w:tmpl w:val="04BCDCAE"/>
    <w:numStyleLink w:val="AppE"/>
  </w:abstractNum>
  <w:abstractNum w:abstractNumId="18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1"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2"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73525912"/>
    <w:multiLevelType w:val="multilevel"/>
    <w:tmpl w:val="940C3C6C"/>
    <w:numStyleLink w:val="AppC"/>
  </w:abstractNum>
  <w:abstractNum w:abstractNumId="194"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73F25920"/>
    <w:multiLevelType w:val="multilevel"/>
    <w:tmpl w:val="702486AC"/>
    <w:numStyleLink w:val="AppD"/>
  </w:abstractNum>
  <w:abstractNum w:abstractNumId="19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6445D2A"/>
    <w:multiLevelType w:val="multilevel"/>
    <w:tmpl w:val="702486AC"/>
    <w:numStyleLink w:val="AppD"/>
  </w:abstractNum>
  <w:abstractNum w:abstractNumId="199"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1" w15:restartNumberingAfterBreak="0">
    <w:nsid w:val="771C2C5E"/>
    <w:multiLevelType w:val="multilevel"/>
    <w:tmpl w:val="04BCDCAE"/>
    <w:numStyleLink w:val="AppE"/>
  </w:abstractNum>
  <w:abstractNum w:abstractNumId="202"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5"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6"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7" w15:restartNumberingAfterBreak="0">
    <w:nsid w:val="787613E0"/>
    <w:multiLevelType w:val="multilevel"/>
    <w:tmpl w:val="04BCDCAE"/>
    <w:numStyleLink w:val="AppE"/>
  </w:abstractNum>
  <w:abstractNum w:abstractNumId="208" w15:restartNumberingAfterBreak="0">
    <w:nsid w:val="78D14040"/>
    <w:multiLevelType w:val="multilevel"/>
    <w:tmpl w:val="04BCDCAE"/>
    <w:numStyleLink w:val="AppE"/>
  </w:abstractNum>
  <w:abstractNum w:abstractNumId="20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DA62A27"/>
    <w:multiLevelType w:val="multilevel"/>
    <w:tmpl w:val="04BCDCAE"/>
    <w:numStyleLink w:val="AppE"/>
  </w:abstractNum>
  <w:abstractNum w:abstractNumId="212"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6"/>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89"/>
  </w:num>
  <w:num w:numId="7" w16cid:durableId="520437362">
    <w:abstractNumId w:val="4"/>
  </w:num>
  <w:num w:numId="8" w16cid:durableId="224798262">
    <w:abstractNumId w:val="96"/>
  </w:num>
  <w:num w:numId="9" w16cid:durableId="1220020221">
    <w:abstractNumId w:val="7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6"/>
  </w:num>
  <w:num w:numId="11" w16cid:durableId="1538661874">
    <w:abstractNumId w:val="197"/>
  </w:num>
  <w:num w:numId="12" w16cid:durableId="1366056996">
    <w:abstractNumId w:val="98"/>
  </w:num>
  <w:num w:numId="13" w16cid:durableId="934938797">
    <w:abstractNumId w:val="210"/>
  </w:num>
  <w:num w:numId="14" w16cid:durableId="1152716467">
    <w:abstractNumId w:val="5"/>
  </w:num>
  <w:num w:numId="15" w16cid:durableId="825323552">
    <w:abstractNumId w:val="133"/>
  </w:num>
  <w:num w:numId="16" w16cid:durableId="1365056534">
    <w:abstractNumId w:val="84"/>
  </w:num>
  <w:num w:numId="17" w16cid:durableId="1229415262">
    <w:abstractNumId w:val="151"/>
  </w:num>
  <w:num w:numId="18" w16cid:durableId="602953057">
    <w:abstractNumId w:val="111"/>
  </w:num>
  <w:num w:numId="19" w16cid:durableId="1456021189">
    <w:abstractNumId w:val="154"/>
  </w:num>
  <w:num w:numId="20" w16cid:durableId="657074034">
    <w:abstractNumId w:val="20"/>
  </w:num>
  <w:num w:numId="21" w16cid:durableId="1747340357">
    <w:abstractNumId w:val="148"/>
  </w:num>
  <w:num w:numId="22" w16cid:durableId="1880237404">
    <w:abstractNumId w:val="53"/>
  </w:num>
  <w:num w:numId="23" w16cid:durableId="395519696">
    <w:abstractNumId w:val="26"/>
  </w:num>
  <w:num w:numId="24" w16cid:durableId="315649694">
    <w:abstractNumId w:val="91"/>
  </w:num>
  <w:num w:numId="25" w16cid:durableId="1678388144">
    <w:abstractNumId w:val="36"/>
  </w:num>
  <w:num w:numId="26" w16cid:durableId="425270687">
    <w:abstractNumId w:val="23"/>
  </w:num>
  <w:num w:numId="27" w16cid:durableId="57022568">
    <w:abstractNumId w:val="58"/>
  </w:num>
  <w:num w:numId="28" w16cid:durableId="1365593703">
    <w:abstractNumId w:val="161"/>
  </w:num>
  <w:num w:numId="29" w16cid:durableId="272830641">
    <w:abstractNumId w:val="81"/>
  </w:num>
  <w:num w:numId="30" w16cid:durableId="2041735839">
    <w:abstractNumId w:val="126"/>
  </w:num>
  <w:num w:numId="31" w16cid:durableId="1208181221">
    <w:abstractNumId w:val="82"/>
  </w:num>
  <w:num w:numId="32" w16cid:durableId="1865439396">
    <w:abstractNumId w:val="158"/>
  </w:num>
  <w:num w:numId="33" w16cid:durableId="479427342">
    <w:abstractNumId w:val="152"/>
  </w:num>
  <w:num w:numId="34" w16cid:durableId="1198079038">
    <w:abstractNumId w:val="137"/>
  </w:num>
  <w:num w:numId="35" w16cid:durableId="1648513988">
    <w:abstractNumId w:val="162"/>
  </w:num>
  <w:num w:numId="36" w16cid:durableId="681395225">
    <w:abstractNumId w:val="182"/>
  </w:num>
  <w:num w:numId="37" w16cid:durableId="542406099">
    <w:abstractNumId w:val="163"/>
  </w:num>
  <w:num w:numId="38" w16cid:durableId="788353502">
    <w:abstractNumId w:val="173"/>
  </w:num>
  <w:num w:numId="39" w16cid:durableId="1403211629">
    <w:abstractNumId w:val="74"/>
  </w:num>
  <w:num w:numId="40" w16cid:durableId="1933275798">
    <w:abstractNumId w:val="19"/>
  </w:num>
  <w:num w:numId="41" w16cid:durableId="2145198098">
    <w:abstractNumId w:val="60"/>
  </w:num>
  <w:num w:numId="42" w16cid:durableId="885096402">
    <w:abstractNumId w:val="129"/>
  </w:num>
  <w:num w:numId="43" w16cid:durableId="2081514262">
    <w:abstractNumId w:val="67"/>
  </w:num>
  <w:num w:numId="44" w16cid:durableId="1667590414">
    <w:abstractNumId w:val="6"/>
  </w:num>
  <w:num w:numId="45" w16cid:durableId="482047812">
    <w:abstractNumId w:val="115"/>
  </w:num>
  <w:num w:numId="46" w16cid:durableId="1147546858">
    <w:abstractNumId w:val="153"/>
  </w:num>
  <w:num w:numId="47" w16cid:durableId="1277758648">
    <w:abstractNumId w:val="169"/>
  </w:num>
  <w:num w:numId="48" w16cid:durableId="911505430">
    <w:abstractNumId w:val="110"/>
  </w:num>
  <w:num w:numId="49" w16cid:durableId="1743286102">
    <w:abstractNumId w:val="10"/>
  </w:num>
  <w:num w:numId="50" w16cid:durableId="81689452">
    <w:abstractNumId w:val="57"/>
  </w:num>
  <w:num w:numId="51" w16cid:durableId="1522090863">
    <w:abstractNumId w:val="46"/>
  </w:num>
  <w:num w:numId="52" w16cid:durableId="455148923">
    <w:abstractNumId w:val="78"/>
  </w:num>
  <w:num w:numId="53" w16cid:durableId="190073881">
    <w:abstractNumId w:val="103"/>
  </w:num>
  <w:num w:numId="54" w16cid:durableId="1835803932">
    <w:abstractNumId w:val="175"/>
  </w:num>
  <w:num w:numId="55" w16cid:durableId="665087180">
    <w:abstractNumId w:val="196"/>
  </w:num>
  <w:num w:numId="56" w16cid:durableId="1601529935">
    <w:abstractNumId w:val="180"/>
  </w:num>
  <w:num w:numId="57" w16cid:durableId="1893223561">
    <w:abstractNumId w:val="144"/>
  </w:num>
  <w:num w:numId="58" w16cid:durableId="884679831">
    <w:abstractNumId w:val="146"/>
  </w:num>
  <w:num w:numId="59" w16cid:durableId="1215968707">
    <w:abstractNumId w:val="176"/>
  </w:num>
  <w:num w:numId="60" w16cid:durableId="1669167867">
    <w:abstractNumId w:val="121"/>
  </w:num>
  <w:num w:numId="61" w16cid:durableId="1401245961">
    <w:abstractNumId w:val="50"/>
  </w:num>
  <w:num w:numId="62" w16cid:durableId="130707343">
    <w:abstractNumId w:val="166"/>
  </w:num>
  <w:num w:numId="63" w16cid:durableId="2040466205">
    <w:abstractNumId w:val="174"/>
  </w:num>
  <w:num w:numId="64" w16cid:durableId="1139231029">
    <w:abstractNumId w:val="147"/>
  </w:num>
  <w:num w:numId="65" w16cid:durableId="2120636323">
    <w:abstractNumId w:val="108"/>
  </w:num>
  <w:num w:numId="66" w16cid:durableId="3820279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0"/>
  </w:num>
  <w:num w:numId="70" w16cid:durableId="1551728611">
    <w:abstractNumId w:val="88"/>
  </w:num>
  <w:num w:numId="71" w16cid:durableId="1828789613">
    <w:abstractNumId w:val="90"/>
  </w:num>
  <w:num w:numId="72" w16cid:durableId="186219696">
    <w:abstractNumId w:val="29"/>
  </w:num>
  <w:num w:numId="73" w16cid:durableId="564797464">
    <w:abstractNumId w:val="184"/>
  </w:num>
  <w:num w:numId="74" w16cid:durableId="456336870">
    <w:abstractNumId w:val="94"/>
  </w:num>
  <w:num w:numId="75" w16cid:durableId="1110736404">
    <w:abstractNumId w:val="164"/>
  </w:num>
  <w:num w:numId="76" w16cid:durableId="1601067080">
    <w:abstractNumId w:val="209"/>
  </w:num>
  <w:num w:numId="77" w16cid:durableId="895627992">
    <w:abstractNumId w:val="105"/>
  </w:num>
  <w:num w:numId="78" w16cid:durableId="1791895866">
    <w:abstractNumId w:val="95"/>
  </w:num>
  <w:num w:numId="79" w16cid:durableId="2020740785">
    <w:abstractNumId w:val="59"/>
  </w:num>
  <w:num w:numId="80" w16cid:durableId="212274501">
    <w:abstractNumId w:val="114"/>
  </w:num>
  <w:num w:numId="81" w16cid:durableId="1953394339">
    <w:abstractNumId w:val="185"/>
  </w:num>
  <w:num w:numId="82" w16cid:durableId="1177884358">
    <w:abstractNumId w:val="79"/>
  </w:num>
  <w:num w:numId="83" w16cid:durableId="968320945">
    <w:abstractNumId w:val="143"/>
  </w:num>
  <w:num w:numId="84" w16cid:durableId="1589540613">
    <w:abstractNumId w:val="171"/>
  </w:num>
  <w:num w:numId="85" w16cid:durableId="1339579398">
    <w:abstractNumId w:val="155"/>
  </w:num>
  <w:num w:numId="86" w16cid:durableId="1234852156">
    <w:abstractNumId w:val="117"/>
  </w:num>
  <w:num w:numId="87" w16cid:durableId="2039427198">
    <w:abstractNumId w:val="72"/>
  </w:num>
  <w:num w:numId="88" w16cid:durableId="1285115057">
    <w:abstractNumId w:val="142"/>
  </w:num>
  <w:num w:numId="89" w16cid:durableId="2115326439">
    <w:abstractNumId w:val="120"/>
  </w:num>
  <w:num w:numId="90" w16cid:durableId="1010915573">
    <w:abstractNumId w:val="130"/>
  </w:num>
  <w:num w:numId="91" w16cid:durableId="1564027605">
    <w:abstractNumId w:val="31"/>
  </w:num>
  <w:num w:numId="92" w16cid:durableId="470439567">
    <w:abstractNumId w:val="213"/>
  </w:num>
  <w:num w:numId="93" w16cid:durableId="1198395811">
    <w:abstractNumId w:val="203"/>
  </w:num>
  <w:num w:numId="94" w16cid:durableId="1110275684">
    <w:abstractNumId w:val="61"/>
  </w:num>
  <w:num w:numId="95" w16cid:durableId="419908145">
    <w:abstractNumId w:val="15"/>
  </w:num>
  <w:num w:numId="96" w16cid:durableId="1105148574">
    <w:abstractNumId w:val="8"/>
  </w:num>
  <w:num w:numId="97" w16cid:durableId="831335758">
    <w:abstractNumId w:val="141"/>
  </w:num>
  <w:num w:numId="98" w16cid:durableId="1918709030">
    <w:abstractNumId w:val="170"/>
  </w:num>
  <w:num w:numId="99" w16cid:durableId="1078593336">
    <w:abstractNumId w:val="40"/>
  </w:num>
  <w:num w:numId="100" w16cid:durableId="576207716">
    <w:abstractNumId w:val="77"/>
  </w:num>
  <w:num w:numId="101" w16cid:durableId="1322809917">
    <w:abstractNumId w:val="123"/>
  </w:num>
  <w:num w:numId="102" w16cid:durableId="1884554199">
    <w:abstractNumId w:val="123"/>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0"/>
  </w:num>
  <w:num w:numId="106" w16cid:durableId="1051802856">
    <w:abstractNumId w:val="131"/>
  </w:num>
  <w:num w:numId="107" w16cid:durableId="666128713">
    <w:abstractNumId w:val="41"/>
  </w:num>
  <w:num w:numId="108" w16cid:durableId="1466967227">
    <w:abstractNumId w:val="22"/>
  </w:num>
  <w:num w:numId="109" w16cid:durableId="2105615323">
    <w:abstractNumId w:val="87"/>
  </w:num>
  <w:num w:numId="110" w16cid:durableId="917132877">
    <w:abstractNumId w:val="39"/>
  </w:num>
  <w:num w:numId="111" w16cid:durableId="314146171">
    <w:abstractNumId w:val="80"/>
  </w:num>
  <w:num w:numId="112" w16cid:durableId="1760445821">
    <w:abstractNumId w:val="42"/>
  </w:num>
  <w:num w:numId="113" w16cid:durableId="734352504">
    <w:abstractNumId w:val="104"/>
  </w:num>
  <w:num w:numId="114" w16cid:durableId="1475636988">
    <w:abstractNumId w:val="18"/>
  </w:num>
  <w:num w:numId="115" w16cid:durableId="854613115">
    <w:abstractNumId w:val="125"/>
  </w:num>
  <w:num w:numId="116" w16cid:durableId="25253516">
    <w:abstractNumId w:val="187"/>
  </w:num>
  <w:num w:numId="117" w16cid:durableId="1986933757">
    <w:abstractNumId w:val="183"/>
  </w:num>
  <w:num w:numId="118" w16cid:durableId="1440880355">
    <w:abstractNumId w:val="83"/>
  </w:num>
  <w:num w:numId="119" w16cid:durableId="1746294753">
    <w:abstractNumId w:val="56"/>
  </w:num>
  <w:num w:numId="120" w16cid:durableId="1036077983">
    <w:abstractNumId w:val="145"/>
  </w:num>
  <w:num w:numId="121" w16cid:durableId="907836287">
    <w:abstractNumId w:val="170"/>
  </w:num>
  <w:num w:numId="122" w16cid:durableId="489829795">
    <w:abstractNumId w:val="52"/>
  </w:num>
  <w:num w:numId="123" w16cid:durableId="920066762">
    <w:abstractNumId w:val="92"/>
  </w:num>
  <w:num w:numId="124" w16cid:durableId="502546762">
    <w:abstractNumId w:val="189"/>
  </w:num>
  <w:num w:numId="125" w16cid:durableId="820653513">
    <w:abstractNumId w:val="70"/>
  </w:num>
  <w:num w:numId="126" w16cid:durableId="535973778">
    <w:abstractNumId w:val="11"/>
  </w:num>
  <w:num w:numId="127" w16cid:durableId="1424492954">
    <w:abstractNumId w:val="21"/>
  </w:num>
  <w:num w:numId="128" w16cid:durableId="285280280">
    <w:abstractNumId w:val="62"/>
  </w:num>
  <w:num w:numId="129" w16cid:durableId="70005708">
    <w:abstractNumId w:val="194"/>
  </w:num>
  <w:num w:numId="130" w16cid:durableId="1833569505">
    <w:abstractNumId w:val="119"/>
  </w:num>
  <w:num w:numId="131" w16cid:durableId="1733700163">
    <w:abstractNumId w:val="38"/>
  </w:num>
  <w:num w:numId="132" w16cid:durableId="675960429">
    <w:abstractNumId w:val="204"/>
  </w:num>
  <w:num w:numId="133" w16cid:durableId="1074935001">
    <w:abstractNumId w:val="44"/>
  </w:num>
  <w:num w:numId="134" w16cid:durableId="141625152">
    <w:abstractNumId w:val="149"/>
  </w:num>
  <w:num w:numId="135" w16cid:durableId="975793600">
    <w:abstractNumId w:val="65"/>
  </w:num>
  <w:num w:numId="136" w16cid:durableId="650184291">
    <w:abstractNumId w:val="75"/>
  </w:num>
  <w:num w:numId="137" w16cid:durableId="743380179">
    <w:abstractNumId w:val="64"/>
  </w:num>
  <w:num w:numId="138" w16cid:durableId="714349527">
    <w:abstractNumId w:val="134"/>
  </w:num>
  <w:num w:numId="139" w16cid:durableId="179588316">
    <w:abstractNumId w:val="54"/>
  </w:num>
  <w:num w:numId="140" w16cid:durableId="1260792281">
    <w:abstractNumId w:val="28"/>
  </w:num>
  <w:num w:numId="141" w16cid:durableId="1102459762">
    <w:abstractNumId w:val="76"/>
  </w:num>
  <w:num w:numId="142" w16cid:durableId="1778745045">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0"/>
  </w:num>
  <w:num w:numId="145" w16cid:durableId="1816289812">
    <w:abstractNumId w:val="128"/>
  </w:num>
  <w:num w:numId="146" w16cid:durableId="1670326750">
    <w:abstractNumId w:val="122"/>
  </w:num>
  <w:num w:numId="147" w16cid:durableId="926501025">
    <w:abstractNumId w:val="93"/>
  </w:num>
  <w:num w:numId="148" w16cid:durableId="514657621">
    <w:abstractNumId w:val="205"/>
  </w:num>
  <w:num w:numId="149" w16cid:durableId="1405833014">
    <w:abstractNumId w:val="14"/>
  </w:num>
  <w:num w:numId="150" w16cid:durableId="576132646">
    <w:abstractNumId w:val="190"/>
  </w:num>
  <w:num w:numId="151" w16cid:durableId="1175194220">
    <w:abstractNumId w:val="139"/>
  </w:num>
  <w:num w:numId="152" w16cid:durableId="129055939">
    <w:abstractNumId w:val="17"/>
  </w:num>
  <w:num w:numId="153" w16cid:durableId="287707416">
    <w:abstractNumId w:val="181"/>
  </w:num>
  <w:num w:numId="154" w16cid:durableId="692875305">
    <w:abstractNumId w:val="49"/>
  </w:num>
  <w:num w:numId="155" w16cid:durableId="674721230">
    <w:abstractNumId w:val="168"/>
  </w:num>
  <w:num w:numId="156" w16cid:durableId="16154351">
    <w:abstractNumId w:val="157"/>
  </w:num>
  <w:num w:numId="157" w16cid:durableId="238098833">
    <w:abstractNumId w:val="13"/>
  </w:num>
  <w:num w:numId="158" w16cid:durableId="1149205445">
    <w:abstractNumId w:val="206"/>
  </w:num>
  <w:num w:numId="159" w16cid:durableId="1741444971">
    <w:abstractNumId w:val="200"/>
  </w:num>
  <w:num w:numId="160" w16cid:durableId="1555847129">
    <w:abstractNumId w:val="30"/>
  </w:num>
  <w:num w:numId="161" w16cid:durableId="370765256">
    <w:abstractNumId w:val="100"/>
  </w:num>
  <w:num w:numId="162" w16cid:durableId="531647324">
    <w:abstractNumId w:val="159"/>
  </w:num>
  <w:num w:numId="163" w16cid:durableId="1915434063">
    <w:abstractNumId w:val="177"/>
  </w:num>
  <w:num w:numId="164" w16cid:durableId="922639332">
    <w:abstractNumId w:val="135"/>
  </w:num>
  <w:num w:numId="165" w16cid:durableId="675692694">
    <w:abstractNumId w:val="199"/>
  </w:num>
  <w:num w:numId="166" w16cid:durableId="74476711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2"/>
  </w:num>
  <w:num w:numId="168" w16cid:durableId="1237932785">
    <w:abstractNumId w:val="178"/>
  </w:num>
  <w:num w:numId="169" w16cid:durableId="2008248758">
    <w:abstractNumId w:val="27"/>
  </w:num>
  <w:num w:numId="170" w16cid:durableId="297036451">
    <w:abstractNumId w:val="97"/>
  </w:num>
  <w:num w:numId="171" w16cid:durableId="257519815">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0"/>
  </w:num>
  <w:num w:numId="173" w16cid:durableId="2015985301">
    <w:abstractNumId w:val="170"/>
  </w:num>
  <w:num w:numId="174" w16cid:durableId="1282495100">
    <w:abstractNumId w:val="55"/>
  </w:num>
  <w:num w:numId="175" w16cid:durableId="6513730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5"/>
  </w:num>
  <w:num w:numId="179" w16cid:durableId="1463692503">
    <w:abstractNumId w:val="55"/>
  </w:num>
  <w:num w:numId="180" w16cid:durableId="13973180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6"/>
  </w:num>
  <w:num w:numId="182" w16cid:durableId="196620856">
    <w:abstractNumId w:val="99"/>
  </w:num>
  <w:num w:numId="183" w16cid:durableId="482552227">
    <w:abstractNumId w:val="24"/>
  </w:num>
  <w:num w:numId="184" w16cid:durableId="2005932251">
    <w:abstractNumId w:val="127"/>
  </w:num>
  <w:num w:numId="185" w16cid:durableId="1096317872">
    <w:abstractNumId w:val="33"/>
  </w:num>
  <w:num w:numId="186" w16cid:durableId="1016885152">
    <w:abstractNumId w:val="99"/>
  </w:num>
  <w:num w:numId="187" w16cid:durableId="1177227946">
    <w:abstractNumId w:val="99"/>
  </w:num>
  <w:num w:numId="188" w16cid:durableId="767820534">
    <w:abstractNumId w:val="55"/>
  </w:num>
  <w:num w:numId="189" w16cid:durableId="18337895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7"/>
  </w:num>
  <w:num w:numId="192" w16cid:durableId="1025904533">
    <w:abstractNumId w:val="35"/>
  </w:num>
  <w:num w:numId="193" w16cid:durableId="1606300710">
    <w:abstractNumId w:val="212"/>
  </w:num>
  <w:num w:numId="194" w16cid:durableId="14429022">
    <w:abstractNumId w:val="12"/>
  </w:num>
  <w:num w:numId="195" w16cid:durableId="67533091">
    <w:abstractNumId w:val="198"/>
  </w:num>
  <w:num w:numId="196" w16cid:durableId="34426345">
    <w:abstractNumId w:val="7"/>
  </w:num>
  <w:num w:numId="197" w16cid:durableId="1360013487">
    <w:abstractNumId w:val="193"/>
  </w:num>
  <w:num w:numId="198" w16cid:durableId="159929529">
    <w:abstractNumId w:val="192"/>
  </w:num>
  <w:num w:numId="199" w16cid:durableId="1664967323">
    <w:abstractNumId w:val="48"/>
  </w:num>
  <w:num w:numId="200" w16cid:durableId="1407725520">
    <w:abstractNumId w:val="195"/>
  </w:num>
  <w:num w:numId="201" w16cid:durableId="1634018678">
    <w:abstractNumId w:val="165"/>
  </w:num>
  <w:num w:numId="202" w16cid:durableId="1280186933">
    <w:abstractNumId w:val="34"/>
  </w:num>
  <w:num w:numId="203" w16cid:durableId="984624995">
    <w:abstractNumId w:val="63"/>
  </w:num>
  <w:num w:numId="204" w16cid:durableId="160777201">
    <w:abstractNumId w:val="116"/>
  </w:num>
  <w:num w:numId="205" w16cid:durableId="1610895566">
    <w:abstractNumId w:val="118"/>
  </w:num>
  <w:num w:numId="206" w16cid:durableId="732969966">
    <w:abstractNumId w:val="124"/>
  </w:num>
  <w:num w:numId="207" w16cid:durableId="1827891057">
    <w:abstractNumId w:val="43"/>
  </w:num>
  <w:num w:numId="208" w16cid:durableId="1952783910">
    <w:abstractNumId w:val="113"/>
  </w:num>
  <w:num w:numId="209" w16cid:durableId="1137258185">
    <w:abstractNumId w:val="179"/>
  </w:num>
  <w:num w:numId="210" w16cid:durableId="1537891664">
    <w:abstractNumId w:val="85"/>
  </w:num>
  <w:num w:numId="211" w16cid:durableId="345182538">
    <w:abstractNumId w:val="138"/>
  </w:num>
  <w:num w:numId="212" w16cid:durableId="1958559887">
    <w:abstractNumId w:val="51"/>
  </w:num>
  <w:num w:numId="213" w16cid:durableId="1926454154">
    <w:abstractNumId w:val="47"/>
  </w:num>
  <w:num w:numId="214" w16cid:durableId="1099064369">
    <w:abstractNumId w:val="186"/>
  </w:num>
  <w:num w:numId="215" w16cid:durableId="1392772447">
    <w:abstractNumId w:val="71"/>
  </w:num>
  <w:num w:numId="216" w16cid:durableId="294872096">
    <w:abstractNumId w:val="201"/>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3"/>
  </w:num>
  <w:num w:numId="218" w16cid:durableId="818886552">
    <w:abstractNumId w:val="86"/>
  </w:num>
  <w:num w:numId="219" w16cid:durableId="1640499067">
    <w:abstractNumId w:val="101"/>
  </w:num>
  <w:num w:numId="220" w16cid:durableId="2114666758">
    <w:abstractNumId w:val="172"/>
  </w:num>
  <w:num w:numId="221" w16cid:durableId="964821352">
    <w:abstractNumId w:val="32"/>
  </w:num>
  <w:num w:numId="222" w16cid:durableId="1926185255">
    <w:abstractNumId w:val="160"/>
  </w:num>
  <w:num w:numId="223" w16cid:durableId="1523274953">
    <w:abstractNumId w:val="191"/>
  </w:num>
  <w:num w:numId="224" w16cid:durableId="1492135643">
    <w:abstractNumId w:val="9"/>
  </w:num>
  <w:num w:numId="225" w16cid:durableId="467549559">
    <w:abstractNumId w:val="112"/>
  </w:num>
  <w:num w:numId="226" w16cid:durableId="1101998544">
    <w:abstractNumId w:val="68"/>
  </w:num>
  <w:num w:numId="227" w16cid:durableId="2023043494">
    <w:abstractNumId w:val="207"/>
  </w:num>
  <w:num w:numId="228" w16cid:durableId="1785660743">
    <w:abstractNumId w:val="45"/>
  </w:num>
  <w:num w:numId="229" w16cid:durableId="588808045">
    <w:abstractNumId w:val="106"/>
  </w:num>
  <w:num w:numId="230" w16cid:durableId="1710259774">
    <w:abstractNumId w:val="167"/>
  </w:num>
  <w:num w:numId="231" w16cid:durableId="1235702612">
    <w:abstractNumId w:val="208"/>
  </w:num>
  <w:num w:numId="232" w16cid:durableId="2053337712">
    <w:abstractNumId w:val="188"/>
  </w:num>
  <w:num w:numId="233" w16cid:durableId="1310328121">
    <w:abstractNumId w:val="37"/>
  </w:num>
  <w:num w:numId="234" w16cid:durableId="126363820">
    <w:abstractNumId w:val="211"/>
  </w:num>
  <w:num w:numId="235" w16cid:durableId="298464520">
    <w:abstractNumId w:val="136"/>
  </w:num>
  <w:num w:numId="236" w16cid:durableId="119080691">
    <w:abstractNumId w:val="25"/>
  </w:num>
  <w:num w:numId="237" w16cid:durableId="17171293">
    <w:abstractNumId w:val="102"/>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registry.iho.int"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eader" Target="header5.xml"/><Relationship Id="rId68" Type="http://schemas.openxmlformats.org/officeDocument/2006/relationships/image" Target="media/image42.png"/><Relationship Id="rId84" Type="http://schemas.openxmlformats.org/officeDocument/2006/relationships/image" Target="cid:image004.jpg@01D7E067.4BDF7CF0" TargetMode="External"/><Relationship Id="rId89" Type="http://schemas.openxmlformats.org/officeDocument/2006/relationships/image" Target="media/image62.pn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3.png"/><Relationship Id="rId22" Type="http://schemas.openxmlformats.org/officeDocument/2006/relationships/image" Target="media/image4.emf"/><Relationship Id="rId27" Type="http://schemas.microsoft.com/office/2011/relationships/commentsExtended" Target="commentsExtended.xm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footer" Target="footer5.xml"/><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8.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4.xm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jpeg"/><Relationship Id="rId88" Type="http://schemas.openxmlformats.org/officeDocument/2006/relationships/image" Target="media/image61.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emf"/><Relationship Id="rId28" Type="http://schemas.microsoft.com/office/2016/09/relationships/commentsIds" Target="commentsIds.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footer" Target="footer6.xm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ntTable" Target="fontTable.xml"/><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image" Target="media/image6.emf"/><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9.emf"/><Relationship Id="rId82" Type="http://schemas.openxmlformats.org/officeDocument/2006/relationships/image" Target="media/image56.png"/><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39359</Words>
  <Characters>224347</Characters>
  <Application>Microsoft Office Word</Application>
  <DocSecurity>0</DocSecurity>
  <Lines>1869</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3</cp:revision>
  <cp:lastPrinted>2024-10-25T23:17:00Z</cp:lastPrinted>
  <dcterms:created xsi:type="dcterms:W3CDTF">2025-01-28T12:54:00Z</dcterms:created>
  <dcterms:modified xsi:type="dcterms:W3CDTF">2025-01-28T12:55:00Z</dcterms:modified>
</cp:coreProperties>
</file>