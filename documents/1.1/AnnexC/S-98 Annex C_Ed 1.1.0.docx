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4523814"/>
    <w:bookmarkStart w:id="1" w:name="_Toc225065129"/>
    <w:bookmarkStart w:id="2" w:name="_Toc225648272"/>
    <w:p w14:paraId="66322D29" w14:textId="77777777" w:rsidR="00885FE2" w:rsidRPr="00D56521" w:rsidRDefault="00885FE2" w:rsidP="004E61EE">
      <w:pPr>
        <w:spacing w:line="240" w:lineRule="auto"/>
      </w:pPr>
      <w:r w:rsidRPr="00D56521">
        <w:rPr>
          <w:noProof/>
          <w:lang w:val="fr-FR" w:eastAsia="fr-FR"/>
        </w:rPr>
        <mc:AlternateContent>
          <mc:Choice Requires="wpg">
            <w:drawing>
              <wp:anchor distT="0" distB="0" distL="114300" distR="114300" simplePos="0" relativeHeight="251659264" behindDoc="0" locked="0" layoutInCell="1" allowOverlap="1" wp14:anchorId="1FFCA67A" wp14:editId="3A8B61D9">
                <wp:simplePos x="0" y="0"/>
                <wp:positionH relativeFrom="margin">
                  <wp:posOffset>-372745</wp:posOffset>
                </wp:positionH>
                <wp:positionV relativeFrom="paragraph">
                  <wp:posOffset>-485775</wp:posOffset>
                </wp:positionV>
                <wp:extent cx="6530340" cy="9392285"/>
                <wp:effectExtent l="0" t="0" r="0" b="0"/>
                <wp:wrapNone/>
                <wp:docPr id="1468"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1469"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00DB9C" w14:textId="34F14A32" w:rsidR="00E54143" w:rsidRPr="00B94B05" w:rsidRDefault="00E54143" w:rsidP="00885FE2">
                              <w:pPr>
                                <w:rPr>
                                  <w:rFonts w:cs="Arial"/>
                                  <w:b/>
                                </w:rPr>
                              </w:pPr>
                              <w:r>
                                <w:rPr>
                                  <w:rFonts w:cs="Arial"/>
                                  <w:b/>
                                </w:rPr>
                                <w:t>S-98</w:t>
                              </w:r>
                            </w:p>
                          </w:txbxContent>
                        </wps:txbx>
                        <wps:bodyPr rot="0" vert="horz" wrap="square" lIns="180000" tIns="288000" rIns="180000" bIns="288000" anchor="ctr" anchorCtr="0" upright="1">
                          <a:noAutofit/>
                        </wps:bodyPr>
                      </wps:wsp>
                      <pic:pic xmlns:pic="http://schemas.openxmlformats.org/drawingml/2006/picture">
                        <pic:nvPicPr>
                          <pic:cNvPr id="1470"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1"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2"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1473"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wps:txbx>
                        <wps:bodyPr rot="0" vert="horz" wrap="square" lIns="180000" tIns="180000" rIns="180000" bIns="180000" anchor="b" anchorCtr="0" upright="1">
                          <a:noAutofit/>
                        </wps:bodyPr>
                      </wps:wsp>
                      <wps:wsp>
                        <wps:cNvPr id="1474"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3B068C2" w14:textId="3F8D7C3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28"/>
                                  <w:szCs w:val="28"/>
                                </w:rPr>
                                <w:t>Annex C</w:t>
                              </w:r>
                            </w:p>
                            <w:p w14:paraId="51AFD176" w14:textId="77777777" w:rsidR="00E54143" w:rsidRDefault="00E54143" w:rsidP="00885FE2">
                              <w:pPr>
                                <w:pStyle w:val="Basisalinea"/>
                                <w:spacing w:line="240" w:lineRule="auto"/>
                                <w:rPr>
                                  <w:rFonts w:ascii="Arial" w:hAnsi="Arial" w:cs="HelveticaNeueLT Std Med"/>
                                  <w:b/>
                                  <w:color w:val="00004C"/>
                                  <w:sz w:val="56"/>
                                  <w:szCs w:val="56"/>
                                </w:rPr>
                              </w:pPr>
                            </w:p>
                            <w:p w14:paraId="610386CA" w14:textId="502A23B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Harmonised User Experience for ECDIS and INS</w:t>
                              </w:r>
                            </w:p>
                            <w:p w14:paraId="5F56D4F0" w14:textId="77777777" w:rsidR="00E54143" w:rsidRDefault="00E54143" w:rsidP="00885FE2">
                              <w:pPr>
                                <w:pStyle w:val="Basisalinea"/>
                                <w:spacing w:line="240" w:lineRule="auto"/>
                                <w:rPr>
                                  <w:rFonts w:ascii="Arial" w:hAnsi="Arial" w:cs="HelveticaNeueLT Std Med"/>
                                  <w:b/>
                                  <w:color w:val="00004C"/>
                                  <w:sz w:val="56"/>
                                  <w:szCs w:val="56"/>
                                </w:rPr>
                              </w:pPr>
                            </w:p>
                            <w:p w14:paraId="2133E80F" w14:textId="77777777" w:rsidR="00E54143" w:rsidRDefault="00E54143" w:rsidP="00885FE2">
                              <w:pPr>
                                <w:pStyle w:val="Basisalinea"/>
                                <w:spacing w:line="240" w:lineRule="auto"/>
                                <w:rPr>
                                  <w:rFonts w:ascii="Arial" w:hAnsi="Arial" w:cs="HelveticaNeueLT Std Med"/>
                                  <w:b/>
                                  <w:color w:val="00004C"/>
                                  <w:sz w:val="56"/>
                                  <w:szCs w:val="56"/>
                                </w:rPr>
                              </w:pPr>
                            </w:p>
                            <w:p w14:paraId="5F5A5E5D" w14:textId="3F784176"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3" w:author="Raphael Malyankar" w:date="2023-08-30T15:44:00Z">
                                <w:r w:rsidDel="002D2380">
                                  <w:rPr>
                                    <w:rFonts w:ascii="Arial" w:hAnsi="Arial" w:cs="HelveticaNeueLT Std Med"/>
                                    <w:b/>
                                    <w:color w:val="00004C"/>
                                    <w:sz w:val="28"/>
                                    <w:szCs w:val="28"/>
                                  </w:rPr>
                                  <w:delText>0</w:delText>
                                </w:r>
                              </w:del>
                              <w:ins w:id="4" w:author="Raphael Malyankar" w:date="2023-08-30T15:44:00Z">
                                <w:r w:rsidR="002D2380">
                                  <w:rPr>
                                    <w:rFonts w:ascii="Arial" w:hAnsi="Arial" w:cs="HelveticaNeueLT Std Med"/>
                                    <w:b/>
                                    <w:color w:val="00004C"/>
                                    <w:sz w:val="28"/>
                                    <w:szCs w:val="28"/>
                                  </w:rPr>
                                  <w:t>1</w:t>
                                </w:r>
                              </w:ins>
                              <w:r>
                                <w:rPr>
                                  <w:rFonts w:ascii="Arial" w:hAnsi="Arial" w:cs="HelveticaNeueLT Std Med"/>
                                  <w:b/>
                                  <w:color w:val="00004C"/>
                                  <w:sz w:val="28"/>
                                  <w:szCs w:val="28"/>
                                </w:rPr>
                                <w:t xml:space="preserve">.0 – </w:t>
                              </w:r>
                              <w:del w:id="5" w:author="Raphael Malyankar" w:date="2023-08-30T15:44:00Z">
                                <w:r w:rsidR="000E4371" w:rsidDel="002D2380">
                                  <w:rPr>
                                    <w:rFonts w:ascii="Arial" w:hAnsi="Arial" w:cs="HelveticaNeueLT Std Med"/>
                                    <w:b/>
                                    <w:color w:val="00004C"/>
                                    <w:sz w:val="28"/>
                                    <w:szCs w:val="28"/>
                                  </w:rPr>
                                  <w:delText>May</w:delText>
                                </w:r>
                                <w:r w:rsidDel="002D2380">
                                  <w:rPr>
                                    <w:rFonts w:ascii="Arial" w:hAnsi="Arial" w:cs="HelveticaNeueLT Std Med"/>
                                    <w:b/>
                                    <w:color w:val="00004C"/>
                                    <w:sz w:val="28"/>
                                    <w:szCs w:val="28"/>
                                  </w:rPr>
                                  <w:delText xml:space="preserve"> 2022</w:delText>
                                </w:r>
                              </w:del>
                              <w:ins w:id="6" w:author="Raphael Malyankar" w:date="2023-08-30T15:44:00Z">
                                <w:r w:rsidR="002D2380">
                                  <w:rPr>
                                    <w:rFonts w:ascii="Arial" w:hAnsi="Arial" w:cs="HelveticaNeueLT Std Med"/>
                                    <w:b/>
                                    <w:color w:val="00004C"/>
                                    <w:sz w:val="28"/>
                                    <w:szCs w:val="28"/>
                                  </w:rPr>
                                  <w:t>August 2023</w:t>
                                </w:r>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FFCA67A" id="Groep 11" o:spid="_x0000_s1026"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28"/>
                            <w:szCs w:val="28"/>
                          </w:rPr>
                          <w:t>Annex C</w:t>
                        </w:r>
                      </w:p>
                      <w:p w14:paraId="51AFD176" w14:textId="77777777" w:rsidR="00E54143" w:rsidRDefault="00E54143" w:rsidP="00885FE2">
                        <w:pPr>
                          <w:pStyle w:val="Basisalinea"/>
                          <w:spacing w:line="240" w:lineRule="auto"/>
                          <w:rPr>
                            <w:rFonts w:ascii="Arial" w:hAnsi="Arial" w:cs="HelveticaNeueLT Std Med"/>
                            <w:b/>
                            <w:color w:val="00004C"/>
                            <w:sz w:val="56"/>
                            <w:szCs w:val="56"/>
                          </w:rPr>
                        </w:pPr>
                      </w:p>
                      <w:p w14:paraId="610386CA" w14:textId="502A23BD" w:rsidR="00E54143" w:rsidRDefault="00E54143" w:rsidP="00885FE2">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Harmonised User Experience for ECDIS and INS</w:t>
                        </w:r>
                      </w:p>
                      <w:p w14:paraId="5F56D4F0" w14:textId="77777777" w:rsidR="00E54143" w:rsidRDefault="00E54143" w:rsidP="00885FE2">
                        <w:pPr>
                          <w:pStyle w:val="Basisalinea"/>
                          <w:spacing w:line="240" w:lineRule="auto"/>
                          <w:rPr>
                            <w:rFonts w:ascii="Arial" w:hAnsi="Arial" w:cs="HelveticaNeueLT Std Med"/>
                            <w:b/>
                            <w:color w:val="00004C"/>
                            <w:sz w:val="56"/>
                            <w:szCs w:val="56"/>
                          </w:rPr>
                        </w:pPr>
                      </w:p>
                      <w:p w14:paraId="2133E80F" w14:textId="77777777" w:rsidR="00E54143" w:rsidRDefault="00E54143" w:rsidP="00885FE2">
                        <w:pPr>
                          <w:pStyle w:val="Basisalinea"/>
                          <w:spacing w:line="240" w:lineRule="auto"/>
                          <w:rPr>
                            <w:rFonts w:ascii="Arial" w:hAnsi="Arial" w:cs="HelveticaNeueLT Std Med"/>
                            <w:b/>
                            <w:color w:val="00004C"/>
                            <w:sz w:val="56"/>
                            <w:szCs w:val="56"/>
                          </w:rPr>
                        </w:pPr>
                      </w:p>
                      <w:p w14:paraId="5F5A5E5D" w14:textId="3F784176"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7" w:author="Raphael Malyankar" w:date="2023-08-30T15:44:00Z">
                          <w:r w:rsidDel="002D2380">
                            <w:rPr>
                              <w:rFonts w:ascii="Arial" w:hAnsi="Arial" w:cs="HelveticaNeueLT Std Med"/>
                              <w:b/>
                              <w:color w:val="00004C"/>
                              <w:sz w:val="28"/>
                              <w:szCs w:val="28"/>
                            </w:rPr>
                            <w:delText>0</w:delText>
                          </w:r>
                        </w:del>
                        <w:ins w:id="8" w:author="Raphael Malyankar" w:date="2023-08-30T15:44:00Z">
                          <w:r w:rsidR="002D2380">
                            <w:rPr>
                              <w:rFonts w:ascii="Arial" w:hAnsi="Arial" w:cs="HelveticaNeueLT Std Med"/>
                              <w:b/>
                              <w:color w:val="00004C"/>
                              <w:sz w:val="28"/>
                              <w:szCs w:val="28"/>
                            </w:rPr>
                            <w:t>1</w:t>
                          </w:r>
                        </w:ins>
                        <w:r>
                          <w:rPr>
                            <w:rFonts w:ascii="Arial" w:hAnsi="Arial" w:cs="HelveticaNeueLT Std Med"/>
                            <w:b/>
                            <w:color w:val="00004C"/>
                            <w:sz w:val="28"/>
                            <w:szCs w:val="28"/>
                          </w:rPr>
                          <w:t xml:space="preserve">.0 – </w:t>
                        </w:r>
                        <w:del w:id="9" w:author="Raphael Malyankar" w:date="2023-08-30T15:44:00Z">
                          <w:r w:rsidR="000E4371" w:rsidDel="002D2380">
                            <w:rPr>
                              <w:rFonts w:ascii="Arial" w:hAnsi="Arial" w:cs="HelveticaNeueLT Std Med"/>
                              <w:b/>
                              <w:color w:val="00004C"/>
                              <w:sz w:val="28"/>
                              <w:szCs w:val="28"/>
                            </w:rPr>
                            <w:delText>May</w:delText>
                          </w:r>
                          <w:r w:rsidDel="002D2380">
                            <w:rPr>
                              <w:rFonts w:ascii="Arial" w:hAnsi="Arial" w:cs="HelveticaNeueLT Std Med"/>
                              <w:b/>
                              <w:color w:val="00004C"/>
                              <w:sz w:val="28"/>
                              <w:szCs w:val="28"/>
                            </w:rPr>
                            <w:delText xml:space="preserve"> 2022</w:delText>
                          </w:r>
                        </w:del>
                        <w:ins w:id="10" w:author="Raphael Malyankar" w:date="2023-08-30T15:44:00Z">
                          <w:r w:rsidR="002D2380">
                            <w:rPr>
                              <w:rFonts w:ascii="Arial" w:hAnsi="Arial" w:cs="HelveticaNeueLT Std Med"/>
                              <w:b/>
                              <w:color w:val="00004C"/>
                              <w:sz w:val="28"/>
                              <w:szCs w:val="28"/>
                            </w:rPr>
                            <w:t>August 2023</w:t>
                          </w:r>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mc:Fallback>
        </mc:AlternateContent>
      </w:r>
      <w:r w:rsidRPr="00D56521">
        <w:tab/>
        <w:t xml:space="preserve"> </w:t>
      </w:r>
    </w:p>
    <w:p w14:paraId="6ED5B2D0" w14:textId="52619DAC"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D56521" w14:paraId="2C097688" w14:textId="77777777" w:rsidTr="000B1E24">
        <w:tc>
          <w:tcPr>
            <w:tcW w:w="8862" w:type="dxa"/>
            <w:tcBorders>
              <w:top w:val="single" w:sz="4" w:space="0" w:color="000000"/>
            </w:tcBorders>
          </w:tcPr>
          <w:p w14:paraId="227CE27C" w14:textId="1946CF01"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2022</w:t>
            </w:r>
            <w:ins w:id="7" w:author="Raphael Malyankar" w:date="2023-08-30T15:45:00Z">
              <w:r w:rsidR="00E47E2A">
                <w:rPr>
                  <w:rFonts w:ascii="Helvetica" w:hAnsi="Helvetica"/>
                  <w:sz w:val="22"/>
                  <w:szCs w:val="22"/>
                </w:rPr>
                <w:t>,2023</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4"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6CA00846" w14:textId="77777777" w:rsidR="006456D7" w:rsidRPr="00D56521" w:rsidRDefault="006456D7" w:rsidP="004E61EE">
      <w:pPr>
        <w:spacing w:after="0" w:line="240" w:lineRule="auto"/>
        <w:sectPr w:rsidR="006456D7" w:rsidRPr="00D56521" w:rsidSect="004E1142">
          <w:headerReference w:type="even" r:id="rId15"/>
          <w:footerReference w:type="even" r:id="rId16"/>
          <w:footerReference w:type="default" r:id="rId17"/>
          <w:headerReference w:type="first" r:id="rId18"/>
          <w:footerReference w:type="first" r:id="rId19"/>
          <w:pgSz w:w="11906" w:h="16838" w:code="9"/>
          <w:pgMar w:top="1440" w:right="1400" w:bottom="1440" w:left="1400" w:header="708" w:footer="708" w:gutter="0"/>
          <w:pgNumType w:fmt="lowerRoman"/>
          <w:cols w:space="708"/>
          <w:titlePg/>
          <w:docGrid w:linePitch="360"/>
        </w:sectPr>
      </w:pPr>
    </w:p>
    <w:bookmarkStart w:id="10" w:name="_Toc144421198" w:displacedByCustomXml="next"/>
    <w:bookmarkStart w:id="11" w:name="_Toc144415652"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11"/>
          <w:bookmarkEnd w:id="10"/>
        </w:p>
        <w:p w14:paraId="742B4705" w14:textId="77777777" w:rsidR="00703BA8" w:rsidRPr="00D56521" w:rsidRDefault="00703BA8" w:rsidP="000806E0">
          <w:pPr>
            <w:pStyle w:val="TOC9"/>
          </w:pPr>
        </w:p>
        <w:p w14:paraId="713937EA" w14:textId="383551AA" w:rsidR="00A10E00" w:rsidRDefault="000806E0">
          <w:pPr>
            <w:pStyle w:val="TOC1"/>
            <w:rPr>
              <w:rFonts w:asciiTheme="minorHAnsi" w:eastAsiaTheme="minorEastAsia" w:hAnsiTheme="minorHAnsi" w:cstheme="minorBidi"/>
              <w:bCs w:val="0"/>
              <w:noProof/>
              <w:kern w:val="2"/>
              <w:sz w:val="22"/>
              <w:szCs w:val="22"/>
              <w:lang w:val="en-US" w:eastAsia="en-US"/>
              <w14:ligatures w14:val="standardContextual"/>
            </w:rPr>
          </w:pPr>
          <w:r>
            <w:rPr>
              <w:bCs w:val="0"/>
            </w:rPr>
            <w:fldChar w:fldCharType="begin"/>
          </w:r>
          <w:r>
            <w:rPr>
              <w:bCs w:val="0"/>
            </w:rPr>
            <w:instrText xml:space="preserve"> TOC \o "1-3" \h \z \u </w:instrText>
          </w:r>
          <w:r>
            <w:rPr>
              <w:bCs w:val="0"/>
            </w:rPr>
            <w:fldChar w:fldCharType="separate"/>
          </w:r>
          <w:hyperlink w:anchor="_Toc144421199" w:history="1">
            <w:r w:rsidR="00A10E00" w:rsidRPr="00620262">
              <w:rPr>
                <w:rStyle w:val="Hyperlink"/>
                <w:noProof/>
              </w:rPr>
              <w:t>C-1</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A10E00">
              <w:rPr>
                <w:noProof/>
                <w:webHidden/>
              </w:rPr>
              <w:t>1</w:t>
            </w:r>
            <w:r w:rsidR="00A10E00">
              <w:rPr>
                <w:noProof/>
                <w:webHidden/>
              </w:rPr>
              <w:fldChar w:fldCharType="end"/>
            </w:r>
          </w:hyperlink>
        </w:p>
        <w:p w14:paraId="3B2312F4" w14:textId="35BF3FF6"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00" w:history="1">
            <w:r w:rsidR="00A10E00" w:rsidRPr="00620262">
              <w:rPr>
                <w:rStyle w:val="Hyperlink"/>
                <w:noProof/>
              </w:rPr>
              <w:t>C-2</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A10E00">
              <w:rPr>
                <w:noProof/>
                <w:webHidden/>
              </w:rPr>
              <w:t>1</w:t>
            </w:r>
            <w:r w:rsidR="00A10E00">
              <w:rPr>
                <w:noProof/>
                <w:webHidden/>
              </w:rPr>
              <w:fldChar w:fldCharType="end"/>
            </w:r>
          </w:hyperlink>
        </w:p>
        <w:p w14:paraId="4B9AF9B9" w14:textId="085B765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1" w:history="1">
            <w:r w:rsidR="00A10E00" w:rsidRPr="00620262">
              <w:rPr>
                <w:rStyle w:val="Hyperlink"/>
                <w:noProof/>
              </w:rPr>
              <w:t>C-2.1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A10E00">
              <w:rPr>
                <w:noProof/>
                <w:webHidden/>
              </w:rPr>
              <w:t>1</w:t>
            </w:r>
            <w:r w:rsidR="00A10E00">
              <w:rPr>
                <w:noProof/>
                <w:webHidden/>
              </w:rPr>
              <w:fldChar w:fldCharType="end"/>
            </w:r>
          </w:hyperlink>
        </w:p>
        <w:p w14:paraId="136B1B4E" w14:textId="2D99C7F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2" w:history="1">
            <w:r w:rsidR="00A10E00" w:rsidRPr="00620262">
              <w:rPr>
                <w:rStyle w:val="Hyperlink"/>
                <w:noProof/>
                <w:lang w:eastAsia="en-GB"/>
              </w:rPr>
              <w:t>C-2.2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A10E00">
              <w:rPr>
                <w:noProof/>
                <w:webHidden/>
              </w:rPr>
              <w:t>2</w:t>
            </w:r>
            <w:r w:rsidR="00A10E00">
              <w:rPr>
                <w:noProof/>
                <w:webHidden/>
              </w:rPr>
              <w:fldChar w:fldCharType="end"/>
            </w:r>
          </w:hyperlink>
        </w:p>
        <w:p w14:paraId="0F0344CC" w14:textId="77AE153B"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03" w:history="1">
            <w:r w:rsidR="00A10E00" w:rsidRPr="00620262">
              <w:rPr>
                <w:rStyle w:val="Hyperlink"/>
                <w:noProof/>
                <w:lang w:eastAsia="en-GB"/>
              </w:rPr>
              <w:t>C-3</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A10E00">
              <w:rPr>
                <w:noProof/>
                <w:webHidden/>
              </w:rPr>
              <w:t>3</w:t>
            </w:r>
            <w:r w:rsidR="00A10E00">
              <w:rPr>
                <w:noProof/>
                <w:webHidden/>
              </w:rPr>
              <w:fldChar w:fldCharType="end"/>
            </w:r>
          </w:hyperlink>
        </w:p>
        <w:p w14:paraId="0B730833" w14:textId="7421D144"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4" w:history="1">
            <w:r w:rsidR="00A10E00" w:rsidRPr="00620262">
              <w:rPr>
                <w:rStyle w:val="Hyperlink"/>
                <w:noProof/>
                <w:lang w:eastAsia="en-GB"/>
              </w:rPr>
              <w:t>C-3.1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A10E00">
              <w:rPr>
                <w:noProof/>
                <w:webHidden/>
              </w:rPr>
              <w:t>3</w:t>
            </w:r>
            <w:r w:rsidR="00A10E00">
              <w:rPr>
                <w:noProof/>
                <w:webHidden/>
              </w:rPr>
              <w:fldChar w:fldCharType="end"/>
            </w:r>
          </w:hyperlink>
        </w:p>
        <w:p w14:paraId="570E47F2" w14:textId="4DEC8EA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5" w:history="1">
            <w:r w:rsidR="00A10E00" w:rsidRPr="00620262">
              <w:rPr>
                <w:rStyle w:val="Hyperlink"/>
                <w:noProof/>
                <w:lang w:eastAsia="en-GB"/>
              </w:rPr>
              <w:t>C-3.2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A10E00">
              <w:rPr>
                <w:noProof/>
                <w:webHidden/>
              </w:rPr>
              <w:t>3</w:t>
            </w:r>
            <w:r w:rsidR="00A10E00">
              <w:rPr>
                <w:noProof/>
                <w:webHidden/>
              </w:rPr>
              <w:fldChar w:fldCharType="end"/>
            </w:r>
          </w:hyperlink>
        </w:p>
        <w:p w14:paraId="59EAEA53" w14:textId="06FF5BE3"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06" w:history="1">
            <w:r w:rsidR="00A10E00" w:rsidRPr="00620262">
              <w:rPr>
                <w:rStyle w:val="Hyperlink"/>
                <w:noProof/>
              </w:rPr>
              <w:t>C-4</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A10E00">
              <w:rPr>
                <w:noProof/>
                <w:webHidden/>
              </w:rPr>
              <w:t>4</w:t>
            </w:r>
            <w:r w:rsidR="00A10E00">
              <w:rPr>
                <w:noProof/>
                <w:webHidden/>
              </w:rPr>
              <w:fldChar w:fldCharType="end"/>
            </w:r>
          </w:hyperlink>
        </w:p>
        <w:p w14:paraId="242C6312" w14:textId="16AE7D5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7" w:history="1">
            <w:r w:rsidR="00A10E00" w:rsidRPr="00620262">
              <w:rPr>
                <w:rStyle w:val="Hyperlink"/>
                <w:noProof/>
              </w:rPr>
              <w:t>C-4.1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A10E00">
              <w:rPr>
                <w:noProof/>
                <w:webHidden/>
              </w:rPr>
              <w:t>4</w:t>
            </w:r>
            <w:r w:rsidR="00A10E00">
              <w:rPr>
                <w:noProof/>
                <w:webHidden/>
              </w:rPr>
              <w:fldChar w:fldCharType="end"/>
            </w:r>
          </w:hyperlink>
        </w:p>
        <w:p w14:paraId="55E1791D" w14:textId="28EC60C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08" w:history="1">
            <w:r w:rsidR="00A10E00" w:rsidRPr="00620262">
              <w:rPr>
                <w:rStyle w:val="Hyperlink"/>
                <w:noProof/>
              </w:rPr>
              <w:t>C-4.2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A10E00">
              <w:rPr>
                <w:noProof/>
                <w:webHidden/>
              </w:rPr>
              <w:t>4</w:t>
            </w:r>
            <w:r w:rsidR="00A10E00">
              <w:rPr>
                <w:noProof/>
                <w:webHidden/>
              </w:rPr>
              <w:fldChar w:fldCharType="end"/>
            </w:r>
          </w:hyperlink>
        </w:p>
        <w:p w14:paraId="45F023A1" w14:textId="3D6C1DF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09" w:history="1">
            <w:r w:rsidR="00A10E00" w:rsidRPr="00620262">
              <w:rPr>
                <w:rStyle w:val="Hyperlink"/>
                <w:noProof/>
              </w:rPr>
              <w:t>C-4.2.1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A10E00">
              <w:rPr>
                <w:noProof/>
                <w:webHidden/>
              </w:rPr>
              <w:t>6</w:t>
            </w:r>
            <w:r w:rsidR="00A10E00">
              <w:rPr>
                <w:noProof/>
                <w:webHidden/>
              </w:rPr>
              <w:fldChar w:fldCharType="end"/>
            </w:r>
          </w:hyperlink>
        </w:p>
        <w:p w14:paraId="2893A604" w14:textId="7249EC9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10" w:history="1">
            <w:r w:rsidR="00A10E00" w:rsidRPr="00620262">
              <w:rPr>
                <w:rStyle w:val="Hyperlink"/>
                <w:noProof/>
              </w:rPr>
              <w:t>C-4.3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A10E00">
              <w:rPr>
                <w:noProof/>
                <w:webHidden/>
              </w:rPr>
              <w:t>6</w:t>
            </w:r>
            <w:r w:rsidR="00A10E00">
              <w:rPr>
                <w:noProof/>
                <w:webHidden/>
              </w:rPr>
              <w:fldChar w:fldCharType="end"/>
            </w:r>
          </w:hyperlink>
        </w:p>
        <w:p w14:paraId="4354A8B7" w14:textId="6DB302A1"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11" w:history="1">
            <w:r w:rsidR="00A10E00" w:rsidRPr="00620262">
              <w:rPr>
                <w:rStyle w:val="Hyperlink"/>
                <w:noProof/>
              </w:rPr>
              <w:t>C-5</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A10E00">
              <w:rPr>
                <w:noProof/>
                <w:webHidden/>
              </w:rPr>
              <w:t>7</w:t>
            </w:r>
            <w:r w:rsidR="00A10E00">
              <w:rPr>
                <w:noProof/>
                <w:webHidden/>
              </w:rPr>
              <w:fldChar w:fldCharType="end"/>
            </w:r>
          </w:hyperlink>
        </w:p>
        <w:p w14:paraId="21D95657" w14:textId="12EF2CA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12" w:history="1">
            <w:r w:rsidR="00A10E00" w:rsidRPr="00620262">
              <w:rPr>
                <w:rStyle w:val="Hyperlink"/>
                <w:noProof/>
              </w:rPr>
              <w:t>C-5.1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A10E00">
              <w:rPr>
                <w:noProof/>
                <w:webHidden/>
              </w:rPr>
              <w:t>7</w:t>
            </w:r>
            <w:r w:rsidR="00A10E00">
              <w:rPr>
                <w:noProof/>
                <w:webHidden/>
              </w:rPr>
              <w:fldChar w:fldCharType="end"/>
            </w:r>
          </w:hyperlink>
        </w:p>
        <w:p w14:paraId="29D203A0" w14:textId="2E61A8F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13" w:history="1">
            <w:r w:rsidR="00A10E00" w:rsidRPr="00620262">
              <w:rPr>
                <w:rStyle w:val="Hyperlink"/>
                <w:noProof/>
              </w:rPr>
              <w:t>C-5.2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A10E00">
              <w:rPr>
                <w:noProof/>
                <w:webHidden/>
              </w:rPr>
              <w:t>8</w:t>
            </w:r>
            <w:r w:rsidR="00A10E00">
              <w:rPr>
                <w:noProof/>
                <w:webHidden/>
              </w:rPr>
              <w:fldChar w:fldCharType="end"/>
            </w:r>
          </w:hyperlink>
        </w:p>
        <w:p w14:paraId="78E1D78E" w14:textId="6A1F30AB"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14" w:history="1">
            <w:r w:rsidR="00A10E00" w:rsidRPr="00620262">
              <w:rPr>
                <w:rStyle w:val="Hyperlink"/>
                <w:noProof/>
              </w:rPr>
              <w:t>C-6</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A10E00">
              <w:rPr>
                <w:noProof/>
                <w:webHidden/>
              </w:rPr>
              <w:t>8</w:t>
            </w:r>
            <w:r w:rsidR="00A10E00">
              <w:rPr>
                <w:noProof/>
                <w:webHidden/>
              </w:rPr>
              <w:fldChar w:fldCharType="end"/>
            </w:r>
          </w:hyperlink>
        </w:p>
        <w:p w14:paraId="0B1758E7" w14:textId="3F85E9B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15" w:history="1">
            <w:r w:rsidR="00A10E00" w:rsidRPr="00620262">
              <w:rPr>
                <w:rStyle w:val="Hyperlink"/>
                <w:noProof/>
              </w:rPr>
              <w:t>C-6.1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19BA4234" w14:textId="310254D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16" w:history="1">
            <w:r w:rsidR="00A10E00" w:rsidRPr="00620262">
              <w:rPr>
                <w:rStyle w:val="Hyperlink"/>
                <w:noProof/>
              </w:rPr>
              <w:t>C-6.1.1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198A85C8" w14:textId="0223913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17" w:history="1">
            <w:r w:rsidR="00A10E00" w:rsidRPr="00620262">
              <w:rPr>
                <w:rStyle w:val="Hyperlink"/>
                <w:noProof/>
              </w:rPr>
              <w:t>C-6.1.2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723B08AB" w14:textId="57CB2E1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18" w:history="1">
            <w:r w:rsidR="00A10E00" w:rsidRPr="00620262">
              <w:rPr>
                <w:rStyle w:val="Hyperlink"/>
                <w:noProof/>
              </w:rPr>
              <w:t>C-6.1.3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5DC87F1B" w14:textId="1B23BB8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19" w:history="1">
            <w:r w:rsidR="00A10E00" w:rsidRPr="00620262">
              <w:rPr>
                <w:rStyle w:val="Hyperlink"/>
                <w:noProof/>
              </w:rPr>
              <w:t>C-6.1.4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6FC119BB" w14:textId="1D1B273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20" w:history="1">
            <w:r w:rsidR="00A10E00" w:rsidRPr="00620262">
              <w:rPr>
                <w:rStyle w:val="Hyperlink"/>
                <w:noProof/>
              </w:rPr>
              <w:t>C-6.2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r w:rsidR="00A10E00">
              <w:rPr>
                <w:noProof/>
                <w:webHidden/>
              </w:rPr>
              <w:t>9</w:t>
            </w:r>
            <w:r w:rsidR="00A10E00">
              <w:rPr>
                <w:noProof/>
                <w:webHidden/>
              </w:rPr>
              <w:fldChar w:fldCharType="end"/>
            </w:r>
          </w:hyperlink>
        </w:p>
        <w:p w14:paraId="5E04FC7D" w14:textId="48562BDF"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21" w:history="1">
            <w:r w:rsidR="00A10E00" w:rsidRPr="00620262">
              <w:rPr>
                <w:rStyle w:val="Hyperlink"/>
                <w:noProof/>
              </w:rPr>
              <w:t>C-7</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A10E00">
              <w:rPr>
                <w:noProof/>
                <w:webHidden/>
              </w:rPr>
              <w:t>10</w:t>
            </w:r>
            <w:r w:rsidR="00A10E00">
              <w:rPr>
                <w:noProof/>
                <w:webHidden/>
              </w:rPr>
              <w:fldChar w:fldCharType="end"/>
            </w:r>
          </w:hyperlink>
        </w:p>
        <w:p w14:paraId="0057346F" w14:textId="2C8BF67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22" w:history="1">
            <w:r w:rsidR="00A10E00" w:rsidRPr="00620262">
              <w:rPr>
                <w:rStyle w:val="Hyperlink"/>
                <w:noProof/>
              </w:rPr>
              <w:t>C-7.1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A10E00">
              <w:rPr>
                <w:noProof/>
                <w:webHidden/>
              </w:rPr>
              <w:t>10</w:t>
            </w:r>
            <w:r w:rsidR="00A10E00">
              <w:rPr>
                <w:noProof/>
                <w:webHidden/>
              </w:rPr>
              <w:fldChar w:fldCharType="end"/>
            </w:r>
          </w:hyperlink>
        </w:p>
        <w:p w14:paraId="2C8344D1" w14:textId="18380C1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23" w:history="1">
            <w:r w:rsidR="00A10E00" w:rsidRPr="00620262">
              <w:rPr>
                <w:rStyle w:val="Hyperlink"/>
                <w:noProof/>
              </w:rPr>
              <w:t>C-7.2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r w:rsidR="00A10E00">
              <w:rPr>
                <w:noProof/>
                <w:webHidden/>
              </w:rPr>
              <w:t>10</w:t>
            </w:r>
            <w:r w:rsidR="00A10E00">
              <w:rPr>
                <w:noProof/>
                <w:webHidden/>
              </w:rPr>
              <w:fldChar w:fldCharType="end"/>
            </w:r>
          </w:hyperlink>
        </w:p>
        <w:p w14:paraId="42F3CC23" w14:textId="6C5C3B46"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4" w:history="1">
            <w:r w:rsidR="00A10E00" w:rsidRPr="00620262">
              <w:rPr>
                <w:rStyle w:val="Hyperlink"/>
                <w:noProof/>
              </w:rPr>
              <w:t>C-7.2.1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r w:rsidR="00A10E00">
              <w:rPr>
                <w:noProof/>
                <w:webHidden/>
              </w:rPr>
              <w:t>10</w:t>
            </w:r>
            <w:r w:rsidR="00A10E00">
              <w:rPr>
                <w:noProof/>
                <w:webHidden/>
              </w:rPr>
              <w:fldChar w:fldCharType="end"/>
            </w:r>
          </w:hyperlink>
        </w:p>
        <w:p w14:paraId="1DEB2426" w14:textId="1657773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5" w:history="1">
            <w:r w:rsidR="00A10E00" w:rsidRPr="00620262">
              <w:rPr>
                <w:rStyle w:val="Hyperlink"/>
                <w:noProof/>
              </w:rPr>
              <w:t>C-7.2.2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r w:rsidR="00A10E00">
              <w:rPr>
                <w:noProof/>
                <w:webHidden/>
              </w:rPr>
              <w:t>10</w:t>
            </w:r>
            <w:r w:rsidR="00A10E00">
              <w:rPr>
                <w:noProof/>
                <w:webHidden/>
              </w:rPr>
              <w:fldChar w:fldCharType="end"/>
            </w:r>
          </w:hyperlink>
        </w:p>
        <w:p w14:paraId="60D67994" w14:textId="3BEF8B2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6" w:history="1">
            <w:r w:rsidR="00A10E00" w:rsidRPr="00620262">
              <w:rPr>
                <w:rStyle w:val="Hyperlink"/>
                <w:noProof/>
              </w:rPr>
              <w:t>C-7.2.3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A10E00">
              <w:rPr>
                <w:noProof/>
                <w:webHidden/>
              </w:rPr>
              <w:t>11</w:t>
            </w:r>
            <w:r w:rsidR="00A10E00">
              <w:rPr>
                <w:noProof/>
                <w:webHidden/>
              </w:rPr>
              <w:fldChar w:fldCharType="end"/>
            </w:r>
          </w:hyperlink>
        </w:p>
        <w:p w14:paraId="1F031050" w14:textId="3A34891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7" w:history="1">
            <w:r w:rsidR="00A10E00" w:rsidRPr="00620262">
              <w:rPr>
                <w:rStyle w:val="Hyperlink"/>
                <w:noProof/>
              </w:rPr>
              <w:t>C-7.2.4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A10E00">
              <w:rPr>
                <w:noProof/>
                <w:webHidden/>
              </w:rPr>
              <w:t>11</w:t>
            </w:r>
            <w:r w:rsidR="00A10E00">
              <w:rPr>
                <w:noProof/>
                <w:webHidden/>
              </w:rPr>
              <w:fldChar w:fldCharType="end"/>
            </w:r>
          </w:hyperlink>
        </w:p>
        <w:p w14:paraId="539595F8" w14:textId="3DE2D88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8" w:history="1">
            <w:r w:rsidR="00A10E00" w:rsidRPr="00620262">
              <w:rPr>
                <w:rStyle w:val="Hyperlink"/>
                <w:noProof/>
              </w:rPr>
              <w:t>C-7.2.5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A10E00">
              <w:rPr>
                <w:noProof/>
                <w:webHidden/>
              </w:rPr>
              <w:t>11</w:t>
            </w:r>
            <w:r w:rsidR="00A10E00">
              <w:rPr>
                <w:noProof/>
                <w:webHidden/>
              </w:rPr>
              <w:fldChar w:fldCharType="end"/>
            </w:r>
          </w:hyperlink>
        </w:p>
        <w:p w14:paraId="2CA71AD2" w14:textId="35DEC71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29" w:history="1">
            <w:r w:rsidR="00A10E00" w:rsidRPr="00620262">
              <w:rPr>
                <w:rStyle w:val="Hyperlink"/>
                <w:noProof/>
              </w:rPr>
              <w:t>C-7.2.6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r w:rsidR="00A10E00">
              <w:rPr>
                <w:noProof/>
                <w:webHidden/>
              </w:rPr>
              <w:t>11</w:t>
            </w:r>
            <w:r w:rsidR="00A10E00">
              <w:rPr>
                <w:noProof/>
                <w:webHidden/>
              </w:rPr>
              <w:fldChar w:fldCharType="end"/>
            </w:r>
          </w:hyperlink>
        </w:p>
        <w:p w14:paraId="21BCA7F5" w14:textId="364075A6"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0" w:history="1">
            <w:r w:rsidR="00A10E00" w:rsidRPr="00620262">
              <w:rPr>
                <w:rStyle w:val="Hyperlink"/>
                <w:noProof/>
              </w:rPr>
              <w:t>C-7.2.7</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5D842849" w14:textId="5A479AD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1" w:history="1">
            <w:r w:rsidR="00A10E00" w:rsidRPr="00620262">
              <w:rPr>
                <w:rStyle w:val="Hyperlink"/>
                <w:noProof/>
              </w:rPr>
              <w:t>C-7.2.8</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320A60E5" w14:textId="4D18234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2" w:history="1">
            <w:r w:rsidR="00A10E00" w:rsidRPr="00620262">
              <w:rPr>
                <w:rStyle w:val="Hyperlink"/>
                <w:noProof/>
              </w:rPr>
              <w:t>C-7.2.9</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53340C01" w14:textId="79EA764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3" w:history="1">
            <w:r w:rsidR="00A10E00" w:rsidRPr="00620262">
              <w:rPr>
                <w:rStyle w:val="Hyperlink"/>
                <w:noProof/>
              </w:rPr>
              <w:t>C-7.2.10</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0EBD61E6" w14:textId="23A2820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4" w:history="1">
            <w:r w:rsidR="00A10E00" w:rsidRPr="00620262">
              <w:rPr>
                <w:rStyle w:val="Hyperlink"/>
                <w:noProof/>
              </w:rPr>
              <w:t>C-7.2.11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12617EBD" w14:textId="492C4EC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5" w:history="1">
            <w:r w:rsidR="00A10E00" w:rsidRPr="00620262">
              <w:rPr>
                <w:rStyle w:val="Hyperlink"/>
                <w:noProof/>
              </w:rPr>
              <w:t>C-7.2.12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4147C565" w14:textId="7B05B4C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6" w:history="1">
            <w:r w:rsidR="00A10E00" w:rsidRPr="00620262">
              <w:rPr>
                <w:rStyle w:val="Hyperlink"/>
                <w:noProof/>
              </w:rPr>
              <w:t>C-7.2.13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796C7806" w14:textId="34B8332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7" w:history="1">
            <w:r w:rsidR="00A10E00" w:rsidRPr="00620262">
              <w:rPr>
                <w:rStyle w:val="Hyperlink"/>
                <w:noProof/>
              </w:rPr>
              <w:t>C-7.2.14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51457132" w14:textId="63388447"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8" w:history="1">
            <w:r w:rsidR="00A10E00" w:rsidRPr="00620262">
              <w:rPr>
                <w:rStyle w:val="Hyperlink"/>
                <w:noProof/>
              </w:rPr>
              <w:t>C-7.2.15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r w:rsidR="00A10E00">
              <w:rPr>
                <w:noProof/>
                <w:webHidden/>
              </w:rPr>
              <w:t>12</w:t>
            </w:r>
            <w:r w:rsidR="00A10E00">
              <w:rPr>
                <w:noProof/>
                <w:webHidden/>
              </w:rPr>
              <w:fldChar w:fldCharType="end"/>
            </w:r>
          </w:hyperlink>
        </w:p>
        <w:p w14:paraId="70145E1B" w14:textId="2F9E00B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39" w:history="1">
            <w:r w:rsidR="00A10E00" w:rsidRPr="00620262">
              <w:rPr>
                <w:rStyle w:val="Hyperlink"/>
                <w:noProof/>
              </w:rPr>
              <w:t>C-7.2.16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A10E00">
              <w:rPr>
                <w:noProof/>
                <w:webHidden/>
              </w:rPr>
              <w:t>13</w:t>
            </w:r>
            <w:r w:rsidR="00A10E00">
              <w:rPr>
                <w:noProof/>
                <w:webHidden/>
              </w:rPr>
              <w:fldChar w:fldCharType="end"/>
            </w:r>
          </w:hyperlink>
        </w:p>
        <w:p w14:paraId="586B34EF" w14:textId="43A59075"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40" w:history="1">
            <w:r w:rsidR="00A10E00" w:rsidRPr="00620262">
              <w:rPr>
                <w:rStyle w:val="Hyperlink"/>
                <w:noProof/>
              </w:rPr>
              <w:t>C-7.3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A10E00">
              <w:rPr>
                <w:noProof/>
                <w:webHidden/>
              </w:rPr>
              <w:t>13</w:t>
            </w:r>
            <w:r w:rsidR="00A10E00">
              <w:rPr>
                <w:noProof/>
                <w:webHidden/>
              </w:rPr>
              <w:fldChar w:fldCharType="end"/>
            </w:r>
          </w:hyperlink>
        </w:p>
        <w:p w14:paraId="23DA89DF" w14:textId="600326B4"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41" w:history="1">
            <w:r w:rsidR="00A10E00" w:rsidRPr="00620262">
              <w:rPr>
                <w:rStyle w:val="Hyperlink"/>
                <w:noProof/>
              </w:rPr>
              <w:t>C-8</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A10E00">
              <w:rPr>
                <w:noProof/>
                <w:webHidden/>
              </w:rPr>
              <w:t>13</w:t>
            </w:r>
            <w:r w:rsidR="00A10E00">
              <w:rPr>
                <w:noProof/>
                <w:webHidden/>
              </w:rPr>
              <w:fldChar w:fldCharType="end"/>
            </w:r>
          </w:hyperlink>
        </w:p>
        <w:p w14:paraId="11E7E9B6" w14:textId="09D59BF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42" w:history="1">
            <w:r w:rsidR="00A10E00" w:rsidRPr="00620262">
              <w:rPr>
                <w:rStyle w:val="Hyperlink"/>
                <w:noProof/>
              </w:rPr>
              <w:t>C-8.1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A10E00">
              <w:rPr>
                <w:noProof/>
                <w:webHidden/>
              </w:rPr>
              <w:t>13</w:t>
            </w:r>
            <w:r w:rsidR="00A10E00">
              <w:rPr>
                <w:noProof/>
                <w:webHidden/>
              </w:rPr>
              <w:fldChar w:fldCharType="end"/>
            </w:r>
          </w:hyperlink>
        </w:p>
        <w:p w14:paraId="08FD995A" w14:textId="3F4FAD3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43" w:history="1">
            <w:r w:rsidR="00A10E00" w:rsidRPr="00620262">
              <w:rPr>
                <w:rStyle w:val="Hyperlink"/>
                <w:noProof/>
              </w:rPr>
              <w:t>C-8.2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r w:rsidR="00A10E00">
              <w:rPr>
                <w:noProof/>
                <w:webHidden/>
              </w:rPr>
              <w:t>13</w:t>
            </w:r>
            <w:r w:rsidR="00A10E00">
              <w:rPr>
                <w:noProof/>
                <w:webHidden/>
              </w:rPr>
              <w:fldChar w:fldCharType="end"/>
            </w:r>
          </w:hyperlink>
        </w:p>
        <w:p w14:paraId="03F0C7F3" w14:textId="141FDD0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44" w:history="1">
            <w:r w:rsidR="00A10E00" w:rsidRPr="00620262">
              <w:rPr>
                <w:rStyle w:val="Hyperlink"/>
                <w:noProof/>
              </w:rPr>
              <w:t>C-8.3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A10E00">
              <w:rPr>
                <w:noProof/>
                <w:webHidden/>
              </w:rPr>
              <w:t>14</w:t>
            </w:r>
            <w:r w:rsidR="00A10E00">
              <w:rPr>
                <w:noProof/>
                <w:webHidden/>
              </w:rPr>
              <w:fldChar w:fldCharType="end"/>
            </w:r>
          </w:hyperlink>
        </w:p>
        <w:p w14:paraId="473355DF" w14:textId="2B20FB0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45" w:history="1">
            <w:r w:rsidR="00A10E00" w:rsidRPr="00620262">
              <w:rPr>
                <w:rStyle w:val="Hyperlink"/>
                <w:noProof/>
              </w:rPr>
              <w:t>C-8.3.1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A10E00">
              <w:rPr>
                <w:noProof/>
                <w:webHidden/>
              </w:rPr>
              <w:t>14</w:t>
            </w:r>
            <w:r w:rsidR="00A10E00">
              <w:rPr>
                <w:noProof/>
                <w:webHidden/>
              </w:rPr>
              <w:fldChar w:fldCharType="end"/>
            </w:r>
          </w:hyperlink>
        </w:p>
        <w:p w14:paraId="17722661" w14:textId="5B1DECB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46" w:history="1">
            <w:r w:rsidR="00A10E00" w:rsidRPr="00620262">
              <w:rPr>
                <w:rStyle w:val="Hyperlink"/>
                <w:noProof/>
              </w:rPr>
              <w:t>C-8.3.2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A10E00">
              <w:rPr>
                <w:noProof/>
                <w:webHidden/>
              </w:rPr>
              <w:t>14</w:t>
            </w:r>
            <w:r w:rsidR="00A10E00">
              <w:rPr>
                <w:noProof/>
                <w:webHidden/>
              </w:rPr>
              <w:fldChar w:fldCharType="end"/>
            </w:r>
          </w:hyperlink>
        </w:p>
        <w:p w14:paraId="11370CF7" w14:textId="73A78F5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47" w:history="1">
            <w:r w:rsidR="00A10E00" w:rsidRPr="00620262">
              <w:rPr>
                <w:rStyle w:val="Hyperlink"/>
                <w:noProof/>
              </w:rPr>
              <w:t>C-8.3.3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A10E00">
              <w:rPr>
                <w:noProof/>
                <w:webHidden/>
              </w:rPr>
              <w:t>15</w:t>
            </w:r>
            <w:r w:rsidR="00A10E00">
              <w:rPr>
                <w:noProof/>
                <w:webHidden/>
              </w:rPr>
              <w:fldChar w:fldCharType="end"/>
            </w:r>
          </w:hyperlink>
        </w:p>
        <w:p w14:paraId="07F91C47" w14:textId="292BCF4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48" w:history="1">
            <w:r w:rsidR="00A10E00" w:rsidRPr="00620262">
              <w:rPr>
                <w:rStyle w:val="Hyperlink"/>
                <w:noProof/>
              </w:rPr>
              <w:t>C-8.3.4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A10E00">
              <w:rPr>
                <w:noProof/>
                <w:webHidden/>
              </w:rPr>
              <w:t>15</w:t>
            </w:r>
            <w:r w:rsidR="00A10E00">
              <w:rPr>
                <w:noProof/>
                <w:webHidden/>
              </w:rPr>
              <w:fldChar w:fldCharType="end"/>
            </w:r>
          </w:hyperlink>
        </w:p>
        <w:p w14:paraId="7ABE7A46" w14:textId="10DA160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49" w:history="1">
            <w:r w:rsidR="00A10E00" w:rsidRPr="00620262">
              <w:rPr>
                <w:rStyle w:val="Hyperlink"/>
                <w:noProof/>
              </w:rPr>
              <w:t>C-8.3.5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r w:rsidR="00A10E00">
              <w:rPr>
                <w:noProof/>
                <w:webHidden/>
              </w:rPr>
              <w:t>15</w:t>
            </w:r>
            <w:r w:rsidR="00A10E00">
              <w:rPr>
                <w:noProof/>
                <w:webHidden/>
              </w:rPr>
              <w:fldChar w:fldCharType="end"/>
            </w:r>
          </w:hyperlink>
        </w:p>
        <w:p w14:paraId="7865CF41" w14:textId="0ADA928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0" w:history="1">
            <w:r w:rsidR="00A10E00" w:rsidRPr="00620262">
              <w:rPr>
                <w:rStyle w:val="Hyperlink"/>
                <w:noProof/>
              </w:rPr>
              <w:t>C-8.3.6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r w:rsidR="00A10E00">
              <w:rPr>
                <w:noProof/>
                <w:webHidden/>
              </w:rPr>
              <w:t>15</w:t>
            </w:r>
            <w:r w:rsidR="00A10E00">
              <w:rPr>
                <w:noProof/>
                <w:webHidden/>
              </w:rPr>
              <w:fldChar w:fldCharType="end"/>
            </w:r>
          </w:hyperlink>
        </w:p>
        <w:p w14:paraId="74CCEC51" w14:textId="0B4FA707"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1" w:history="1">
            <w:r w:rsidR="00A10E00" w:rsidRPr="00620262">
              <w:rPr>
                <w:rStyle w:val="Hyperlink"/>
                <w:noProof/>
              </w:rPr>
              <w:t>C-8.3.7</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A10E00">
              <w:rPr>
                <w:noProof/>
                <w:webHidden/>
              </w:rPr>
              <w:t>16</w:t>
            </w:r>
            <w:r w:rsidR="00A10E00">
              <w:rPr>
                <w:noProof/>
                <w:webHidden/>
              </w:rPr>
              <w:fldChar w:fldCharType="end"/>
            </w:r>
          </w:hyperlink>
        </w:p>
        <w:p w14:paraId="7492DB6E" w14:textId="586C3A5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2" w:history="1">
            <w:r w:rsidR="00A10E00" w:rsidRPr="00620262">
              <w:rPr>
                <w:rStyle w:val="Hyperlink"/>
                <w:noProof/>
              </w:rPr>
              <w:t>C-8.3.8</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r w:rsidR="00A10E00">
              <w:rPr>
                <w:noProof/>
                <w:webHidden/>
              </w:rPr>
              <w:t>16</w:t>
            </w:r>
            <w:r w:rsidR="00A10E00">
              <w:rPr>
                <w:noProof/>
                <w:webHidden/>
              </w:rPr>
              <w:fldChar w:fldCharType="end"/>
            </w:r>
          </w:hyperlink>
        </w:p>
        <w:p w14:paraId="40F8FC7A" w14:textId="78586BC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3" w:history="1">
            <w:r w:rsidR="00A10E00" w:rsidRPr="00620262">
              <w:rPr>
                <w:rStyle w:val="Hyperlink"/>
                <w:noProof/>
              </w:rPr>
              <w:t>C-8.3.9</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A10E00">
              <w:rPr>
                <w:noProof/>
                <w:webHidden/>
              </w:rPr>
              <w:t>17</w:t>
            </w:r>
            <w:r w:rsidR="00A10E00">
              <w:rPr>
                <w:noProof/>
                <w:webHidden/>
              </w:rPr>
              <w:fldChar w:fldCharType="end"/>
            </w:r>
          </w:hyperlink>
        </w:p>
        <w:p w14:paraId="2AFAB55B" w14:textId="0D64D81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4" w:history="1">
            <w:r w:rsidR="00A10E00" w:rsidRPr="00620262">
              <w:rPr>
                <w:rStyle w:val="Hyperlink"/>
                <w:noProof/>
              </w:rPr>
              <w:t>C-8.3.10</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r w:rsidR="00A10E00">
              <w:rPr>
                <w:noProof/>
                <w:webHidden/>
              </w:rPr>
              <w:t>17</w:t>
            </w:r>
            <w:r w:rsidR="00A10E00">
              <w:rPr>
                <w:noProof/>
                <w:webHidden/>
              </w:rPr>
              <w:fldChar w:fldCharType="end"/>
            </w:r>
          </w:hyperlink>
        </w:p>
        <w:p w14:paraId="6F0C2026" w14:textId="17129F1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55" w:history="1">
            <w:r w:rsidR="00A10E00" w:rsidRPr="00620262">
              <w:rPr>
                <w:rStyle w:val="Hyperlink"/>
                <w:noProof/>
              </w:rPr>
              <w:t>C-9</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r w:rsidR="00A10E00">
              <w:rPr>
                <w:noProof/>
                <w:webHidden/>
              </w:rPr>
              <w:t>17</w:t>
            </w:r>
            <w:r w:rsidR="00A10E00">
              <w:rPr>
                <w:noProof/>
                <w:webHidden/>
              </w:rPr>
              <w:fldChar w:fldCharType="end"/>
            </w:r>
          </w:hyperlink>
        </w:p>
        <w:p w14:paraId="3F3A4592" w14:textId="5697A03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56" w:history="1">
            <w:r w:rsidR="00A10E00" w:rsidRPr="00620262">
              <w:rPr>
                <w:rStyle w:val="Hyperlink"/>
                <w:noProof/>
              </w:rPr>
              <w:t>C-9.1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r w:rsidR="00A10E00">
              <w:rPr>
                <w:noProof/>
                <w:webHidden/>
              </w:rPr>
              <w:t>17</w:t>
            </w:r>
            <w:r w:rsidR="00A10E00">
              <w:rPr>
                <w:noProof/>
                <w:webHidden/>
              </w:rPr>
              <w:fldChar w:fldCharType="end"/>
            </w:r>
          </w:hyperlink>
        </w:p>
        <w:p w14:paraId="398BBDF1" w14:textId="7C48AD4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7" w:history="1">
            <w:r w:rsidR="00A10E00" w:rsidRPr="00620262">
              <w:rPr>
                <w:rStyle w:val="Hyperlink"/>
                <w:noProof/>
              </w:rPr>
              <w:t>C-9.1.1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r w:rsidR="00A10E00">
              <w:rPr>
                <w:noProof/>
                <w:webHidden/>
              </w:rPr>
              <w:t>17</w:t>
            </w:r>
            <w:r w:rsidR="00A10E00">
              <w:rPr>
                <w:noProof/>
                <w:webHidden/>
              </w:rPr>
              <w:fldChar w:fldCharType="end"/>
            </w:r>
          </w:hyperlink>
        </w:p>
        <w:p w14:paraId="4102A077" w14:textId="33F4F25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8" w:history="1">
            <w:r w:rsidR="00A10E00" w:rsidRPr="00620262">
              <w:rPr>
                <w:rStyle w:val="Hyperlink"/>
                <w:noProof/>
              </w:rPr>
              <w:t>C-9.1.2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r w:rsidR="00A10E00">
              <w:rPr>
                <w:noProof/>
                <w:webHidden/>
              </w:rPr>
              <w:t>18</w:t>
            </w:r>
            <w:r w:rsidR="00A10E00">
              <w:rPr>
                <w:noProof/>
                <w:webHidden/>
              </w:rPr>
              <w:fldChar w:fldCharType="end"/>
            </w:r>
          </w:hyperlink>
        </w:p>
        <w:p w14:paraId="1CD2CDE0" w14:textId="7E0571D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59" w:history="1">
            <w:r w:rsidR="00A10E00" w:rsidRPr="00620262">
              <w:rPr>
                <w:rStyle w:val="Hyperlink"/>
                <w:noProof/>
              </w:rPr>
              <w:t>C-9.1.3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r w:rsidR="00A10E00">
              <w:rPr>
                <w:noProof/>
                <w:webHidden/>
              </w:rPr>
              <w:t>18</w:t>
            </w:r>
            <w:r w:rsidR="00A10E00">
              <w:rPr>
                <w:noProof/>
                <w:webHidden/>
              </w:rPr>
              <w:fldChar w:fldCharType="end"/>
            </w:r>
          </w:hyperlink>
        </w:p>
        <w:p w14:paraId="5E30B947" w14:textId="36079B6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0" w:history="1">
            <w:r w:rsidR="00A10E00" w:rsidRPr="00620262">
              <w:rPr>
                <w:rStyle w:val="Hyperlink"/>
                <w:noProof/>
              </w:rPr>
              <w:t>C-9.1.4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r w:rsidR="00A10E00">
              <w:rPr>
                <w:noProof/>
                <w:webHidden/>
              </w:rPr>
              <w:t>19</w:t>
            </w:r>
            <w:r w:rsidR="00A10E00">
              <w:rPr>
                <w:noProof/>
                <w:webHidden/>
              </w:rPr>
              <w:fldChar w:fldCharType="end"/>
            </w:r>
          </w:hyperlink>
        </w:p>
        <w:p w14:paraId="0E40CDC2" w14:textId="3160D92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1" w:history="1">
            <w:r w:rsidR="00A10E00" w:rsidRPr="00620262">
              <w:rPr>
                <w:rStyle w:val="Hyperlink"/>
                <w:noProof/>
              </w:rPr>
              <w:t>C-9.1.5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r w:rsidR="00A10E00">
              <w:rPr>
                <w:noProof/>
                <w:webHidden/>
              </w:rPr>
              <w:t>19</w:t>
            </w:r>
            <w:r w:rsidR="00A10E00">
              <w:rPr>
                <w:noProof/>
                <w:webHidden/>
              </w:rPr>
              <w:fldChar w:fldCharType="end"/>
            </w:r>
          </w:hyperlink>
        </w:p>
        <w:p w14:paraId="672253B5" w14:textId="6457CC0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2" w:history="1">
            <w:r w:rsidR="00A10E00" w:rsidRPr="00620262">
              <w:rPr>
                <w:rStyle w:val="Hyperlink"/>
                <w:noProof/>
              </w:rPr>
              <w:t>C-9.1.6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r w:rsidR="00A10E00">
              <w:rPr>
                <w:noProof/>
                <w:webHidden/>
              </w:rPr>
              <w:t>19</w:t>
            </w:r>
            <w:r w:rsidR="00A10E00">
              <w:rPr>
                <w:noProof/>
                <w:webHidden/>
              </w:rPr>
              <w:fldChar w:fldCharType="end"/>
            </w:r>
          </w:hyperlink>
        </w:p>
        <w:p w14:paraId="2AF2247E" w14:textId="2B5C372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63" w:history="1">
            <w:r w:rsidR="00A10E00" w:rsidRPr="00620262">
              <w:rPr>
                <w:rStyle w:val="Hyperlink"/>
                <w:noProof/>
              </w:rPr>
              <w:t>C-9.2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r w:rsidR="00A10E00">
              <w:rPr>
                <w:noProof/>
                <w:webHidden/>
              </w:rPr>
              <w:t>20</w:t>
            </w:r>
            <w:r w:rsidR="00A10E00">
              <w:rPr>
                <w:noProof/>
                <w:webHidden/>
              </w:rPr>
              <w:fldChar w:fldCharType="end"/>
            </w:r>
          </w:hyperlink>
        </w:p>
        <w:p w14:paraId="266EB22B" w14:textId="0931EF96"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4" w:history="1">
            <w:r w:rsidR="00A10E00" w:rsidRPr="00620262">
              <w:rPr>
                <w:rStyle w:val="Hyperlink"/>
                <w:noProof/>
              </w:rPr>
              <w:t>C-9.2.1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r w:rsidR="00A10E00">
              <w:rPr>
                <w:noProof/>
                <w:webHidden/>
              </w:rPr>
              <w:t>20</w:t>
            </w:r>
            <w:r w:rsidR="00A10E00">
              <w:rPr>
                <w:noProof/>
                <w:webHidden/>
              </w:rPr>
              <w:fldChar w:fldCharType="end"/>
            </w:r>
          </w:hyperlink>
        </w:p>
        <w:p w14:paraId="7FB5DE87" w14:textId="7F0F36B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5" w:history="1">
            <w:r w:rsidR="00A10E00" w:rsidRPr="00620262">
              <w:rPr>
                <w:rStyle w:val="Hyperlink"/>
                <w:noProof/>
              </w:rPr>
              <w:t>C-9.2.2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r w:rsidR="00A10E00">
              <w:rPr>
                <w:noProof/>
                <w:webHidden/>
              </w:rPr>
              <w:t>20</w:t>
            </w:r>
            <w:r w:rsidR="00A10E00">
              <w:rPr>
                <w:noProof/>
                <w:webHidden/>
              </w:rPr>
              <w:fldChar w:fldCharType="end"/>
            </w:r>
          </w:hyperlink>
        </w:p>
        <w:p w14:paraId="7F26E91C" w14:textId="539711E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66" w:history="1">
            <w:r w:rsidR="00A10E00" w:rsidRPr="00620262">
              <w:rPr>
                <w:rStyle w:val="Hyperlink"/>
                <w:noProof/>
              </w:rPr>
              <w:t>C-9.3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r w:rsidR="00A10E00">
              <w:rPr>
                <w:noProof/>
                <w:webHidden/>
              </w:rPr>
              <w:t>21</w:t>
            </w:r>
            <w:r w:rsidR="00A10E00">
              <w:rPr>
                <w:noProof/>
                <w:webHidden/>
              </w:rPr>
              <w:fldChar w:fldCharType="end"/>
            </w:r>
          </w:hyperlink>
        </w:p>
        <w:p w14:paraId="12C9D1FC" w14:textId="31B3BFC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7" w:history="1">
            <w:r w:rsidR="00A10E00" w:rsidRPr="00620262">
              <w:rPr>
                <w:rStyle w:val="Hyperlink"/>
                <w:noProof/>
              </w:rPr>
              <w:t>C-9.3.1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r w:rsidR="00A10E00">
              <w:rPr>
                <w:noProof/>
                <w:webHidden/>
              </w:rPr>
              <w:t>21</w:t>
            </w:r>
            <w:r w:rsidR="00A10E00">
              <w:rPr>
                <w:noProof/>
                <w:webHidden/>
              </w:rPr>
              <w:fldChar w:fldCharType="end"/>
            </w:r>
          </w:hyperlink>
        </w:p>
        <w:p w14:paraId="638958EE" w14:textId="17AA52A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8" w:history="1">
            <w:r w:rsidR="00A10E00" w:rsidRPr="00620262">
              <w:rPr>
                <w:rStyle w:val="Hyperlink"/>
                <w:noProof/>
              </w:rPr>
              <w:t>C-9.3.2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r w:rsidR="00A10E00">
              <w:rPr>
                <w:noProof/>
                <w:webHidden/>
              </w:rPr>
              <w:t>21</w:t>
            </w:r>
            <w:r w:rsidR="00A10E00">
              <w:rPr>
                <w:noProof/>
                <w:webHidden/>
              </w:rPr>
              <w:fldChar w:fldCharType="end"/>
            </w:r>
          </w:hyperlink>
        </w:p>
        <w:p w14:paraId="27259EFE" w14:textId="7F16B55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69" w:history="1">
            <w:r w:rsidR="00A10E00" w:rsidRPr="00620262">
              <w:rPr>
                <w:rStyle w:val="Hyperlink"/>
                <w:noProof/>
              </w:rPr>
              <w:t>C-9.3.3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r w:rsidR="00A10E00">
              <w:rPr>
                <w:noProof/>
                <w:webHidden/>
              </w:rPr>
              <w:t>21</w:t>
            </w:r>
            <w:r w:rsidR="00A10E00">
              <w:rPr>
                <w:noProof/>
                <w:webHidden/>
              </w:rPr>
              <w:fldChar w:fldCharType="end"/>
            </w:r>
          </w:hyperlink>
        </w:p>
        <w:p w14:paraId="69514BC4" w14:textId="7ED2B56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0" w:history="1">
            <w:r w:rsidR="00A10E00" w:rsidRPr="00620262">
              <w:rPr>
                <w:rStyle w:val="Hyperlink"/>
                <w:noProof/>
              </w:rPr>
              <w:t>C-9.3.4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r w:rsidR="00A10E00">
              <w:rPr>
                <w:noProof/>
                <w:webHidden/>
              </w:rPr>
              <w:t>22</w:t>
            </w:r>
            <w:r w:rsidR="00A10E00">
              <w:rPr>
                <w:noProof/>
                <w:webHidden/>
              </w:rPr>
              <w:fldChar w:fldCharType="end"/>
            </w:r>
          </w:hyperlink>
        </w:p>
        <w:p w14:paraId="6ED481B5" w14:textId="169079B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71" w:history="1">
            <w:r w:rsidR="00A10E00" w:rsidRPr="00620262">
              <w:rPr>
                <w:rStyle w:val="Hyperlink"/>
                <w:noProof/>
              </w:rPr>
              <w:t>C-9.4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r w:rsidR="00A10E00">
              <w:rPr>
                <w:noProof/>
                <w:webHidden/>
              </w:rPr>
              <w:t>22</w:t>
            </w:r>
            <w:r w:rsidR="00A10E00">
              <w:rPr>
                <w:noProof/>
                <w:webHidden/>
              </w:rPr>
              <w:fldChar w:fldCharType="end"/>
            </w:r>
          </w:hyperlink>
        </w:p>
        <w:p w14:paraId="6980DEFC" w14:textId="165DAF8A"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72" w:history="1">
            <w:r w:rsidR="00A10E00" w:rsidRPr="00620262">
              <w:rPr>
                <w:rStyle w:val="Hyperlink"/>
                <w:noProof/>
              </w:rPr>
              <w:t>C-9.5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r w:rsidR="00A10E00">
              <w:rPr>
                <w:noProof/>
                <w:webHidden/>
              </w:rPr>
              <w:t>23</w:t>
            </w:r>
            <w:r w:rsidR="00A10E00">
              <w:rPr>
                <w:noProof/>
                <w:webHidden/>
              </w:rPr>
              <w:fldChar w:fldCharType="end"/>
            </w:r>
          </w:hyperlink>
        </w:p>
        <w:p w14:paraId="0FF7487C" w14:textId="5FB0B71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3" w:history="1">
            <w:r w:rsidR="00A10E00" w:rsidRPr="00620262">
              <w:rPr>
                <w:rStyle w:val="Hyperlink"/>
                <w:noProof/>
              </w:rPr>
              <w:t>C-9.5.1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r w:rsidR="00A10E00">
              <w:rPr>
                <w:noProof/>
                <w:webHidden/>
              </w:rPr>
              <w:t>23</w:t>
            </w:r>
            <w:r w:rsidR="00A10E00">
              <w:rPr>
                <w:noProof/>
                <w:webHidden/>
              </w:rPr>
              <w:fldChar w:fldCharType="end"/>
            </w:r>
          </w:hyperlink>
        </w:p>
        <w:p w14:paraId="1CA475D8" w14:textId="0DBB169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4" w:history="1">
            <w:r w:rsidR="00A10E00" w:rsidRPr="00620262">
              <w:rPr>
                <w:rStyle w:val="Hyperlink"/>
                <w:noProof/>
              </w:rPr>
              <w:t>C-9.5.2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r w:rsidR="00A10E00">
              <w:rPr>
                <w:noProof/>
                <w:webHidden/>
              </w:rPr>
              <w:t>24</w:t>
            </w:r>
            <w:r w:rsidR="00A10E00">
              <w:rPr>
                <w:noProof/>
                <w:webHidden/>
              </w:rPr>
              <w:fldChar w:fldCharType="end"/>
            </w:r>
          </w:hyperlink>
        </w:p>
        <w:p w14:paraId="6C49AD2B" w14:textId="0FF0B56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5" w:history="1">
            <w:r w:rsidR="00A10E00" w:rsidRPr="00620262">
              <w:rPr>
                <w:rStyle w:val="Hyperlink"/>
                <w:noProof/>
              </w:rPr>
              <w:t>C-9.5.3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r w:rsidR="00A10E00">
              <w:rPr>
                <w:noProof/>
                <w:webHidden/>
              </w:rPr>
              <w:t>26</w:t>
            </w:r>
            <w:r w:rsidR="00A10E00">
              <w:rPr>
                <w:noProof/>
                <w:webHidden/>
              </w:rPr>
              <w:fldChar w:fldCharType="end"/>
            </w:r>
          </w:hyperlink>
        </w:p>
        <w:p w14:paraId="61853252" w14:textId="6695B51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6" w:history="1">
            <w:r w:rsidR="00A10E00" w:rsidRPr="00620262">
              <w:rPr>
                <w:rStyle w:val="Hyperlink"/>
                <w:noProof/>
              </w:rPr>
              <w:t>C-9.5.4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r w:rsidR="00A10E00">
              <w:rPr>
                <w:noProof/>
                <w:webHidden/>
              </w:rPr>
              <w:t>28</w:t>
            </w:r>
            <w:r w:rsidR="00A10E00">
              <w:rPr>
                <w:noProof/>
                <w:webHidden/>
              </w:rPr>
              <w:fldChar w:fldCharType="end"/>
            </w:r>
          </w:hyperlink>
        </w:p>
        <w:p w14:paraId="4DE85C9D" w14:textId="2528A3E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7" w:history="1">
            <w:r w:rsidR="00A10E00" w:rsidRPr="00620262">
              <w:rPr>
                <w:rStyle w:val="Hyperlink"/>
                <w:noProof/>
              </w:rPr>
              <w:t>C-9.5.5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r w:rsidR="00A10E00">
              <w:rPr>
                <w:noProof/>
                <w:webHidden/>
              </w:rPr>
              <w:t>31</w:t>
            </w:r>
            <w:r w:rsidR="00A10E00">
              <w:rPr>
                <w:noProof/>
                <w:webHidden/>
              </w:rPr>
              <w:fldChar w:fldCharType="end"/>
            </w:r>
          </w:hyperlink>
        </w:p>
        <w:p w14:paraId="6635D14B" w14:textId="269B8BB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78" w:history="1">
            <w:r w:rsidR="00A10E00" w:rsidRPr="00620262">
              <w:rPr>
                <w:rStyle w:val="Hyperlink"/>
                <w:noProof/>
              </w:rPr>
              <w:t>C-9.5.6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r w:rsidR="00A10E00">
              <w:rPr>
                <w:noProof/>
                <w:webHidden/>
              </w:rPr>
              <w:t>31</w:t>
            </w:r>
            <w:r w:rsidR="00A10E00">
              <w:rPr>
                <w:noProof/>
                <w:webHidden/>
              </w:rPr>
              <w:fldChar w:fldCharType="end"/>
            </w:r>
          </w:hyperlink>
        </w:p>
        <w:p w14:paraId="39AB176B" w14:textId="10DCBAC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79" w:history="1">
            <w:r w:rsidR="00A10E00" w:rsidRPr="00620262">
              <w:rPr>
                <w:rStyle w:val="Hyperlink"/>
                <w:noProof/>
              </w:rPr>
              <w:t>C-9.6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r w:rsidR="00A10E00">
              <w:rPr>
                <w:noProof/>
                <w:webHidden/>
              </w:rPr>
              <w:t>32</w:t>
            </w:r>
            <w:r w:rsidR="00A10E00">
              <w:rPr>
                <w:noProof/>
                <w:webHidden/>
              </w:rPr>
              <w:fldChar w:fldCharType="end"/>
            </w:r>
          </w:hyperlink>
        </w:p>
        <w:p w14:paraId="73AE304C" w14:textId="10C27C1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80" w:history="1">
            <w:r w:rsidR="00A10E00" w:rsidRPr="00620262">
              <w:rPr>
                <w:rStyle w:val="Hyperlink"/>
                <w:noProof/>
              </w:rPr>
              <w:t>C-9.7</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r w:rsidR="00A10E00">
              <w:rPr>
                <w:noProof/>
                <w:webHidden/>
              </w:rPr>
              <w:t>32</w:t>
            </w:r>
            <w:r w:rsidR="00A10E00">
              <w:rPr>
                <w:noProof/>
                <w:webHidden/>
              </w:rPr>
              <w:fldChar w:fldCharType="end"/>
            </w:r>
          </w:hyperlink>
        </w:p>
        <w:p w14:paraId="7C7FB7EF" w14:textId="24FB5ED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81" w:history="1">
            <w:r w:rsidR="00A10E00" w:rsidRPr="00620262">
              <w:rPr>
                <w:rStyle w:val="Hyperlink"/>
                <w:noProof/>
              </w:rPr>
              <w:t>C-9.7.1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r w:rsidR="00A10E00">
              <w:rPr>
                <w:noProof/>
                <w:webHidden/>
              </w:rPr>
              <w:t>32</w:t>
            </w:r>
            <w:r w:rsidR="00A10E00">
              <w:rPr>
                <w:noProof/>
                <w:webHidden/>
              </w:rPr>
              <w:fldChar w:fldCharType="end"/>
            </w:r>
          </w:hyperlink>
        </w:p>
        <w:p w14:paraId="4AC0546B" w14:textId="6124CAA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82" w:history="1">
            <w:r w:rsidR="00A10E00" w:rsidRPr="00620262">
              <w:rPr>
                <w:rStyle w:val="Hyperlink"/>
                <w:noProof/>
              </w:rPr>
              <w:t>C-9.7.2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r w:rsidR="00A10E00">
              <w:rPr>
                <w:noProof/>
                <w:webHidden/>
              </w:rPr>
              <w:t>32</w:t>
            </w:r>
            <w:r w:rsidR="00A10E00">
              <w:rPr>
                <w:noProof/>
                <w:webHidden/>
              </w:rPr>
              <w:fldChar w:fldCharType="end"/>
            </w:r>
          </w:hyperlink>
        </w:p>
        <w:p w14:paraId="4F736BCE" w14:textId="5A7AFAEC"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83" w:history="1">
            <w:r w:rsidR="00A10E00" w:rsidRPr="00620262">
              <w:rPr>
                <w:rStyle w:val="Hyperlink"/>
                <w:noProof/>
              </w:rPr>
              <w:t>C-9.8</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r w:rsidR="00A10E00">
              <w:rPr>
                <w:noProof/>
                <w:webHidden/>
              </w:rPr>
              <w:t>33</w:t>
            </w:r>
            <w:r w:rsidR="00A10E00">
              <w:rPr>
                <w:noProof/>
                <w:webHidden/>
              </w:rPr>
              <w:fldChar w:fldCharType="end"/>
            </w:r>
          </w:hyperlink>
        </w:p>
        <w:p w14:paraId="19FB9CFF" w14:textId="5F2BF7A5"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84" w:history="1">
            <w:r w:rsidR="00A10E00" w:rsidRPr="00620262">
              <w:rPr>
                <w:rStyle w:val="Hyperlink"/>
                <w:noProof/>
              </w:rPr>
              <w:t>C-10</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r w:rsidR="00A10E00">
              <w:rPr>
                <w:noProof/>
                <w:webHidden/>
              </w:rPr>
              <w:t>35</w:t>
            </w:r>
            <w:r w:rsidR="00A10E00">
              <w:rPr>
                <w:noProof/>
                <w:webHidden/>
              </w:rPr>
              <w:fldChar w:fldCharType="end"/>
            </w:r>
          </w:hyperlink>
        </w:p>
        <w:p w14:paraId="64C2B056" w14:textId="49F6B7E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85" w:history="1">
            <w:r w:rsidR="00A10E00" w:rsidRPr="00620262">
              <w:rPr>
                <w:rStyle w:val="Hyperlink"/>
                <w:noProof/>
              </w:rPr>
              <w:t>C-10.1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r w:rsidR="00A10E00">
              <w:rPr>
                <w:noProof/>
                <w:webHidden/>
              </w:rPr>
              <w:t>35</w:t>
            </w:r>
            <w:r w:rsidR="00A10E00">
              <w:rPr>
                <w:noProof/>
                <w:webHidden/>
              </w:rPr>
              <w:fldChar w:fldCharType="end"/>
            </w:r>
          </w:hyperlink>
        </w:p>
        <w:p w14:paraId="1BF3BAF2" w14:textId="27CE473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86" w:history="1">
            <w:r w:rsidR="00A10E00" w:rsidRPr="00620262">
              <w:rPr>
                <w:rStyle w:val="Hyperlink"/>
                <w:noProof/>
              </w:rPr>
              <w:t>C-10.2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r w:rsidR="00A10E00">
              <w:rPr>
                <w:noProof/>
                <w:webHidden/>
              </w:rPr>
              <w:t>35</w:t>
            </w:r>
            <w:r w:rsidR="00A10E00">
              <w:rPr>
                <w:noProof/>
                <w:webHidden/>
              </w:rPr>
              <w:fldChar w:fldCharType="end"/>
            </w:r>
          </w:hyperlink>
        </w:p>
        <w:p w14:paraId="7057985F" w14:textId="395B071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87" w:history="1">
            <w:r w:rsidR="00A10E00" w:rsidRPr="00620262">
              <w:rPr>
                <w:rStyle w:val="Hyperlink"/>
                <w:noProof/>
              </w:rPr>
              <w:t>C-10.2.1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r w:rsidR="00A10E00">
              <w:rPr>
                <w:noProof/>
                <w:webHidden/>
              </w:rPr>
              <w:t>35</w:t>
            </w:r>
            <w:r w:rsidR="00A10E00">
              <w:rPr>
                <w:noProof/>
                <w:webHidden/>
              </w:rPr>
              <w:fldChar w:fldCharType="end"/>
            </w:r>
          </w:hyperlink>
        </w:p>
        <w:p w14:paraId="6B7D7922" w14:textId="66A6119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88" w:history="1">
            <w:r w:rsidR="00A10E00" w:rsidRPr="00620262">
              <w:rPr>
                <w:rStyle w:val="Hyperlink"/>
                <w:noProof/>
              </w:rPr>
              <w:t>C-10.2.2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r w:rsidR="00A10E00">
              <w:rPr>
                <w:noProof/>
                <w:webHidden/>
              </w:rPr>
              <w:t>35</w:t>
            </w:r>
            <w:r w:rsidR="00A10E00">
              <w:rPr>
                <w:noProof/>
                <w:webHidden/>
              </w:rPr>
              <w:fldChar w:fldCharType="end"/>
            </w:r>
          </w:hyperlink>
        </w:p>
        <w:p w14:paraId="479CFAAC" w14:textId="17567C3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89" w:history="1">
            <w:r w:rsidR="00A10E00" w:rsidRPr="00620262">
              <w:rPr>
                <w:rStyle w:val="Hyperlink"/>
                <w:noProof/>
              </w:rPr>
              <w:t>C-10.2.3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r w:rsidR="00A10E00">
              <w:rPr>
                <w:noProof/>
                <w:webHidden/>
              </w:rPr>
              <w:t>36</w:t>
            </w:r>
            <w:r w:rsidR="00A10E00">
              <w:rPr>
                <w:noProof/>
                <w:webHidden/>
              </w:rPr>
              <w:fldChar w:fldCharType="end"/>
            </w:r>
          </w:hyperlink>
        </w:p>
        <w:p w14:paraId="6C4972EC" w14:textId="2623F6A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90" w:history="1">
            <w:r w:rsidR="00A10E00" w:rsidRPr="00620262">
              <w:rPr>
                <w:rStyle w:val="Hyperlink"/>
                <w:noProof/>
              </w:rPr>
              <w:t>C-10.2.4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r w:rsidR="00A10E00">
              <w:rPr>
                <w:noProof/>
                <w:webHidden/>
              </w:rPr>
              <w:t>36</w:t>
            </w:r>
            <w:r w:rsidR="00A10E00">
              <w:rPr>
                <w:noProof/>
                <w:webHidden/>
              </w:rPr>
              <w:fldChar w:fldCharType="end"/>
            </w:r>
          </w:hyperlink>
        </w:p>
        <w:p w14:paraId="58CAAACA" w14:textId="3D29447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1" w:history="1">
            <w:r w:rsidR="00A10E00" w:rsidRPr="00620262">
              <w:rPr>
                <w:rStyle w:val="Hyperlink"/>
                <w:noProof/>
              </w:rPr>
              <w:t>C-10.3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r w:rsidR="00A10E00">
              <w:rPr>
                <w:noProof/>
                <w:webHidden/>
              </w:rPr>
              <w:t>36</w:t>
            </w:r>
            <w:r w:rsidR="00A10E00">
              <w:rPr>
                <w:noProof/>
                <w:webHidden/>
              </w:rPr>
              <w:fldChar w:fldCharType="end"/>
            </w:r>
          </w:hyperlink>
        </w:p>
        <w:p w14:paraId="7206E650" w14:textId="09B9CB0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2" w:history="1">
            <w:r w:rsidR="00A10E00" w:rsidRPr="00620262">
              <w:rPr>
                <w:rStyle w:val="Hyperlink"/>
                <w:noProof/>
              </w:rPr>
              <w:t>C-10.4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r w:rsidR="00A10E00">
              <w:rPr>
                <w:noProof/>
                <w:webHidden/>
              </w:rPr>
              <w:t>36</w:t>
            </w:r>
            <w:r w:rsidR="00A10E00">
              <w:rPr>
                <w:noProof/>
                <w:webHidden/>
              </w:rPr>
              <w:fldChar w:fldCharType="end"/>
            </w:r>
          </w:hyperlink>
        </w:p>
        <w:p w14:paraId="0DBE9097" w14:textId="54F53254"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3" w:history="1">
            <w:r w:rsidR="00A10E00" w:rsidRPr="00620262">
              <w:rPr>
                <w:rStyle w:val="Hyperlink"/>
                <w:noProof/>
              </w:rPr>
              <w:t>C-10.5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62BD9857" w14:textId="224F585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94" w:history="1">
            <w:r w:rsidR="00A10E00" w:rsidRPr="00620262">
              <w:rPr>
                <w:rStyle w:val="Hyperlink"/>
                <w:noProof/>
              </w:rPr>
              <w:t>C-10.5.1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1E8A373F" w14:textId="6689DD4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295" w:history="1">
            <w:r w:rsidR="00A10E00" w:rsidRPr="00620262">
              <w:rPr>
                <w:rStyle w:val="Hyperlink"/>
                <w:noProof/>
              </w:rPr>
              <w:t>C-10.5.2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3776261B" w14:textId="018FF8D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6" w:history="1">
            <w:r w:rsidR="00A10E00" w:rsidRPr="00620262">
              <w:rPr>
                <w:rStyle w:val="Hyperlink"/>
                <w:noProof/>
              </w:rPr>
              <w:t>C-10.6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4AA0B8D1" w14:textId="0BCB3BEC"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297" w:history="1">
            <w:r w:rsidR="00A10E00" w:rsidRPr="00620262">
              <w:rPr>
                <w:rStyle w:val="Hyperlink"/>
                <w:noProof/>
              </w:rPr>
              <w:t>C-11</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12DF100E" w14:textId="264E629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8" w:history="1">
            <w:r w:rsidR="00A10E00" w:rsidRPr="00620262">
              <w:rPr>
                <w:rStyle w:val="Hyperlink"/>
                <w:noProof/>
              </w:rPr>
              <w:t>C-11.1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r w:rsidR="00A10E00">
              <w:rPr>
                <w:noProof/>
                <w:webHidden/>
              </w:rPr>
              <w:t>37</w:t>
            </w:r>
            <w:r w:rsidR="00A10E00">
              <w:rPr>
                <w:noProof/>
                <w:webHidden/>
              </w:rPr>
              <w:fldChar w:fldCharType="end"/>
            </w:r>
          </w:hyperlink>
        </w:p>
        <w:p w14:paraId="1277B2AB" w14:textId="19D9E2E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299" w:history="1">
            <w:r w:rsidR="00A10E00" w:rsidRPr="00620262">
              <w:rPr>
                <w:rStyle w:val="Hyperlink"/>
                <w:noProof/>
              </w:rPr>
              <w:t>C-11.2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r w:rsidR="00A10E00">
              <w:rPr>
                <w:noProof/>
                <w:webHidden/>
              </w:rPr>
              <w:t>38</w:t>
            </w:r>
            <w:r w:rsidR="00A10E00">
              <w:rPr>
                <w:noProof/>
                <w:webHidden/>
              </w:rPr>
              <w:fldChar w:fldCharType="end"/>
            </w:r>
          </w:hyperlink>
        </w:p>
        <w:p w14:paraId="150E0BD6" w14:textId="14F410DC"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00" w:history="1">
            <w:r w:rsidR="00A10E00" w:rsidRPr="00620262">
              <w:rPr>
                <w:rStyle w:val="Hyperlink"/>
                <w:noProof/>
              </w:rPr>
              <w:t>C-11.3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r w:rsidR="00A10E00">
              <w:rPr>
                <w:noProof/>
                <w:webHidden/>
              </w:rPr>
              <w:t>41</w:t>
            </w:r>
            <w:r w:rsidR="00A10E00">
              <w:rPr>
                <w:noProof/>
                <w:webHidden/>
              </w:rPr>
              <w:fldChar w:fldCharType="end"/>
            </w:r>
          </w:hyperlink>
        </w:p>
        <w:p w14:paraId="56E8CFAE" w14:textId="5D4BC76C"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01" w:history="1">
            <w:r w:rsidR="00A10E00" w:rsidRPr="00620262">
              <w:rPr>
                <w:rStyle w:val="Hyperlink"/>
                <w:noProof/>
              </w:rPr>
              <w:t>C-11.4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r w:rsidR="00A10E00">
              <w:rPr>
                <w:noProof/>
                <w:webHidden/>
              </w:rPr>
              <w:t>41</w:t>
            </w:r>
            <w:r w:rsidR="00A10E00">
              <w:rPr>
                <w:noProof/>
                <w:webHidden/>
              </w:rPr>
              <w:fldChar w:fldCharType="end"/>
            </w:r>
          </w:hyperlink>
        </w:p>
        <w:p w14:paraId="3C74363B" w14:textId="407997F6"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02" w:history="1">
            <w:r w:rsidR="00A10E00" w:rsidRPr="00620262">
              <w:rPr>
                <w:rStyle w:val="Hyperlink"/>
                <w:noProof/>
              </w:rPr>
              <w:t>C-11.4.1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r w:rsidR="00A10E00">
              <w:rPr>
                <w:noProof/>
                <w:webHidden/>
              </w:rPr>
              <w:t>41</w:t>
            </w:r>
            <w:r w:rsidR="00A10E00">
              <w:rPr>
                <w:noProof/>
                <w:webHidden/>
              </w:rPr>
              <w:fldChar w:fldCharType="end"/>
            </w:r>
          </w:hyperlink>
        </w:p>
        <w:p w14:paraId="51513E1D" w14:textId="25522A4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03" w:history="1">
            <w:r w:rsidR="00A10E00" w:rsidRPr="00620262">
              <w:rPr>
                <w:rStyle w:val="Hyperlink"/>
                <w:noProof/>
              </w:rPr>
              <w:t>C-11.5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r w:rsidR="00A10E00">
              <w:rPr>
                <w:noProof/>
                <w:webHidden/>
              </w:rPr>
              <w:t>42</w:t>
            </w:r>
            <w:r w:rsidR="00A10E00">
              <w:rPr>
                <w:noProof/>
                <w:webHidden/>
              </w:rPr>
              <w:fldChar w:fldCharType="end"/>
            </w:r>
          </w:hyperlink>
        </w:p>
        <w:p w14:paraId="34C8BFB8" w14:textId="74790E2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04" w:history="1">
            <w:r w:rsidR="00A10E00" w:rsidRPr="00620262">
              <w:rPr>
                <w:rStyle w:val="Hyperlink"/>
                <w:noProof/>
              </w:rPr>
              <w:t>C-11.6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r w:rsidR="00A10E00">
              <w:rPr>
                <w:noProof/>
                <w:webHidden/>
              </w:rPr>
              <w:t>44</w:t>
            </w:r>
            <w:r w:rsidR="00A10E00">
              <w:rPr>
                <w:noProof/>
                <w:webHidden/>
              </w:rPr>
              <w:fldChar w:fldCharType="end"/>
            </w:r>
          </w:hyperlink>
        </w:p>
        <w:p w14:paraId="146FBFE0" w14:textId="76B1BF8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05" w:history="1">
            <w:r w:rsidR="00A10E00" w:rsidRPr="00620262">
              <w:rPr>
                <w:rStyle w:val="Hyperlink"/>
                <w:noProof/>
              </w:rPr>
              <w:t>C-12</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r w:rsidR="00A10E00">
              <w:rPr>
                <w:noProof/>
                <w:webHidden/>
              </w:rPr>
              <w:t>44</w:t>
            </w:r>
            <w:r w:rsidR="00A10E00">
              <w:rPr>
                <w:noProof/>
                <w:webHidden/>
              </w:rPr>
              <w:fldChar w:fldCharType="end"/>
            </w:r>
          </w:hyperlink>
        </w:p>
        <w:p w14:paraId="1E20B989" w14:textId="06015FA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06" w:history="1">
            <w:r w:rsidR="00A10E00" w:rsidRPr="00620262">
              <w:rPr>
                <w:rStyle w:val="Hyperlink"/>
                <w:noProof/>
              </w:rPr>
              <w:t>C-12.1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r w:rsidR="00A10E00">
              <w:rPr>
                <w:noProof/>
                <w:webHidden/>
              </w:rPr>
              <w:t>44</w:t>
            </w:r>
            <w:r w:rsidR="00A10E00">
              <w:rPr>
                <w:noProof/>
                <w:webHidden/>
              </w:rPr>
              <w:fldChar w:fldCharType="end"/>
            </w:r>
          </w:hyperlink>
        </w:p>
        <w:p w14:paraId="687A8958" w14:textId="4A89B53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07" w:history="1">
            <w:r w:rsidR="00A10E00" w:rsidRPr="00620262">
              <w:rPr>
                <w:rStyle w:val="Hyperlink"/>
                <w:noProof/>
              </w:rPr>
              <w:t>C-12.1.1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r w:rsidR="00A10E00">
              <w:rPr>
                <w:noProof/>
                <w:webHidden/>
              </w:rPr>
              <w:t>44</w:t>
            </w:r>
            <w:r w:rsidR="00A10E00">
              <w:rPr>
                <w:noProof/>
                <w:webHidden/>
              </w:rPr>
              <w:fldChar w:fldCharType="end"/>
            </w:r>
          </w:hyperlink>
        </w:p>
        <w:p w14:paraId="3FF3E73C" w14:textId="4A89AF6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08" w:history="1">
            <w:r w:rsidR="00A10E00" w:rsidRPr="00620262">
              <w:rPr>
                <w:rStyle w:val="Hyperlink"/>
                <w:noProof/>
              </w:rPr>
              <w:t>C-12.1.2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r w:rsidR="00A10E00">
              <w:rPr>
                <w:noProof/>
                <w:webHidden/>
              </w:rPr>
              <w:t>44</w:t>
            </w:r>
            <w:r w:rsidR="00A10E00">
              <w:rPr>
                <w:noProof/>
                <w:webHidden/>
              </w:rPr>
              <w:fldChar w:fldCharType="end"/>
            </w:r>
          </w:hyperlink>
        </w:p>
        <w:p w14:paraId="0AFAC2B7" w14:textId="1A9E5BB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09" w:history="1">
            <w:r w:rsidR="00A10E00" w:rsidRPr="00620262">
              <w:rPr>
                <w:rStyle w:val="Hyperlink"/>
                <w:noProof/>
              </w:rPr>
              <w:t>C-12.1.3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r w:rsidR="00A10E00">
              <w:rPr>
                <w:noProof/>
                <w:webHidden/>
              </w:rPr>
              <w:t>45</w:t>
            </w:r>
            <w:r w:rsidR="00A10E00">
              <w:rPr>
                <w:noProof/>
                <w:webHidden/>
              </w:rPr>
              <w:fldChar w:fldCharType="end"/>
            </w:r>
          </w:hyperlink>
        </w:p>
        <w:p w14:paraId="510C98C2" w14:textId="1476322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0" w:history="1">
            <w:r w:rsidR="00A10E00" w:rsidRPr="00620262">
              <w:rPr>
                <w:rStyle w:val="Hyperlink"/>
                <w:noProof/>
              </w:rPr>
              <w:t>C-12.1.4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r w:rsidR="00A10E00">
              <w:rPr>
                <w:noProof/>
                <w:webHidden/>
              </w:rPr>
              <w:t>45</w:t>
            </w:r>
            <w:r w:rsidR="00A10E00">
              <w:rPr>
                <w:noProof/>
                <w:webHidden/>
              </w:rPr>
              <w:fldChar w:fldCharType="end"/>
            </w:r>
          </w:hyperlink>
        </w:p>
        <w:p w14:paraId="6B4D1FBE" w14:textId="2F0A14A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1" w:history="1">
            <w:r w:rsidR="00A10E00" w:rsidRPr="00620262">
              <w:rPr>
                <w:rStyle w:val="Hyperlink"/>
                <w:noProof/>
              </w:rPr>
              <w:t>C-12.1.5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r w:rsidR="00A10E00">
              <w:rPr>
                <w:noProof/>
                <w:webHidden/>
              </w:rPr>
              <w:t>46</w:t>
            </w:r>
            <w:r w:rsidR="00A10E00">
              <w:rPr>
                <w:noProof/>
                <w:webHidden/>
              </w:rPr>
              <w:fldChar w:fldCharType="end"/>
            </w:r>
          </w:hyperlink>
        </w:p>
        <w:p w14:paraId="08C7B0FD" w14:textId="294A9CA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12" w:history="1">
            <w:r w:rsidR="00A10E00" w:rsidRPr="00620262">
              <w:rPr>
                <w:rStyle w:val="Hyperlink"/>
                <w:noProof/>
              </w:rPr>
              <w:t>C-12.2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r w:rsidR="00A10E00">
              <w:rPr>
                <w:noProof/>
                <w:webHidden/>
              </w:rPr>
              <w:t>46</w:t>
            </w:r>
            <w:r w:rsidR="00A10E00">
              <w:rPr>
                <w:noProof/>
                <w:webHidden/>
              </w:rPr>
              <w:fldChar w:fldCharType="end"/>
            </w:r>
          </w:hyperlink>
        </w:p>
        <w:p w14:paraId="6FDDA237" w14:textId="0D22EEF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3" w:history="1">
            <w:r w:rsidR="00A10E00" w:rsidRPr="00620262">
              <w:rPr>
                <w:rStyle w:val="Hyperlink"/>
                <w:noProof/>
              </w:rPr>
              <w:t>C-12.2.1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r w:rsidR="00A10E00">
              <w:rPr>
                <w:noProof/>
                <w:webHidden/>
              </w:rPr>
              <w:t>46</w:t>
            </w:r>
            <w:r w:rsidR="00A10E00">
              <w:rPr>
                <w:noProof/>
                <w:webHidden/>
              </w:rPr>
              <w:fldChar w:fldCharType="end"/>
            </w:r>
          </w:hyperlink>
        </w:p>
        <w:p w14:paraId="24A4FCB0" w14:textId="05AA515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4" w:history="1">
            <w:r w:rsidR="00A10E00" w:rsidRPr="00620262">
              <w:rPr>
                <w:rStyle w:val="Hyperlink"/>
                <w:noProof/>
              </w:rPr>
              <w:t>C-12.2.2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r w:rsidR="00A10E00">
              <w:rPr>
                <w:noProof/>
                <w:webHidden/>
              </w:rPr>
              <w:t>47</w:t>
            </w:r>
            <w:r w:rsidR="00A10E00">
              <w:rPr>
                <w:noProof/>
                <w:webHidden/>
              </w:rPr>
              <w:fldChar w:fldCharType="end"/>
            </w:r>
          </w:hyperlink>
        </w:p>
        <w:p w14:paraId="687EA435" w14:textId="4BBAAB8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15" w:history="1">
            <w:r w:rsidR="00A10E00" w:rsidRPr="00620262">
              <w:rPr>
                <w:rStyle w:val="Hyperlink"/>
                <w:noProof/>
              </w:rPr>
              <w:t>C-12.3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r w:rsidR="00A10E00">
              <w:rPr>
                <w:noProof/>
                <w:webHidden/>
              </w:rPr>
              <w:t>47</w:t>
            </w:r>
            <w:r w:rsidR="00A10E00">
              <w:rPr>
                <w:noProof/>
                <w:webHidden/>
              </w:rPr>
              <w:fldChar w:fldCharType="end"/>
            </w:r>
          </w:hyperlink>
        </w:p>
        <w:p w14:paraId="5D6E6EE7" w14:textId="7CD8FD9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6" w:history="1">
            <w:r w:rsidR="00A10E00" w:rsidRPr="00620262">
              <w:rPr>
                <w:rStyle w:val="Hyperlink"/>
                <w:noProof/>
              </w:rPr>
              <w:t>C-12.3.1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r w:rsidR="00A10E00">
              <w:rPr>
                <w:noProof/>
                <w:webHidden/>
              </w:rPr>
              <w:t>47</w:t>
            </w:r>
            <w:r w:rsidR="00A10E00">
              <w:rPr>
                <w:noProof/>
                <w:webHidden/>
              </w:rPr>
              <w:fldChar w:fldCharType="end"/>
            </w:r>
          </w:hyperlink>
        </w:p>
        <w:p w14:paraId="70A1721A" w14:textId="3000AE8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7" w:history="1">
            <w:r w:rsidR="00A10E00" w:rsidRPr="00620262">
              <w:rPr>
                <w:rStyle w:val="Hyperlink"/>
                <w:noProof/>
              </w:rPr>
              <w:t>C-12.3.2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r w:rsidR="00A10E00">
              <w:rPr>
                <w:noProof/>
                <w:webHidden/>
              </w:rPr>
              <w:t>47</w:t>
            </w:r>
            <w:r w:rsidR="00A10E00">
              <w:rPr>
                <w:noProof/>
                <w:webHidden/>
              </w:rPr>
              <w:fldChar w:fldCharType="end"/>
            </w:r>
          </w:hyperlink>
        </w:p>
        <w:p w14:paraId="7CA335A5" w14:textId="269DF2A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18" w:history="1">
            <w:r w:rsidR="00A10E00" w:rsidRPr="00620262">
              <w:rPr>
                <w:rStyle w:val="Hyperlink"/>
                <w:noProof/>
              </w:rPr>
              <w:t>C-12.3.3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1C4DF1DB" w14:textId="1DF8830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19" w:history="1">
            <w:r w:rsidR="00A10E00" w:rsidRPr="00620262">
              <w:rPr>
                <w:rStyle w:val="Hyperlink"/>
                <w:noProof/>
              </w:rPr>
              <w:t>C-12.4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75441C39" w14:textId="60A0202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20" w:history="1">
            <w:r w:rsidR="00A10E00" w:rsidRPr="00620262">
              <w:rPr>
                <w:rStyle w:val="Hyperlink"/>
                <w:noProof/>
              </w:rPr>
              <w:t>C-12.5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50FBA35A" w14:textId="20B44954"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1" w:history="1">
            <w:r w:rsidR="00A10E00" w:rsidRPr="00620262">
              <w:rPr>
                <w:rStyle w:val="Hyperlink"/>
                <w:noProof/>
              </w:rPr>
              <w:t>C-12.5.1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60B69C38" w14:textId="1E4C7D8A"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22" w:history="1">
            <w:r w:rsidR="00A10E00" w:rsidRPr="00620262">
              <w:rPr>
                <w:rStyle w:val="Hyperlink"/>
                <w:noProof/>
              </w:rPr>
              <w:t>C-12.6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5893F918" w14:textId="6376F2A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3" w:history="1">
            <w:r w:rsidR="00A10E00" w:rsidRPr="00620262">
              <w:rPr>
                <w:rStyle w:val="Hyperlink"/>
                <w:noProof/>
              </w:rPr>
              <w:t>C-12.6.1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r w:rsidR="00A10E00">
              <w:rPr>
                <w:noProof/>
                <w:webHidden/>
              </w:rPr>
              <w:t>48</w:t>
            </w:r>
            <w:r w:rsidR="00A10E00">
              <w:rPr>
                <w:noProof/>
                <w:webHidden/>
              </w:rPr>
              <w:fldChar w:fldCharType="end"/>
            </w:r>
          </w:hyperlink>
        </w:p>
        <w:p w14:paraId="3FC7E503" w14:textId="5077950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4" w:history="1">
            <w:r w:rsidR="00A10E00" w:rsidRPr="00620262">
              <w:rPr>
                <w:rStyle w:val="Hyperlink"/>
                <w:noProof/>
              </w:rPr>
              <w:t>C-12.6.2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72A96F04" w14:textId="5D01747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5" w:history="1">
            <w:r w:rsidR="00A10E00" w:rsidRPr="00620262">
              <w:rPr>
                <w:rStyle w:val="Hyperlink"/>
                <w:noProof/>
              </w:rPr>
              <w:t>C-12.6.3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6914DEDE" w14:textId="4A22F304"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6" w:history="1">
            <w:r w:rsidR="00A10E00" w:rsidRPr="00620262">
              <w:rPr>
                <w:rStyle w:val="Hyperlink"/>
                <w:noProof/>
              </w:rPr>
              <w:t>C-12.6.4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60B6D293" w14:textId="090431E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7" w:history="1">
            <w:r w:rsidR="00A10E00" w:rsidRPr="00620262">
              <w:rPr>
                <w:rStyle w:val="Hyperlink"/>
                <w:noProof/>
              </w:rPr>
              <w:t>C-12.6.5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60B928C4" w14:textId="5FB8EC27"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8" w:history="1">
            <w:r w:rsidR="00A10E00" w:rsidRPr="00620262">
              <w:rPr>
                <w:rStyle w:val="Hyperlink"/>
                <w:noProof/>
              </w:rPr>
              <w:t>C-12.6.6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3A5DDF77" w14:textId="1B4F4A8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29" w:history="1">
            <w:r w:rsidR="00A10E00" w:rsidRPr="00620262">
              <w:rPr>
                <w:rStyle w:val="Hyperlink"/>
                <w:noProof/>
              </w:rPr>
              <w:t>C-12.6.7</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3E52A029" w14:textId="7937176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30" w:history="1">
            <w:r w:rsidR="00A10E00" w:rsidRPr="00620262">
              <w:rPr>
                <w:rStyle w:val="Hyperlink"/>
                <w:noProof/>
              </w:rPr>
              <w:t>C-12.7</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02D72D20" w14:textId="2CDB811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1" w:history="1">
            <w:r w:rsidR="00A10E00" w:rsidRPr="00620262">
              <w:rPr>
                <w:rStyle w:val="Hyperlink"/>
                <w:noProof/>
              </w:rPr>
              <w:t>C-12.7.1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r w:rsidR="00A10E00">
              <w:rPr>
                <w:noProof/>
                <w:webHidden/>
              </w:rPr>
              <w:t>49</w:t>
            </w:r>
            <w:r w:rsidR="00A10E00">
              <w:rPr>
                <w:noProof/>
                <w:webHidden/>
              </w:rPr>
              <w:fldChar w:fldCharType="end"/>
            </w:r>
          </w:hyperlink>
        </w:p>
        <w:p w14:paraId="13EACB24" w14:textId="472D2F2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2" w:history="1">
            <w:r w:rsidR="00A10E00" w:rsidRPr="00620262">
              <w:rPr>
                <w:rStyle w:val="Hyperlink"/>
                <w:noProof/>
              </w:rPr>
              <w:t>C-12.7.2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r w:rsidR="00A10E00">
              <w:rPr>
                <w:noProof/>
                <w:webHidden/>
              </w:rPr>
              <w:t>50</w:t>
            </w:r>
            <w:r w:rsidR="00A10E00">
              <w:rPr>
                <w:noProof/>
                <w:webHidden/>
              </w:rPr>
              <w:fldChar w:fldCharType="end"/>
            </w:r>
          </w:hyperlink>
        </w:p>
        <w:p w14:paraId="317FE57E" w14:textId="18B950C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3" w:history="1">
            <w:r w:rsidR="00A10E00" w:rsidRPr="00620262">
              <w:rPr>
                <w:rStyle w:val="Hyperlink"/>
                <w:noProof/>
              </w:rPr>
              <w:t>C-12.7.3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r w:rsidR="00A10E00">
              <w:rPr>
                <w:noProof/>
                <w:webHidden/>
              </w:rPr>
              <w:t>50</w:t>
            </w:r>
            <w:r w:rsidR="00A10E00">
              <w:rPr>
                <w:noProof/>
                <w:webHidden/>
              </w:rPr>
              <w:fldChar w:fldCharType="end"/>
            </w:r>
          </w:hyperlink>
        </w:p>
        <w:p w14:paraId="1293F336" w14:textId="76CE41A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34" w:history="1">
            <w:r w:rsidR="00A10E00" w:rsidRPr="00620262">
              <w:rPr>
                <w:rStyle w:val="Hyperlink"/>
                <w:noProof/>
              </w:rPr>
              <w:t>C-12.8</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r w:rsidR="00A10E00">
              <w:rPr>
                <w:noProof/>
                <w:webHidden/>
              </w:rPr>
              <w:t>50</w:t>
            </w:r>
            <w:r w:rsidR="00A10E00">
              <w:rPr>
                <w:noProof/>
                <w:webHidden/>
              </w:rPr>
              <w:fldChar w:fldCharType="end"/>
            </w:r>
          </w:hyperlink>
        </w:p>
        <w:p w14:paraId="50E60953" w14:textId="34DC811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35" w:history="1">
            <w:r w:rsidR="00A10E00" w:rsidRPr="00620262">
              <w:rPr>
                <w:rStyle w:val="Hyperlink"/>
                <w:noProof/>
              </w:rPr>
              <w:t>C-12.9</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r w:rsidR="00A10E00">
              <w:rPr>
                <w:noProof/>
                <w:webHidden/>
              </w:rPr>
              <w:t>50</w:t>
            </w:r>
            <w:r w:rsidR="00A10E00">
              <w:rPr>
                <w:noProof/>
                <w:webHidden/>
              </w:rPr>
              <w:fldChar w:fldCharType="end"/>
            </w:r>
          </w:hyperlink>
        </w:p>
        <w:p w14:paraId="2400A386" w14:textId="71FC1687"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6" w:history="1">
            <w:r w:rsidR="00A10E00" w:rsidRPr="00620262">
              <w:rPr>
                <w:rStyle w:val="Hyperlink"/>
                <w:noProof/>
              </w:rPr>
              <w:t>C-12.9.1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r w:rsidR="00A10E00">
              <w:rPr>
                <w:noProof/>
                <w:webHidden/>
              </w:rPr>
              <w:t>50</w:t>
            </w:r>
            <w:r w:rsidR="00A10E00">
              <w:rPr>
                <w:noProof/>
                <w:webHidden/>
              </w:rPr>
              <w:fldChar w:fldCharType="end"/>
            </w:r>
          </w:hyperlink>
        </w:p>
        <w:p w14:paraId="478E1483" w14:textId="05E8998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7" w:history="1">
            <w:r w:rsidR="00A10E00" w:rsidRPr="00620262">
              <w:rPr>
                <w:rStyle w:val="Hyperlink"/>
                <w:noProof/>
              </w:rPr>
              <w:t>C-12.9.2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r w:rsidR="00A10E00">
              <w:rPr>
                <w:noProof/>
                <w:webHidden/>
              </w:rPr>
              <w:t>51</w:t>
            </w:r>
            <w:r w:rsidR="00A10E00">
              <w:rPr>
                <w:noProof/>
                <w:webHidden/>
              </w:rPr>
              <w:fldChar w:fldCharType="end"/>
            </w:r>
          </w:hyperlink>
        </w:p>
        <w:p w14:paraId="30B5AE59" w14:textId="56AA80C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8" w:history="1">
            <w:r w:rsidR="00A10E00" w:rsidRPr="00620262">
              <w:rPr>
                <w:rStyle w:val="Hyperlink"/>
                <w:noProof/>
              </w:rPr>
              <w:t>C-12.9.3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r w:rsidR="00A10E00">
              <w:rPr>
                <w:noProof/>
                <w:webHidden/>
              </w:rPr>
              <w:t>51</w:t>
            </w:r>
            <w:r w:rsidR="00A10E00">
              <w:rPr>
                <w:noProof/>
                <w:webHidden/>
              </w:rPr>
              <w:fldChar w:fldCharType="end"/>
            </w:r>
          </w:hyperlink>
        </w:p>
        <w:p w14:paraId="44EE4E1E" w14:textId="13823EB6"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39" w:history="1">
            <w:r w:rsidR="00A10E00" w:rsidRPr="00620262">
              <w:rPr>
                <w:rStyle w:val="Hyperlink"/>
                <w:noProof/>
              </w:rPr>
              <w:t>C-12.9.4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r w:rsidR="00A10E00">
              <w:rPr>
                <w:noProof/>
                <w:webHidden/>
              </w:rPr>
              <w:t>51</w:t>
            </w:r>
            <w:r w:rsidR="00A10E00">
              <w:rPr>
                <w:noProof/>
                <w:webHidden/>
              </w:rPr>
              <w:fldChar w:fldCharType="end"/>
            </w:r>
          </w:hyperlink>
        </w:p>
        <w:p w14:paraId="0537C12C" w14:textId="2B42332E"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0" w:history="1">
            <w:r w:rsidR="00A10E00" w:rsidRPr="00620262">
              <w:rPr>
                <w:rStyle w:val="Hyperlink"/>
                <w:noProof/>
              </w:rPr>
              <w:t>C-12.9.5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r w:rsidR="00A10E00">
              <w:rPr>
                <w:noProof/>
                <w:webHidden/>
              </w:rPr>
              <w:t>51</w:t>
            </w:r>
            <w:r w:rsidR="00A10E00">
              <w:rPr>
                <w:noProof/>
                <w:webHidden/>
              </w:rPr>
              <w:fldChar w:fldCharType="end"/>
            </w:r>
          </w:hyperlink>
        </w:p>
        <w:p w14:paraId="46FA7A85" w14:textId="33FAD44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1" w:history="1">
            <w:r w:rsidR="00A10E00" w:rsidRPr="00620262">
              <w:rPr>
                <w:rStyle w:val="Hyperlink"/>
                <w:noProof/>
              </w:rPr>
              <w:t>C-12.9.6</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r w:rsidR="00A10E00">
              <w:rPr>
                <w:noProof/>
                <w:webHidden/>
              </w:rPr>
              <w:t>52</w:t>
            </w:r>
            <w:r w:rsidR="00A10E00">
              <w:rPr>
                <w:noProof/>
                <w:webHidden/>
              </w:rPr>
              <w:fldChar w:fldCharType="end"/>
            </w:r>
          </w:hyperlink>
        </w:p>
        <w:p w14:paraId="123B0960" w14:textId="23E75FA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2" w:history="1">
            <w:r w:rsidR="00A10E00" w:rsidRPr="00620262">
              <w:rPr>
                <w:rStyle w:val="Hyperlink"/>
                <w:noProof/>
              </w:rPr>
              <w:t>C-12.9.7</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r w:rsidR="00A10E00">
              <w:rPr>
                <w:noProof/>
                <w:webHidden/>
              </w:rPr>
              <w:t>52</w:t>
            </w:r>
            <w:r w:rsidR="00A10E00">
              <w:rPr>
                <w:noProof/>
                <w:webHidden/>
              </w:rPr>
              <w:fldChar w:fldCharType="end"/>
            </w:r>
          </w:hyperlink>
        </w:p>
        <w:p w14:paraId="7DE35F2B" w14:textId="1E66B5D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3" w:history="1">
            <w:r w:rsidR="00A10E00" w:rsidRPr="00620262">
              <w:rPr>
                <w:rStyle w:val="Hyperlink"/>
                <w:noProof/>
              </w:rPr>
              <w:t>C-12.9.8</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r w:rsidR="00A10E00">
              <w:rPr>
                <w:noProof/>
                <w:webHidden/>
              </w:rPr>
              <w:t>52</w:t>
            </w:r>
            <w:r w:rsidR="00A10E00">
              <w:rPr>
                <w:noProof/>
                <w:webHidden/>
              </w:rPr>
              <w:fldChar w:fldCharType="end"/>
            </w:r>
          </w:hyperlink>
        </w:p>
        <w:p w14:paraId="16C6F6C6" w14:textId="2F4F35D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4" w:history="1">
            <w:r w:rsidR="00A10E00" w:rsidRPr="00620262">
              <w:rPr>
                <w:rStyle w:val="Hyperlink"/>
                <w:noProof/>
              </w:rPr>
              <w:t>C-12.9.9</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r w:rsidR="00A10E00">
              <w:rPr>
                <w:noProof/>
                <w:webHidden/>
              </w:rPr>
              <w:t>53</w:t>
            </w:r>
            <w:r w:rsidR="00A10E00">
              <w:rPr>
                <w:noProof/>
                <w:webHidden/>
              </w:rPr>
              <w:fldChar w:fldCharType="end"/>
            </w:r>
          </w:hyperlink>
        </w:p>
        <w:p w14:paraId="69F5D109" w14:textId="75C00CF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5" w:history="1">
            <w:r w:rsidR="00A10E00" w:rsidRPr="00620262">
              <w:rPr>
                <w:rStyle w:val="Hyperlink"/>
                <w:noProof/>
              </w:rPr>
              <w:t>C-12.9.10</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r w:rsidR="00A10E00">
              <w:rPr>
                <w:noProof/>
                <w:webHidden/>
              </w:rPr>
              <w:t>53</w:t>
            </w:r>
            <w:r w:rsidR="00A10E00">
              <w:rPr>
                <w:noProof/>
                <w:webHidden/>
              </w:rPr>
              <w:fldChar w:fldCharType="end"/>
            </w:r>
          </w:hyperlink>
        </w:p>
        <w:p w14:paraId="16612E93" w14:textId="0634147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6" w:history="1">
            <w:r w:rsidR="00A10E00" w:rsidRPr="00620262">
              <w:rPr>
                <w:rStyle w:val="Hyperlink"/>
                <w:noProof/>
              </w:rPr>
              <w:t>C-12.9.11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r w:rsidR="00A10E00">
              <w:rPr>
                <w:noProof/>
                <w:webHidden/>
              </w:rPr>
              <w:t>53</w:t>
            </w:r>
            <w:r w:rsidR="00A10E00">
              <w:rPr>
                <w:noProof/>
                <w:webHidden/>
              </w:rPr>
              <w:fldChar w:fldCharType="end"/>
            </w:r>
          </w:hyperlink>
        </w:p>
        <w:p w14:paraId="29446AE3" w14:textId="1477FC7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7" w:history="1">
            <w:r w:rsidR="00A10E00" w:rsidRPr="00620262">
              <w:rPr>
                <w:rStyle w:val="Hyperlink"/>
                <w:noProof/>
              </w:rPr>
              <w:t>C-12.9.12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r w:rsidR="00A10E00">
              <w:rPr>
                <w:noProof/>
                <w:webHidden/>
              </w:rPr>
              <w:t>54</w:t>
            </w:r>
            <w:r w:rsidR="00A10E00">
              <w:rPr>
                <w:noProof/>
                <w:webHidden/>
              </w:rPr>
              <w:fldChar w:fldCharType="end"/>
            </w:r>
          </w:hyperlink>
        </w:p>
        <w:p w14:paraId="40C543C2" w14:textId="5A8D70F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48" w:history="1">
            <w:r w:rsidR="00A10E00" w:rsidRPr="00620262">
              <w:rPr>
                <w:rStyle w:val="Hyperlink"/>
                <w:noProof/>
              </w:rPr>
              <w:t>C-12.9.13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r w:rsidR="00A10E00">
              <w:rPr>
                <w:noProof/>
                <w:webHidden/>
              </w:rPr>
              <w:t>54</w:t>
            </w:r>
            <w:r w:rsidR="00A10E00">
              <w:rPr>
                <w:noProof/>
                <w:webHidden/>
              </w:rPr>
              <w:fldChar w:fldCharType="end"/>
            </w:r>
          </w:hyperlink>
        </w:p>
        <w:p w14:paraId="6AC53347" w14:textId="2191F6B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49" w:history="1">
            <w:r w:rsidR="00A10E00" w:rsidRPr="00620262">
              <w:rPr>
                <w:rStyle w:val="Hyperlink"/>
                <w:noProof/>
              </w:rPr>
              <w:t>C-12.10</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r w:rsidR="00A10E00">
              <w:rPr>
                <w:noProof/>
                <w:webHidden/>
              </w:rPr>
              <w:t>54</w:t>
            </w:r>
            <w:r w:rsidR="00A10E00">
              <w:rPr>
                <w:noProof/>
                <w:webHidden/>
              </w:rPr>
              <w:fldChar w:fldCharType="end"/>
            </w:r>
          </w:hyperlink>
        </w:p>
        <w:p w14:paraId="2A4D27C6" w14:textId="554D8D2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0" w:history="1">
            <w:r w:rsidR="00A10E00" w:rsidRPr="00620262">
              <w:rPr>
                <w:rStyle w:val="Hyperlink"/>
                <w:noProof/>
              </w:rPr>
              <w:t>C-12.10.1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r w:rsidR="00A10E00">
              <w:rPr>
                <w:noProof/>
                <w:webHidden/>
              </w:rPr>
              <w:t>54</w:t>
            </w:r>
            <w:r w:rsidR="00A10E00">
              <w:rPr>
                <w:noProof/>
                <w:webHidden/>
              </w:rPr>
              <w:fldChar w:fldCharType="end"/>
            </w:r>
          </w:hyperlink>
        </w:p>
        <w:p w14:paraId="6CFBAFDE" w14:textId="2EA45A1C"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1" w:history="1">
            <w:r w:rsidR="00A10E00" w:rsidRPr="00620262">
              <w:rPr>
                <w:rStyle w:val="Hyperlink"/>
                <w:noProof/>
              </w:rPr>
              <w:t>C-12.10.2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r w:rsidR="00A10E00">
              <w:rPr>
                <w:noProof/>
                <w:webHidden/>
              </w:rPr>
              <w:t>54</w:t>
            </w:r>
            <w:r w:rsidR="00A10E00">
              <w:rPr>
                <w:noProof/>
                <w:webHidden/>
              </w:rPr>
              <w:fldChar w:fldCharType="end"/>
            </w:r>
          </w:hyperlink>
        </w:p>
        <w:p w14:paraId="0E96C8CB" w14:textId="5E11D03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2" w:history="1">
            <w:r w:rsidR="00A10E00" w:rsidRPr="00620262">
              <w:rPr>
                <w:rStyle w:val="Hyperlink"/>
                <w:noProof/>
              </w:rPr>
              <w:t>C-12.10.3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r w:rsidR="00A10E00">
              <w:rPr>
                <w:noProof/>
                <w:webHidden/>
              </w:rPr>
              <w:t>55</w:t>
            </w:r>
            <w:r w:rsidR="00A10E00">
              <w:rPr>
                <w:noProof/>
                <w:webHidden/>
              </w:rPr>
              <w:fldChar w:fldCharType="end"/>
            </w:r>
          </w:hyperlink>
        </w:p>
        <w:p w14:paraId="49A1D203" w14:textId="1A10594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53" w:history="1">
            <w:r w:rsidR="00A10E00" w:rsidRPr="00620262">
              <w:rPr>
                <w:rStyle w:val="Hyperlink"/>
                <w:noProof/>
              </w:rPr>
              <w:t>C-12.11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r w:rsidR="00A10E00">
              <w:rPr>
                <w:noProof/>
                <w:webHidden/>
              </w:rPr>
              <w:t>56</w:t>
            </w:r>
            <w:r w:rsidR="00A10E00">
              <w:rPr>
                <w:noProof/>
                <w:webHidden/>
              </w:rPr>
              <w:fldChar w:fldCharType="end"/>
            </w:r>
          </w:hyperlink>
        </w:p>
        <w:p w14:paraId="600294C1" w14:textId="66E6EAD4"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4" w:history="1">
            <w:r w:rsidR="00A10E00" w:rsidRPr="00620262">
              <w:rPr>
                <w:rStyle w:val="Hyperlink"/>
                <w:noProof/>
              </w:rPr>
              <w:t>C-12.11.1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r w:rsidR="00A10E00">
              <w:rPr>
                <w:noProof/>
                <w:webHidden/>
              </w:rPr>
              <w:t>56</w:t>
            </w:r>
            <w:r w:rsidR="00A10E00">
              <w:rPr>
                <w:noProof/>
                <w:webHidden/>
              </w:rPr>
              <w:fldChar w:fldCharType="end"/>
            </w:r>
          </w:hyperlink>
        </w:p>
        <w:p w14:paraId="5E119DE2" w14:textId="6BDD137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5" w:history="1">
            <w:r w:rsidR="00A10E00" w:rsidRPr="00620262">
              <w:rPr>
                <w:rStyle w:val="Hyperlink"/>
                <w:noProof/>
              </w:rPr>
              <w:t>C-12.11.2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r w:rsidR="00A10E00">
              <w:rPr>
                <w:noProof/>
                <w:webHidden/>
              </w:rPr>
              <w:t>57</w:t>
            </w:r>
            <w:r w:rsidR="00A10E00">
              <w:rPr>
                <w:noProof/>
                <w:webHidden/>
              </w:rPr>
              <w:fldChar w:fldCharType="end"/>
            </w:r>
          </w:hyperlink>
        </w:p>
        <w:p w14:paraId="64E2C4E9" w14:textId="591E71C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6" w:history="1">
            <w:r w:rsidR="00A10E00" w:rsidRPr="00620262">
              <w:rPr>
                <w:rStyle w:val="Hyperlink"/>
                <w:noProof/>
              </w:rPr>
              <w:t>C-12.11.3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r w:rsidR="00A10E00">
              <w:rPr>
                <w:noProof/>
                <w:webHidden/>
              </w:rPr>
              <w:t>58</w:t>
            </w:r>
            <w:r w:rsidR="00A10E00">
              <w:rPr>
                <w:noProof/>
                <w:webHidden/>
              </w:rPr>
              <w:fldChar w:fldCharType="end"/>
            </w:r>
          </w:hyperlink>
        </w:p>
        <w:p w14:paraId="6AA9085E" w14:textId="713984A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57" w:history="1">
            <w:r w:rsidR="00A10E00" w:rsidRPr="00620262">
              <w:rPr>
                <w:rStyle w:val="Hyperlink"/>
                <w:noProof/>
              </w:rPr>
              <w:t>C-12.11.4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r w:rsidR="00A10E00">
              <w:rPr>
                <w:noProof/>
                <w:webHidden/>
              </w:rPr>
              <w:t>58</w:t>
            </w:r>
            <w:r w:rsidR="00A10E00">
              <w:rPr>
                <w:noProof/>
                <w:webHidden/>
              </w:rPr>
              <w:fldChar w:fldCharType="end"/>
            </w:r>
          </w:hyperlink>
        </w:p>
        <w:p w14:paraId="71B2E34D" w14:textId="288FB2D1"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58" w:history="1">
            <w:r w:rsidR="00A10E00" w:rsidRPr="00620262">
              <w:rPr>
                <w:rStyle w:val="Hyperlink"/>
                <w:noProof/>
              </w:rPr>
              <w:t>C-12.12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r w:rsidR="00A10E00">
              <w:rPr>
                <w:noProof/>
                <w:webHidden/>
              </w:rPr>
              <w:t>58</w:t>
            </w:r>
            <w:r w:rsidR="00A10E00">
              <w:rPr>
                <w:noProof/>
                <w:webHidden/>
              </w:rPr>
              <w:fldChar w:fldCharType="end"/>
            </w:r>
          </w:hyperlink>
        </w:p>
        <w:p w14:paraId="76C6E30D" w14:textId="05446DEB"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59" w:history="1">
            <w:r w:rsidR="00A10E00" w:rsidRPr="00620262">
              <w:rPr>
                <w:rStyle w:val="Hyperlink"/>
                <w:noProof/>
              </w:rPr>
              <w:t>C-13</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r w:rsidR="00A10E00">
              <w:rPr>
                <w:noProof/>
                <w:webHidden/>
              </w:rPr>
              <w:t>58</w:t>
            </w:r>
            <w:r w:rsidR="00A10E00">
              <w:rPr>
                <w:noProof/>
                <w:webHidden/>
              </w:rPr>
              <w:fldChar w:fldCharType="end"/>
            </w:r>
          </w:hyperlink>
        </w:p>
        <w:p w14:paraId="47016115" w14:textId="36F568F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0" w:history="1">
            <w:r w:rsidR="00A10E00" w:rsidRPr="00620262">
              <w:rPr>
                <w:rStyle w:val="Hyperlink"/>
                <w:noProof/>
              </w:rPr>
              <w:t>C-13.1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r w:rsidR="00A10E00">
              <w:rPr>
                <w:noProof/>
                <w:webHidden/>
              </w:rPr>
              <w:t>59</w:t>
            </w:r>
            <w:r w:rsidR="00A10E00">
              <w:rPr>
                <w:noProof/>
                <w:webHidden/>
              </w:rPr>
              <w:fldChar w:fldCharType="end"/>
            </w:r>
          </w:hyperlink>
        </w:p>
        <w:p w14:paraId="1AF64A1C" w14:textId="3680926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1" w:history="1">
            <w:r w:rsidR="00A10E00" w:rsidRPr="00620262">
              <w:rPr>
                <w:rStyle w:val="Hyperlink"/>
                <w:noProof/>
              </w:rPr>
              <w:t>C-13.2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r w:rsidR="00A10E00">
              <w:rPr>
                <w:noProof/>
                <w:webHidden/>
              </w:rPr>
              <w:t>59</w:t>
            </w:r>
            <w:r w:rsidR="00A10E00">
              <w:rPr>
                <w:noProof/>
                <w:webHidden/>
              </w:rPr>
              <w:fldChar w:fldCharType="end"/>
            </w:r>
          </w:hyperlink>
        </w:p>
        <w:p w14:paraId="7585C1BA" w14:textId="2EECD476"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2" w:history="1">
            <w:r w:rsidR="00A10E00" w:rsidRPr="00620262">
              <w:rPr>
                <w:rStyle w:val="Hyperlink"/>
                <w:noProof/>
              </w:rPr>
              <w:t>C-13.3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r w:rsidR="00A10E00">
              <w:rPr>
                <w:noProof/>
                <w:webHidden/>
              </w:rPr>
              <w:t>60</w:t>
            </w:r>
            <w:r w:rsidR="00A10E00">
              <w:rPr>
                <w:noProof/>
                <w:webHidden/>
              </w:rPr>
              <w:fldChar w:fldCharType="end"/>
            </w:r>
          </w:hyperlink>
        </w:p>
        <w:p w14:paraId="2765E732" w14:textId="4321F3B5"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3" w:history="1">
            <w:r w:rsidR="00A10E00" w:rsidRPr="00620262">
              <w:rPr>
                <w:rStyle w:val="Hyperlink"/>
                <w:noProof/>
              </w:rPr>
              <w:t>C-13.4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r w:rsidR="00A10E00">
              <w:rPr>
                <w:noProof/>
                <w:webHidden/>
              </w:rPr>
              <w:t>60</w:t>
            </w:r>
            <w:r w:rsidR="00A10E00">
              <w:rPr>
                <w:noProof/>
                <w:webHidden/>
              </w:rPr>
              <w:fldChar w:fldCharType="end"/>
            </w:r>
          </w:hyperlink>
        </w:p>
        <w:p w14:paraId="0B632EED" w14:textId="589BF9D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4" w:history="1">
            <w:r w:rsidR="00A10E00" w:rsidRPr="00620262">
              <w:rPr>
                <w:rStyle w:val="Hyperlink"/>
                <w:noProof/>
              </w:rPr>
              <w:t>C-13.5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r w:rsidR="00A10E00">
              <w:rPr>
                <w:noProof/>
                <w:webHidden/>
              </w:rPr>
              <w:t>60</w:t>
            </w:r>
            <w:r w:rsidR="00A10E00">
              <w:rPr>
                <w:noProof/>
                <w:webHidden/>
              </w:rPr>
              <w:fldChar w:fldCharType="end"/>
            </w:r>
          </w:hyperlink>
        </w:p>
        <w:p w14:paraId="770BF1B1" w14:textId="6E1CB3E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65" w:history="1">
            <w:r w:rsidR="00A10E00" w:rsidRPr="00620262">
              <w:rPr>
                <w:rStyle w:val="Hyperlink"/>
                <w:noProof/>
              </w:rPr>
              <w:t>C-13.5.1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r w:rsidR="00A10E00">
              <w:rPr>
                <w:noProof/>
                <w:webHidden/>
              </w:rPr>
              <w:t>60</w:t>
            </w:r>
            <w:r w:rsidR="00A10E00">
              <w:rPr>
                <w:noProof/>
                <w:webHidden/>
              </w:rPr>
              <w:fldChar w:fldCharType="end"/>
            </w:r>
          </w:hyperlink>
        </w:p>
        <w:p w14:paraId="20440AF7" w14:textId="50DD74B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6" w:history="1">
            <w:r w:rsidR="00A10E00" w:rsidRPr="00620262">
              <w:rPr>
                <w:rStyle w:val="Hyperlink"/>
                <w:noProof/>
              </w:rPr>
              <w:t>C-13.6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r w:rsidR="00A10E00">
              <w:rPr>
                <w:noProof/>
                <w:webHidden/>
              </w:rPr>
              <w:t>64</w:t>
            </w:r>
            <w:r w:rsidR="00A10E00">
              <w:rPr>
                <w:noProof/>
                <w:webHidden/>
              </w:rPr>
              <w:fldChar w:fldCharType="end"/>
            </w:r>
          </w:hyperlink>
        </w:p>
        <w:p w14:paraId="6D655C5A" w14:textId="7AA6E32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7" w:history="1">
            <w:r w:rsidR="00A10E00" w:rsidRPr="00620262">
              <w:rPr>
                <w:rStyle w:val="Hyperlink"/>
                <w:noProof/>
              </w:rPr>
              <w:t>C-13.7</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r w:rsidR="00A10E00">
              <w:rPr>
                <w:noProof/>
                <w:webHidden/>
              </w:rPr>
              <w:t>64</w:t>
            </w:r>
            <w:r w:rsidR="00A10E00">
              <w:rPr>
                <w:noProof/>
                <w:webHidden/>
              </w:rPr>
              <w:fldChar w:fldCharType="end"/>
            </w:r>
          </w:hyperlink>
        </w:p>
        <w:p w14:paraId="6494D27E" w14:textId="67E64E13"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68" w:history="1">
            <w:r w:rsidR="00A10E00" w:rsidRPr="00620262">
              <w:rPr>
                <w:rStyle w:val="Hyperlink"/>
                <w:noProof/>
              </w:rPr>
              <w:t>C-14</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3C5C17E5" w14:textId="22F512D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69" w:history="1">
            <w:r w:rsidR="00A10E00" w:rsidRPr="00620262">
              <w:rPr>
                <w:rStyle w:val="Hyperlink"/>
                <w:noProof/>
              </w:rPr>
              <w:t>C-14.1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340D8A27" w14:textId="2DF2D0F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0" w:history="1">
            <w:r w:rsidR="00A10E00" w:rsidRPr="00620262">
              <w:rPr>
                <w:rStyle w:val="Hyperlink"/>
                <w:noProof/>
              </w:rPr>
              <w:t>C-14.2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0679CB78" w14:textId="42E3260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1" w:history="1">
            <w:r w:rsidR="00A10E00" w:rsidRPr="00620262">
              <w:rPr>
                <w:rStyle w:val="Hyperlink"/>
                <w:noProof/>
              </w:rPr>
              <w:t>C-14.3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097F7125" w14:textId="53D7892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2" w:history="1">
            <w:r w:rsidR="00A10E00" w:rsidRPr="00620262">
              <w:rPr>
                <w:rStyle w:val="Hyperlink"/>
                <w:noProof/>
              </w:rPr>
              <w:t>C-14.4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792454E8" w14:textId="2AA6381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73" w:history="1">
            <w:r w:rsidR="00A10E00" w:rsidRPr="00620262">
              <w:rPr>
                <w:rStyle w:val="Hyperlink"/>
                <w:noProof/>
              </w:rPr>
              <w:t>C-14.4.1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r w:rsidR="00A10E00">
              <w:rPr>
                <w:noProof/>
                <w:webHidden/>
              </w:rPr>
              <w:t>65</w:t>
            </w:r>
            <w:r w:rsidR="00A10E00">
              <w:rPr>
                <w:noProof/>
                <w:webHidden/>
              </w:rPr>
              <w:fldChar w:fldCharType="end"/>
            </w:r>
          </w:hyperlink>
        </w:p>
        <w:p w14:paraId="01DA3887" w14:textId="138300B6"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4" w:history="1">
            <w:r w:rsidR="00A10E00" w:rsidRPr="00620262">
              <w:rPr>
                <w:rStyle w:val="Hyperlink"/>
                <w:noProof/>
              </w:rPr>
              <w:t>C-14.5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r w:rsidR="00A10E00">
              <w:rPr>
                <w:noProof/>
                <w:webHidden/>
              </w:rPr>
              <w:t>66</w:t>
            </w:r>
            <w:r w:rsidR="00A10E00">
              <w:rPr>
                <w:noProof/>
                <w:webHidden/>
              </w:rPr>
              <w:fldChar w:fldCharType="end"/>
            </w:r>
          </w:hyperlink>
        </w:p>
        <w:p w14:paraId="2BB74A6B" w14:textId="6639E14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75" w:history="1">
            <w:r w:rsidR="00A10E00" w:rsidRPr="00620262">
              <w:rPr>
                <w:rStyle w:val="Hyperlink"/>
                <w:noProof/>
              </w:rPr>
              <w:t>C-14.5.1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r w:rsidR="00A10E00">
              <w:rPr>
                <w:noProof/>
                <w:webHidden/>
              </w:rPr>
              <w:t>66</w:t>
            </w:r>
            <w:r w:rsidR="00A10E00">
              <w:rPr>
                <w:noProof/>
                <w:webHidden/>
              </w:rPr>
              <w:fldChar w:fldCharType="end"/>
            </w:r>
          </w:hyperlink>
        </w:p>
        <w:p w14:paraId="31AEA744" w14:textId="6EBA834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76" w:history="1">
            <w:r w:rsidR="00A10E00" w:rsidRPr="00620262">
              <w:rPr>
                <w:rStyle w:val="Hyperlink"/>
                <w:noProof/>
              </w:rPr>
              <w:t>C-14.5.2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r w:rsidR="00A10E00">
              <w:rPr>
                <w:noProof/>
                <w:webHidden/>
              </w:rPr>
              <w:t>66</w:t>
            </w:r>
            <w:r w:rsidR="00A10E00">
              <w:rPr>
                <w:noProof/>
                <w:webHidden/>
              </w:rPr>
              <w:fldChar w:fldCharType="end"/>
            </w:r>
          </w:hyperlink>
        </w:p>
        <w:p w14:paraId="1453B59F" w14:textId="7B7D74A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7" w:history="1">
            <w:r w:rsidR="00A10E00" w:rsidRPr="00620262">
              <w:rPr>
                <w:rStyle w:val="Hyperlink"/>
                <w:noProof/>
              </w:rPr>
              <w:t>C-14.6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r w:rsidR="00A10E00">
              <w:rPr>
                <w:noProof/>
                <w:webHidden/>
              </w:rPr>
              <w:t>67</w:t>
            </w:r>
            <w:r w:rsidR="00A10E00">
              <w:rPr>
                <w:noProof/>
                <w:webHidden/>
              </w:rPr>
              <w:fldChar w:fldCharType="end"/>
            </w:r>
          </w:hyperlink>
        </w:p>
        <w:p w14:paraId="6A6B4709" w14:textId="4EFC90C2"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78" w:history="1">
            <w:r w:rsidR="00A10E00" w:rsidRPr="00620262">
              <w:rPr>
                <w:rStyle w:val="Hyperlink"/>
                <w:noProof/>
              </w:rPr>
              <w:t>C-15</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r w:rsidR="00A10E00">
              <w:rPr>
                <w:noProof/>
                <w:webHidden/>
              </w:rPr>
              <w:t>72</w:t>
            </w:r>
            <w:r w:rsidR="00A10E00">
              <w:rPr>
                <w:noProof/>
                <w:webHidden/>
              </w:rPr>
              <w:fldChar w:fldCharType="end"/>
            </w:r>
          </w:hyperlink>
        </w:p>
        <w:p w14:paraId="30911FE7" w14:textId="70946FA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79" w:history="1">
            <w:r w:rsidR="00A10E00" w:rsidRPr="00620262">
              <w:rPr>
                <w:rStyle w:val="Hyperlink"/>
                <w:noProof/>
              </w:rPr>
              <w:t>C-15.1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r w:rsidR="00A10E00">
              <w:rPr>
                <w:noProof/>
                <w:webHidden/>
              </w:rPr>
              <w:t>72</w:t>
            </w:r>
            <w:r w:rsidR="00A10E00">
              <w:rPr>
                <w:noProof/>
                <w:webHidden/>
              </w:rPr>
              <w:fldChar w:fldCharType="end"/>
            </w:r>
          </w:hyperlink>
        </w:p>
        <w:p w14:paraId="4A81AF84" w14:textId="10720DD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80" w:history="1">
            <w:r w:rsidR="00A10E00" w:rsidRPr="00620262">
              <w:rPr>
                <w:rStyle w:val="Hyperlink"/>
                <w:noProof/>
              </w:rPr>
              <w:t>C-15.2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r w:rsidR="00A10E00">
              <w:rPr>
                <w:noProof/>
                <w:webHidden/>
              </w:rPr>
              <w:t>72</w:t>
            </w:r>
            <w:r w:rsidR="00A10E00">
              <w:rPr>
                <w:noProof/>
                <w:webHidden/>
              </w:rPr>
              <w:fldChar w:fldCharType="end"/>
            </w:r>
          </w:hyperlink>
        </w:p>
        <w:p w14:paraId="6C37498B" w14:textId="0612EB3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81" w:history="1">
            <w:r w:rsidR="00A10E00" w:rsidRPr="00620262">
              <w:rPr>
                <w:rStyle w:val="Hyperlink"/>
                <w:noProof/>
              </w:rPr>
              <w:t>C-15.2.1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200D5D99" w14:textId="5F2AA5F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82" w:history="1">
            <w:r w:rsidR="00A10E00" w:rsidRPr="00620262">
              <w:rPr>
                <w:rStyle w:val="Hyperlink"/>
                <w:noProof/>
              </w:rPr>
              <w:t>C-15.2.2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3BCC730D" w14:textId="1AAA57F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83" w:history="1">
            <w:r w:rsidR="00A10E00" w:rsidRPr="00620262">
              <w:rPr>
                <w:rStyle w:val="Hyperlink"/>
                <w:noProof/>
              </w:rPr>
              <w:t>C-15.2.3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2D66839A" w14:textId="092BAB9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384" w:history="1">
            <w:r w:rsidR="00A10E00" w:rsidRPr="00620262">
              <w:rPr>
                <w:rStyle w:val="Hyperlink"/>
                <w:noProof/>
              </w:rPr>
              <w:t>C-15.2.4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50D38888" w14:textId="7D7F107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85" w:history="1">
            <w:r w:rsidR="00A10E00" w:rsidRPr="00620262">
              <w:rPr>
                <w:rStyle w:val="Hyperlink"/>
                <w:noProof/>
              </w:rPr>
              <w:t>C-15.3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5E299E39" w14:textId="6DDAB62A"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86" w:history="1">
            <w:r w:rsidR="00A10E00" w:rsidRPr="00620262">
              <w:rPr>
                <w:rStyle w:val="Hyperlink"/>
                <w:noProof/>
              </w:rPr>
              <w:t>C-15.4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r w:rsidR="00A10E00">
              <w:rPr>
                <w:noProof/>
                <w:webHidden/>
              </w:rPr>
              <w:t>73</w:t>
            </w:r>
            <w:r w:rsidR="00A10E00">
              <w:rPr>
                <w:noProof/>
                <w:webHidden/>
              </w:rPr>
              <w:fldChar w:fldCharType="end"/>
            </w:r>
          </w:hyperlink>
        </w:p>
        <w:p w14:paraId="7DA7E238" w14:textId="51D9482F"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87" w:history="1">
            <w:r w:rsidR="00A10E00" w:rsidRPr="00620262">
              <w:rPr>
                <w:rStyle w:val="Hyperlink"/>
                <w:noProof/>
              </w:rPr>
              <w:t>C-15.5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r w:rsidR="00A10E00">
              <w:rPr>
                <w:noProof/>
                <w:webHidden/>
              </w:rPr>
              <w:t>75</w:t>
            </w:r>
            <w:r w:rsidR="00A10E00">
              <w:rPr>
                <w:noProof/>
                <w:webHidden/>
              </w:rPr>
              <w:fldChar w:fldCharType="end"/>
            </w:r>
          </w:hyperlink>
        </w:p>
        <w:p w14:paraId="2C9E85AA" w14:textId="426B840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88" w:history="1">
            <w:r w:rsidR="00A10E00" w:rsidRPr="00620262">
              <w:rPr>
                <w:rStyle w:val="Hyperlink"/>
                <w:noProof/>
              </w:rPr>
              <w:t>C-15.6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r w:rsidR="00A10E00">
              <w:rPr>
                <w:noProof/>
                <w:webHidden/>
              </w:rPr>
              <w:t>75</w:t>
            </w:r>
            <w:r w:rsidR="00A10E00">
              <w:rPr>
                <w:noProof/>
                <w:webHidden/>
              </w:rPr>
              <w:fldChar w:fldCharType="end"/>
            </w:r>
          </w:hyperlink>
        </w:p>
        <w:p w14:paraId="587AA665" w14:textId="1E878F97"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89" w:history="1">
            <w:r w:rsidR="00A10E00" w:rsidRPr="00620262">
              <w:rPr>
                <w:rStyle w:val="Hyperlink"/>
                <w:noProof/>
              </w:rPr>
              <w:t>C-16</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r w:rsidR="00A10E00">
              <w:rPr>
                <w:noProof/>
                <w:webHidden/>
              </w:rPr>
              <w:t>75</w:t>
            </w:r>
            <w:r w:rsidR="00A10E00">
              <w:rPr>
                <w:noProof/>
                <w:webHidden/>
              </w:rPr>
              <w:fldChar w:fldCharType="end"/>
            </w:r>
          </w:hyperlink>
        </w:p>
        <w:p w14:paraId="744E5026" w14:textId="258B4C1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90" w:history="1">
            <w:r w:rsidR="00A10E00" w:rsidRPr="00620262">
              <w:rPr>
                <w:rStyle w:val="Hyperlink"/>
                <w:noProof/>
              </w:rPr>
              <w:t>C-17</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r w:rsidR="00A10E00">
              <w:rPr>
                <w:noProof/>
                <w:webHidden/>
              </w:rPr>
              <w:t>76</w:t>
            </w:r>
            <w:r w:rsidR="00A10E00">
              <w:rPr>
                <w:noProof/>
                <w:webHidden/>
              </w:rPr>
              <w:fldChar w:fldCharType="end"/>
            </w:r>
          </w:hyperlink>
        </w:p>
        <w:p w14:paraId="7B65AB60" w14:textId="5AF327B4"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1" w:history="1">
            <w:r w:rsidR="00A10E00" w:rsidRPr="00620262">
              <w:rPr>
                <w:rStyle w:val="Hyperlink"/>
                <w:noProof/>
              </w:rPr>
              <w:t>C-17.1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r w:rsidR="00A10E00">
              <w:rPr>
                <w:noProof/>
                <w:webHidden/>
              </w:rPr>
              <w:t>76</w:t>
            </w:r>
            <w:r w:rsidR="00A10E00">
              <w:rPr>
                <w:noProof/>
                <w:webHidden/>
              </w:rPr>
              <w:fldChar w:fldCharType="end"/>
            </w:r>
          </w:hyperlink>
        </w:p>
        <w:p w14:paraId="066C7F89" w14:textId="71817B96"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92" w:history="1">
            <w:r w:rsidR="00A10E00" w:rsidRPr="00620262">
              <w:rPr>
                <w:rStyle w:val="Hyperlink"/>
                <w:noProof/>
              </w:rPr>
              <w:t>C-18</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r w:rsidR="00A10E00">
              <w:rPr>
                <w:noProof/>
                <w:webHidden/>
              </w:rPr>
              <w:t>76</w:t>
            </w:r>
            <w:r w:rsidR="00A10E00">
              <w:rPr>
                <w:noProof/>
                <w:webHidden/>
              </w:rPr>
              <w:fldChar w:fldCharType="end"/>
            </w:r>
          </w:hyperlink>
        </w:p>
        <w:p w14:paraId="0B654F6A" w14:textId="5326913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3" w:history="1">
            <w:r w:rsidR="00A10E00" w:rsidRPr="00620262">
              <w:rPr>
                <w:rStyle w:val="Hyperlink"/>
                <w:noProof/>
              </w:rPr>
              <w:t>C-18.1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r w:rsidR="00A10E00">
              <w:rPr>
                <w:noProof/>
                <w:webHidden/>
              </w:rPr>
              <w:t>76</w:t>
            </w:r>
            <w:r w:rsidR="00A10E00">
              <w:rPr>
                <w:noProof/>
                <w:webHidden/>
              </w:rPr>
              <w:fldChar w:fldCharType="end"/>
            </w:r>
          </w:hyperlink>
        </w:p>
        <w:p w14:paraId="48A4422A" w14:textId="08CAC75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4" w:history="1">
            <w:r w:rsidR="00A10E00" w:rsidRPr="00620262">
              <w:rPr>
                <w:rStyle w:val="Hyperlink"/>
                <w:noProof/>
              </w:rPr>
              <w:t>C-18.2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r w:rsidR="00A10E00">
              <w:rPr>
                <w:noProof/>
                <w:webHidden/>
              </w:rPr>
              <w:t>77</w:t>
            </w:r>
            <w:r w:rsidR="00A10E00">
              <w:rPr>
                <w:noProof/>
                <w:webHidden/>
              </w:rPr>
              <w:fldChar w:fldCharType="end"/>
            </w:r>
          </w:hyperlink>
        </w:p>
        <w:p w14:paraId="608B28FC" w14:textId="5B4A6F0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5" w:history="1">
            <w:r w:rsidR="00A10E00" w:rsidRPr="00620262">
              <w:rPr>
                <w:rStyle w:val="Hyperlink"/>
                <w:noProof/>
              </w:rPr>
              <w:t>C-18.3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r w:rsidR="00A10E00">
              <w:rPr>
                <w:noProof/>
                <w:webHidden/>
              </w:rPr>
              <w:t>77</w:t>
            </w:r>
            <w:r w:rsidR="00A10E00">
              <w:rPr>
                <w:noProof/>
                <w:webHidden/>
              </w:rPr>
              <w:fldChar w:fldCharType="end"/>
            </w:r>
          </w:hyperlink>
        </w:p>
        <w:p w14:paraId="55B042AF" w14:textId="54CA53AF"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96" w:history="1">
            <w:r w:rsidR="00A10E00" w:rsidRPr="00620262">
              <w:rPr>
                <w:rStyle w:val="Hyperlink"/>
                <w:noProof/>
              </w:rPr>
              <w:t>C-19</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r w:rsidR="00A10E00">
              <w:rPr>
                <w:noProof/>
                <w:webHidden/>
              </w:rPr>
              <w:t>78</w:t>
            </w:r>
            <w:r w:rsidR="00A10E00">
              <w:rPr>
                <w:noProof/>
                <w:webHidden/>
              </w:rPr>
              <w:fldChar w:fldCharType="end"/>
            </w:r>
          </w:hyperlink>
        </w:p>
        <w:p w14:paraId="65FB0611" w14:textId="3611010C"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397" w:history="1">
            <w:r w:rsidR="00A10E00" w:rsidRPr="00620262">
              <w:rPr>
                <w:rStyle w:val="Hyperlink"/>
                <w:noProof/>
              </w:rPr>
              <w:t>C-20</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r w:rsidR="00A10E00">
              <w:rPr>
                <w:noProof/>
                <w:webHidden/>
              </w:rPr>
              <w:t>78</w:t>
            </w:r>
            <w:r w:rsidR="00A10E00">
              <w:rPr>
                <w:noProof/>
                <w:webHidden/>
              </w:rPr>
              <w:fldChar w:fldCharType="end"/>
            </w:r>
          </w:hyperlink>
        </w:p>
        <w:p w14:paraId="6A24B9DA" w14:textId="4D5E61FE"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8" w:history="1">
            <w:r w:rsidR="00A10E00" w:rsidRPr="00620262">
              <w:rPr>
                <w:rStyle w:val="Hyperlink"/>
                <w:noProof/>
              </w:rPr>
              <w:t>C-20.1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r w:rsidR="00A10E00">
              <w:rPr>
                <w:noProof/>
                <w:webHidden/>
              </w:rPr>
              <w:t>78</w:t>
            </w:r>
            <w:r w:rsidR="00A10E00">
              <w:rPr>
                <w:noProof/>
                <w:webHidden/>
              </w:rPr>
              <w:fldChar w:fldCharType="end"/>
            </w:r>
          </w:hyperlink>
        </w:p>
        <w:p w14:paraId="1DFACDD1" w14:textId="39F4ADFC"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399" w:history="1">
            <w:r w:rsidR="00A10E00" w:rsidRPr="00620262">
              <w:rPr>
                <w:rStyle w:val="Hyperlink"/>
                <w:noProof/>
              </w:rPr>
              <w:t>C-20.2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r w:rsidR="00A10E00">
              <w:rPr>
                <w:noProof/>
                <w:webHidden/>
              </w:rPr>
              <w:t>79</w:t>
            </w:r>
            <w:r w:rsidR="00A10E00">
              <w:rPr>
                <w:noProof/>
                <w:webHidden/>
              </w:rPr>
              <w:fldChar w:fldCharType="end"/>
            </w:r>
          </w:hyperlink>
        </w:p>
        <w:p w14:paraId="39B69ACD" w14:textId="26FE4E5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00" w:history="1">
            <w:r w:rsidR="00A10E00" w:rsidRPr="00620262">
              <w:rPr>
                <w:rStyle w:val="Hyperlink"/>
                <w:noProof/>
              </w:rPr>
              <w:t>C-20.3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r w:rsidR="00A10E00">
              <w:rPr>
                <w:noProof/>
                <w:webHidden/>
              </w:rPr>
              <w:t>79</w:t>
            </w:r>
            <w:r w:rsidR="00A10E00">
              <w:rPr>
                <w:noProof/>
                <w:webHidden/>
              </w:rPr>
              <w:fldChar w:fldCharType="end"/>
            </w:r>
          </w:hyperlink>
        </w:p>
        <w:p w14:paraId="2D5D7614" w14:textId="1F9B1598"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01" w:history="1">
            <w:r w:rsidR="00A10E00" w:rsidRPr="00620262">
              <w:rPr>
                <w:rStyle w:val="Hyperlink"/>
                <w:noProof/>
              </w:rPr>
              <w:t>C-20.3.1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r w:rsidR="00A10E00">
              <w:rPr>
                <w:noProof/>
                <w:webHidden/>
              </w:rPr>
              <w:t>79</w:t>
            </w:r>
            <w:r w:rsidR="00A10E00">
              <w:rPr>
                <w:noProof/>
                <w:webHidden/>
              </w:rPr>
              <w:fldChar w:fldCharType="end"/>
            </w:r>
          </w:hyperlink>
        </w:p>
        <w:p w14:paraId="75879B4E" w14:textId="6C387913"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02" w:history="1">
            <w:r w:rsidR="00A10E00" w:rsidRPr="00620262">
              <w:rPr>
                <w:rStyle w:val="Hyperlink"/>
                <w:noProof/>
              </w:rPr>
              <w:t>C-20.3.2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r w:rsidR="00A10E00">
              <w:rPr>
                <w:noProof/>
                <w:webHidden/>
              </w:rPr>
              <w:t>79</w:t>
            </w:r>
            <w:r w:rsidR="00A10E00">
              <w:rPr>
                <w:noProof/>
                <w:webHidden/>
              </w:rPr>
              <w:fldChar w:fldCharType="end"/>
            </w:r>
          </w:hyperlink>
        </w:p>
        <w:p w14:paraId="6E5DE875" w14:textId="4D997334"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03" w:history="1">
            <w:r w:rsidR="00A10E00" w:rsidRPr="00620262">
              <w:rPr>
                <w:rStyle w:val="Hyperlink"/>
                <w:noProof/>
              </w:rPr>
              <w:t>C-20.3.3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r w:rsidR="00A10E00">
              <w:rPr>
                <w:noProof/>
                <w:webHidden/>
              </w:rPr>
              <w:t>80</w:t>
            </w:r>
            <w:r w:rsidR="00A10E00">
              <w:rPr>
                <w:noProof/>
                <w:webHidden/>
              </w:rPr>
              <w:fldChar w:fldCharType="end"/>
            </w:r>
          </w:hyperlink>
        </w:p>
        <w:p w14:paraId="23ABCAB7" w14:textId="332D215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04" w:history="1">
            <w:r w:rsidR="00A10E00" w:rsidRPr="00620262">
              <w:rPr>
                <w:rStyle w:val="Hyperlink"/>
                <w:noProof/>
              </w:rPr>
              <w:t>C-20.4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r w:rsidR="00A10E00">
              <w:rPr>
                <w:noProof/>
                <w:webHidden/>
              </w:rPr>
              <w:t>82</w:t>
            </w:r>
            <w:r w:rsidR="00A10E00">
              <w:rPr>
                <w:noProof/>
                <w:webHidden/>
              </w:rPr>
              <w:fldChar w:fldCharType="end"/>
            </w:r>
          </w:hyperlink>
        </w:p>
        <w:p w14:paraId="108C8BDA" w14:textId="2544A1BA"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05" w:history="1">
            <w:r w:rsidR="00A10E00" w:rsidRPr="00620262">
              <w:rPr>
                <w:rStyle w:val="Hyperlink"/>
                <w:noProof/>
              </w:rPr>
              <w:t>C-20.4.1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r w:rsidR="00A10E00">
              <w:rPr>
                <w:noProof/>
                <w:webHidden/>
              </w:rPr>
              <w:t>82</w:t>
            </w:r>
            <w:r w:rsidR="00A10E00">
              <w:rPr>
                <w:noProof/>
                <w:webHidden/>
              </w:rPr>
              <w:fldChar w:fldCharType="end"/>
            </w:r>
          </w:hyperlink>
        </w:p>
        <w:p w14:paraId="7ADDD49A" w14:textId="2FBB436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06" w:history="1">
            <w:r w:rsidR="00A10E00" w:rsidRPr="00620262">
              <w:rPr>
                <w:rStyle w:val="Hyperlink"/>
                <w:noProof/>
              </w:rPr>
              <w:t>C-20.5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r w:rsidR="00A10E00">
              <w:rPr>
                <w:noProof/>
                <w:webHidden/>
              </w:rPr>
              <w:t>83</w:t>
            </w:r>
            <w:r w:rsidR="00A10E00">
              <w:rPr>
                <w:noProof/>
                <w:webHidden/>
              </w:rPr>
              <w:fldChar w:fldCharType="end"/>
            </w:r>
          </w:hyperlink>
        </w:p>
        <w:p w14:paraId="2B3210CE" w14:textId="4DE82B64"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07" w:history="1">
            <w:r w:rsidR="00A10E00" w:rsidRPr="00620262">
              <w:rPr>
                <w:rStyle w:val="Hyperlink"/>
                <w:noProof/>
              </w:rPr>
              <w:t>C-20.6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r w:rsidR="00A10E00">
              <w:rPr>
                <w:noProof/>
                <w:webHidden/>
              </w:rPr>
              <w:t>85</w:t>
            </w:r>
            <w:r w:rsidR="00A10E00">
              <w:rPr>
                <w:noProof/>
                <w:webHidden/>
              </w:rPr>
              <w:fldChar w:fldCharType="end"/>
            </w:r>
          </w:hyperlink>
        </w:p>
        <w:p w14:paraId="3ABB883A" w14:textId="61F9DCB0"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08" w:history="1">
            <w:r w:rsidR="00A10E00" w:rsidRPr="00620262">
              <w:rPr>
                <w:rStyle w:val="Hyperlink"/>
                <w:noProof/>
              </w:rPr>
              <w:t>C-20.7</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r w:rsidR="00A10E00">
              <w:rPr>
                <w:noProof/>
                <w:webHidden/>
              </w:rPr>
              <w:t>85</w:t>
            </w:r>
            <w:r w:rsidR="00A10E00">
              <w:rPr>
                <w:noProof/>
                <w:webHidden/>
              </w:rPr>
              <w:fldChar w:fldCharType="end"/>
            </w:r>
          </w:hyperlink>
        </w:p>
        <w:p w14:paraId="4765E74C" w14:textId="7B6C33B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09" w:history="1">
            <w:r w:rsidR="00A10E00" w:rsidRPr="00620262">
              <w:rPr>
                <w:rStyle w:val="Hyperlink"/>
                <w:noProof/>
              </w:rPr>
              <w:t>C-20.7.1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r w:rsidR="00A10E00">
              <w:rPr>
                <w:noProof/>
                <w:webHidden/>
              </w:rPr>
              <w:t>85</w:t>
            </w:r>
            <w:r w:rsidR="00A10E00">
              <w:rPr>
                <w:noProof/>
                <w:webHidden/>
              </w:rPr>
              <w:fldChar w:fldCharType="end"/>
            </w:r>
          </w:hyperlink>
        </w:p>
        <w:p w14:paraId="2B671A5D" w14:textId="69CE4BE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0" w:history="1">
            <w:r w:rsidR="00A10E00" w:rsidRPr="00620262">
              <w:rPr>
                <w:rStyle w:val="Hyperlink"/>
                <w:noProof/>
              </w:rPr>
              <w:t>C-20.7.2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r w:rsidR="00A10E00">
              <w:rPr>
                <w:noProof/>
                <w:webHidden/>
              </w:rPr>
              <w:t>86</w:t>
            </w:r>
            <w:r w:rsidR="00A10E00">
              <w:rPr>
                <w:noProof/>
                <w:webHidden/>
              </w:rPr>
              <w:fldChar w:fldCharType="end"/>
            </w:r>
          </w:hyperlink>
        </w:p>
        <w:p w14:paraId="2D6B2DC4" w14:textId="359F4D1B"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1" w:history="1">
            <w:r w:rsidR="00A10E00" w:rsidRPr="00620262">
              <w:rPr>
                <w:rStyle w:val="Hyperlink"/>
                <w:noProof/>
              </w:rPr>
              <w:t>C-20.7.3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r w:rsidR="00A10E00">
              <w:rPr>
                <w:noProof/>
                <w:webHidden/>
              </w:rPr>
              <w:t>88</w:t>
            </w:r>
            <w:r w:rsidR="00A10E00">
              <w:rPr>
                <w:noProof/>
                <w:webHidden/>
              </w:rPr>
              <w:fldChar w:fldCharType="end"/>
            </w:r>
          </w:hyperlink>
        </w:p>
        <w:p w14:paraId="03C772BA" w14:textId="72F86A1E"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12" w:history="1">
            <w:r w:rsidR="00A10E00" w:rsidRPr="00620262">
              <w:rPr>
                <w:rStyle w:val="Hyperlink"/>
                <w:noProof/>
              </w:rPr>
              <w:t>C-21</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r w:rsidR="00A10E00">
              <w:rPr>
                <w:noProof/>
                <w:webHidden/>
              </w:rPr>
              <w:t>88</w:t>
            </w:r>
            <w:r w:rsidR="00A10E00">
              <w:rPr>
                <w:noProof/>
                <w:webHidden/>
              </w:rPr>
              <w:fldChar w:fldCharType="end"/>
            </w:r>
          </w:hyperlink>
        </w:p>
        <w:p w14:paraId="1588F7BB" w14:textId="1D5F31B8"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13" w:history="1">
            <w:r w:rsidR="00A10E00" w:rsidRPr="00620262">
              <w:rPr>
                <w:rStyle w:val="Hyperlink"/>
                <w:noProof/>
              </w:rPr>
              <w:t>C-21.1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r w:rsidR="00A10E00">
              <w:rPr>
                <w:noProof/>
                <w:webHidden/>
              </w:rPr>
              <w:t>88</w:t>
            </w:r>
            <w:r w:rsidR="00A10E00">
              <w:rPr>
                <w:noProof/>
                <w:webHidden/>
              </w:rPr>
              <w:fldChar w:fldCharType="end"/>
            </w:r>
          </w:hyperlink>
        </w:p>
        <w:p w14:paraId="42947037" w14:textId="5B0C810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14" w:history="1">
            <w:r w:rsidR="00A10E00" w:rsidRPr="00620262">
              <w:rPr>
                <w:rStyle w:val="Hyperlink"/>
                <w:noProof/>
              </w:rPr>
              <w:t>C-21.2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r w:rsidR="00A10E00">
              <w:rPr>
                <w:noProof/>
                <w:webHidden/>
              </w:rPr>
              <w:t>89</w:t>
            </w:r>
            <w:r w:rsidR="00A10E00">
              <w:rPr>
                <w:noProof/>
                <w:webHidden/>
              </w:rPr>
              <w:fldChar w:fldCharType="end"/>
            </w:r>
          </w:hyperlink>
        </w:p>
        <w:p w14:paraId="53A1B90F" w14:textId="3B9FC3C5"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5" w:history="1">
            <w:r w:rsidR="00A10E00" w:rsidRPr="00620262">
              <w:rPr>
                <w:rStyle w:val="Hyperlink"/>
                <w:noProof/>
              </w:rPr>
              <w:t>C-21.2.1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r w:rsidR="00A10E00">
              <w:rPr>
                <w:noProof/>
                <w:webHidden/>
              </w:rPr>
              <w:t>89</w:t>
            </w:r>
            <w:r w:rsidR="00A10E00">
              <w:rPr>
                <w:noProof/>
                <w:webHidden/>
              </w:rPr>
              <w:fldChar w:fldCharType="end"/>
            </w:r>
          </w:hyperlink>
        </w:p>
        <w:p w14:paraId="7E454E6F" w14:textId="0C2F3FE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6" w:history="1">
            <w:r w:rsidR="00A10E00" w:rsidRPr="00620262">
              <w:rPr>
                <w:rStyle w:val="Hyperlink"/>
                <w:noProof/>
              </w:rPr>
              <w:t>C-21.2.2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r w:rsidR="00A10E00">
              <w:rPr>
                <w:noProof/>
                <w:webHidden/>
              </w:rPr>
              <w:t>89</w:t>
            </w:r>
            <w:r w:rsidR="00A10E00">
              <w:rPr>
                <w:noProof/>
                <w:webHidden/>
              </w:rPr>
              <w:fldChar w:fldCharType="end"/>
            </w:r>
          </w:hyperlink>
        </w:p>
        <w:p w14:paraId="43DEFE4C" w14:textId="161D707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17" w:history="1">
            <w:r w:rsidR="00A10E00" w:rsidRPr="00620262">
              <w:rPr>
                <w:rStyle w:val="Hyperlink"/>
                <w:noProof/>
              </w:rPr>
              <w:t>C-21.3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r w:rsidR="00A10E00">
              <w:rPr>
                <w:noProof/>
                <w:webHidden/>
              </w:rPr>
              <w:t>89</w:t>
            </w:r>
            <w:r w:rsidR="00A10E00">
              <w:rPr>
                <w:noProof/>
                <w:webHidden/>
              </w:rPr>
              <w:fldChar w:fldCharType="end"/>
            </w:r>
          </w:hyperlink>
        </w:p>
        <w:p w14:paraId="5CCE7AC1" w14:textId="77453851"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8" w:history="1">
            <w:r w:rsidR="00A10E00" w:rsidRPr="00620262">
              <w:rPr>
                <w:rStyle w:val="Hyperlink"/>
                <w:noProof/>
              </w:rPr>
              <w:t>C-21.3.1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r w:rsidR="00A10E00">
              <w:rPr>
                <w:noProof/>
                <w:webHidden/>
              </w:rPr>
              <w:t>89</w:t>
            </w:r>
            <w:r w:rsidR="00A10E00">
              <w:rPr>
                <w:noProof/>
                <w:webHidden/>
              </w:rPr>
              <w:fldChar w:fldCharType="end"/>
            </w:r>
          </w:hyperlink>
        </w:p>
        <w:p w14:paraId="78483373" w14:textId="6442A7F0"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19" w:history="1">
            <w:r w:rsidR="00A10E00" w:rsidRPr="00620262">
              <w:rPr>
                <w:rStyle w:val="Hyperlink"/>
                <w:noProof/>
              </w:rPr>
              <w:t>C-21.3.2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r w:rsidR="00A10E00">
              <w:rPr>
                <w:noProof/>
                <w:webHidden/>
              </w:rPr>
              <w:t>90</w:t>
            </w:r>
            <w:r w:rsidR="00A10E00">
              <w:rPr>
                <w:noProof/>
                <w:webHidden/>
              </w:rPr>
              <w:fldChar w:fldCharType="end"/>
            </w:r>
          </w:hyperlink>
        </w:p>
        <w:p w14:paraId="04EAADDB" w14:textId="2E7ABC67"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20" w:history="1">
            <w:r w:rsidR="00A10E00" w:rsidRPr="00620262">
              <w:rPr>
                <w:rStyle w:val="Hyperlink"/>
                <w:noProof/>
              </w:rPr>
              <w:t>C-21.3.3</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r w:rsidR="00A10E00">
              <w:rPr>
                <w:noProof/>
                <w:webHidden/>
              </w:rPr>
              <w:t>90</w:t>
            </w:r>
            <w:r w:rsidR="00A10E00">
              <w:rPr>
                <w:noProof/>
                <w:webHidden/>
              </w:rPr>
              <w:fldChar w:fldCharType="end"/>
            </w:r>
          </w:hyperlink>
        </w:p>
        <w:p w14:paraId="3A1C4D67" w14:textId="688AE8A9"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21" w:history="1">
            <w:r w:rsidR="00A10E00" w:rsidRPr="00620262">
              <w:rPr>
                <w:rStyle w:val="Hyperlink"/>
                <w:noProof/>
              </w:rPr>
              <w:t>C-21.3.4</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r w:rsidR="00A10E00">
              <w:rPr>
                <w:noProof/>
                <w:webHidden/>
              </w:rPr>
              <w:t>91</w:t>
            </w:r>
            <w:r w:rsidR="00A10E00">
              <w:rPr>
                <w:noProof/>
                <w:webHidden/>
              </w:rPr>
              <w:fldChar w:fldCharType="end"/>
            </w:r>
          </w:hyperlink>
        </w:p>
        <w:p w14:paraId="6AD22DA6" w14:textId="16665D2D"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22" w:history="1">
            <w:r w:rsidR="00A10E00" w:rsidRPr="00620262">
              <w:rPr>
                <w:rStyle w:val="Hyperlink"/>
                <w:noProof/>
              </w:rPr>
              <w:t>C-21.3.5</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r w:rsidR="00A10E00">
              <w:rPr>
                <w:noProof/>
                <w:webHidden/>
              </w:rPr>
              <w:t>92</w:t>
            </w:r>
            <w:r w:rsidR="00A10E00">
              <w:rPr>
                <w:noProof/>
                <w:webHidden/>
              </w:rPr>
              <w:fldChar w:fldCharType="end"/>
            </w:r>
          </w:hyperlink>
        </w:p>
        <w:p w14:paraId="1C2E3337" w14:textId="0069D2D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23" w:history="1">
            <w:r w:rsidR="00A10E00" w:rsidRPr="00620262">
              <w:rPr>
                <w:rStyle w:val="Hyperlink"/>
                <w:noProof/>
              </w:rPr>
              <w:t>C-21.4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r w:rsidR="00A10E00">
              <w:rPr>
                <w:noProof/>
                <w:webHidden/>
              </w:rPr>
              <w:t>92</w:t>
            </w:r>
            <w:r w:rsidR="00A10E00">
              <w:rPr>
                <w:noProof/>
                <w:webHidden/>
              </w:rPr>
              <w:fldChar w:fldCharType="end"/>
            </w:r>
          </w:hyperlink>
        </w:p>
        <w:p w14:paraId="336F8CD6" w14:textId="1CB72477"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4" w:history="1">
            <w:r w:rsidR="00A10E00" w:rsidRPr="00620262">
              <w:rPr>
                <w:rStyle w:val="Hyperlink"/>
                <w:noProof/>
              </w:rPr>
              <w:t>C-22</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r w:rsidR="00A10E00">
              <w:rPr>
                <w:noProof/>
                <w:webHidden/>
              </w:rPr>
              <w:t>92</w:t>
            </w:r>
            <w:r w:rsidR="00A10E00">
              <w:rPr>
                <w:noProof/>
                <w:webHidden/>
              </w:rPr>
              <w:fldChar w:fldCharType="end"/>
            </w:r>
          </w:hyperlink>
        </w:p>
        <w:p w14:paraId="597ACEFF" w14:textId="2876F0F3"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5" w:history="1">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r w:rsidR="00A10E00">
              <w:rPr>
                <w:noProof/>
                <w:webHidden/>
              </w:rPr>
              <w:t>95</w:t>
            </w:r>
            <w:r w:rsidR="00A10E00">
              <w:rPr>
                <w:noProof/>
                <w:webHidden/>
              </w:rPr>
              <w:fldChar w:fldCharType="end"/>
            </w:r>
          </w:hyperlink>
        </w:p>
        <w:p w14:paraId="576403FF" w14:textId="57A7CE25"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6" w:history="1">
            <w:r w:rsidR="00A10E00" w:rsidRPr="00620262">
              <w:rPr>
                <w:rStyle w:val="Hyperlink"/>
                <w:noProof/>
              </w:rPr>
              <w:t>C-1</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r w:rsidR="00A10E00">
              <w:rPr>
                <w:noProof/>
                <w:webHidden/>
              </w:rPr>
              <w:t>95</w:t>
            </w:r>
            <w:r w:rsidR="00A10E00">
              <w:rPr>
                <w:noProof/>
                <w:webHidden/>
              </w:rPr>
              <w:fldChar w:fldCharType="end"/>
            </w:r>
          </w:hyperlink>
        </w:p>
        <w:p w14:paraId="32FA350A" w14:textId="39B103D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7" w:history="1">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r w:rsidR="00A10E00">
              <w:rPr>
                <w:noProof/>
                <w:webHidden/>
              </w:rPr>
              <w:t>97</w:t>
            </w:r>
            <w:r w:rsidR="00A10E00">
              <w:rPr>
                <w:noProof/>
                <w:webHidden/>
              </w:rPr>
              <w:fldChar w:fldCharType="end"/>
            </w:r>
          </w:hyperlink>
        </w:p>
        <w:p w14:paraId="43D18D96" w14:textId="2690D913"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8" w:history="1">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r w:rsidR="00A10E00">
              <w:rPr>
                <w:noProof/>
                <w:webHidden/>
              </w:rPr>
              <w:t>103</w:t>
            </w:r>
            <w:r w:rsidR="00A10E00">
              <w:rPr>
                <w:noProof/>
                <w:webHidden/>
              </w:rPr>
              <w:fldChar w:fldCharType="end"/>
            </w:r>
          </w:hyperlink>
        </w:p>
        <w:p w14:paraId="59317BDF" w14:textId="721E627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29" w:history="1">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r w:rsidR="00A10E00">
              <w:rPr>
                <w:noProof/>
                <w:webHidden/>
              </w:rPr>
              <w:t>109</w:t>
            </w:r>
            <w:r w:rsidR="00A10E00">
              <w:rPr>
                <w:noProof/>
                <w:webHidden/>
              </w:rPr>
              <w:fldChar w:fldCharType="end"/>
            </w:r>
          </w:hyperlink>
        </w:p>
        <w:p w14:paraId="5A6A05AF" w14:textId="3D547A37"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30" w:history="1">
            <w:r w:rsidR="00A10E00" w:rsidRPr="00620262">
              <w:rPr>
                <w:rStyle w:val="Hyperlink"/>
                <w:noProof/>
              </w:rPr>
              <w:t>C-1</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r w:rsidR="00A10E00">
              <w:rPr>
                <w:noProof/>
                <w:webHidden/>
              </w:rPr>
              <w:t>109</w:t>
            </w:r>
            <w:r w:rsidR="00A10E00">
              <w:rPr>
                <w:noProof/>
                <w:webHidden/>
              </w:rPr>
              <w:fldChar w:fldCharType="end"/>
            </w:r>
          </w:hyperlink>
        </w:p>
        <w:p w14:paraId="3068E517" w14:textId="6AC79C6B"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1" w:history="1">
            <w:r w:rsidR="00A10E00" w:rsidRPr="00620262">
              <w:rPr>
                <w:rStyle w:val="Hyperlink"/>
                <w:noProof/>
              </w:rPr>
              <w:t>C-1.1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r w:rsidR="00A10E00">
              <w:rPr>
                <w:noProof/>
                <w:webHidden/>
              </w:rPr>
              <w:t>109</w:t>
            </w:r>
            <w:r w:rsidR="00A10E00">
              <w:rPr>
                <w:noProof/>
                <w:webHidden/>
              </w:rPr>
              <w:fldChar w:fldCharType="end"/>
            </w:r>
          </w:hyperlink>
        </w:p>
        <w:p w14:paraId="43296704" w14:textId="0CCF80C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2" w:history="1">
            <w:r w:rsidR="00A10E00" w:rsidRPr="00620262">
              <w:rPr>
                <w:rStyle w:val="Hyperlink"/>
                <w:noProof/>
              </w:rPr>
              <w:t>C-1.2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r w:rsidR="00A10E00">
              <w:rPr>
                <w:noProof/>
                <w:webHidden/>
              </w:rPr>
              <w:t>110</w:t>
            </w:r>
            <w:r w:rsidR="00A10E00">
              <w:rPr>
                <w:noProof/>
                <w:webHidden/>
              </w:rPr>
              <w:fldChar w:fldCharType="end"/>
            </w:r>
          </w:hyperlink>
        </w:p>
        <w:p w14:paraId="2661DF1E" w14:textId="11DA26A2"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3" w:history="1">
            <w:r w:rsidR="00A10E00" w:rsidRPr="00620262">
              <w:rPr>
                <w:rStyle w:val="Hyperlink"/>
                <w:noProof/>
              </w:rPr>
              <w:t>C-1.3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r w:rsidR="00A10E00">
              <w:rPr>
                <w:noProof/>
                <w:webHidden/>
              </w:rPr>
              <w:t>110</w:t>
            </w:r>
            <w:r w:rsidR="00A10E00">
              <w:rPr>
                <w:noProof/>
                <w:webHidden/>
              </w:rPr>
              <w:fldChar w:fldCharType="end"/>
            </w:r>
          </w:hyperlink>
        </w:p>
        <w:p w14:paraId="13B95380" w14:textId="1DB1ED9A"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34" w:history="1">
            <w:r w:rsidR="00A10E00" w:rsidRPr="00620262">
              <w:rPr>
                <w:rStyle w:val="Hyperlink"/>
                <w:noProof/>
              </w:rPr>
              <w:t>C-2</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r w:rsidR="00A10E00">
              <w:rPr>
                <w:noProof/>
                <w:webHidden/>
              </w:rPr>
              <w:t>111</w:t>
            </w:r>
            <w:r w:rsidR="00A10E00">
              <w:rPr>
                <w:noProof/>
                <w:webHidden/>
              </w:rPr>
              <w:fldChar w:fldCharType="end"/>
            </w:r>
          </w:hyperlink>
        </w:p>
        <w:p w14:paraId="47C5018F" w14:textId="17B5756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5" w:history="1">
            <w:r w:rsidR="00A10E00" w:rsidRPr="00620262">
              <w:rPr>
                <w:rStyle w:val="Hyperlink"/>
                <w:noProof/>
              </w:rPr>
              <w:t>C-2.1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r w:rsidR="00A10E00">
              <w:rPr>
                <w:noProof/>
                <w:webHidden/>
              </w:rPr>
              <w:t>111</w:t>
            </w:r>
            <w:r w:rsidR="00A10E00">
              <w:rPr>
                <w:noProof/>
                <w:webHidden/>
              </w:rPr>
              <w:fldChar w:fldCharType="end"/>
            </w:r>
          </w:hyperlink>
        </w:p>
        <w:p w14:paraId="6BD99D4B" w14:textId="743F966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6" w:history="1">
            <w:r w:rsidR="00A10E00" w:rsidRPr="00620262">
              <w:rPr>
                <w:rStyle w:val="Hyperlink"/>
                <w:noProof/>
              </w:rPr>
              <w:t>C-2.2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r w:rsidR="00A10E00">
              <w:rPr>
                <w:noProof/>
                <w:webHidden/>
              </w:rPr>
              <w:t>111</w:t>
            </w:r>
            <w:r w:rsidR="00A10E00">
              <w:rPr>
                <w:noProof/>
                <w:webHidden/>
              </w:rPr>
              <w:fldChar w:fldCharType="end"/>
            </w:r>
          </w:hyperlink>
        </w:p>
        <w:p w14:paraId="167437FD" w14:textId="6D72BCD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7" w:history="1">
            <w:r w:rsidR="00A10E00" w:rsidRPr="00620262">
              <w:rPr>
                <w:rStyle w:val="Hyperlink"/>
                <w:noProof/>
              </w:rPr>
              <w:t>C-2.3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r w:rsidR="00A10E00">
              <w:rPr>
                <w:noProof/>
                <w:webHidden/>
              </w:rPr>
              <w:t>112</w:t>
            </w:r>
            <w:r w:rsidR="00A10E00">
              <w:rPr>
                <w:noProof/>
                <w:webHidden/>
              </w:rPr>
              <w:fldChar w:fldCharType="end"/>
            </w:r>
          </w:hyperlink>
        </w:p>
        <w:p w14:paraId="0394B490" w14:textId="27B6840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8" w:history="1">
            <w:r w:rsidR="00A10E00" w:rsidRPr="00620262">
              <w:rPr>
                <w:rStyle w:val="Hyperlink"/>
                <w:noProof/>
              </w:rPr>
              <w:t>C-2.4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r w:rsidR="00A10E00">
              <w:rPr>
                <w:noProof/>
                <w:webHidden/>
              </w:rPr>
              <w:t>112</w:t>
            </w:r>
            <w:r w:rsidR="00A10E00">
              <w:rPr>
                <w:noProof/>
                <w:webHidden/>
              </w:rPr>
              <w:fldChar w:fldCharType="end"/>
            </w:r>
          </w:hyperlink>
        </w:p>
        <w:p w14:paraId="7ADFAF02" w14:textId="145120B3"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39" w:history="1">
            <w:r w:rsidR="00A10E00" w:rsidRPr="00620262">
              <w:rPr>
                <w:rStyle w:val="Hyperlink"/>
                <w:noProof/>
              </w:rPr>
              <w:t>C-2.5</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r w:rsidR="00A10E00">
              <w:rPr>
                <w:noProof/>
                <w:webHidden/>
              </w:rPr>
              <w:t>113</w:t>
            </w:r>
            <w:r w:rsidR="00A10E00">
              <w:rPr>
                <w:noProof/>
                <w:webHidden/>
              </w:rPr>
              <w:fldChar w:fldCharType="end"/>
            </w:r>
          </w:hyperlink>
        </w:p>
        <w:p w14:paraId="7249D07E" w14:textId="73CA9EC7"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0" w:history="1">
            <w:r w:rsidR="00A10E00" w:rsidRPr="00620262">
              <w:rPr>
                <w:rStyle w:val="Hyperlink"/>
                <w:noProof/>
              </w:rPr>
              <w:t>C-2.6</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r w:rsidR="00A10E00">
              <w:rPr>
                <w:noProof/>
                <w:webHidden/>
              </w:rPr>
              <w:t>114</w:t>
            </w:r>
            <w:r w:rsidR="00A10E00">
              <w:rPr>
                <w:noProof/>
                <w:webHidden/>
              </w:rPr>
              <w:fldChar w:fldCharType="end"/>
            </w:r>
          </w:hyperlink>
        </w:p>
        <w:p w14:paraId="14D059DA" w14:textId="572D56AA"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1" w:history="1">
            <w:r w:rsidR="00A10E00" w:rsidRPr="00620262">
              <w:rPr>
                <w:rStyle w:val="Hyperlink"/>
                <w:noProof/>
              </w:rPr>
              <w:t>C-2.7</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r w:rsidR="00A10E00">
              <w:rPr>
                <w:noProof/>
                <w:webHidden/>
              </w:rPr>
              <w:t>115</w:t>
            </w:r>
            <w:r w:rsidR="00A10E00">
              <w:rPr>
                <w:noProof/>
                <w:webHidden/>
              </w:rPr>
              <w:fldChar w:fldCharType="end"/>
            </w:r>
          </w:hyperlink>
        </w:p>
        <w:p w14:paraId="1813BF36" w14:textId="53E9D558" w:rsidR="00A10E00" w:rsidRDefault="00000000">
          <w:pPr>
            <w:pStyle w:val="TOC1"/>
            <w:rPr>
              <w:rFonts w:asciiTheme="minorHAnsi" w:eastAsiaTheme="minorEastAsia" w:hAnsiTheme="minorHAnsi" w:cstheme="minorBidi"/>
              <w:bCs w:val="0"/>
              <w:noProof/>
              <w:kern w:val="2"/>
              <w:sz w:val="22"/>
              <w:szCs w:val="22"/>
              <w:lang w:val="en-US" w:eastAsia="en-US"/>
              <w14:ligatures w14:val="standardContextual"/>
            </w:rPr>
          </w:pPr>
          <w:hyperlink w:anchor="_Toc144421442" w:history="1">
            <w:r w:rsidR="00A10E00" w:rsidRPr="00620262">
              <w:rPr>
                <w:rStyle w:val="Hyperlink"/>
                <w:noProof/>
              </w:rPr>
              <w:t>C-3</w:t>
            </w:r>
            <w:r w:rsidR="00A10E00">
              <w:rPr>
                <w:rFonts w:asciiTheme="minorHAnsi" w:eastAsiaTheme="minorEastAsia" w:hAnsiTheme="minorHAnsi" w:cstheme="minorBidi"/>
                <w:bCs w:val="0"/>
                <w:noProof/>
                <w:kern w:val="2"/>
                <w:sz w:val="22"/>
                <w:szCs w:val="22"/>
                <w:lang w:val="en-US" w:eastAsia="en-US"/>
                <w14:ligatures w14:val="standardContextual"/>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r w:rsidR="00A10E00">
              <w:rPr>
                <w:noProof/>
                <w:webHidden/>
              </w:rPr>
              <w:t>119</w:t>
            </w:r>
            <w:r w:rsidR="00A10E00">
              <w:rPr>
                <w:noProof/>
                <w:webHidden/>
              </w:rPr>
              <w:fldChar w:fldCharType="end"/>
            </w:r>
          </w:hyperlink>
        </w:p>
        <w:p w14:paraId="489B4B3D" w14:textId="58713C5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3" w:history="1">
            <w:r w:rsidR="00A10E00" w:rsidRPr="00620262">
              <w:rPr>
                <w:rStyle w:val="Hyperlink"/>
                <w:noProof/>
              </w:rPr>
              <w:t>C-3.1</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r w:rsidR="00A10E00">
              <w:rPr>
                <w:noProof/>
                <w:webHidden/>
              </w:rPr>
              <w:t>119</w:t>
            </w:r>
            <w:r w:rsidR="00A10E00">
              <w:rPr>
                <w:noProof/>
                <w:webHidden/>
              </w:rPr>
              <w:fldChar w:fldCharType="end"/>
            </w:r>
          </w:hyperlink>
        </w:p>
        <w:p w14:paraId="08A24E16" w14:textId="5D245A0F"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44" w:history="1">
            <w:r w:rsidR="00A10E00" w:rsidRPr="00620262">
              <w:rPr>
                <w:rStyle w:val="Hyperlink"/>
                <w:noProof/>
              </w:rPr>
              <w:t>C-3.1.1</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r w:rsidR="00A10E00">
              <w:rPr>
                <w:noProof/>
                <w:webHidden/>
              </w:rPr>
              <w:t>119</w:t>
            </w:r>
            <w:r w:rsidR="00A10E00">
              <w:rPr>
                <w:noProof/>
                <w:webHidden/>
              </w:rPr>
              <w:fldChar w:fldCharType="end"/>
            </w:r>
          </w:hyperlink>
        </w:p>
        <w:p w14:paraId="559A5D2F" w14:textId="1223142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45" w:history="1">
            <w:r w:rsidR="00A10E00" w:rsidRPr="00620262">
              <w:rPr>
                <w:rStyle w:val="Hyperlink"/>
                <w:noProof/>
              </w:rPr>
              <w:t>C-3.1.2</w:t>
            </w:r>
            <w:r w:rsidR="00A10E00">
              <w:rPr>
                <w:rFonts w:asciiTheme="minorHAnsi" w:eastAsiaTheme="minorEastAsia" w:hAnsiTheme="minorHAnsi" w:cstheme="minorBidi"/>
                <w:iCs w:val="0"/>
                <w:noProof/>
                <w:kern w:val="2"/>
                <w:sz w:val="22"/>
                <w:szCs w:val="22"/>
                <w:lang w:val="en-US" w:eastAsia="en-US"/>
                <w14:ligatures w14:val="standardContextual"/>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r w:rsidR="00A10E00">
              <w:rPr>
                <w:noProof/>
                <w:webHidden/>
              </w:rPr>
              <w:t>119</w:t>
            </w:r>
            <w:r w:rsidR="00A10E00">
              <w:rPr>
                <w:noProof/>
                <w:webHidden/>
              </w:rPr>
              <w:fldChar w:fldCharType="end"/>
            </w:r>
          </w:hyperlink>
        </w:p>
        <w:p w14:paraId="1DF5C0F3" w14:textId="1FB39212" w:rsidR="00A10E00" w:rsidRDefault="00000000">
          <w:pPr>
            <w:pStyle w:val="TOC3"/>
            <w:rPr>
              <w:rFonts w:asciiTheme="minorHAnsi" w:eastAsiaTheme="minorEastAsia" w:hAnsiTheme="minorHAnsi" w:cstheme="minorBidi"/>
              <w:iCs w:val="0"/>
              <w:noProof/>
              <w:kern w:val="2"/>
              <w:sz w:val="22"/>
              <w:szCs w:val="22"/>
              <w:lang w:val="en-US" w:eastAsia="en-US"/>
              <w14:ligatures w14:val="standardContextual"/>
            </w:rPr>
          </w:pPr>
          <w:hyperlink w:anchor="_Toc144421446" w:history="1">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r w:rsidR="00A10E00">
              <w:rPr>
                <w:noProof/>
                <w:webHidden/>
              </w:rPr>
              <w:t>121</w:t>
            </w:r>
            <w:r w:rsidR="00A10E00">
              <w:rPr>
                <w:noProof/>
                <w:webHidden/>
              </w:rPr>
              <w:fldChar w:fldCharType="end"/>
            </w:r>
          </w:hyperlink>
        </w:p>
        <w:p w14:paraId="77F7DAD4" w14:textId="40FFF1A5"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7" w:history="1">
            <w:r w:rsidR="00A10E00" w:rsidRPr="00620262">
              <w:rPr>
                <w:rStyle w:val="Hyperlink"/>
                <w:noProof/>
              </w:rPr>
              <w:t>C-3.2</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r w:rsidR="00A10E00">
              <w:rPr>
                <w:noProof/>
                <w:webHidden/>
              </w:rPr>
              <w:t>121</w:t>
            </w:r>
            <w:r w:rsidR="00A10E00">
              <w:rPr>
                <w:noProof/>
                <w:webHidden/>
              </w:rPr>
              <w:fldChar w:fldCharType="end"/>
            </w:r>
          </w:hyperlink>
        </w:p>
        <w:p w14:paraId="7A92EBD3" w14:textId="708580FD"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8" w:history="1">
            <w:r w:rsidR="00A10E00" w:rsidRPr="00620262">
              <w:rPr>
                <w:rStyle w:val="Hyperlink"/>
                <w:noProof/>
              </w:rPr>
              <w:t>C-3.3</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r w:rsidR="00A10E00">
              <w:rPr>
                <w:noProof/>
                <w:webHidden/>
              </w:rPr>
              <w:t>122</w:t>
            </w:r>
            <w:r w:rsidR="00A10E00">
              <w:rPr>
                <w:noProof/>
                <w:webHidden/>
              </w:rPr>
              <w:fldChar w:fldCharType="end"/>
            </w:r>
          </w:hyperlink>
        </w:p>
        <w:p w14:paraId="716E04BF" w14:textId="408944D9" w:rsidR="00A10E00"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44421449" w:history="1">
            <w:r w:rsidR="00A10E00" w:rsidRPr="00620262">
              <w:rPr>
                <w:rStyle w:val="Hyperlink"/>
                <w:noProof/>
              </w:rPr>
              <w:t>C-3.4</w:t>
            </w:r>
            <w:r w:rsidR="00A10E00">
              <w:rPr>
                <w:rFonts w:asciiTheme="minorHAnsi" w:eastAsiaTheme="minorEastAsia" w:hAnsiTheme="minorHAnsi" w:cstheme="minorBidi"/>
                <w:noProof/>
                <w:kern w:val="2"/>
                <w:sz w:val="22"/>
                <w:szCs w:val="22"/>
                <w:lang w:val="en-US" w:eastAsia="en-US"/>
                <w14:ligatures w14:val="standardContextual"/>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r w:rsidR="00A10E00">
              <w:rPr>
                <w:noProof/>
                <w:webHidden/>
              </w:rPr>
              <w:t>122</w:t>
            </w:r>
            <w:r w:rsidR="00A10E00">
              <w:rPr>
                <w:noProof/>
                <w:webHidden/>
              </w:rPr>
              <w:fldChar w:fldCharType="end"/>
            </w:r>
          </w:hyperlink>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428"/>
        <w:gridCol w:w="1252"/>
        <w:gridCol w:w="4702"/>
      </w:tblGrid>
      <w:tr w:rsidR="00703BA8" w:rsidRPr="00D56521" w14:paraId="73E3154A" w14:textId="77777777" w:rsidTr="000E4371">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4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0E4371">
        <w:tc>
          <w:tcPr>
            <w:tcW w:w="1710"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428"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0E4371">
        <w:tc>
          <w:tcPr>
            <w:tcW w:w="1710"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428"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r w:rsidRPr="00D56521">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0E4371">
        <w:tc>
          <w:tcPr>
            <w:tcW w:w="1710"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428"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0E4371">
        <w:tc>
          <w:tcPr>
            <w:tcW w:w="1710"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428"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0E4371">
        <w:tc>
          <w:tcPr>
            <w:tcW w:w="1710"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12" w:author="Raphael Malyankar" w:date="2023-08-30T15:45:00Z">
              <w:r>
                <w:rPr>
                  <w:rFonts w:cs="Arial"/>
                </w:rPr>
                <w:t>1.1.0</w:t>
              </w:r>
            </w:ins>
          </w:p>
        </w:tc>
        <w:tc>
          <w:tcPr>
            <w:tcW w:w="1428"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13"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14" w:author="Raphael Malyankar" w:date="2023-08-31T15:08:00Z">
              <w:r>
                <w:rPr>
                  <w:rFonts w:cs="Arial"/>
                </w:rPr>
                <w:t xml:space="preserve">Added </w:t>
              </w:r>
            </w:ins>
            <w:ins w:id="15" w:author="Raphael Malyankar" w:date="2023-08-31T15:07:00Z">
              <w:r>
                <w:rPr>
                  <w:rFonts w:cs="Arial"/>
                </w:rPr>
                <w:t>MSC.530(106)</w:t>
              </w:r>
            </w:ins>
            <w:ins w:id="16" w:author="Raphael Malyankar" w:date="2023-08-31T15:08:00Z">
              <w:r>
                <w:rPr>
                  <w:rFonts w:cs="Arial"/>
                </w:rPr>
                <w:t xml:space="preserve"> </w:t>
              </w:r>
            </w:ins>
            <w:ins w:id="17" w:author="Raphael Malyankar" w:date="2023-08-31T15:09:00Z">
              <w:r>
                <w:rPr>
                  <w:rFonts w:cs="Arial"/>
                </w:rPr>
                <w:t>in place of</w:t>
              </w:r>
            </w:ins>
            <w:ins w:id="18" w:author="Raphael Malyankar" w:date="2023-08-31T15:08:00Z">
              <w:r>
                <w:rPr>
                  <w:rFonts w:cs="Arial"/>
                </w:rPr>
                <w:t xml:space="preserve"> MSC.232(82)</w:t>
              </w:r>
            </w:ins>
            <w:ins w:id="19" w:author="Raphael Malyankar" w:date="2023-08-31T15:09:00Z">
              <w:r>
                <w:rPr>
                  <w:rFonts w:cs="Arial"/>
                </w:rPr>
                <w:t xml:space="preserve"> and updated text accordingly</w:t>
              </w:r>
            </w:ins>
            <w:ins w:id="20" w:author="Raphael Malyankar" w:date="2023-08-31T20:07:00Z">
              <w:r w:rsidR="009F5B46">
                <w:rPr>
                  <w:rFonts w:cs="Arial"/>
                </w:rPr>
                <w:t xml:space="preserve"> (</w:t>
              </w:r>
            </w:ins>
            <w:ins w:id="21" w:author="Raphael Malyankar" w:date="2023-09-01T00:48:00Z">
              <w:r w:rsidR="003571AE">
                <w:rPr>
                  <w:rFonts w:cs="Arial"/>
                </w:rPr>
                <w:t>“SENC” to “</w:t>
              </w:r>
            </w:ins>
            <w:ins w:id="22" w:author="Raphael Malyankar" w:date="2023-09-01T00:47:00Z">
              <w:r w:rsidR="003571AE">
                <w:rPr>
                  <w:rFonts w:cs="Arial"/>
                </w:rPr>
                <w:t>System Database</w:t>
              </w:r>
            </w:ins>
            <w:ins w:id="23" w:author="Raphael Malyankar" w:date="2023-09-01T00:48:00Z">
              <w:r w:rsidR="003571AE">
                <w:rPr>
                  <w:rFonts w:cs="Arial"/>
                </w:rPr>
                <w:t>”</w:t>
              </w:r>
            </w:ins>
            <w:ins w:id="24" w:author="Raphael Malyankar" w:date="2023-09-01T00:47:00Z">
              <w:r w:rsidR="003571AE">
                <w:rPr>
                  <w:rFonts w:cs="Arial"/>
                </w:rPr>
                <w:t xml:space="preserve">- </w:t>
              </w:r>
            </w:ins>
            <w:ins w:id="25" w:author="Raphael Malyankar" w:date="2023-08-31T20:07:00Z">
              <w:r w:rsidR="009B7AB4">
                <w:rPr>
                  <w:rFonts w:cs="Arial"/>
                </w:rPr>
                <w:t>various clauses</w:t>
              </w:r>
              <w:r w:rsidR="009F5B46">
                <w:rPr>
                  <w:rFonts w:cs="Arial"/>
                </w:rPr>
                <w:t>)</w:t>
              </w:r>
            </w:ins>
            <w:ins w:id="26" w:author="Raphael Malyankar" w:date="2023-08-31T15:09:00Z">
              <w:r>
                <w:rPr>
                  <w:rFonts w:cs="Arial"/>
                </w:rPr>
                <w:t xml:space="preserve">; updated tidal stream panel presentation </w:t>
              </w:r>
            </w:ins>
            <w:ins w:id="27" w:author="Raphael Malyankar" w:date="2023-08-31T15:10:00Z">
              <w:r>
                <w:rPr>
                  <w:rFonts w:cs="Arial"/>
                </w:rPr>
                <w:t>(C-15.4);</w:t>
              </w:r>
            </w:ins>
            <w:ins w:id="28" w:author="Raphael Malyankar" w:date="2023-09-01T00:40:00Z">
              <w:r w:rsidR="005226E5">
                <w:rPr>
                  <w:rFonts w:cs="Arial"/>
                </w:rPr>
                <w:t xml:space="preserve"> </w:t>
              </w:r>
            </w:ins>
            <w:ins w:id="29" w:author="Raphael Malyankar" w:date="2023-09-01T00:41:00Z">
              <w:r w:rsidR="005226E5">
                <w:rPr>
                  <w:rFonts w:cs="Arial"/>
                </w:rPr>
                <w:t xml:space="preserve">fixed heading 1 and heading 2 styles; </w:t>
              </w:r>
            </w:ins>
            <w:ins w:id="30" w:author="Raphael Malyankar" w:date="2023-09-01T00:40:00Z">
              <w:r w:rsidR="005226E5">
                <w:rPr>
                  <w:rFonts w:cs="Arial"/>
                </w:rPr>
                <w:t>added new clause listing allowed support file formats for ECDIS</w:t>
              </w:r>
            </w:ins>
            <w:ins w:id="31" w:author="Raphael Malyankar" w:date="2023-09-01T01:03:00Z">
              <w:r w:rsidR="00BA7446">
                <w:rPr>
                  <w:rFonts w:cs="Arial"/>
                </w:rPr>
                <w:t xml:space="preserve"> and elaborated rules for additional information in text (C-11.5)</w:t>
              </w:r>
            </w:ins>
            <w:ins w:id="32" w:author="Raphael Malyankar" w:date="2023-09-01T00:46:00Z">
              <w:r w:rsidR="003571AE">
                <w:rPr>
                  <w:rFonts w:cs="Arial"/>
                </w:rPr>
                <w:t>; struck alternate labels in Tables C-2 and C-3;</w:t>
              </w:r>
            </w:ins>
          </w:p>
        </w:tc>
      </w:tr>
      <w:tr w:rsidR="00703BA8" w:rsidRPr="00D56521" w14:paraId="0CD91432" w14:textId="77777777" w:rsidTr="000E4371">
        <w:tc>
          <w:tcPr>
            <w:tcW w:w="1710" w:type="dxa"/>
            <w:tcBorders>
              <w:top w:val="single" w:sz="4" w:space="0" w:color="auto"/>
              <w:left w:val="single" w:sz="4" w:space="0" w:color="auto"/>
              <w:bottom w:val="single" w:sz="4" w:space="0" w:color="auto"/>
              <w:right w:val="single" w:sz="4" w:space="0" w:color="auto"/>
            </w:tcBorders>
          </w:tcPr>
          <w:p w14:paraId="02A32306"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4783614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77777777" w:rsidR="00703BA8" w:rsidRPr="00D56521" w:rsidRDefault="00703BA8" w:rsidP="004E61EE">
            <w:pPr>
              <w:spacing w:before="60" w:after="60" w:line="240" w:lineRule="auto"/>
              <w:ind w:left="44" w:firstLine="43"/>
              <w:rPr>
                <w:rFonts w:cs="Arial"/>
              </w:rPr>
            </w:pPr>
          </w:p>
        </w:tc>
      </w:tr>
      <w:tr w:rsidR="00703BA8" w:rsidRPr="00D56521" w14:paraId="3ECE5E82" w14:textId="77777777" w:rsidTr="000E4371">
        <w:tc>
          <w:tcPr>
            <w:tcW w:w="1710" w:type="dxa"/>
            <w:tcBorders>
              <w:top w:val="single" w:sz="4" w:space="0" w:color="auto"/>
              <w:left w:val="single" w:sz="4" w:space="0" w:color="auto"/>
              <w:bottom w:val="single" w:sz="4" w:space="0" w:color="auto"/>
              <w:right w:val="single" w:sz="4" w:space="0" w:color="auto"/>
            </w:tcBorders>
          </w:tcPr>
          <w:p w14:paraId="7EE88034"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388B3404"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77777777" w:rsidR="00703BA8" w:rsidRPr="00D56521" w:rsidRDefault="00703BA8" w:rsidP="004E61EE">
            <w:pPr>
              <w:spacing w:before="60" w:after="60" w:line="240" w:lineRule="auto"/>
              <w:ind w:left="44" w:firstLine="43"/>
              <w:rPr>
                <w:rFonts w:cs="Arial"/>
              </w:rPr>
            </w:pPr>
          </w:p>
        </w:tc>
      </w:tr>
      <w:tr w:rsidR="00703BA8" w:rsidRPr="00D56521" w14:paraId="03A471B7" w14:textId="77777777" w:rsidTr="000E4371">
        <w:tc>
          <w:tcPr>
            <w:tcW w:w="1710" w:type="dxa"/>
            <w:tcBorders>
              <w:top w:val="single" w:sz="4" w:space="0" w:color="auto"/>
              <w:left w:val="single" w:sz="4" w:space="0" w:color="auto"/>
              <w:bottom w:val="single" w:sz="4" w:space="0" w:color="auto"/>
              <w:right w:val="single" w:sz="4" w:space="0" w:color="auto"/>
            </w:tcBorders>
          </w:tcPr>
          <w:p w14:paraId="0E0C77D9"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0F5E7269"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77777777" w:rsidR="00703BA8" w:rsidRPr="00D56521" w:rsidRDefault="00703BA8" w:rsidP="004E61EE">
            <w:pPr>
              <w:spacing w:before="60" w:after="60" w:line="240" w:lineRule="auto"/>
              <w:ind w:left="44" w:firstLine="43"/>
              <w:rPr>
                <w:rFonts w:cs="Arial"/>
              </w:rPr>
            </w:pPr>
          </w:p>
        </w:tc>
      </w:tr>
      <w:tr w:rsidR="00703BA8" w:rsidRPr="00D56521" w14:paraId="4CDB0B68" w14:textId="77777777" w:rsidTr="000E4371">
        <w:tc>
          <w:tcPr>
            <w:tcW w:w="1710"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0E4371">
        <w:tc>
          <w:tcPr>
            <w:tcW w:w="1710"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0E4371">
        <w:tc>
          <w:tcPr>
            <w:tcW w:w="1710"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428"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4E1142">
          <w:headerReference w:type="default" r:id="rId20"/>
          <w:footerReference w:type="default" r:id="rId21"/>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pPr>
        <w:pStyle w:val="Heading1"/>
        <w:rPr>
          <w:rFonts w:eastAsia="MS Mincho"/>
        </w:rPr>
        <w:pPrChange w:id="33" w:author="Raphael Malyankar" w:date="2023-08-31T22:24:00Z">
          <w:pPr>
            <w:pStyle w:val="Heading1"/>
            <w:tabs>
              <w:tab w:val="left" w:pos="567"/>
            </w:tabs>
            <w:ind w:left="567" w:hanging="567"/>
          </w:pPr>
        </w:pPrChange>
      </w:pPr>
      <w:bookmarkStart w:id="34" w:name="_Toc144421199"/>
      <w:bookmarkEnd w:id="0"/>
      <w:bookmarkEnd w:id="1"/>
      <w:bookmarkEnd w:id="2"/>
      <w:r w:rsidRPr="00D56521">
        <w:rPr>
          <w:rFonts w:eastAsia="MS Mincho"/>
        </w:rPr>
        <w:lastRenderedPageBreak/>
        <w:t>Introduction</w:t>
      </w:r>
      <w:bookmarkEnd w:id="34"/>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297C7284"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277767" w:rsidRPr="00D56521">
        <w:t>principles 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pPr>
        <w:pStyle w:val="Heading1"/>
        <w:pPrChange w:id="35" w:author="Raphael Malyankar" w:date="2023-08-31T22:24:00Z">
          <w:pPr>
            <w:pStyle w:val="Heading1"/>
            <w:tabs>
              <w:tab w:val="left" w:pos="567"/>
            </w:tabs>
            <w:ind w:left="567" w:hanging="567"/>
          </w:pPr>
        </w:pPrChange>
      </w:pPr>
      <w:bookmarkStart w:id="36" w:name="_Toc38829536"/>
      <w:bookmarkStart w:id="37" w:name="_Toc38830039"/>
      <w:bookmarkStart w:id="38" w:name="_Toc38936204"/>
      <w:bookmarkStart w:id="39" w:name="_Toc40990380"/>
      <w:bookmarkStart w:id="40" w:name="_Toc144421200"/>
      <w:bookmarkEnd w:id="36"/>
      <w:bookmarkEnd w:id="37"/>
      <w:bookmarkEnd w:id="38"/>
      <w:bookmarkEnd w:id="39"/>
      <w:r w:rsidRPr="00D56521">
        <w:t>References</w:t>
      </w:r>
      <w:bookmarkEnd w:id="40"/>
    </w:p>
    <w:p w14:paraId="263D91F4" w14:textId="7B06BD9B" w:rsidR="0096295A" w:rsidRPr="00D56521" w:rsidRDefault="0096295A">
      <w:pPr>
        <w:pStyle w:val="Heading2"/>
        <w:pPrChange w:id="41" w:author="Raphael Malyankar" w:date="2023-08-31T22:24:00Z">
          <w:pPr>
            <w:pStyle w:val="Heading2"/>
            <w:tabs>
              <w:tab w:val="clear" w:pos="567"/>
            </w:tabs>
          </w:pPr>
        </w:pPrChange>
      </w:pPr>
      <w:bookmarkStart w:id="42" w:name="_Toc144421201"/>
      <w:r w:rsidRPr="00D56521">
        <w:t>Normative references</w:t>
      </w:r>
      <w:bookmarkEnd w:id="42"/>
    </w:p>
    <w:p w14:paraId="6BD7343C" w14:textId="3530E47E" w:rsidR="00B727EB" w:rsidRPr="00D56521" w:rsidRDefault="00B727EB" w:rsidP="004E61EE">
      <w:pPr>
        <w:spacing w:after="120" w:line="240" w:lineRule="auto"/>
        <w:ind w:left="1418" w:hanging="1418"/>
        <w:jc w:val="both"/>
        <w:rPr>
          <w:lang w:eastAsia="en-GB"/>
        </w:rPr>
      </w:pPr>
      <w:bookmarkStart w:id="43"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43"/>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64DB4F8E" w14:textId="0D7A9E99" w:rsidR="00B727EB" w:rsidRPr="00D56521" w:rsidRDefault="00B727EB" w:rsidP="004E61EE">
      <w:pPr>
        <w:spacing w:after="120" w:line="240" w:lineRule="auto"/>
        <w:ind w:left="1418" w:hanging="1418"/>
        <w:jc w:val="both"/>
        <w:rPr>
          <w:lang w:eastAsia="en-GB"/>
        </w:rPr>
      </w:pPr>
      <w:r w:rsidRPr="00D56521">
        <w:rPr>
          <w:lang w:eastAsia="en-GB"/>
        </w:rPr>
        <w:t>IEC 61174</w:t>
      </w:r>
      <w:r w:rsidRPr="00D56521">
        <w:rPr>
          <w:lang w:eastAsia="en-GB"/>
        </w:rPr>
        <w:tab/>
      </w:r>
      <w:r w:rsidRPr="00D56521">
        <w:rPr>
          <w:i/>
          <w:lang w:eastAsia="en-GB"/>
        </w:rPr>
        <w:t xml:space="preserve">Maritime navigation and radiocommunication equipment and systems – Electronic chart display and information system (ECDIS) – Operational and performance requirements, </w:t>
      </w:r>
      <w:r w:rsidRPr="00D56521">
        <w:rPr>
          <w:i/>
          <w:lang w:eastAsia="en-GB"/>
        </w:rPr>
        <w:lastRenderedPageBreak/>
        <w:t>methods of testing and required test results</w:t>
      </w:r>
      <w:r w:rsidR="00703B5C" w:rsidRPr="00D56521">
        <w:rPr>
          <w:lang w:eastAsia="en-GB"/>
        </w:rPr>
        <w:t>,</w:t>
      </w:r>
      <w:r w:rsidRPr="00D56521">
        <w:rPr>
          <w:lang w:eastAsia="en-GB"/>
        </w:rPr>
        <w:t xml:space="preserve"> International Electrotechnical Commission (IEC), Edition 4.0, 2015.</w:t>
      </w:r>
    </w:p>
    <w:p w14:paraId="145745C0" w14:textId="4236B511" w:rsidR="004D3C45" w:rsidRPr="00D56521" w:rsidRDefault="004D3C45" w:rsidP="004E61EE">
      <w:pPr>
        <w:spacing w:after="120" w:line="240" w:lineRule="auto"/>
        <w:ind w:left="1418" w:hanging="1418"/>
        <w:jc w:val="both"/>
        <w:rPr>
          <w:lang w:eastAsia="en-GB"/>
        </w:rPr>
      </w:pPr>
      <w:r w:rsidRPr="00D56521">
        <w:rPr>
          <w:lang w:eastAsia="en-GB"/>
        </w:rPr>
        <w:t>IEC 61924-2</w:t>
      </w:r>
      <w:r w:rsidRPr="00D56521">
        <w:rPr>
          <w:lang w:eastAsia="en-GB"/>
        </w:rPr>
        <w:tab/>
      </w:r>
      <w:r w:rsidRPr="00D56521">
        <w:rPr>
          <w:i/>
          <w:lang w:eastAsia="en-GB"/>
        </w:rPr>
        <w:t>Maritime navigation and radiocommunication equipment and systems – Integrated navigation systems – Part 2: Modular structure for INS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Edition 1.0, 2012.</w:t>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44" w:author="Raphael Malyankar" w:date="2023-08-31T14:58:00Z">
        <w:r w:rsidR="00AD76F5">
          <w:rPr>
            <w:lang w:eastAsia="en-GB"/>
          </w:rPr>
          <w:t>3</w:t>
        </w:r>
      </w:ins>
      <w:del w:id="45" w:author="Raphael Malyankar" w:date="2023-08-31T14:58:00Z">
        <w:r w:rsidR="00335E14" w:rsidRPr="00D56521" w:rsidDel="00AD76F5">
          <w:rPr>
            <w:lang w:eastAsia="en-GB"/>
          </w:rPr>
          <w:delText>2</w:delText>
        </w:r>
      </w:del>
      <w:r w:rsidR="00335E14" w:rsidRPr="00D56521">
        <w:rPr>
          <w:lang w:eastAsia="en-GB"/>
        </w:rPr>
        <w:t xml:space="preserve">.0, </w:t>
      </w:r>
      <w:del w:id="46" w:author="Raphael Malyankar" w:date="2023-08-31T14:58:00Z">
        <w:r w:rsidR="00335E14" w:rsidRPr="00D56521" w:rsidDel="00AD76F5">
          <w:rPr>
            <w:lang w:eastAsia="en-GB"/>
          </w:rPr>
          <w:delText>2014</w:delText>
        </w:r>
      </w:del>
      <w:ins w:id="47"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20665AC9" w14:textId="7AB8A6F0" w:rsidR="00C543CD" w:rsidRPr="00D56521" w:rsidDel="005F7524" w:rsidRDefault="00C543CD" w:rsidP="004E61EE">
      <w:pPr>
        <w:spacing w:after="120" w:line="240" w:lineRule="auto"/>
        <w:ind w:left="1418" w:hanging="1418"/>
        <w:jc w:val="both"/>
        <w:rPr>
          <w:moveFrom w:id="48" w:author="Raphael Malyankar" w:date="2023-08-31T15:06:00Z"/>
          <w:lang w:eastAsia="en-GB"/>
        </w:rPr>
      </w:pPr>
      <w:moveFromRangeStart w:id="49" w:author="Raphael Malyankar" w:date="2023-08-31T15:06:00Z" w:name="move144386782"/>
      <w:moveFrom w:id="50" w:author="Raphael Malyankar" w:date="2023-08-31T15:06:00Z">
        <w:r w:rsidRPr="00D56521" w:rsidDel="005F7524">
          <w:rPr>
            <w:lang w:eastAsia="en-GB"/>
          </w:rPr>
          <w:t>MSC</w:t>
        </w:r>
        <w:r w:rsidR="00067B82" w:rsidRPr="00D56521" w:rsidDel="005F7524">
          <w:rPr>
            <w:lang w:eastAsia="en-GB"/>
          </w:rPr>
          <w:t>.</w:t>
        </w:r>
        <w:r w:rsidRPr="00D56521" w:rsidDel="005F7524">
          <w:rPr>
            <w:lang w:eastAsia="en-GB"/>
          </w:rPr>
          <w:t>232(82)</w:t>
        </w:r>
        <w:r w:rsidRPr="00D56521" w:rsidDel="005F7524">
          <w:rPr>
            <w:lang w:eastAsia="en-GB"/>
          </w:rPr>
          <w:tab/>
        </w:r>
        <w:r w:rsidRPr="00D56521" w:rsidDel="005F7524">
          <w:rPr>
            <w:i/>
            <w:lang w:eastAsia="en-GB"/>
          </w:rPr>
          <w:t>Revised Performance Standards for Electronic Chart Display And Information Systems (ECDIS)</w:t>
        </w:r>
        <w:r w:rsidRPr="00D56521" w:rsidDel="005F7524">
          <w:rPr>
            <w:lang w:eastAsia="en-GB"/>
          </w:rPr>
          <w:t>, IMO Resolution MSC.232(82), 2006.</w:t>
        </w:r>
      </w:moveFrom>
    </w:p>
    <w:moveFromRangeEnd w:id="49"/>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ins w:id="51" w:author="Raphael Malyankar" w:date="2023-08-31T14:34:00Z"/>
          <w:lang w:eastAsia="en-GB"/>
        </w:rPr>
      </w:pPr>
      <w:bookmarkStart w:id="52"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ins w:id="53" w:author="Raphael Malyankar" w:date="2023-08-31T14:34:00Z">
        <w:r>
          <w:rPr>
            <w:lang w:eastAsia="en-GB"/>
          </w:rPr>
          <w:t>MSC.530(106)</w:t>
        </w:r>
        <w:r>
          <w:rPr>
            <w:lang w:eastAsia="en-GB"/>
          </w:rPr>
          <w:tab/>
          <w:t xml:space="preserve">Performance Standards </w:t>
        </w:r>
      </w:ins>
      <w:ins w:id="54" w:author="Raphael Malyankar" w:date="2023-08-31T14:35:00Z">
        <w:r>
          <w:rPr>
            <w:lang w:eastAsia="en-GB"/>
          </w:rPr>
          <w:t>f</w:t>
        </w:r>
      </w:ins>
      <w:ins w:id="55" w:author="Raphael Malyankar" w:date="2023-08-31T14:34:00Z">
        <w:r>
          <w:rPr>
            <w:lang w:eastAsia="en-GB"/>
          </w:rPr>
          <w:t xml:space="preserve">or Electronic Chart Display </w:t>
        </w:r>
      </w:ins>
      <w:ins w:id="56" w:author="Raphael Malyankar" w:date="2023-08-31T14:35:00Z">
        <w:r>
          <w:rPr>
            <w:lang w:eastAsia="en-GB"/>
          </w:rPr>
          <w:t>a</w:t>
        </w:r>
      </w:ins>
      <w:ins w:id="57" w:author="Raphael Malyankar" w:date="2023-08-31T14:34:00Z">
        <w:r>
          <w:rPr>
            <w:lang w:eastAsia="en-GB"/>
          </w:rPr>
          <w:t xml:space="preserve">nd  Information Systems (ECDIS), </w:t>
        </w:r>
      </w:ins>
      <w:ins w:id="58" w:author="Raphael Malyankar" w:date="2023-08-31T14:35:00Z">
        <w:r>
          <w:rPr>
            <w:lang w:eastAsia="en-GB"/>
          </w:rPr>
          <w:t>Resolution MSC.530(106), 2022.</w:t>
        </w:r>
      </w:ins>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0459CAF" w:rsidR="003B43E6" w:rsidRPr="00D56521" w:rsidRDefault="003B43E6" w:rsidP="004E61EE">
      <w:pPr>
        <w:spacing w:after="120" w:line="240" w:lineRule="auto"/>
        <w:ind w:left="1418" w:hanging="1418"/>
        <w:jc w:val="both"/>
        <w:rPr>
          <w:lang w:eastAsia="en-GB"/>
        </w:rPr>
      </w:pPr>
      <w:r w:rsidRPr="00D56521">
        <w:rPr>
          <w:lang w:eastAsia="en-GB"/>
        </w:rPr>
        <w:t>MSC.1609</w:t>
      </w:r>
      <w:r w:rsidRPr="00D56521">
        <w:rPr>
          <w:lang w:eastAsia="en-GB"/>
        </w:rPr>
        <w:tab/>
      </w:r>
      <w:r w:rsidRPr="00D56521">
        <w:rPr>
          <w:i/>
          <w:lang w:eastAsia="en-GB"/>
        </w:rPr>
        <w:t>Guidelines for the Standardization of User Interface Design for Navigation Equipment</w:t>
      </w:r>
      <w:r w:rsidRPr="00D56521">
        <w:rPr>
          <w:lang w:eastAsia="en-GB"/>
        </w:rPr>
        <w:t>, IMO MSC.1/Circ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6B6DAD2D" w14:textId="405E5104" w:rsidR="00F27D30" w:rsidRPr="00D56521" w:rsidRDefault="00F27D30" w:rsidP="004E61EE">
      <w:pPr>
        <w:spacing w:after="120" w:line="240" w:lineRule="auto"/>
        <w:ind w:left="1418" w:hanging="1418"/>
        <w:jc w:val="both"/>
        <w:rPr>
          <w:lang w:eastAsia="en-GB"/>
        </w:rPr>
      </w:pPr>
      <w:r w:rsidRPr="00D56521">
        <w:rPr>
          <w:lang w:eastAsia="en-GB"/>
        </w:rPr>
        <w:t>S-98</w:t>
      </w:r>
      <w:r w:rsidR="00095477" w:rsidRPr="00D56521">
        <w:rPr>
          <w:lang w:eastAsia="en-GB"/>
        </w:rPr>
        <w:tab/>
      </w:r>
      <w:r w:rsidR="00D453BA" w:rsidRPr="00D56521">
        <w:rPr>
          <w:i/>
          <w:lang w:eastAsia="en-GB"/>
        </w:rPr>
        <w:t>Data Product Interoperability in S-100 Navigation Systems</w:t>
      </w:r>
      <w:r w:rsidR="00D453BA" w:rsidRPr="00D56521">
        <w:rPr>
          <w:lang w:eastAsia="en-GB"/>
        </w:rPr>
        <w:t>, IHO Publication S-98</w:t>
      </w:r>
      <w:ins w:id="59" w:author="Raphael Malyankar" w:date="2023-08-31T14:37:00Z">
        <w:r w:rsidR="0081373B">
          <w:rPr>
            <w:lang w:eastAsia="en-GB"/>
          </w:rPr>
          <w:t>, Edition 1.0.0,</w:t>
        </w:r>
      </w:ins>
      <w:r w:rsidR="00D453BA" w:rsidRPr="00D56521">
        <w:rPr>
          <w:lang w:eastAsia="en-GB"/>
        </w:rPr>
        <w:t xml:space="preserve"> (</w:t>
      </w:r>
      <w:del w:id="60" w:author="Raphael Malyankar" w:date="2023-08-31T14:37:00Z">
        <w:r w:rsidR="00D453BA" w:rsidRPr="00D56521" w:rsidDel="0081373B">
          <w:rPr>
            <w:lang w:eastAsia="en-GB"/>
          </w:rPr>
          <w:delText>Draft</w:delText>
        </w:r>
      </w:del>
      <w:ins w:id="61" w:author="Raphael Malyankar" w:date="2023-08-31T14:37:00Z">
        <w:r w:rsidR="0081373B">
          <w:rPr>
            <w:lang w:eastAsia="en-GB"/>
          </w:rPr>
          <w:t>May 2022</w:t>
        </w:r>
      </w:ins>
      <w:r w:rsidR="00D453BA" w:rsidRPr="00D56521">
        <w:rPr>
          <w:lang w:eastAsia="en-GB"/>
        </w:rPr>
        <w:t>).</w:t>
      </w:r>
    </w:p>
    <w:p w14:paraId="798FC0A3" w14:textId="5C94ACDC"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5.0.0 (</w:t>
      </w:r>
      <w:r w:rsidR="000E4371">
        <w:rPr>
          <w:lang w:eastAsia="en-GB"/>
        </w:rPr>
        <w:t>June 2022</w:t>
      </w:r>
      <w:r w:rsidR="00D453BA" w:rsidRPr="00D56521">
        <w:rPr>
          <w:lang w:eastAsia="en-GB"/>
        </w:rPr>
        <w:t>).</w:t>
      </w:r>
    </w:p>
    <w:p w14:paraId="27089AC1" w14:textId="2F036916" w:rsidR="003B43E6" w:rsidRPr="00D56521" w:rsidRDefault="003B43E6" w:rsidP="004E61EE">
      <w:pPr>
        <w:spacing w:after="120" w:line="240" w:lineRule="auto"/>
        <w:ind w:left="1418" w:hanging="1418"/>
        <w:jc w:val="both"/>
        <w:rPr>
          <w:lang w:eastAsia="en-GB"/>
        </w:rPr>
      </w:pPr>
      <w:r w:rsidRPr="00D56521">
        <w:rPr>
          <w:lang w:eastAsia="en-GB"/>
        </w:rPr>
        <w:t>SN.243/2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pPr>
        <w:pStyle w:val="Heading2"/>
        <w:rPr>
          <w:lang w:eastAsia="en-GB"/>
        </w:rPr>
        <w:pPrChange w:id="62" w:author="Raphael Malyankar" w:date="2023-08-31T22:24:00Z">
          <w:pPr>
            <w:pStyle w:val="Heading2"/>
            <w:tabs>
              <w:tab w:val="clear" w:pos="567"/>
            </w:tabs>
          </w:pPr>
        </w:pPrChange>
      </w:pPr>
      <w:bookmarkStart w:id="63" w:name="_Toc144421202"/>
      <w:bookmarkEnd w:id="52"/>
      <w:r w:rsidRPr="00D56521">
        <w:rPr>
          <w:lang w:eastAsia="en-GB"/>
        </w:rPr>
        <w:t>Informative references</w:t>
      </w:r>
      <w:bookmarkEnd w:id="63"/>
    </w:p>
    <w:p w14:paraId="1DC3F177" w14:textId="6044F1BB" w:rsidR="000621E3" w:rsidRDefault="0096295A" w:rsidP="004E61EE">
      <w:pPr>
        <w:spacing w:after="120" w:line="240" w:lineRule="auto"/>
        <w:ind w:left="1418" w:hanging="1418"/>
        <w:jc w:val="both"/>
        <w:rPr>
          <w:ins w:id="64"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5398CC2B" w14:textId="65FF2EEE" w:rsidR="005F7524" w:rsidRPr="00D56521" w:rsidRDefault="005F7524" w:rsidP="005F7524">
      <w:pPr>
        <w:spacing w:after="120" w:line="240" w:lineRule="auto"/>
        <w:ind w:left="1418" w:hanging="1418"/>
        <w:jc w:val="both"/>
        <w:rPr>
          <w:lang w:eastAsia="en-GB"/>
        </w:rPr>
      </w:pPr>
      <w:moveToRangeStart w:id="65" w:author="Raphael Malyankar" w:date="2023-08-31T15:06:00Z" w:name="move144386782"/>
      <w:moveTo w:id="66" w:author="Raphael Malyankar" w:date="2023-08-31T15:06:00Z">
        <w:r w:rsidRPr="00D56521">
          <w:rPr>
            <w:lang w:eastAsia="en-GB"/>
          </w:rPr>
          <w:t>MSC.232(82)</w:t>
        </w:r>
        <w:r w:rsidRPr="00D56521">
          <w:rPr>
            <w:lang w:eastAsia="en-GB"/>
          </w:rPr>
          <w:tab/>
        </w:r>
        <w:r w:rsidRPr="00D56521">
          <w:rPr>
            <w:i/>
            <w:lang w:eastAsia="en-GB"/>
          </w:rPr>
          <w:t>Revised Performance Standards for Electronic Chart Display And Information Systems (ECDIS)</w:t>
        </w:r>
        <w:r w:rsidRPr="00D56521">
          <w:rPr>
            <w:lang w:eastAsia="en-GB"/>
          </w:rPr>
          <w:t>, IMO Resolution MSC.232(82), 2006.</w:t>
        </w:r>
      </w:moveTo>
      <w:moveToRangeEnd w:id="65"/>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1A196E61" w14:textId="280545A8" w:rsidR="00036F88" w:rsidRPr="00D56521" w:rsidRDefault="00036F88" w:rsidP="004E61EE">
      <w:pPr>
        <w:spacing w:after="120" w:line="240" w:lineRule="auto"/>
        <w:ind w:left="1411" w:hanging="1411"/>
        <w:jc w:val="both"/>
        <w:rPr>
          <w:lang w:eastAsia="en-GB"/>
        </w:rPr>
      </w:pPr>
      <w:r w:rsidRPr="00D56521">
        <w:rPr>
          <w:lang w:eastAsia="en-GB"/>
        </w:rPr>
        <w:t>S-63</w:t>
      </w:r>
      <w:r w:rsidRPr="00D56521">
        <w:rPr>
          <w:lang w:eastAsia="en-GB"/>
        </w:rPr>
        <w:tab/>
      </w:r>
      <w:r w:rsidRPr="00D56521">
        <w:rPr>
          <w:i/>
          <w:lang w:eastAsia="en-GB"/>
        </w:rPr>
        <w:t xml:space="preserve">IHO </w:t>
      </w:r>
      <w:r w:rsidR="00285B18" w:rsidRPr="00D56521">
        <w:rPr>
          <w:i/>
          <w:lang w:eastAsia="en-GB"/>
        </w:rPr>
        <w:t>Data Protection Scheme</w:t>
      </w:r>
      <w:r w:rsidRPr="00D56521">
        <w:rPr>
          <w:lang w:eastAsia="en-GB"/>
        </w:rPr>
        <w:t xml:space="preserve">, </w:t>
      </w:r>
      <w:r w:rsidR="00EA350C" w:rsidRPr="00D56521">
        <w:rPr>
          <w:lang w:eastAsia="en-GB"/>
        </w:rPr>
        <w:t xml:space="preserve">IHO Publication S-63, </w:t>
      </w:r>
      <w:r w:rsidRPr="00D56521">
        <w:rPr>
          <w:lang w:eastAsia="en-GB"/>
        </w:rPr>
        <w:t xml:space="preserve">Edition 1.2.1, March 2020. </w:t>
      </w:r>
    </w:p>
    <w:p w14:paraId="40DE69AD" w14:textId="1C68EDC3" w:rsidR="001863DD" w:rsidRPr="00D56521" w:rsidRDefault="001863DD" w:rsidP="004E61EE">
      <w:pPr>
        <w:spacing w:after="120" w:line="240" w:lineRule="auto"/>
        <w:ind w:left="1411" w:hanging="1411"/>
        <w:jc w:val="both"/>
        <w:rPr>
          <w:lang w:eastAsia="en-GB"/>
        </w:rPr>
      </w:pPr>
      <w:r w:rsidRPr="00D56521">
        <w:rPr>
          <w:lang w:eastAsia="en-GB"/>
        </w:rPr>
        <w:t>SVG-Tiny</w:t>
      </w:r>
      <w:r w:rsidRPr="00D56521">
        <w:rPr>
          <w:lang w:eastAsia="en-GB"/>
        </w:rPr>
        <w:tab/>
      </w:r>
      <w:r w:rsidRPr="00D56521">
        <w:rPr>
          <w:i/>
          <w:lang w:eastAsia="en-GB"/>
        </w:rPr>
        <w:t>Scalable Vector Graphics (SVG) Tiny 1.2 Specification</w:t>
      </w:r>
      <w:r w:rsidRPr="00D56521">
        <w:rPr>
          <w:lang w:eastAsia="en-GB"/>
        </w:rPr>
        <w:t>, W3C Recommendation 22 December 2008, &lt;http://www.w3.org/TR/2008/REC-SVGTiny12-20081222&gt;.</w:t>
      </w:r>
    </w:p>
    <w:p w14:paraId="7725B431" w14:textId="0A092743" w:rsidR="0096295A" w:rsidRPr="00D56521" w:rsidRDefault="0096295A" w:rsidP="004E61EE">
      <w:pPr>
        <w:spacing w:after="120" w:line="240" w:lineRule="auto"/>
        <w:jc w:val="both"/>
        <w:rPr>
          <w:lang w:eastAsia="en-GB"/>
        </w:rPr>
      </w:pPr>
    </w:p>
    <w:p w14:paraId="1C33F8DA" w14:textId="6D4E1060" w:rsidR="003E7D16" w:rsidRPr="00D56521" w:rsidRDefault="003E7D16">
      <w:pPr>
        <w:pStyle w:val="Heading1"/>
        <w:rPr>
          <w:lang w:eastAsia="en-GB"/>
        </w:rPr>
        <w:pPrChange w:id="67" w:author="Raphael Malyankar" w:date="2023-08-31T22:24:00Z">
          <w:pPr>
            <w:pStyle w:val="Heading1"/>
            <w:tabs>
              <w:tab w:val="left" w:pos="567"/>
            </w:tabs>
            <w:ind w:left="567" w:hanging="567"/>
          </w:pPr>
        </w:pPrChange>
      </w:pPr>
      <w:r w:rsidRPr="00D56521">
        <w:rPr>
          <w:lang w:eastAsia="en-GB"/>
        </w:rPr>
        <w:lastRenderedPageBreak/>
        <w:t xml:space="preserve"> </w:t>
      </w:r>
      <w:bookmarkStart w:id="68" w:name="_Toc144421203"/>
      <w:r w:rsidRPr="00D56521">
        <w:rPr>
          <w:lang w:eastAsia="en-GB"/>
        </w:rPr>
        <w:t>Abbreviations and Notation</w:t>
      </w:r>
      <w:bookmarkEnd w:id="68"/>
    </w:p>
    <w:p w14:paraId="672C963E" w14:textId="6BCD1D62" w:rsidR="003E7D16" w:rsidRPr="00D56521" w:rsidRDefault="003E7D16">
      <w:pPr>
        <w:pStyle w:val="Heading2"/>
        <w:rPr>
          <w:lang w:eastAsia="en-GB"/>
        </w:rPr>
        <w:pPrChange w:id="69" w:author="Raphael Malyankar" w:date="2023-08-31T22:24:00Z">
          <w:pPr>
            <w:pStyle w:val="Heading2"/>
            <w:tabs>
              <w:tab w:val="clear" w:pos="567"/>
            </w:tabs>
          </w:pPr>
        </w:pPrChange>
      </w:pPr>
      <w:bookmarkStart w:id="70" w:name="_Toc99104495"/>
      <w:bookmarkStart w:id="71" w:name="_Toc99104948"/>
      <w:bookmarkStart w:id="72" w:name="_Toc144421204"/>
      <w:bookmarkEnd w:id="70"/>
      <w:bookmarkEnd w:id="71"/>
      <w:r w:rsidRPr="00D56521">
        <w:rPr>
          <w:lang w:eastAsia="en-GB"/>
        </w:rPr>
        <w:t>Abbreviations</w:t>
      </w:r>
      <w:bookmarkEnd w:id="72"/>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ins w:id="73" w:author="Raphael Malyankar" w:date="2023-08-30T20:44:00Z"/>
          <w:lang w:eastAsia="en-GB"/>
        </w:rPr>
      </w:pPr>
      <w:r w:rsidRPr="00D56521">
        <w:rPr>
          <w:lang w:eastAsia="en-GB"/>
        </w:rPr>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ins w:id="74" w:author="Raphael Malyankar" w:date="2023-08-30T20:44:00Z">
        <w:r>
          <w:rPr>
            <w:lang w:eastAsia="en-GB"/>
          </w:rPr>
          <w:t>ENDS</w:t>
        </w:r>
        <w:r>
          <w:rPr>
            <w:lang w:eastAsia="en-GB"/>
          </w:rPr>
          <w:tab/>
          <w:t>Electronic Navigational Data Service</w:t>
        </w:r>
      </w:ins>
    </w:p>
    <w:p w14:paraId="296A8EB4" w14:textId="6B2A2A9A"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ins w:id="75" w:author="Raphael Malyankar" w:date="2023-08-30T20:16:00Z"/>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ins w:id="76" w:author="Raphael Malyankar" w:date="2023-08-30T20:16:00Z">
        <w:r>
          <w:rPr>
            <w:lang w:eastAsia="en-GB"/>
          </w:rPr>
          <w:t>SD</w:t>
        </w:r>
        <w:r>
          <w:rPr>
            <w:lang w:eastAsia="en-GB"/>
          </w:rPr>
          <w:tab/>
        </w:r>
      </w:ins>
      <w:ins w:id="77" w:author="Raphael Malyankar" w:date="2023-08-30T20:17:00Z">
        <w:r>
          <w:rPr>
            <w:lang w:eastAsia="en-GB"/>
          </w:rPr>
          <w:t>System Database</w:t>
        </w:r>
      </w:ins>
    </w:p>
    <w:p w14:paraId="3AE92D07" w14:textId="6455A2E3" w:rsidR="00F14ED1" w:rsidRPr="00D56521" w:rsidRDefault="00F14ED1" w:rsidP="004E61EE">
      <w:pPr>
        <w:spacing w:after="120" w:line="240" w:lineRule="auto"/>
        <w:rPr>
          <w:lang w:eastAsia="en-GB"/>
        </w:rPr>
      </w:pPr>
      <w:r w:rsidRPr="00D56521">
        <w:rPr>
          <w:lang w:eastAsia="en-GB"/>
        </w:rPr>
        <w:t>SENC</w:t>
      </w:r>
      <w:r w:rsidRPr="00D56521">
        <w:rPr>
          <w:lang w:eastAsia="en-GB"/>
        </w:rPr>
        <w:tab/>
        <w:t>System Electronic Navigational Chart</w:t>
      </w:r>
      <w:ins w:id="78" w:author="Raphael Malyankar" w:date="2023-08-31T20:26:00Z">
        <w:r w:rsidR="0022379D">
          <w:rPr>
            <w:lang w:eastAsia="en-GB"/>
          </w:rPr>
          <w:t xml:space="preserve"> (obsolete)</w:t>
        </w:r>
      </w:ins>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t>EXtensible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t>EXtensible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pPr>
        <w:pStyle w:val="Heading2"/>
        <w:rPr>
          <w:lang w:eastAsia="en-GB"/>
        </w:rPr>
        <w:pPrChange w:id="79" w:author="Raphael Malyankar" w:date="2023-08-31T22:24:00Z">
          <w:pPr>
            <w:pStyle w:val="Heading2"/>
            <w:tabs>
              <w:tab w:val="clear" w:pos="567"/>
            </w:tabs>
          </w:pPr>
        </w:pPrChange>
      </w:pPr>
      <w:bookmarkStart w:id="80" w:name="_Toc144421205"/>
      <w:r w:rsidRPr="00D56521">
        <w:rPr>
          <w:lang w:eastAsia="en-GB"/>
        </w:rPr>
        <w:t>Notation</w:t>
      </w:r>
      <w:bookmarkEnd w:id="80"/>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(“LandArea”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81" w:name="_Hlk87453078"/>
      <w:r w:rsidRPr="00D56521">
        <w:rPr>
          <w:lang w:eastAsia="en-GB"/>
        </w:rPr>
        <w:t>Attributes are referenced by their names in camel-case with initial letters in lower case, or space-separated names in all lower case (“visuallyConspicuous” or “visually conspicuous”).</w:t>
      </w:r>
      <w:bookmarkEnd w:id="81"/>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2"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292A074A" w14:textId="77777777" w:rsidR="00AE2E01" w:rsidRPr="00D56521" w:rsidRDefault="00AE2E01" w:rsidP="004E61EE">
      <w:pPr>
        <w:pStyle w:val="dl"/>
        <w:spacing w:after="120" w:line="240" w:lineRule="auto"/>
        <w:ind w:left="0" w:firstLine="0"/>
        <w:jc w:val="both"/>
        <w:rPr>
          <w:lang w:eastAsia="en-GB"/>
        </w:rPr>
      </w:pPr>
    </w:p>
    <w:p w14:paraId="1BFE4A96" w14:textId="364D4CDF" w:rsidR="0033324D" w:rsidRPr="00D56521" w:rsidRDefault="00E36AC7">
      <w:pPr>
        <w:pStyle w:val="Heading1"/>
        <w:pPrChange w:id="82" w:author="Raphael Malyankar" w:date="2023-08-31T22:24:00Z">
          <w:pPr>
            <w:pStyle w:val="Heading1"/>
            <w:tabs>
              <w:tab w:val="left" w:pos="567"/>
            </w:tabs>
            <w:ind w:left="567" w:hanging="567"/>
          </w:pPr>
        </w:pPrChange>
      </w:pPr>
      <w:bookmarkStart w:id="83" w:name="_Toc40990386"/>
      <w:bookmarkStart w:id="84" w:name="_Toc40990387"/>
      <w:bookmarkStart w:id="85" w:name="_Toc40990388"/>
      <w:bookmarkStart w:id="86" w:name="_Toc40990389"/>
      <w:bookmarkStart w:id="87" w:name="_Toc40990390"/>
      <w:bookmarkStart w:id="88" w:name="_Toc40990391"/>
      <w:bookmarkStart w:id="89" w:name="_Toc40990392"/>
      <w:bookmarkStart w:id="90" w:name="_Toc40990393"/>
      <w:bookmarkStart w:id="91" w:name="_Toc40990394"/>
      <w:bookmarkStart w:id="92" w:name="_Toc40990395"/>
      <w:bookmarkStart w:id="93" w:name="_Toc40990396"/>
      <w:bookmarkStart w:id="94" w:name="_Toc40990397"/>
      <w:bookmarkStart w:id="95" w:name="_Toc40990398"/>
      <w:bookmarkStart w:id="96" w:name="_Toc40990399"/>
      <w:bookmarkStart w:id="97" w:name="_Toc40990400"/>
      <w:bookmarkStart w:id="98" w:name="_Toc40990401"/>
      <w:bookmarkStart w:id="99" w:name="_Toc38829544"/>
      <w:bookmarkStart w:id="100" w:name="_Toc38830047"/>
      <w:bookmarkStart w:id="101" w:name="_Toc14442120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D56521">
        <w:lastRenderedPageBreak/>
        <w:t xml:space="preserve">System </w:t>
      </w:r>
      <w:r w:rsidR="00D259B2" w:rsidRPr="00D56521">
        <w:t>C</w:t>
      </w:r>
      <w:r w:rsidR="0033324D" w:rsidRPr="00D56521">
        <w:t>oncept</w:t>
      </w:r>
      <w:r w:rsidR="004C242A" w:rsidRPr="00D56521">
        <w:t>s</w:t>
      </w:r>
      <w:r w:rsidR="0033324D" w:rsidRPr="00D56521">
        <w:t xml:space="preserve"> and </w:t>
      </w:r>
      <w:r w:rsidR="00D259B2" w:rsidRPr="00D56521">
        <w:t>L</w:t>
      </w:r>
      <w:r w:rsidR="0033324D" w:rsidRPr="00D56521">
        <w:t>imitations</w:t>
      </w:r>
      <w:bookmarkEnd w:id="101"/>
    </w:p>
    <w:p w14:paraId="72A69B43" w14:textId="680D93B2" w:rsidR="00826285" w:rsidRPr="00D56521" w:rsidRDefault="00826285">
      <w:pPr>
        <w:pStyle w:val="Heading2"/>
        <w:pPrChange w:id="102" w:author="Raphael Malyankar" w:date="2023-08-31T22:24:00Z">
          <w:pPr>
            <w:pStyle w:val="Heading2"/>
            <w:tabs>
              <w:tab w:val="clear" w:pos="567"/>
            </w:tabs>
          </w:pPr>
        </w:pPrChange>
      </w:pPr>
      <w:bookmarkStart w:id="103" w:name="_Toc144421207"/>
      <w:r w:rsidRPr="00D56521">
        <w:t>The concepts of ENC</w:t>
      </w:r>
      <w:del w:id="104" w:author="Raphael Malyankar" w:date="2023-08-31T20:28:00Z">
        <w:r w:rsidRPr="00D56521" w:rsidDel="00C64C79">
          <w:delText>/SENC</w:delText>
        </w:r>
      </w:del>
      <w:ins w:id="105" w:author="Raphael Malyankar" w:date="2023-08-31T20:28:00Z">
        <w:r w:rsidR="00C64C79">
          <w:t>, ENDS and System Database</w:t>
        </w:r>
      </w:ins>
      <w:bookmarkEnd w:id="103"/>
    </w:p>
    <w:p w14:paraId="7C9F4ED3" w14:textId="269A8894" w:rsidR="00826285" w:rsidRPr="00D56521" w:rsidRDefault="00826285" w:rsidP="00AA0332">
      <w:pPr>
        <w:spacing w:after="120" w:line="240" w:lineRule="auto"/>
        <w:jc w:val="both"/>
      </w:pPr>
      <w:r w:rsidRPr="00D56521">
        <w:t xml:space="preserve">The </w:t>
      </w:r>
      <w:ins w:id="106" w:author="Raphael Malyankar" w:date="2023-08-31T20:28:00Z">
        <w:r w:rsidR="00C64C79">
          <w:t>Electronic Navigational D</w:t>
        </w:r>
      </w:ins>
      <w:ins w:id="107" w:author="Raphael Malyankar" w:date="2023-08-31T20:29:00Z">
        <w:r w:rsidR="00C64C79">
          <w:t xml:space="preserve">ata Service and </w:t>
        </w:r>
      </w:ins>
      <w:del w:id="108" w:author="Raphael Malyankar" w:date="2023-08-30T20:22:00Z">
        <w:r w:rsidRPr="00D56521" w:rsidDel="006665AC">
          <w:delText xml:space="preserve">SENC </w:delText>
        </w:r>
      </w:del>
      <w:ins w:id="109" w:author="Raphael Malyankar" w:date="2023-08-30T20:22:00Z">
        <w:r w:rsidR="006665AC">
          <w:t>System Database</w:t>
        </w:r>
        <w:r w:rsidR="006665AC" w:rsidRPr="00D56521">
          <w:t xml:space="preserve"> </w:t>
        </w:r>
      </w:ins>
      <w:r w:rsidRPr="00D56521">
        <w:t>concept</w:t>
      </w:r>
      <w:ins w:id="110" w:author="Raphael Malyankar" w:date="2023-08-31T20:29:00Z">
        <w:r w:rsidR="00C64C79">
          <w:t>s</w:t>
        </w:r>
      </w:ins>
      <w:r w:rsidRPr="00D56521">
        <w:t xml:space="preserve"> </w:t>
      </w:r>
      <w:del w:id="111" w:author="Raphael Malyankar" w:date="2023-08-31T15:32:00Z">
        <w:r w:rsidRPr="00D56521" w:rsidDel="00391671">
          <w:delText xml:space="preserve">extends to all S-100 products and for purposes of S-100 the </w:delText>
        </w:r>
      </w:del>
      <w:del w:id="112" w:author="Raphael Malyankar" w:date="2023-08-30T20:23:00Z">
        <w:r w:rsidRPr="00D56521" w:rsidDel="006665AC">
          <w:delText xml:space="preserve">SEND </w:delText>
        </w:r>
      </w:del>
      <w:r w:rsidRPr="00D56521">
        <w:t>include</w:t>
      </w:r>
      <w:del w:id="113" w:author="Raphael Malyankar" w:date="2023-08-31T20:29:00Z">
        <w:r w:rsidRPr="00D56521" w:rsidDel="00C64C79">
          <w:delText>s</w:delText>
        </w:r>
      </w:del>
      <w:r w:rsidRPr="00D56521">
        <w:t xml:space="preserve"> multiple products for use in navigation</w:t>
      </w:r>
      <w:del w:id="114" w:author="Raphael Malyankar" w:date="2023-08-31T15:32:00Z">
        <w:r w:rsidRPr="00D56521" w:rsidDel="00391671">
          <w:delText>s</w:delText>
        </w:r>
      </w:del>
      <w:r w:rsidRPr="00D56521">
        <w:t xml:space="preserve"> systems.</w:t>
      </w:r>
      <w:ins w:id="115" w:author="Raphael Malyankar" w:date="2023-08-30T20:38:00Z">
        <w:r w:rsidR="00BB4E9F">
          <w:t xml:space="preserve"> </w:t>
        </w:r>
      </w:ins>
      <w:ins w:id="116" w:author="Raphael Malyankar" w:date="2023-08-31T20:29:00Z">
        <w:r w:rsidR="00C64C79">
          <w:t>They were</w:t>
        </w:r>
      </w:ins>
      <w:ins w:id="117" w:author="Raphael Malyankar" w:date="2023-08-31T15:37:00Z">
        <w:r w:rsidR="0007117E">
          <w:t xml:space="preserve"> introduced in IMO MSC 530(106) and </w:t>
        </w:r>
      </w:ins>
      <w:ins w:id="118" w:author="Raphael Malyankar" w:date="2023-08-30T20:42:00Z">
        <w:r w:rsidR="00BB4E9F">
          <w:t>update</w:t>
        </w:r>
      </w:ins>
      <w:ins w:id="119" w:author="Raphael Malyankar" w:date="2023-08-30T20:39:00Z">
        <w:r w:rsidR="00BB4E9F">
          <w:t xml:space="preserve"> the concept</w:t>
        </w:r>
      </w:ins>
      <w:ins w:id="120" w:author="Raphael Malyankar" w:date="2023-08-30T20:42:00Z">
        <w:r w:rsidR="00BB4E9F">
          <w:t xml:space="preserve"> of SENC</w:t>
        </w:r>
      </w:ins>
      <w:ins w:id="121" w:author="Raphael Malyankar" w:date="2023-08-30T20:39:00Z">
        <w:r w:rsidR="00BB4E9F">
          <w:t xml:space="preserve"> in IMO MSC</w:t>
        </w:r>
      </w:ins>
      <w:ins w:id="122" w:author="Raphael Malyankar" w:date="2023-08-30T20:40:00Z">
        <w:r w:rsidR="00BB4E9F">
          <w:t>.232(82).</w:t>
        </w:r>
      </w:ins>
    </w:p>
    <w:p w14:paraId="069FEDAA" w14:textId="2A73E1B9" w:rsidR="00826285" w:rsidRPr="00D56521" w:rsidRDefault="00826285" w:rsidP="00AA0332">
      <w:pPr>
        <w:spacing w:after="120" w:line="240" w:lineRule="auto"/>
        <w:jc w:val="both"/>
      </w:pPr>
      <w:r w:rsidRPr="00D56521">
        <w:t>IMO MSC.</w:t>
      </w:r>
      <w:del w:id="123" w:author="Raphael Malyankar" w:date="2023-08-31T20:00:00Z">
        <w:r w:rsidRPr="00D56521" w:rsidDel="002514B8">
          <w:delText>232(82)</w:delText>
        </w:r>
      </w:del>
      <w:ins w:id="124" w:author="Raphael Malyankar" w:date="2023-08-31T20:00:00Z">
        <w:r w:rsidR="002514B8">
          <w:t>530(106)</w:t>
        </w:r>
      </w:ins>
      <w:r w:rsidRPr="00D56521">
        <w:t xml:space="preserve"> defines Electronic Navigational Chart (ENC)</w:t>
      </w:r>
      <w:ins w:id="125" w:author="Raphael Malyankar" w:date="2023-08-31T15:34:00Z">
        <w:r w:rsidR="00391671">
          <w:t>, Electronic Navigational Data Service (ENDS),</w:t>
        </w:r>
      </w:ins>
      <w:r w:rsidRPr="00D56521">
        <w:t xml:space="preserve"> and System </w:t>
      </w:r>
      <w:del w:id="126" w:author="Raphael Malyankar" w:date="2023-08-30T20:24:00Z">
        <w:r w:rsidRPr="00D56521" w:rsidDel="00EA38B6">
          <w:delText>Electronic Navigational</w:delText>
        </w:r>
      </w:del>
      <w:ins w:id="127" w:author="Raphael Malyankar" w:date="2023-08-30T20:24:00Z">
        <w:r w:rsidR="00EA38B6">
          <w:t>Database</w:t>
        </w:r>
      </w:ins>
      <w:del w:id="128" w:author="Raphael Malyankar" w:date="2023-08-31T15:34:00Z">
        <w:r w:rsidRPr="00D56521" w:rsidDel="00391671">
          <w:delText xml:space="preserve"> </w:delText>
        </w:r>
      </w:del>
      <w:del w:id="129" w:author="Raphael Malyankar" w:date="2023-08-30T20:43:00Z">
        <w:r w:rsidRPr="00D56521" w:rsidDel="00BB4E9F">
          <w:delText xml:space="preserve">Chart </w:delText>
        </w:r>
      </w:del>
      <w:del w:id="130" w:author="Raphael Malyankar" w:date="2023-08-31T15:34:00Z">
        <w:r w:rsidRPr="00D56521" w:rsidDel="00391671">
          <w:delText>(</w:delText>
        </w:r>
      </w:del>
      <w:del w:id="131" w:author="Raphael Malyankar" w:date="2023-08-30T20:24:00Z">
        <w:r w:rsidRPr="00D56521" w:rsidDel="00EA38B6">
          <w:delText>SENC</w:delText>
        </w:r>
      </w:del>
      <w:del w:id="132" w:author="Raphael Malyankar" w:date="2023-08-31T15:34:00Z">
        <w:r w:rsidRPr="00D56521" w:rsidDel="00391671">
          <w:delText>)</w:delText>
        </w:r>
      </w:del>
      <w:r w:rsidRPr="00D56521">
        <w:t xml:space="preserve"> as follows:</w:t>
      </w:r>
    </w:p>
    <w:p w14:paraId="406D53B9" w14:textId="3A03A1D6" w:rsidR="00826285" w:rsidRDefault="00826285" w:rsidP="00AA0332">
      <w:pPr>
        <w:pStyle w:val="BlockQuote"/>
        <w:spacing w:after="120" w:line="240" w:lineRule="auto"/>
        <w:jc w:val="both"/>
        <w:rPr>
          <w:ins w:id="133" w:author="Raphael Malyankar" w:date="2023-08-30T20:46:00Z"/>
        </w:rPr>
      </w:pPr>
      <w:r w:rsidRPr="00D56521">
        <w:t xml:space="preserve">3.2 Electronic Navigational Chart (ENC) means the database, standardized as to content, structure and format, issued for use with ECDIS by or on the authority of a Government, authorized </w:t>
      </w:r>
      <w:ins w:id="134" w:author="Raphael Malyankar" w:date="2023-08-30T20:41:00Z">
        <w:r w:rsidR="00BB4E9F">
          <w:t>h</w:t>
        </w:r>
      </w:ins>
      <w:del w:id="135" w:author="Raphael Malyankar" w:date="2023-08-30T20:41:00Z">
        <w:r w:rsidRPr="00D56521" w:rsidDel="00BB4E9F">
          <w:delText>H</w:delText>
        </w:r>
      </w:del>
      <w:r w:rsidRPr="00D56521">
        <w:t xml:space="preserve">ydrographic </w:t>
      </w:r>
      <w:ins w:id="136" w:author="Raphael Malyankar" w:date="2023-08-30T20:41:00Z">
        <w:r w:rsidR="00BB4E9F">
          <w:t>o</w:t>
        </w:r>
      </w:ins>
      <w:del w:id="137" w:author="Raphael Malyankar" w:date="2023-08-30T20:41:00Z">
        <w:r w:rsidRPr="00D56521" w:rsidDel="00BB4E9F">
          <w:delText>O</w:delText>
        </w:r>
      </w:del>
      <w:r w:rsidRPr="00D56521">
        <w:t>ffice or other relevant government institution, and conform</w:t>
      </w:r>
      <w:ins w:id="138" w:author="Raphael Malyankar" w:date="2023-08-30T20:41:00Z">
        <w:r w:rsidR="00BB4E9F">
          <w:t>ing</w:t>
        </w:r>
      </w:ins>
      <w:r w:rsidRPr="00D56521">
        <w:t xml:space="preserve"> to IHO standards. The ENC contains all the </w:t>
      </w:r>
      <w:ins w:id="139" w:author="Raphael Malyankar" w:date="2023-08-30T20:41:00Z">
        <w:r w:rsidR="00BB4E9F">
          <w:t xml:space="preserve">nautical </w:t>
        </w:r>
      </w:ins>
      <w:r w:rsidRPr="00D56521">
        <w:t>chart information necessary for safe navigation</w:t>
      </w:r>
      <w:del w:id="140" w:author="Raphael Malyankar" w:date="2023-08-30T20:41:00Z">
        <w:r w:rsidRPr="00D56521" w:rsidDel="00BB4E9F">
          <w:delText xml:space="preserve"> and may contain supplementary information in addition to that contained in the paper chart (e.g. sailing directions) which may be considered necessary for safe navigation</w:delText>
        </w:r>
      </w:del>
      <w:r w:rsidRPr="00D56521">
        <w:t>.</w:t>
      </w:r>
    </w:p>
    <w:p w14:paraId="5591E742" w14:textId="4CC9B201" w:rsidR="003D4621" w:rsidRPr="00D56521" w:rsidRDefault="003D4621" w:rsidP="003D4621">
      <w:pPr>
        <w:pStyle w:val="BlockQuote"/>
        <w:spacing w:after="120" w:line="240" w:lineRule="auto"/>
        <w:jc w:val="both"/>
      </w:pPr>
      <w:ins w:id="141" w:author="Raphael Malyankar" w:date="2023-08-30T20:46:00Z">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ins>
      <w:ins w:id="142" w:author="Raphael Malyankar" w:date="2023-08-30T20:47:00Z">
        <w:r>
          <w:t>compiled from nautical chart and nautical publication data,</w:t>
        </w:r>
        <w:r w:rsidRPr="003D4621">
          <w:t xml:space="preserve"> standardized as to content, structure and format</w:t>
        </w:r>
        <w:r>
          <w:t xml:space="preserve">, </w:t>
        </w:r>
      </w:ins>
      <w:ins w:id="143" w:author="Raphael Malyankar" w:date="2023-08-30T20:48:00Z">
        <w:r w:rsidRPr="003D4621">
          <w:t>issued for use with ECDIS by or on the authority of a Government, authorized hydrographic office or other relevant government institution, and conforming to IHO standard</w:t>
        </w:r>
        <w:r>
          <w:t xml:space="preserve">s; and, which is designed to meet the requirement of marine navigation and the nautical chart and nautical </w:t>
        </w:r>
      </w:ins>
      <w:ins w:id="144" w:author="Raphael Malyankar" w:date="2023-08-30T20:49:00Z">
        <w:r>
          <w:t xml:space="preserve">publications carriage requirements in SOLAS regulations V/19 and V/27. The navigational base layer of </w:t>
        </w:r>
      </w:ins>
      <w:ins w:id="145" w:author="Raphael Malyankar" w:date="2023-08-30T20:50:00Z">
        <w:r>
          <w:t>ENDS is the electronic navigational chart.</w:t>
        </w:r>
      </w:ins>
    </w:p>
    <w:p w14:paraId="3D31A631" w14:textId="128F0CDF" w:rsidR="00826285" w:rsidRPr="00D56521" w:rsidRDefault="00826285" w:rsidP="00AA0332">
      <w:pPr>
        <w:pStyle w:val="BlockQuote"/>
        <w:spacing w:after="120" w:line="240" w:lineRule="auto"/>
        <w:jc w:val="both"/>
      </w:pPr>
      <w:r w:rsidRPr="00D56521">
        <w:t>3.</w:t>
      </w:r>
      <w:ins w:id="146" w:author="Raphael Malyankar" w:date="2023-08-31T15:28:00Z">
        <w:r w:rsidR="00391671">
          <w:t>4</w:t>
        </w:r>
      </w:ins>
      <w:del w:id="147" w:author="Raphael Malyankar" w:date="2023-08-31T15:28:00Z">
        <w:r w:rsidRPr="00D56521" w:rsidDel="00391671">
          <w:delText>3</w:delText>
        </w:r>
      </w:del>
      <w:r w:rsidRPr="00D56521">
        <w:t xml:space="preserve"> System </w:t>
      </w:r>
      <w:del w:id="148" w:author="Raphael Malyankar" w:date="2023-08-31T15:29:00Z">
        <w:r w:rsidRPr="00D56521" w:rsidDel="00391671">
          <w:delText>Electronic Navigational Chart (SENC)</w:delText>
        </w:r>
      </w:del>
      <w:ins w:id="149" w:author="Raphael Malyankar" w:date="2023-08-31T15:29:00Z">
        <w:r w:rsidR="00391671">
          <w:t>Database</w:t>
        </w:r>
      </w:ins>
      <w:r w:rsidRPr="00D56521">
        <w:t xml:space="preserve"> means a database, in the manufacturer</w:t>
      </w:r>
      <w:r w:rsidRPr="00D56521">
        <w:rPr>
          <w:rFonts w:cs="Arial"/>
        </w:rPr>
        <w:t>’</w:t>
      </w:r>
      <w:r w:rsidRPr="00D56521">
        <w:t xml:space="preserve">s internal ECDIS format, resulting from the lossless transformation of the </w:t>
      </w:r>
      <w:del w:id="150" w:author="Raphael Malyankar" w:date="2023-08-31T15:30:00Z">
        <w:r w:rsidRPr="00D56521" w:rsidDel="00391671">
          <w:delText>entire ENC</w:delText>
        </w:r>
      </w:del>
      <w:ins w:id="151" w:author="Raphael Malyankar" w:date="2023-08-31T15:30:00Z">
        <w:r w:rsidR="00391671">
          <w:t>ENDS</w:t>
        </w:r>
      </w:ins>
      <w:r w:rsidRPr="00D56521">
        <w:t xml:space="preserve"> contents and its updates. It is this database that is accessed by ECDIS for the display generation and other navigational functions, and is equivalent to </w:t>
      </w:r>
      <w:ins w:id="152" w:author="Raphael Malyankar" w:date="2023-08-31T15:31:00Z">
        <w:r w:rsidR="00391671">
          <w:t>[</w:t>
        </w:r>
      </w:ins>
      <w:r w:rsidRPr="00D56521">
        <w:t>an</w:t>
      </w:r>
      <w:ins w:id="153" w:author="Raphael Malyankar" w:date="2023-08-31T15:31:00Z">
        <w:r w:rsidR="00391671">
          <w:t>]</w:t>
        </w:r>
      </w:ins>
      <w:r w:rsidRPr="00D56521">
        <w:t xml:space="preserve"> up-to-date </w:t>
      </w:r>
      <w:del w:id="154" w:author="Raphael Malyankar" w:date="2023-08-31T15:31:00Z">
        <w:r w:rsidRPr="00D56521" w:rsidDel="00391671">
          <w:delText>paper chart. The SENC may also contain information added by the mariner and information from other sources</w:delText>
        </w:r>
      </w:del>
      <w:ins w:id="155" w:author="Raphael Malyankar" w:date="2023-08-31T15:31:00Z">
        <w:r w:rsidR="00391671">
          <w:t>ENDS</w:t>
        </w:r>
      </w:ins>
      <w:r w:rsidRPr="00D56521">
        <w:t>.</w:t>
      </w:r>
    </w:p>
    <w:p w14:paraId="23B6E7F5" w14:textId="28286C34" w:rsidR="00E71512" w:rsidRPr="00D56521" w:rsidRDefault="0007117E" w:rsidP="00AA0332">
      <w:pPr>
        <w:pStyle w:val="BlockQuote"/>
        <w:spacing w:after="120" w:line="240" w:lineRule="auto"/>
        <w:ind w:left="0"/>
        <w:jc w:val="both"/>
        <w:rPr>
          <w:i w:val="0"/>
        </w:rPr>
      </w:pPr>
      <w:ins w:id="156" w:author="Raphael Malyankar" w:date="2023-08-31T15:37:00Z">
        <w:r>
          <w:t>For S-100 purposes, the System Database is compiled from multiple S-100-based products.</w:t>
        </w:r>
      </w:ins>
    </w:p>
    <w:p w14:paraId="11B34173" w14:textId="77777777" w:rsidR="00826285" w:rsidRPr="00D56521" w:rsidRDefault="00826285">
      <w:pPr>
        <w:pStyle w:val="Heading2"/>
        <w:pPrChange w:id="157" w:author="Raphael Malyankar" w:date="2023-08-31T22:24:00Z">
          <w:pPr>
            <w:pStyle w:val="Heading2"/>
            <w:tabs>
              <w:tab w:val="clear" w:pos="567"/>
            </w:tabs>
          </w:pPr>
        </w:pPrChange>
      </w:pPr>
      <w:bookmarkStart w:id="158" w:name="_Ref98329076"/>
      <w:bookmarkStart w:id="159" w:name="_Ref98339151"/>
      <w:bookmarkStart w:id="160" w:name="_Ref98339270"/>
      <w:bookmarkStart w:id="161" w:name="_Toc144421208"/>
      <w:r w:rsidRPr="00D56521">
        <w:t>ECDIS concept, limitations, and challenges</w:t>
      </w:r>
      <w:bookmarkEnd w:id="158"/>
      <w:bookmarkEnd w:id="159"/>
      <w:bookmarkEnd w:id="160"/>
      <w:bookmarkEnd w:id="161"/>
    </w:p>
    <w:p w14:paraId="2C9C6850" w14:textId="490F9535" w:rsidR="0053774B" w:rsidRDefault="0053774B" w:rsidP="00AA0332">
      <w:pPr>
        <w:spacing w:after="120" w:line="240" w:lineRule="auto"/>
        <w:jc w:val="both"/>
        <w:rPr>
          <w:ins w:id="162" w:author="Raphael Malyankar" w:date="2023-08-31T15:50:00Z"/>
        </w:rPr>
      </w:pPr>
      <w:ins w:id="163" w:author="Raphael Malyankar" w:date="2023-08-31T15:50:00Z">
        <w:r>
          <w:t xml:space="preserve">IMO MSC 530(106) also defines </w:t>
        </w:r>
        <w:r w:rsidRPr="0053774B">
          <w:t>Electronic Chart Display and Information System (ECDIS)</w:t>
        </w:r>
        <w:r>
          <w:t>:</w:t>
        </w:r>
      </w:ins>
    </w:p>
    <w:p w14:paraId="6076448B" w14:textId="77719BF4" w:rsidR="00F14ED1" w:rsidRPr="0053774B" w:rsidRDefault="0053774B">
      <w:pPr>
        <w:pStyle w:val="BlockQuote"/>
        <w:pPrChange w:id="164" w:author="Raphael Malyankar" w:date="2023-08-31T15:50:00Z">
          <w:pPr>
            <w:spacing w:after="120" w:line="240" w:lineRule="auto"/>
            <w:jc w:val="both"/>
          </w:pPr>
        </w:pPrChange>
      </w:pPr>
      <w:ins w:id="165" w:author="Raphael Malyankar" w:date="2023-08-31T15:50:00Z">
        <w:r w:rsidRPr="0053774B">
          <w:t xml:space="preserve">3.1 </w:t>
        </w:r>
      </w:ins>
      <w:r w:rsidR="00F14ED1" w:rsidRPr="0053774B">
        <w:t xml:space="preserve">Electronic Chart Display and Information System (ECDIS) </w:t>
      </w:r>
      <w:ins w:id="166" w:author="Raphael Malyankar" w:date="2023-08-31T15:54:00Z">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ins>
      <w:del w:id="167" w:author="Raphael Malyankar" w:date="2023-08-31T15:54:00Z">
        <w:r w:rsidR="00F14ED1" w:rsidRPr="0053774B" w:rsidDel="0053774B">
          <w:delText xml:space="preserve">means a navigation information system which with adequate back-up arrangements can be accepted as complying with the up-to-date </w:delText>
        </w:r>
      </w:del>
      <w:del w:id="168" w:author="Raphael Malyankar" w:date="2023-08-31T15:51:00Z">
        <w:r w:rsidR="00F14ED1" w:rsidRPr="0053774B" w:rsidDel="0053774B">
          <w:delText xml:space="preserve">chart </w:delText>
        </w:r>
      </w:del>
      <w:del w:id="169" w:author="Raphael Malyankar" w:date="2023-08-31T15:54:00Z">
        <w:r w:rsidR="00F14ED1" w:rsidRPr="0053774B" w:rsidDel="0053774B">
          <w:delText xml:space="preserve">required by regulations V/19 and V/27 of the 1974 SOLAS Convention, as amended, by displaying selected information from a </w:delText>
        </w:r>
        <w:r w:rsidR="000F49BE" w:rsidRPr="0053774B" w:rsidDel="0053774B">
          <w:delText>S</w:delText>
        </w:r>
        <w:r w:rsidR="00F14ED1" w:rsidRPr="0053774B" w:rsidDel="0053774B">
          <w:delText xml:space="preserve">ystem </w:delText>
        </w:r>
      </w:del>
      <w:del w:id="170" w:author="Raphael Malyankar" w:date="2023-08-31T15:49:00Z">
        <w:r w:rsidR="000F49BE" w:rsidRPr="0053774B" w:rsidDel="0053774B">
          <w:delText>E</w:delText>
        </w:r>
        <w:r w:rsidR="00F14ED1" w:rsidRPr="0053774B" w:rsidDel="0053774B">
          <w:delText xml:space="preserve">lectronic </w:delText>
        </w:r>
        <w:r w:rsidR="000F49BE" w:rsidRPr="0053774B" w:rsidDel="0053774B">
          <w:delText>N</w:delText>
        </w:r>
        <w:r w:rsidR="00F14ED1" w:rsidRPr="0053774B" w:rsidDel="0053774B">
          <w:delText>avigational chart (SENC)</w:delText>
        </w:r>
      </w:del>
      <w:del w:id="171" w:author="Raphael Malyankar" w:date="2023-08-31T15:54:00Z">
        <w:r w:rsidR="00F14ED1" w:rsidRPr="0053774B" w:rsidDel="0053774B">
          <w:delText xml:space="preserve"> with positional information from navigation sensors to assist the mariner in </w:delText>
        </w:r>
      </w:del>
      <w:del w:id="172" w:author="Raphael Malyankar" w:date="2023-08-31T15:52:00Z">
        <w:r w:rsidR="000F49BE" w:rsidRPr="0053774B" w:rsidDel="0053774B">
          <w:delText>voyage</w:delText>
        </w:r>
        <w:r w:rsidR="00F14ED1" w:rsidRPr="0053774B" w:rsidDel="0053774B">
          <w:delText xml:space="preserve"> </w:delText>
        </w:r>
      </w:del>
      <w:del w:id="173" w:author="Raphael Malyankar" w:date="2023-08-31T15:54:00Z">
        <w:r w:rsidR="00F14ED1" w:rsidRPr="0053774B" w:rsidDel="0053774B">
          <w:delText>planning and route monitoring</w:delText>
        </w:r>
      </w:del>
      <w:del w:id="174" w:author="Raphael Malyankar" w:date="2023-08-31T15:52:00Z">
        <w:r w:rsidR="00F14ED1" w:rsidRPr="0053774B" w:rsidDel="0053774B">
          <w:delText>,</w:delText>
        </w:r>
      </w:del>
      <w:del w:id="175" w:author="Raphael Malyankar" w:date="2023-08-31T15:54:00Z">
        <w:r w:rsidR="00F14ED1" w:rsidRPr="0053774B" w:rsidDel="0053774B">
          <w:delText xml:space="preserve"> and if required display additional navigation-related information</w:delText>
        </w:r>
        <w:r w:rsidR="000F49BE" w:rsidRPr="0053774B" w:rsidDel="0053774B">
          <w:delText xml:space="preserve"> in day, dusk and night mode</w:delText>
        </w:r>
        <w:r w:rsidR="00F14ED1" w:rsidRPr="0053774B" w:rsidDel="0053774B">
          <w:delText>.</w:delText>
        </w:r>
      </w:del>
    </w:p>
    <w:p w14:paraId="34306569" w14:textId="20AF3E7E" w:rsidR="00F14ED1" w:rsidRPr="00D56521" w:rsidRDefault="00F14ED1" w:rsidP="00AA0332">
      <w:pPr>
        <w:spacing w:after="120" w:line="240" w:lineRule="auto"/>
        <w:jc w:val="both"/>
      </w:pPr>
      <w:del w:id="176" w:author="Raphael Malyankar" w:date="2023-08-31T15:56:00Z">
        <w:r w:rsidRPr="00D56521" w:rsidDel="000C6BB9">
          <w:delText xml:space="preserve">The concept of ECDIS is outlined in the introduction section of the IMO Performance Standards MSC 232(82). </w:delText>
        </w:r>
      </w:del>
      <w:r w:rsidRPr="00D56521">
        <w:t xml:space="preserve">The following </w:t>
      </w:r>
      <w:r w:rsidR="00384F14" w:rsidRPr="00D56521">
        <w:t xml:space="preserve">list explains more of the </w:t>
      </w:r>
      <w:ins w:id="177" w:author="Raphael Malyankar" w:date="2023-08-31T15:57:00Z">
        <w:r w:rsidR="000C6BB9">
          <w:t xml:space="preserve">ECDIS </w:t>
        </w:r>
      </w:ins>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09E6F4C3" w:rsidR="00F14ED1" w:rsidRPr="00D56521" w:rsidRDefault="00F14ED1" w:rsidP="00AE2737">
      <w:pPr>
        <w:pStyle w:val="ListParagraph"/>
        <w:numPr>
          <w:ilvl w:val="0"/>
          <w:numId w:val="37"/>
        </w:numPr>
        <w:spacing w:after="120" w:line="240" w:lineRule="auto"/>
        <w:jc w:val="both"/>
      </w:pPr>
      <w:r w:rsidRPr="00D56521">
        <w:t>ECDIS, used together with official data, [is] accepted as complying with the up-to-date charts carriage requirements for nautical publications required by regulation V/19 of the 1974 SOLAS Convention amended in 2009. Electronic chart systems not meeting these ECDIS specifications of IHO and IMO, or ECDIS using non-official data, are known as ECS (Electronic Chart Systems).</w:t>
      </w:r>
    </w:p>
    <w:p w14:paraId="1043F4CA" w14:textId="7BCA2541"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 targets tracked by AIS (Automatic Identification System) into the ECDIS display is another option, as well as other navigational information may be added to the ECDIS display. With the advent of S-100, additional types of data may also be occasionally added to the ECDIS display, especially high-</w:t>
      </w:r>
      <w:r w:rsidRPr="00D56521">
        <w:lastRenderedPageBreak/>
        <w:t xml:space="preserve">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24C86248"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4183D559"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are likely to be “dual-fuel” in that they will have both S-57 and S-101 ENCs. It is possible that there will be situations where the navigation screen has to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6E95E6A4" w:rsidR="00994DB8" w:rsidRPr="00D56521" w:rsidRDefault="00994DB8" w:rsidP="00AE2737">
      <w:pPr>
        <w:pStyle w:val="ListParagraph"/>
        <w:numPr>
          <w:ilvl w:val="0"/>
          <w:numId w:val="14"/>
        </w:numPr>
        <w:spacing w:after="60" w:line="240" w:lineRule="auto"/>
        <w:jc w:val="both"/>
      </w:pPr>
      <w:r w:rsidRPr="00D56521">
        <w:t>possibly, shiphandling options, based on ship's characteristics, alphanumeric navigation information (ship's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0DED5272" w:rsidR="00994DB8" w:rsidRPr="00D56521" w:rsidRDefault="00994DB8" w:rsidP="00AE2737">
      <w:pPr>
        <w:pStyle w:val="ListParagraph"/>
        <w:numPr>
          <w:ilvl w:val="0"/>
          <w:numId w:val="14"/>
        </w:numPr>
        <w:spacing w:after="60" w:line="240" w:lineRule="auto"/>
        <w:jc w:val="both"/>
      </w:pPr>
      <w:r w:rsidRPr="00D56521">
        <w:t>navigational indications and alarms 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2587DED1"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lastRenderedPageBreak/>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5531D261" w:rsidR="00994DB8" w:rsidRPr="00D56521" w:rsidRDefault="00994DB8" w:rsidP="00AE2737">
      <w:pPr>
        <w:pStyle w:val="ListParagraph"/>
        <w:numPr>
          <w:ilvl w:val="0"/>
          <w:numId w:val="13"/>
        </w:numPr>
        <w:spacing w:after="60" w:line="240" w:lineRule="auto"/>
        <w:jc w:val="both"/>
      </w:pPr>
      <w:r w:rsidRPr="00D56521">
        <w:t>giving navigation and chart warnings such as "too close approach to safety contour"; "about to enter prohibited area"; "overscale display"; "more detailed (larger scale) data available";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pPr>
        <w:pStyle w:val="Heading3"/>
        <w:pPrChange w:id="178" w:author="Raphael Malyankar" w:date="2023-08-31T22:24:00Z">
          <w:pPr>
            <w:pStyle w:val="Heading3"/>
            <w:spacing w:after="120"/>
          </w:pPr>
        </w:pPrChange>
      </w:pPr>
      <w:bookmarkStart w:id="179" w:name="_Toc144421209"/>
      <w:r w:rsidRPr="00D56521">
        <w:t>Depth Related Functionality</w:t>
      </w:r>
      <w:bookmarkEnd w:id="179"/>
    </w:p>
    <w:p w14:paraId="34A00F6F" w14:textId="77777777" w:rsidR="00FE25F2" w:rsidRPr="00D56521" w:rsidRDefault="00FE25F2" w:rsidP="00AA0332">
      <w:pPr>
        <w:spacing w:after="120" w:line="240" w:lineRule="auto"/>
        <w:jc w:val="both"/>
      </w:pPr>
      <w:r w:rsidRPr="00D56521">
        <w:t>Depth information may be adjusted by water level height. When water level adjustment is provided:</w:t>
      </w:r>
    </w:p>
    <w:p w14:paraId="7B7CDDED" w14:textId="77777777" w:rsidR="00FE25F2" w:rsidRPr="00D56521" w:rsidRDefault="00FE25F2" w:rsidP="00AE2737">
      <w:pPr>
        <w:numPr>
          <w:ilvl w:val="0"/>
          <w:numId w:val="66"/>
        </w:numPr>
        <w:spacing w:after="120" w:line="240" w:lineRule="auto"/>
        <w:jc w:val="both"/>
      </w:pPr>
      <w:r w:rsidRPr="00D56521">
        <w:t>The system shall default to no water level adjustment.</w:t>
      </w:r>
    </w:p>
    <w:p w14:paraId="005ACDAE" w14:textId="77777777" w:rsidR="00FE25F2" w:rsidRPr="00D56521" w:rsidRDefault="00FE25F2" w:rsidP="00AE2737">
      <w:pPr>
        <w:numPr>
          <w:ilvl w:val="0"/>
          <w:numId w:val="66"/>
        </w:numPr>
        <w:spacing w:after="60" w:line="240" w:lineRule="auto"/>
        <w:ind w:hanging="357"/>
        <w:jc w:val="both"/>
      </w:pPr>
      <w:r w:rsidRPr="00D56521">
        <w:t>The mariner may select one for the following methods of depth adjustment:</w:t>
      </w:r>
    </w:p>
    <w:p w14:paraId="36913400" w14:textId="79EDF184" w:rsidR="00FE25F2" w:rsidRPr="00D56521" w:rsidRDefault="00FE25F2" w:rsidP="00AE2737">
      <w:pPr>
        <w:numPr>
          <w:ilvl w:val="0"/>
          <w:numId w:val="67"/>
        </w:numPr>
        <w:spacing w:after="60" w:line="240" w:lineRule="auto"/>
        <w:ind w:hanging="357"/>
        <w:jc w:val="both"/>
      </w:pPr>
      <w:r w:rsidRPr="00D56521">
        <w:t>Current date and time</w:t>
      </w:r>
      <w:r w:rsidR="00A82152" w:rsidRPr="00D56521">
        <w:t>;</w:t>
      </w:r>
    </w:p>
    <w:p w14:paraId="7B84A8C8" w14:textId="38573E3A" w:rsidR="00FE25F2" w:rsidRPr="00D56521" w:rsidRDefault="00FE25F2" w:rsidP="00AE2737">
      <w:pPr>
        <w:numPr>
          <w:ilvl w:val="0"/>
          <w:numId w:val="67"/>
        </w:numPr>
        <w:spacing w:after="60" w:line="240" w:lineRule="auto"/>
        <w:ind w:hanging="357"/>
        <w:jc w:val="both"/>
      </w:pPr>
      <w:r w:rsidRPr="00D56521">
        <w:t>A mariner specified date and time</w:t>
      </w:r>
      <w:r w:rsidR="00A82152" w:rsidRPr="00D56521">
        <w:t>;</w:t>
      </w:r>
    </w:p>
    <w:p w14:paraId="2B4C0581" w14:textId="05FB18DB" w:rsidR="00FE25F2" w:rsidRPr="00D56521" w:rsidRDefault="00FE25F2" w:rsidP="00AE2737">
      <w:pPr>
        <w:numPr>
          <w:ilvl w:val="0"/>
          <w:numId w:val="67"/>
        </w:numPr>
        <w:spacing w:after="120" w:line="240" w:lineRule="auto"/>
        <w:ind w:left="714" w:hanging="357"/>
        <w:jc w:val="both"/>
      </w:pPr>
      <w:r w:rsidRPr="00D56521">
        <w:t xml:space="preserve">Where the ECDIS supports schedules, the depth at the predicted date and time of transit in each area along </w:t>
      </w:r>
      <w:r w:rsidR="00256259" w:rsidRPr="00D56521">
        <w:t>a</w:t>
      </w:r>
      <w:r w:rsidRPr="00D56521">
        <w:t xml:space="preserve"> route (</w:t>
      </w:r>
      <w:r w:rsidRPr="00D56521">
        <w:rPr>
          <w:i/>
          <w:iCs/>
        </w:rPr>
        <w:t>Comment: This is the feature that will reduce the mariner workload. Additionally, manually setting the time is prone to errors</w:t>
      </w:r>
      <w:r w:rsidRPr="00D56521">
        <w:t>)</w:t>
      </w:r>
      <w:r w:rsidR="00A82152" w:rsidRPr="00D56521">
        <w:t>.</w:t>
      </w:r>
    </w:p>
    <w:p w14:paraId="1E7C01A7" w14:textId="33BA4758" w:rsidR="00FE25F2" w:rsidRPr="00D56521" w:rsidRDefault="00FE25F2" w:rsidP="00AE2737">
      <w:pPr>
        <w:numPr>
          <w:ilvl w:val="0"/>
          <w:numId w:val="66"/>
        </w:numPr>
        <w:spacing w:after="60" w:line="240" w:lineRule="auto"/>
        <w:ind w:hanging="357"/>
        <w:jc w:val="both"/>
      </w:pPr>
      <w:r w:rsidRPr="00D56521">
        <w:t>When water level adjustment is applied</w:t>
      </w:r>
      <w:r w:rsidR="00256259" w:rsidRPr="00D56521">
        <w:t xml:space="preserve"> (full details provided in Appendix C-4)</w:t>
      </w:r>
      <w:r w:rsidRPr="00D56521">
        <w:t>:</w:t>
      </w:r>
    </w:p>
    <w:p w14:paraId="16582AB4" w14:textId="0CF53E9C" w:rsidR="00FE25F2" w:rsidRPr="00D56521" w:rsidRDefault="00FE25F2" w:rsidP="00AE2737">
      <w:pPr>
        <w:numPr>
          <w:ilvl w:val="0"/>
          <w:numId w:val="68"/>
        </w:numPr>
        <w:spacing w:after="60" w:line="240" w:lineRule="auto"/>
        <w:ind w:hanging="357"/>
        <w:jc w:val="both"/>
      </w:pPr>
      <w:r w:rsidRPr="00D56521">
        <w:t>The safety contour, depth zone shades, safety depth and indication of isolated dangers shall use the adjusted depth</w:t>
      </w:r>
      <w:r w:rsidR="00A82152" w:rsidRPr="00D56521">
        <w:t>;</w:t>
      </w:r>
    </w:p>
    <w:p w14:paraId="4F6AF65C" w14:textId="376FB13A" w:rsidR="00FE25F2" w:rsidRPr="00D56521" w:rsidRDefault="00FE25F2" w:rsidP="00AE2737">
      <w:pPr>
        <w:numPr>
          <w:ilvl w:val="0"/>
          <w:numId w:val="68"/>
        </w:numPr>
        <w:spacing w:after="60" w:line="240" w:lineRule="auto"/>
        <w:ind w:hanging="357"/>
        <w:jc w:val="both"/>
      </w:pPr>
      <w:r w:rsidRPr="00D56521">
        <w:t>The pick report shall indicate both adjusted and unadjusted depth</w:t>
      </w:r>
      <w:r w:rsidR="00A82152" w:rsidRPr="00D56521">
        <w:t>;</w:t>
      </w:r>
    </w:p>
    <w:p w14:paraId="5579FF63" w14:textId="2E540909" w:rsidR="00FE25F2" w:rsidRPr="00D56521" w:rsidRDefault="00FE25F2" w:rsidP="00AE2737">
      <w:pPr>
        <w:numPr>
          <w:ilvl w:val="0"/>
          <w:numId w:val="68"/>
        </w:numPr>
        <w:spacing w:after="60" w:line="240" w:lineRule="auto"/>
        <w:ind w:hanging="357"/>
        <w:jc w:val="both"/>
      </w:pPr>
      <w:r w:rsidRPr="00D56521">
        <w:t xml:space="preserve">The applied water level adjustment method </w:t>
      </w:r>
      <w:r w:rsidR="00A82152" w:rsidRPr="00D56521">
        <w:t>shall be provided in the legend;</w:t>
      </w:r>
    </w:p>
    <w:p w14:paraId="44475C3F" w14:textId="2AB98F60" w:rsidR="00FE25F2" w:rsidRPr="00D56521" w:rsidRDefault="00FE25F2" w:rsidP="00AE2737">
      <w:pPr>
        <w:numPr>
          <w:ilvl w:val="0"/>
          <w:numId w:val="68"/>
        </w:numPr>
        <w:spacing w:after="60" w:line="240" w:lineRule="auto"/>
        <w:ind w:hanging="357"/>
        <w:jc w:val="both"/>
      </w:pPr>
      <w:r w:rsidRPr="00D56521">
        <w:t>Other details of the water level adjustment shall be readily available, such as the data source, relev</w:t>
      </w:r>
      <w:r w:rsidR="00A82152" w:rsidRPr="00D56521">
        <w:t>ant times, and applicable areas;</w:t>
      </w:r>
    </w:p>
    <w:p w14:paraId="00AAAA38" w14:textId="35AD2588" w:rsidR="00FE25F2" w:rsidRPr="00D56521" w:rsidRDefault="00FE25F2" w:rsidP="00AE2737">
      <w:pPr>
        <w:numPr>
          <w:ilvl w:val="0"/>
          <w:numId w:val="68"/>
        </w:numPr>
        <w:spacing w:after="60" w:line="240" w:lineRule="auto"/>
        <w:ind w:hanging="357"/>
        <w:jc w:val="both"/>
      </w:pPr>
      <w:r w:rsidRPr="00D56521">
        <w:t>It shall be possible to remove all water level adjust</w:t>
      </w:r>
      <w:r w:rsidR="00A82152" w:rsidRPr="00D56521">
        <w:t>ment via simple operator action;</w:t>
      </w:r>
    </w:p>
    <w:p w14:paraId="2E50C4D7" w14:textId="2F67789E" w:rsidR="00FE25F2" w:rsidRPr="00D56521" w:rsidRDefault="00FE25F2" w:rsidP="00AE2737">
      <w:pPr>
        <w:numPr>
          <w:ilvl w:val="0"/>
          <w:numId w:val="68"/>
        </w:numPr>
        <w:spacing w:after="120" w:line="240" w:lineRule="auto"/>
        <w:ind w:left="714" w:hanging="357"/>
        <w:jc w:val="both"/>
      </w:pPr>
      <w:r w:rsidRPr="00D56521">
        <w:t>There shall be a permanent indi</w:t>
      </w:r>
      <w:r w:rsidR="00A82152" w:rsidRPr="00D56521">
        <w:t>cation “Water level adjustment”.</w:t>
      </w:r>
    </w:p>
    <w:p w14:paraId="6B9C432C" w14:textId="77777777" w:rsidR="00FE25F2" w:rsidRPr="00D56521" w:rsidRDefault="00FE25F2" w:rsidP="00AE2737">
      <w:pPr>
        <w:numPr>
          <w:ilvl w:val="0"/>
          <w:numId w:val="66"/>
        </w:numPr>
        <w:spacing w:after="60" w:line="240" w:lineRule="auto"/>
        <w:ind w:hanging="357"/>
        <w:jc w:val="both"/>
      </w:pPr>
      <w:r w:rsidRPr="00D56521">
        <w:t>ECDIS voyage recording shall include:</w:t>
      </w:r>
    </w:p>
    <w:p w14:paraId="64C9D6DF" w14:textId="5DF47B3A" w:rsidR="00FE25F2" w:rsidRPr="00D56521" w:rsidRDefault="00FE25F2" w:rsidP="00AE2737">
      <w:pPr>
        <w:numPr>
          <w:ilvl w:val="0"/>
          <w:numId w:val="69"/>
        </w:numPr>
        <w:spacing w:after="60" w:line="240" w:lineRule="auto"/>
        <w:ind w:hanging="357"/>
        <w:jc w:val="both"/>
      </w:pPr>
      <w:r w:rsidRPr="00D56521">
        <w:t>The state of water le</w:t>
      </w:r>
      <w:r w:rsidR="00A82152" w:rsidRPr="00D56521">
        <w:t>vel adjustment (method applied);</w:t>
      </w:r>
    </w:p>
    <w:p w14:paraId="2E451030" w14:textId="77777777" w:rsidR="00FE25F2" w:rsidRPr="00D56521" w:rsidRDefault="00FE25F2" w:rsidP="00AE2737">
      <w:pPr>
        <w:numPr>
          <w:ilvl w:val="0"/>
          <w:numId w:val="69"/>
        </w:numPr>
        <w:spacing w:after="120" w:line="240" w:lineRule="auto"/>
        <w:jc w:val="both"/>
      </w:pPr>
      <w:r w:rsidRPr="00D56521">
        <w:t>All other information necessary to reconstruct depths as presented to the mariner.</w:t>
      </w:r>
    </w:p>
    <w:p w14:paraId="45753222" w14:textId="77777777" w:rsidR="00FE25F2" w:rsidRPr="00D56521" w:rsidRDefault="00FE25F2" w:rsidP="00AA0332">
      <w:pPr>
        <w:spacing w:after="120" w:line="240" w:lineRule="auto"/>
        <w:jc w:val="both"/>
      </w:pPr>
    </w:p>
    <w:p w14:paraId="14CF2A04" w14:textId="763337A2" w:rsidR="00756F7F" w:rsidRPr="00D56521" w:rsidRDefault="00756F7F">
      <w:pPr>
        <w:pStyle w:val="Heading2"/>
        <w:pPrChange w:id="180" w:author="Raphael Malyankar" w:date="2023-08-31T22:24:00Z">
          <w:pPr>
            <w:pStyle w:val="Heading2"/>
            <w:tabs>
              <w:tab w:val="clear" w:pos="567"/>
            </w:tabs>
          </w:pPr>
        </w:pPrChange>
      </w:pPr>
      <w:bookmarkStart w:id="181" w:name="_Toc144421210"/>
      <w:r w:rsidRPr="00D56521">
        <w:t>I</w:t>
      </w:r>
      <w:r w:rsidR="000F49BE" w:rsidRPr="00D56521">
        <w:t>ntegrated Navigation System (INS)</w:t>
      </w:r>
      <w:r w:rsidR="004C242A" w:rsidRPr="00D56521">
        <w:t xml:space="preserve"> concept, limitations and challenges</w:t>
      </w:r>
      <w:bookmarkEnd w:id="181"/>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799C979D"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 but in the context of an INS it applies to components playing the role of an ECDIS. Components playing other roles will generally use ENC or similar data, but this may depend on function and task.</w:t>
      </w:r>
    </w:p>
    <w:p w14:paraId="67F943F2" w14:textId="618DCBED" w:rsidR="000B7D3A" w:rsidRPr="00D56521" w:rsidRDefault="00A3539D" w:rsidP="00AA0332">
      <w:pPr>
        <w:spacing w:after="120" w:line="240" w:lineRule="auto"/>
        <w:jc w:val="both"/>
      </w:pPr>
      <w:r w:rsidRPr="00D56521">
        <w:t>The considerations related to portrayal and user interaction for an INS are outlined below:</w:t>
      </w:r>
    </w:p>
    <w:p w14:paraId="16E88668" w14:textId="178807FB" w:rsidR="005947E6" w:rsidRPr="00D56521" w:rsidRDefault="005947E6" w:rsidP="00AE2737">
      <w:pPr>
        <w:pStyle w:val="ListParagraph"/>
        <w:numPr>
          <w:ilvl w:val="0"/>
          <w:numId w:val="11"/>
        </w:numPr>
        <w:spacing w:after="120" w:line="240" w:lineRule="auto"/>
        <w:jc w:val="both"/>
      </w:pPr>
      <w:r w:rsidRPr="00D56521">
        <w:t>An INS may have multiple workstations, and the considerations for a workstation depend on the task it is being used for at the moment.</w:t>
      </w:r>
    </w:p>
    <w:p w14:paraId="0F973999" w14:textId="259DC06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w:t>
      </w:r>
      <w:r w:rsidR="002C5B24" w:rsidRPr="00D56521">
        <w:lastRenderedPageBreak/>
        <w:t xml:space="preserve">component used for the tasks of route monitoring and route planning must meet the requirements for an ECDIS, which are described IMO MSC </w:t>
      </w:r>
      <w:del w:id="182" w:author="Raphael Malyankar" w:date="2023-08-31T18:03:00Z">
        <w:r w:rsidR="002C5B24" w:rsidRPr="00D56521" w:rsidDel="00F00C10">
          <w:delText>232(82)</w:delText>
        </w:r>
      </w:del>
      <w:ins w:id="183" w:author="Raphael Malyankar" w:date="2023-08-31T18:03:00Z">
        <w:r w:rsidR="00F00C10">
          <w:t>530(106)</w:t>
        </w:r>
      </w:ins>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4B544FC9"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should be used as </w:t>
      </w:r>
      <w:r w:rsidR="008555ED" w:rsidRPr="00D56521">
        <w:t>a</w:t>
      </w:r>
      <w:r w:rsidRPr="00D56521">
        <w:t xml:space="preserve"> common data source for INS.</w:t>
      </w:r>
    </w:p>
    <w:p w14:paraId="0360A19B" w14:textId="747496E9" w:rsidR="00756F7F" w:rsidRPr="00D56521" w:rsidRDefault="00596C8A" w:rsidP="00AE2737">
      <w:pPr>
        <w:pStyle w:val="ListParagraph"/>
        <w:numPr>
          <w:ilvl w:val="0"/>
          <w:numId w:val="11"/>
        </w:numPr>
        <w:spacing w:after="120" w:line="240" w:lineRule="auto"/>
        <w:jc w:val="both"/>
      </w:pPr>
      <w:r w:rsidRPr="00D56521">
        <w:t>The INS should support mode and situation awareness on the part of the operator</w:t>
      </w:r>
      <w:r w:rsidR="00B67ADD" w:rsidRPr="00D56521">
        <w:t xml:space="preserve"> and</w:t>
      </w:r>
      <w:r w:rsidR="00C16AD7" w:rsidRPr="00D56521">
        <w:t xml:space="preserve"> take human factors into consideration </w:t>
      </w:r>
      <w:r w:rsidR="001858BA" w:rsidRPr="00D56521">
        <w:t>to keep</w:t>
      </w:r>
      <w:r w:rsidR="00C16AD7" w:rsidRPr="00D56521">
        <w:t xml:space="preserve"> </w:t>
      </w:r>
      <w:r w:rsidR="001858BA" w:rsidRPr="00D56521">
        <w:t xml:space="preserve">the </w:t>
      </w:r>
      <w:r w:rsidR="00C16AD7" w:rsidRPr="00D56521">
        <w:t>workload within the capacity of the operator</w:t>
      </w:r>
      <w:r w:rsidR="001858BA" w:rsidRPr="00D56521">
        <w:t>.</w:t>
      </w:r>
    </w:p>
    <w:p w14:paraId="5E7B1513" w14:textId="6DE103E9" w:rsidR="00456780" w:rsidRPr="00D56521" w:rsidRDefault="00456780" w:rsidP="00AE2737">
      <w:pPr>
        <w:pStyle w:val="ListParagraph"/>
        <w:numPr>
          <w:ilvl w:val="0"/>
          <w:numId w:val="11"/>
        </w:numPr>
        <w:spacing w:after="120" w:line="240" w:lineRule="auto"/>
        <w:jc w:val="both"/>
      </w:pPr>
      <w:r w:rsidRPr="00D56521">
        <w:t xml:space="preserve">An INS should combine, process and evaluate data from connected sensors and sources. </w:t>
      </w:r>
      <w:r w:rsidR="00B67ADD" w:rsidRPr="00D56521">
        <w:t>Data</w:t>
      </w:r>
      <w:r w:rsidRPr="00D56521">
        <w:t xml:space="preserve"> integrity should be monitored. Failure of data exchange should not affect any independent functionality.</w:t>
      </w:r>
    </w:p>
    <w:p w14:paraId="6B773585" w14:textId="4081374A" w:rsidR="008555ED" w:rsidRPr="00D56521" w:rsidRDefault="008555ED" w:rsidP="00AE2737">
      <w:pPr>
        <w:pStyle w:val="ListParagraph"/>
        <w:numPr>
          <w:ilvl w:val="0"/>
          <w:numId w:val="11"/>
        </w:numPr>
        <w:spacing w:after="120" w:line="240" w:lineRule="auto"/>
        <w:jc w:val="both"/>
      </w:pPr>
      <w:r w:rsidRPr="00D56521">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04CC57ED" w:rsidR="008555ED" w:rsidRPr="00D56521" w:rsidRDefault="008555ED" w:rsidP="00AE2737">
      <w:pPr>
        <w:pStyle w:val="ListParagraph"/>
        <w:numPr>
          <w:ilvl w:val="0"/>
          <w:numId w:val="11"/>
        </w:numPr>
        <w:spacing w:after="120" w:line="240" w:lineRule="auto"/>
        <w:jc w:val="both"/>
      </w:pPr>
      <w:r w:rsidRPr="00D56521">
        <w:t xml:space="preserve">The INS should provide operational modes for open sea, coastal, confined waters (pilotage, harbour berthing, anchorage). It is recommended that the INS provides means to generate pre-defined or operator-defined display </w:t>
      </w:r>
      <w:r w:rsidR="00633B2D" w:rsidRPr="00D56521">
        <w:t>modes that</w:t>
      </w:r>
      <w:r w:rsidRPr="00D56521">
        <w:t xml:space="preserve"> are optimally suitable to the navigation task.</w:t>
      </w:r>
    </w:p>
    <w:p w14:paraId="31FBFFA7" w14:textId="1DD7045C" w:rsidR="001B603D" w:rsidRPr="00D56521" w:rsidRDefault="001B603D" w:rsidP="00AE2737">
      <w:pPr>
        <w:pStyle w:val="ListParagraph"/>
        <w:numPr>
          <w:ilvl w:val="0"/>
          <w:numId w:val="11"/>
        </w:numPr>
        <w:spacing w:after="120" w:line="240" w:lineRule="auto"/>
        <w:jc w:val="both"/>
      </w:pPr>
      <w:r w:rsidRPr="00D56521">
        <w:t xml:space="preserve">Integrated graphical and alphanumeric display and control functions should adopt a consistent </w:t>
      </w:r>
      <w:r w:rsidR="000F49BE" w:rsidRPr="00D56521">
        <w:t>H</w:t>
      </w:r>
      <w:r w:rsidRPr="00D56521">
        <w:t xml:space="preserve">uman </w:t>
      </w:r>
      <w:r w:rsidR="000F49BE" w:rsidRPr="00D56521">
        <w:t>M</w:t>
      </w:r>
      <w:r w:rsidRPr="00D56521">
        <w:t xml:space="preserve">achine </w:t>
      </w:r>
      <w:r w:rsidR="000F49BE" w:rsidRPr="00D56521">
        <w:t>I</w:t>
      </w:r>
      <w:r w:rsidRPr="00D56521">
        <w:t>nterface (HMI) philosophy and implementation.</w:t>
      </w:r>
    </w:p>
    <w:p w14:paraId="2F0FC52B" w14:textId="2CBFAA6A" w:rsidR="001E19E3" w:rsidRPr="00D56521" w:rsidRDefault="001E19E3" w:rsidP="00AE2737">
      <w:pPr>
        <w:pStyle w:val="ListParagraph"/>
        <w:numPr>
          <w:ilvl w:val="0"/>
          <w:numId w:val="11"/>
        </w:numPr>
        <w:spacing w:after="120" w:line="240" w:lineRule="auto"/>
        <w:jc w:val="both"/>
      </w:pPr>
      <w:r w:rsidRPr="00D56521">
        <w:t>Information should be presented consistently within and between different sub-systems. Standardized information presentation, symbols and coding should be used according to resolution MSC.191(79).</w:t>
      </w:r>
    </w:p>
    <w:p w14:paraId="4FF96DC9" w14:textId="4E8B3843" w:rsidR="001E19E3" w:rsidRPr="00D56521" w:rsidRDefault="001E19E3" w:rsidP="00AE2737">
      <w:pPr>
        <w:pStyle w:val="ListParagraph"/>
        <w:numPr>
          <w:ilvl w:val="0"/>
          <w:numId w:val="11"/>
        </w:numPr>
        <w:spacing w:after="120" w:line="240" w:lineRule="auto"/>
        <w:jc w:val="both"/>
      </w:pPr>
      <w:r w:rsidRPr="00D56521">
        <w:t>The alert management should distinguish between unacknowledged and acknowledged alarms or warnings. A caution should be indicated by a steady visual indication. No acknowledgement should be necessary for a caution.</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pPr>
        <w:pStyle w:val="Heading1"/>
        <w:pPrChange w:id="184" w:author="Raphael Malyankar" w:date="2023-08-31T22:24:00Z">
          <w:pPr>
            <w:pStyle w:val="Heading1"/>
            <w:tabs>
              <w:tab w:val="left" w:pos="567"/>
            </w:tabs>
            <w:ind w:left="567" w:hanging="567"/>
          </w:pPr>
        </w:pPrChange>
      </w:pPr>
      <w:bookmarkStart w:id="185" w:name="_Toc38936212"/>
      <w:bookmarkStart w:id="186" w:name="_Toc40990404"/>
      <w:bookmarkStart w:id="187" w:name="_Toc41235015"/>
      <w:bookmarkStart w:id="188" w:name="_Toc41235059"/>
      <w:bookmarkStart w:id="189" w:name="_Toc38936213"/>
      <w:bookmarkStart w:id="190" w:name="_Toc40990405"/>
      <w:bookmarkStart w:id="191" w:name="_Toc41235016"/>
      <w:bookmarkStart w:id="192" w:name="_Toc41235060"/>
      <w:bookmarkStart w:id="193" w:name="_Toc144421211"/>
      <w:bookmarkEnd w:id="185"/>
      <w:bookmarkEnd w:id="186"/>
      <w:bookmarkEnd w:id="187"/>
      <w:bookmarkEnd w:id="188"/>
      <w:bookmarkEnd w:id="189"/>
      <w:bookmarkEnd w:id="190"/>
      <w:bookmarkEnd w:id="191"/>
      <w:bookmarkEnd w:id="192"/>
      <w:r w:rsidRPr="00D56521">
        <w:t>User Interface Design</w:t>
      </w:r>
      <w:bookmarkEnd w:id="193"/>
    </w:p>
    <w:p w14:paraId="5681FAC0" w14:textId="00D054DE" w:rsidR="00793684" w:rsidRPr="00D56521" w:rsidRDefault="00793684">
      <w:pPr>
        <w:pStyle w:val="Heading2"/>
        <w:pPrChange w:id="194" w:author="Raphael Malyankar" w:date="2023-08-31T22:24:00Z">
          <w:pPr>
            <w:pStyle w:val="Heading2"/>
            <w:tabs>
              <w:tab w:val="clear" w:pos="567"/>
            </w:tabs>
          </w:pPr>
        </w:pPrChange>
      </w:pPr>
      <w:bookmarkStart w:id="195" w:name="_Toc144421212"/>
      <w:r w:rsidRPr="00D56521">
        <w:t>General principles</w:t>
      </w:r>
      <w:bookmarkEnd w:id="195"/>
    </w:p>
    <w:p w14:paraId="01770754" w14:textId="7AC1D5B3" w:rsidR="00150922" w:rsidRPr="00D56521" w:rsidRDefault="00E5289F" w:rsidP="00AA0332">
      <w:pPr>
        <w:spacing w:after="120" w:line="240" w:lineRule="auto"/>
        <w:jc w:val="both"/>
      </w:pPr>
      <w:r w:rsidRPr="00D56521">
        <w:t xml:space="preserve">The guidelines in </w:t>
      </w:r>
      <w:r w:rsidR="00B268EF" w:rsidRPr="00D56521">
        <w:t xml:space="preserve">IMO </w:t>
      </w:r>
      <w:r w:rsidR="009471F7" w:rsidRPr="00D56521">
        <w:t>MSC</w:t>
      </w:r>
      <w:r w:rsidR="00B268EF" w:rsidRPr="00D56521">
        <w:t>.</w:t>
      </w:r>
      <w:r w:rsidR="009471F7" w:rsidRPr="00D56521">
        <w:t>1609</w:t>
      </w:r>
      <w:r w:rsidR="00B268EF" w:rsidRPr="00D56521">
        <w:t xml:space="preserve"> (Guidelines for the </w:t>
      </w:r>
      <w:r w:rsidR="009471F7" w:rsidRPr="00D56521">
        <w:t>Standardization of User Interface Design for Navigational Equipment</w:t>
      </w:r>
      <w:r w:rsidR="00B268EF" w:rsidRPr="00D56521">
        <w:t xml:space="preserve">) </w:t>
      </w:r>
      <w:r w:rsidR="00CF001C" w:rsidRPr="00D56521">
        <w:t>must</w:t>
      </w:r>
      <w:r w:rsidRPr="00D56521">
        <w:t xml:space="preserve"> be applied to the design of user interfaces for navigation systems</w:t>
      </w:r>
      <w:r w:rsidR="00B268EF" w:rsidRPr="00D56521">
        <w:t>.</w:t>
      </w:r>
      <w:r w:rsidR="00CF001C" w:rsidRPr="00D56521">
        <w:t xml:space="preserve"> The general principles are described in </w:t>
      </w:r>
      <w:r w:rsidR="004D05F1" w:rsidRPr="00D56521">
        <w:t>MSC.</w:t>
      </w:r>
      <w:r w:rsidR="00CF001C" w:rsidRPr="00D56521">
        <w:t xml:space="preserve">1609 and </w:t>
      </w:r>
      <w:r w:rsidR="00C45369" w:rsidRPr="00D56521">
        <w:t xml:space="preserve">summarised </w:t>
      </w:r>
      <w:r w:rsidR="00CF001C" w:rsidRPr="00D56521">
        <w:t>in S-100 Part 16A.</w:t>
      </w:r>
    </w:p>
    <w:p w14:paraId="11B2EC08" w14:textId="77777777" w:rsidR="00386E06" w:rsidRPr="00D56521" w:rsidRDefault="00386E06" w:rsidP="00AA0332">
      <w:pPr>
        <w:spacing w:after="60" w:line="240" w:lineRule="auto"/>
        <w:jc w:val="both"/>
      </w:pPr>
      <w:r w:rsidRPr="00D56521">
        <w:t>Operator control of information should be effective and simple.</w:t>
      </w:r>
    </w:p>
    <w:p w14:paraId="18159D24" w14:textId="7D53C9AB" w:rsidR="00386E06" w:rsidRPr="00D56521" w:rsidRDefault="00386E06" w:rsidP="00AE2737">
      <w:pPr>
        <w:pStyle w:val="ListParagraph"/>
        <w:numPr>
          <w:ilvl w:val="0"/>
          <w:numId w:val="48"/>
        </w:numPr>
        <w:spacing w:after="60" w:line="240" w:lineRule="auto"/>
        <w:jc w:val="both"/>
      </w:pPr>
      <w:r w:rsidRPr="00D56521">
        <w:t>The  operator  interface  should  provide  clear, simple control of the display such that there is no danger of confusion, or of failure to retrieve important chart information in a stressful situation.</w:t>
      </w:r>
    </w:p>
    <w:p w14:paraId="103A2454" w14:textId="6EE0DDF2" w:rsidR="00386E06" w:rsidRPr="00D56521" w:rsidRDefault="00386E06" w:rsidP="00AE2737">
      <w:pPr>
        <w:pStyle w:val="ListParagraph"/>
        <w:numPr>
          <w:ilvl w:val="0"/>
          <w:numId w:val="48"/>
        </w:numPr>
        <w:spacing w:line="240" w:lineRule="auto"/>
        <w:jc w:val="both"/>
      </w:pPr>
      <w:r w:rsidRPr="00D56521">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Pr="00D56521" w:rsidRDefault="00386E06" w:rsidP="00AA0332">
      <w:pPr>
        <w:spacing w:after="120" w:line="240" w:lineRule="auto"/>
        <w:jc w:val="both"/>
      </w:pPr>
      <w:r w:rsidRPr="00D56521">
        <w:lastRenderedPageBreak/>
        <w:t>The  mariner  should  have  full  control  over  any  automatically  linked  display changes, including the option to inhibit such changes.</w:t>
      </w:r>
    </w:p>
    <w:p w14:paraId="79304037" w14:textId="3D5E0952" w:rsidR="00386E06" w:rsidRPr="00D56521" w:rsidRDefault="00386E06" w:rsidP="00AA0332">
      <w:pPr>
        <w:spacing w:after="120" w:line="240" w:lineRule="auto"/>
        <w:jc w:val="both"/>
      </w:pPr>
      <w:r w:rsidRPr="00D56521">
        <w:t>The capability to flash a symbol should be used only rarely in very special cases. It should be used to draw attention rather than to simulate a real flashing object.</w:t>
      </w:r>
    </w:p>
    <w:p w14:paraId="7F508C90" w14:textId="77777777" w:rsidR="00633B2D" w:rsidRPr="00D56521" w:rsidRDefault="00633B2D" w:rsidP="00AA0332">
      <w:pPr>
        <w:spacing w:after="120" w:line="240" w:lineRule="auto"/>
        <w:jc w:val="both"/>
      </w:pPr>
    </w:p>
    <w:p w14:paraId="75EBAE05" w14:textId="77164FF5" w:rsidR="00150922" w:rsidRPr="00D56521" w:rsidRDefault="00150922">
      <w:pPr>
        <w:pStyle w:val="Heading2"/>
        <w:pPrChange w:id="196" w:author="Raphael Malyankar" w:date="2023-08-31T22:24:00Z">
          <w:pPr>
            <w:pStyle w:val="Heading2"/>
            <w:tabs>
              <w:tab w:val="clear" w:pos="567"/>
            </w:tabs>
          </w:pPr>
        </w:pPrChange>
      </w:pPr>
      <w:bookmarkStart w:id="197" w:name="_Toc144421213"/>
      <w:r w:rsidRPr="00D56521">
        <w:t xml:space="preserve">User </w:t>
      </w:r>
      <w:r w:rsidR="00F93CD6" w:rsidRPr="00D56521">
        <w:t>interface elements</w:t>
      </w:r>
      <w:bookmarkEnd w:id="197"/>
    </w:p>
    <w:p w14:paraId="016151EF" w14:textId="6D7A4D38" w:rsidR="00B06A88" w:rsidRPr="00D56521" w:rsidRDefault="00835B36" w:rsidP="004E61EE">
      <w:pPr>
        <w:spacing w:after="120" w:line="240" w:lineRule="auto"/>
        <w:jc w:val="both"/>
      </w:pPr>
      <w:r w:rsidRPr="00D56521">
        <w:t xml:space="preserve">IMO Circulars </w:t>
      </w:r>
      <w:r w:rsidR="00067B82" w:rsidRPr="00D56521">
        <w:t>SN</w:t>
      </w:r>
      <w:r w:rsidRPr="00D56521">
        <w:t xml:space="preserve">.243/Rev.2 and </w:t>
      </w:r>
      <w:r w:rsidR="007E43DD" w:rsidRPr="00D56521">
        <w:t xml:space="preserve">MSC.1609 define symbols for navigation-related symbols and functions. </w:t>
      </w:r>
      <w:r w:rsidR="00CF001C" w:rsidRPr="00D56521">
        <w:t>For ECDIS and INS</w:t>
      </w:r>
      <w:r w:rsidR="00C34F5C" w:rsidRPr="00D56521">
        <w:t>,</w:t>
      </w:r>
      <w:r w:rsidR="00CF001C" w:rsidRPr="00D56521">
        <w:t xml:space="preserve"> th</w:t>
      </w:r>
      <w:r w:rsidR="00B06A88" w:rsidRPr="00D56521">
        <w:t xml:space="preserve">is </w:t>
      </w:r>
      <w:r w:rsidR="008C32E8" w:rsidRPr="00D56521">
        <w:t xml:space="preserve">entails </w:t>
      </w:r>
      <w:r w:rsidR="00B06A88" w:rsidRPr="00D56521">
        <w:t>the following</w:t>
      </w:r>
      <w:r w:rsidR="00CF001C" w:rsidRPr="00D56521">
        <w:t xml:space="preserve"> </w:t>
      </w:r>
      <w:r w:rsidR="00B06A88" w:rsidRPr="00D56521">
        <w:t>requirements and recommendations</w:t>
      </w:r>
      <w:r w:rsidR="00C34F5C" w:rsidRPr="00D56521">
        <w:t>:</w:t>
      </w:r>
    </w:p>
    <w:p w14:paraId="162D52A7" w14:textId="4042BC02" w:rsidR="00C34F5C" w:rsidRPr="00D56521" w:rsidRDefault="005A213B" w:rsidP="00AE2737">
      <w:pPr>
        <w:pStyle w:val="ListParagraph"/>
        <w:numPr>
          <w:ilvl w:val="0"/>
          <w:numId w:val="15"/>
        </w:numPr>
        <w:spacing w:after="120" w:line="240" w:lineRule="auto"/>
        <w:jc w:val="both"/>
      </w:pPr>
      <w:r w:rsidRPr="00D56521">
        <w:t>For feature and information data objects in S-100 datasets, t</w:t>
      </w:r>
      <w:r w:rsidR="00C34F5C" w:rsidRPr="00D56521">
        <w:t>he symbols</w:t>
      </w:r>
      <w:r w:rsidR="00395E3F" w:rsidRPr="00D56521">
        <w:t xml:space="preserve"> </w:t>
      </w:r>
      <w:r w:rsidR="00C34F5C" w:rsidRPr="00D56521">
        <w:t xml:space="preserve">defined in the IHO GI registry and specified in the </w:t>
      </w:r>
      <w:r w:rsidR="00564BF8" w:rsidRPr="00D56521">
        <w:t xml:space="preserve">respective </w:t>
      </w:r>
      <w:r w:rsidR="00395E3F" w:rsidRPr="00D56521">
        <w:t>data product specification</w:t>
      </w:r>
      <w:r w:rsidR="00564BF8" w:rsidRPr="00D56521">
        <w:t>s</w:t>
      </w:r>
      <w:r w:rsidR="00395E3F" w:rsidRPr="00D56521">
        <w:t xml:space="preserve"> </w:t>
      </w:r>
      <w:r w:rsidR="00C34F5C" w:rsidRPr="00D56521">
        <w:t>must be used</w:t>
      </w:r>
      <w:r w:rsidR="00564BF8" w:rsidRPr="00D56521">
        <w:t xml:space="preserve">, subject only to such modifications as may be specified by an approved interoperability catalogue conforming to S-98 (ECDIS Interoperability). </w:t>
      </w:r>
    </w:p>
    <w:p w14:paraId="02D8D5AF" w14:textId="675343AF" w:rsidR="00835B36" w:rsidRPr="00D56521" w:rsidRDefault="00835B36" w:rsidP="00AE2737">
      <w:pPr>
        <w:pStyle w:val="ListParagraph"/>
        <w:numPr>
          <w:ilvl w:val="0"/>
          <w:numId w:val="15"/>
        </w:numPr>
        <w:spacing w:after="120" w:line="240" w:lineRule="auto"/>
        <w:jc w:val="both"/>
      </w:pPr>
      <w:r w:rsidRPr="00D56521">
        <w:t>For navigation-related symbols,</w:t>
      </w:r>
      <w:r w:rsidR="007E43DD" w:rsidRPr="00D56521">
        <w:t xml:space="preserve"> the symbols and icons defined in Annex 1 to </w:t>
      </w:r>
      <w:r w:rsidR="00067B82" w:rsidRPr="00D56521">
        <w:t>SN</w:t>
      </w:r>
      <w:r w:rsidR="007E43DD" w:rsidRPr="00D56521">
        <w:t xml:space="preserve">.243/Rev.2 </w:t>
      </w:r>
      <w:r w:rsidR="00CD1273" w:rsidRPr="00D56521">
        <w:t xml:space="preserve">are </w:t>
      </w:r>
      <w:r w:rsidR="007E43DD" w:rsidRPr="00D56521">
        <w:t>strongly recommended.</w:t>
      </w:r>
      <w:r w:rsidR="00803D75" w:rsidRPr="00D56521">
        <w:t xml:space="preserve"> </w:t>
      </w:r>
      <w:r w:rsidR="00D80E70" w:rsidRPr="00D56521">
        <w:t>T</w:t>
      </w:r>
      <w:r w:rsidR="00803D75" w:rsidRPr="00D56521">
        <w:t xml:space="preserve">he terms and abbreviations </w:t>
      </w:r>
      <w:r w:rsidR="0001743D" w:rsidRPr="00D56521">
        <w:t xml:space="preserve">in Annex 2 to </w:t>
      </w:r>
      <w:r w:rsidR="00067B82" w:rsidRPr="00D56521">
        <w:t>SN</w:t>
      </w:r>
      <w:r w:rsidR="0001743D" w:rsidRPr="00D56521">
        <w:t xml:space="preserve">.243/Rev.2 </w:t>
      </w:r>
      <w:r w:rsidR="00803D75" w:rsidRPr="00D56521">
        <w:t>should be used where terms or abbreviations are needed in the user interface.</w:t>
      </w:r>
      <w:r w:rsidR="00D80E70" w:rsidRPr="00D56521">
        <w:t xml:space="preserve"> </w:t>
      </w:r>
    </w:p>
    <w:p w14:paraId="1ABC9342" w14:textId="3FB34BFC" w:rsidR="00D80E70" w:rsidRPr="00D56521" w:rsidRDefault="005A213B" w:rsidP="00AE2737">
      <w:pPr>
        <w:pStyle w:val="ListParagraph"/>
        <w:numPr>
          <w:ilvl w:val="0"/>
          <w:numId w:val="15"/>
        </w:numPr>
        <w:spacing w:after="120" w:line="240" w:lineRule="auto"/>
        <w:jc w:val="both"/>
      </w:pPr>
      <w:r w:rsidRPr="00D56521">
        <w:t>For navigation-related functions, use of t</w:t>
      </w:r>
      <w:r w:rsidR="00C34F5C" w:rsidRPr="00D56521">
        <w:t xml:space="preserve">he </w:t>
      </w:r>
      <w:r w:rsidR="00EF536D" w:rsidRPr="00D56521">
        <w:t>s</w:t>
      </w:r>
      <w:r w:rsidR="00C41415" w:rsidRPr="00D56521">
        <w:t xml:space="preserve">tandard symbols and icons for </w:t>
      </w:r>
      <w:r w:rsidR="00C34F5C" w:rsidRPr="00D56521">
        <w:t xml:space="preserve">navigation-related functions defined in </w:t>
      </w:r>
      <w:r w:rsidRPr="00D56521">
        <w:t xml:space="preserve">Appendix 2 of </w:t>
      </w:r>
      <w:r w:rsidR="004D05F1" w:rsidRPr="00D56521">
        <w:t>MSC</w:t>
      </w:r>
      <w:r w:rsidR="00C34F5C" w:rsidRPr="00D56521">
        <w:t xml:space="preserve">.1609 </w:t>
      </w:r>
      <w:r w:rsidRPr="00D56521">
        <w:t>is strongly recommended</w:t>
      </w:r>
      <w:r w:rsidR="00C34F5C" w:rsidRPr="00D56521">
        <w:t>.</w:t>
      </w:r>
      <w:r w:rsidR="00D80E70" w:rsidRPr="00D56521">
        <w:t xml:space="preserve"> The terms and abbreviations defined in the same </w:t>
      </w:r>
      <w:r w:rsidR="00E73BCC" w:rsidRPr="00D56521">
        <w:t>A</w:t>
      </w:r>
      <w:r w:rsidR="00D80E70" w:rsidRPr="00D56521">
        <w:t>ppendix should be used where terms or abbreviations are needed in the user interface.</w:t>
      </w:r>
    </w:p>
    <w:p w14:paraId="1EDF5484" w14:textId="3973E66A" w:rsidR="00815674" w:rsidRPr="00D56521" w:rsidRDefault="00815674" w:rsidP="00AE2737">
      <w:pPr>
        <w:pStyle w:val="ListParagraph"/>
        <w:numPr>
          <w:ilvl w:val="0"/>
          <w:numId w:val="15"/>
        </w:numPr>
        <w:spacing w:after="120" w:line="240" w:lineRule="auto"/>
        <w:jc w:val="both"/>
      </w:pPr>
      <w:r w:rsidRPr="00D56521">
        <w:t>For functions</w:t>
      </w:r>
      <w:r w:rsidR="001F0EC0" w:rsidRPr="00D56521">
        <w:t xml:space="preserve"> and symbols to use when S-98 interoperability is activated on the display</w:t>
      </w:r>
      <w:r w:rsidRPr="00D56521">
        <w:t xml:space="preserve">, see </w:t>
      </w:r>
      <w:r w:rsidR="001F0EC0" w:rsidRPr="00D56521">
        <w:t>S</w:t>
      </w:r>
      <w:r w:rsidRPr="00D56521">
        <w:t>ection</w:t>
      </w:r>
      <w:r w:rsidR="001F0EC0" w:rsidRPr="00D56521">
        <w:t xml:space="preserve">s </w:t>
      </w:r>
      <w:r w:rsidR="001F0EC0" w:rsidRPr="00D56521">
        <w:fldChar w:fldCharType="begin"/>
      </w:r>
      <w:r w:rsidR="001F0EC0" w:rsidRPr="00D56521">
        <w:instrText xml:space="preserve"> REF _Ref41940743 \n \h </w:instrText>
      </w:r>
      <w:r w:rsidR="004E61EE" w:rsidRPr="00D56521">
        <w:instrText xml:space="preserve"> \* MERGEFORMAT </w:instrText>
      </w:r>
      <w:r w:rsidR="001F0EC0" w:rsidRPr="00D56521">
        <w:fldChar w:fldCharType="separate"/>
      </w:r>
      <w:r w:rsidR="00832978">
        <w:t>C-8.2</w:t>
      </w:r>
      <w:r w:rsidR="001F0EC0" w:rsidRPr="00D56521">
        <w:fldChar w:fldCharType="end"/>
      </w:r>
      <w:r w:rsidRPr="00D56521">
        <w:t xml:space="preserve"> </w:t>
      </w:r>
      <w:r w:rsidR="001F0EC0" w:rsidRPr="00D56521">
        <w:t xml:space="preserve">and </w:t>
      </w:r>
      <w:r w:rsidRPr="00D56521">
        <w:fldChar w:fldCharType="begin"/>
      </w:r>
      <w:r w:rsidRPr="00D56521">
        <w:instrText xml:space="preserve"> REF _Ref41940437 \n \h </w:instrText>
      </w:r>
      <w:r w:rsidR="004E61EE" w:rsidRPr="00D56521">
        <w:instrText xml:space="preserve"> \* MERGEFORMAT </w:instrText>
      </w:r>
      <w:r w:rsidRPr="00D56521">
        <w:fldChar w:fldCharType="separate"/>
      </w:r>
      <w:r w:rsidR="00832978">
        <w:t>C-8.3</w:t>
      </w:r>
      <w:r w:rsidRPr="00D56521">
        <w:fldChar w:fldCharType="end"/>
      </w:r>
      <w:r w:rsidRPr="00D56521">
        <w:t xml:space="preserve"> of this Annex.</w:t>
      </w:r>
      <w:r w:rsidR="001F0EC0" w:rsidRPr="00D56521">
        <w:t xml:space="preserve"> </w:t>
      </w:r>
    </w:p>
    <w:p w14:paraId="4EFE652C" w14:textId="2B8C7FFC" w:rsidR="00E73BCC" w:rsidRPr="00D56521" w:rsidRDefault="00E73BCC" w:rsidP="00AE2737">
      <w:pPr>
        <w:pStyle w:val="ListParagraph"/>
        <w:numPr>
          <w:ilvl w:val="0"/>
          <w:numId w:val="15"/>
        </w:numPr>
        <w:spacing w:after="120" w:line="240" w:lineRule="auto"/>
        <w:jc w:val="both"/>
      </w:pPr>
      <w:r w:rsidRPr="00D56521">
        <w:t>Where a standard symbol</w:t>
      </w:r>
      <w:r w:rsidR="00A153FB" w:rsidRPr="00D56521">
        <w:t xml:space="preserve">, icon or term </w:t>
      </w:r>
      <w:r w:rsidRPr="00D56521">
        <w:t xml:space="preserve">is not </w:t>
      </w:r>
      <w:r w:rsidR="00A153FB" w:rsidRPr="00D56521">
        <w:t>available</w:t>
      </w:r>
      <w:r w:rsidRPr="00D56521">
        <w:t xml:space="preserve">, manufacturers may define a </w:t>
      </w:r>
      <w:r w:rsidR="00A153FB" w:rsidRPr="00D56521">
        <w:t xml:space="preserve">new </w:t>
      </w:r>
      <w:r w:rsidRPr="00D56521">
        <w:t>symbol</w:t>
      </w:r>
      <w:r w:rsidR="00A153FB" w:rsidRPr="00D56521">
        <w:t>, icon or term</w:t>
      </w:r>
      <w:r w:rsidRPr="00D56521">
        <w:t>, but such symbols</w:t>
      </w:r>
      <w:r w:rsidR="00A153FB" w:rsidRPr="00D56521">
        <w:t>, icons and terms</w:t>
      </w:r>
      <w:r w:rsidRPr="00D56521">
        <w:t xml:space="preserve"> should not conflict with </w:t>
      </w:r>
      <w:r w:rsidR="00A153FB" w:rsidRPr="00D56521">
        <w:t>those</w:t>
      </w:r>
      <w:r w:rsidRPr="00D56521">
        <w:t xml:space="preserve"> defined </w:t>
      </w:r>
      <w:r w:rsidR="00A153FB" w:rsidRPr="00D56521">
        <w:t>by</w:t>
      </w:r>
      <w:r w:rsidRPr="00D56521">
        <w:t xml:space="preserve"> IMO or IHO. </w:t>
      </w:r>
      <w:r w:rsidR="00A153FB" w:rsidRPr="00D56521">
        <w:t xml:space="preserve">New abbreviations should be defined only for new symbols, icons, or terms, and should not conflict with existing abbreviations. </w:t>
      </w:r>
      <w:r w:rsidRPr="00D56521">
        <w:t>Manufacturers are encouraged</w:t>
      </w:r>
      <w:r w:rsidR="00A153FB" w:rsidRPr="00D56521">
        <w:t xml:space="preserve"> to discuss the need for new symbols, icons, terms or abbreviations with IMO and IHO.</w:t>
      </w:r>
      <w:r w:rsidRPr="00D56521">
        <w:t xml:space="preserve">  </w:t>
      </w:r>
    </w:p>
    <w:p w14:paraId="3DC4CA9C" w14:textId="5F47F997" w:rsidR="006C7FC6" w:rsidRPr="00D56521" w:rsidRDefault="006C7FC6" w:rsidP="00AE2737">
      <w:pPr>
        <w:pStyle w:val="ListParagraph"/>
        <w:numPr>
          <w:ilvl w:val="0"/>
          <w:numId w:val="15"/>
        </w:numPr>
        <w:spacing w:after="120" w:line="240" w:lineRule="auto"/>
        <w:jc w:val="both"/>
      </w:pPr>
      <w:r w:rsidRPr="00D56521">
        <w:t>Logical grouping of information should be consistent with the groups specified in Appendix 3 of MSC.1609. Note that Appendix 3 does not specify where the groups should appear on the screen or the order of information elements within groups, nor is the list exhaustive.</w:t>
      </w:r>
    </w:p>
    <w:p w14:paraId="5DFD9EF2" w14:textId="2C9A7D47" w:rsidR="00C34F5C" w:rsidRPr="00D56521" w:rsidRDefault="00DF17A1" w:rsidP="00AE2737">
      <w:pPr>
        <w:pStyle w:val="ListParagraph"/>
        <w:numPr>
          <w:ilvl w:val="0"/>
          <w:numId w:val="15"/>
        </w:numPr>
        <w:spacing w:after="120" w:line="240" w:lineRule="auto"/>
        <w:jc w:val="both"/>
      </w:pPr>
      <w:r w:rsidRPr="00D56521">
        <w:t xml:space="preserve">While </w:t>
      </w:r>
      <w:r w:rsidR="00D80E70" w:rsidRPr="00D56521">
        <w:t>many symbol</w:t>
      </w:r>
      <w:r w:rsidR="003344C6" w:rsidRPr="00D56521">
        <w:t xml:space="preserve"> and icon</w:t>
      </w:r>
      <w:r w:rsidRPr="00D56521">
        <w:t xml:space="preserve"> </w:t>
      </w:r>
      <w:r w:rsidR="003344C6" w:rsidRPr="00D56521">
        <w:t xml:space="preserve">definitions in </w:t>
      </w:r>
      <w:r w:rsidR="00067B82" w:rsidRPr="00D56521">
        <w:t>SN</w:t>
      </w:r>
      <w:r w:rsidR="003344C6" w:rsidRPr="00D56521">
        <w:t xml:space="preserve">.243/Rev.2 and </w:t>
      </w:r>
      <w:r w:rsidR="004D05F1" w:rsidRPr="00D56521">
        <w:t>MSC.</w:t>
      </w:r>
      <w:r w:rsidR="003344C6" w:rsidRPr="00D56521">
        <w:t xml:space="preserve">1609 </w:t>
      </w:r>
      <w:r w:rsidRPr="00D56521">
        <w:t xml:space="preserve">do not specify colours for </w:t>
      </w:r>
      <w:r w:rsidR="00570EBC" w:rsidRPr="00D56521">
        <w:t>the standard symbols and icons, the general principles of user interface design and likely environmental and lighting conditions (e.g., use of red light on the bridge, day/night/dusk lighting, prominence vs. distraction tradeoff</w:t>
      </w:r>
      <w:r w:rsidR="00DA00F5" w:rsidRPr="00D56521">
        <w:t>s</w:t>
      </w:r>
      <w:r w:rsidR="00570EBC" w:rsidRPr="00D56521">
        <w:t>) should be kept in mind</w:t>
      </w:r>
      <w:r w:rsidR="003344C6" w:rsidRPr="00D56521">
        <w:t xml:space="preserve"> when determining colours for these symbols and icons</w:t>
      </w:r>
      <w:r w:rsidR="00570EBC" w:rsidRPr="00D56521">
        <w:t>.</w:t>
      </w:r>
      <w:r w:rsidR="003344C6" w:rsidRPr="00D56521">
        <w:t xml:space="preserve"> The colour assignment table in Part 16A </w:t>
      </w:r>
      <w:r w:rsidR="002675D4" w:rsidRPr="00D56521">
        <w:t>may</w:t>
      </w:r>
      <w:r w:rsidR="003344C6" w:rsidRPr="00D56521">
        <w:t xml:space="preserve"> be consulted to assess </w:t>
      </w:r>
      <w:r w:rsidR="002675D4" w:rsidRPr="00D56521">
        <w:t>possible colours, but developers should note that assignment of a colour in that table does not necessarily preclude its use for navigation-related symbols or functions.</w:t>
      </w:r>
    </w:p>
    <w:p w14:paraId="127BED16" w14:textId="4F56C577" w:rsidR="00B268EF" w:rsidRPr="00D56521" w:rsidRDefault="00B06A88" w:rsidP="00AE2737">
      <w:pPr>
        <w:pStyle w:val="ListParagraph"/>
        <w:numPr>
          <w:ilvl w:val="0"/>
          <w:numId w:val="15"/>
        </w:numPr>
        <w:spacing w:after="120" w:line="240" w:lineRule="auto"/>
        <w:jc w:val="both"/>
      </w:pPr>
      <w:r w:rsidRPr="00D56521">
        <w:t>Access to user interface functions should be consistent with Appendix 4 of</w:t>
      </w:r>
      <w:r w:rsidR="004D05F1" w:rsidRPr="00D56521">
        <w:t xml:space="preserve"> MSC.</w:t>
      </w:r>
      <w:r w:rsidRPr="00D56521">
        <w:t>1609, keeping in mind the clarifications in the Introduction to that Appendix.</w:t>
      </w:r>
    </w:p>
    <w:p w14:paraId="37431147" w14:textId="09343119" w:rsidR="00B268EF" w:rsidRPr="00D56521" w:rsidRDefault="00B06A88" w:rsidP="00AE2737">
      <w:pPr>
        <w:pStyle w:val="ListParagraph"/>
        <w:numPr>
          <w:ilvl w:val="0"/>
          <w:numId w:val="15"/>
        </w:numPr>
        <w:spacing w:after="120" w:line="240" w:lineRule="auto"/>
        <w:jc w:val="both"/>
      </w:pPr>
      <w:r w:rsidRPr="00D56521">
        <w:t xml:space="preserve">Management of default and user settings should be consistent with Appendix 5 of </w:t>
      </w:r>
      <w:r w:rsidR="004D05F1" w:rsidRPr="00D56521">
        <w:t>MSC</w:t>
      </w:r>
      <w:r w:rsidRPr="00D56521">
        <w:t>.1609.</w:t>
      </w:r>
    </w:p>
    <w:p w14:paraId="3367E527" w14:textId="77777777" w:rsidR="00B63F00" w:rsidRPr="00D56521" w:rsidRDefault="00B63F00" w:rsidP="004E61EE">
      <w:pPr>
        <w:spacing w:after="120" w:line="240" w:lineRule="auto"/>
        <w:jc w:val="both"/>
      </w:pPr>
    </w:p>
    <w:p w14:paraId="5F1E6A0A" w14:textId="5F0E85A1" w:rsidR="00E12CDB" w:rsidRPr="00D56521" w:rsidRDefault="000D6C8D">
      <w:pPr>
        <w:pStyle w:val="Heading1"/>
        <w:pPrChange w:id="198" w:author="Raphael Malyankar" w:date="2023-08-31T22:24:00Z">
          <w:pPr>
            <w:pStyle w:val="Heading1"/>
            <w:tabs>
              <w:tab w:val="left" w:pos="567"/>
            </w:tabs>
            <w:ind w:left="567" w:hanging="567"/>
          </w:pPr>
        </w:pPrChange>
      </w:pPr>
      <w:bookmarkStart w:id="199" w:name="_Toc47708006"/>
      <w:bookmarkStart w:id="200" w:name="_Toc144421214"/>
      <w:bookmarkEnd w:id="199"/>
      <w:r w:rsidRPr="00D56521">
        <w:t>Data</w:t>
      </w:r>
      <w:r w:rsidR="00E12CDB" w:rsidRPr="00D56521">
        <w:t xml:space="preserve"> </w:t>
      </w:r>
      <w:r w:rsidRPr="00D56521">
        <w:t>L</w:t>
      </w:r>
      <w:r w:rsidR="00E12CDB" w:rsidRPr="00D56521">
        <w:t>ayers</w:t>
      </w:r>
      <w:bookmarkEnd w:id="200"/>
    </w:p>
    <w:p w14:paraId="115C21AF" w14:textId="0330FAC7" w:rsidR="002A7FC8" w:rsidRPr="00D56521" w:rsidRDefault="002A7FC8" w:rsidP="00AA0332">
      <w:pPr>
        <w:spacing w:after="120" w:line="240" w:lineRule="auto"/>
        <w:jc w:val="both"/>
      </w:pPr>
      <w:r w:rsidRPr="00D56521">
        <w:t>Since there  no restriction on which data layers can be displayed</w:t>
      </w:r>
      <w:r w:rsidR="00C2557E" w:rsidRPr="00D56521">
        <w:t xml:space="preserve"> other than IMO Performance Standards’ requirement that the data does not degrade the displayed </w:t>
      </w:r>
      <w:del w:id="201" w:author="Raphael Malyankar" w:date="2023-08-31T15:59:00Z">
        <w:r w:rsidR="00C2557E" w:rsidRPr="00D56521" w:rsidDel="00936F1E">
          <w:delText xml:space="preserve">SENC </w:delText>
        </w:r>
      </w:del>
      <w:ins w:id="202" w:author="Raphael Malyankar" w:date="2023-08-31T15:59:00Z">
        <w:r w:rsidR="00936F1E">
          <w:t>System Database</w:t>
        </w:r>
        <w:r w:rsidR="00936F1E" w:rsidRPr="00D56521">
          <w:t xml:space="preserve"> </w:t>
        </w:r>
      </w:ins>
      <w:r w:rsidR="00C2557E" w:rsidRPr="00D56521">
        <w:t xml:space="preserve">information and should be clearly distinguishable from the </w:t>
      </w:r>
      <w:del w:id="203" w:author="Raphael Malyankar" w:date="2023-08-31T15:59:00Z">
        <w:r w:rsidR="00C2557E" w:rsidRPr="00D56521" w:rsidDel="00936F1E">
          <w:delText xml:space="preserve">SENC </w:delText>
        </w:r>
      </w:del>
      <w:ins w:id="204" w:author="Raphael Malyankar" w:date="2023-08-31T15:59:00Z">
        <w:r w:rsidR="00936F1E">
          <w:t>System Database</w:t>
        </w:r>
        <w:r w:rsidR="00936F1E" w:rsidRPr="00D56521">
          <w:t xml:space="preserve"> </w:t>
        </w:r>
      </w:ins>
      <w:r w:rsidR="00C2557E" w:rsidRPr="00D56521">
        <w:t>information</w:t>
      </w:r>
      <w:r w:rsidRPr="00D56521">
        <w:t>, navigation systems should be prepared to display any S-100 data product</w:t>
      </w:r>
      <w:r w:rsidR="0080290D" w:rsidRPr="00D56521">
        <w:t xml:space="preserve"> that satisfies </w:t>
      </w:r>
      <w:r w:rsidR="00F8574D" w:rsidRPr="00D56521">
        <w:t xml:space="preserve">the technical requirements, i.e., is classified as </w:t>
      </w:r>
      <w:r w:rsidR="0080290D" w:rsidRPr="00D56521">
        <w:t>S-100 compliance category 4 (</w:t>
      </w:r>
      <w:r w:rsidR="00123B63" w:rsidRPr="00D56521">
        <w:t xml:space="preserve">“IHO S-100 and IMO harmonized display compliant” - see </w:t>
      </w:r>
      <w:r w:rsidR="0080290D" w:rsidRPr="00D56521">
        <w:t xml:space="preserve">S-100 </w:t>
      </w:r>
      <w:r w:rsidR="00123B63" w:rsidRPr="00D56521">
        <w:t xml:space="preserve">5.0.0 </w:t>
      </w:r>
      <w:r w:rsidR="00D976A3" w:rsidRPr="00D56521">
        <w:t>Part 17 - S100_CompliancyCategory</w:t>
      </w:r>
      <w:r w:rsidR="0080290D" w:rsidRPr="00D56521">
        <w:t>)</w:t>
      </w:r>
      <w:r w:rsidRPr="00D56521">
        <w:t>.</w:t>
      </w:r>
    </w:p>
    <w:p w14:paraId="4B235664" w14:textId="77777777" w:rsidR="004F7A62" w:rsidRPr="00D56521" w:rsidRDefault="004F7A62" w:rsidP="00AA0332">
      <w:pPr>
        <w:spacing w:after="120" w:line="240" w:lineRule="auto"/>
        <w:jc w:val="both"/>
      </w:pPr>
    </w:p>
    <w:p w14:paraId="77DB75E3" w14:textId="2BE78DE9" w:rsidR="00D60E7E" w:rsidRPr="00D56521" w:rsidRDefault="00B55D04">
      <w:pPr>
        <w:pStyle w:val="Heading2"/>
        <w:pPrChange w:id="205" w:author="Raphael Malyankar" w:date="2023-08-31T22:24:00Z">
          <w:pPr>
            <w:pStyle w:val="Heading2"/>
            <w:tabs>
              <w:tab w:val="clear" w:pos="567"/>
            </w:tabs>
          </w:pPr>
        </w:pPrChange>
      </w:pPr>
      <w:bookmarkStart w:id="206" w:name="_Ref45143574"/>
      <w:bookmarkStart w:id="207" w:name="_Toc144421215"/>
      <w:r w:rsidRPr="00D56521">
        <w:lastRenderedPageBreak/>
        <w:t>D</w:t>
      </w:r>
      <w:r w:rsidR="00960834" w:rsidRPr="00D56521">
        <w:t xml:space="preserve">ata </w:t>
      </w:r>
      <w:r w:rsidR="008549AF" w:rsidRPr="00D56521">
        <w:t>products and information layers</w:t>
      </w:r>
      <w:bookmarkEnd w:id="206"/>
      <w:bookmarkEnd w:id="207"/>
    </w:p>
    <w:p w14:paraId="130C22D9" w14:textId="2454D7A7" w:rsidR="00B55D04" w:rsidRPr="00D56521" w:rsidRDefault="00B55D04">
      <w:pPr>
        <w:pStyle w:val="Heading3"/>
        <w:pPrChange w:id="208" w:author="Raphael Malyankar" w:date="2023-08-31T22:24:00Z">
          <w:pPr>
            <w:pStyle w:val="Heading3"/>
            <w:spacing w:after="120"/>
          </w:pPr>
        </w:pPrChange>
      </w:pPr>
      <w:bookmarkStart w:id="209" w:name="_Ref45055302"/>
      <w:bookmarkStart w:id="210" w:name="_Ref45211567"/>
      <w:bookmarkStart w:id="211" w:name="_Toc144421216"/>
      <w:r w:rsidRPr="00D56521">
        <w:t>Basic products and layers</w:t>
      </w:r>
      <w:bookmarkEnd w:id="209"/>
      <w:bookmarkEnd w:id="210"/>
      <w:bookmarkEnd w:id="211"/>
    </w:p>
    <w:p w14:paraId="431C6DD0" w14:textId="3FB4B838" w:rsidR="0083356D" w:rsidRPr="00D56521" w:rsidRDefault="00C8199B" w:rsidP="00AA0332">
      <w:pPr>
        <w:spacing w:after="60" w:line="240" w:lineRule="auto"/>
        <w:jc w:val="both"/>
      </w:pPr>
      <w:r w:rsidRPr="00D56521">
        <w:t xml:space="preserve">Navigation displays such as the ECDIS main screen </w:t>
      </w:r>
      <w:r w:rsidR="00960834" w:rsidRPr="00D56521">
        <w:t>must</w:t>
      </w:r>
      <w:r w:rsidRPr="00D56521">
        <w:t xml:space="preserve"> </w:t>
      </w:r>
      <w:r w:rsidR="00960834" w:rsidRPr="00D56521">
        <w:t>be able to</w:t>
      </w:r>
      <w:r w:rsidRPr="00D56521">
        <w:t xml:space="preserve"> </w:t>
      </w:r>
      <w:r w:rsidR="00656888" w:rsidRPr="00D56521">
        <w:t xml:space="preserve">display </w:t>
      </w:r>
      <w:r w:rsidRPr="00D56521">
        <w:t>the following data layers:</w:t>
      </w:r>
    </w:p>
    <w:p w14:paraId="15BA2690" w14:textId="11673B28" w:rsidR="00C8199B" w:rsidRPr="00D56521" w:rsidRDefault="00C8199B" w:rsidP="00AE2737">
      <w:pPr>
        <w:pStyle w:val="ListParagraph"/>
        <w:numPr>
          <w:ilvl w:val="0"/>
          <w:numId w:val="16"/>
        </w:numPr>
        <w:spacing w:after="60" w:line="240" w:lineRule="auto"/>
        <w:jc w:val="both"/>
      </w:pPr>
      <w:r w:rsidRPr="00D56521">
        <w:t xml:space="preserve">S-101 ENC data as the base layer, which may be replaced by S-57 </w:t>
      </w:r>
      <w:r w:rsidR="006E3B34" w:rsidRPr="00D56521">
        <w:t xml:space="preserve">ENC </w:t>
      </w:r>
      <w:r w:rsidRPr="00D56521">
        <w:t xml:space="preserve">data where S-101 data is not available. Raster </w:t>
      </w:r>
      <w:r w:rsidR="000F49BE" w:rsidRPr="00D56521">
        <w:t>N</w:t>
      </w:r>
      <w:r w:rsidRPr="00D56521">
        <w:t xml:space="preserve">avigational </w:t>
      </w:r>
      <w:r w:rsidR="000F49BE" w:rsidRPr="00D56521">
        <w:t>C</w:t>
      </w:r>
      <w:r w:rsidRPr="00D56521">
        <w:t xml:space="preserve">hart (RNC) may be displayed if neither </w:t>
      </w:r>
      <w:r w:rsidR="00656888" w:rsidRPr="00D56521">
        <w:t>is</w:t>
      </w:r>
      <w:r w:rsidR="000F2A6A" w:rsidRPr="00D56521">
        <w:t xml:space="preserve"> available;</w:t>
      </w:r>
    </w:p>
    <w:p w14:paraId="65C5E9BC" w14:textId="2060F30D" w:rsidR="00C8199B" w:rsidRPr="00D56521" w:rsidRDefault="00EE7A3D" w:rsidP="00AE2737">
      <w:pPr>
        <w:pStyle w:val="ListParagraph"/>
        <w:numPr>
          <w:ilvl w:val="0"/>
          <w:numId w:val="16"/>
        </w:numPr>
        <w:spacing w:after="60" w:line="240" w:lineRule="auto"/>
        <w:jc w:val="both"/>
      </w:pPr>
      <w:r w:rsidRPr="00D56521">
        <w:t>Target data from RADAR or AIS</w:t>
      </w:r>
      <w:r w:rsidR="000F2A6A" w:rsidRPr="00D56521">
        <w:t>;</w:t>
      </w:r>
    </w:p>
    <w:p w14:paraId="2D52EC9A" w14:textId="6B482FE6" w:rsidR="001A3D58" w:rsidRPr="00D56521" w:rsidRDefault="001A3D58" w:rsidP="00AE2737">
      <w:pPr>
        <w:pStyle w:val="ListParagraph"/>
        <w:numPr>
          <w:ilvl w:val="0"/>
          <w:numId w:val="16"/>
        </w:numPr>
        <w:spacing w:after="60" w:line="240" w:lineRule="auto"/>
        <w:jc w:val="both"/>
      </w:pPr>
      <w:r w:rsidRPr="00D56521">
        <w:t>Own ship information such as own ship symbol, heading</w:t>
      </w:r>
      <w:r w:rsidR="000C15F7" w:rsidRPr="00D56521">
        <w:t xml:space="preserve"> and</w:t>
      </w:r>
      <w:r w:rsidRPr="00D56521">
        <w:t xml:space="preserve"> </w:t>
      </w:r>
      <w:r w:rsidR="000C15F7" w:rsidRPr="00D56521">
        <w:t>course</w:t>
      </w:r>
      <w:r w:rsidRPr="00D56521">
        <w:t xml:space="preserve"> information</w:t>
      </w:r>
      <w:r w:rsidR="00180BAF" w:rsidRPr="00D56521">
        <w:t>, safety contours, alerts and highlights caused by interaction or course with other data</w:t>
      </w:r>
      <w:r w:rsidR="000F2A6A" w:rsidRPr="00D56521">
        <w:t>;</w:t>
      </w:r>
    </w:p>
    <w:p w14:paraId="2530DFEE" w14:textId="1E6686BE" w:rsidR="00A07CCD" w:rsidRPr="00D56521" w:rsidRDefault="00A07CCD" w:rsidP="00AE2737">
      <w:pPr>
        <w:pStyle w:val="ListParagraph"/>
        <w:numPr>
          <w:ilvl w:val="0"/>
          <w:numId w:val="16"/>
        </w:numPr>
        <w:spacing w:after="60" w:line="240" w:lineRule="auto"/>
        <w:jc w:val="both"/>
      </w:pPr>
      <w:r w:rsidRPr="00D56521">
        <w:t>Mariner-plotted information</w:t>
      </w:r>
      <w:r w:rsidR="00180BAF" w:rsidRPr="00D56521">
        <w:t xml:space="preserve"> </w:t>
      </w:r>
      <w:r w:rsidR="000F2A6A" w:rsidRPr="00D56521">
        <w:t>such as mariner-plotted hazards;</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S-129 Underkeel Clearance;</w:t>
      </w:r>
    </w:p>
    <w:p w14:paraId="514C7631" w14:textId="1A5722A8" w:rsidR="00497BDA" w:rsidRPr="00D56521" w:rsidRDefault="00497BDA" w:rsidP="00AE2737">
      <w:pPr>
        <w:pStyle w:val="ListParagraph"/>
        <w:numPr>
          <w:ilvl w:val="0"/>
          <w:numId w:val="16"/>
        </w:numPr>
        <w:spacing w:after="120" w:line="240" w:lineRule="auto"/>
        <w:jc w:val="both"/>
      </w:pPr>
      <w:r w:rsidRPr="00D56521">
        <w:t>S-421 Route Plan.</w:t>
      </w:r>
    </w:p>
    <w:p w14:paraId="1BD94B98" w14:textId="64BEFD26" w:rsidR="00F22BF9" w:rsidRPr="00D56521" w:rsidRDefault="00F22BF9" w:rsidP="00AA0332">
      <w:pPr>
        <w:spacing w:after="120" w:line="240" w:lineRule="auto"/>
        <w:jc w:val="both"/>
      </w:pPr>
      <w:r w:rsidRPr="00D56521">
        <w:t xml:space="preserve">The list </w:t>
      </w:r>
      <w:r w:rsidR="00EE7A3D" w:rsidRPr="00D56521">
        <w:t>specifies S-100 data products which much be supported in ECDIS</w:t>
      </w:r>
      <w:r w:rsidRPr="00D56521">
        <w:t>.</w:t>
      </w:r>
    </w:p>
    <w:p w14:paraId="2AA0EF74" w14:textId="612A395D" w:rsidR="00D60E7E" w:rsidRPr="00D56521" w:rsidRDefault="00B55D04">
      <w:pPr>
        <w:pStyle w:val="Heading3"/>
        <w:pPrChange w:id="212" w:author="Raphael Malyankar" w:date="2023-08-31T22:24:00Z">
          <w:pPr>
            <w:pStyle w:val="Heading3"/>
            <w:spacing w:after="120"/>
          </w:pPr>
        </w:pPrChange>
      </w:pPr>
      <w:bookmarkStart w:id="213" w:name="_Ref45055480"/>
      <w:bookmarkStart w:id="214" w:name="_Ref45211570"/>
      <w:bookmarkStart w:id="215" w:name="_Toc144421217"/>
      <w:r w:rsidRPr="00D56521">
        <w:t xml:space="preserve">Other </w:t>
      </w:r>
      <w:r w:rsidR="008549AF" w:rsidRPr="00D56521">
        <w:t>data products</w:t>
      </w:r>
      <w:bookmarkEnd w:id="213"/>
      <w:bookmarkEnd w:id="214"/>
      <w:bookmarkEnd w:id="215"/>
    </w:p>
    <w:p w14:paraId="3209FFF3" w14:textId="246DFC05" w:rsidR="001A3D58" w:rsidRPr="00D56521" w:rsidRDefault="00A07CCD" w:rsidP="00AA0332">
      <w:pPr>
        <w:spacing w:after="60" w:line="240" w:lineRule="auto"/>
        <w:jc w:val="both"/>
      </w:pPr>
      <w:r w:rsidRPr="00D56521">
        <w:t xml:space="preserve">In addition, </w:t>
      </w:r>
      <w:r w:rsidR="00960834" w:rsidRPr="00D56521">
        <w:t xml:space="preserve">navigation </w:t>
      </w:r>
      <w:r w:rsidR="008549AF" w:rsidRPr="00D56521">
        <w:t>displays such as the ECDIS main screen</w:t>
      </w:r>
      <w:r w:rsidR="00960834" w:rsidRPr="00D56521">
        <w:t xml:space="preserve"> should </w:t>
      </w:r>
      <w:r w:rsidR="00EE7A3D" w:rsidRPr="00D56521">
        <w:t>allow the mariner to toggle the display of the following data products</w:t>
      </w:r>
      <w:r w:rsidR="00180BAF" w:rsidRPr="00D56521">
        <w:t>:</w:t>
      </w:r>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Pr="00D56521" w:rsidRDefault="00A4729C" w:rsidP="00AE2737">
      <w:pPr>
        <w:pStyle w:val="ListParagraph"/>
        <w:numPr>
          <w:ilvl w:val="0"/>
          <w:numId w:val="17"/>
        </w:numPr>
        <w:spacing w:after="60" w:line="240" w:lineRule="auto"/>
        <w:jc w:val="both"/>
      </w:pPr>
      <w:r w:rsidRPr="00D56521">
        <w:t xml:space="preserve">S-123 </w:t>
      </w:r>
      <w:r w:rsidR="000F2A6A" w:rsidRPr="00D56521">
        <w:t>Marine Radio Services;</w:t>
      </w:r>
    </w:p>
    <w:p w14:paraId="1E591681" w14:textId="0D27E0D7" w:rsidR="005A185A" w:rsidRPr="00D56521" w:rsidRDefault="000F2A6A" w:rsidP="00AE2737">
      <w:pPr>
        <w:pStyle w:val="ListParagraph"/>
        <w:numPr>
          <w:ilvl w:val="0"/>
          <w:numId w:val="17"/>
        </w:numPr>
        <w:spacing w:after="60" w:line="240" w:lineRule="auto"/>
        <w:jc w:val="both"/>
      </w:pPr>
      <w:r w:rsidRPr="00D56521">
        <w:t>S-127 Marine Traffic Management;</w:t>
      </w:r>
    </w:p>
    <w:p w14:paraId="51A257C6" w14:textId="0861B7B0" w:rsidR="00497BDA" w:rsidRPr="00D56521" w:rsidRDefault="00180BAF" w:rsidP="00AE2737">
      <w:pPr>
        <w:pStyle w:val="ListParagraph"/>
        <w:numPr>
          <w:ilvl w:val="0"/>
          <w:numId w:val="17"/>
        </w:numPr>
        <w:spacing w:after="60" w:line="240" w:lineRule="auto"/>
        <w:jc w:val="both"/>
      </w:pPr>
      <w:r w:rsidRPr="00D56521">
        <w:t>S-412 Weather and Wave Hazards</w:t>
      </w:r>
      <w:r w:rsidR="000F2A6A" w:rsidRPr="00D56521">
        <w:t>;</w:t>
      </w:r>
    </w:p>
    <w:p w14:paraId="4926ED9C" w14:textId="525B3CA0" w:rsidR="00102117" w:rsidRPr="00D56521" w:rsidRDefault="00102117" w:rsidP="00AE2737">
      <w:pPr>
        <w:pStyle w:val="ListParagraph"/>
        <w:numPr>
          <w:ilvl w:val="0"/>
          <w:numId w:val="17"/>
        </w:numPr>
        <w:spacing w:after="120" w:line="240" w:lineRule="auto"/>
        <w:ind w:left="714" w:hanging="357"/>
        <w:jc w:val="both"/>
      </w:pPr>
      <w:r w:rsidRPr="00D56521">
        <w:t>S-411 Sea Ice</w:t>
      </w:r>
      <w:r w:rsidR="00DF2D28" w:rsidRPr="00D56521">
        <w:t xml:space="preserve"> (</w:t>
      </w:r>
      <w:r w:rsidR="00BF6996" w:rsidRPr="00D56521">
        <w:t>when conformant to S-100 compliance category 4</w:t>
      </w:r>
      <w:r w:rsidR="003550B6" w:rsidRPr="00D56521">
        <w:rPr>
          <w:rStyle w:val="FootnoteReference"/>
          <w:sz w:val="20"/>
          <w:vertAlign w:val="superscript"/>
          <w:lang w:val="en-GB"/>
        </w:rPr>
        <w:footnoteReference w:id="1"/>
      </w:r>
      <w:r w:rsidR="00DF2D28" w:rsidRPr="00D56521">
        <w:t>)</w:t>
      </w:r>
      <w:r w:rsidR="003550B6" w:rsidRPr="00D56521">
        <w:t>.</w:t>
      </w:r>
    </w:p>
    <w:p w14:paraId="47C43F85" w14:textId="3A5F07B0" w:rsidR="00B55D04" w:rsidRPr="00D56521" w:rsidRDefault="00B55D04">
      <w:pPr>
        <w:pStyle w:val="Heading3"/>
        <w:pPrChange w:id="216" w:author="Raphael Malyankar" w:date="2023-08-31T22:24:00Z">
          <w:pPr>
            <w:pStyle w:val="Heading3"/>
            <w:spacing w:after="120"/>
          </w:pPr>
        </w:pPrChange>
      </w:pPr>
      <w:bookmarkStart w:id="217" w:name="_Toc144421218"/>
      <w:r w:rsidRPr="00D56521">
        <w:t>Future data products (informative)</w:t>
      </w:r>
      <w:bookmarkEnd w:id="217"/>
    </w:p>
    <w:p w14:paraId="3EAAD8E2" w14:textId="6354D034" w:rsidR="008549AF" w:rsidRPr="00D56521" w:rsidRDefault="005A185A" w:rsidP="00AA0332">
      <w:pPr>
        <w:spacing w:after="60" w:line="240" w:lineRule="auto"/>
        <w:jc w:val="both"/>
      </w:pPr>
      <w:r w:rsidRPr="00D56521">
        <w:t>Other</w:t>
      </w:r>
      <w:r w:rsidR="00A36C96" w:rsidRPr="00D56521">
        <w:t xml:space="preserve"> </w:t>
      </w:r>
      <w:r w:rsidRPr="00D56521">
        <w:t>data products</w:t>
      </w:r>
      <w:r w:rsidR="007C6323" w:rsidRPr="00D56521">
        <w:t xml:space="preserve"> </w:t>
      </w:r>
      <w:r w:rsidR="00754FEF" w:rsidRPr="00D56521">
        <w:t xml:space="preserve">are in early stages of development, and are unlikely to need </w:t>
      </w:r>
      <w:r w:rsidR="008549AF" w:rsidRPr="00D56521">
        <w:t>display capabilities for the next several years. These include:</w:t>
      </w:r>
    </w:p>
    <w:p w14:paraId="529886B5" w14:textId="16689B70" w:rsidR="00BF6996" w:rsidRPr="00D56521" w:rsidRDefault="00BF6996" w:rsidP="00AE2737">
      <w:pPr>
        <w:pStyle w:val="ListParagraph"/>
        <w:numPr>
          <w:ilvl w:val="0"/>
          <w:numId w:val="19"/>
        </w:numPr>
        <w:spacing w:after="60" w:line="240" w:lineRule="auto"/>
        <w:jc w:val="both"/>
      </w:pPr>
      <w:r w:rsidRPr="00D56521">
        <w:t>S-1</w:t>
      </w:r>
      <w:r w:rsidR="000F2A6A" w:rsidRPr="00D56521">
        <w:t>25 Marine Navigational Services;</w:t>
      </w:r>
    </w:p>
    <w:p w14:paraId="53A92CB2" w14:textId="4ECCCAE7" w:rsidR="008549AF" w:rsidRPr="00D56521" w:rsidRDefault="007C6323" w:rsidP="00AE2737">
      <w:pPr>
        <w:pStyle w:val="ListParagraph"/>
        <w:numPr>
          <w:ilvl w:val="0"/>
          <w:numId w:val="19"/>
        </w:numPr>
        <w:spacing w:after="60" w:line="240" w:lineRule="auto"/>
        <w:jc w:val="both"/>
      </w:pPr>
      <w:r w:rsidRPr="00D56521">
        <w:t>S-126 Marine Physical Environment</w:t>
      </w:r>
      <w:r w:rsidR="000F2A6A" w:rsidRPr="00D56521">
        <w:t>;</w:t>
      </w:r>
    </w:p>
    <w:p w14:paraId="576DB6F5" w14:textId="4EDBE3AE" w:rsidR="00BF6996" w:rsidRPr="00D56521" w:rsidRDefault="00BF6996" w:rsidP="00AE2737">
      <w:pPr>
        <w:pStyle w:val="ListParagraph"/>
        <w:numPr>
          <w:ilvl w:val="0"/>
          <w:numId w:val="19"/>
        </w:numPr>
        <w:spacing w:after="60" w:line="240" w:lineRule="auto"/>
        <w:jc w:val="both"/>
      </w:pPr>
      <w:r w:rsidRPr="00D56521">
        <w:t>S</w:t>
      </w:r>
      <w:r w:rsidR="000F2A6A" w:rsidRPr="00D56521">
        <w:t>-128 Nautical Product Catalogue;</w:t>
      </w:r>
    </w:p>
    <w:p w14:paraId="718354F3" w14:textId="5E830E0C" w:rsidR="008549AF" w:rsidRPr="00D56521" w:rsidRDefault="008549AF" w:rsidP="00AE2737">
      <w:pPr>
        <w:pStyle w:val="ListParagraph"/>
        <w:numPr>
          <w:ilvl w:val="0"/>
          <w:numId w:val="19"/>
        </w:numPr>
        <w:spacing w:after="60" w:line="240" w:lineRule="auto"/>
        <w:jc w:val="both"/>
      </w:pPr>
      <w:r w:rsidRPr="00D56521">
        <w:t>S-</w:t>
      </w:r>
      <w:r w:rsidR="000F2A6A" w:rsidRPr="00D56521">
        <w:t>413 Weather and Wave Conditions;</w:t>
      </w:r>
    </w:p>
    <w:p w14:paraId="5B94A930" w14:textId="0A7F6709" w:rsidR="00F526E3" w:rsidRPr="00D56521" w:rsidRDefault="008549AF" w:rsidP="00AE2737">
      <w:pPr>
        <w:pStyle w:val="ListParagraph"/>
        <w:numPr>
          <w:ilvl w:val="0"/>
          <w:numId w:val="19"/>
        </w:numPr>
        <w:spacing w:after="120" w:line="240" w:lineRule="auto"/>
        <w:ind w:left="714" w:hanging="357"/>
        <w:jc w:val="both"/>
      </w:pPr>
      <w:r w:rsidRPr="00D56521">
        <w:t>S-414 Weather and Wave Observations.</w:t>
      </w:r>
    </w:p>
    <w:p w14:paraId="54A073B3" w14:textId="008DB4CA" w:rsidR="00F526E3" w:rsidRPr="00D56521" w:rsidRDefault="00F526E3">
      <w:pPr>
        <w:pStyle w:val="Heading3"/>
        <w:pPrChange w:id="218" w:author="Raphael Malyankar" w:date="2023-08-31T22:24:00Z">
          <w:pPr>
            <w:pStyle w:val="Heading3"/>
            <w:spacing w:after="120"/>
          </w:pPr>
        </w:pPrChange>
      </w:pPr>
      <w:bookmarkStart w:id="219" w:name="_Toc144421219"/>
      <w:r w:rsidRPr="00D56521">
        <w:t>User selection of displayed data products</w:t>
      </w:r>
      <w:bookmarkEnd w:id="219"/>
    </w:p>
    <w:p w14:paraId="0C8A0EC5" w14:textId="6243E378" w:rsidR="00F526E3" w:rsidRPr="00D56521" w:rsidRDefault="00F526E3" w:rsidP="00AA0332">
      <w:pPr>
        <w:spacing w:after="120" w:line="240" w:lineRule="auto"/>
        <w:jc w:val="both"/>
      </w:pPr>
      <w:r w:rsidRPr="00D56521">
        <w:t xml:space="preserve">The user interface must provide a way for the </w:t>
      </w:r>
      <w:r w:rsidR="008A3BBF" w:rsidRPr="00D56521">
        <w:t>mariner</w:t>
      </w:r>
      <w:r w:rsidRPr="00D56521">
        <w:t xml:space="preserve"> to </w:t>
      </w:r>
      <w:r w:rsidR="008A3BBF" w:rsidRPr="00D56521">
        <w:t xml:space="preserve">select </w:t>
      </w:r>
      <w:r w:rsidR="006B145B" w:rsidRPr="00D56521">
        <w:t xml:space="preserve">data layers from non-ENC </w:t>
      </w:r>
      <w:r w:rsidR="008A3BBF" w:rsidRPr="00D56521">
        <w:t xml:space="preserve">S-100 data </w:t>
      </w:r>
      <w:r w:rsidR="006B145B" w:rsidRPr="00D56521">
        <w:t>products</w:t>
      </w:r>
      <w:r w:rsidR="008A3BBF" w:rsidRPr="00D56521">
        <w:t xml:space="preserve"> to be added to or removed from</w:t>
      </w:r>
      <w:r w:rsidRPr="00D56521">
        <w:t xml:space="preserve"> the </w:t>
      </w:r>
      <w:r w:rsidR="008A3BBF" w:rsidRPr="00D56521">
        <w:t xml:space="preserve">navigation </w:t>
      </w:r>
      <w:r w:rsidRPr="00D56521">
        <w:t>display</w:t>
      </w:r>
      <w:r w:rsidR="008A3BBF" w:rsidRPr="00D56521">
        <w:t xml:space="preserve"> window</w:t>
      </w:r>
      <w:r w:rsidRPr="00D56521">
        <w:t>.</w:t>
      </w:r>
    </w:p>
    <w:p w14:paraId="408E69DF" w14:textId="77777777" w:rsidR="000F2A6A" w:rsidRPr="00D56521" w:rsidRDefault="000F2A6A" w:rsidP="00AA0332">
      <w:pPr>
        <w:spacing w:after="120" w:line="240" w:lineRule="auto"/>
        <w:jc w:val="both"/>
      </w:pPr>
    </w:p>
    <w:p w14:paraId="0AB41732" w14:textId="15705105" w:rsidR="00A36C96" w:rsidRPr="00D56521" w:rsidRDefault="00740F24">
      <w:pPr>
        <w:pStyle w:val="Heading2"/>
        <w:pPrChange w:id="220" w:author="Raphael Malyankar" w:date="2023-08-31T22:24:00Z">
          <w:pPr>
            <w:pStyle w:val="Heading2"/>
            <w:tabs>
              <w:tab w:val="clear" w:pos="567"/>
            </w:tabs>
          </w:pPr>
        </w:pPrChange>
      </w:pPr>
      <w:bookmarkStart w:id="221" w:name="_Ref42642169"/>
      <w:bookmarkStart w:id="222" w:name="_Toc144421220"/>
      <w:r w:rsidRPr="00D56521">
        <w:t>Mitigation of d</w:t>
      </w:r>
      <w:r w:rsidR="00A36C96" w:rsidRPr="00D56521">
        <w:t>ata overload</w:t>
      </w:r>
      <w:bookmarkEnd w:id="221"/>
      <w:bookmarkEnd w:id="222"/>
    </w:p>
    <w:p w14:paraId="737B1981" w14:textId="789FAFDA" w:rsidR="00A36C96" w:rsidRPr="00D56521"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(MSC.</w:t>
      </w:r>
      <w:del w:id="223" w:author="Raphael Malyankar" w:date="2023-08-31T18:03:00Z">
        <w:r w:rsidR="00A36C96" w:rsidRPr="00D56521" w:rsidDel="00F00C10">
          <w:delText>232(82)</w:delText>
        </w:r>
      </w:del>
      <w:ins w:id="224" w:author="Raphael Malyankar" w:date="2023-08-31T18:03:00Z">
        <w:r w:rsidR="00F00C10">
          <w:t>530(106)</w:t>
        </w:r>
      </w:ins>
      <w:r w:rsidR="00A36C96" w:rsidRPr="00D56521">
        <w:t xml:space="preserve">, </w:t>
      </w:r>
      <w:r w:rsidR="004D05F1" w:rsidRPr="00D56521">
        <w:t>MSC</w:t>
      </w:r>
      <w:r w:rsidR="00A36C96" w:rsidRPr="00D56521">
        <w:t xml:space="preserve">.1609) recommend avoiding cluttering </w:t>
      </w:r>
      <w:r w:rsidR="00A36C96" w:rsidRPr="00D56521">
        <w:lastRenderedPageBreak/>
        <w:t>screens with too much information.</w:t>
      </w:r>
      <w:r w:rsidR="00740F24" w:rsidRPr="00D56521">
        <w:t xml:space="preserve"> </w:t>
      </w:r>
      <w:r w:rsidRPr="00D56521">
        <w:t xml:space="preserve">To reduce the likelihood of screen clutter when multiple data products are loaded on the screen, the ECDIS should limit the number of simultaneous layers to those necessary to perform a specific task. </w:t>
      </w:r>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pPr>
        <w:pStyle w:val="Heading1"/>
        <w:pPrChange w:id="225" w:author="Raphael Malyankar" w:date="2023-08-31T22:24:00Z">
          <w:pPr>
            <w:pStyle w:val="Heading1"/>
            <w:tabs>
              <w:tab w:val="left" w:pos="567"/>
            </w:tabs>
            <w:ind w:left="567" w:hanging="567"/>
          </w:pPr>
        </w:pPrChange>
      </w:pPr>
      <w:bookmarkStart w:id="226"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226"/>
    </w:p>
    <w:p w14:paraId="3A3C63D8" w14:textId="60978B67" w:rsidR="00161C04" w:rsidRPr="00D56521" w:rsidRDefault="00D85A9D" w:rsidP="00AA0332">
      <w:pPr>
        <w:spacing w:after="120" w:line="240" w:lineRule="auto"/>
        <w:jc w:val="both"/>
      </w:pPr>
      <w:r w:rsidRPr="00D56521">
        <w:t>This section provides a brief summary of the 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alerting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pPr>
        <w:pStyle w:val="Heading2"/>
        <w:pPrChange w:id="227" w:author="Raphael Malyankar" w:date="2023-08-31T22:24:00Z">
          <w:pPr>
            <w:pStyle w:val="Heading2"/>
            <w:tabs>
              <w:tab w:val="clear" w:pos="567"/>
            </w:tabs>
          </w:pPr>
        </w:pPrChange>
      </w:pPr>
      <w:bookmarkStart w:id="228" w:name="_Toc144421222"/>
      <w:r w:rsidRPr="00D56521">
        <w:t>Overview of the portrayal process</w:t>
      </w:r>
      <w:bookmarkEnd w:id="228"/>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4150115B"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p>
    <w:p w14:paraId="7B1DB2A3" w14:textId="2C4DB90B" w:rsidR="00D5076B" w:rsidRPr="00D56521" w:rsidRDefault="00EC339B" w:rsidP="00AA0332">
      <w:pPr>
        <w:spacing w:after="120" w:line="240" w:lineRule="auto"/>
        <w:jc w:val="both"/>
      </w:pPr>
      <w:r w:rsidRPr="00D56521">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3374FB0B" w:rsidR="00EE220D" w:rsidRPr="00D56521" w:rsidRDefault="00EE220D">
      <w:pPr>
        <w:pStyle w:val="Heading2"/>
        <w:pPrChange w:id="229" w:author="Raphael Malyankar" w:date="2023-08-31T22:24:00Z">
          <w:pPr>
            <w:pStyle w:val="Heading2"/>
            <w:tabs>
              <w:tab w:val="clear" w:pos="567"/>
            </w:tabs>
          </w:pPr>
        </w:pPrChange>
      </w:pPr>
      <w:bookmarkStart w:id="230" w:name="_Toc144421223"/>
      <w:r w:rsidRPr="00D56521">
        <w:t>Elements of portrayal catalogues</w:t>
      </w:r>
      <w:bookmarkEnd w:id="230"/>
    </w:p>
    <w:p w14:paraId="4107A5FA" w14:textId="52C37A4A" w:rsidR="00EE62F6" w:rsidRPr="00D56521" w:rsidRDefault="00EE62F6">
      <w:pPr>
        <w:pStyle w:val="Heading3"/>
        <w:pPrChange w:id="231" w:author="Raphael Malyankar" w:date="2023-08-31T22:24:00Z">
          <w:pPr>
            <w:pStyle w:val="Heading3"/>
            <w:spacing w:after="120"/>
          </w:pPr>
        </w:pPrChange>
      </w:pPr>
      <w:bookmarkStart w:id="232" w:name="_Toc144421224"/>
      <w:r w:rsidRPr="00D56521">
        <w:t>Pixmaps</w:t>
      </w:r>
      <w:bookmarkEnd w:id="232"/>
    </w:p>
    <w:p w14:paraId="30373C0E" w14:textId="6F92C22F" w:rsidR="00EE62F6" w:rsidRPr="00D56521" w:rsidRDefault="0016682D" w:rsidP="00A52928">
      <w:pPr>
        <w:spacing w:after="120" w:line="240" w:lineRule="auto"/>
        <w:jc w:val="both"/>
      </w:pPr>
      <w:r w:rsidRPr="00D56521">
        <w:t xml:space="preserve">Pixmaps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pPr>
        <w:pStyle w:val="Heading3"/>
        <w:pPrChange w:id="233" w:author="Raphael Malyankar" w:date="2023-08-31T22:24:00Z">
          <w:pPr>
            <w:pStyle w:val="Heading3"/>
            <w:spacing w:after="120"/>
          </w:pPr>
        </w:pPrChange>
      </w:pPr>
      <w:bookmarkStart w:id="234" w:name="_Toc144421225"/>
      <w:r w:rsidRPr="00D56521">
        <w:t xml:space="preserve">Colour </w:t>
      </w:r>
      <w:r w:rsidR="00E75C72" w:rsidRPr="00D56521">
        <w:t>c</w:t>
      </w:r>
      <w:r w:rsidRPr="00D56521">
        <w:t xml:space="preserve">oding </w:t>
      </w:r>
      <w:r w:rsidR="00E75C72" w:rsidRPr="00D56521">
        <w:t>s</w:t>
      </w:r>
      <w:r w:rsidRPr="00D56521">
        <w:t>cheme</w:t>
      </w:r>
      <w:bookmarkEnd w:id="234"/>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03BFDB0F"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must, at a minimum, have palettes for day, night, and dusk conditions available on the </w:t>
      </w:r>
      <w:r w:rsidR="00B02248" w:rsidRPr="00D56521">
        <w:t>system</w:t>
      </w:r>
      <w:r w:rsidR="002759B2" w:rsidRPr="00D56521">
        <w:t xml:space="preserve"> (MSC </w:t>
      </w:r>
      <w:del w:id="235" w:author="Raphael Malyankar" w:date="2023-08-31T18:08:00Z">
        <w:r w:rsidR="002759B2" w:rsidRPr="00D56521" w:rsidDel="00F00C10">
          <w:delText>232(82)</w:delText>
        </w:r>
      </w:del>
      <w:ins w:id="236" w:author="Raphael Malyankar" w:date="2023-08-31T18:08:00Z">
        <w:r w:rsidR="00F00C10">
          <w:t>530(106)</w:t>
        </w:r>
      </w:ins>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lastRenderedPageBreak/>
        <w:t>Symbols, fill styles and line styles refer to the colour tables by using the standardized colour tokens as part of the symbol definition.</w:t>
      </w:r>
    </w:p>
    <w:p w14:paraId="5884DCA9" w14:textId="79E45B71" w:rsidR="00EE220D" w:rsidRPr="00D56521" w:rsidRDefault="00EE220D">
      <w:pPr>
        <w:pStyle w:val="Heading3"/>
        <w:pPrChange w:id="237" w:author="Raphael Malyankar" w:date="2023-08-31T22:24:00Z">
          <w:pPr>
            <w:pStyle w:val="Heading3"/>
            <w:spacing w:after="120"/>
          </w:pPr>
        </w:pPrChange>
      </w:pPr>
      <w:bookmarkStart w:id="238" w:name="_Toc144421226"/>
      <w:r w:rsidRPr="00D56521">
        <w:t>Symbols</w:t>
      </w:r>
      <w:bookmarkEnd w:id="238"/>
    </w:p>
    <w:p w14:paraId="07A4A7BC" w14:textId="14BD2143"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B02248" w:rsidRPr="00D56521">
        <w:t xml:space="preserve"> </w:t>
      </w:r>
      <w:r w:rsidRPr="00D56521">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pPr>
        <w:pStyle w:val="Heading3"/>
        <w:pPrChange w:id="239" w:author="Raphael Malyankar" w:date="2023-08-31T22:24:00Z">
          <w:pPr>
            <w:pStyle w:val="Heading3"/>
            <w:spacing w:after="120"/>
          </w:pPr>
        </w:pPrChange>
      </w:pPr>
      <w:bookmarkStart w:id="240" w:name="_Toc144421227"/>
      <w:r w:rsidRPr="00D56521">
        <w:t xml:space="preserve">Area </w:t>
      </w:r>
      <w:r w:rsidR="00E75C72" w:rsidRPr="00D56521">
        <w:t>f</w:t>
      </w:r>
      <w:r w:rsidRPr="00D56521">
        <w:t>ills</w:t>
      </w:r>
      <w:bookmarkEnd w:id="240"/>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9A860E5"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56C55D0D" w:rsidR="00EE220D" w:rsidRPr="00D56521" w:rsidRDefault="00EE220D" w:rsidP="00A52928">
      <w:pPr>
        <w:spacing w:after="120" w:line="240" w:lineRule="auto"/>
        <w:jc w:val="both"/>
      </w:pPr>
      <w:r w:rsidRPr="00D56521">
        <w:t>Cent</w:t>
      </w:r>
      <w:r w:rsidR="00771A11" w:rsidRPr="00D56521">
        <w:t>r</w:t>
      </w:r>
      <w:r w:rsidRPr="00D56521">
        <w:t xml:space="preserve">ed symbols must be 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pPr>
        <w:pStyle w:val="Heading3"/>
        <w:pPrChange w:id="241" w:author="Raphael Malyankar" w:date="2023-08-31T22:24:00Z">
          <w:pPr>
            <w:pStyle w:val="Heading3"/>
            <w:spacing w:after="120"/>
          </w:pPr>
        </w:pPrChange>
      </w:pPr>
      <w:bookmarkStart w:id="242" w:name="_Toc144421228"/>
      <w:r w:rsidRPr="00D56521">
        <w:t xml:space="preserve">Line </w:t>
      </w:r>
      <w:r w:rsidR="00E75C72" w:rsidRPr="00D56521">
        <w:t>s</w:t>
      </w:r>
      <w:r w:rsidRPr="00D56521">
        <w:t>tyles</w:t>
      </w:r>
      <w:bookmarkEnd w:id="242"/>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Complex linestyles may be one-sided (symbols, text, etc., which are part of the line extend to only one side of the line) or two-sided (symbols, text, etc. extend on both sides of the line).</w:t>
      </w:r>
    </w:p>
    <w:p w14:paraId="3D9CAF97" w14:textId="0163E485" w:rsidR="006F4147" w:rsidRPr="00D56521" w:rsidRDefault="006F4147" w:rsidP="00A52928">
      <w:pPr>
        <w:spacing w:after="120" w:line="240" w:lineRule="auto"/>
        <w:jc w:val="both"/>
      </w:pPr>
      <w:r w:rsidRPr="00D56521">
        <w:t>In the context of S-100 line styles effect curve geometry portrayal.</w:t>
      </w:r>
    </w:p>
    <w:p w14:paraId="5346F7EB" w14:textId="158E6EF4" w:rsidR="00EE220D" w:rsidRPr="00D56521" w:rsidRDefault="00EE220D">
      <w:pPr>
        <w:pStyle w:val="Heading3"/>
        <w:pPrChange w:id="243" w:author="Raphael Malyankar" w:date="2023-08-31T22:24:00Z">
          <w:pPr>
            <w:pStyle w:val="Heading3"/>
            <w:spacing w:after="120"/>
          </w:pPr>
        </w:pPrChange>
      </w:pPr>
      <w:bookmarkStart w:id="244" w:name="_Toc144421229"/>
      <w:r w:rsidRPr="00D56521">
        <w:t>Text</w:t>
      </w:r>
      <w:bookmarkEnd w:id="244"/>
    </w:p>
    <w:p w14:paraId="0AACE70B" w14:textId="6B06D147"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Pr="00D56521">
        <w:t xml:space="preserve">utilize a cartographic feature called </w:t>
      </w:r>
      <w:r w:rsidRPr="00D56521">
        <w:rPr>
          <w:b/>
          <w:bCs/>
        </w:rPr>
        <w:t>TextPlacement</w:t>
      </w:r>
      <w:r w:rsidRPr="00D56521">
        <w:t xml:space="preserve"> that is used in association </w:t>
      </w:r>
      <w:r w:rsidR="003E6ABC" w:rsidRPr="00D56521">
        <w:t xml:space="preserve">with a feature to optimise placement of </w:t>
      </w:r>
      <w:r w:rsidR="000E02CA" w:rsidRPr="00D56521">
        <w:t>labels (specifically,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pPr>
        <w:pStyle w:val="Heading3"/>
        <w:pPrChange w:id="245" w:author="Raphael Malyankar" w:date="2023-08-31T22:24:00Z">
          <w:pPr>
            <w:pStyle w:val="Heading3"/>
            <w:spacing w:after="120"/>
          </w:pPr>
        </w:pPrChange>
      </w:pPr>
      <w:bookmarkStart w:id="246" w:name="_Ref44530594"/>
      <w:bookmarkStart w:id="247" w:name="_Toc144421230"/>
      <w:r w:rsidRPr="00D56521">
        <w:lastRenderedPageBreak/>
        <w:t>Style sheets</w:t>
      </w:r>
      <w:bookmarkEnd w:id="246"/>
      <w:bookmarkEnd w:id="247"/>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pPr>
        <w:pStyle w:val="Heading3"/>
        <w:pPrChange w:id="248" w:author="Raphael Malyankar" w:date="2023-08-31T22:24:00Z">
          <w:pPr>
            <w:pStyle w:val="Heading3"/>
            <w:spacing w:after="120"/>
          </w:pPr>
        </w:pPrChange>
      </w:pPr>
      <w:bookmarkStart w:id="249" w:name="_Toc144421231"/>
      <w:r w:rsidRPr="00D56521">
        <w:t>Display planes</w:t>
      </w:r>
      <w:bookmarkEnd w:id="249"/>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pPr>
        <w:pStyle w:val="Heading3"/>
        <w:pPrChange w:id="250" w:author="Raphael Malyankar" w:date="2023-08-31T22:24:00Z">
          <w:pPr>
            <w:pStyle w:val="Heading3"/>
            <w:spacing w:after="120"/>
          </w:pPr>
        </w:pPrChange>
      </w:pPr>
      <w:bookmarkStart w:id="251" w:name="_Toc144421232"/>
      <w:r w:rsidRPr="00D56521">
        <w:t xml:space="preserve">Display </w:t>
      </w:r>
      <w:r w:rsidR="00E75C72" w:rsidRPr="00D56521">
        <w:t>p</w:t>
      </w:r>
      <w:r w:rsidRPr="00D56521">
        <w:t>riorities</w:t>
      </w:r>
      <w:bookmarkEnd w:id="251"/>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0FA9883B" w:rsidR="001534DA" w:rsidRPr="00D56521" w:rsidRDefault="00EE220D" w:rsidP="00A52928">
      <w:pPr>
        <w:spacing w:after="120" w:line="240" w:lineRule="auto"/>
        <w:jc w:val="both"/>
      </w:pPr>
      <w:r w:rsidRPr="00D56521">
        <w:t>The display priority must be of a value between '</w:t>
      </w:r>
      <w:r w:rsidR="00E2144D" w:rsidRPr="00D56521">
        <w:t>0</w:t>
      </w:r>
      <w:r w:rsidRPr="00D56521">
        <w:t>0' and '9</w:t>
      </w:r>
      <w:r w:rsidR="00E2144D" w:rsidRPr="00D56521">
        <w:t>9</w:t>
      </w:r>
      <w:r w:rsidRPr="00D56521">
        <w:t>'</w:t>
      </w:r>
      <w:r w:rsidR="008939E5" w:rsidRPr="00D56521">
        <w:t xml:space="preserve"> (proposed scale -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w:t>
      </w:r>
      <w:del w:id="252" w:author="Raphael Malyankar" w:date="2023-08-31T15:59:00Z">
        <w:r w:rsidRPr="00D56521" w:rsidDel="00292CD6">
          <w:delText>SENC</w:delText>
        </w:r>
      </w:del>
      <w:ins w:id="253" w:author="Raphael Malyankar" w:date="2023-08-31T15:59:00Z">
        <w:r w:rsidR="00292CD6">
          <w:t>System Database</w:t>
        </w:r>
      </w:ins>
      <w:r w:rsidRPr="00D56521">
        <w:t xml:space="preserve">, or some other neutral criterion, must be used for a decision as to which feature is drawn on top. Text must be drawn last (except for own ship etc.), in priority </w:t>
      </w:r>
      <w:r w:rsidR="003500C0" w:rsidRPr="00D56521">
        <w:t>80-89</w:t>
      </w:r>
      <w:r w:rsidRPr="00D56521">
        <w:t>.</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pPr>
        <w:pStyle w:val="Heading3"/>
        <w:pPrChange w:id="254" w:author="Raphael Malyankar" w:date="2023-08-31T22:24:00Z">
          <w:pPr>
            <w:pStyle w:val="Heading3"/>
            <w:spacing w:after="120"/>
          </w:pPr>
        </w:pPrChange>
      </w:pPr>
      <w:bookmarkStart w:id="255" w:name="_Toc144421233"/>
      <w:r w:rsidRPr="00D56521">
        <w:t>Viewing groups</w:t>
      </w:r>
      <w:bookmarkEnd w:id="255"/>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pPr>
        <w:pStyle w:val="Heading3"/>
        <w:pPrChange w:id="256" w:author="Raphael Malyankar" w:date="2023-08-31T22:24:00Z">
          <w:pPr>
            <w:pStyle w:val="Heading3"/>
            <w:spacing w:after="120"/>
          </w:pPr>
        </w:pPrChange>
      </w:pPr>
      <w:bookmarkStart w:id="257" w:name="_Toc144421234"/>
      <w:r w:rsidRPr="00D56521">
        <w:t>Viewing group layers</w:t>
      </w:r>
      <w:bookmarkEnd w:id="257"/>
    </w:p>
    <w:p w14:paraId="741A45A1" w14:textId="77777777" w:rsidR="009015B8" w:rsidRPr="00D56521" w:rsidRDefault="009015B8" w:rsidP="00025127">
      <w:pPr>
        <w:spacing w:after="120" w:line="240" w:lineRule="auto"/>
        <w:jc w:val="both"/>
      </w:pPr>
      <w:r w:rsidRPr="00D56521">
        <w:t>A viewing group layer defines a collection of viewing groups whose visibility can be simultaneously toggled by an application.</w:t>
      </w:r>
    </w:p>
    <w:p w14:paraId="27901759" w14:textId="77777777" w:rsidR="009015B8" w:rsidRPr="00D56521" w:rsidRDefault="009015B8">
      <w:pPr>
        <w:pStyle w:val="Heading3"/>
        <w:pPrChange w:id="258" w:author="Raphael Malyankar" w:date="2023-08-31T22:24:00Z">
          <w:pPr>
            <w:pStyle w:val="Heading3"/>
            <w:spacing w:after="120"/>
          </w:pPr>
        </w:pPrChange>
      </w:pPr>
      <w:bookmarkStart w:id="259" w:name="_Toc144421235"/>
      <w:r w:rsidRPr="00D56521">
        <w:t>Display modes</w:t>
      </w:r>
      <w:bookmarkEnd w:id="259"/>
    </w:p>
    <w:p w14:paraId="5DDC8ADF" w14:textId="77777777" w:rsidR="009015B8" w:rsidRPr="00D56521" w:rsidRDefault="009015B8" w:rsidP="00025127">
      <w:pPr>
        <w:spacing w:after="120" w:line="240" w:lineRule="auto"/>
        <w:jc w:val="both"/>
      </w:pPr>
      <w:r w:rsidRPr="00D56521">
        <w:t>A display mode defines a collection of viewing group layers which can be simultaneously toggled by an application.</w:t>
      </w:r>
    </w:p>
    <w:p w14:paraId="64BDD7E1" w14:textId="63180416" w:rsidR="00EE220D" w:rsidRPr="00D56521" w:rsidRDefault="00EE220D">
      <w:pPr>
        <w:pStyle w:val="Heading3"/>
        <w:pPrChange w:id="260" w:author="Raphael Malyankar" w:date="2023-08-31T22:24:00Z">
          <w:pPr>
            <w:pStyle w:val="Heading3"/>
            <w:spacing w:after="120"/>
          </w:pPr>
        </w:pPrChange>
      </w:pPr>
      <w:bookmarkStart w:id="261" w:name="_Toc144421236"/>
      <w:r w:rsidRPr="00D56521">
        <w:t>Foundation mode</w:t>
      </w:r>
      <w:bookmarkEnd w:id="261"/>
    </w:p>
    <w:p w14:paraId="2B619DBB" w14:textId="75570443"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del w:id="262" w:author="Raphael Malyankar" w:date="2023-08-31T20:00:00Z">
        <w:r w:rsidR="00811D5B" w:rsidRPr="00D56521" w:rsidDel="002514B8">
          <w:delText>232(82)</w:delText>
        </w:r>
      </w:del>
      <w:ins w:id="263" w:author="Raphael Malyankar" w:date="2023-08-31T20:00:00Z">
        <w:r w:rsidR="002514B8">
          <w:t>530(106)</w:t>
        </w:r>
      </w:ins>
      <w:ins w:id="264" w:author="Raphael Malyankar" w:date="2023-08-31T18:08:00Z">
        <w:r w:rsidR="00F00C10">
          <w:t xml:space="preserve"> Appendix 2</w:t>
        </w:r>
      </w:ins>
      <w:r w:rsidR="00811D5B" w:rsidRPr="00D56521">
        <w:t>.</w:t>
      </w:r>
    </w:p>
    <w:p w14:paraId="078C71DF" w14:textId="77777777" w:rsidR="00341B76" w:rsidRPr="00D56521" w:rsidRDefault="00341B76">
      <w:pPr>
        <w:pStyle w:val="Heading3"/>
        <w:pPrChange w:id="265" w:author="Raphael Malyankar" w:date="2023-08-31T22:24:00Z">
          <w:pPr>
            <w:pStyle w:val="Heading3"/>
            <w:spacing w:after="120"/>
            <w:jc w:val="both"/>
          </w:pPr>
        </w:pPrChange>
      </w:pPr>
      <w:bookmarkStart w:id="266" w:name="_Toc144421237"/>
      <w:r w:rsidRPr="00D56521">
        <w:t>Rules</w:t>
      </w:r>
      <w:bookmarkEnd w:id="266"/>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pPr>
        <w:pStyle w:val="Heading3"/>
        <w:pPrChange w:id="267" w:author="Raphael Malyankar" w:date="2023-08-31T22:24:00Z">
          <w:pPr>
            <w:pStyle w:val="Heading3"/>
            <w:spacing w:after="120"/>
            <w:jc w:val="both"/>
          </w:pPr>
        </w:pPrChange>
      </w:pPr>
      <w:bookmarkStart w:id="268" w:name="_Ref44796990"/>
      <w:bookmarkStart w:id="269" w:name="_Toc144421238"/>
      <w:r w:rsidRPr="00D56521">
        <w:t>Context</w:t>
      </w:r>
      <w:bookmarkEnd w:id="268"/>
      <w:bookmarkEnd w:id="269"/>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catalogue</w:t>
      </w:r>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pPr>
        <w:pStyle w:val="Heading3"/>
        <w:pPrChange w:id="270" w:author="Raphael Malyankar" w:date="2023-08-31T22:24:00Z">
          <w:pPr>
            <w:pStyle w:val="Heading3"/>
            <w:spacing w:after="120"/>
            <w:jc w:val="both"/>
          </w:pPr>
        </w:pPrChange>
      </w:pPr>
      <w:bookmarkStart w:id="271" w:name="_Toc144421239"/>
      <w:r w:rsidRPr="00D56521">
        <w:lastRenderedPageBreak/>
        <w:t>Validity times</w:t>
      </w:r>
      <w:bookmarkEnd w:id="271"/>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C5CBC38"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r w:rsidR="00BA119C" w:rsidRPr="00D56521">
        <w:rPr>
          <w:i/>
          <w:iCs/>
        </w:rPr>
        <w:t>dateStart</w:t>
      </w:r>
      <w:r w:rsidR="00BA119C" w:rsidRPr="00D56521">
        <w:t xml:space="preserve"> and </w:t>
      </w:r>
      <w:r w:rsidR="00BA119C" w:rsidRPr="00D56521">
        <w:rPr>
          <w:i/>
          <w:iCs/>
        </w:rPr>
        <w:t>dateEnd</w:t>
      </w:r>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end 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pPr>
        <w:pStyle w:val="Heading2"/>
        <w:pPrChange w:id="272" w:author="Raphael Malyankar" w:date="2023-08-31T22:24:00Z">
          <w:pPr>
            <w:pStyle w:val="Heading2"/>
            <w:tabs>
              <w:tab w:val="clear" w:pos="567"/>
            </w:tabs>
            <w:jc w:val="both"/>
          </w:pPr>
        </w:pPrChange>
      </w:pPr>
      <w:bookmarkStart w:id="273" w:name="_Toc144421240"/>
      <w:r w:rsidRPr="00D56521">
        <w:t>Alerts</w:t>
      </w:r>
      <w:bookmarkEnd w:id="273"/>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480E4B0D" w:rsidR="0083356D" w:rsidRPr="00D56521" w:rsidRDefault="001E273F" w:rsidP="00025127">
      <w:pPr>
        <w:spacing w:line="240" w:lineRule="auto"/>
        <w:jc w:val="both"/>
      </w:pPr>
      <w:r w:rsidRPr="00D56521">
        <w:t>Alerts are associated with drawing instructions output by the portrayal, and are triggered when the vessel route (either actual track, during route monitoring, or planned, during route planning) intersects the geometry (which may be restricted or augmented) of a feature. The events are alarms,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7BD9C5ED" w:rsidR="000A5F45" w:rsidRPr="00D56521" w:rsidRDefault="000A5F45">
      <w:pPr>
        <w:pStyle w:val="Heading1"/>
        <w:pPrChange w:id="274" w:author="Raphael Malyankar" w:date="2023-08-31T22:24:00Z">
          <w:pPr>
            <w:pStyle w:val="Heading1"/>
            <w:tabs>
              <w:tab w:val="left" w:pos="567"/>
            </w:tabs>
            <w:ind w:left="567" w:hanging="567"/>
            <w:jc w:val="both"/>
          </w:pPr>
        </w:pPrChange>
      </w:pPr>
      <w:bookmarkStart w:id="275" w:name="_Toc38829550"/>
      <w:bookmarkStart w:id="276" w:name="_Toc38830053"/>
      <w:bookmarkStart w:id="277" w:name="_Ref41928217"/>
      <w:bookmarkStart w:id="278" w:name="_Toc144421241"/>
      <w:bookmarkEnd w:id="275"/>
      <w:bookmarkEnd w:id="276"/>
      <w:r w:rsidRPr="00D56521">
        <w:t xml:space="preserve">Visual </w:t>
      </w:r>
      <w:r w:rsidR="000D6C8D" w:rsidRPr="00D56521">
        <w:t>I</w:t>
      </w:r>
      <w:r w:rsidRPr="00D56521">
        <w:t>nteroperability</w:t>
      </w:r>
      <w:bookmarkEnd w:id="277"/>
      <w:bookmarkEnd w:id="278"/>
    </w:p>
    <w:p w14:paraId="4628D9A4" w14:textId="32F5AD00"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specifies the structure of the interoperability catalogue for ECDIS and INS.</w:t>
      </w:r>
    </w:p>
    <w:p w14:paraId="226CA273" w14:textId="250BDC89" w:rsidR="00443734" w:rsidRPr="00D56521" w:rsidRDefault="00660050" w:rsidP="003B3F16">
      <w:pPr>
        <w:spacing w:after="120" w:line="240" w:lineRule="auto"/>
        <w:jc w:val="both"/>
      </w:pPr>
      <w:r w:rsidRPr="00D56521">
        <w:t xml:space="preserve">While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provided by </w:t>
      </w:r>
      <w:r w:rsidRPr="00D56521">
        <w:t xml:space="preserve">IHO will provide a normative </w:t>
      </w:r>
      <w:r w:rsidR="003B3F16" w:rsidRPr="00D56521">
        <w:t>I</w:t>
      </w:r>
      <w:r w:rsidRPr="00D56521">
        <w:t xml:space="preserve">nteroperability </w:t>
      </w:r>
      <w:r w:rsidR="003B3F16" w:rsidRPr="00D56521">
        <w:t>C</w:t>
      </w:r>
      <w:r w:rsidRPr="00D56521">
        <w:t xml:space="preserve">atalogue for ECDIS, </w:t>
      </w:r>
      <w:r w:rsidR="00E86DEF" w:rsidRPr="00D56521">
        <w:t>S-98 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p>
    <w:p w14:paraId="53184298" w14:textId="77777777" w:rsidR="003B3F16" w:rsidRPr="00D56521" w:rsidRDefault="003B3F16" w:rsidP="003B3F16">
      <w:pPr>
        <w:spacing w:after="120" w:line="240" w:lineRule="auto"/>
        <w:jc w:val="both"/>
      </w:pPr>
    </w:p>
    <w:p w14:paraId="69017947" w14:textId="1143BA46" w:rsidR="001F0EC0" w:rsidRPr="00D56521" w:rsidRDefault="0049013D">
      <w:pPr>
        <w:pStyle w:val="Heading2"/>
        <w:pPrChange w:id="279" w:author="Raphael Malyankar" w:date="2023-08-31T22:24:00Z">
          <w:pPr>
            <w:pStyle w:val="Heading2"/>
            <w:tabs>
              <w:tab w:val="clear" w:pos="567"/>
            </w:tabs>
          </w:pPr>
        </w:pPrChange>
      </w:pPr>
      <w:bookmarkStart w:id="280" w:name="_Toc144421242"/>
      <w:r w:rsidRPr="00D56521">
        <w:t>Phased implementation of interoperability</w:t>
      </w:r>
      <w:bookmarkEnd w:id="280"/>
    </w:p>
    <w:p w14:paraId="4322FB50" w14:textId="09F75716" w:rsidR="006B037C" w:rsidRPr="00D56521" w:rsidRDefault="006B037C" w:rsidP="003B3F16">
      <w:pPr>
        <w:spacing w:after="120" w:line="240" w:lineRule="auto"/>
        <w:jc w:val="both"/>
      </w:pPr>
      <w:r w:rsidRPr="00D56521">
        <w:t xml:space="preserve">S-98 is designed </w:t>
      </w:r>
      <w:r w:rsidR="006F7550" w:rsidRPr="00D56521">
        <w:t xml:space="preserve">with </w:t>
      </w:r>
      <w:r w:rsidR="001036AA" w:rsidRPr="00D56521">
        <w:t>two</w:t>
      </w:r>
      <w:r w:rsidR="006F7550" w:rsidRPr="00D56521">
        <w:t xml:space="preserve"> levels of interoperability</w:t>
      </w:r>
      <w:r w:rsidR="00AE696F" w:rsidRPr="00D56521">
        <w:t>,</w:t>
      </w:r>
      <w:r w:rsidR="006F7550" w:rsidRPr="00D56521">
        <w:t xml:space="preserve"> of increasing power and complexity.</w:t>
      </w:r>
      <w:r w:rsidRPr="00D56521">
        <w:t xml:space="preserve"> </w:t>
      </w:r>
    </w:p>
    <w:p w14:paraId="7D7EA8E5" w14:textId="54B63042" w:rsidR="006B037C" w:rsidRPr="00D56521" w:rsidRDefault="006F7550" w:rsidP="003B3F16">
      <w:pPr>
        <w:spacing w:after="120" w:line="240" w:lineRule="auto"/>
        <w:jc w:val="both"/>
      </w:pPr>
      <w:r w:rsidRPr="00D56521">
        <w:t>ECDIS implementations of interoperability should be capable of applying Level 2 interoperability</w:t>
      </w:r>
      <w:r w:rsidR="006B037C" w:rsidRPr="00D56521">
        <w:t xml:space="preserve"> </w:t>
      </w:r>
      <w:r w:rsidRPr="00D56521">
        <w:t>and should therefore</w:t>
      </w:r>
      <w:r w:rsidR="006B037C" w:rsidRPr="00D56521">
        <w:t xml:space="preserve"> </w:t>
      </w:r>
      <w:r w:rsidRPr="00D56521">
        <w:t>comply with</w:t>
      </w:r>
      <w:r w:rsidR="006B037C" w:rsidRPr="00D56521">
        <w:t xml:space="preserve"> the “S-98 – Main” document plus </w:t>
      </w:r>
      <w:r w:rsidRPr="00D56521">
        <w:t xml:space="preserve">S-98 Part B. Note that Level 2 interoperability functionality is a superset of Level 1 functionality, which means that compliant systems must be capable of </w:t>
      </w:r>
      <w:r w:rsidR="00811D5B" w:rsidRPr="00D56521">
        <w:t xml:space="preserve">both </w:t>
      </w:r>
      <w:r w:rsidR="00AE696F" w:rsidRPr="00D56521">
        <w:t>L</w:t>
      </w:r>
      <w:r w:rsidR="00CA1D11" w:rsidRPr="00D56521">
        <w:t xml:space="preserve">evel 2 or </w:t>
      </w:r>
      <w:r w:rsidR="00AE696F" w:rsidRPr="00D56521">
        <w:t>L</w:t>
      </w:r>
      <w:r w:rsidR="00CA1D11" w:rsidRPr="00D56521">
        <w:t>evel 1 interoperability (or turning it off altogether</w:t>
      </w:r>
      <w:r w:rsidR="00AE696F" w:rsidRPr="00D56521">
        <w:t>,</w:t>
      </w:r>
      <w:r w:rsidR="00CA1D11" w:rsidRPr="00D56521">
        <w:t xml:space="preserve"> for “Level 0” interoperability).</w:t>
      </w:r>
    </w:p>
    <w:p w14:paraId="4BFF4198" w14:textId="5ABC20DB" w:rsidR="006F7550" w:rsidRPr="00D56521" w:rsidRDefault="003B3F16" w:rsidP="003B3F16">
      <w:pPr>
        <w:spacing w:after="120" w:line="240" w:lineRule="auto"/>
        <w:jc w:val="both"/>
      </w:pPr>
      <w:r w:rsidRPr="00D56521">
        <w:t>Implementers</w:t>
      </w:r>
      <w:r w:rsidR="00CA1D11" w:rsidRPr="00D56521">
        <w:t xml:space="preserve"> should consult S-100 Part 16 for the formal specification of the </w:t>
      </w:r>
      <w:r w:rsidRPr="00D56521">
        <w:t>Interoperability</w:t>
      </w:r>
      <w:r w:rsidR="00CA1D11" w:rsidRPr="00D56521">
        <w:t xml:space="preserve"> </w:t>
      </w:r>
      <w:r w:rsidRPr="00D56521">
        <w:t>C</w:t>
      </w:r>
      <w:r w:rsidR="00CA1D11" w:rsidRPr="00D56521">
        <w:t xml:space="preserve">atalogue model and XML schema, which are common to all </w:t>
      </w:r>
      <w:r w:rsidRPr="00D56521">
        <w:t>I</w:t>
      </w:r>
      <w:r w:rsidR="00CA1D11" w:rsidRPr="00D56521">
        <w:t>nt</w:t>
      </w:r>
      <w:r w:rsidR="008B6504" w:rsidRPr="00D56521">
        <w:t xml:space="preserve">eroperability </w:t>
      </w:r>
      <w:r w:rsidRPr="00D56521">
        <w:t>C</w:t>
      </w:r>
      <w:r w:rsidR="008B6504" w:rsidRPr="00D56521">
        <w:t>atalogues. S-98 is a restriction of the common interoperability model intended for implementations on ECDIS.</w:t>
      </w:r>
    </w:p>
    <w:p w14:paraId="7E456A1D" w14:textId="77777777" w:rsidR="003B3F16" w:rsidRPr="00D56521" w:rsidRDefault="003B3F16" w:rsidP="003B3F16">
      <w:pPr>
        <w:spacing w:after="120" w:line="240" w:lineRule="auto"/>
        <w:jc w:val="both"/>
      </w:pPr>
    </w:p>
    <w:p w14:paraId="43250F92" w14:textId="5F32EF8E" w:rsidR="001F0EC0" w:rsidRPr="00D56521" w:rsidRDefault="001F0EC0">
      <w:pPr>
        <w:pStyle w:val="Heading2"/>
        <w:pPrChange w:id="281" w:author="Raphael Malyankar" w:date="2023-08-31T22:24:00Z">
          <w:pPr>
            <w:pStyle w:val="Heading2"/>
            <w:tabs>
              <w:tab w:val="clear" w:pos="567"/>
            </w:tabs>
          </w:pPr>
        </w:pPrChange>
      </w:pPr>
      <w:bookmarkStart w:id="282" w:name="_Ref41940743"/>
      <w:bookmarkStart w:id="283" w:name="_Toc144421243"/>
      <w:r w:rsidRPr="00D56521">
        <w:t>Symbols and icons</w:t>
      </w:r>
      <w:bookmarkEnd w:id="282"/>
      <w:r w:rsidR="00936F81" w:rsidRPr="00D56521">
        <w:t xml:space="preserve"> with interoperability ON</w:t>
      </w:r>
      <w:bookmarkEnd w:id="283"/>
    </w:p>
    <w:p w14:paraId="24A1E08F" w14:textId="6C66468F" w:rsidR="00CD2556" w:rsidRPr="00D56521" w:rsidRDefault="00E27812" w:rsidP="00047EC5">
      <w:pPr>
        <w:spacing w:after="60" w:line="240" w:lineRule="auto"/>
        <w:jc w:val="both"/>
      </w:pPr>
      <w:r w:rsidRPr="00D56521">
        <w:t>When interoperability is turned on, s</w:t>
      </w:r>
      <w:r w:rsidR="00A06958" w:rsidRPr="00D56521">
        <w:t xml:space="preserve">ymbols and icons for chart display of </w:t>
      </w:r>
      <w:r w:rsidRPr="00D56521">
        <w:t xml:space="preserve">features in </w:t>
      </w:r>
      <w:r w:rsidR="00A06958" w:rsidRPr="00D56521">
        <w:t>interoperating products are</w:t>
      </w:r>
      <w:r w:rsidR="00CD2556" w:rsidRPr="00D56521">
        <w:t xml:space="preserve"> selected by interoperability operations or rules, and will be one of the following:</w:t>
      </w:r>
    </w:p>
    <w:p w14:paraId="12A537F1" w14:textId="7BB28CE2" w:rsidR="00CD2556" w:rsidRPr="00D56521" w:rsidRDefault="00CD2556" w:rsidP="00AE2737">
      <w:pPr>
        <w:pStyle w:val="ListParagraph"/>
        <w:numPr>
          <w:ilvl w:val="0"/>
          <w:numId w:val="18"/>
        </w:numPr>
        <w:spacing w:after="60" w:line="240" w:lineRule="auto"/>
        <w:jc w:val="both"/>
      </w:pPr>
      <w:r w:rsidRPr="00D56521">
        <w:t>The standard symbol defined in the portrayal catal</w:t>
      </w:r>
      <w:r w:rsidR="00047EC5" w:rsidRPr="00D56521">
        <w:t>ogue for the individual product;</w:t>
      </w:r>
    </w:p>
    <w:p w14:paraId="2E1C327D" w14:textId="53BBFE39" w:rsidR="00CD2556" w:rsidRPr="00D56521" w:rsidRDefault="00CD2556" w:rsidP="00AE2737">
      <w:pPr>
        <w:pStyle w:val="ListParagraph"/>
        <w:numPr>
          <w:ilvl w:val="0"/>
          <w:numId w:val="18"/>
        </w:numPr>
        <w:spacing w:after="60" w:line="240" w:lineRule="auto"/>
        <w:jc w:val="both"/>
      </w:pPr>
      <w:r w:rsidRPr="00D56521">
        <w:t>The substitute symbol</w:t>
      </w:r>
      <w:r w:rsidR="00E27812" w:rsidRPr="00D56521">
        <w:t>, if any,</w:t>
      </w:r>
      <w:r w:rsidRPr="00D56521">
        <w:t xml:space="preserve"> </w:t>
      </w:r>
      <w:r w:rsidR="00E27812" w:rsidRPr="00D56521">
        <w:t>defined</w:t>
      </w:r>
      <w:r w:rsidRPr="00D56521">
        <w:t xml:space="preserve"> in </w:t>
      </w:r>
      <w:r w:rsidR="00E27812" w:rsidRPr="00D56521">
        <w:t xml:space="preserve">the </w:t>
      </w:r>
      <w:r w:rsidR="00E27812" w:rsidRPr="00D56521">
        <w:rPr>
          <w:i/>
          <w:iCs/>
        </w:rPr>
        <w:t>substituteSymbolization</w:t>
      </w:r>
      <w:r w:rsidR="00E27812" w:rsidRPr="00D56521">
        <w:t xml:space="preserve"> sub-element of an </w:t>
      </w:r>
      <w:r w:rsidR="00E27812" w:rsidRPr="00D56521">
        <w:rPr>
          <w:b/>
          <w:bCs/>
        </w:rPr>
        <w:t>S100_IC_DrawingInstruction</w:t>
      </w:r>
      <w:r w:rsidR="00E27812" w:rsidRPr="00D56521">
        <w:t xml:space="preserve"> element of</w:t>
      </w:r>
      <w:r w:rsidR="00047EC5" w:rsidRPr="00D56521">
        <w:t xml:space="preserve"> the interoperability catalogue; or</w:t>
      </w:r>
    </w:p>
    <w:p w14:paraId="316B5DBC" w14:textId="69D7B4C5" w:rsidR="00E27812" w:rsidRPr="00D56521" w:rsidRDefault="00E27812" w:rsidP="00AE2737">
      <w:pPr>
        <w:pStyle w:val="ListParagraph"/>
        <w:numPr>
          <w:ilvl w:val="0"/>
          <w:numId w:val="18"/>
        </w:numPr>
        <w:spacing w:after="120" w:line="240" w:lineRule="auto"/>
        <w:jc w:val="both"/>
      </w:pPr>
      <w:r w:rsidRPr="00D56521">
        <w:lastRenderedPageBreak/>
        <w:t>A symbol defined in the hybrid portrayal catalogue (only for Level 3 or 4 interoperability).</w:t>
      </w:r>
    </w:p>
    <w:p w14:paraId="76299BF6" w14:textId="67C8850D" w:rsidR="001F0EC0" w:rsidRPr="00D56521" w:rsidRDefault="00A06958" w:rsidP="00047EC5">
      <w:pPr>
        <w:spacing w:after="120" w:line="240" w:lineRule="auto"/>
        <w:jc w:val="both"/>
      </w:pPr>
      <w:r w:rsidRPr="00D56521">
        <w:t xml:space="preserve"> </w:t>
      </w:r>
    </w:p>
    <w:p w14:paraId="1E2FCC45" w14:textId="3BBB45AE" w:rsidR="00815674" w:rsidRPr="00D56521" w:rsidRDefault="00815674">
      <w:pPr>
        <w:pStyle w:val="Heading2"/>
        <w:pPrChange w:id="284" w:author="Raphael Malyankar" w:date="2023-08-31T22:24:00Z">
          <w:pPr>
            <w:pStyle w:val="Heading2"/>
            <w:tabs>
              <w:tab w:val="clear" w:pos="567"/>
            </w:tabs>
          </w:pPr>
        </w:pPrChange>
      </w:pPr>
      <w:bookmarkStart w:id="285" w:name="_Ref41940437"/>
      <w:bookmarkStart w:id="286" w:name="_Ref43230524"/>
      <w:bookmarkStart w:id="287" w:name="_Ref44608169"/>
      <w:bookmarkStart w:id="288" w:name="_Toc144421244"/>
      <w:r w:rsidRPr="00D56521">
        <w:t>User interface functions for interoperability</w:t>
      </w:r>
      <w:bookmarkEnd w:id="285"/>
      <w:bookmarkEnd w:id="286"/>
      <w:bookmarkEnd w:id="287"/>
      <w:bookmarkEnd w:id="288"/>
    </w:p>
    <w:p w14:paraId="31C32A52" w14:textId="15B670D6" w:rsidR="00800164" w:rsidRPr="00D56521" w:rsidRDefault="00800164" w:rsidP="00047EC5">
      <w:pPr>
        <w:spacing w:after="120" w:line="240" w:lineRule="auto"/>
        <w:jc w:val="both"/>
      </w:pPr>
      <w:r w:rsidRPr="00D56521">
        <w:t xml:space="preserve">The terms and abbreviations defined in this clause are to be treated like the standard terms and abbreviations as described in </w:t>
      </w:r>
      <w:r w:rsidR="00067B82" w:rsidRPr="00D56521">
        <w:t>SN</w:t>
      </w:r>
      <w:r w:rsidRPr="00D56521">
        <w:t xml:space="preserve">.243/Rev.2 Annex 2. In particular, as required in that document, terms should be shown in lower case and abbreviations in upper case. </w:t>
      </w:r>
    </w:p>
    <w:p w14:paraId="471FCBE7" w14:textId="6DEF372B" w:rsidR="00047EC5" w:rsidRPr="00D56521" w:rsidRDefault="0035330E" w:rsidP="00047EC5">
      <w:pPr>
        <w:spacing w:after="120" w:line="240" w:lineRule="auto"/>
        <w:jc w:val="both"/>
      </w:pPr>
      <w:r w:rsidRPr="00D56521">
        <w:t xml:space="preserve">Implementation of </w:t>
      </w:r>
      <w:r w:rsidR="000E61AF" w:rsidRPr="00D56521">
        <w:t xml:space="preserve">the </w:t>
      </w:r>
      <w:r w:rsidRPr="00D56521">
        <w:t xml:space="preserve">user interface functions for interoperability </w:t>
      </w:r>
      <w:r w:rsidR="000E61AF" w:rsidRPr="00D56521">
        <w:t xml:space="preserve">specified in this clause </w:t>
      </w:r>
      <w:r w:rsidRPr="00D56521">
        <w:t>is required only for systems which implement S-98 interoperability.</w:t>
      </w:r>
    </w:p>
    <w:p w14:paraId="795EC624" w14:textId="6FDAE6E5" w:rsidR="00DD2DCC" w:rsidRPr="00D56521" w:rsidRDefault="00DD2DCC">
      <w:pPr>
        <w:pStyle w:val="Heading3"/>
        <w:pPrChange w:id="289" w:author="Raphael Malyankar" w:date="2023-08-31T22:24:00Z">
          <w:pPr>
            <w:pStyle w:val="Heading3"/>
            <w:spacing w:after="120"/>
          </w:pPr>
        </w:pPrChange>
      </w:pPr>
      <w:bookmarkStart w:id="290" w:name="_Toc144421245"/>
      <w:r w:rsidRPr="00D56521">
        <w:t>General navigation functions</w:t>
      </w:r>
      <w:bookmarkEnd w:id="290"/>
    </w:p>
    <w:p w14:paraId="1A6D0B51" w14:textId="720AFA1B" w:rsidR="00815674" w:rsidRPr="00D56521" w:rsidRDefault="00E54635" w:rsidP="00047EC5">
      <w:pPr>
        <w:spacing w:after="120" w:line="240" w:lineRule="auto"/>
        <w:jc w:val="both"/>
      </w:pPr>
      <w:r w:rsidRPr="00D56521">
        <w:t xml:space="preserve">The following </w:t>
      </w:r>
      <w:r w:rsidR="00010395" w:rsidRPr="00D56521">
        <w:t xml:space="preserve">interoperability functions should be added to the user interface, extending Table 1 (General Navigation Functions) in IMO </w:t>
      </w:r>
      <w:r w:rsidR="004D05F1" w:rsidRPr="00D56521">
        <w:t>MSC</w:t>
      </w:r>
      <w:r w:rsidR="00010395" w:rsidRPr="00D56521">
        <w:t>.1609:</w:t>
      </w:r>
    </w:p>
    <w:tbl>
      <w:tblPr>
        <w:tblStyle w:val="TableGrid"/>
        <w:tblW w:w="0" w:type="auto"/>
        <w:tblLook w:val="04A0" w:firstRow="1" w:lastRow="0" w:firstColumn="1" w:lastColumn="0" w:noHBand="0" w:noVBand="1"/>
      </w:tblPr>
      <w:tblGrid>
        <w:gridCol w:w="2293"/>
        <w:gridCol w:w="2251"/>
        <w:gridCol w:w="2299"/>
        <w:gridCol w:w="2253"/>
      </w:tblGrid>
      <w:tr w:rsidR="005B0469" w:rsidRPr="00D56521" w14:paraId="138C9637" w14:textId="77777777" w:rsidTr="00047EC5">
        <w:trPr>
          <w:cantSplit/>
          <w:tblHeader/>
        </w:trPr>
        <w:tc>
          <w:tcPr>
            <w:tcW w:w="2357" w:type="dxa"/>
            <w:shd w:val="clear" w:color="auto" w:fill="D9D9D9" w:themeFill="background1" w:themeFillShade="D9"/>
          </w:tcPr>
          <w:p w14:paraId="554FF585" w14:textId="77777777" w:rsidR="00295000" w:rsidRPr="00D56521" w:rsidRDefault="00295000" w:rsidP="00883773">
            <w:pPr>
              <w:spacing w:before="60" w:after="60"/>
              <w:jc w:val="center"/>
              <w:rPr>
                <w:b/>
                <w:bCs/>
              </w:rPr>
            </w:pPr>
            <w:r w:rsidRPr="00D56521">
              <w:rPr>
                <w:b/>
                <w:bCs/>
              </w:rPr>
              <w:t>Explanation</w:t>
            </w:r>
          </w:p>
        </w:tc>
        <w:tc>
          <w:tcPr>
            <w:tcW w:w="2357" w:type="dxa"/>
            <w:shd w:val="clear" w:color="auto" w:fill="D9D9D9" w:themeFill="background1" w:themeFillShade="D9"/>
          </w:tcPr>
          <w:p w14:paraId="778AC807" w14:textId="77777777" w:rsidR="00295000" w:rsidRPr="00D56521" w:rsidRDefault="00295000" w:rsidP="00883773">
            <w:pPr>
              <w:spacing w:before="60" w:after="60"/>
              <w:jc w:val="center"/>
              <w:rPr>
                <w:b/>
                <w:bCs/>
              </w:rPr>
            </w:pPr>
            <w:r w:rsidRPr="00D56521">
              <w:rPr>
                <w:b/>
                <w:bCs/>
              </w:rPr>
              <w:t>Term</w:t>
            </w:r>
          </w:p>
        </w:tc>
        <w:tc>
          <w:tcPr>
            <w:tcW w:w="2358" w:type="dxa"/>
            <w:shd w:val="clear" w:color="auto" w:fill="D9D9D9" w:themeFill="background1" w:themeFillShade="D9"/>
          </w:tcPr>
          <w:p w14:paraId="2228B725" w14:textId="77777777" w:rsidR="00295000" w:rsidRPr="00D56521" w:rsidRDefault="00295000" w:rsidP="00883773">
            <w:pPr>
              <w:spacing w:before="60" w:after="60"/>
              <w:jc w:val="center"/>
              <w:rPr>
                <w:b/>
                <w:bCs/>
              </w:rPr>
            </w:pPr>
            <w:r w:rsidRPr="00D56521">
              <w:rPr>
                <w:b/>
                <w:bCs/>
              </w:rPr>
              <w:t>Abbreviation</w:t>
            </w:r>
          </w:p>
        </w:tc>
        <w:tc>
          <w:tcPr>
            <w:tcW w:w="2358" w:type="dxa"/>
            <w:shd w:val="clear" w:color="auto" w:fill="D9D9D9" w:themeFill="background1" w:themeFillShade="D9"/>
          </w:tcPr>
          <w:p w14:paraId="0F06D100" w14:textId="77777777" w:rsidR="00295000" w:rsidRPr="00D56521" w:rsidRDefault="00295000" w:rsidP="00883773">
            <w:pPr>
              <w:spacing w:before="60" w:after="60"/>
              <w:jc w:val="center"/>
              <w:rPr>
                <w:b/>
                <w:bCs/>
              </w:rPr>
            </w:pPr>
            <w:r w:rsidRPr="00D56521">
              <w:rPr>
                <w:b/>
                <w:bCs/>
              </w:rPr>
              <w:t>Icon (“hot key”)</w:t>
            </w:r>
          </w:p>
        </w:tc>
      </w:tr>
      <w:tr w:rsidR="005B0469" w:rsidRPr="00D56521" w14:paraId="0A984FC5" w14:textId="77777777" w:rsidTr="00295000">
        <w:tc>
          <w:tcPr>
            <w:tcW w:w="2357" w:type="dxa"/>
          </w:tcPr>
          <w:p w14:paraId="136B6BB6" w14:textId="68EB85F5" w:rsidR="00295000" w:rsidRPr="00D56521" w:rsidRDefault="00295000" w:rsidP="00883773">
            <w:pPr>
              <w:spacing w:before="60" w:after="60"/>
            </w:pPr>
            <w:bookmarkStart w:id="291" w:name="_Hlk42629269"/>
            <w:r w:rsidRPr="00D56521">
              <w:rPr>
                <w:color w:val="FF0000"/>
              </w:rPr>
              <w:t>[</w:t>
            </w:r>
            <w:r w:rsidR="00384F6A" w:rsidRPr="00D56521">
              <w:rPr>
                <w:color w:val="FF0000"/>
              </w:rPr>
              <w:t>No</w:t>
            </w:r>
            <w:r w:rsidR="009047BE" w:rsidRPr="00D56521">
              <w:rPr>
                <w:color w:val="FF0000"/>
              </w:rPr>
              <w:t>ne</w:t>
            </w:r>
            <w:r w:rsidR="00384F6A" w:rsidRPr="00D56521">
              <w:rPr>
                <w:color w:val="FF0000"/>
              </w:rPr>
              <w:t xml:space="preserve"> in this edition.</w:t>
            </w:r>
            <w:r w:rsidRPr="00D56521">
              <w:rPr>
                <w:color w:val="FF0000"/>
              </w:rPr>
              <w:t>]</w:t>
            </w:r>
            <w:bookmarkEnd w:id="291"/>
          </w:p>
        </w:tc>
        <w:tc>
          <w:tcPr>
            <w:tcW w:w="2357" w:type="dxa"/>
          </w:tcPr>
          <w:p w14:paraId="1B0FF3A5" w14:textId="77777777" w:rsidR="00295000" w:rsidRPr="00D56521" w:rsidRDefault="00295000" w:rsidP="00883773">
            <w:pPr>
              <w:spacing w:before="60" w:after="60"/>
            </w:pPr>
          </w:p>
        </w:tc>
        <w:tc>
          <w:tcPr>
            <w:tcW w:w="2358" w:type="dxa"/>
          </w:tcPr>
          <w:p w14:paraId="4E02C234" w14:textId="77777777" w:rsidR="00295000" w:rsidRPr="00D56521" w:rsidRDefault="00295000" w:rsidP="00883773">
            <w:pPr>
              <w:spacing w:before="60" w:after="60"/>
            </w:pPr>
          </w:p>
        </w:tc>
        <w:tc>
          <w:tcPr>
            <w:tcW w:w="2358" w:type="dxa"/>
          </w:tcPr>
          <w:p w14:paraId="5AE126BF" w14:textId="77777777" w:rsidR="00295000" w:rsidRPr="00D56521" w:rsidRDefault="00295000" w:rsidP="00883773">
            <w:pPr>
              <w:keepNext/>
              <w:spacing w:before="60" w:after="60"/>
            </w:pPr>
          </w:p>
        </w:tc>
      </w:tr>
    </w:tbl>
    <w:p w14:paraId="350BE966" w14:textId="2A91F328" w:rsidR="00010395" w:rsidRPr="00D56521" w:rsidRDefault="00066E33"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w:t>
      </w:r>
      <w:r w:rsidR="00331A1D" w:rsidRPr="00D56521">
        <w:fldChar w:fldCharType="end"/>
      </w:r>
      <w:r w:rsidR="005B53C7" w:rsidRPr="00D56521">
        <w:t xml:space="preserve"> - Additional general navigation functions</w:t>
      </w:r>
    </w:p>
    <w:p w14:paraId="077B1469" w14:textId="3B4057C5" w:rsidR="00DD2DCC" w:rsidRPr="00D56521" w:rsidRDefault="00DD2DCC">
      <w:pPr>
        <w:pStyle w:val="Heading3"/>
        <w:pPrChange w:id="292" w:author="Raphael Malyankar" w:date="2023-08-31T22:24:00Z">
          <w:pPr>
            <w:pStyle w:val="Heading3"/>
            <w:spacing w:after="120"/>
          </w:pPr>
        </w:pPrChange>
      </w:pPr>
      <w:bookmarkStart w:id="293" w:name="_Toc144421246"/>
      <w:r w:rsidRPr="00D56521">
        <w:t>Control of chart display functions</w:t>
      </w:r>
      <w:bookmarkEnd w:id="293"/>
    </w:p>
    <w:p w14:paraId="78064230" w14:textId="07DA3472" w:rsidR="00010395" w:rsidRPr="00D56521" w:rsidRDefault="00010395" w:rsidP="00047EC5">
      <w:pPr>
        <w:spacing w:after="120" w:line="240" w:lineRule="auto"/>
        <w:jc w:val="both"/>
      </w:pPr>
      <w:r w:rsidRPr="00D56521">
        <w:t xml:space="preserve">The following functions should be added to the user interface, extending Table 2 (Control of Chart Display Functions) in IMO </w:t>
      </w:r>
      <w:r w:rsidR="004D05F1" w:rsidRPr="00D56521">
        <w:t>MSC</w:t>
      </w:r>
      <w:r w:rsidRPr="00D56521">
        <w:t>.1609</w:t>
      </w:r>
      <w:r w:rsidR="005B0469" w:rsidRPr="00D56521">
        <w:t xml:space="preserve"> (multiple entries in a cell are alternatives to be resolved in the next edition)</w:t>
      </w:r>
      <w:r w:rsidRPr="00D56521">
        <w:t>:</w:t>
      </w:r>
    </w:p>
    <w:tbl>
      <w:tblPr>
        <w:tblStyle w:val="TableGrid"/>
        <w:tblW w:w="0" w:type="auto"/>
        <w:tblLook w:val="04A0" w:firstRow="1" w:lastRow="0" w:firstColumn="1" w:lastColumn="0" w:noHBand="0" w:noVBand="1"/>
      </w:tblPr>
      <w:tblGrid>
        <w:gridCol w:w="1517"/>
        <w:gridCol w:w="2385"/>
        <w:gridCol w:w="1439"/>
        <w:gridCol w:w="1517"/>
        <w:gridCol w:w="2238"/>
      </w:tblGrid>
      <w:tr w:rsidR="00B87A8C" w:rsidRPr="00D56521" w14:paraId="2E82E9D3" w14:textId="77777777" w:rsidTr="00047EC5">
        <w:trPr>
          <w:cantSplit/>
          <w:tblHeader/>
        </w:trPr>
        <w:tc>
          <w:tcPr>
            <w:tcW w:w="1505" w:type="dxa"/>
            <w:shd w:val="clear" w:color="auto" w:fill="D9D9D9" w:themeFill="background1" w:themeFillShade="D9"/>
          </w:tcPr>
          <w:p w14:paraId="2FF7DC96" w14:textId="77777777" w:rsidR="00B87A8C" w:rsidRPr="00D56521" w:rsidRDefault="00B87A8C" w:rsidP="00BF7D32">
            <w:pPr>
              <w:spacing w:before="60" w:after="60"/>
              <w:jc w:val="center"/>
              <w:rPr>
                <w:b/>
                <w:bCs/>
              </w:rPr>
            </w:pPr>
            <w:r w:rsidRPr="00D56521">
              <w:rPr>
                <w:b/>
                <w:bCs/>
              </w:rPr>
              <w:t>Explanation</w:t>
            </w:r>
          </w:p>
        </w:tc>
        <w:tc>
          <w:tcPr>
            <w:tcW w:w="2405" w:type="dxa"/>
            <w:shd w:val="clear" w:color="auto" w:fill="D9D9D9" w:themeFill="background1" w:themeFillShade="D9"/>
          </w:tcPr>
          <w:p w14:paraId="52D620A3" w14:textId="47253791" w:rsidR="00B87A8C" w:rsidRPr="00D56521" w:rsidRDefault="00F50D35" w:rsidP="00BF7D32">
            <w:pPr>
              <w:spacing w:before="60" w:after="60"/>
              <w:jc w:val="center"/>
              <w:rPr>
                <w:b/>
                <w:bCs/>
              </w:rPr>
            </w:pPr>
            <w:r w:rsidRPr="00D56521">
              <w:rPr>
                <w:b/>
                <w:bCs/>
              </w:rPr>
              <w:t>Level Information</w:t>
            </w:r>
          </w:p>
        </w:tc>
        <w:tc>
          <w:tcPr>
            <w:tcW w:w="1428" w:type="dxa"/>
            <w:shd w:val="clear" w:color="auto" w:fill="D9D9D9" w:themeFill="background1" w:themeFillShade="D9"/>
          </w:tcPr>
          <w:p w14:paraId="7BAEE541" w14:textId="77777777" w:rsidR="00B87A8C" w:rsidRPr="00D56521" w:rsidRDefault="00B87A8C" w:rsidP="00BF7D32">
            <w:pPr>
              <w:spacing w:before="60" w:after="60"/>
              <w:jc w:val="center"/>
              <w:rPr>
                <w:b/>
                <w:bCs/>
              </w:rPr>
            </w:pPr>
            <w:r w:rsidRPr="00D56521">
              <w:rPr>
                <w:b/>
                <w:bCs/>
              </w:rPr>
              <w:t>Abbreviation</w:t>
            </w:r>
          </w:p>
        </w:tc>
        <w:tc>
          <w:tcPr>
            <w:tcW w:w="1506" w:type="dxa"/>
            <w:shd w:val="clear" w:color="auto" w:fill="D9D9D9" w:themeFill="background1" w:themeFillShade="D9"/>
          </w:tcPr>
          <w:p w14:paraId="7F9DD8DC" w14:textId="77777777" w:rsidR="00B87A8C" w:rsidRPr="00D56521" w:rsidRDefault="00B87A8C" w:rsidP="00BF7D32">
            <w:pPr>
              <w:spacing w:before="60" w:after="60"/>
              <w:jc w:val="center"/>
              <w:rPr>
                <w:b/>
                <w:bCs/>
              </w:rPr>
            </w:pPr>
            <w:r w:rsidRPr="00D56521">
              <w:rPr>
                <w:b/>
                <w:bCs/>
              </w:rPr>
              <w:t>Hydrographic Symbol</w:t>
            </w:r>
          </w:p>
        </w:tc>
        <w:tc>
          <w:tcPr>
            <w:tcW w:w="2252" w:type="dxa"/>
            <w:shd w:val="clear" w:color="auto" w:fill="D9D9D9" w:themeFill="background1" w:themeFillShade="D9"/>
          </w:tcPr>
          <w:p w14:paraId="65955FA3" w14:textId="77777777" w:rsidR="00B87A8C" w:rsidRPr="00D56521" w:rsidRDefault="00B87A8C" w:rsidP="00BF7D32">
            <w:pPr>
              <w:spacing w:before="60" w:after="60"/>
              <w:jc w:val="center"/>
              <w:rPr>
                <w:b/>
                <w:bCs/>
              </w:rPr>
            </w:pPr>
            <w:r w:rsidRPr="00D56521">
              <w:rPr>
                <w:b/>
                <w:bCs/>
              </w:rPr>
              <w:t>Icon (“hot key”)</w:t>
            </w:r>
          </w:p>
        </w:tc>
      </w:tr>
      <w:tr w:rsidR="001807B6" w:rsidRPr="00D56521" w14:paraId="79B4B54D" w14:textId="77777777" w:rsidTr="006734EA">
        <w:tc>
          <w:tcPr>
            <w:tcW w:w="1505" w:type="dxa"/>
            <w:vMerge w:val="restart"/>
          </w:tcPr>
          <w:p w14:paraId="6F5115EC" w14:textId="45C51E84" w:rsidR="000F4858" w:rsidRPr="00D56521" w:rsidRDefault="001807B6" w:rsidP="00047EC5">
            <w:pPr>
              <w:spacing w:before="60" w:after="60"/>
            </w:pPr>
            <w:r w:rsidRPr="00D56521">
              <w:t>Selector for interoperability level</w:t>
            </w:r>
          </w:p>
        </w:tc>
        <w:tc>
          <w:tcPr>
            <w:tcW w:w="2405" w:type="dxa"/>
          </w:tcPr>
          <w:p w14:paraId="16936678" w14:textId="60C3895E" w:rsidR="001807B6" w:rsidRPr="00D56521" w:rsidRDefault="001807B6" w:rsidP="00047EC5">
            <w:pPr>
              <w:spacing w:before="60" w:after="60"/>
            </w:pPr>
            <w:r w:rsidRPr="00D56521">
              <w:t xml:space="preserve">Level 1 </w:t>
            </w:r>
            <w:r w:rsidR="000A60F0" w:rsidRPr="00D56521">
              <w:t xml:space="preserve">visual </w:t>
            </w:r>
            <w:r w:rsidR="00F50D35" w:rsidRPr="00D56521">
              <w:t>interoperability</w:t>
            </w:r>
          </w:p>
          <w:p w14:paraId="14C2E983" w14:textId="57A9CBE3" w:rsidR="00FD2223" w:rsidRPr="00D20AD1" w:rsidRDefault="00C80A81" w:rsidP="00047EC5">
            <w:pPr>
              <w:spacing w:before="60" w:after="60"/>
              <w:rPr>
                <w:strike/>
                <w:rPrChange w:id="294" w:author="Raphael Malyankar" w:date="2023-09-01T00:43:00Z">
                  <w:rPr/>
                </w:rPrChange>
              </w:rPr>
            </w:pPr>
            <w:r w:rsidRPr="00D20AD1">
              <w:rPr>
                <w:strike/>
                <w:rPrChange w:id="295" w:author="Raphael Malyankar" w:date="2023-09-01T00:43:00Z">
                  <w:rPr/>
                </w:rPrChange>
              </w:rPr>
              <w:t>Information l</w:t>
            </w:r>
            <w:r w:rsidR="000F4858" w:rsidRPr="00D20AD1">
              <w:rPr>
                <w:strike/>
                <w:rPrChange w:id="296" w:author="Raphael Malyankar" w:date="2023-09-01T00:43:00Z">
                  <w:rPr/>
                </w:rPrChange>
              </w:rPr>
              <w:t>ayer merge Level 1</w:t>
            </w:r>
          </w:p>
        </w:tc>
        <w:tc>
          <w:tcPr>
            <w:tcW w:w="1428" w:type="dxa"/>
          </w:tcPr>
          <w:p w14:paraId="10D08ABC" w14:textId="2FEA8026" w:rsidR="001807B6" w:rsidRPr="00D56521" w:rsidRDefault="001807B6" w:rsidP="00047EC5">
            <w:pPr>
              <w:spacing w:before="60" w:after="60"/>
            </w:pPr>
            <w:r w:rsidRPr="00D56521">
              <w:t>VI</w:t>
            </w:r>
            <w:r w:rsidR="002E075D" w:rsidRPr="00D56521">
              <w:t>NT</w:t>
            </w:r>
            <w:r w:rsidR="00656F10" w:rsidRPr="00D56521">
              <w:t>OP</w:t>
            </w:r>
            <w:r w:rsidRPr="00D56521">
              <w:t xml:space="preserve"> L1</w:t>
            </w:r>
          </w:p>
          <w:p w14:paraId="1484F3ED" w14:textId="46571F6A" w:rsidR="00811B5F" w:rsidRPr="00D20AD1" w:rsidRDefault="00D1308A" w:rsidP="00047EC5">
            <w:pPr>
              <w:spacing w:before="60" w:after="60"/>
              <w:rPr>
                <w:strike/>
                <w:rPrChange w:id="297" w:author="Raphael Malyankar" w:date="2023-09-01T00:43:00Z">
                  <w:rPr/>
                </w:rPrChange>
              </w:rPr>
            </w:pPr>
            <w:r w:rsidRPr="00D20AD1">
              <w:rPr>
                <w:strike/>
                <w:rPrChange w:id="298" w:author="Raphael Malyankar" w:date="2023-09-01T00:43:00Z">
                  <w:rPr/>
                </w:rPrChange>
              </w:rPr>
              <w:t xml:space="preserve">INFO </w:t>
            </w:r>
            <w:r w:rsidR="000F4858" w:rsidRPr="00D20AD1">
              <w:rPr>
                <w:strike/>
                <w:rPrChange w:id="299" w:author="Raphael Malyankar" w:date="2023-09-01T00:43:00Z">
                  <w:rPr/>
                </w:rPrChange>
              </w:rPr>
              <w:t>LYR MRG L1</w:t>
            </w:r>
          </w:p>
        </w:tc>
        <w:tc>
          <w:tcPr>
            <w:tcW w:w="1506" w:type="dxa"/>
          </w:tcPr>
          <w:p w14:paraId="4B8E7A74" w14:textId="77777777" w:rsidR="001807B6" w:rsidRPr="00D56521" w:rsidRDefault="001807B6" w:rsidP="00047EC5">
            <w:pPr>
              <w:spacing w:before="60" w:after="60"/>
            </w:pPr>
            <w:r w:rsidRPr="00D56521">
              <w:t>(none)</w:t>
            </w:r>
          </w:p>
        </w:tc>
        <w:tc>
          <w:tcPr>
            <w:tcW w:w="2252" w:type="dxa"/>
          </w:tcPr>
          <w:p w14:paraId="33FC8630" w14:textId="496A695A" w:rsidR="001807B6"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23">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D56521" w14:paraId="463ADF5D" w14:textId="77777777" w:rsidTr="006734EA">
        <w:trPr>
          <w:cantSplit/>
        </w:trPr>
        <w:tc>
          <w:tcPr>
            <w:tcW w:w="1505" w:type="dxa"/>
            <w:vMerge/>
          </w:tcPr>
          <w:p w14:paraId="249C5152" w14:textId="77777777" w:rsidR="000F4858" w:rsidRPr="00D56521" w:rsidRDefault="000F4858" w:rsidP="00047EC5">
            <w:pPr>
              <w:spacing w:before="60" w:after="60"/>
            </w:pPr>
          </w:p>
        </w:tc>
        <w:tc>
          <w:tcPr>
            <w:tcW w:w="2405" w:type="dxa"/>
          </w:tcPr>
          <w:p w14:paraId="135E5ECE" w14:textId="77777777" w:rsidR="00F50D35" w:rsidRPr="00D56521" w:rsidRDefault="000F4858" w:rsidP="00047EC5">
            <w:pPr>
              <w:spacing w:before="60" w:after="60"/>
            </w:pPr>
            <w:r w:rsidRPr="00D56521">
              <w:t xml:space="preserve">Level 2 </w:t>
            </w:r>
            <w:r w:rsidR="000A60F0" w:rsidRPr="00D56521">
              <w:t xml:space="preserve">visual </w:t>
            </w:r>
            <w:r w:rsidR="00F50D35" w:rsidRPr="00D56521">
              <w:t>interoperability</w:t>
            </w:r>
          </w:p>
          <w:p w14:paraId="30E1BB07" w14:textId="2906961E" w:rsidR="000F4858" w:rsidRPr="00D56521" w:rsidRDefault="000F4858" w:rsidP="00047EC5">
            <w:pPr>
              <w:spacing w:before="60" w:after="60"/>
            </w:pPr>
          </w:p>
          <w:p w14:paraId="1BE8847E" w14:textId="662A0616" w:rsidR="00FD2223" w:rsidRPr="00D20AD1" w:rsidRDefault="00C80A81" w:rsidP="00047EC5">
            <w:pPr>
              <w:spacing w:before="60" w:after="60"/>
              <w:rPr>
                <w:strike/>
                <w:rPrChange w:id="300" w:author="Raphael Malyankar" w:date="2023-09-01T00:44:00Z">
                  <w:rPr/>
                </w:rPrChange>
              </w:rPr>
            </w:pPr>
            <w:r w:rsidRPr="00D20AD1">
              <w:rPr>
                <w:strike/>
                <w:rPrChange w:id="301" w:author="Raphael Malyankar" w:date="2023-09-01T00:44:00Z">
                  <w:rPr/>
                </w:rPrChange>
              </w:rPr>
              <w:t>Information l</w:t>
            </w:r>
            <w:r w:rsidR="000F4858" w:rsidRPr="00D20AD1">
              <w:rPr>
                <w:strike/>
                <w:rPrChange w:id="302" w:author="Raphael Malyankar" w:date="2023-09-01T00:44:00Z">
                  <w:rPr/>
                </w:rPrChange>
              </w:rPr>
              <w:t>ayer merge Level 1</w:t>
            </w:r>
          </w:p>
        </w:tc>
        <w:tc>
          <w:tcPr>
            <w:tcW w:w="1428" w:type="dxa"/>
          </w:tcPr>
          <w:p w14:paraId="4995BA05" w14:textId="32F01C5A" w:rsidR="000F4858" w:rsidRPr="00D56521" w:rsidRDefault="000F4858" w:rsidP="00047EC5">
            <w:pPr>
              <w:spacing w:before="60" w:after="60"/>
            </w:pPr>
            <w:r w:rsidRPr="00D56521">
              <w:t>VI</w:t>
            </w:r>
            <w:r w:rsidR="002E075D" w:rsidRPr="00D56521">
              <w:t>NT</w:t>
            </w:r>
            <w:r w:rsidR="00656F10" w:rsidRPr="00D56521">
              <w:t>OP</w:t>
            </w:r>
            <w:r w:rsidRPr="00D56521">
              <w:t xml:space="preserve"> L2</w:t>
            </w:r>
          </w:p>
          <w:p w14:paraId="422F971C" w14:textId="30AB6496" w:rsidR="00811B5F" w:rsidRPr="00D20AD1" w:rsidRDefault="00D1308A" w:rsidP="00047EC5">
            <w:pPr>
              <w:spacing w:before="60" w:after="60"/>
              <w:rPr>
                <w:strike/>
                <w:rPrChange w:id="303" w:author="Raphael Malyankar" w:date="2023-09-01T00:44:00Z">
                  <w:rPr/>
                </w:rPrChange>
              </w:rPr>
            </w:pPr>
            <w:r w:rsidRPr="00D20AD1">
              <w:rPr>
                <w:strike/>
                <w:rPrChange w:id="304" w:author="Raphael Malyankar" w:date="2023-09-01T00:44:00Z">
                  <w:rPr/>
                </w:rPrChange>
              </w:rPr>
              <w:t xml:space="preserve">INFO </w:t>
            </w:r>
            <w:r w:rsidR="000F4858" w:rsidRPr="00D20AD1">
              <w:rPr>
                <w:strike/>
                <w:rPrChange w:id="305" w:author="Raphael Malyankar" w:date="2023-09-01T00:44:00Z">
                  <w:rPr/>
                </w:rPrChange>
              </w:rPr>
              <w:t>LYR MRG L2</w:t>
            </w:r>
          </w:p>
        </w:tc>
        <w:tc>
          <w:tcPr>
            <w:tcW w:w="1506" w:type="dxa"/>
          </w:tcPr>
          <w:p w14:paraId="36C4F5FF" w14:textId="77777777" w:rsidR="000F4858" w:rsidRPr="00D56521" w:rsidRDefault="000F4858" w:rsidP="00047EC5">
            <w:pPr>
              <w:spacing w:before="60" w:after="60"/>
            </w:pPr>
            <w:r w:rsidRPr="00D56521">
              <w:t>(none)</w:t>
            </w:r>
          </w:p>
        </w:tc>
        <w:tc>
          <w:tcPr>
            <w:tcW w:w="2252" w:type="dxa"/>
          </w:tcPr>
          <w:p w14:paraId="3D1E15E6" w14:textId="50EA24E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24">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D56521" w14:paraId="503C27D1" w14:textId="77777777" w:rsidTr="006734EA">
        <w:trPr>
          <w:cantSplit/>
        </w:trPr>
        <w:tc>
          <w:tcPr>
            <w:tcW w:w="1505" w:type="dxa"/>
            <w:vMerge/>
          </w:tcPr>
          <w:p w14:paraId="3B4D80E1" w14:textId="77777777" w:rsidR="000F4858" w:rsidRPr="00D56521" w:rsidRDefault="000F4858" w:rsidP="00047EC5">
            <w:pPr>
              <w:spacing w:before="60" w:after="60"/>
            </w:pPr>
          </w:p>
        </w:tc>
        <w:tc>
          <w:tcPr>
            <w:tcW w:w="2405" w:type="dxa"/>
          </w:tcPr>
          <w:p w14:paraId="272B4AFB" w14:textId="77777777" w:rsidR="00F50D35" w:rsidRPr="00D56521" w:rsidRDefault="000F4858" w:rsidP="00047EC5">
            <w:pPr>
              <w:spacing w:before="60" w:after="60"/>
            </w:pPr>
            <w:r w:rsidRPr="00D56521">
              <w:t xml:space="preserve">No </w:t>
            </w:r>
            <w:r w:rsidR="000A60F0" w:rsidRPr="00D56521">
              <w:t xml:space="preserve">visual </w:t>
            </w:r>
            <w:r w:rsidR="00F50D35" w:rsidRPr="00D56521">
              <w:t>interoperability</w:t>
            </w:r>
          </w:p>
          <w:p w14:paraId="496EB879" w14:textId="58726AF3" w:rsidR="000F4858" w:rsidRPr="00D56521" w:rsidRDefault="000F4858" w:rsidP="00047EC5">
            <w:pPr>
              <w:spacing w:before="60" w:after="60"/>
            </w:pPr>
          </w:p>
          <w:p w14:paraId="275607B0" w14:textId="7F2F8BE1" w:rsidR="00670DD9" w:rsidRPr="00D20AD1" w:rsidRDefault="00D1308A" w:rsidP="00047EC5">
            <w:pPr>
              <w:spacing w:before="60" w:after="60"/>
              <w:rPr>
                <w:strike/>
                <w:rPrChange w:id="306" w:author="Raphael Malyankar" w:date="2023-09-01T00:44:00Z">
                  <w:rPr/>
                </w:rPrChange>
              </w:rPr>
            </w:pPr>
            <w:r w:rsidRPr="00D20AD1">
              <w:rPr>
                <w:strike/>
                <w:rPrChange w:id="307" w:author="Raphael Malyankar" w:date="2023-09-01T00:44:00Z">
                  <w:rPr/>
                </w:rPrChange>
              </w:rPr>
              <w:t>Information l</w:t>
            </w:r>
            <w:r w:rsidR="000F4858" w:rsidRPr="00D20AD1">
              <w:rPr>
                <w:strike/>
                <w:rPrChange w:id="308" w:author="Raphael Malyankar" w:date="2023-09-01T00:44:00Z">
                  <w:rPr/>
                </w:rPrChange>
              </w:rPr>
              <w:t>ayer merging off</w:t>
            </w:r>
          </w:p>
        </w:tc>
        <w:tc>
          <w:tcPr>
            <w:tcW w:w="1428" w:type="dxa"/>
          </w:tcPr>
          <w:p w14:paraId="475B4C66" w14:textId="2CA04751" w:rsidR="000F4858" w:rsidRPr="00D56521" w:rsidRDefault="000F4858" w:rsidP="00047EC5">
            <w:pPr>
              <w:spacing w:before="60" w:after="60"/>
            </w:pPr>
            <w:r w:rsidRPr="00D56521">
              <w:t>VI</w:t>
            </w:r>
            <w:r w:rsidR="002E075D" w:rsidRPr="00D56521">
              <w:t>NT</w:t>
            </w:r>
            <w:r w:rsidR="00656F10" w:rsidRPr="00D56521">
              <w:t>OP</w:t>
            </w:r>
            <w:r w:rsidRPr="00D56521">
              <w:t xml:space="preserve"> OFF</w:t>
            </w:r>
          </w:p>
          <w:p w14:paraId="2A71BD83" w14:textId="012D4780" w:rsidR="00811B5F" w:rsidRPr="00D20AD1" w:rsidRDefault="00D1308A" w:rsidP="00047EC5">
            <w:pPr>
              <w:spacing w:before="60" w:after="60"/>
              <w:rPr>
                <w:strike/>
                <w:rPrChange w:id="309" w:author="Raphael Malyankar" w:date="2023-09-01T00:44:00Z">
                  <w:rPr/>
                </w:rPrChange>
              </w:rPr>
            </w:pPr>
            <w:r w:rsidRPr="00D20AD1">
              <w:rPr>
                <w:strike/>
                <w:rPrChange w:id="310" w:author="Raphael Malyankar" w:date="2023-09-01T00:44:00Z">
                  <w:rPr/>
                </w:rPrChange>
              </w:rPr>
              <w:t xml:space="preserve">INFO </w:t>
            </w:r>
            <w:r w:rsidR="000F4858" w:rsidRPr="00D20AD1">
              <w:rPr>
                <w:strike/>
                <w:rPrChange w:id="311" w:author="Raphael Malyankar" w:date="2023-09-01T00:44:00Z">
                  <w:rPr/>
                </w:rPrChange>
              </w:rPr>
              <w:t>LYR MRG OFF</w:t>
            </w:r>
          </w:p>
        </w:tc>
        <w:tc>
          <w:tcPr>
            <w:tcW w:w="1506" w:type="dxa"/>
          </w:tcPr>
          <w:p w14:paraId="68800482" w14:textId="3385EE8F" w:rsidR="000F4858" w:rsidRPr="00D56521" w:rsidRDefault="000F4858" w:rsidP="00047EC5">
            <w:pPr>
              <w:spacing w:before="60" w:after="60"/>
            </w:pPr>
            <w:r w:rsidRPr="00D56521">
              <w:t>(none)</w:t>
            </w:r>
          </w:p>
        </w:tc>
        <w:tc>
          <w:tcPr>
            <w:tcW w:w="2252" w:type="dxa"/>
          </w:tcPr>
          <w:p w14:paraId="1239D8BB" w14:textId="221FCE6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5">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D56521" w14:paraId="758A33D9" w14:textId="77777777" w:rsidTr="006734EA">
        <w:trPr>
          <w:cantSplit/>
        </w:trPr>
        <w:tc>
          <w:tcPr>
            <w:tcW w:w="1505" w:type="dxa"/>
          </w:tcPr>
          <w:p w14:paraId="25196E7E" w14:textId="036D3CEC" w:rsidR="000C4C63" w:rsidRPr="00D56521" w:rsidRDefault="000C4C63" w:rsidP="00047EC5">
            <w:pPr>
              <w:spacing w:before="60" w:after="60"/>
            </w:pPr>
            <w:r w:rsidRPr="00D56521">
              <w:t>Selector for predefined combination in the currently active interoperability catalogue</w:t>
            </w:r>
            <w:r w:rsidR="00E92C85" w:rsidRPr="00D56521">
              <w:t xml:space="preserve"> (see notes 1, 2)</w:t>
            </w:r>
          </w:p>
        </w:tc>
        <w:tc>
          <w:tcPr>
            <w:tcW w:w="2405" w:type="dxa"/>
          </w:tcPr>
          <w:p w14:paraId="4C7F3A1B" w14:textId="77777777" w:rsidR="00F50D35" w:rsidRPr="00D56521" w:rsidRDefault="00CD588C" w:rsidP="00047EC5">
            <w:pPr>
              <w:spacing w:before="60" w:after="60"/>
            </w:pPr>
            <w:r w:rsidRPr="00D56521">
              <w:t xml:space="preserve">Visual </w:t>
            </w:r>
            <w:r w:rsidR="00F50D35" w:rsidRPr="00D56521">
              <w:t>interoperability</w:t>
            </w:r>
          </w:p>
          <w:p w14:paraId="0BF99911" w14:textId="27821DDE" w:rsidR="000C4C63" w:rsidRPr="00D56521" w:rsidRDefault="000C4C63" w:rsidP="00047EC5">
            <w:pPr>
              <w:spacing w:before="60" w:after="60"/>
            </w:pPr>
            <w:r w:rsidRPr="00D56521">
              <w:t xml:space="preserve"> ruleset</w:t>
            </w:r>
          </w:p>
          <w:p w14:paraId="5BB08C72" w14:textId="06160E20" w:rsidR="000C4C63" w:rsidRPr="00D20AD1" w:rsidRDefault="000C4C63" w:rsidP="00047EC5">
            <w:pPr>
              <w:spacing w:before="60" w:after="60"/>
              <w:rPr>
                <w:strike/>
                <w:rPrChange w:id="312" w:author="Raphael Malyankar" w:date="2023-09-01T00:44:00Z">
                  <w:rPr/>
                </w:rPrChange>
              </w:rPr>
            </w:pPr>
            <w:r w:rsidRPr="00D20AD1">
              <w:rPr>
                <w:strike/>
                <w:rPrChange w:id="313" w:author="Raphael Malyankar" w:date="2023-09-01T00:44:00Z">
                  <w:rPr/>
                </w:rPrChange>
              </w:rPr>
              <w:t>Information layer merging ruleset</w:t>
            </w:r>
          </w:p>
        </w:tc>
        <w:tc>
          <w:tcPr>
            <w:tcW w:w="1428" w:type="dxa"/>
          </w:tcPr>
          <w:p w14:paraId="331C2A35" w14:textId="2AFE7B8F" w:rsidR="000C4C63" w:rsidRPr="00D56521" w:rsidRDefault="00CD588C" w:rsidP="00047EC5">
            <w:pPr>
              <w:spacing w:before="60" w:after="60"/>
            </w:pPr>
            <w:r w:rsidRPr="00D56521">
              <w:t>V</w:t>
            </w:r>
            <w:r w:rsidR="00E92C85" w:rsidRPr="00D56521">
              <w:t>INT</w:t>
            </w:r>
            <w:r w:rsidR="00656F10" w:rsidRPr="00D56521">
              <w:t>OP</w:t>
            </w:r>
            <w:r w:rsidR="00E92C85" w:rsidRPr="00D56521">
              <w:t xml:space="preserve"> RULES</w:t>
            </w:r>
          </w:p>
          <w:p w14:paraId="1F08E5DB" w14:textId="0D339ED7" w:rsidR="00811B5F" w:rsidRPr="00D20AD1" w:rsidRDefault="000A60F0" w:rsidP="00047EC5">
            <w:pPr>
              <w:spacing w:before="60" w:after="60"/>
              <w:rPr>
                <w:strike/>
                <w:rPrChange w:id="314" w:author="Raphael Malyankar" w:date="2023-09-01T00:44:00Z">
                  <w:rPr/>
                </w:rPrChange>
              </w:rPr>
            </w:pPr>
            <w:r w:rsidRPr="00D20AD1">
              <w:rPr>
                <w:strike/>
                <w:rPrChange w:id="315" w:author="Raphael Malyankar" w:date="2023-09-01T00:44:00Z">
                  <w:rPr/>
                </w:rPrChange>
              </w:rPr>
              <w:t>INFO LYR MRG RULES</w:t>
            </w:r>
          </w:p>
        </w:tc>
        <w:tc>
          <w:tcPr>
            <w:tcW w:w="1506" w:type="dxa"/>
          </w:tcPr>
          <w:p w14:paraId="3366C060" w14:textId="2DB8C825" w:rsidR="000C4C63" w:rsidRPr="00D56521" w:rsidRDefault="00E92C85" w:rsidP="00047EC5">
            <w:pPr>
              <w:spacing w:before="60" w:after="60"/>
            </w:pPr>
            <w:r w:rsidRPr="00D56521">
              <w:t>(none)</w:t>
            </w:r>
          </w:p>
        </w:tc>
        <w:tc>
          <w:tcPr>
            <w:tcW w:w="2252" w:type="dxa"/>
          </w:tcPr>
          <w:p w14:paraId="07EEF719" w14:textId="5C61AFEC" w:rsidR="000C4C63"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6">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7BDE4E6D" w:rsidR="000928BD" w:rsidRPr="00D56521" w:rsidRDefault="005B53C7"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2</w:t>
      </w:r>
      <w:r w:rsidR="00331A1D" w:rsidRPr="00D56521">
        <w:fldChar w:fldCharType="end"/>
      </w:r>
      <w:r w:rsidRPr="00D56521">
        <w:t xml:space="preserve"> - Additional </w:t>
      </w:r>
      <w:r w:rsidR="00273C76" w:rsidRPr="00D56521">
        <w:t xml:space="preserve">functions for control of </w:t>
      </w:r>
      <w:r w:rsidRPr="00D56521">
        <w:t>chart display</w:t>
      </w:r>
    </w:p>
    <w:p w14:paraId="17B10551" w14:textId="1216CBD6" w:rsidR="000C4C63" w:rsidRPr="00D56521" w:rsidRDefault="000C4C63" w:rsidP="00BF7D32">
      <w:pPr>
        <w:spacing w:after="60" w:line="240" w:lineRule="auto"/>
        <w:jc w:val="both"/>
      </w:pPr>
      <w:r w:rsidRPr="00D56521">
        <w:t>Notes:</w:t>
      </w:r>
    </w:p>
    <w:p w14:paraId="55FF1F22" w14:textId="7DD0B3C0" w:rsidR="00E92C85" w:rsidRPr="00D56521" w:rsidRDefault="000C4C63" w:rsidP="00AE2737">
      <w:pPr>
        <w:pStyle w:val="ListParagraph"/>
        <w:numPr>
          <w:ilvl w:val="0"/>
          <w:numId w:val="21"/>
        </w:numPr>
        <w:spacing w:after="60" w:line="240" w:lineRule="auto"/>
        <w:jc w:val="both"/>
      </w:pPr>
      <w:r w:rsidRPr="00D56521">
        <w:lastRenderedPageBreak/>
        <w:t>This function should be disabled when interoperability is OFF</w:t>
      </w:r>
      <w:r w:rsidR="00301BA7" w:rsidRPr="00D56521">
        <w:t xml:space="preserve"> or the </w:t>
      </w:r>
      <w:r w:rsidR="00BC0A69" w:rsidRPr="00D56521">
        <w:t xml:space="preserve">interoperability level of the </w:t>
      </w:r>
      <w:r w:rsidR="00BF7D32" w:rsidRPr="00D56521">
        <w:t>C</w:t>
      </w:r>
      <w:r w:rsidR="00BC0A69" w:rsidRPr="00D56521">
        <w:t xml:space="preserve">atalogue as a whole (attribute </w:t>
      </w:r>
      <w:r w:rsidR="00BC0A69" w:rsidRPr="00D56521">
        <w:rPr>
          <w:i/>
          <w:iCs/>
        </w:rPr>
        <w:t>interoperabilityLevel</w:t>
      </w:r>
      <w:r w:rsidR="00BC0A69" w:rsidRPr="00D56521">
        <w:t xml:space="preserve"> of </w:t>
      </w:r>
      <w:r w:rsidR="00BC0A69" w:rsidRPr="00D56521">
        <w:rPr>
          <w:b/>
          <w:bCs/>
        </w:rPr>
        <w:t>S100_IC_InteroperabilityCatalogue</w:t>
      </w:r>
      <w:r w:rsidR="00BC0A69" w:rsidRPr="00D56521">
        <w:t>) is 1</w:t>
      </w:r>
      <w:r w:rsidR="00E92C85" w:rsidRPr="00D56521">
        <w:t>.</w:t>
      </w:r>
      <w:r w:rsidR="00BC0A69" w:rsidRPr="00D56521">
        <w:t xml:space="preserve"> Level 1 </w:t>
      </w:r>
      <w:r w:rsidR="00BF7D32" w:rsidRPr="00D56521">
        <w:t>C</w:t>
      </w:r>
      <w:r w:rsidR="00BC0A69" w:rsidRPr="00D56521">
        <w:t>atalogues do not include predefined combinations.</w:t>
      </w:r>
    </w:p>
    <w:p w14:paraId="0F968785" w14:textId="7FE98B78" w:rsidR="000C4C63" w:rsidRPr="00D56521" w:rsidRDefault="00E92C85" w:rsidP="00AE2737">
      <w:pPr>
        <w:pStyle w:val="ListParagraph"/>
        <w:numPr>
          <w:ilvl w:val="0"/>
          <w:numId w:val="21"/>
        </w:numPr>
        <w:spacing w:after="120" w:line="240" w:lineRule="auto"/>
        <w:jc w:val="both"/>
      </w:pPr>
      <w:r w:rsidRPr="00D56521">
        <w:t xml:space="preserve">This function should display a list of predefined combinations in the currently active </w:t>
      </w:r>
      <w:r w:rsidR="00BF7D32" w:rsidRPr="00D56521">
        <w:t>I</w:t>
      </w:r>
      <w:r w:rsidR="009D54A5" w:rsidRPr="00D56521">
        <w:t>nteroperability</w:t>
      </w:r>
      <w:r w:rsidRPr="00D56521">
        <w:t xml:space="preserve"> </w:t>
      </w:r>
      <w:r w:rsidR="00BF7D32" w:rsidRPr="00D56521">
        <w:t>C</w:t>
      </w:r>
      <w:r w:rsidRPr="00D56521">
        <w:t xml:space="preserve">atalogue. Names of predefined combinations can be found in the </w:t>
      </w:r>
      <w:r w:rsidR="000C4C63" w:rsidRPr="00D56521">
        <w:rPr>
          <w:i/>
          <w:iCs/>
        </w:rPr>
        <w:t>name</w:t>
      </w:r>
      <w:r w:rsidR="000C4C63" w:rsidRPr="00D56521">
        <w:t xml:space="preserve"> attribute of </w:t>
      </w:r>
      <w:r w:rsidR="000C4C63" w:rsidRPr="00D56521">
        <w:rPr>
          <w:b/>
          <w:bCs/>
        </w:rPr>
        <w:t>S100_PredefinedCombination</w:t>
      </w:r>
      <w:r w:rsidRPr="00D56521">
        <w:t xml:space="preserve"> in the </w:t>
      </w:r>
      <w:r w:rsidR="00BF7D32" w:rsidRPr="00D56521">
        <w:t>I</w:t>
      </w:r>
      <w:r w:rsidRPr="00D56521">
        <w:t xml:space="preserve">nteroperability </w:t>
      </w:r>
      <w:r w:rsidR="00BF7D32" w:rsidRPr="00D56521">
        <w:t>C</w:t>
      </w:r>
      <w:r w:rsidRPr="00D56521">
        <w:t>atalogue.</w:t>
      </w:r>
      <w:r w:rsidR="00BB6425" w:rsidRPr="00D56521">
        <w:t xml:space="preserve"> The name should be displayed; other information (description, use condition, level) should either be displayed at the same time or accessible from the display.</w:t>
      </w:r>
    </w:p>
    <w:p w14:paraId="543C3B79" w14:textId="5A610BC4" w:rsidR="000C4C63" w:rsidRPr="00D56521" w:rsidRDefault="00DD2DCC">
      <w:pPr>
        <w:pStyle w:val="Heading3"/>
        <w:pPrChange w:id="316" w:author="Raphael Malyankar" w:date="2023-08-31T22:24:00Z">
          <w:pPr>
            <w:pStyle w:val="Heading3"/>
            <w:spacing w:after="120"/>
          </w:pPr>
        </w:pPrChange>
      </w:pPr>
      <w:bookmarkStart w:id="317" w:name="_Toc144421247"/>
      <w:r w:rsidRPr="00D56521">
        <w:t>Functions for control of chart functionality</w:t>
      </w:r>
      <w:bookmarkEnd w:id="317"/>
    </w:p>
    <w:p w14:paraId="53C99E2B" w14:textId="591ABE7F" w:rsidR="000928BD" w:rsidRPr="00D56521" w:rsidRDefault="000928BD" w:rsidP="00BF7D32">
      <w:pPr>
        <w:spacing w:after="120" w:line="240" w:lineRule="auto"/>
        <w:jc w:val="both"/>
      </w:pPr>
      <w:r w:rsidRPr="00D56521">
        <w:t xml:space="preserve">The following functions should be added to the user interface, extending Table 3 (Control of Chart Functionality) in </w:t>
      </w:r>
      <w:r w:rsidR="004D05F1" w:rsidRPr="00D56521">
        <w:t>MSC</w:t>
      </w:r>
      <w:r w:rsidRPr="00D56521">
        <w:t>.1609:</w:t>
      </w:r>
    </w:p>
    <w:tbl>
      <w:tblPr>
        <w:tblStyle w:val="TableGrid"/>
        <w:tblW w:w="0" w:type="auto"/>
        <w:tblLook w:val="04A0" w:firstRow="1" w:lastRow="0" w:firstColumn="1" w:lastColumn="0" w:noHBand="0" w:noVBand="1"/>
      </w:tblPr>
      <w:tblGrid>
        <w:gridCol w:w="2268"/>
        <w:gridCol w:w="2269"/>
        <w:gridCol w:w="2261"/>
        <w:gridCol w:w="2298"/>
      </w:tblGrid>
      <w:tr w:rsidR="002E075D" w:rsidRPr="00D56521" w14:paraId="1844A1F0" w14:textId="77777777" w:rsidTr="00BF7D32">
        <w:trPr>
          <w:cantSplit/>
          <w:tblHeader/>
        </w:trPr>
        <w:tc>
          <w:tcPr>
            <w:tcW w:w="2357" w:type="dxa"/>
            <w:shd w:val="clear" w:color="auto" w:fill="D9D9D9" w:themeFill="background1" w:themeFillShade="D9"/>
          </w:tcPr>
          <w:p w14:paraId="65657A68" w14:textId="77777777" w:rsidR="002E075D" w:rsidRPr="00D56521" w:rsidRDefault="002E075D" w:rsidP="00BF7D32">
            <w:pPr>
              <w:spacing w:before="60" w:after="60"/>
              <w:jc w:val="center"/>
              <w:rPr>
                <w:b/>
                <w:bCs/>
              </w:rPr>
            </w:pPr>
            <w:r w:rsidRPr="00D56521">
              <w:rPr>
                <w:b/>
                <w:bCs/>
              </w:rPr>
              <w:t>Explanation</w:t>
            </w:r>
          </w:p>
        </w:tc>
        <w:tc>
          <w:tcPr>
            <w:tcW w:w="2357" w:type="dxa"/>
            <w:shd w:val="clear" w:color="auto" w:fill="D9D9D9" w:themeFill="background1" w:themeFillShade="D9"/>
          </w:tcPr>
          <w:p w14:paraId="0115CB84" w14:textId="77777777" w:rsidR="002E075D" w:rsidRPr="00D56521" w:rsidRDefault="002E075D" w:rsidP="00BF7D32">
            <w:pPr>
              <w:spacing w:before="60" w:after="60"/>
              <w:jc w:val="center"/>
              <w:rPr>
                <w:b/>
                <w:bCs/>
              </w:rPr>
            </w:pPr>
            <w:r w:rsidRPr="00D56521">
              <w:rPr>
                <w:b/>
                <w:bCs/>
              </w:rPr>
              <w:t>Term</w:t>
            </w:r>
          </w:p>
        </w:tc>
        <w:tc>
          <w:tcPr>
            <w:tcW w:w="2358" w:type="dxa"/>
            <w:shd w:val="clear" w:color="auto" w:fill="D9D9D9" w:themeFill="background1" w:themeFillShade="D9"/>
          </w:tcPr>
          <w:p w14:paraId="3C2D315D" w14:textId="77777777" w:rsidR="002E075D" w:rsidRPr="00D56521" w:rsidRDefault="002E075D"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CCB8F49" w14:textId="77777777" w:rsidR="002E075D" w:rsidRPr="00D56521" w:rsidRDefault="002E075D" w:rsidP="00BF7D32">
            <w:pPr>
              <w:spacing w:before="60" w:after="60"/>
              <w:jc w:val="center"/>
              <w:rPr>
                <w:b/>
                <w:bCs/>
              </w:rPr>
            </w:pPr>
            <w:r w:rsidRPr="00D56521">
              <w:rPr>
                <w:b/>
                <w:bCs/>
              </w:rPr>
              <w:t>Icon (“hot key”)</w:t>
            </w:r>
          </w:p>
        </w:tc>
      </w:tr>
      <w:tr w:rsidR="002E075D" w:rsidRPr="00D56521" w14:paraId="5E632B6B" w14:textId="77777777" w:rsidTr="009375A6">
        <w:trPr>
          <w:cantSplit/>
        </w:trPr>
        <w:tc>
          <w:tcPr>
            <w:tcW w:w="2357" w:type="dxa"/>
          </w:tcPr>
          <w:p w14:paraId="1C05336E" w14:textId="73D77E90" w:rsidR="009375A6" w:rsidRPr="00D56521" w:rsidRDefault="002E075D" w:rsidP="00BF7D32">
            <w:pPr>
              <w:spacing w:before="60" w:after="60"/>
            </w:pPr>
            <w:r w:rsidRPr="00D56521">
              <w:t>To toggle interoperability</w:t>
            </w:r>
          </w:p>
        </w:tc>
        <w:tc>
          <w:tcPr>
            <w:tcW w:w="2357" w:type="dxa"/>
          </w:tcPr>
          <w:p w14:paraId="64596023" w14:textId="5731A73A" w:rsidR="002E075D" w:rsidRPr="00D56521" w:rsidRDefault="005426FD" w:rsidP="00BF7D32">
            <w:pPr>
              <w:spacing w:before="60" w:after="60"/>
            </w:pPr>
            <w:r w:rsidRPr="00D56521">
              <w:t>Visual</w:t>
            </w:r>
            <w:r w:rsidR="002E075D" w:rsidRPr="00D56521">
              <w:t xml:space="preserve"> </w:t>
            </w:r>
            <w:r w:rsidR="00F50D35" w:rsidRPr="00D56521">
              <w:t>interoperability</w:t>
            </w:r>
          </w:p>
          <w:p w14:paraId="0E92C221" w14:textId="6BF8C239" w:rsidR="005426FD" w:rsidRPr="00D20AD1" w:rsidRDefault="009375A6" w:rsidP="00BF7D32">
            <w:pPr>
              <w:spacing w:before="60" w:after="60"/>
              <w:rPr>
                <w:strike/>
                <w:rPrChange w:id="318" w:author="Raphael Malyankar" w:date="2023-09-01T00:44:00Z">
                  <w:rPr/>
                </w:rPrChange>
              </w:rPr>
            </w:pPr>
            <w:r w:rsidRPr="00D20AD1">
              <w:rPr>
                <w:strike/>
                <w:rPrChange w:id="319" w:author="Raphael Malyankar" w:date="2023-09-01T00:44:00Z">
                  <w:rPr/>
                </w:rPrChange>
              </w:rPr>
              <w:t>Layer merging</w:t>
            </w:r>
          </w:p>
        </w:tc>
        <w:tc>
          <w:tcPr>
            <w:tcW w:w="2358" w:type="dxa"/>
          </w:tcPr>
          <w:p w14:paraId="6693ECBD" w14:textId="04001258" w:rsidR="002E075D" w:rsidRPr="00D56521" w:rsidRDefault="002E075D" w:rsidP="00BF7D32">
            <w:pPr>
              <w:spacing w:before="60" w:after="60"/>
            </w:pPr>
            <w:r w:rsidRPr="00D56521">
              <w:t>VINT</w:t>
            </w:r>
            <w:r w:rsidR="00656F10" w:rsidRPr="00D56521">
              <w:t>OP</w:t>
            </w:r>
          </w:p>
          <w:p w14:paraId="2F2E2430" w14:textId="43DE9FE2" w:rsidR="00227010" w:rsidRPr="00D20AD1" w:rsidRDefault="009375A6" w:rsidP="00BF7D32">
            <w:pPr>
              <w:spacing w:before="60" w:after="60"/>
              <w:rPr>
                <w:strike/>
                <w:rPrChange w:id="320" w:author="Raphael Malyankar" w:date="2023-09-01T00:44:00Z">
                  <w:rPr/>
                </w:rPrChange>
              </w:rPr>
            </w:pPr>
            <w:r w:rsidRPr="00D20AD1">
              <w:rPr>
                <w:strike/>
                <w:rPrChange w:id="321" w:author="Raphael Malyankar" w:date="2023-09-01T00:44:00Z">
                  <w:rPr/>
                </w:rPrChange>
              </w:rPr>
              <w:t>LYR MRG</w:t>
            </w:r>
          </w:p>
        </w:tc>
        <w:tc>
          <w:tcPr>
            <w:tcW w:w="2358" w:type="dxa"/>
          </w:tcPr>
          <w:p w14:paraId="182F01C2" w14:textId="2AA6D91C" w:rsidR="002E075D"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7">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3476E55" w:rsidR="000928BD" w:rsidRPr="00D56521" w:rsidRDefault="005B53C7"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3</w:t>
      </w:r>
      <w:r w:rsidR="00331A1D" w:rsidRPr="00D56521">
        <w:fldChar w:fldCharType="end"/>
      </w:r>
      <w:r w:rsidRPr="00D56521">
        <w:t xml:space="preserve"> - Additional functions for control of chart functionality</w:t>
      </w:r>
    </w:p>
    <w:p w14:paraId="0DF25242" w14:textId="55C83040" w:rsidR="00DD2DCC" w:rsidRPr="00D56521" w:rsidRDefault="00DD2DCC">
      <w:pPr>
        <w:pStyle w:val="Heading3"/>
        <w:pPrChange w:id="322" w:author="Raphael Malyankar" w:date="2023-08-31T22:24:00Z">
          <w:pPr>
            <w:pStyle w:val="Heading3"/>
            <w:spacing w:after="120"/>
          </w:pPr>
        </w:pPrChange>
      </w:pPr>
      <w:bookmarkStart w:id="323" w:name="_Toc144421248"/>
      <w:r w:rsidRPr="00D56521">
        <w:t>Database functions</w:t>
      </w:r>
      <w:bookmarkEnd w:id="323"/>
    </w:p>
    <w:p w14:paraId="6580866C" w14:textId="2A29D432" w:rsidR="000928BD" w:rsidRPr="00D56521" w:rsidRDefault="000928BD" w:rsidP="00BF7D32">
      <w:pPr>
        <w:spacing w:after="120" w:line="240" w:lineRule="auto"/>
        <w:jc w:val="both"/>
      </w:pPr>
      <w:r w:rsidRPr="00D56521">
        <w:t xml:space="preserve">The following functions should be added to the user interface, extending Table 4 (Database Functions) </w:t>
      </w:r>
      <w:r w:rsidR="00DE44E4" w:rsidRPr="00D56521">
        <w:t xml:space="preserve">in </w:t>
      </w:r>
      <w:r w:rsidR="004D05F1" w:rsidRPr="00D56521">
        <w:t>MSC</w:t>
      </w:r>
      <w:r w:rsidR="00DE44E4" w:rsidRPr="00D56521">
        <w:t>.1609.</w:t>
      </w:r>
    </w:p>
    <w:tbl>
      <w:tblPr>
        <w:tblStyle w:val="TableGrid"/>
        <w:tblW w:w="0" w:type="auto"/>
        <w:tblLook w:val="04A0" w:firstRow="1" w:lastRow="0" w:firstColumn="1" w:lastColumn="0" w:noHBand="0" w:noVBand="1"/>
      </w:tblPr>
      <w:tblGrid>
        <w:gridCol w:w="2281"/>
        <w:gridCol w:w="2233"/>
        <w:gridCol w:w="2274"/>
        <w:gridCol w:w="2308"/>
      </w:tblGrid>
      <w:tr w:rsidR="00B468A6" w:rsidRPr="00D56521" w14:paraId="4C4B3E22" w14:textId="77777777" w:rsidTr="00BF7D32">
        <w:trPr>
          <w:cantSplit/>
          <w:tblHeader/>
        </w:trPr>
        <w:tc>
          <w:tcPr>
            <w:tcW w:w="2357" w:type="dxa"/>
            <w:shd w:val="clear" w:color="auto" w:fill="D9D9D9" w:themeFill="background1" w:themeFillShade="D9"/>
          </w:tcPr>
          <w:p w14:paraId="0EA0F2AB" w14:textId="77777777" w:rsidR="00B468A6" w:rsidRPr="00D56521" w:rsidRDefault="00B468A6" w:rsidP="00BF7D32">
            <w:pPr>
              <w:spacing w:before="60" w:after="60"/>
              <w:jc w:val="center"/>
              <w:rPr>
                <w:b/>
                <w:bCs/>
              </w:rPr>
            </w:pPr>
            <w:r w:rsidRPr="00D56521">
              <w:rPr>
                <w:b/>
                <w:bCs/>
              </w:rPr>
              <w:t>Function</w:t>
            </w:r>
          </w:p>
        </w:tc>
        <w:tc>
          <w:tcPr>
            <w:tcW w:w="2357" w:type="dxa"/>
            <w:shd w:val="clear" w:color="auto" w:fill="D9D9D9" w:themeFill="background1" w:themeFillShade="D9"/>
          </w:tcPr>
          <w:p w14:paraId="4F8A51C0" w14:textId="77777777" w:rsidR="00B468A6" w:rsidRPr="00D56521" w:rsidRDefault="00B468A6" w:rsidP="00BF7D32">
            <w:pPr>
              <w:spacing w:before="60" w:after="60"/>
              <w:jc w:val="center"/>
              <w:rPr>
                <w:b/>
                <w:bCs/>
              </w:rPr>
            </w:pPr>
            <w:r w:rsidRPr="00D56521">
              <w:rPr>
                <w:b/>
                <w:bCs/>
              </w:rPr>
              <w:t>Term</w:t>
            </w:r>
          </w:p>
        </w:tc>
        <w:tc>
          <w:tcPr>
            <w:tcW w:w="2358" w:type="dxa"/>
            <w:shd w:val="clear" w:color="auto" w:fill="D9D9D9" w:themeFill="background1" w:themeFillShade="D9"/>
          </w:tcPr>
          <w:p w14:paraId="086F2578" w14:textId="77777777" w:rsidR="00B468A6" w:rsidRPr="00D56521" w:rsidRDefault="00B468A6"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AFD2398" w14:textId="77777777" w:rsidR="00B468A6" w:rsidRPr="00D56521" w:rsidRDefault="00B468A6" w:rsidP="00BF7D32">
            <w:pPr>
              <w:spacing w:before="60" w:after="60"/>
              <w:jc w:val="center"/>
              <w:rPr>
                <w:b/>
                <w:bCs/>
              </w:rPr>
            </w:pPr>
            <w:r w:rsidRPr="00D56521">
              <w:rPr>
                <w:b/>
                <w:bCs/>
              </w:rPr>
              <w:t>Icon (“hot key”)</w:t>
            </w:r>
          </w:p>
        </w:tc>
      </w:tr>
      <w:tr w:rsidR="00B468A6" w:rsidRPr="00D56521" w14:paraId="11097B28" w14:textId="77777777" w:rsidTr="00B468A6">
        <w:tc>
          <w:tcPr>
            <w:tcW w:w="2357" w:type="dxa"/>
          </w:tcPr>
          <w:p w14:paraId="7D9B75DD" w14:textId="12B6A2EE" w:rsidR="00B468A6" w:rsidRPr="00D56521" w:rsidRDefault="00273C76" w:rsidP="00BF7D32">
            <w:pPr>
              <w:spacing w:before="60" w:after="60"/>
            </w:pPr>
            <w:r w:rsidRPr="00D56521">
              <w:t>To review available interoperability catalogues</w:t>
            </w:r>
          </w:p>
        </w:tc>
        <w:tc>
          <w:tcPr>
            <w:tcW w:w="2357" w:type="dxa"/>
          </w:tcPr>
          <w:p w14:paraId="5005A57B" w14:textId="4EA86EA7" w:rsidR="00B468A6" w:rsidRPr="00D56521" w:rsidRDefault="00273C76" w:rsidP="00BF7D32">
            <w:pPr>
              <w:spacing w:before="60" w:after="60"/>
            </w:pPr>
            <w:r w:rsidRPr="00D56521">
              <w:t xml:space="preserve">Rulesets for layer merging </w:t>
            </w:r>
          </w:p>
        </w:tc>
        <w:tc>
          <w:tcPr>
            <w:tcW w:w="2358" w:type="dxa"/>
          </w:tcPr>
          <w:p w14:paraId="03AA45D1" w14:textId="26D71578" w:rsidR="00B468A6" w:rsidRPr="00D56521" w:rsidRDefault="00273C76" w:rsidP="00BF7D32">
            <w:pPr>
              <w:spacing w:before="60" w:after="60"/>
            </w:pPr>
            <w:r w:rsidRPr="00D56521">
              <w:t xml:space="preserve">LYR MRG </w:t>
            </w:r>
            <w:r w:rsidR="009375A6" w:rsidRPr="00D56521">
              <w:t>INDX</w:t>
            </w:r>
          </w:p>
        </w:tc>
        <w:tc>
          <w:tcPr>
            <w:tcW w:w="2358" w:type="dxa"/>
          </w:tcPr>
          <w:p w14:paraId="36450625" w14:textId="36F226F2" w:rsidR="00B468A6"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8">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3596C9EA" w:rsidR="00DE44E4" w:rsidRPr="00D56521" w:rsidRDefault="00B13EDE"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4</w:t>
      </w:r>
      <w:r w:rsidR="00331A1D" w:rsidRPr="00D56521">
        <w:fldChar w:fldCharType="end"/>
      </w:r>
      <w:r w:rsidRPr="00D56521">
        <w:t xml:space="preserve"> - Additional database functions</w:t>
      </w:r>
    </w:p>
    <w:p w14:paraId="3D3BF9C9" w14:textId="79334796" w:rsidR="00DD2DCC" w:rsidRPr="00D56521" w:rsidRDefault="00DD2DCC">
      <w:pPr>
        <w:pStyle w:val="Heading3"/>
        <w:pPrChange w:id="324" w:author="Raphael Malyankar" w:date="2023-08-31T22:24:00Z">
          <w:pPr>
            <w:pStyle w:val="Heading3"/>
            <w:spacing w:after="120"/>
          </w:pPr>
        </w:pPrChange>
      </w:pPr>
      <w:bookmarkStart w:id="325" w:name="_Toc144421249"/>
      <w:r w:rsidRPr="00D56521">
        <w:t>Function groups</w:t>
      </w:r>
      <w:bookmarkEnd w:id="325"/>
    </w:p>
    <w:p w14:paraId="75F55F27" w14:textId="777D0983" w:rsidR="00F41CCF" w:rsidRPr="00D56521" w:rsidRDefault="00F41CCF" w:rsidP="00BF7D32">
      <w:pPr>
        <w:spacing w:after="120" w:line="240" w:lineRule="auto"/>
        <w:jc w:val="both"/>
      </w:pPr>
      <w:r w:rsidRPr="00D56521">
        <w:t xml:space="preserve">Interoperability functions should be in the “Chart display settings” group in Table 6 (Groups of Functions) in </w:t>
      </w:r>
      <w:r w:rsidR="00A10D31" w:rsidRPr="00D56521">
        <w:t>MSC</w:t>
      </w:r>
      <w:r w:rsidRPr="00D56521">
        <w:t>.1609.</w:t>
      </w:r>
    </w:p>
    <w:p w14:paraId="6F582CE3" w14:textId="110BE039" w:rsidR="00DE44E4" w:rsidRPr="00D56521" w:rsidRDefault="00DE44E4" w:rsidP="00BF7D32">
      <w:pPr>
        <w:spacing w:after="120" w:line="240" w:lineRule="auto"/>
        <w:jc w:val="both"/>
      </w:pPr>
      <w:r w:rsidRPr="00D56521">
        <w:t>The following group</w:t>
      </w:r>
      <w:r w:rsidR="00F41CCF" w:rsidRPr="00D56521">
        <w:t>(s)</w:t>
      </w:r>
      <w:r w:rsidRPr="00D56521">
        <w:t xml:space="preserve"> should be added to the function groups in the user interface, extending Table 6 (Groups of Functions) in </w:t>
      </w:r>
      <w:r w:rsidR="00A10D31" w:rsidRPr="00D56521">
        <w:t>MSC</w:t>
      </w:r>
      <w:r w:rsidRPr="00D56521">
        <w:t>.1609:</w:t>
      </w:r>
    </w:p>
    <w:tbl>
      <w:tblPr>
        <w:tblStyle w:val="TableGrid"/>
        <w:tblW w:w="0" w:type="auto"/>
        <w:tblLook w:val="04A0" w:firstRow="1" w:lastRow="0" w:firstColumn="1" w:lastColumn="0" w:noHBand="0" w:noVBand="1"/>
      </w:tblPr>
      <w:tblGrid>
        <w:gridCol w:w="2274"/>
        <w:gridCol w:w="2241"/>
        <w:gridCol w:w="2294"/>
        <w:gridCol w:w="2287"/>
      </w:tblGrid>
      <w:tr w:rsidR="00B468A6" w:rsidRPr="00D56521" w14:paraId="5ED067B5" w14:textId="77777777" w:rsidTr="00883773">
        <w:trPr>
          <w:cantSplit/>
          <w:tblHeader/>
        </w:trPr>
        <w:tc>
          <w:tcPr>
            <w:tcW w:w="2357" w:type="dxa"/>
            <w:shd w:val="clear" w:color="auto" w:fill="D9D9D9" w:themeFill="background1" w:themeFillShade="D9"/>
          </w:tcPr>
          <w:p w14:paraId="0086F9AE" w14:textId="77777777" w:rsidR="00B468A6" w:rsidRPr="00D56521" w:rsidRDefault="00B468A6" w:rsidP="00883773">
            <w:pPr>
              <w:spacing w:before="60" w:after="60"/>
              <w:jc w:val="center"/>
              <w:rPr>
                <w:b/>
                <w:bCs/>
              </w:rPr>
            </w:pPr>
            <w:r w:rsidRPr="00D56521">
              <w:rPr>
                <w:b/>
                <w:bCs/>
              </w:rPr>
              <w:t>Group of Functions</w:t>
            </w:r>
          </w:p>
        </w:tc>
        <w:tc>
          <w:tcPr>
            <w:tcW w:w="2357" w:type="dxa"/>
            <w:shd w:val="clear" w:color="auto" w:fill="D9D9D9" w:themeFill="background1" w:themeFillShade="D9"/>
          </w:tcPr>
          <w:p w14:paraId="552537CA" w14:textId="77777777" w:rsidR="00B468A6" w:rsidRPr="00D56521" w:rsidRDefault="00B468A6" w:rsidP="00883773">
            <w:pPr>
              <w:spacing w:before="60" w:after="60"/>
              <w:jc w:val="center"/>
              <w:rPr>
                <w:b/>
                <w:bCs/>
              </w:rPr>
            </w:pPr>
            <w:r w:rsidRPr="00D56521">
              <w:rPr>
                <w:b/>
                <w:bCs/>
              </w:rPr>
              <w:t>Term</w:t>
            </w:r>
          </w:p>
        </w:tc>
        <w:tc>
          <w:tcPr>
            <w:tcW w:w="2358" w:type="dxa"/>
            <w:shd w:val="clear" w:color="auto" w:fill="D9D9D9" w:themeFill="background1" w:themeFillShade="D9"/>
          </w:tcPr>
          <w:p w14:paraId="0FDA2757" w14:textId="77777777" w:rsidR="00B468A6" w:rsidRPr="00D56521" w:rsidRDefault="00B468A6" w:rsidP="00883773">
            <w:pPr>
              <w:spacing w:before="60" w:after="60"/>
              <w:jc w:val="center"/>
              <w:rPr>
                <w:b/>
                <w:bCs/>
              </w:rPr>
            </w:pPr>
            <w:r w:rsidRPr="00D56521">
              <w:rPr>
                <w:b/>
                <w:bCs/>
              </w:rPr>
              <w:t>Abbreviation</w:t>
            </w:r>
          </w:p>
        </w:tc>
        <w:tc>
          <w:tcPr>
            <w:tcW w:w="2358" w:type="dxa"/>
            <w:shd w:val="clear" w:color="auto" w:fill="D9D9D9" w:themeFill="background1" w:themeFillShade="D9"/>
          </w:tcPr>
          <w:p w14:paraId="3F23E336" w14:textId="77777777" w:rsidR="00B468A6" w:rsidRPr="00D56521" w:rsidRDefault="00B468A6" w:rsidP="00883773">
            <w:pPr>
              <w:spacing w:before="60" w:after="60"/>
              <w:jc w:val="center"/>
              <w:rPr>
                <w:b/>
                <w:bCs/>
              </w:rPr>
            </w:pPr>
            <w:r w:rsidRPr="00D56521">
              <w:rPr>
                <w:b/>
                <w:bCs/>
              </w:rPr>
              <w:t>Icon (“shortcut”)</w:t>
            </w:r>
          </w:p>
        </w:tc>
      </w:tr>
      <w:tr w:rsidR="00B468A6" w:rsidRPr="00D56521" w14:paraId="7FD0624B" w14:textId="77777777" w:rsidTr="00B468A6">
        <w:tc>
          <w:tcPr>
            <w:tcW w:w="2357" w:type="dxa"/>
          </w:tcPr>
          <w:p w14:paraId="7C276377" w14:textId="7E48E1DC" w:rsidR="00B468A6" w:rsidRPr="00D56521" w:rsidRDefault="00B468A6" w:rsidP="00883773">
            <w:pPr>
              <w:spacing w:before="60" w:after="60"/>
            </w:pPr>
            <w:r w:rsidRPr="00D56521">
              <w:rPr>
                <w:color w:val="FF0000"/>
              </w:rPr>
              <w:t>[</w:t>
            </w:r>
            <w:r w:rsidR="009047BE" w:rsidRPr="00D56521">
              <w:rPr>
                <w:color w:val="FF0000"/>
              </w:rPr>
              <w:t>None in this edition</w:t>
            </w:r>
            <w:r w:rsidRPr="00D56521">
              <w:rPr>
                <w:color w:val="FF0000"/>
              </w:rPr>
              <w:t>.]</w:t>
            </w:r>
          </w:p>
        </w:tc>
        <w:tc>
          <w:tcPr>
            <w:tcW w:w="2357" w:type="dxa"/>
          </w:tcPr>
          <w:p w14:paraId="0E1FCED5" w14:textId="77777777" w:rsidR="00B468A6" w:rsidRPr="00D56521" w:rsidRDefault="00B468A6" w:rsidP="00883773">
            <w:pPr>
              <w:spacing w:before="60" w:after="60"/>
            </w:pPr>
          </w:p>
        </w:tc>
        <w:tc>
          <w:tcPr>
            <w:tcW w:w="2358" w:type="dxa"/>
          </w:tcPr>
          <w:p w14:paraId="754E8BEE" w14:textId="77777777" w:rsidR="00B468A6" w:rsidRPr="00D56521" w:rsidRDefault="00B468A6" w:rsidP="00883773">
            <w:pPr>
              <w:spacing w:before="60" w:after="60"/>
            </w:pPr>
          </w:p>
        </w:tc>
        <w:tc>
          <w:tcPr>
            <w:tcW w:w="2358" w:type="dxa"/>
          </w:tcPr>
          <w:p w14:paraId="615B1F65" w14:textId="77777777" w:rsidR="00B468A6" w:rsidRPr="00D56521" w:rsidRDefault="00B468A6" w:rsidP="00883773">
            <w:pPr>
              <w:keepNext/>
              <w:spacing w:before="60" w:after="60"/>
            </w:pPr>
          </w:p>
        </w:tc>
      </w:tr>
    </w:tbl>
    <w:p w14:paraId="0A14990F" w14:textId="1FD69660" w:rsidR="00DE44E4"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5</w:t>
      </w:r>
      <w:r w:rsidR="00331A1D" w:rsidRPr="00D56521">
        <w:fldChar w:fldCharType="end"/>
      </w:r>
      <w:r w:rsidRPr="00D56521">
        <w:t xml:space="preserve"> - Additional function groups</w:t>
      </w:r>
    </w:p>
    <w:p w14:paraId="3CA65A0B" w14:textId="1138A809" w:rsidR="00800164" w:rsidRPr="00D56521" w:rsidRDefault="00800164">
      <w:pPr>
        <w:pStyle w:val="Heading3"/>
        <w:pPrChange w:id="326" w:author="Raphael Malyankar" w:date="2023-08-31T22:24:00Z">
          <w:pPr>
            <w:pStyle w:val="Heading3"/>
            <w:spacing w:after="120"/>
          </w:pPr>
        </w:pPrChange>
      </w:pPr>
      <w:bookmarkStart w:id="327" w:name="_Toc144421250"/>
      <w:r w:rsidRPr="00D56521">
        <w:t>Function accessibility</w:t>
      </w:r>
      <w:bookmarkEnd w:id="327"/>
    </w:p>
    <w:p w14:paraId="701E0493" w14:textId="46934F53" w:rsidR="00DE44E4" w:rsidRPr="00D56521" w:rsidRDefault="00DE44E4" w:rsidP="00883773">
      <w:pPr>
        <w:spacing w:after="120" w:line="240" w:lineRule="auto"/>
        <w:jc w:val="both"/>
      </w:pPr>
      <w:r w:rsidRPr="00D56521">
        <w:t xml:space="preserve">The following functions should be added to the list in </w:t>
      </w:r>
      <w:r w:rsidR="00A10D31" w:rsidRPr="00D56521">
        <w:t>MSC</w:t>
      </w:r>
      <w:r w:rsidRPr="00D56521">
        <w:t xml:space="preserve">.1609 </w:t>
      </w:r>
      <w:r w:rsidR="001B6A57" w:rsidRPr="00D56521">
        <w:t>of functions accessible by single or simple operator action</w:t>
      </w:r>
      <w:r w:rsidR="00F41CCF" w:rsidRPr="00D56521">
        <w:t xml:space="preserve"> (Table 2</w:t>
      </w:r>
      <w:r w:rsidR="005D5F79" w:rsidRPr="00D56521">
        <w:t xml:space="preserve"> in </w:t>
      </w:r>
      <w:r w:rsidR="00A10D31" w:rsidRPr="00D56521">
        <w:t>MSC</w:t>
      </w:r>
      <w:r w:rsidR="005D5F79" w:rsidRPr="00D56521">
        <w:t>.1609 App. 4)</w:t>
      </w:r>
      <w:r w:rsidR="001B6A57" w:rsidRPr="00D56521">
        <w:t>:</w:t>
      </w:r>
    </w:p>
    <w:tbl>
      <w:tblPr>
        <w:tblStyle w:val="TableGrid"/>
        <w:tblW w:w="0" w:type="auto"/>
        <w:tblLook w:val="04A0" w:firstRow="1" w:lastRow="0" w:firstColumn="1" w:lastColumn="0" w:noHBand="0" w:noVBand="1"/>
      </w:tblPr>
      <w:tblGrid>
        <w:gridCol w:w="3460"/>
        <w:gridCol w:w="1680"/>
        <w:gridCol w:w="3956"/>
      </w:tblGrid>
      <w:tr w:rsidR="00B468A6" w:rsidRPr="00D56521" w14:paraId="6EF63D0F" w14:textId="77777777" w:rsidTr="00883773">
        <w:trPr>
          <w:cantSplit/>
          <w:tblHeader/>
        </w:trPr>
        <w:tc>
          <w:tcPr>
            <w:tcW w:w="3595" w:type="dxa"/>
            <w:shd w:val="clear" w:color="auto" w:fill="D9D9D9" w:themeFill="background1" w:themeFillShade="D9"/>
          </w:tcPr>
          <w:p w14:paraId="49772510" w14:textId="77777777" w:rsidR="00B468A6" w:rsidRPr="00D56521" w:rsidRDefault="00B468A6" w:rsidP="00883773">
            <w:pPr>
              <w:spacing w:before="60" w:after="60"/>
              <w:jc w:val="center"/>
              <w:rPr>
                <w:b/>
                <w:bCs/>
              </w:rPr>
            </w:pPr>
            <w:r w:rsidRPr="00D56521">
              <w:rPr>
                <w:b/>
                <w:bCs/>
              </w:rPr>
              <w:t>Function</w:t>
            </w:r>
          </w:p>
        </w:tc>
        <w:tc>
          <w:tcPr>
            <w:tcW w:w="1710" w:type="dxa"/>
            <w:shd w:val="clear" w:color="auto" w:fill="D9D9D9" w:themeFill="background1" w:themeFillShade="D9"/>
          </w:tcPr>
          <w:p w14:paraId="7AD5BE5C" w14:textId="77777777" w:rsidR="00B468A6" w:rsidRPr="00D56521" w:rsidRDefault="00B468A6" w:rsidP="00883773">
            <w:pPr>
              <w:spacing w:before="60" w:after="60"/>
              <w:jc w:val="center"/>
              <w:rPr>
                <w:b/>
                <w:bCs/>
              </w:rPr>
            </w:pPr>
            <w:r w:rsidRPr="00D56521">
              <w:rPr>
                <w:b/>
                <w:bCs/>
              </w:rPr>
              <w:t>Equipment</w:t>
            </w:r>
          </w:p>
        </w:tc>
        <w:tc>
          <w:tcPr>
            <w:tcW w:w="4125" w:type="dxa"/>
            <w:shd w:val="clear" w:color="auto" w:fill="D9D9D9" w:themeFill="background1" w:themeFillShade="D9"/>
          </w:tcPr>
          <w:p w14:paraId="74F4D0AC" w14:textId="77777777" w:rsidR="00B468A6" w:rsidRPr="00D56521" w:rsidRDefault="00B468A6" w:rsidP="00883773">
            <w:pPr>
              <w:spacing w:before="60" w:after="60"/>
              <w:jc w:val="center"/>
              <w:rPr>
                <w:b/>
                <w:bCs/>
              </w:rPr>
            </w:pPr>
            <w:r w:rsidRPr="00D56521">
              <w:rPr>
                <w:b/>
                <w:bCs/>
              </w:rPr>
              <w:t>Access</w:t>
            </w:r>
          </w:p>
        </w:tc>
      </w:tr>
      <w:tr w:rsidR="00B468A6" w:rsidRPr="00D56521" w14:paraId="1907C628" w14:textId="77777777" w:rsidTr="0031693E">
        <w:tc>
          <w:tcPr>
            <w:tcW w:w="3595" w:type="dxa"/>
          </w:tcPr>
          <w:p w14:paraId="77915BE9" w14:textId="4B5622AE" w:rsidR="00B468A6" w:rsidRPr="00D56521" w:rsidRDefault="001E273F" w:rsidP="00883773">
            <w:pPr>
              <w:spacing w:before="60" w:after="60"/>
            </w:pPr>
            <w:r w:rsidRPr="00D56521">
              <w:t xml:space="preserve">Disable </w:t>
            </w:r>
            <w:r w:rsidR="005D5F79" w:rsidRPr="00D56521">
              <w:t>visual interoperability</w:t>
            </w:r>
            <w:r w:rsidR="00851B6E" w:rsidRPr="00D56521">
              <w:t xml:space="preserve"> without loading or unloading data products</w:t>
            </w:r>
            <w:r w:rsidR="00EF449B" w:rsidRPr="00D56521">
              <w:t xml:space="preserve"> to the di</w:t>
            </w:r>
            <w:r w:rsidR="00BE09AE" w:rsidRPr="00D56521">
              <w:t>s</w:t>
            </w:r>
            <w:r w:rsidR="00EF449B" w:rsidRPr="00D56521">
              <w:t>play</w:t>
            </w:r>
          </w:p>
        </w:tc>
        <w:tc>
          <w:tcPr>
            <w:tcW w:w="1710" w:type="dxa"/>
          </w:tcPr>
          <w:p w14:paraId="1E7FF667" w14:textId="4FA9E74A" w:rsidR="00B468A6" w:rsidRPr="00D56521" w:rsidRDefault="005D5F79" w:rsidP="00883773">
            <w:pPr>
              <w:spacing w:before="60" w:after="60"/>
            </w:pPr>
            <w:r w:rsidRPr="00D56521">
              <w:t>ECDIS</w:t>
            </w:r>
          </w:p>
        </w:tc>
        <w:tc>
          <w:tcPr>
            <w:tcW w:w="4125" w:type="dxa"/>
          </w:tcPr>
          <w:p w14:paraId="2E1C9187" w14:textId="4DD54110" w:rsidR="000F3B5F" w:rsidRPr="00D56521" w:rsidRDefault="005D5F79" w:rsidP="00883773">
            <w:pPr>
              <w:keepNext/>
              <w:spacing w:before="60" w:after="60"/>
            </w:pPr>
            <w:r w:rsidRPr="00D56521">
              <w:t>Single operator action</w:t>
            </w:r>
          </w:p>
        </w:tc>
      </w:tr>
      <w:tr w:rsidR="005D5F79" w:rsidRPr="00D56521" w14:paraId="6ECA53B3" w14:textId="77777777" w:rsidTr="0031693E">
        <w:tc>
          <w:tcPr>
            <w:tcW w:w="3595" w:type="dxa"/>
          </w:tcPr>
          <w:p w14:paraId="4FC9429C" w14:textId="0BF1507C" w:rsidR="005D5F79" w:rsidRPr="00D56521" w:rsidRDefault="005D5F79" w:rsidP="00883773">
            <w:pPr>
              <w:spacing w:before="60" w:after="60"/>
            </w:pPr>
            <w:r w:rsidRPr="00D56521">
              <w:lastRenderedPageBreak/>
              <w:t>Load data products in a predefined combination and activate interoperability</w:t>
            </w:r>
          </w:p>
        </w:tc>
        <w:tc>
          <w:tcPr>
            <w:tcW w:w="1710" w:type="dxa"/>
          </w:tcPr>
          <w:p w14:paraId="770D42F8" w14:textId="6731EF45" w:rsidR="005D5F79" w:rsidRPr="00D56521" w:rsidRDefault="005D5F79" w:rsidP="00883773">
            <w:pPr>
              <w:spacing w:before="60" w:after="60"/>
            </w:pPr>
            <w:r w:rsidRPr="00D56521">
              <w:t>ECDIS</w:t>
            </w:r>
          </w:p>
        </w:tc>
        <w:tc>
          <w:tcPr>
            <w:tcW w:w="4125" w:type="dxa"/>
          </w:tcPr>
          <w:p w14:paraId="2167EDA0" w14:textId="02CCDE92" w:rsidR="0031693E" w:rsidRPr="00D56521" w:rsidRDefault="00BE09AE" w:rsidP="00883773">
            <w:pPr>
              <w:keepNext/>
              <w:spacing w:before="60" w:after="60"/>
            </w:pPr>
            <w:r w:rsidRPr="00D56521">
              <w:t xml:space="preserve">Simple </w:t>
            </w:r>
            <w:r w:rsidR="005D5F79" w:rsidRPr="00D56521">
              <w:t>operator action</w:t>
            </w:r>
          </w:p>
          <w:p w14:paraId="52CF1E4D" w14:textId="67D4CDD7" w:rsidR="005D5F79" w:rsidRPr="00D56521" w:rsidRDefault="005D5F79" w:rsidP="00883773">
            <w:pPr>
              <w:keepNext/>
              <w:spacing w:before="60" w:after="60"/>
            </w:pPr>
            <w:r w:rsidRPr="00D56521">
              <w:t>(</w:t>
            </w:r>
            <w:r w:rsidR="0047208B" w:rsidRPr="00D56521">
              <w:t>S-100</w:t>
            </w:r>
            <w:r w:rsidRPr="00D56521">
              <w:t xml:space="preserve"> </w:t>
            </w:r>
            <w:r w:rsidR="00883773" w:rsidRPr="00D56521">
              <w:rPr>
                <w:rFonts w:cs="Arial"/>
              </w:rPr>
              <w:t>Part 16, clause</w:t>
            </w:r>
            <w:r w:rsidR="0047208B" w:rsidRPr="00D56521">
              <w:t> 16-4.4.2.6)</w:t>
            </w:r>
          </w:p>
        </w:tc>
      </w:tr>
      <w:tr w:rsidR="0047208B" w:rsidRPr="00D56521" w14:paraId="35FAF2FB" w14:textId="77777777" w:rsidTr="0031693E">
        <w:tc>
          <w:tcPr>
            <w:tcW w:w="3595" w:type="dxa"/>
          </w:tcPr>
          <w:p w14:paraId="5D637ABE" w14:textId="3E9B476A" w:rsidR="0047208B" w:rsidRPr="00D56521" w:rsidRDefault="0047208B" w:rsidP="00883773">
            <w:pPr>
              <w:spacing w:before="60" w:after="60"/>
            </w:pPr>
            <w:r w:rsidRPr="00D56521">
              <w:t>Change interoperability level when interoperability is active</w:t>
            </w:r>
          </w:p>
        </w:tc>
        <w:tc>
          <w:tcPr>
            <w:tcW w:w="1710" w:type="dxa"/>
          </w:tcPr>
          <w:p w14:paraId="4C68B439" w14:textId="5345D8D0" w:rsidR="0047208B" w:rsidRPr="00D56521" w:rsidRDefault="0047208B" w:rsidP="00883773">
            <w:pPr>
              <w:spacing w:before="60" w:after="60"/>
            </w:pPr>
            <w:r w:rsidRPr="00D56521">
              <w:t>ECDIS</w:t>
            </w:r>
          </w:p>
        </w:tc>
        <w:tc>
          <w:tcPr>
            <w:tcW w:w="4125" w:type="dxa"/>
          </w:tcPr>
          <w:p w14:paraId="4942E21F" w14:textId="77777777" w:rsidR="0031693E" w:rsidRPr="00D56521" w:rsidRDefault="00851B6E" w:rsidP="00883773">
            <w:pPr>
              <w:keepNext/>
              <w:spacing w:before="60" w:after="60"/>
            </w:pPr>
            <w:r w:rsidRPr="00D56521">
              <w:t>Simple</w:t>
            </w:r>
            <w:r w:rsidR="0047208B" w:rsidRPr="00D56521">
              <w:t xml:space="preserve"> operator action</w:t>
            </w:r>
          </w:p>
          <w:p w14:paraId="67D6C971" w14:textId="65D3E318" w:rsidR="0047208B" w:rsidRPr="00D56521" w:rsidRDefault="0047208B"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134190" w:rsidRPr="00D56521" w14:paraId="6F6B5996" w14:textId="77777777" w:rsidTr="0031693E">
        <w:tc>
          <w:tcPr>
            <w:tcW w:w="3595" w:type="dxa"/>
          </w:tcPr>
          <w:p w14:paraId="12EA713F" w14:textId="1A867A0F" w:rsidR="00134190" w:rsidRPr="00D56521" w:rsidRDefault="00134190" w:rsidP="00883773">
            <w:pPr>
              <w:spacing w:before="60" w:after="60"/>
            </w:pPr>
            <w:r w:rsidRPr="00D56521">
              <w:t xml:space="preserve">Change predefined combination to a different predefined combination covering the </w:t>
            </w:r>
            <w:r w:rsidR="000B0513" w:rsidRPr="00D56521">
              <w:t>currently loaded</w:t>
            </w:r>
            <w:r w:rsidRPr="00D56521">
              <w:t xml:space="preserve"> products</w:t>
            </w:r>
            <w:r w:rsidR="00EF449B" w:rsidRPr="00D56521">
              <w:t xml:space="preserve"> on the display</w:t>
            </w:r>
            <w:r w:rsidRPr="00D56521">
              <w:t xml:space="preserve"> at the current level</w:t>
            </w:r>
          </w:p>
        </w:tc>
        <w:tc>
          <w:tcPr>
            <w:tcW w:w="1710" w:type="dxa"/>
          </w:tcPr>
          <w:p w14:paraId="470740A6" w14:textId="6B9D5BD8" w:rsidR="00134190" w:rsidRPr="00D56521" w:rsidRDefault="00134190" w:rsidP="00883773">
            <w:pPr>
              <w:spacing w:before="60" w:after="60"/>
            </w:pPr>
            <w:r w:rsidRPr="00D56521">
              <w:t>ECDIS</w:t>
            </w:r>
          </w:p>
        </w:tc>
        <w:tc>
          <w:tcPr>
            <w:tcW w:w="4125" w:type="dxa"/>
          </w:tcPr>
          <w:p w14:paraId="433A9A78" w14:textId="438D13F6" w:rsidR="0031693E" w:rsidRPr="00D56521" w:rsidRDefault="00134190" w:rsidP="00883773">
            <w:pPr>
              <w:keepNext/>
              <w:spacing w:before="60" w:after="60"/>
            </w:pPr>
            <w:r w:rsidRPr="00D56521">
              <w:t xml:space="preserve">No operator action other than selecting predefined combination. Interoperability rules from the </w:t>
            </w:r>
            <w:r w:rsidR="000B0513" w:rsidRPr="00D56521">
              <w:t>new</w:t>
            </w:r>
            <w:r w:rsidRPr="00D56521">
              <w:t xml:space="preserve"> predefined combinatio</w:t>
            </w:r>
            <w:r w:rsidR="00883773" w:rsidRPr="00D56521">
              <w:t>n must be applied automatically</w:t>
            </w:r>
          </w:p>
          <w:p w14:paraId="7C47F412" w14:textId="03015078" w:rsidR="00134190" w:rsidRPr="00D56521" w:rsidRDefault="0013419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47208B" w:rsidRPr="00D56521" w14:paraId="271723CD" w14:textId="77777777" w:rsidTr="0031693E">
        <w:tc>
          <w:tcPr>
            <w:tcW w:w="3595" w:type="dxa"/>
          </w:tcPr>
          <w:p w14:paraId="176824CD" w14:textId="62B63332" w:rsidR="0047208B" w:rsidRPr="00D56521" w:rsidRDefault="000B0513" w:rsidP="00883773">
            <w:pPr>
              <w:spacing w:before="60" w:after="60"/>
            </w:pPr>
            <w:r w:rsidRPr="00D56521">
              <w:t>L</w:t>
            </w:r>
            <w:r w:rsidR="00F10BE0" w:rsidRPr="00D56521">
              <w:t>oad</w:t>
            </w:r>
            <w:r w:rsidR="0047208B" w:rsidRPr="00D56521">
              <w:t xml:space="preserve"> additional product</w:t>
            </w:r>
            <w:r w:rsidR="00EF449B" w:rsidRPr="00D56521">
              <w:t xml:space="preserve"> to the display</w:t>
            </w:r>
            <w:r w:rsidRPr="00D56521">
              <w:t xml:space="preserve"> </w:t>
            </w:r>
            <w:r w:rsidR="00F10BE0" w:rsidRPr="00D56521">
              <w:t xml:space="preserve">and </w:t>
            </w:r>
            <w:r w:rsidR="0047208B" w:rsidRPr="00D56521">
              <w:t>apply interoperability rules</w:t>
            </w:r>
            <w:r w:rsidRPr="00D56521">
              <w:t xml:space="preserve"> when there is a predefined combination covering the new set of loaded products at the current level</w:t>
            </w:r>
          </w:p>
        </w:tc>
        <w:tc>
          <w:tcPr>
            <w:tcW w:w="1710" w:type="dxa"/>
          </w:tcPr>
          <w:p w14:paraId="11588EF0" w14:textId="4886A961" w:rsidR="0047208B" w:rsidRPr="00D56521" w:rsidRDefault="0047208B" w:rsidP="00883773">
            <w:pPr>
              <w:spacing w:before="60" w:after="60"/>
            </w:pPr>
            <w:r w:rsidRPr="00D56521">
              <w:t>ECDIS</w:t>
            </w:r>
          </w:p>
        </w:tc>
        <w:tc>
          <w:tcPr>
            <w:tcW w:w="4125" w:type="dxa"/>
          </w:tcPr>
          <w:p w14:paraId="7D306D25" w14:textId="3DB40AEC" w:rsidR="0031693E" w:rsidRPr="00D56521" w:rsidRDefault="0047208B" w:rsidP="00883773">
            <w:pPr>
              <w:keepNext/>
              <w:spacing w:before="60" w:after="60"/>
            </w:pPr>
            <w:r w:rsidRPr="00D56521">
              <w:t xml:space="preserve">No operator </w:t>
            </w:r>
            <w:r w:rsidR="00F10BE0" w:rsidRPr="00D56521">
              <w:t>action other than loading product. Interoperability rules from the applicable predefined combinatio</w:t>
            </w:r>
            <w:r w:rsidR="00883773" w:rsidRPr="00D56521">
              <w:t>n must be applied automatically</w:t>
            </w:r>
          </w:p>
          <w:p w14:paraId="0D704516" w14:textId="297AFB24" w:rsidR="0047208B" w:rsidRPr="00D56521" w:rsidRDefault="00F10BE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bl>
    <w:p w14:paraId="4EA31252" w14:textId="1749A2CF" w:rsidR="001B6A57"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6</w:t>
      </w:r>
      <w:r w:rsidR="00331A1D" w:rsidRPr="00D56521">
        <w:fldChar w:fldCharType="end"/>
      </w:r>
      <w:r w:rsidRPr="00D56521">
        <w:t xml:space="preserve"> - Additional functions accessible by single or simple operator action</w:t>
      </w:r>
    </w:p>
    <w:p w14:paraId="38757F34" w14:textId="7EB3CB44" w:rsidR="00800164" w:rsidRPr="00D56521" w:rsidRDefault="00800164">
      <w:pPr>
        <w:pStyle w:val="Heading3"/>
        <w:pPrChange w:id="328" w:author="Raphael Malyankar" w:date="2023-08-31T22:24:00Z">
          <w:pPr>
            <w:pStyle w:val="Heading3"/>
            <w:spacing w:after="120"/>
          </w:pPr>
        </w:pPrChange>
      </w:pPr>
      <w:bookmarkStart w:id="329" w:name="_Ref98353158"/>
      <w:bookmarkStart w:id="330" w:name="_Toc144421251"/>
      <w:r w:rsidRPr="00D56521">
        <w:t>Condition-dependent enhancements to user interface</w:t>
      </w:r>
      <w:bookmarkEnd w:id="329"/>
      <w:bookmarkEnd w:id="330"/>
    </w:p>
    <w:p w14:paraId="3D60AC1E" w14:textId="06CD3ACC" w:rsidR="00001E3F" w:rsidRPr="00D56521" w:rsidRDefault="00001E3F" w:rsidP="00BE771D">
      <w:pPr>
        <w:spacing w:after="120" w:line="240" w:lineRule="auto"/>
        <w:jc w:val="both"/>
      </w:pPr>
      <w:r w:rsidRPr="00D56521">
        <w:t>The terms</w:t>
      </w:r>
      <w:r w:rsidR="00BE6997" w:rsidRPr="00D56521">
        <w:t xml:space="preserve">, </w:t>
      </w:r>
      <w:r w:rsidRPr="00D56521">
        <w:t>abbreviations</w:t>
      </w:r>
      <w:r w:rsidR="00BE6997" w:rsidRPr="00D56521">
        <w:t>, and icons</w:t>
      </w:r>
      <w:r w:rsidRPr="00D56521">
        <w:t xml:space="preserve"> in </w:t>
      </w:r>
      <w:r w:rsidR="00314486" w:rsidRPr="00D56521">
        <w:fldChar w:fldCharType="begin"/>
      </w:r>
      <w:r w:rsidR="00314486" w:rsidRPr="00D56521">
        <w:instrText xml:space="preserve"> REF _Ref43663769 \h </w:instrText>
      </w:r>
      <w:r w:rsidR="00314486" w:rsidRPr="00D56521">
        <w:fldChar w:fldCharType="separate"/>
      </w:r>
      <w:r w:rsidR="00832978" w:rsidRPr="00D56521">
        <w:t>Table C-</w:t>
      </w:r>
      <w:r w:rsidR="00832978">
        <w:rPr>
          <w:noProof/>
        </w:rPr>
        <w:t>7</w:t>
      </w:r>
      <w:r w:rsidR="00314486" w:rsidRPr="00D56521">
        <w:fldChar w:fldCharType="end"/>
      </w:r>
      <w:r w:rsidRPr="00D56521">
        <w:t xml:space="preserve"> </w:t>
      </w:r>
      <w:r w:rsidR="00F01167" w:rsidRPr="00D56521">
        <w:t>may</w:t>
      </w:r>
      <w:r w:rsidRPr="00D56521">
        <w:t xml:space="preserve"> be </w:t>
      </w:r>
      <w:r w:rsidR="001E4659" w:rsidRPr="00D56521">
        <w:t>used to enhance</w:t>
      </w:r>
      <w:r w:rsidRPr="00D56521">
        <w:t xml:space="preserve"> (as a suffix, prefix, </w:t>
      </w:r>
      <w:r w:rsidR="00BD265F" w:rsidRPr="00D56521">
        <w:t>superposition</w:t>
      </w:r>
      <w:r w:rsidRPr="00D56521">
        <w:t>, etc.) the terms</w:t>
      </w:r>
      <w:r w:rsidR="001E4659" w:rsidRPr="00D56521">
        <w:t xml:space="preserve">, </w:t>
      </w:r>
      <w:r w:rsidRPr="00D56521">
        <w:t>abbreviations</w:t>
      </w:r>
      <w:r w:rsidR="001E4659" w:rsidRPr="00D56521">
        <w:t xml:space="preserve"> and icons</w:t>
      </w:r>
      <w:r w:rsidRPr="00D56521">
        <w:t xml:space="preserve"> defined </w:t>
      </w:r>
      <w:r w:rsidR="001E4659" w:rsidRPr="00D56521">
        <w:t xml:space="preserve">in this Annex </w:t>
      </w:r>
      <w:r w:rsidR="00BE6997" w:rsidRPr="00D56521">
        <w:t xml:space="preserve">when the appropriate condition holds </w:t>
      </w:r>
      <w:r w:rsidR="00917037" w:rsidRPr="00D56521">
        <w:t>(</w:t>
      </w:r>
      <w:r w:rsidR="00BE771D" w:rsidRPr="00D56521">
        <w:t>for example</w:t>
      </w:r>
      <w:r w:rsidR="00917037" w:rsidRPr="00D56521">
        <w:t>, the function is not available)</w:t>
      </w:r>
      <w:r w:rsidRPr="00D56521">
        <w:t>.</w:t>
      </w:r>
      <w:r w:rsidR="001E4659" w:rsidRPr="00D56521">
        <w:t xml:space="preserve"> Manufacturers who have implemented equivalent functionality using other methods (</w:t>
      </w:r>
      <w:r w:rsidR="00BE771D" w:rsidRPr="00D56521">
        <w:t>for example</w:t>
      </w:r>
      <w:r w:rsidR="001E4659" w:rsidRPr="00D56521">
        <w:t>, greying out icons for unavailable functions) should use their existing methods instead, to keep the user interface consistent.</w:t>
      </w:r>
    </w:p>
    <w:tbl>
      <w:tblPr>
        <w:tblStyle w:val="TableGrid"/>
        <w:tblW w:w="0" w:type="auto"/>
        <w:tblLook w:val="04A0" w:firstRow="1" w:lastRow="0" w:firstColumn="1" w:lastColumn="0" w:noHBand="0" w:noVBand="1"/>
      </w:tblPr>
      <w:tblGrid>
        <w:gridCol w:w="2272"/>
        <w:gridCol w:w="2254"/>
        <w:gridCol w:w="2262"/>
        <w:gridCol w:w="2308"/>
      </w:tblGrid>
      <w:tr w:rsidR="00616E12" w:rsidRPr="00D56521" w14:paraId="344950E2" w14:textId="77777777" w:rsidTr="00BE771D">
        <w:trPr>
          <w:cantSplit/>
          <w:tblHeader/>
        </w:trPr>
        <w:tc>
          <w:tcPr>
            <w:tcW w:w="2272" w:type="dxa"/>
            <w:shd w:val="clear" w:color="auto" w:fill="D9D9D9" w:themeFill="background1" w:themeFillShade="D9"/>
          </w:tcPr>
          <w:p w14:paraId="7EAB09CC" w14:textId="77777777" w:rsidR="00616E12" w:rsidRPr="00D56521" w:rsidRDefault="00616E12" w:rsidP="00BE771D">
            <w:pPr>
              <w:spacing w:before="60" w:after="60"/>
              <w:jc w:val="center"/>
              <w:rPr>
                <w:b/>
                <w:bCs/>
              </w:rPr>
            </w:pPr>
            <w:r w:rsidRPr="00D56521">
              <w:rPr>
                <w:b/>
                <w:bCs/>
              </w:rPr>
              <w:t>Explanation</w:t>
            </w:r>
          </w:p>
        </w:tc>
        <w:tc>
          <w:tcPr>
            <w:tcW w:w="2254" w:type="dxa"/>
            <w:shd w:val="clear" w:color="auto" w:fill="D9D9D9" w:themeFill="background1" w:themeFillShade="D9"/>
          </w:tcPr>
          <w:p w14:paraId="02A3D4FE" w14:textId="77777777" w:rsidR="00616E12" w:rsidRPr="00D56521" w:rsidRDefault="00616E12" w:rsidP="00BE771D">
            <w:pPr>
              <w:spacing w:before="60" w:after="60"/>
              <w:jc w:val="center"/>
              <w:rPr>
                <w:b/>
                <w:bCs/>
              </w:rPr>
            </w:pPr>
            <w:r w:rsidRPr="00D56521">
              <w:rPr>
                <w:b/>
                <w:bCs/>
              </w:rPr>
              <w:t>Term</w:t>
            </w:r>
          </w:p>
        </w:tc>
        <w:tc>
          <w:tcPr>
            <w:tcW w:w="2262" w:type="dxa"/>
            <w:shd w:val="clear" w:color="auto" w:fill="D9D9D9" w:themeFill="background1" w:themeFillShade="D9"/>
          </w:tcPr>
          <w:p w14:paraId="622ECDBE" w14:textId="77777777" w:rsidR="00616E12" w:rsidRPr="00D56521" w:rsidRDefault="00616E12" w:rsidP="00BE771D">
            <w:pPr>
              <w:spacing w:before="60" w:after="60"/>
              <w:jc w:val="center"/>
              <w:rPr>
                <w:b/>
                <w:bCs/>
              </w:rPr>
            </w:pPr>
            <w:r w:rsidRPr="00D56521">
              <w:rPr>
                <w:b/>
                <w:bCs/>
              </w:rPr>
              <w:t>Abbreviation</w:t>
            </w:r>
          </w:p>
        </w:tc>
        <w:tc>
          <w:tcPr>
            <w:tcW w:w="2308" w:type="dxa"/>
            <w:shd w:val="clear" w:color="auto" w:fill="D9D9D9" w:themeFill="background1" w:themeFillShade="D9"/>
          </w:tcPr>
          <w:p w14:paraId="3897D814" w14:textId="77777777" w:rsidR="00616E12" w:rsidRPr="00D56521" w:rsidRDefault="00616E12" w:rsidP="00BE771D">
            <w:pPr>
              <w:spacing w:before="60" w:after="60"/>
              <w:jc w:val="center"/>
              <w:rPr>
                <w:b/>
                <w:bCs/>
              </w:rPr>
            </w:pPr>
            <w:r w:rsidRPr="00D56521">
              <w:rPr>
                <w:b/>
                <w:bCs/>
              </w:rPr>
              <w:t>Icon</w:t>
            </w:r>
          </w:p>
        </w:tc>
      </w:tr>
      <w:tr w:rsidR="00F01167" w:rsidRPr="00D56521" w14:paraId="1B7FEA11" w14:textId="77777777" w:rsidTr="00BE771D">
        <w:tc>
          <w:tcPr>
            <w:tcW w:w="2272" w:type="dxa"/>
          </w:tcPr>
          <w:p w14:paraId="4EA03AA6" w14:textId="73F6E2A8" w:rsidR="00F01167" w:rsidRPr="00D56521" w:rsidRDefault="00F01167" w:rsidP="00BE771D">
            <w:pPr>
              <w:spacing w:before="60" w:after="60"/>
            </w:pPr>
            <w:r w:rsidRPr="00D56521">
              <w:t>Function not available</w:t>
            </w:r>
          </w:p>
          <w:p w14:paraId="7BB0AADD" w14:textId="4AC084E6" w:rsidR="00F01167" w:rsidRPr="00D56521" w:rsidRDefault="00F01167" w:rsidP="00BE771D">
            <w:pPr>
              <w:spacing w:before="60" w:after="60"/>
            </w:pPr>
            <w:r w:rsidRPr="00D56521">
              <w:t>(superimposed on pictorial icon)</w:t>
            </w:r>
          </w:p>
        </w:tc>
        <w:tc>
          <w:tcPr>
            <w:tcW w:w="2254" w:type="dxa"/>
            <w:vMerge w:val="restart"/>
          </w:tcPr>
          <w:p w14:paraId="46A91138" w14:textId="3D0AC21D" w:rsidR="00D722E9" w:rsidRPr="00D56521" w:rsidRDefault="00AC25D6" w:rsidP="00BE771D">
            <w:pPr>
              <w:spacing w:before="60" w:after="60"/>
            </w:pPr>
            <w:r w:rsidRPr="00D56521">
              <w:t>[U</w:t>
            </w:r>
            <w:r w:rsidR="00F01167" w:rsidRPr="00D56521">
              <w:t>navailable</w:t>
            </w:r>
            <w:r w:rsidRPr="00D56521">
              <w:t>]</w:t>
            </w:r>
          </w:p>
          <w:p w14:paraId="4397EC67" w14:textId="2275DD2E" w:rsidR="0040710E" w:rsidRPr="00D56521" w:rsidRDefault="00AC25D6" w:rsidP="00BE771D">
            <w:pPr>
              <w:spacing w:before="60" w:after="60"/>
            </w:pPr>
            <w:r w:rsidRPr="00D56521">
              <w:t>([ ] brackets included)</w:t>
            </w:r>
          </w:p>
        </w:tc>
        <w:tc>
          <w:tcPr>
            <w:tcW w:w="2262" w:type="dxa"/>
            <w:vMerge w:val="restart"/>
          </w:tcPr>
          <w:p w14:paraId="1F345B77" w14:textId="1604C12D" w:rsidR="00F01167" w:rsidRPr="00D56521" w:rsidRDefault="00D722E9" w:rsidP="00BE771D">
            <w:pPr>
              <w:spacing w:before="60" w:after="60"/>
            </w:pPr>
            <w:r w:rsidRPr="00D56521">
              <w:t>[</w:t>
            </w:r>
            <w:r w:rsidR="00F01167" w:rsidRPr="00D56521">
              <w:t>UNAVL</w:t>
            </w:r>
            <w:r w:rsidRPr="00D56521">
              <w:t>]</w:t>
            </w:r>
          </w:p>
          <w:p w14:paraId="3654F8AC" w14:textId="41E4D11D" w:rsidR="00D722E9" w:rsidRPr="00D56521" w:rsidRDefault="00D722E9" w:rsidP="00BE771D">
            <w:pPr>
              <w:spacing w:before="60" w:after="60"/>
            </w:pPr>
            <w:r w:rsidRPr="00D56521">
              <w:t>(</w:t>
            </w:r>
            <w:r w:rsidR="0040710E" w:rsidRPr="00D56521">
              <w:t xml:space="preserve">[ ] </w:t>
            </w:r>
            <w:r w:rsidRPr="00D56521">
              <w:t>brackets</w:t>
            </w:r>
            <w:r w:rsidR="0040710E" w:rsidRPr="00D56521">
              <w:t xml:space="preserve"> included</w:t>
            </w:r>
            <w:r w:rsidRPr="00D56521">
              <w:t>)</w:t>
            </w:r>
          </w:p>
        </w:tc>
        <w:tc>
          <w:tcPr>
            <w:tcW w:w="2308" w:type="dxa"/>
          </w:tcPr>
          <w:p w14:paraId="02820E14" w14:textId="77777777" w:rsidR="00F01167" w:rsidRPr="00D56521" w:rsidRDefault="00F01167" w:rsidP="00BE771D">
            <w:pPr>
              <w:spacing w:before="60" w:after="60"/>
              <w:jc w:val="center"/>
            </w:pPr>
            <w:r w:rsidRPr="00D56521">
              <w:rPr>
                <w:noProof/>
                <w:lang w:val="fr-FR" w:eastAsia="fr-FR"/>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29">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D56521" w:rsidRDefault="00F01167" w:rsidP="00BE771D">
            <w:pPr>
              <w:spacing w:before="60" w:after="60"/>
            </w:pPr>
            <w:r w:rsidRPr="00D56521">
              <w:t xml:space="preserve">(see note </w:t>
            </w:r>
            <w:r w:rsidR="00AC25D6" w:rsidRPr="00D56521">
              <w:t>1</w:t>
            </w:r>
            <w:r w:rsidRPr="00D56521">
              <w:t>)</w:t>
            </w:r>
          </w:p>
        </w:tc>
      </w:tr>
      <w:tr w:rsidR="00F01167" w:rsidRPr="00D56521" w14:paraId="3E4D12DC" w14:textId="77777777" w:rsidTr="00BE771D">
        <w:tc>
          <w:tcPr>
            <w:tcW w:w="2272" w:type="dxa"/>
          </w:tcPr>
          <w:p w14:paraId="30F2316C" w14:textId="77777777" w:rsidR="00F01167" w:rsidRPr="00D56521" w:rsidRDefault="00F01167" w:rsidP="00BE771D">
            <w:pPr>
              <w:spacing w:before="60" w:after="60"/>
            </w:pPr>
            <w:r w:rsidRPr="00D56521">
              <w:t>Function not available</w:t>
            </w:r>
          </w:p>
          <w:p w14:paraId="22A7FFE0" w14:textId="43069771" w:rsidR="00F01167" w:rsidRPr="00D56521" w:rsidRDefault="00F01167" w:rsidP="00BE771D">
            <w:pPr>
              <w:spacing w:before="60" w:after="60"/>
            </w:pPr>
            <w:r w:rsidRPr="00D56521">
              <w:t>(for text “icon”)</w:t>
            </w:r>
          </w:p>
        </w:tc>
        <w:tc>
          <w:tcPr>
            <w:tcW w:w="2254" w:type="dxa"/>
            <w:vMerge/>
          </w:tcPr>
          <w:p w14:paraId="220FE7DA" w14:textId="560DC65D" w:rsidR="00F01167" w:rsidRPr="00D56521" w:rsidRDefault="00F01167" w:rsidP="00BE771D">
            <w:pPr>
              <w:spacing w:before="60" w:after="60"/>
            </w:pPr>
          </w:p>
        </w:tc>
        <w:tc>
          <w:tcPr>
            <w:tcW w:w="2262" w:type="dxa"/>
            <w:vMerge/>
          </w:tcPr>
          <w:p w14:paraId="573E67DE" w14:textId="11D769AA" w:rsidR="00F01167" w:rsidRPr="00D56521" w:rsidRDefault="00F01167" w:rsidP="00BE771D">
            <w:pPr>
              <w:spacing w:before="60" w:after="60"/>
            </w:pPr>
          </w:p>
        </w:tc>
        <w:tc>
          <w:tcPr>
            <w:tcW w:w="2308" w:type="dxa"/>
          </w:tcPr>
          <w:p w14:paraId="7007B8F3" w14:textId="734F2DA6" w:rsidR="00CF3DD0" w:rsidRPr="00D56521" w:rsidRDefault="00CF3DD0" w:rsidP="00BE771D">
            <w:pPr>
              <w:keepNext/>
              <w:spacing w:before="60" w:after="60"/>
              <w:rPr>
                <w:sz w:val="36"/>
                <w:szCs w:val="36"/>
              </w:rPr>
            </w:pPr>
            <w:r w:rsidRPr="00D56521">
              <w:rPr>
                <w:noProof/>
                <w:lang w:val="fr-FR" w:eastAsia="fr-FR"/>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30">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Pr="00D56521" w:rsidRDefault="00F01167" w:rsidP="00BE771D">
            <w:pPr>
              <w:keepNext/>
              <w:spacing w:before="60" w:after="60"/>
              <w:rPr>
                <w:noProof/>
              </w:rPr>
            </w:pPr>
            <w:r w:rsidRPr="00D56521">
              <w:rPr>
                <w:noProof/>
              </w:rPr>
              <w:t xml:space="preserve">(see note </w:t>
            </w:r>
            <w:r w:rsidR="00AC25D6" w:rsidRPr="00D56521">
              <w:rPr>
                <w:noProof/>
              </w:rPr>
              <w:t>2</w:t>
            </w:r>
            <w:r w:rsidRPr="00D56521">
              <w:rPr>
                <w:noProof/>
              </w:rPr>
              <w:t>)</w:t>
            </w:r>
          </w:p>
        </w:tc>
      </w:tr>
    </w:tbl>
    <w:p w14:paraId="6E5DCCE4" w14:textId="6DF0DC58" w:rsidR="00314486" w:rsidRPr="00D56521" w:rsidRDefault="00314486" w:rsidP="00BE771D">
      <w:pPr>
        <w:pStyle w:val="Caption"/>
        <w:spacing w:after="120" w:line="240" w:lineRule="auto"/>
        <w:jc w:val="center"/>
      </w:pPr>
      <w:bookmarkStart w:id="331" w:name="_Ref47282754"/>
      <w:bookmarkStart w:id="332" w:name="_Ref43663769"/>
      <w:bookmarkStart w:id="333" w:name="_Ref47282749"/>
      <w:r w:rsidRPr="00D56521">
        <w:t xml:space="preserve">Table </w:t>
      </w:r>
      <w:r w:rsidR="00BE771D"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7</w:t>
      </w:r>
      <w:r w:rsidR="00331A1D" w:rsidRPr="00D56521">
        <w:fldChar w:fldCharType="end"/>
      </w:r>
      <w:bookmarkEnd w:id="331"/>
      <w:bookmarkEnd w:id="332"/>
      <w:r w:rsidRPr="00D56521">
        <w:t xml:space="preserve"> - Modifying terms, abbreviations, and icons</w:t>
      </w:r>
      <w:bookmarkEnd w:id="333"/>
    </w:p>
    <w:p w14:paraId="7593A258" w14:textId="288C3F3D" w:rsidR="00BE7E09" w:rsidRPr="00D56521" w:rsidRDefault="00BE7E09" w:rsidP="00BE771D">
      <w:pPr>
        <w:spacing w:after="60" w:line="240" w:lineRule="auto"/>
        <w:jc w:val="both"/>
      </w:pPr>
      <w:r w:rsidRPr="00D56521">
        <w:t>Notes:</w:t>
      </w:r>
    </w:p>
    <w:p w14:paraId="0FEA35C6" w14:textId="42163A4D" w:rsidR="00917037" w:rsidRPr="00D56521" w:rsidRDefault="001E4659" w:rsidP="00AE2737">
      <w:pPr>
        <w:pStyle w:val="ListParagraph"/>
        <w:numPr>
          <w:ilvl w:val="0"/>
          <w:numId w:val="20"/>
        </w:numPr>
        <w:spacing w:after="60" w:line="240" w:lineRule="auto"/>
        <w:jc w:val="both"/>
      </w:pPr>
      <w:r w:rsidRPr="00D56521">
        <w:t>The c</w:t>
      </w:r>
      <w:r w:rsidR="00BE7E09" w:rsidRPr="00D56521">
        <w:t xml:space="preserve">olour of </w:t>
      </w:r>
      <w:r w:rsidR="00F01167" w:rsidRPr="00D56521">
        <w:t xml:space="preserve">the superimposed </w:t>
      </w:r>
      <w:r w:rsidR="00BE7E09" w:rsidRPr="00D56521">
        <w:t>icon</w:t>
      </w:r>
      <w:r w:rsidR="00AC25D6" w:rsidRPr="00D56521">
        <w:t xml:space="preserve"> should</w:t>
      </w:r>
      <w:r w:rsidR="00BE7E09" w:rsidRPr="00D56521">
        <w:t xml:space="preserve"> be red or grey</w:t>
      </w:r>
      <w:r w:rsidRPr="00D56521">
        <w:t xml:space="preserve">, but </w:t>
      </w:r>
      <w:r w:rsidR="00AC25D6" w:rsidRPr="00D56521">
        <w:t>may</w:t>
      </w:r>
      <w:r w:rsidRPr="00D56521">
        <w:t xml:space="preserve"> be adapted to both common understanding</w:t>
      </w:r>
      <w:r w:rsidR="00F01167" w:rsidRPr="00D56521">
        <w:t xml:space="preserve">s of colours and </w:t>
      </w:r>
      <w:r w:rsidR="00AC25D6" w:rsidRPr="00D56521">
        <w:t xml:space="preserve">current </w:t>
      </w:r>
      <w:r w:rsidR="00F01167" w:rsidRPr="00D56521">
        <w:t>viewing conditions</w:t>
      </w:r>
      <w:r w:rsidR="00BE771D" w:rsidRPr="00D56521">
        <w:t>; for example</w:t>
      </w:r>
      <w:r w:rsidR="00AC25D6" w:rsidRPr="00D56521">
        <w:t>, day/dusk/night</w:t>
      </w:r>
      <w:r w:rsidR="00F01167" w:rsidRPr="00D56521">
        <w:t xml:space="preserve">. </w:t>
      </w:r>
      <w:r w:rsidR="00562E1C" w:rsidRPr="00D56521">
        <w:t>It should also be adapted to ensure that icons for unavailable functions are not more prominent in the interface than icons for available functions. The</w:t>
      </w:r>
      <w:r w:rsidR="00F01167" w:rsidRPr="00D56521">
        <w:t xml:space="preserve"> </w:t>
      </w:r>
      <w:r w:rsidR="00BE7E09" w:rsidRPr="00D56521">
        <w:t xml:space="preserve">opacity should </w:t>
      </w:r>
      <w:r w:rsidR="00F01167" w:rsidRPr="00D56521">
        <w:t xml:space="preserve">be set to </w:t>
      </w:r>
      <w:r w:rsidR="00BE7E09" w:rsidRPr="00D56521">
        <w:t xml:space="preserve">allow </w:t>
      </w:r>
      <w:r w:rsidR="00F01167" w:rsidRPr="00D56521">
        <w:t xml:space="preserve">the </w:t>
      </w:r>
      <w:r w:rsidR="00BE7E09" w:rsidRPr="00D56521">
        <w:t>underlying icon to be visible</w:t>
      </w:r>
      <w:r w:rsidR="00917037" w:rsidRPr="00D56521">
        <w:t>.</w:t>
      </w:r>
      <w:r w:rsidR="00AC25D6" w:rsidRPr="00D56521">
        <w:t xml:space="preserve"> The</w:t>
      </w:r>
      <w:r w:rsidR="008429B6" w:rsidRPr="00D56521">
        <w:t xml:space="preserve"> stroke thickness may be adapted to the interface.</w:t>
      </w:r>
    </w:p>
    <w:p w14:paraId="2762CF18" w14:textId="14E1829E" w:rsidR="00BE7E09" w:rsidRPr="00D56521" w:rsidRDefault="00AC25D6" w:rsidP="00AE2737">
      <w:pPr>
        <w:pStyle w:val="ListParagraph"/>
        <w:numPr>
          <w:ilvl w:val="0"/>
          <w:numId w:val="20"/>
        </w:numPr>
        <w:spacing w:after="120" w:line="240" w:lineRule="auto"/>
        <w:jc w:val="both"/>
      </w:pPr>
      <w:r w:rsidRPr="00D56521">
        <w:t>The s</w:t>
      </w:r>
      <w:r w:rsidR="00BE7E09" w:rsidRPr="00D56521">
        <w:t>triketh</w:t>
      </w:r>
      <w:r w:rsidRPr="00D56521">
        <w:t>r</w:t>
      </w:r>
      <w:r w:rsidR="00BE7E09" w:rsidRPr="00D56521">
        <w:t xml:space="preserve">ough </w:t>
      </w:r>
      <w:r w:rsidR="008429B6" w:rsidRPr="00D56521">
        <w:t>stroke</w:t>
      </w:r>
      <w:r w:rsidR="00BE7E09" w:rsidRPr="00D56521">
        <w:t xml:space="preserve"> should be of noticeable weight</w:t>
      </w:r>
      <w:r w:rsidR="008429B6" w:rsidRPr="00D56521">
        <w:t xml:space="preserve">, </w:t>
      </w:r>
      <w:r w:rsidR="00BE7E09" w:rsidRPr="00D56521">
        <w:t xml:space="preserve">proportional to the size of the </w:t>
      </w:r>
      <w:r w:rsidR="008429B6" w:rsidRPr="00D56521">
        <w:t>text</w:t>
      </w:r>
      <w:r w:rsidR="00BE7E09" w:rsidRPr="00D56521">
        <w:t>.</w:t>
      </w:r>
    </w:p>
    <w:p w14:paraId="5822C6A5" w14:textId="2D55B4C4" w:rsidR="00800164" w:rsidRPr="00D56521" w:rsidRDefault="00800164">
      <w:pPr>
        <w:pStyle w:val="Heading3"/>
        <w:pPrChange w:id="334" w:author="Raphael Malyankar" w:date="2023-08-31T22:24:00Z">
          <w:pPr>
            <w:pStyle w:val="Heading3"/>
            <w:spacing w:after="120"/>
          </w:pPr>
        </w:pPrChange>
      </w:pPr>
      <w:bookmarkStart w:id="335" w:name="_Toc144421252"/>
      <w:r w:rsidRPr="00D56521">
        <w:t>Status display</w:t>
      </w:r>
      <w:bookmarkEnd w:id="335"/>
    </w:p>
    <w:p w14:paraId="728C5EE3" w14:textId="5511802B" w:rsidR="00357FF4" w:rsidRPr="00D56521" w:rsidRDefault="00357FF4" w:rsidP="00BE771D">
      <w:pPr>
        <w:spacing w:after="120" w:line="240" w:lineRule="auto"/>
        <w:jc w:val="both"/>
      </w:pPr>
      <w:r w:rsidRPr="00D56521">
        <w:t xml:space="preserve">Interoperability status (indicating whether visual interoperability rules are being applied to the display) and current interoperability level should be indicated by </w:t>
      </w:r>
      <w:r w:rsidR="00C82B37" w:rsidRPr="00D56521">
        <w:t xml:space="preserve">a status indicator in the user interface, located </w:t>
      </w:r>
      <w:r w:rsidR="003F5201" w:rsidRPr="00D56521">
        <w:t>outside</w:t>
      </w:r>
      <w:r w:rsidR="00C82B37" w:rsidRPr="00D56521">
        <w:t xml:space="preserve"> the chart graphic.</w:t>
      </w:r>
      <w:r w:rsidR="001E273F" w:rsidRPr="00D56521">
        <w:t xml:space="preserve"> The selector for interoperability level can serve this purpose when visible.</w:t>
      </w:r>
    </w:p>
    <w:p w14:paraId="67294AC1" w14:textId="175E3E0B" w:rsidR="00800164" w:rsidRPr="00D56521" w:rsidRDefault="00800164">
      <w:pPr>
        <w:pStyle w:val="Heading3"/>
        <w:pPrChange w:id="336" w:author="Raphael Malyankar" w:date="2023-08-31T22:24:00Z">
          <w:pPr>
            <w:pStyle w:val="Heading3"/>
            <w:spacing w:after="120"/>
          </w:pPr>
        </w:pPrChange>
      </w:pPr>
      <w:bookmarkStart w:id="337" w:name="_Toc144421253"/>
      <w:r w:rsidRPr="00D56521">
        <w:lastRenderedPageBreak/>
        <w:t>Settings</w:t>
      </w:r>
      <w:bookmarkEnd w:id="337"/>
    </w:p>
    <w:p w14:paraId="593F0E93" w14:textId="56F4D5DC" w:rsidR="0041333F" w:rsidRPr="00D56521" w:rsidRDefault="001B6A57" w:rsidP="00BE771D">
      <w:pPr>
        <w:spacing w:after="120" w:line="240" w:lineRule="auto"/>
        <w:ind w:right="34"/>
        <w:jc w:val="both"/>
        <w:rPr>
          <w:i/>
          <w:iCs/>
        </w:rPr>
      </w:pPr>
      <w:r w:rsidRPr="00D56521">
        <w:t xml:space="preserve">The default and user ECDIS settings related to interoperability are listed in </w:t>
      </w:r>
      <w:r w:rsidR="00A77034" w:rsidRPr="00D56521">
        <w:fldChar w:fldCharType="begin"/>
      </w:r>
      <w:r w:rsidR="00A77034" w:rsidRPr="00D56521">
        <w:instrText xml:space="preserve"> REF _Ref43663951 \h </w:instrText>
      </w:r>
      <w:r w:rsidR="00BE771D" w:rsidRPr="00D56521">
        <w:instrText xml:space="preserve"> \* MERGEFORMAT </w:instrText>
      </w:r>
      <w:r w:rsidR="00A77034" w:rsidRPr="00D56521">
        <w:fldChar w:fldCharType="separate"/>
      </w:r>
      <w:r w:rsidR="00832978" w:rsidRPr="00D56521">
        <w:t>Table C-</w:t>
      </w:r>
      <w:r w:rsidR="00832978">
        <w:t>8</w:t>
      </w:r>
      <w:r w:rsidR="00A77034" w:rsidRPr="00D56521">
        <w:fldChar w:fldCharType="end"/>
      </w:r>
      <w:r w:rsidRPr="00D56521">
        <w:t xml:space="preserve">. The principles in </w:t>
      </w:r>
      <w:r w:rsidR="00A10D31" w:rsidRPr="00D56521">
        <w:t>MSC</w:t>
      </w:r>
      <w:r w:rsidRPr="00D56521">
        <w:t>.1609 Appendix 5 also apply to interoperability settings</w:t>
      </w:r>
      <w:r w:rsidR="001E273F" w:rsidRPr="00D56521">
        <w:t>.</w:t>
      </w:r>
    </w:p>
    <w:tbl>
      <w:tblPr>
        <w:tblStyle w:val="TableGrid"/>
        <w:tblW w:w="0" w:type="auto"/>
        <w:tblLook w:val="04A0" w:firstRow="1" w:lastRow="0" w:firstColumn="1" w:lastColumn="0" w:noHBand="0" w:noVBand="1"/>
      </w:tblPr>
      <w:tblGrid>
        <w:gridCol w:w="4522"/>
        <w:gridCol w:w="4574"/>
      </w:tblGrid>
      <w:tr w:rsidR="00DC52FB" w:rsidRPr="00D56521" w14:paraId="5546532A" w14:textId="77777777" w:rsidTr="00BE771D">
        <w:trPr>
          <w:cantSplit/>
          <w:tblHeader/>
        </w:trPr>
        <w:tc>
          <w:tcPr>
            <w:tcW w:w="0" w:type="auto"/>
            <w:shd w:val="clear" w:color="auto" w:fill="D9D9D9" w:themeFill="background1" w:themeFillShade="D9"/>
          </w:tcPr>
          <w:p w14:paraId="527943A6" w14:textId="77777777" w:rsidR="00DC52FB" w:rsidRPr="00D56521" w:rsidRDefault="00DC52FB" w:rsidP="00BE771D">
            <w:pPr>
              <w:spacing w:before="60" w:after="60"/>
              <w:rPr>
                <w:b/>
                <w:bCs/>
              </w:rPr>
            </w:pPr>
            <w:r w:rsidRPr="00D56521">
              <w:rPr>
                <w:b/>
                <w:bCs/>
              </w:rPr>
              <w:t>Function</w:t>
            </w:r>
          </w:p>
        </w:tc>
        <w:tc>
          <w:tcPr>
            <w:tcW w:w="0" w:type="auto"/>
            <w:shd w:val="clear" w:color="auto" w:fill="D9D9D9" w:themeFill="background1" w:themeFillShade="D9"/>
          </w:tcPr>
          <w:p w14:paraId="11250BE7" w14:textId="77777777" w:rsidR="00DC52FB" w:rsidRPr="00D56521" w:rsidRDefault="00DC52FB" w:rsidP="00BE771D">
            <w:pPr>
              <w:spacing w:before="60" w:after="60"/>
              <w:rPr>
                <w:b/>
                <w:bCs/>
              </w:rPr>
            </w:pPr>
            <w:r w:rsidRPr="00D56521">
              <w:rPr>
                <w:b/>
                <w:bCs/>
              </w:rPr>
              <w:t>Setting</w:t>
            </w:r>
          </w:p>
        </w:tc>
      </w:tr>
      <w:tr w:rsidR="009E1164" w:rsidRPr="00D56521" w14:paraId="36AFD0A2" w14:textId="77777777" w:rsidTr="009E1164">
        <w:tc>
          <w:tcPr>
            <w:tcW w:w="0" w:type="auto"/>
          </w:tcPr>
          <w:p w14:paraId="1B22B44A" w14:textId="44E4C3D0" w:rsidR="009E1164" w:rsidRPr="00D56521" w:rsidDel="00437A8C" w:rsidRDefault="009E1164" w:rsidP="00BE771D">
            <w:pPr>
              <w:spacing w:before="60" w:after="60"/>
            </w:pPr>
            <w:r w:rsidRPr="00D56521">
              <w:t>Interoperability toggle</w:t>
            </w:r>
          </w:p>
        </w:tc>
        <w:tc>
          <w:tcPr>
            <w:tcW w:w="0" w:type="auto"/>
          </w:tcPr>
          <w:p w14:paraId="1D6B412B" w14:textId="1738CD92" w:rsidR="009E1164" w:rsidRPr="00D56521" w:rsidDel="00437A8C" w:rsidRDefault="009E1164" w:rsidP="00BE771D">
            <w:pPr>
              <w:keepNext/>
              <w:spacing w:before="60" w:after="60"/>
            </w:pPr>
            <w:r w:rsidRPr="00D56521">
              <w:t>Interoperability Off</w:t>
            </w:r>
          </w:p>
        </w:tc>
      </w:tr>
      <w:tr w:rsidR="00DC52FB" w:rsidRPr="00D56521" w14:paraId="68A24D13" w14:textId="77777777" w:rsidTr="009E1164">
        <w:tc>
          <w:tcPr>
            <w:tcW w:w="0" w:type="auto"/>
          </w:tcPr>
          <w:p w14:paraId="05F15F95" w14:textId="35646F3D" w:rsidR="00DC52FB" w:rsidRPr="00D56521" w:rsidRDefault="00437A8C" w:rsidP="00BE771D">
            <w:pPr>
              <w:spacing w:before="60" w:after="60"/>
            </w:pPr>
            <w:r w:rsidRPr="00D56521">
              <w:t>Selector for interoperability level</w:t>
            </w:r>
          </w:p>
        </w:tc>
        <w:tc>
          <w:tcPr>
            <w:tcW w:w="0" w:type="auto"/>
          </w:tcPr>
          <w:p w14:paraId="156BCBC9" w14:textId="690C49BB" w:rsidR="009E1164" w:rsidRPr="00D56521" w:rsidRDefault="00437A8C" w:rsidP="00BE771D">
            <w:pPr>
              <w:keepNext/>
              <w:spacing w:before="60" w:after="60"/>
            </w:pPr>
            <w:r w:rsidRPr="00D56521">
              <w:t xml:space="preserve">Remain unchanged </w:t>
            </w:r>
            <w:r w:rsidR="00EA45C3" w:rsidRPr="00D56521">
              <w:t>if previously set</w:t>
            </w:r>
          </w:p>
          <w:p w14:paraId="17EC8B22" w14:textId="0C5D76EB" w:rsidR="00DC52FB" w:rsidRPr="00D56521" w:rsidRDefault="009E1164" w:rsidP="00BE771D">
            <w:pPr>
              <w:keepNext/>
              <w:spacing w:before="60" w:after="60"/>
            </w:pPr>
            <w:r w:rsidRPr="00D56521">
              <w:t>(</w:t>
            </w:r>
            <w:r w:rsidR="00EA45C3" w:rsidRPr="00D56521">
              <w:t>selector disabled</w:t>
            </w:r>
            <w:r w:rsidRPr="00D56521">
              <w:t xml:space="preserve">, </w:t>
            </w:r>
            <w:r w:rsidR="00EA45C3" w:rsidRPr="00D56521">
              <w:t>because the default setting is interoperability Off)</w:t>
            </w:r>
          </w:p>
        </w:tc>
      </w:tr>
      <w:tr w:rsidR="00437A8C" w:rsidRPr="00D56521" w14:paraId="56DC2A12" w14:textId="77777777" w:rsidTr="009E1164">
        <w:tc>
          <w:tcPr>
            <w:tcW w:w="0" w:type="auto"/>
          </w:tcPr>
          <w:p w14:paraId="20C1AD37" w14:textId="548D05D5" w:rsidR="00437A8C" w:rsidRPr="00D56521" w:rsidDel="00437A8C" w:rsidRDefault="00437A8C" w:rsidP="00BE771D">
            <w:pPr>
              <w:spacing w:before="60" w:after="60"/>
            </w:pPr>
            <w:r w:rsidRPr="00D56521">
              <w:t>Predefined combination</w:t>
            </w:r>
          </w:p>
        </w:tc>
        <w:tc>
          <w:tcPr>
            <w:tcW w:w="0" w:type="auto"/>
          </w:tcPr>
          <w:p w14:paraId="411ED4F2" w14:textId="7643C5F4" w:rsidR="00437A8C" w:rsidRPr="00D56521" w:rsidDel="00437A8C" w:rsidRDefault="00437A8C" w:rsidP="00BE771D">
            <w:pPr>
              <w:keepNext/>
              <w:spacing w:before="60" w:after="60"/>
            </w:pPr>
            <w:r w:rsidRPr="00D56521">
              <w:t>Remain unchanged</w:t>
            </w:r>
            <w:r w:rsidR="00EA45C3" w:rsidRPr="00D56521">
              <w:t xml:space="preserve"> if previously set</w:t>
            </w:r>
          </w:p>
        </w:tc>
      </w:tr>
      <w:tr w:rsidR="00EA45C3" w:rsidRPr="00D56521" w14:paraId="7F8E5CC0" w14:textId="77777777" w:rsidTr="009E1164">
        <w:tc>
          <w:tcPr>
            <w:tcW w:w="0" w:type="auto"/>
          </w:tcPr>
          <w:p w14:paraId="1C97B94C" w14:textId="77777777" w:rsidR="00EA45C3" w:rsidRPr="00D56521" w:rsidRDefault="00EA45C3" w:rsidP="00BE771D">
            <w:pPr>
              <w:spacing w:before="60" w:after="60"/>
            </w:pPr>
            <w:r w:rsidRPr="00D56521">
              <w:t>S-100 data products displayed on screen</w:t>
            </w:r>
          </w:p>
          <w:p w14:paraId="1BFAD3B7" w14:textId="34BBFFB7" w:rsidR="009E1164" w:rsidRPr="00D56521" w:rsidRDefault="009E1164" w:rsidP="00BE771D">
            <w:pPr>
              <w:spacing w:before="60" w:after="60"/>
            </w:pPr>
            <w:r w:rsidRPr="00D56521">
              <w:t xml:space="preserve">(see </w:t>
            </w:r>
            <w:r w:rsidR="00A10D31" w:rsidRPr="00D56521">
              <w:t>IMO MSC</w:t>
            </w:r>
            <w:r w:rsidRPr="00D56521">
              <w:t>.1609 for AIS, Radar, Own Ship, and Track settings)</w:t>
            </w:r>
          </w:p>
        </w:tc>
        <w:tc>
          <w:tcPr>
            <w:tcW w:w="0" w:type="auto"/>
          </w:tcPr>
          <w:p w14:paraId="0098C370" w14:textId="15765363" w:rsidR="00EA45C3" w:rsidRPr="00D56521" w:rsidRDefault="00EA45C3" w:rsidP="00BE771D">
            <w:pPr>
              <w:keepNext/>
              <w:spacing w:before="60" w:after="60"/>
            </w:pPr>
            <w:r w:rsidRPr="00D56521">
              <w:t>S-101</w:t>
            </w:r>
            <w:r w:rsidR="00BA5513" w:rsidRPr="00D56521">
              <w:t xml:space="preserve"> + any active data products in overlay mode</w:t>
            </w:r>
          </w:p>
        </w:tc>
      </w:tr>
      <w:tr w:rsidR="00EA45C3" w:rsidRPr="00D56521" w14:paraId="26AB6403" w14:textId="77777777" w:rsidTr="009E1164">
        <w:tc>
          <w:tcPr>
            <w:tcW w:w="0" w:type="auto"/>
          </w:tcPr>
          <w:p w14:paraId="2C43E1B6" w14:textId="47C762A7" w:rsidR="00EA45C3" w:rsidRPr="00D56521" w:rsidRDefault="00EA45C3" w:rsidP="00BE771D">
            <w:pPr>
              <w:spacing w:before="60" w:after="60"/>
            </w:pPr>
            <w:r w:rsidRPr="00D56521">
              <w:t>Selected interoperability catalogue</w:t>
            </w:r>
          </w:p>
        </w:tc>
        <w:tc>
          <w:tcPr>
            <w:tcW w:w="0" w:type="auto"/>
          </w:tcPr>
          <w:p w14:paraId="4336C188" w14:textId="45FCC1FB" w:rsidR="00EA45C3" w:rsidRPr="00D56521" w:rsidRDefault="00EA45C3" w:rsidP="00BE771D">
            <w:pPr>
              <w:keepNext/>
              <w:spacing w:before="60" w:after="60"/>
            </w:pPr>
            <w:r w:rsidRPr="00D56521">
              <w:t xml:space="preserve">IHO-provided </w:t>
            </w:r>
            <w:r w:rsidR="00BE771D" w:rsidRPr="00D56521">
              <w:t>C</w:t>
            </w:r>
            <w:r w:rsidRPr="00D56521">
              <w:t>atalogue</w:t>
            </w:r>
          </w:p>
        </w:tc>
      </w:tr>
    </w:tbl>
    <w:p w14:paraId="6EA88A2B" w14:textId="5FCA4719" w:rsidR="00DE44E4" w:rsidRPr="00D56521" w:rsidRDefault="00B13EDE" w:rsidP="00E670D9">
      <w:pPr>
        <w:pStyle w:val="Caption"/>
        <w:spacing w:after="120" w:line="240" w:lineRule="auto"/>
        <w:jc w:val="center"/>
      </w:pPr>
      <w:bookmarkStart w:id="338" w:name="_Ref44866152"/>
      <w:bookmarkStart w:id="339" w:name="_Ref43663951"/>
      <w:r w:rsidRPr="00D56521">
        <w:t xml:space="preserve">Table </w:t>
      </w:r>
      <w:r w:rsidR="00E670D9"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8</w:t>
      </w:r>
      <w:r w:rsidR="00331A1D" w:rsidRPr="00D56521">
        <w:fldChar w:fldCharType="end"/>
      </w:r>
      <w:bookmarkEnd w:id="338"/>
      <w:bookmarkEnd w:id="339"/>
      <w:r w:rsidRPr="00D56521">
        <w:t xml:space="preserve"> - Additional settings</w:t>
      </w:r>
      <w:r w:rsidR="00EA45C3" w:rsidRPr="00D56521">
        <w:t xml:space="preserve"> configured in response to “Default” selection</w:t>
      </w:r>
    </w:p>
    <w:p w14:paraId="100C5E60" w14:textId="1BE8638B" w:rsidR="000F5CFD" w:rsidRPr="00D56521" w:rsidRDefault="000F5CFD" w:rsidP="00E670D9">
      <w:pPr>
        <w:spacing w:after="120" w:line="240" w:lineRule="auto"/>
        <w:jc w:val="both"/>
      </w:pPr>
      <w:r w:rsidRPr="00D56521">
        <w:t xml:space="preserve">The defaults in </w:t>
      </w:r>
      <w:r w:rsidRPr="00D56521">
        <w:fldChar w:fldCharType="begin"/>
      </w:r>
      <w:r w:rsidRPr="00D56521">
        <w:instrText xml:space="preserve"> REF _Ref44866152 \h </w:instrText>
      </w:r>
      <w:r w:rsidR="00E670D9" w:rsidRPr="00D56521">
        <w:instrText xml:space="preserve"> \* MERGEFORMAT </w:instrText>
      </w:r>
      <w:r w:rsidRPr="00D56521">
        <w:fldChar w:fldCharType="separate"/>
      </w:r>
      <w:r w:rsidR="00832978" w:rsidRPr="00D56521">
        <w:t>Table C-</w:t>
      </w:r>
      <w:r w:rsidR="00832978">
        <w:t>8</w:t>
      </w:r>
      <w:r w:rsidRPr="00D56521">
        <w:fldChar w:fldCharType="end"/>
      </w:r>
      <w:r w:rsidRPr="00D56521">
        <w:t xml:space="preserve"> supplement the defaults specified in </w:t>
      </w:r>
      <w:r w:rsidR="00A10D31" w:rsidRPr="00D56521">
        <w:t>MSC</w:t>
      </w:r>
      <w:r w:rsidRPr="00D56521">
        <w:t>.</w:t>
      </w:r>
      <w:del w:id="340" w:author="Raphael Malyankar" w:date="2023-08-31T18:09:00Z">
        <w:r w:rsidRPr="00D56521" w:rsidDel="00F00C10">
          <w:delText>232(82)</w:delText>
        </w:r>
      </w:del>
      <w:ins w:id="341" w:author="Raphael Malyankar" w:date="2023-08-31T18:09:00Z">
        <w:r w:rsidR="00F00C10">
          <w:t>530(106)</w:t>
        </w:r>
      </w:ins>
      <w:r w:rsidRPr="00D56521">
        <w:t xml:space="preserve">, </w:t>
      </w:r>
      <w:r w:rsidR="00A10D31" w:rsidRPr="00D56521">
        <w:t>MSC.</w:t>
      </w:r>
      <w:r w:rsidRPr="00D56521">
        <w:t>252(83) and IEC 61174.</w:t>
      </w:r>
    </w:p>
    <w:p w14:paraId="3CB1FD38" w14:textId="6CAE7C3E" w:rsidR="00D3057B" w:rsidRPr="00D56521" w:rsidRDefault="00D3057B" w:rsidP="00E670D9">
      <w:pPr>
        <w:spacing w:after="120" w:line="240" w:lineRule="auto"/>
        <w:jc w:val="both"/>
      </w:pPr>
      <w:r w:rsidRPr="00D56521">
        <w:t xml:space="preserve">If a system does not implement an interoperability level, the corresponding user interface elements must either be omitted </w:t>
      </w:r>
      <w:r w:rsidR="0069134D" w:rsidRPr="00D56521">
        <w:t xml:space="preserve">from the interface, </w:t>
      </w:r>
      <w:r w:rsidRPr="00D56521">
        <w:t>or</w:t>
      </w:r>
      <w:r w:rsidR="0069134D" w:rsidRPr="00D56521">
        <w:t xml:space="preserve"> disabled </w:t>
      </w:r>
      <w:r w:rsidR="00317940" w:rsidRPr="00D56521">
        <w:t xml:space="preserve">as specified in </w:t>
      </w:r>
      <w:r w:rsidR="005476E2" w:rsidRPr="00D56521">
        <w:fldChar w:fldCharType="begin"/>
      </w:r>
      <w:r w:rsidR="005476E2" w:rsidRPr="00D56521">
        <w:instrText xml:space="preserve"> REF _Ref98353158 \r \h </w:instrText>
      </w:r>
      <w:r w:rsidR="00E670D9" w:rsidRPr="00D56521">
        <w:instrText xml:space="preserve"> \* MERGEFORMAT </w:instrText>
      </w:r>
      <w:r w:rsidR="005476E2" w:rsidRPr="00D56521">
        <w:fldChar w:fldCharType="separate"/>
      </w:r>
      <w:r w:rsidR="00832978">
        <w:t>C-8.3.7</w:t>
      </w:r>
      <w:r w:rsidR="005476E2" w:rsidRPr="00D56521">
        <w:fldChar w:fldCharType="end"/>
      </w:r>
      <w:r w:rsidR="005476E2" w:rsidRPr="00D56521">
        <w:t>.</w:t>
      </w:r>
    </w:p>
    <w:p w14:paraId="25A13640" w14:textId="63CFD7B8" w:rsidR="00815674" w:rsidRPr="00D56521" w:rsidRDefault="0040028C">
      <w:pPr>
        <w:pStyle w:val="Heading3"/>
        <w:pPrChange w:id="342" w:author="Raphael Malyankar" w:date="2023-08-31T22:24:00Z">
          <w:pPr>
            <w:pStyle w:val="Heading3"/>
            <w:spacing w:after="120"/>
          </w:pPr>
        </w:pPrChange>
      </w:pPr>
      <w:bookmarkStart w:id="343" w:name="_Ref42642060"/>
      <w:bookmarkStart w:id="344" w:name="_Toc144421254"/>
      <w:r w:rsidRPr="00D56521">
        <w:t>Display overload i</w:t>
      </w:r>
      <w:r w:rsidR="007B6F74" w:rsidRPr="00D56521">
        <w:t>ndications</w:t>
      </w:r>
      <w:bookmarkEnd w:id="343"/>
      <w:bookmarkEnd w:id="344"/>
    </w:p>
    <w:p w14:paraId="45FB0F54" w14:textId="51FFCEEB" w:rsidR="00EC09CB" w:rsidRPr="00D56521" w:rsidRDefault="00D242A8" w:rsidP="00E670D9">
      <w:pPr>
        <w:spacing w:after="120" w:line="240" w:lineRule="auto"/>
        <w:jc w:val="both"/>
      </w:pPr>
      <w:bookmarkStart w:id="345" w:name="_Hlk42641629"/>
      <w:r w:rsidRPr="00D56521">
        <w:t xml:space="preserve">Clause </w:t>
      </w:r>
      <w:r w:rsidRPr="00D56521">
        <w:fldChar w:fldCharType="begin"/>
      </w:r>
      <w:r w:rsidRPr="00D56521">
        <w:instrText xml:space="preserve"> REF _Ref42642169 \n \h </w:instrText>
      </w:r>
      <w:r w:rsidR="00E670D9" w:rsidRPr="00D56521">
        <w:instrText xml:space="preserve"> \* MERGEFORMAT </w:instrText>
      </w:r>
      <w:r w:rsidRPr="00D56521">
        <w:fldChar w:fldCharType="separate"/>
      </w:r>
      <w:r w:rsidR="00832978">
        <w:t>C-6.2</w:t>
      </w:r>
      <w:r w:rsidRPr="00D56521">
        <w:fldChar w:fldCharType="end"/>
      </w:r>
      <w:r w:rsidRPr="00D56521">
        <w:t xml:space="preserve"> </w:t>
      </w:r>
      <w:r w:rsidR="00A81044" w:rsidRPr="00D56521">
        <w:t>describes possible problems with data overload and the likely practical limits on the number of data products simultaneously loaded to a navigation display.</w:t>
      </w:r>
    </w:p>
    <w:p w14:paraId="45310606" w14:textId="650CAC60" w:rsidR="00EC09CB" w:rsidRPr="00D56521" w:rsidRDefault="00D110BF" w:rsidP="00E670D9">
      <w:pPr>
        <w:spacing w:after="120" w:line="240" w:lineRule="auto"/>
        <w:jc w:val="both"/>
      </w:pPr>
      <w:r w:rsidRPr="00D56521">
        <w:t>If the number of layers loaded on the display appears to be excessive, the ECDIS should provide a noticeable but unobtrusive (</w:t>
      </w:r>
      <w:r w:rsidR="00E670D9" w:rsidRPr="00D56521">
        <w:t>that is</w:t>
      </w:r>
      <w:r w:rsidRPr="00D56521">
        <w:t xml:space="preserve">, non-blocking) </w:t>
      </w:r>
      <w:r w:rsidR="00EC09CB" w:rsidRPr="00D56521">
        <w:t xml:space="preserve">visual </w:t>
      </w:r>
      <w:r w:rsidRPr="00D56521">
        <w:t>indicat</w:t>
      </w:r>
      <w:r w:rsidR="00EC09CB" w:rsidRPr="00D56521">
        <w:t>ion</w:t>
      </w:r>
      <w:r w:rsidRPr="00D56521">
        <w:t xml:space="preserve"> of possible visual ove</w:t>
      </w:r>
      <w:r w:rsidR="00B90404" w:rsidRPr="00D56521">
        <w:t>r</w:t>
      </w:r>
      <w:r w:rsidRPr="00D56521">
        <w:t>load.</w:t>
      </w:r>
    </w:p>
    <w:p w14:paraId="17FF4C5B" w14:textId="70456F16" w:rsidR="00BA5513" w:rsidRPr="00D56521" w:rsidRDefault="000935EB" w:rsidP="00E670D9">
      <w:pPr>
        <w:spacing w:after="120" w:line="240" w:lineRule="auto"/>
        <w:jc w:val="both"/>
      </w:pPr>
      <w:r w:rsidRPr="00D56521">
        <w:t>The c</w:t>
      </w:r>
      <w:r w:rsidR="00B90404" w:rsidRPr="00D56521">
        <w:t>riteria for deciding when the number of layers appears to be excessive are left to manufacturers, but a trigger level of 4 S-100 data products is suggested</w:t>
      </w:r>
      <w:r w:rsidR="00A81044" w:rsidRPr="00D56521">
        <w:t>.</w:t>
      </w:r>
      <w:r w:rsidR="00EC09CB" w:rsidRPr="00D56521">
        <w:t xml:space="preserve"> </w:t>
      </w:r>
      <w:r w:rsidR="00977BD8" w:rsidRPr="00D56521">
        <w:t xml:space="preserve">(In the absence of sufficient data products and </w:t>
      </w:r>
      <w:r w:rsidR="00BD19A6" w:rsidRPr="00D56521">
        <w:t>applications</w:t>
      </w:r>
      <w:r w:rsidR="00977BD8" w:rsidRPr="00D56521">
        <w:t xml:space="preserve"> to experiment with, it is hard to be more definite.) </w:t>
      </w:r>
      <w:r w:rsidR="00A81044" w:rsidRPr="00D56521">
        <w:t>Manufacturers may vary the trigger level depending on experience or particular conditions; for example, d</w:t>
      </w:r>
      <w:r w:rsidRPr="00D56521">
        <w:t>isplays being used for route planning may allow one or two more products before triggering the indicat</w:t>
      </w:r>
      <w:r w:rsidR="00A81044" w:rsidRPr="00D56521">
        <w:t>or</w:t>
      </w:r>
      <w:r w:rsidRPr="00D56521">
        <w:t>.</w:t>
      </w:r>
    </w:p>
    <w:bookmarkEnd w:id="345"/>
    <w:p w14:paraId="73B5EE23" w14:textId="13BFC113" w:rsidR="00B268EF" w:rsidRPr="00D56521" w:rsidRDefault="00B268EF" w:rsidP="00E670D9">
      <w:pPr>
        <w:spacing w:after="120" w:line="240" w:lineRule="auto"/>
        <w:jc w:val="both"/>
      </w:pPr>
    </w:p>
    <w:p w14:paraId="6D762915" w14:textId="695B7338" w:rsidR="00BC555A" w:rsidRPr="00D56521" w:rsidRDefault="00FD648E">
      <w:pPr>
        <w:pStyle w:val="Heading1"/>
        <w:pPrChange w:id="346" w:author="Raphael Malyankar" w:date="2023-08-31T22:24:00Z">
          <w:pPr>
            <w:pStyle w:val="Heading1"/>
            <w:tabs>
              <w:tab w:val="left" w:pos="567"/>
            </w:tabs>
            <w:ind w:left="567" w:hanging="567"/>
          </w:pPr>
        </w:pPrChange>
      </w:pPr>
      <w:bookmarkStart w:id="347" w:name="_Ref49380568"/>
      <w:bookmarkStart w:id="348" w:name="_Toc144421255"/>
      <w:r w:rsidRPr="00D56521">
        <w:t>Display Organisation</w:t>
      </w:r>
      <w:r w:rsidR="00A80530" w:rsidRPr="00D56521">
        <w:t xml:space="preserve"> and Operation</w:t>
      </w:r>
      <w:bookmarkEnd w:id="347"/>
      <w:bookmarkEnd w:id="348"/>
    </w:p>
    <w:p w14:paraId="501C6929" w14:textId="7DAEDB8F" w:rsidR="00D37328" w:rsidRPr="00D56521" w:rsidRDefault="00D37328">
      <w:pPr>
        <w:pStyle w:val="Heading2"/>
        <w:rPr>
          <w:noProof/>
        </w:rPr>
        <w:pPrChange w:id="349" w:author="Raphael Malyankar" w:date="2023-08-31T22:24:00Z">
          <w:pPr>
            <w:pStyle w:val="Heading2"/>
            <w:tabs>
              <w:tab w:val="clear" w:pos="567"/>
            </w:tabs>
          </w:pPr>
        </w:pPrChange>
      </w:pPr>
      <w:bookmarkStart w:id="350" w:name="_Toc38829553"/>
      <w:bookmarkStart w:id="351" w:name="_Toc38830056"/>
      <w:bookmarkStart w:id="352" w:name="_Ref49480223"/>
      <w:bookmarkStart w:id="353" w:name="_Ref49480231"/>
      <w:bookmarkStart w:id="354" w:name="_Toc144421256"/>
      <w:bookmarkEnd w:id="350"/>
      <w:bookmarkEnd w:id="351"/>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352"/>
      <w:bookmarkEnd w:id="353"/>
      <w:bookmarkEnd w:id="354"/>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pPr>
        <w:pStyle w:val="Heading3"/>
        <w:rPr>
          <w:noProof/>
        </w:rPr>
        <w:pPrChange w:id="355" w:author="Raphael Malyankar" w:date="2023-08-31T22:24:00Z">
          <w:pPr>
            <w:pStyle w:val="Heading3"/>
            <w:spacing w:after="120"/>
          </w:pPr>
        </w:pPrChange>
      </w:pPr>
      <w:bookmarkStart w:id="356" w:name="_Ref49482794"/>
      <w:bookmarkStart w:id="357"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356"/>
      <w:bookmarkEnd w:id="357"/>
    </w:p>
    <w:p w14:paraId="1154DFC2" w14:textId="2D4A9DFE"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del w:id="358" w:author="Raphael Malyankar" w:date="2023-08-31T16:00:00Z">
        <w:r w:rsidRPr="00D56521" w:rsidDel="006C0054">
          <w:rPr>
            <w:noProof/>
          </w:rPr>
          <w:delText>232</w:delText>
        </w:r>
      </w:del>
      <w:ins w:id="359" w:author="Raphael Malyankar" w:date="2023-08-31T16:00:00Z">
        <w:r w:rsidR="006C0054">
          <w:rPr>
            <w:noProof/>
          </w:rPr>
          <w:t>530</w:t>
        </w:r>
      </w:ins>
      <w:r w:rsidRPr="00D56521">
        <w:rPr>
          <w:noProof/>
        </w:rPr>
        <w:t>(</w:t>
      </w:r>
      <w:del w:id="360" w:author="Raphael Malyankar" w:date="2023-08-31T16:00:00Z">
        <w:r w:rsidRPr="00D56521" w:rsidDel="006C0054">
          <w:rPr>
            <w:noProof/>
          </w:rPr>
          <w:delText>82</w:delText>
        </w:r>
      </w:del>
      <w:ins w:id="361" w:author="Raphael Malyankar" w:date="2023-08-31T16:00:00Z">
        <w:r w:rsidR="006C0054">
          <w:rPr>
            <w:noProof/>
          </w:rPr>
          <w:t>106</w:t>
        </w:r>
      </w:ins>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r w:rsidR="002D6873" w:rsidRPr="00D56521">
        <w:rPr>
          <w:noProof/>
        </w:rPr>
        <w:t xml:space="preserve">at present </w:t>
      </w:r>
      <w:r w:rsidRPr="00D56521">
        <w:rPr>
          <w:noProof/>
        </w:rPr>
        <w:t>performed on the paper chart and section</w:t>
      </w:r>
      <w:ins w:id="362" w:author="Raphael Malyankar" w:date="2023-08-31T16:03:00Z">
        <w:r w:rsidR="00FC3D18">
          <w:rPr>
            <w:noProof/>
          </w:rPr>
          <w:t>s</w:t>
        </w:r>
      </w:ins>
      <w:r w:rsidRPr="00D56521">
        <w:rPr>
          <w:noProof/>
        </w:rPr>
        <w:t xml:space="preserve"> 3.3</w:t>
      </w:r>
      <w:ins w:id="363" w:author="Raphael Malyankar" w:date="2023-08-31T16:03:00Z">
        <w:r w:rsidR="00FC3D18">
          <w:rPr>
            <w:noProof/>
          </w:rPr>
          <w:t>-3.4</w:t>
        </w:r>
      </w:ins>
      <w:r w:rsidRPr="00D56521">
        <w:rPr>
          <w:noProof/>
        </w:rPr>
        <w:t xml:space="preserve"> </w:t>
      </w:r>
      <w:del w:id="364" w:author="Raphael Malyankar" w:date="2023-08-31T16:03:00Z">
        <w:r w:rsidRPr="00D56521" w:rsidDel="00FC3D18">
          <w:rPr>
            <w:noProof/>
          </w:rPr>
          <w:delText xml:space="preserve">states </w:delText>
        </w:r>
      </w:del>
      <w:ins w:id="365" w:author="Raphael Malyankar" w:date="2023-08-31T16:03:00Z">
        <w:r w:rsidR="00FC3D18">
          <w:rPr>
            <w:noProof/>
          </w:rPr>
          <w:t>mean</w:t>
        </w:r>
        <w:r w:rsidR="00FC3D18" w:rsidRPr="00D56521">
          <w:rPr>
            <w:noProof/>
          </w:rPr>
          <w:t xml:space="preserve"> </w:t>
        </w:r>
      </w:ins>
      <w:r w:rsidRPr="00D56521">
        <w:rPr>
          <w:noProof/>
        </w:rPr>
        <w:t xml:space="preserve">that the </w:t>
      </w:r>
      <w:ins w:id="366" w:author="Raphael Malyankar" w:date="2023-08-31T16:04:00Z">
        <w:r w:rsidR="00FC3D18">
          <w:rPr>
            <w:noProof/>
          </w:rPr>
          <w:t xml:space="preserve">ENDS and </w:t>
        </w:r>
      </w:ins>
      <w:del w:id="367" w:author="Raphael Malyankar" w:date="2023-08-31T16:00:00Z">
        <w:r w:rsidRPr="00D56521" w:rsidDel="006C0054">
          <w:rPr>
            <w:noProof/>
          </w:rPr>
          <w:delText xml:space="preserve">SENC </w:delText>
        </w:r>
      </w:del>
      <w:ins w:id="368" w:author="Raphael Malyankar" w:date="2023-08-31T16:00:00Z">
        <w:r w:rsidR="006C0054">
          <w:rPr>
            <w:noProof/>
          </w:rPr>
          <w:t>System Database</w:t>
        </w:r>
        <w:r w:rsidR="006C0054" w:rsidRPr="00D56521">
          <w:rPr>
            <w:noProof/>
          </w:rPr>
          <w:t xml:space="preserve"> </w:t>
        </w:r>
      </w:ins>
      <w:r w:rsidRPr="00D56521">
        <w:rPr>
          <w:noProof/>
        </w:rPr>
        <w:t xml:space="preserve">may contain information from </w:t>
      </w:r>
      <w:del w:id="369" w:author="Raphael Malyankar" w:date="2023-08-31T16:03:00Z">
        <w:r w:rsidRPr="00D56521" w:rsidDel="00FC3D18">
          <w:rPr>
            <w:noProof/>
          </w:rPr>
          <w:delText>other sources than</w:delText>
        </w:r>
      </w:del>
      <w:ins w:id="370" w:author="Raphael Malyankar" w:date="2023-08-31T16:03:00Z">
        <w:r w:rsidR="00FC3D18">
          <w:rPr>
            <w:noProof/>
          </w:rPr>
          <w:t>nautical publications as well as</w:t>
        </w:r>
      </w:ins>
      <w:r w:rsidRPr="00D56521">
        <w:rPr>
          <w:noProof/>
        </w:rPr>
        <w:t xml:space="preserve">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0018DC4A" w14:textId="70AC4BE8" w:rsidR="00783066" w:rsidRPr="00D56521" w:rsidRDefault="00227CF3" w:rsidP="000A225C">
      <w:pPr>
        <w:spacing w:after="120" w:line="240" w:lineRule="auto"/>
        <w:jc w:val="both"/>
        <w:rPr>
          <w:noProof/>
        </w:rPr>
      </w:pPr>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r w:rsidR="004F2E02" w:rsidRPr="00D56521">
        <w:rPr>
          <w:noProof/>
        </w:rPr>
        <w:t>MSC</w:t>
      </w:r>
      <w:r w:rsidRPr="00D56521">
        <w:rPr>
          <w:noProof/>
        </w:rPr>
        <w:t>.1609</w:t>
      </w:r>
      <w:r w:rsidR="004F2E02" w:rsidRPr="00D56521">
        <w:rPr>
          <w:noProof/>
        </w:rPr>
        <w:t>)</w:t>
      </w:r>
      <w:r w:rsidRPr="00D56521">
        <w:rPr>
          <w:noProof/>
        </w:rPr>
        <w:t xml:space="preserve"> </w:t>
      </w:r>
      <w:r w:rsidR="00783066" w:rsidRPr="00D56521">
        <w:rPr>
          <w:noProof/>
        </w:rPr>
        <w:t>describe "Mariner's Navigational Features" for route planning and route monitoring chartwork</w:t>
      </w:r>
      <w:del w:id="371" w:author="Raphael Malyankar" w:date="2023-08-31T16:22:00Z">
        <w:r w:rsidR="00783066" w:rsidRPr="00D56521" w:rsidDel="002F5217">
          <w:rPr>
            <w:noProof/>
          </w:rPr>
          <w:delText xml:space="preserve">, and for adding mariner's and manufacturer's information to the </w:delText>
        </w:r>
      </w:del>
      <w:del w:id="372" w:author="Raphael Malyankar" w:date="2023-08-31T16:13:00Z">
        <w:r w:rsidR="00783066" w:rsidRPr="00D56521" w:rsidDel="008C724C">
          <w:rPr>
            <w:noProof/>
          </w:rPr>
          <w:delText>SENC</w:delText>
        </w:r>
      </w:del>
      <w:r w:rsidR="00783066" w:rsidRPr="00D56521">
        <w:rPr>
          <w:noProof/>
        </w:rPr>
        <w:t xml:space="preserve">. The descriptions </w:t>
      </w:r>
      <w:del w:id="373" w:author="Raphael Malyankar" w:date="2023-08-31T16:23:00Z">
        <w:r w:rsidR="00783066" w:rsidRPr="00D56521" w:rsidDel="002F5217">
          <w:rPr>
            <w:noProof/>
          </w:rPr>
          <w:delText xml:space="preserve">are </w:delText>
        </w:r>
      </w:del>
      <w:ins w:id="374" w:author="Raphael Malyankar" w:date="2023-08-31T16:23:00Z">
        <w:r w:rsidR="002F5217">
          <w:rPr>
            <w:noProof/>
          </w:rPr>
          <w:t>may be</w:t>
        </w:r>
        <w:r w:rsidR="002F5217" w:rsidRPr="00D56521">
          <w:rPr>
            <w:noProof/>
          </w:rPr>
          <w:t xml:space="preserve"> </w:t>
        </w:r>
      </w:ins>
      <w:r w:rsidR="00783066" w:rsidRPr="00D56521">
        <w:rPr>
          <w:noProof/>
        </w:rPr>
        <w:t>in the same format as chart features, in order to avoid the ECDIS having to deal with two differently coded types of data.</w:t>
      </w:r>
    </w:p>
    <w:p w14:paraId="54C7A8F2" w14:textId="6ED44880" w:rsidR="00783066" w:rsidRPr="00D56521" w:rsidRDefault="00783066" w:rsidP="000A225C">
      <w:pPr>
        <w:spacing w:after="120" w:line="240" w:lineRule="auto"/>
        <w:jc w:val="both"/>
        <w:rPr>
          <w:noProof/>
        </w:rPr>
      </w:pPr>
      <w:r w:rsidRPr="00D56521">
        <w:rPr>
          <w:noProof/>
        </w:rPr>
        <w:lastRenderedPageBreak/>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w:t>
      </w:r>
      <w:del w:id="375" w:author="Raphael Malyankar" w:date="2023-08-31T16:23:00Z">
        <w:r w:rsidR="00527848" w:rsidRPr="00D56521" w:rsidDel="002F5217">
          <w:rPr>
            <w:noProof/>
          </w:rPr>
          <w:delText>232</w:delText>
        </w:r>
      </w:del>
      <w:ins w:id="376" w:author="Raphael Malyankar" w:date="2023-08-31T16:23:00Z">
        <w:r w:rsidR="002F5217">
          <w:rPr>
            <w:noProof/>
          </w:rPr>
          <w:t>530</w:t>
        </w:r>
      </w:ins>
      <w:r w:rsidR="00527848" w:rsidRPr="00D56521">
        <w:rPr>
          <w:noProof/>
        </w:rPr>
        <w:t>(</w:t>
      </w:r>
      <w:del w:id="377" w:author="Raphael Malyankar" w:date="2023-08-31T16:23:00Z">
        <w:r w:rsidR="00527848" w:rsidRPr="00D56521" w:rsidDel="002F5217">
          <w:rPr>
            <w:noProof/>
          </w:rPr>
          <w:delText>82</w:delText>
        </w:r>
      </w:del>
      <w:ins w:id="378" w:author="Raphael Malyankar" w:date="2023-08-31T16:23:00Z">
        <w:r w:rsidR="002F5217">
          <w:rPr>
            <w:noProof/>
          </w:rPr>
          <w:t>106</w:t>
        </w:r>
      </w:ins>
      <w:r w:rsidR="00527848" w:rsidRPr="00D56521">
        <w:rPr>
          <w:noProof/>
        </w:rPr>
        <w:t>)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p>
    <w:p w14:paraId="0AA9303F" w14:textId="79EFFC8C" w:rsidR="00783066" w:rsidRPr="00D56521" w:rsidRDefault="00783066" w:rsidP="000A225C">
      <w:pPr>
        <w:spacing w:after="120" w:line="240" w:lineRule="auto"/>
        <w:jc w:val="both"/>
        <w:rPr>
          <w:noProof/>
        </w:rPr>
      </w:pPr>
      <w:r w:rsidRPr="00D56521">
        <w:rPr>
          <w:noProof/>
        </w:rPr>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w:t>
      </w:r>
      <w:del w:id="379" w:author="Raphael Malyankar" w:date="2023-08-31T16:24:00Z">
        <w:r w:rsidRPr="00D56521" w:rsidDel="002F5217">
          <w:rPr>
            <w:noProof/>
          </w:rPr>
          <w:delText>SENC</w:delText>
        </w:r>
      </w:del>
      <w:ins w:id="380" w:author="Raphael Malyankar" w:date="2023-08-31T16:24:00Z">
        <w:r w:rsidR="002F5217">
          <w:rPr>
            <w:noProof/>
          </w:rPr>
          <w:t>System Database</w:t>
        </w:r>
      </w:ins>
      <w:r w:rsidRPr="00D56521">
        <w:rPr>
          <w:noProof/>
        </w:rPr>
        <w:t>,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2DA2DBAE"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 xml:space="preserve">this refers to the contents of the </w:t>
      </w:r>
      <w:del w:id="381" w:author="Raphael Malyankar" w:date="2023-08-31T16:24:00Z">
        <w:r w:rsidRPr="00D56521" w:rsidDel="002F5217">
          <w:rPr>
            <w:noProof/>
          </w:rPr>
          <w:delText>SENC</w:delText>
        </w:r>
      </w:del>
      <w:ins w:id="382" w:author="Raphael Malyankar" w:date="2023-08-31T16:24:00Z">
        <w:r w:rsidR="002F5217">
          <w:rPr>
            <w:noProof/>
          </w:rPr>
          <w:t>System Database</w:t>
        </w:r>
      </w:ins>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pPr>
        <w:pStyle w:val="Heading3"/>
        <w:rPr>
          <w:noProof/>
        </w:rPr>
        <w:pPrChange w:id="383" w:author="Raphael Malyankar" w:date="2023-08-31T22:24:00Z">
          <w:pPr>
            <w:pStyle w:val="Heading3"/>
            <w:spacing w:before="0" w:after="120"/>
          </w:pPr>
        </w:pPrChange>
      </w:pPr>
      <w:bookmarkStart w:id="384" w:name="_Ref43255636"/>
      <w:bookmarkStart w:id="385" w:name="_Toc144421258"/>
      <w:r w:rsidRPr="00D56521">
        <w:rPr>
          <w:noProof/>
        </w:rPr>
        <w:t>Mariner’s information on the route monitoring display</w:t>
      </w:r>
      <w:bookmarkEnd w:id="384"/>
      <w:bookmarkEnd w:id="385"/>
    </w:p>
    <w:p w14:paraId="2AFDEEB0" w14:textId="6D3FA9CE"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 xml:space="preserve">ls, lines and areas to the </w:t>
      </w:r>
      <w:del w:id="386" w:author="Raphael Malyankar" w:date="2023-08-31T16:24:00Z">
        <w:r w:rsidR="004A36E8" w:rsidRPr="00D56521" w:rsidDel="00C60446">
          <w:rPr>
            <w:noProof/>
          </w:rPr>
          <w:delText>SENC</w:delText>
        </w:r>
      </w:del>
      <w:ins w:id="387" w:author="Raphael Malyankar" w:date="2023-08-31T16:24:00Z">
        <w:r w:rsidR="00C60446">
          <w:rPr>
            <w:noProof/>
          </w:rPr>
          <w:t>System Database</w:t>
        </w:r>
      </w:ins>
      <w:r w:rsidR="004A36E8" w:rsidRPr="00D56521">
        <w:rPr>
          <w:noProof/>
        </w:rPr>
        <w:t>;</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r w:rsidRPr="00D56521">
        <w:rPr>
          <w:noProof/>
        </w:rPr>
        <w:t>Information</w:t>
      </w:r>
      <w:r w:rsidR="0097577E" w:rsidRPr="00D56521">
        <w:rPr>
          <w:noProof/>
        </w:rPr>
        <w:t xml:space="preserve"> 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5DC035F9" w:rsidR="0097577E" w:rsidRPr="00D56521" w:rsidRDefault="0097577E">
      <w:pPr>
        <w:pStyle w:val="Heading3"/>
        <w:rPr>
          <w:noProof/>
        </w:rPr>
        <w:pPrChange w:id="388" w:author="Raphael Malyankar" w:date="2023-08-31T22:24:00Z">
          <w:pPr>
            <w:pStyle w:val="Heading3"/>
            <w:spacing w:after="120"/>
          </w:pPr>
        </w:pPrChange>
      </w:pPr>
      <w:bookmarkStart w:id="389" w:name="_Ref49449562"/>
      <w:bookmarkStart w:id="390" w:name="_Ref49449973"/>
      <w:bookmarkStart w:id="391" w:name="_Toc144421259"/>
      <w:r w:rsidRPr="00D56521">
        <w:rPr>
          <w:noProof/>
        </w:rPr>
        <w:t>Manufacturer’s information on the route monitoring display</w:t>
      </w:r>
      <w:bookmarkEnd w:id="389"/>
      <w:bookmarkEnd w:id="390"/>
      <w:bookmarkEnd w:id="391"/>
    </w:p>
    <w:p w14:paraId="08FDFD97" w14:textId="4D6F12E5" w:rsidR="0097577E" w:rsidRPr="00D56521" w:rsidRDefault="0097577E" w:rsidP="005503A6">
      <w:pPr>
        <w:spacing w:after="60" w:line="240" w:lineRule="auto"/>
        <w:jc w:val="both"/>
        <w:rPr>
          <w:noProof/>
        </w:rPr>
      </w:pPr>
      <w:r w:rsidRPr="00D56521">
        <w:rPr>
          <w:noProof/>
        </w:rPr>
        <w:t xml:space="preserve">If the manufacturer should add non-chart information to the </w:t>
      </w:r>
      <w:del w:id="392" w:author="Raphael Malyankar" w:date="2023-08-31T16:25:00Z">
        <w:r w:rsidRPr="00D56521" w:rsidDel="00C60446">
          <w:rPr>
            <w:noProof/>
          </w:rPr>
          <w:delText>SENC</w:delText>
        </w:r>
      </w:del>
      <w:ins w:id="393" w:author="Raphael Malyankar" w:date="2023-08-31T16:25:00Z">
        <w:r w:rsidR="00C60446">
          <w:rPr>
            <w:noProof/>
          </w:rPr>
          <w:t>System Database</w:t>
        </w:r>
      </w:ins>
      <w:r w:rsidRPr="00D56521">
        <w:rPr>
          <w:noProof/>
        </w:rPr>
        <w:t>,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0812D70B" w:rsidR="0097577E" w:rsidRPr="00D56521" w:rsidRDefault="0097577E" w:rsidP="005503A6">
      <w:pPr>
        <w:spacing w:after="60" w:line="240" w:lineRule="auto"/>
        <w:jc w:val="both"/>
        <w:rPr>
          <w:noProof/>
        </w:rPr>
      </w:pPr>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w:t>
      </w:r>
      <w:del w:id="394" w:author="Raphael Malyankar" w:date="2023-08-31T16:25:00Z">
        <w:r w:rsidRPr="00D56521" w:rsidDel="00C60446">
          <w:rPr>
            <w:noProof/>
          </w:rPr>
          <w:delText xml:space="preserve">SENC </w:delText>
        </w:r>
      </w:del>
      <w:ins w:id="395" w:author="Raphael Malyankar" w:date="2023-08-31T16:25:00Z">
        <w:r w:rsidR="00C60446">
          <w:rPr>
            <w:noProof/>
          </w:rPr>
          <w:t>System Database,</w:t>
        </w:r>
        <w:r w:rsidR="00C60446" w:rsidRPr="00D56521">
          <w:rPr>
            <w:noProof/>
          </w:rPr>
          <w:t xml:space="preserve"> </w:t>
        </w:r>
      </w:ins>
      <w:r w:rsidRPr="00D56521">
        <w:rPr>
          <w:noProof/>
        </w:rPr>
        <w:t xml:space="preserve">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lastRenderedPageBreak/>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pPr>
        <w:pStyle w:val="Heading3"/>
        <w:rPr>
          <w:noProof/>
        </w:rPr>
        <w:pPrChange w:id="396" w:author="Raphael Malyankar" w:date="2023-08-31T22:24:00Z">
          <w:pPr>
            <w:pStyle w:val="Heading3"/>
            <w:spacing w:after="120"/>
          </w:pPr>
        </w:pPrChange>
      </w:pPr>
      <w:bookmarkStart w:id="397" w:name="_Ref49484794"/>
      <w:bookmarkStart w:id="398" w:name="_Toc144421260"/>
      <w:r w:rsidRPr="00D56521">
        <w:rPr>
          <w:noProof/>
        </w:rPr>
        <w:t>Supplemental display items</w:t>
      </w:r>
      <w:bookmarkEnd w:id="397"/>
      <w:bookmarkEnd w:id="398"/>
    </w:p>
    <w:p w14:paraId="0F2601E8" w14:textId="77777777" w:rsidR="00282925" w:rsidRPr="00D56521" w:rsidRDefault="00282925" w:rsidP="00101E07">
      <w:pPr>
        <w:spacing w:after="60" w:line="240" w:lineRule="auto"/>
        <w:jc w:val="both"/>
        <w:rPr>
          <w:noProof/>
        </w:rPr>
      </w:pPr>
      <w:r w:rsidRPr="00D56521">
        <w:rPr>
          <w:noProof/>
        </w:rPr>
        <w:t>The following information should 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6A7A1ED"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0062E2B3"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D56521" w:rsidRDefault="00114C67" w:rsidP="00AE2737">
      <w:pPr>
        <w:pStyle w:val="ListParagraph"/>
        <w:numPr>
          <w:ilvl w:val="0"/>
          <w:numId w:val="25"/>
        </w:numPr>
        <w:spacing w:after="0" w:line="240" w:lineRule="auto"/>
        <w:ind w:hanging="357"/>
        <w:jc w:val="both"/>
        <w:rPr>
          <w:noProof/>
        </w:rPr>
      </w:pPr>
      <w:r w:rsidRPr="00D56521">
        <w:rPr>
          <w:noProof/>
        </w:rPr>
        <w:t>Details of navigational warnings</w:t>
      </w:r>
      <w:r w:rsidR="000110DC" w:rsidRPr="00D56521">
        <w:rPr>
          <w:noProof/>
        </w:rPr>
        <w:t xml:space="preserve">, </w:t>
      </w:r>
      <w:r w:rsidR="00967BCD" w:rsidRPr="00D56521">
        <w:rPr>
          <w:noProof/>
        </w:rPr>
        <w:t>accessible in</w:t>
      </w:r>
      <w:r w:rsidR="00605240" w:rsidRPr="00D56521">
        <w:rPr>
          <w:noProof/>
        </w:rPr>
        <w:t xml:space="preserve"> the following categories</w:t>
      </w:r>
      <w:r w:rsidR="00967BCD" w:rsidRPr="00D56521">
        <w:rPr>
          <w:noProof/>
        </w:rPr>
        <w:t xml:space="preserve"> (this is the min</w:t>
      </w:r>
      <w:r w:rsidR="00825622" w:rsidRPr="00D56521">
        <w:rPr>
          <w:noProof/>
        </w:rPr>
        <w:t>i</w:t>
      </w:r>
      <w:r w:rsidR="000D5648" w:rsidRPr="00D56521">
        <w:rPr>
          <w:noProof/>
        </w:rPr>
        <w:t>mum set;</w:t>
      </w:r>
      <w:r w:rsidR="00967BCD" w:rsidRPr="00D56521">
        <w:rPr>
          <w:noProof/>
        </w:rPr>
        <w:t xml:space="preserve"> manufacturers may add other categories </w:t>
      </w:r>
      <w:r w:rsidR="0085187C" w:rsidRPr="00D56521">
        <w:rPr>
          <w:noProof/>
        </w:rPr>
        <w:t>or</w:t>
      </w:r>
      <w:r w:rsidR="00967BCD" w:rsidRPr="00D56521">
        <w:rPr>
          <w:noProof/>
        </w:rPr>
        <w:t xml:space="preserve"> access methods</w:t>
      </w:r>
      <w:r w:rsidR="00366013" w:rsidRPr="00D56521">
        <w:rPr>
          <w:noProof/>
        </w:rPr>
        <w:t>, or substitute equivalent methods</w:t>
      </w:r>
      <w:r w:rsidR="00967BCD" w:rsidRPr="00D56521">
        <w:rPr>
          <w:noProof/>
        </w:rPr>
        <w:t>)</w:t>
      </w:r>
      <w:r w:rsidR="00115864" w:rsidRPr="00D56521">
        <w:rPr>
          <w:noProof/>
        </w:rPr>
        <w:t>:</w:t>
      </w:r>
    </w:p>
    <w:p w14:paraId="20833CF7" w14:textId="5B91325A" w:rsidR="00115864" w:rsidRPr="00D56521" w:rsidRDefault="000D5648" w:rsidP="00AE2737">
      <w:pPr>
        <w:pStyle w:val="ListParagraph"/>
        <w:numPr>
          <w:ilvl w:val="1"/>
          <w:numId w:val="25"/>
        </w:numPr>
        <w:spacing w:after="0" w:line="240" w:lineRule="auto"/>
        <w:ind w:hanging="357"/>
        <w:jc w:val="both"/>
        <w:rPr>
          <w:noProof/>
        </w:rPr>
      </w:pPr>
      <w:r w:rsidRPr="00D56521">
        <w:rPr>
          <w:noProof/>
        </w:rPr>
        <w:t>R</w:t>
      </w:r>
      <w:r w:rsidR="00114C67" w:rsidRPr="00D56521">
        <w:rPr>
          <w:noProof/>
        </w:rPr>
        <w:t>esult of “cursor query” on MSI</w:t>
      </w:r>
      <w:r w:rsidR="00605240" w:rsidRPr="00D56521">
        <w:rPr>
          <w:noProof/>
        </w:rPr>
        <w:t xml:space="preserve"> feature(s)</w:t>
      </w:r>
      <w:r w:rsidR="00115864" w:rsidRPr="00D56521">
        <w:rPr>
          <w:noProof/>
        </w:rPr>
        <w:t>;</w:t>
      </w:r>
    </w:p>
    <w:p w14:paraId="2B480071" w14:textId="457A0A3D" w:rsidR="00115864" w:rsidRPr="00D56521" w:rsidRDefault="000D5648" w:rsidP="00AE2737">
      <w:pPr>
        <w:pStyle w:val="ListParagraph"/>
        <w:numPr>
          <w:ilvl w:val="1"/>
          <w:numId w:val="25"/>
        </w:numPr>
        <w:spacing w:after="0" w:line="240" w:lineRule="auto"/>
        <w:ind w:hanging="357"/>
        <w:jc w:val="both"/>
        <w:rPr>
          <w:noProof/>
        </w:rPr>
      </w:pPr>
      <w:r w:rsidRPr="00D56521">
        <w:rPr>
          <w:noProof/>
        </w:rPr>
        <w:t>S</w:t>
      </w:r>
      <w:r w:rsidR="00115864" w:rsidRPr="00D56521">
        <w:rPr>
          <w:noProof/>
        </w:rPr>
        <w:t xml:space="preserve">election from a list of navigational warnings </w:t>
      </w:r>
      <w:r w:rsidR="000110DC" w:rsidRPr="00D56521">
        <w:rPr>
          <w:noProof/>
        </w:rPr>
        <w:t xml:space="preserve">provided </w:t>
      </w:r>
      <w:r w:rsidR="00115864" w:rsidRPr="00D56521">
        <w:rPr>
          <w:noProof/>
        </w:rPr>
        <w:t>elsewhere</w:t>
      </w:r>
      <w:r w:rsidR="000110DC" w:rsidRPr="00D56521">
        <w:rPr>
          <w:noProof/>
        </w:rPr>
        <w:t xml:space="preserve"> (outside the chart graphic)</w:t>
      </w:r>
      <w:r w:rsidR="00115864" w:rsidRPr="00D56521">
        <w:rPr>
          <w:noProof/>
        </w:rPr>
        <w:t xml:space="preserve"> on the </w:t>
      </w:r>
      <w:r w:rsidR="000110DC" w:rsidRPr="00D56521">
        <w:rPr>
          <w:noProof/>
        </w:rPr>
        <w:t xml:space="preserve">same </w:t>
      </w:r>
      <w:r w:rsidR="00115864" w:rsidRPr="00D56521">
        <w:rPr>
          <w:noProof/>
        </w:rPr>
        <w:t>screen</w:t>
      </w:r>
      <w:r w:rsidR="000110DC" w:rsidRPr="00D56521">
        <w:rPr>
          <w:noProof/>
        </w:rPr>
        <w:t>,</w:t>
      </w:r>
      <w:r w:rsidR="00115864" w:rsidRPr="00D56521">
        <w:rPr>
          <w:noProof/>
        </w:rPr>
        <w:t xml:space="preserve"> or </w:t>
      </w:r>
      <w:r w:rsidR="000110DC" w:rsidRPr="00D56521">
        <w:rPr>
          <w:noProof/>
        </w:rPr>
        <w:t xml:space="preserve">on </w:t>
      </w:r>
      <w:r w:rsidR="00115864" w:rsidRPr="00D56521">
        <w:rPr>
          <w:noProof/>
        </w:rPr>
        <w:t>an additional graphic or text display</w:t>
      </w:r>
      <w:r w:rsidR="00605240" w:rsidRPr="00D56521">
        <w:rPr>
          <w:noProof/>
        </w:rPr>
        <w:t>;</w:t>
      </w:r>
    </w:p>
    <w:p w14:paraId="784C049B" w14:textId="50B00028" w:rsidR="00115864" w:rsidRPr="00D56521" w:rsidRDefault="000D5648" w:rsidP="00AE2737">
      <w:pPr>
        <w:pStyle w:val="ListParagraph"/>
        <w:numPr>
          <w:ilvl w:val="1"/>
          <w:numId w:val="25"/>
        </w:numPr>
        <w:spacing w:after="0" w:line="240" w:lineRule="auto"/>
        <w:ind w:hanging="357"/>
        <w:jc w:val="both"/>
        <w:rPr>
          <w:noProof/>
        </w:rPr>
      </w:pPr>
      <w:r w:rsidRPr="00D56521">
        <w:rPr>
          <w:noProof/>
        </w:rPr>
        <w:t>W</w:t>
      </w:r>
      <w:r w:rsidR="0083025A" w:rsidRPr="00D56521">
        <w:rPr>
          <w:noProof/>
        </w:rPr>
        <w:t>ithin a user-specified distance</w:t>
      </w:r>
      <w:r w:rsidR="00605240" w:rsidRPr="00D56521">
        <w:rPr>
          <w:noProof/>
        </w:rPr>
        <w:t xml:space="preserve"> </w:t>
      </w:r>
      <w:r w:rsidR="00EA6550" w:rsidRPr="00D56521">
        <w:rPr>
          <w:noProof/>
        </w:rPr>
        <w:t xml:space="preserve">from </w:t>
      </w:r>
      <w:r w:rsidR="00605240" w:rsidRPr="00D56521">
        <w:rPr>
          <w:noProof/>
        </w:rPr>
        <w:t>the vessel’s current position;</w:t>
      </w:r>
    </w:p>
    <w:p w14:paraId="05098FD6" w14:textId="075604A3" w:rsidR="00115864" w:rsidRPr="00D56521" w:rsidRDefault="000D5648" w:rsidP="00AE2737">
      <w:pPr>
        <w:pStyle w:val="ListParagraph"/>
        <w:numPr>
          <w:ilvl w:val="1"/>
          <w:numId w:val="25"/>
        </w:numPr>
        <w:spacing w:after="0" w:line="240" w:lineRule="auto"/>
        <w:ind w:hanging="357"/>
        <w:jc w:val="both"/>
        <w:rPr>
          <w:noProof/>
        </w:rPr>
      </w:pPr>
      <w:r w:rsidRPr="00D56521">
        <w:rPr>
          <w:noProof/>
        </w:rPr>
        <w:t>W</w:t>
      </w:r>
      <w:r w:rsidR="0083025A" w:rsidRPr="00D56521">
        <w:rPr>
          <w:noProof/>
        </w:rPr>
        <w:t>ithin a user-specified distance</w:t>
      </w:r>
      <w:r w:rsidR="00115864" w:rsidRPr="00D56521">
        <w:rPr>
          <w:noProof/>
        </w:rPr>
        <w:t xml:space="preserve"> </w:t>
      </w:r>
      <w:r w:rsidR="00CC7F60" w:rsidRPr="00D56521">
        <w:rPr>
          <w:noProof/>
        </w:rPr>
        <w:t xml:space="preserve">from </w:t>
      </w:r>
      <w:r w:rsidR="00115864" w:rsidRPr="00D56521">
        <w:rPr>
          <w:noProof/>
        </w:rPr>
        <w:t>the planned route (</w:t>
      </w:r>
      <w:r w:rsidR="0083025A" w:rsidRPr="00D56521">
        <w:rPr>
          <w:noProof/>
        </w:rPr>
        <w:t>the same distance as the previous item</w:t>
      </w:r>
      <w:r w:rsidR="00115864" w:rsidRPr="00D56521">
        <w:rPr>
          <w:noProof/>
        </w:rPr>
        <w:t>);</w:t>
      </w:r>
    </w:p>
    <w:p w14:paraId="777B537B" w14:textId="38266FE4" w:rsidR="00114C67" w:rsidRPr="00D56521" w:rsidRDefault="000D5648" w:rsidP="00AE2737">
      <w:pPr>
        <w:pStyle w:val="ListParagraph"/>
        <w:numPr>
          <w:ilvl w:val="1"/>
          <w:numId w:val="25"/>
        </w:numPr>
        <w:spacing w:after="120" w:line="240" w:lineRule="auto"/>
        <w:ind w:left="1434" w:hanging="357"/>
        <w:jc w:val="both"/>
        <w:rPr>
          <w:noProof/>
        </w:rPr>
      </w:pPr>
      <w:r w:rsidRPr="00D56521">
        <w:rPr>
          <w:noProof/>
        </w:rPr>
        <w:t>I</w:t>
      </w:r>
      <w:r w:rsidR="00115864" w:rsidRPr="00D56521">
        <w:rPr>
          <w:noProof/>
        </w:rPr>
        <w:t>n the local</w:t>
      </w:r>
      <w:r w:rsidR="00605240" w:rsidRPr="00D56521">
        <w:rPr>
          <w:noProof/>
        </w:rPr>
        <w:t xml:space="preserve"> </w:t>
      </w:r>
      <w:r w:rsidR="00115864" w:rsidRPr="00D56521">
        <w:rPr>
          <w:noProof/>
        </w:rPr>
        <w:t>NAVA</w:t>
      </w:r>
      <w:r w:rsidR="00745E44" w:rsidRPr="00D56521">
        <w:rPr>
          <w:noProof/>
        </w:rPr>
        <w:t>REA</w:t>
      </w:r>
      <w:r w:rsidR="00115864" w:rsidRPr="00D56521">
        <w:rPr>
          <w:noProof/>
        </w:rPr>
        <w:t>, and neighbouring area when the vessel is near a NAVAREA boundary.</w:t>
      </w:r>
    </w:p>
    <w:p w14:paraId="6C7C9B73" w14:textId="47BE8EA5" w:rsidR="00282925" w:rsidRPr="00D56521" w:rsidRDefault="00282925">
      <w:pPr>
        <w:pStyle w:val="Heading3"/>
        <w:rPr>
          <w:noProof/>
        </w:rPr>
        <w:pPrChange w:id="399" w:author="Raphael Malyankar" w:date="2023-08-31T22:24:00Z">
          <w:pPr>
            <w:pStyle w:val="Heading3"/>
            <w:spacing w:after="120"/>
          </w:pPr>
        </w:pPrChange>
      </w:pPr>
      <w:bookmarkStart w:id="400" w:name="_Toc144421261"/>
      <w:r w:rsidRPr="00D56521">
        <w:rPr>
          <w:noProof/>
        </w:rPr>
        <w:t>Units</w:t>
      </w:r>
      <w:bookmarkEnd w:id="400"/>
    </w:p>
    <w:p w14:paraId="4C68B880" w14:textId="0EEDF8D6" w:rsidR="00282925" w:rsidRPr="00D56521" w:rsidRDefault="00282925" w:rsidP="000D5648">
      <w:pPr>
        <w:spacing w:after="60" w:line="240" w:lineRule="auto"/>
        <w:jc w:val="both"/>
        <w:rPr>
          <w:noProof/>
        </w:rPr>
      </w:pPr>
      <w:r w:rsidRPr="00D56521">
        <w:rPr>
          <w:noProof/>
        </w:rPr>
        <w:t>The units listed below should be indicated in the display legend:</w:t>
      </w: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pPr>
        <w:pStyle w:val="Heading3"/>
        <w:rPr>
          <w:noProof/>
        </w:rPr>
        <w:pPrChange w:id="401" w:author="Raphael Malyankar" w:date="2023-08-31T22:24:00Z">
          <w:pPr>
            <w:pStyle w:val="Heading3"/>
            <w:spacing w:after="120"/>
          </w:pPr>
        </w:pPrChange>
      </w:pPr>
      <w:bookmarkStart w:id="402" w:name="_Toc144421262"/>
      <w:r w:rsidRPr="00D56521">
        <w:rPr>
          <w:noProof/>
        </w:rPr>
        <w:t>Legend</w:t>
      </w:r>
      <w:bookmarkEnd w:id="402"/>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lastRenderedPageBreak/>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07AE678A" w:rsidR="00145602" w:rsidRPr="00D56521" w:rsidRDefault="00145602">
      <w:pPr>
        <w:pStyle w:val="Heading2"/>
        <w:rPr>
          <w:noProof/>
        </w:rPr>
        <w:pPrChange w:id="403" w:author="Raphael Malyankar" w:date="2023-08-31T22:24:00Z">
          <w:pPr>
            <w:pStyle w:val="Heading2"/>
            <w:tabs>
              <w:tab w:val="clear" w:pos="567"/>
            </w:tabs>
          </w:pPr>
        </w:pPrChange>
      </w:pPr>
      <w:bookmarkStart w:id="404" w:name="_Toc144421263"/>
      <w:r w:rsidRPr="00D56521">
        <w:rPr>
          <w:noProof/>
        </w:rPr>
        <w:t>Priority of information</w:t>
      </w:r>
      <w:bookmarkEnd w:id="404"/>
    </w:p>
    <w:p w14:paraId="48C6DDC4" w14:textId="7F00C2B6" w:rsidR="00145602" w:rsidRPr="00D56521" w:rsidRDefault="00950DDE">
      <w:pPr>
        <w:pStyle w:val="Heading3"/>
        <w:rPr>
          <w:noProof/>
        </w:rPr>
        <w:pPrChange w:id="405" w:author="Raphael Malyankar" w:date="2023-08-31T22:24:00Z">
          <w:pPr>
            <w:pStyle w:val="Heading3"/>
            <w:spacing w:after="120"/>
          </w:pPr>
        </w:pPrChange>
      </w:pPr>
      <w:bookmarkStart w:id="406" w:name="_Toc144421264"/>
      <w:r w:rsidRPr="00D56521">
        <w:rPr>
          <w:noProof/>
        </w:rPr>
        <w:t>Priority layers</w:t>
      </w:r>
      <w:bookmarkEnd w:id="406"/>
    </w:p>
    <w:p w14:paraId="46C1AD56" w14:textId="7485BF42"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del w:id="407" w:author="Raphael Malyankar" w:date="2023-08-31T16:28:00Z">
        <w:r w:rsidRPr="00D56521" w:rsidDel="00C60446">
          <w:rPr>
            <w:noProof/>
          </w:rPr>
          <w:delText xml:space="preserve">SENC </w:delText>
        </w:r>
      </w:del>
      <w:ins w:id="408" w:author="Raphael Malyankar" w:date="2023-08-31T16:28:00Z">
        <w:r w:rsidR="00C60446">
          <w:rPr>
            <w:noProof/>
          </w:rPr>
          <w:t>System Database</w:t>
        </w:r>
        <w:r w:rsidR="00C60446" w:rsidRPr="00D56521">
          <w:rPr>
            <w:noProof/>
          </w:rPr>
          <w:t xml:space="preserve"> </w:t>
        </w:r>
      </w:ins>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del w:id="409" w:author="Raphael Malyankar" w:date="2023-08-31T16:28:00Z">
        <w:r w:rsidR="00180D76" w:rsidRPr="00D56521" w:rsidDel="00C60446">
          <w:rPr>
            <w:noProof/>
          </w:rPr>
          <w:delText>232(82)</w:delText>
        </w:r>
      </w:del>
      <w:ins w:id="410" w:author="Raphael Malyankar" w:date="2023-08-31T16:28:00Z">
        <w:r w:rsidR="00C60446">
          <w:rPr>
            <w:noProof/>
          </w:rPr>
          <w:t>530(106)</w:t>
        </w:r>
      </w:ins>
      <w:r w:rsidR="00180D76" w:rsidRPr="00D56521">
        <w:rPr>
          <w:noProof/>
        </w:rPr>
        <w:t>,</w:t>
      </w:r>
      <w:del w:id="411" w:author="Raphael Malyankar" w:date="2023-08-31T16:27:00Z">
        <w:r w:rsidRPr="00D56521" w:rsidDel="00C60446">
          <w:rPr>
            <w:noProof/>
          </w:rPr>
          <w:delText xml:space="preserve"> section 3 and</w:delText>
        </w:r>
      </w:del>
      <w:r w:rsidRPr="00D56521">
        <w:rPr>
          <w:noProof/>
        </w:rPr>
        <w:t xml:space="preserve"> Appendix 2).</w:t>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priority layers for the drawing sequence of the data on the display</w:t>
      </w:r>
      <w:r w:rsidR="006A14CA" w:rsidRPr="00D56521">
        <w:rPr>
          <w:noProof/>
        </w:rPr>
        <w:t>, ordered from higher to lower priorities in the list below</w:t>
      </w:r>
      <w:r w:rsidRPr="00D56521">
        <w:rPr>
          <w:noProof/>
        </w:rPr>
        <w:t>:</w:t>
      </w:r>
    </w:p>
    <w:p w14:paraId="0521478B" w14:textId="4548DC5B" w:rsidR="00766D80" w:rsidRPr="00D56521" w:rsidRDefault="00766D80" w:rsidP="00AE2737">
      <w:pPr>
        <w:pStyle w:val="ListParagraph"/>
        <w:numPr>
          <w:ilvl w:val="0"/>
          <w:numId w:val="26"/>
        </w:numPr>
        <w:spacing w:after="60" w:line="240" w:lineRule="auto"/>
        <w:jc w:val="both"/>
        <w:rPr>
          <w:noProof/>
        </w:rPr>
      </w:pPr>
      <w:r w:rsidRPr="00D56521">
        <w:rPr>
          <w:noProof/>
        </w:rPr>
        <w:t>ECDIS visual alarms/indications (</w:t>
      </w:r>
      <w:r w:rsidR="00143BD1" w:rsidRPr="00D56521">
        <w:rPr>
          <w:noProof/>
        </w:rPr>
        <w:t>for example</w:t>
      </w:r>
      <w:r w:rsidRPr="00D56521">
        <w:rPr>
          <w:noProof/>
        </w:rPr>
        <w:t xml:space="preserve"> caution, overscale)</w:t>
      </w:r>
      <w:r w:rsidR="00143BD1" w:rsidRPr="00D56521">
        <w:rPr>
          <w:noProof/>
        </w:rPr>
        <w:t>;</w:t>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77777777" w:rsidR="00766D80" w:rsidRPr="00D56521" w:rsidRDefault="00766D80" w:rsidP="00D21916">
      <w:pPr>
        <w:spacing w:after="120" w:line="240" w:lineRule="auto"/>
        <w:jc w:val="both"/>
        <w:rPr>
          <w:noProof/>
        </w:rPr>
      </w:pPr>
      <w:r w:rsidRPr="00D56521">
        <w:rPr>
          <w:noProof/>
        </w:rPr>
        <w:t xml:space="preserve">Category (7) should have a radar off switch to facilitate its removal. </w:t>
      </w:r>
    </w:p>
    <w:p w14:paraId="5C0C09B2" w14:textId="6E6FF95B" w:rsidR="00950DDE" w:rsidRPr="00D56521" w:rsidRDefault="00950DDE">
      <w:pPr>
        <w:pStyle w:val="Heading3"/>
        <w:rPr>
          <w:noProof/>
        </w:rPr>
        <w:pPrChange w:id="412" w:author="Raphael Malyankar" w:date="2023-08-31T22:24:00Z">
          <w:pPr>
            <w:pStyle w:val="Heading3"/>
            <w:spacing w:after="120"/>
          </w:pPr>
        </w:pPrChange>
      </w:pPr>
      <w:bookmarkStart w:id="413" w:name="_Toc144421265"/>
      <w:r w:rsidRPr="00D56521">
        <w:rPr>
          <w:noProof/>
        </w:rPr>
        <w:t>Radar priority</w:t>
      </w:r>
      <w:bookmarkEnd w:id="413"/>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r w:rsidRPr="00D56521">
        <w:rPr>
          <w:i/>
        </w:rPr>
        <w:t>RadarOverlay</w:t>
      </w:r>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62430853" w:rsidR="00F757E9" w:rsidRPr="00D56521" w:rsidRDefault="00F757E9" w:rsidP="00143BD1">
      <w:pPr>
        <w:spacing w:after="120" w:line="240" w:lineRule="auto"/>
        <w:jc w:val="both"/>
      </w:pPr>
      <w:r w:rsidRPr="00D56521">
        <w:lastRenderedPageBreak/>
        <w:t>In order to meet the requirements of IMO MSC.</w:t>
      </w:r>
      <w:del w:id="414" w:author="Raphael Malyankar" w:date="2023-08-31T18:11:00Z">
        <w:r w:rsidRPr="00D56521" w:rsidDel="00F00C10">
          <w:delText>232(82)</w:delText>
        </w:r>
      </w:del>
      <w:ins w:id="415" w:author="Raphael Malyankar" w:date="2023-08-31T18:11:00Z">
        <w:r w:rsidR="00F00C10">
          <w:t>530(106)</w:t>
        </w:r>
      </w:ins>
      <w:r w:rsidRPr="00D56521">
        <w:t xml:space="preserve"> section 11.4.</w:t>
      </w:r>
      <w:ins w:id="416" w:author="Raphael Malyankar" w:date="2023-08-31T18:11:00Z">
        <w:r w:rsidR="00F00C10">
          <w:t>17</w:t>
        </w:r>
      </w:ins>
      <w:del w:id="417" w:author="Raphael Malyankar" w:date="2023-08-31T18:11:00Z">
        <w:r w:rsidRPr="00D56521" w:rsidDel="00F00C10">
          <w:delText>14</w:delText>
        </w:r>
      </w:del>
      <w:r w:rsidRPr="00D56521">
        <w:t xml:space="preserve"> to adjust the ship’s position, the ECDIS may incorporate the capability of temporarily changing the radar image priority during the adjustment. Operation of this feature should be clearly indicated.</w:t>
      </w:r>
    </w:p>
    <w:p w14:paraId="2A45496B" w14:textId="25378711" w:rsidR="00F757E9" w:rsidRPr="00D56521" w:rsidRDefault="00F757E9" w:rsidP="00143BD1">
      <w:pPr>
        <w:spacing w:after="120" w:line="240" w:lineRule="auto"/>
        <w:jc w:val="both"/>
      </w:pPr>
      <w:r w:rsidRPr="00D56521">
        <w:t>As a fail-safe, features are automatically assigned to an above Radar display plane if the displayPlane field in the drawing instruction is empty</w:t>
      </w:r>
      <w:r w:rsidR="00143BD1" w:rsidRPr="00D56521">
        <w:t xml:space="preserve">. </w:t>
      </w:r>
      <w:r w:rsidRPr="00D56521">
        <w:t>A warning should be recorded by the system in this case.</w:t>
      </w:r>
    </w:p>
    <w:p w14:paraId="44666395" w14:textId="77777777" w:rsidR="003E7798" w:rsidRPr="00D56521" w:rsidRDefault="003E7798" w:rsidP="00143BD1">
      <w:pPr>
        <w:spacing w:after="120" w:line="240" w:lineRule="auto"/>
        <w:jc w:val="both"/>
      </w:pPr>
    </w:p>
    <w:p w14:paraId="185B1853" w14:textId="09FC3DDB" w:rsidR="00145602" w:rsidRPr="00D56521" w:rsidRDefault="00145602">
      <w:pPr>
        <w:pStyle w:val="Heading2"/>
        <w:rPr>
          <w:noProof/>
        </w:rPr>
        <w:pPrChange w:id="418" w:author="Raphael Malyankar" w:date="2023-08-31T22:24:00Z">
          <w:pPr>
            <w:pStyle w:val="Heading2"/>
            <w:tabs>
              <w:tab w:val="clear" w:pos="567"/>
            </w:tabs>
          </w:pPr>
        </w:pPrChange>
      </w:pPr>
      <w:bookmarkStart w:id="419" w:name="_Toc144421266"/>
      <w:r w:rsidRPr="00D56521">
        <w:rPr>
          <w:noProof/>
        </w:rPr>
        <w:t>Display categories</w:t>
      </w:r>
      <w:bookmarkEnd w:id="419"/>
    </w:p>
    <w:p w14:paraId="5EC21A8D" w14:textId="19830A62" w:rsidR="009F7B6A" w:rsidRPr="00D56521" w:rsidRDefault="009F7B6A">
      <w:pPr>
        <w:pStyle w:val="Heading3"/>
        <w:rPr>
          <w:noProof/>
        </w:rPr>
        <w:pPrChange w:id="420" w:author="Raphael Malyankar" w:date="2023-08-31T22:24:00Z">
          <w:pPr>
            <w:pStyle w:val="Heading3"/>
            <w:spacing w:after="120"/>
          </w:pPr>
        </w:pPrChange>
      </w:pPr>
      <w:bookmarkStart w:id="421" w:name="_Ref43229466"/>
      <w:bookmarkStart w:id="422" w:name="_Toc144421267"/>
      <w:r w:rsidRPr="00D56521">
        <w:rPr>
          <w:noProof/>
        </w:rPr>
        <w:t>IMO Categories</w:t>
      </w:r>
      <w:bookmarkEnd w:id="421"/>
      <w:bookmarkEnd w:id="422"/>
    </w:p>
    <w:p w14:paraId="0D41BA3C" w14:textId="1AB868C6"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a display option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in deciding what is to be displayed. As soon as any feature on this list is removed from the display, or any feature not on this list is added to the display, the display no longer shows the IMO "Standard Display".</w:t>
      </w:r>
    </w:p>
    <w:p w14:paraId="099692BE" w14:textId="1DBCE839" w:rsidR="00874682" w:rsidRPr="00D56521" w:rsidRDefault="00874682" w:rsidP="003E7798">
      <w:pPr>
        <w:spacing w:after="120" w:line="240" w:lineRule="auto"/>
        <w:jc w:val="both"/>
        <w:rPr>
          <w:noProof/>
        </w:rPr>
      </w:pPr>
      <w:r w:rsidRPr="00D56521">
        <w:rPr>
          <w:noProof/>
        </w:rPr>
        <w:t xml:space="preserve">The IMO category "Other Information" contains every feature in the </w:t>
      </w:r>
      <w:del w:id="423" w:author="Raphael Malyankar" w:date="2023-08-31T16:28:00Z">
        <w:r w:rsidRPr="00D56521" w:rsidDel="00C60446">
          <w:rPr>
            <w:noProof/>
          </w:rPr>
          <w:delText xml:space="preserve">SENC </w:delText>
        </w:r>
      </w:del>
      <w:ins w:id="424" w:author="Raphael Malyankar" w:date="2023-08-31T16:28:00Z">
        <w:r w:rsidR="00C60446">
          <w:rPr>
            <w:noProof/>
          </w:rPr>
          <w:t>System Database</w:t>
        </w:r>
        <w:r w:rsidR="00C60446" w:rsidRPr="00D56521">
          <w:rPr>
            <w:noProof/>
          </w:rPr>
          <w:t xml:space="preserve"> </w:t>
        </w:r>
      </w:ins>
      <w:r w:rsidRPr="00D56521">
        <w:rPr>
          <w:noProof/>
        </w:rPr>
        <w:t>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pPr>
        <w:pStyle w:val="Heading3"/>
        <w:rPr>
          <w:noProof/>
        </w:rPr>
        <w:pPrChange w:id="425" w:author="Raphael Malyankar" w:date="2023-08-31T22:24:00Z">
          <w:pPr>
            <w:pStyle w:val="Heading3"/>
            <w:spacing w:after="120"/>
          </w:pPr>
        </w:pPrChange>
      </w:pPr>
      <w:bookmarkStart w:id="426" w:name="_Toc144421268"/>
      <w:r w:rsidRPr="00D56521">
        <w:rPr>
          <w:noProof/>
        </w:rPr>
        <w:t>Selecting features for the route monitoring display</w:t>
      </w:r>
      <w:bookmarkEnd w:id="426"/>
    </w:p>
    <w:p w14:paraId="00C08642" w14:textId="5A22DA2D"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w:t>
      </w:r>
      <w:del w:id="427" w:author="Raphael Malyankar" w:date="2023-08-31T16:29:00Z">
        <w:r w:rsidRPr="00D56521" w:rsidDel="00C60446">
          <w:rPr>
            <w:noProof/>
          </w:rPr>
          <w:delText>232(82)</w:delText>
        </w:r>
      </w:del>
      <w:ins w:id="428" w:author="Raphael Malyankar" w:date="2023-08-31T16:29:00Z">
        <w:r w:rsidR="00C60446">
          <w:rPr>
            <w:noProof/>
          </w:rPr>
          <w:t>530(106)</w:t>
        </w:r>
      </w:ins>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or example, "game preserve"). Another example is that they might want to add soundings from "Other", but omit submarine cables (which cause serious clutter at certain ocean terminals).</w:t>
      </w:r>
    </w:p>
    <w:p w14:paraId="74EB47D9" w14:textId="0D0361A0"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w:t>
      </w:r>
      <w:ins w:id="429" w:author="Raphael Malyankar" w:date="2023-08-31T16:30:00Z">
        <w:r w:rsidR="00071364">
          <w:rPr>
            <w:noProof/>
          </w:rPr>
          <w:t xml:space="preserve"> for a product</w:t>
        </w:r>
      </w:ins>
      <w:r w:rsidRPr="00D56521">
        <w:rPr>
          <w:noProof/>
        </w:rPr>
        <w:t xml:space="preserve"> also assigns every feature in the </w:t>
      </w:r>
      <w:del w:id="430" w:author="Raphael Malyankar" w:date="2023-08-31T16:30:00Z">
        <w:r w:rsidRPr="00D56521" w:rsidDel="00071364">
          <w:rPr>
            <w:noProof/>
          </w:rPr>
          <w:delText xml:space="preserve">SENC </w:delText>
        </w:r>
      </w:del>
      <w:ins w:id="431" w:author="Raphael Malyankar" w:date="2023-08-31T16:30:00Z">
        <w:r w:rsidR="00071364">
          <w:rPr>
            <w:noProof/>
          </w:rPr>
          <w:t>product</w:t>
        </w:r>
        <w:r w:rsidR="00071364" w:rsidRPr="00D56521">
          <w:rPr>
            <w:noProof/>
          </w:rPr>
          <w:t xml:space="preserve"> </w:t>
        </w:r>
      </w:ins>
      <w:r w:rsidRPr="00D56521">
        <w:rPr>
          <w:noProof/>
        </w:rPr>
        <w:t>to a viewing set, and these sets are arranged in groups which are related to the lettered groups of INT 1 for the paper chart, a classification which is familiar to the mariner.</w:t>
      </w:r>
    </w:p>
    <w:p w14:paraId="013040AE" w14:textId="1695A71F" w:rsidR="009F7B6A" w:rsidRPr="00D56521" w:rsidRDefault="009F7B6A" w:rsidP="003E7798">
      <w:pPr>
        <w:spacing w:after="120" w:line="240" w:lineRule="auto"/>
        <w:jc w:val="both"/>
        <w:rPr>
          <w:noProof/>
        </w:rPr>
      </w:pPr>
      <w:r w:rsidRPr="00D56521">
        <w:rPr>
          <w:noProof/>
        </w:rPr>
        <w:t xml:space="preserve">The manufacturer is responsible for organising </w:t>
      </w:r>
      <w:del w:id="432" w:author="Raphael Malyankar" w:date="2023-08-31T16:30:00Z">
        <w:r w:rsidRPr="00D56521" w:rsidDel="00071364">
          <w:rPr>
            <w:noProof/>
          </w:rPr>
          <w:delText xml:space="preserve">SENC </w:delText>
        </w:r>
      </w:del>
      <w:ins w:id="433" w:author="Raphael Malyankar" w:date="2023-08-31T16:30:00Z">
        <w:r w:rsidR="00071364">
          <w:rPr>
            <w:noProof/>
          </w:rPr>
          <w:t>System Database</w:t>
        </w:r>
        <w:r w:rsidR="00071364" w:rsidRPr="00D56521">
          <w:rPr>
            <w:noProof/>
          </w:rPr>
          <w:t xml:space="preserve"> </w:t>
        </w:r>
      </w:ins>
      <w:r w:rsidRPr="00D56521">
        <w:rPr>
          <w:noProof/>
        </w:rPr>
        <w:t>features, viewing sets and viewing groups for display in such a way that the mariner has reasonable flexibility in selecting what he 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pPr>
        <w:pStyle w:val="Heading3"/>
        <w:rPr>
          <w:noProof/>
        </w:rPr>
        <w:pPrChange w:id="434" w:author="Raphael Malyankar" w:date="2023-08-31T22:24:00Z">
          <w:pPr>
            <w:pStyle w:val="Heading3"/>
            <w:spacing w:after="120"/>
          </w:pPr>
        </w:pPrChange>
      </w:pPr>
      <w:bookmarkStart w:id="435" w:name="_Toc144421269"/>
      <w:r w:rsidRPr="00D56521">
        <w:rPr>
          <w:noProof/>
        </w:rPr>
        <w:t>Selecting text for the route monitoring display</w:t>
      </w:r>
      <w:bookmarkEnd w:id="435"/>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pPr>
        <w:pStyle w:val="Heading3"/>
        <w:pPrChange w:id="436" w:author="Raphael Malyankar" w:date="2023-08-31T22:24:00Z">
          <w:pPr>
            <w:pStyle w:val="Heading3"/>
            <w:spacing w:after="120"/>
          </w:pPr>
        </w:pPrChange>
      </w:pPr>
      <w:bookmarkStart w:id="437" w:name="_Toc144421270"/>
      <w:r w:rsidRPr="00D56521">
        <w:lastRenderedPageBreak/>
        <w:t>Linkages between ECDIS options</w:t>
      </w:r>
      <w:bookmarkEnd w:id="437"/>
    </w:p>
    <w:p w14:paraId="0C821899" w14:textId="7EDAE3C3" w:rsidR="00C907E1" w:rsidRPr="00D56521" w:rsidRDefault="00C907E1" w:rsidP="00FC1D77">
      <w:pPr>
        <w:spacing w:after="120" w:line="240" w:lineRule="auto"/>
        <w:jc w:val="both"/>
        <w:rPr>
          <w:noProof/>
        </w:rPr>
      </w:pPr>
      <w:r w:rsidRPr="00D56521">
        <w:rPr>
          <w:noProof/>
        </w:rPr>
        <w:t>Because vessels vary widely in their requirements and their operational procedures, linkages between options which reduce the flexibility of the ECDIS must be avoided.</w:t>
      </w:r>
    </w:p>
    <w:p w14:paraId="4C9A7FF0" w14:textId="77777777" w:rsidR="00FC1D77" w:rsidRPr="00D56521" w:rsidRDefault="00FC1D77" w:rsidP="00FC1D77">
      <w:pPr>
        <w:spacing w:after="120" w:line="240" w:lineRule="auto"/>
        <w:jc w:val="both"/>
        <w:rPr>
          <w:noProof/>
        </w:rPr>
      </w:pPr>
    </w:p>
    <w:p w14:paraId="5FC2805A" w14:textId="2202752F" w:rsidR="001F0B39" w:rsidRPr="00D56521" w:rsidRDefault="00076573">
      <w:pPr>
        <w:pStyle w:val="Heading2"/>
        <w:rPr>
          <w:noProof/>
        </w:rPr>
        <w:pPrChange w:id="438" w:author="Raphael Malyankar" w:date="2023-08-31T22:24:00Z">
          <w:pPr>
            <w:pStyle w:val="Heading2"/>
            <w:tabs>
              <w:tab w:val="clear" w:pos="567"/>
            </w:tabs>
          </w:pPr>
        </w:pPrChange>
      </w:pPr>
      <w:bookmarkStart w:id="439" w:name="_Toc144421271"/>
      <w:r w:rsidRPr="00D56521">
        <w:rPr>
          <w:noProof/>
        </w:rPr>
        <w:t>Drawing</w:t>
      </w:r>
      <w:r w:rsidR="004A3307" w:rsidRPr="00D56521">
        <w:rPr>
          <w:noProof/>
        </w:rPr>
        <w:t xml:space="preserve"> priorities</w:t>
      </w:r>
      <w:bookmarkEnd w:id="439"/>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lastRenderedPageBreak/>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00D46BFC" w:rsidR="00A87E32" w:rsidRPr="00D56521" w:rsidRDefault="00A87E32" w:rsidP="00FB4E8F">
      <w:pPr>
        <w:pStyle w:val="Caption"/>
        <w:spacing w:after="120" w:line="240" w:lineRule="auto"/>
        <w:jc w:val="center"/>
      </w:pPr>
      <w:bookmarkStart w:id="440"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440"/>
      <w:r w:rsidRPr="00D56521">
        <w:t xml:space="preserve"> - Drawing priorities</w:t>
      </w:r>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pPr>
        <w:pStyle w:val="Heading2"/>
        <w:rPr>
          <w:noProof/>
        </w:rPr>
        <w:pPrChange w:id="441" w:author="Raphael Malyankar" w:date="2023-08-31T22:24:00Z">
          <w:pPr>
            <w:pStyle w:val="Heading2"/>
            <w:tabs>
              <w:tab w:val="clear" w:pos="567"/>
            </w:tabs>
          </w:pPr>
        </w:pPrChange>
      </w:pPr>
      <w:bookmarkStart w:id="442" w:name="_Toc144421272"/>
      <w:r w:rsidRPr="00D56521">
        <w:rPr>
          <w:noProof/>
        </w:rPr>
        <w:t>Viewing groups</w:t>
      </w:r>
      <w:bookmarkEnd w:id="442"/>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4EE7B88B"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w:t>
      </w:r>
      <w:del w:id="443" w:author="Raphael Malyankar" w:date="2023-08-31T18:12:00Z">
        <w:r w:rsidRPr="00D56521" w:rsidDel="00F00C10">
          <w:rPr>
            <w:noProof/>
          </w:rPr>
          <w:delText>232(82)</w:delText>
        </w:r>
      </w:del>
      <w:ins w:id="444" w:author="Raphael Malyankar" w:date="2023-08-31T18:12:00Z">
        <w:r w:rsidR="00F00C10">
          <w:rPr>
            <w:noProof/>
          </w:rPr>
          <w:t>530(106)</w:t>
        </w:r>
      </w:ins>
      <w:r w:rsidRPr="00D56521">
        <w:rPr>
          <w:noProof/>
        </w:rPr>
        <w:t xml:space="preserve">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Pr="00D56521" w:rsidRDefault="00382688" w:rsidP="00512706">
      <w:pPr>
        <w:spacing w:after="120" w:line="240" w:lineRule="auto"/>
        <w:jc w:val="both"/>
        <w:rPr>
          <w:noProof/>
        </w:rPr>
      </w:pPr>
      <w:r w:rsidRPr="00D56521">
        <w:rPr>
          <w:noProof/>
        </w:rPr>
        <w:t>Viewing groups from different IMO categories must not be combined under a single display selector.</w:t>
      </w:r>
    </w:p>
    <w:p w14:paraId="331DC884" w14:textId="4E3EE5BD" w:rsidR="0078692F" w:rsidRPr="00D56521" w:rsidRDefault="005A03D0">
      <w:pPr>
        <w:pStyle w:val="Heading3"/>
        <w:rPr>
          <w:noProof/>
        </w:rPr>
        <w:pPrChange w:id="445" w:author="Raphael Malyankar" w:date="2023-08-31T22:24:00Z">
          <w:pPr>
            <w:pStyle w:val="Heading3"/>
            <w:spacing w:after="120"/>
          </w:pPr>
        </w:pPrChange>
      </w:pPr>
      <w:bookmarkStart w:id="446" w:name="_Ref43741541"/>
      <w:bookmarkStart w:id="447" w:name="_Toc144421273"/>
      <w:r w:rsidRPr="00D56521">
        <w:rPr>
          <w:noProof/>
        </w:rPr>
        <w:t>Viewing group layers</w:t>
      </w:r>
      <w:bookmarkEnd w:id="446"/>
      <w:bookmarkEnd w:id="447"/>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lastRenderedPageBreak/>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2"/>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59D99D73" w:rsidR="0047217A" w:rsidRPr="00D56521" w:rsidRDefault="00ED33D4" w:rsidP="000A465C">
      <w:pPr>
        <w:pStyle w:val="Caption"/>
        <w:spacing w:after="120" w:line="240" w:lineRule="auto"/>
        <w:jc w:val="center"/>
        <w:rPr>
          <w:noProof/>
        </w:rPr>
      </w:pPr>
      <w:bookmarkStart w:id="448" w:name="_Ref43589240"/>
      <w:bookmarkStart w:id="449"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448"/>
      <w:r w:rsidRPr="00D56521">
        <w:t xml:space="preserve"> - </w:t>
      </w:r>
      <w:r w:rsidR="00DD457B" w:rsidRPr="00D56521">
        <w:t>Viewing group layers and n</w:t>
      </w:r>
      <w:r w:rsidRPr="00D56521">
        <w:t>umbering scheme</w:t>
      </w:r>
      <w:bookmarkEnd w:id="449"/>
    </w:p>
    <w:p w14:paraId="7EB07FEF" w14:textId="0ECD9262" w:rsidR="00533E99" w:rsidRPr="00D56521" w:rsidRDefault="000D0F61">
      <w:pPr>
        <w:pStyle w:val="Heading3"/>
        <w:rPr>
          <w:noProof/>
        </w:rPr>
        <w:pPrChange w:id="450" w:author="Raphael Malyankar" w:date="2023-08-31T22:24:00Z">
          <w:pPr>
            <w:pStyle w:val="Heading3"/>
            <w:spacing w:after="120"/>
          </w:pPr>
        </w:pPrChange>
      </w:pPr>
      <w:bookmarkStart w:id="451" w:name="_Toc144421274"/>
      <w:r w:rsidRPr="00D56521">
        <w:rPr>
          <w:noProof/>
        </w:rPr>
        <w:t>Viewing groups for display base</w:t>
      </w:r>
      <w:bookmarkEnd w:id="451"/>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3"/>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lastRenderedPageBreak/>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D56521" w:rsidRDefault="000D0F61" w:rsidP="00C76FA9">
            <w:pPr>
              <w:spacing w:before="60" w:after="60"/>
              <w:rPr>
                <w:noProof/>
              </w:rPr>
            </w:pPr>
            <w:r w:rsidRPr="00D56521">
              <w:rPr>
                <w:noProof/>
              </w:rPr>
              <w:t>14010</w:t>
            </w:r>
          </w:p>
        </w:tc>
        <w:tc>
          <w:tcPr>
            <w:tcW w:w="7659" w:type="dxa"/>
            <w:tcBorders>
              <w:bottom w:val="single" w:sz="4" w:space="0" w:color="auto"/>
            </w:tcBorders>
          </w:tcPr>
          <w:p w14:paraId="5D3286FF" w14:textId="44CA46C7" w:rsidR="000D0F61" w:rsidRPr="00D56521" w:rsidRDefault="000D0F61" w:rsidP="00C76FA9">
            <w:pPr>
              <w:spacing w:before="60" w:after="60"/>
              <w:rPr>
                <w:noProof/>
              </w:rPr>
            </w:pPr>
            <w:r w:rsidRPr="00D56521">
              <w:rPr>
                <w:noProof/>
              </w:rPr>
              <w:t xml:space="preserve">isolated underwater dangers in water deeper than the displayed safety contour  (rocks, wrecks, obstructions, mooring cables from </w:t>
            </w:r>
            <w:r w:rsidR="000E424B" w:rsidRPr="00D56521">
              <w:rPr>
                <w:noProof/>
              </w:rPr>
              <w:t>portrayal rule CableSubmarine</w:t>
            </w:r>
            <w:r w:rsidRPr="00D56521">
              <w:rPr>
                <w:noProof/>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6F1E416E" w:rsidR="000D0F61" w:rsidRPr="00D56521" w:rsidRDefault="00D121AE" w:rsidP="00E51AE4">
      <w:pPr>
        <w:pStyle w:val="Caption"/>
        <w:spacing w:after="120" w:line="240" w:lineRule="auto"/>
        <w:jc w:val="center"/>
        <w:rPr>
          <w:noProof/>
        </w:rPr>
      </w:pPr>
      <w:bookmarkStart w:id="452"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452"/>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(illustrative)</w:t>
      </w:r>
    </w:p>
    <w:p w14:paraId="39CF7C0B" w14:textId="532362A8" w:rsidR="000E10FC" w:rsidRPr="00D56521" w:rsidRDefault="00CB5214">
      <w:pPr>
        <w:pStyle w:val="Heading3"/>
        <w:rPr>
          <w:noProof/>
        </w:rPr>
        <w:pPrChange w:id="453" w:author="Raphael Malyankar" w:date="2023-08-31T22:24:00Z">
          <w:pPr>
            <w:pStyle w:val="Heading3"/>
            <w:spacing w:after="120"/>
          </w:pPr>
        </w:pPrChange>
      </w:pPr>
      <w:bookmarkStart w:id="454" w:name="_Ref49473250"/>
      <w:bookmarkStart w:id="455" w:name="_Toc144421275"/>
      <w:r w:rsidRPr="00D56521">
        <w:rPr>
          <w:noProof/>
        </w:rPr>
        <w:lastRenderedPageBreak/>
        <w:t>Viewing groups for Standard Display</w:t>
      </w:r>
      <w:bookmarkEnd w:id="454"/>
      <w:bookmarkEnd w:id="455"/>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e centre line, two way route part, 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lastRenderedPageBreak/>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lastRenderedPageBreak/>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C3EEF3A" w:rsidR="00CB5214" w:rsidRPr="00D56521" w:rsidRDefault="00D02BF2" w:rsidP="003A220A">
      <w:pPr>
        <w:pStyle w:val="Caption"/>
        <w:spacing w:after="120" w:line="240" w:lineRule="auto"/>
        <w:jc w:val="center"/>
        <w:rPr>
          <w:noProof/>
        </w:rPr>
      </w:pPr>
      <w:bookmarkStart w:id="456"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456"/>
      <w:r w:rsidRPr="00D56521">
        <w:t xml:space="preserve"> - Viewing groups and their contents for Standard Display</w:t>
      </w:r>
    </w:p>
    <w:p w14:paraId="23EA3A53" w14:textId="2F435E84" w:rsidR="00CB5214" w:rsidRPr="00D56521" w:rsidRDefault="00CB5214">
      <w:pPr>
        <w:pStyle w:val="Heading3"/>
        <w:rPr>
          <w:noProof/>
        </w:rPr>
        <w:pPrChange w:id="457" w:author="Raphael Malyankar" w:date="2023-08-31T22:24:00Z">
          <w:pPr>
            <w:pStyle w:val="Heading3"/>
            <w:spacing w:after="120"/>
          </w:pPr>
        </w:pPrChange>
      </w:pPr>
      <w:bookmarkStart w:id="458" w:name="_Ref49471495"/>
      <w:bookmarkStart w:id="459" w:name="_Ref49472852"/>
      <w:bookmarkStart w:id="460" w:name="_Ref49472889"/>
      <w:bookmarkStart w:id="461" w:name="_Ref49473040"/>
      <w:bookmarkStart w:id="462" w:name="_Ref49474029"/>
      <w:bookmarkStart w:id="463" w:name="_Toc144421276"/>
      <w:r w:rsidRPr="00D56521">
        <w:rPr>
          <w:noProof/>
        </w:rPr>
        <w:t>Viewing groups for other chart information</w:t>
      </w:r>
      <w:bookmarkEnd w:id="458"/>
      <w:bookmarkEnd w:id="459"/>
      <w:bookmarkEnd w:id="460"/>
      <w:bookmarkEnd w:id="461"/>
      <w:bookmarkEnd w:id="462"/>
      <w:bookmarkEnd w:id="463"/>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lastRenderedPageBreak/>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0E4371"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lastRenderedPageBreak/>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wrecks, obstructions, which are not a danger to own ship's navigation (these 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lastRenderedPageBreak/>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571B1D91" w:rsidR="00683B07" w:rsidRPr="00D56521" w:rsidRDefault="00D02BF2" w:rsidP="00D63238">
      <w:pPr>
        <w:pStyle w:val="Caption"/>
        <w:spacing w:after="120" w:line="240" w:lineRule="auto"/>
        <w:jc w:val="center"/>
      </w:pPr>
      <w:bookmarkStart w:id="464"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464"/>
      <w:r w:rsidRPr="00D56521">
        <w:t xml:space="preserve"> - Viewing groups and their contents for other information</w:t>
      </w:r>
    </w:p>
    <w:p w14:paraId="1DB494B2" w14:textId="6810AAE8" w:rsidR="00B70372" w:rsidRPr="00D56521" w:rsidRDefault="00B70372">
      <w:pPr>
        <w:pStyle w:val="Heading3"/>
        <w:pPrChange w:id="465" w:author="Raphael Malyankar" w:date="2023-08-31T22:24:00Z">
          <w:pPr>
            <w:pStyle w:val="Heading3"/>
            <w:spacing w:after="120"/>
          </w:pPr>
        </w:pPrChange>
      </w:pPr>
      <w:bookmarkStart w:id="466" w:name="_Ref98845212"/>
      <w:bookmarkStart w:id="467" w:name="_Toc144421277"/>
      <w:r w:rsidRPr="00D56521">
        <w:t>Viewing groups for mariner’s and manufacturer’s information</w:t>
      </w:r>
      <w:bookmarkEnd w:id="466"/>
      <w:bookmarkEnd w:id="467"/>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5"/>
        <w:gridCol w:w="7661"/>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(dnghlt)</w:t>
            </w:r>
          </w:p>
        </w:tc>
      </w:tr>
      <w:tr w:rsidR="00345EEF" w:rsidRPr="00D56521" w14:paraId="5A1D8FB2" w14:textId="77777777" w:rsidTr="005546CA">
        <w:tc>
          <w:tcPr>
            <w:tcW w:w="789" w:type="pct"/>
          </w:tcPr>
          <w:p w14:paraId="29EE4BD2" w14:textId="4C599279" w:rsidR="00345EEF" w:rsidRPr="00D56521" w:rsidRDefault="00345EEF" w:rsidP="004E61EE">
            <w:r w:rsidRPr="00D56521">
              <w:t>53030</w:t>
            </w:r>
          </w:p>
        </w:tc>
        <w:tc>
          <w:tcPr>
            <w:tcW w:w="4211" w:type="pct"/>
          </w:tcPr>
          <w:p w14:paraId="35DF7F25" w14:textId="7DE16E83" w:rsidR="00345EEF" w:rsidRPr="00D56521" w:rsidRDefault="00345EEF" w:rsidP="004E61EE">
            <w:r w:rsidRPr="00D56521">
              <w:t>Mariners' information note (marnot catnot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(marnot catnot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(marfea)</w:t>
            </w:r>
          </w:p>
        </w:tc>
      </w:tr>
    </w:tbl>
    <w:p w14:paraId="5E0F1426" w14:textId="258D6AEB" w:rsidR="00033354" w:rsidRPr="00D56521" w:rsidRDefault="00033354" w:rsidP="00D63238">
      <w:pPr>
        <w:pStyle w:val="Caption"/>
        <w:keepNext/>
        <w:spacing w:after="120" w:line="240" w:lineRule="auto"/>
      </w:pPr>
      <w:bookmarkStart w:id="468"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468"/>
      <w:r w:rsidRPr="00D56521">
        <w:t xml:space="preserve"> -Viewing groups and their contents for mariners' information - Standard Display</w:t>
      </w:r>
    </w:p>
    <w:p w14:paraId="637AEA6B" w14:textId="26F65D0F" w:rsidR="00B70372" w:rsidRPr="00D56521" w:rsidRDefault="00C56988">
      <w:pPr>
        <w:pStyle w:val="Heading3"/>
        <w:rPr>
          <w:noProof/>
        </w:rPr>
        <w:pPrChange w:id="469" w:author="Raphael Malyankar" w:date="2023-08-31T22:24:00Z">
          <w:pPr>
            <w:pStyle w:val="Heading3"/>
            <w:spacing w:after="120"/>
          </w:pPr>
        </w:pPrChange>
      </w:pPr>
      <w:bookmarkStart w:id="470" w:name="_Ref98845270"/>
      <w:bookmarkStart w:id="471" w:name="_Toc144421278"/>
      <w:r w:rsidRPr="00D56521">
        <w:rPr>
          <w:noProof/>
        </w:rPr>
        <w:t xml:space="preserve">ECDIS viewing group </w:t>
      </w:r>
      <w:r w:rsidR="002D2BB3" w:rsidRPr="00D56521">
        <w:rPr>
          <w:noProof/>
        </w:rPr>
        <w:t xml:space="preserve">layer </w:t>
      </w:r>
      <w:r w:rsidRPr="00D56521">
        <w:rPr>
          <w:noProof/>
        </w:rPr>
        <w:t>implementation</w:t>
      </w:r>
      <w:bookmarkEnd w:id="470"/>
      <w:bookmarkEnd w:id="471"/>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07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lastRenderedPageBreak/>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lastRenderedPageBreak/>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04FA51B4" w:rsidR="00C56988" w:rsidRPr="00D56521" w:rsidRDefault="00033354" w:rsidP="001B472C">
      <w:pPr>
        <w:pStyle w:val="Caption"/>
        <w:spacing w:after="120" w:line="240" w:lineRule="auto"/>
        <w:jc w:val="center"/>
      </w:pPr>
      <w:bookmarkStart w:id="472" w:name="_Ref98338859"/>
      <w:r w:rsidRPr="00D56521">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472"/>
      <w:r w:rsidRPr="00D56521">
        <w:t xml:space="preserve"> -</w:t>
      </w:r>
      <w:r w:rsidR="001B472C" w:rsidRPr="00D56521">
        <w:t xml:space="preserve"> </w:t>
      </w:r>
      <w:r w:rsidRPr="00D56521">
        <w:t>Recommended set of viewing groups for ECDIS</w:t>
      </w:r>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pPr>
        <w:pStyle w:val="Heading2"/>
        <w:rPr>
          <w:noProof/>
        </w:rPr>
        <w:pPrChange w:id="473" w:author="Raphael Malyankar" w:date="2023-08-31T22:24:00Z">
          <w:pPr>
            <w:pStyle w:val="Heading2"/>
            <w:tabs>
              <w:tab w:val="clear" w:pos="567"/>
            </w:tabs>
          </w:pPr>
        </w:pPrChange>
      </w:pPr>
      <w:bookmarkStart w:id="474" w:name="_Toc144421279"/>
      <w:r w:rsidRPr="00D56521">
        <w:rPr>
          <w:noProof/>
        </w:rPr>
        <w:t>Display modes</w:t>
      </w:r>
      <w:bookmarkEnd w:id="474"/>
    </w:p>
    <w:p w14:paraId="7101E56E" w14:textId="71F57D85"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w:t>
      </w:r>
      <w:del w:id="475" w:author="Raphael Malyankar" w:date="2023-08-31T18:13:00Z">
        <w:r w:rsidR="00B0258E" w:rsidRPr="00D56521" w:rsidDel="00F00C10">
          <w:rPr>
            <w:noProof/>
          </w:rPr>
          <w:delText>232(82)</w:delText>
        </w:r>
      </w:del>
      <w:ins w:id="476" w:author="Raphael Malyankar" w:date="2023-08-31T18:13:00Z">
        <w:r w:rsidR="00F00C10">
          <w:rPr>
            <w:noProof/>
          </w:rPr>
          <w:t>530(106)</w:t>
        </w:r>
      </w:ins>
      <w:r w:rsidR="00B0258E" w:rsidRPr="00D56521">
        <w:rPr>
          <w:noProof/>
        </w:rPr>
        <w:t xml:space="preserve">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pPr>
        <w:pStyle w:val="Heading2"/>
        <w:rPr>
          <w:noProof/>
        </w:rPr>
        <w:pPrChange w:id="477" w:author="Raphael Malyankar" w:date="2023-08-31T22:24:00Z">
          <w:pPr>
            <w:pStyle w:val="Heading2"/>
            <w:tabs>
              <w:tab w:val="clear" w:pos="567"/>
            </w:tabs>
          </w:pPr>
        </w:pPrChange>
      </w:pPr>
      <w:bookmarkStart w:id="478" w:name="_Ref49427616"/>
      <w:bookmarkStart w:id="479" w:name="_Toc144421280"/>
      <w:bookmarkStart w:id="480" w:name="_Ref44795999"/>
      <w:r w:rsidRPr="00D56521">
        <w:rPr>
          <w:noProof/>
        </w:rPr>
        <w:t>Displaying ECDIS updates</w:t>
      </w:r>
      <w:bookmarkEnd w:id="478"/>
      <w:bookmarkEnd w:id="479"/>
    </w:p>
    <w:p w14:paraId="35DDA46A" w14:textId="6C8072C5" w:rsidR="004C64D4" w:rsidRPr="00D56521" w:rsidRDefault="004C64D4" w:rsidP="009B0403">
      <w:pPr>
        <w:spacing w:after="120" w:line="240" w:lineRule="auto"/>
        <w:jc w:val="both"/>
        <w:rPr>
          <w:noProof/>
        </w:rPr>
      </w:pPr>
      <w:r w:rsidRPr="00D56521">
        <w:rPr>
          <w:noProof/>
        </w:rPr>
        <w:t>The strategy for displaying ECDIS updates is derived from the IMO Performance Standard Circ.</w:t>
      </w:r>
      <w:del w:id="481" w:author="Raphael Malyankar" w:date="2023-08-31T18:14:00Z">
        <w:r w:rsidRPr="00D56521" w:rsidDel="00F00C10">
          <w:rPr>
            <w:noProof/>
          </w:rPr>
          <w:delText>232(82)</w:delText>
        </w:r>
      </w:del>
      <w:ins w:id="482" w:author="Raphael Malyankar" w:date="2023-08-31T18:14:00Z">
        <w:r w:rsidR="00F00C10">
          <w:rPr>
            <w:noProof/>
          </w:rPr>
          <w:t>530(106)</w:t>
        </w:r>
      </w:ins>
      <w:r w:rsidRPr="00D56521">
        <w:rPr>
          <w:noProof/>
        </w:rPr>
        <w:t xml:space="preserve">. The citations below are to sections in that </w:t>
      </w:r>
      <w:r w:rsidR="009B0403" w:rsidRPr="00D56521">
        <w:rPr>
          <w:noProof/>
        </w:rPr>
        <w:t>S</w:t>
      </w:r>
      <w:r w:rsidRPr="00D56521">
        <w:rPr>
          <w:noProof/>
        </w:rPr>
        <w:t>tandard.</w:t>
      </w:r>
    </w:p>
    <w:p w14:paraId="12F938AC" w14:textId="34EC9965"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483" w:author="Raphael Malyankar" w:date="2023-08-31T18:14:00Z">
        <w:r w:rsidR="004C64D4" w:rsidRPr="00D56521" w:rsidDel="00F00C10">
          <w:rPr>
            <w:noProof/>
          </w:rPr>
          <w:delText>232(82)</w:delText>
        </w:r>
      </w:del>
      <w:ins w:id="484" w:author="Raphael Malyankar" w:date="2023-08-31T18:14:00Z">
        <w:r w:rsidR="00F00C10">
          <w:rPr>
            <w:noProof/>
          </w:rPr>
          <w:t>530(106)</w:t>
        </w:r>
      </w:ins>
      <w:r w:rsidR="004C64D4" w:rsidRPr="00D56521">
        <w:rPr>
          <w:noProof/>
        </w:rPr>
        <w:t xml:space="preserve"> </w:t>
      </w:r>
      <w:ins w:id="485" w:author="Raphael Malyankar" w:date="2023-08-31T18:14:00Z">
        <w:r w:rsidR="00F00C10">
          <w:rPr>
            <w:noProof/>
          </w:rPr>
          <w:t xml:space="preserve">4.4, </w:t>
        </w:r>
      </w:ins>
      <w:r w:rsidR="004C64D4" w:rsidRPr="00D56521">
        <w:rPr>
          <w:noProof/>
        </w:rPr>
        <w:t>4.5</w:t>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p>
    <w:p w14:paraId="7DFFE0DE" w14:textId="74B12D03" w:rsidR="004C64D4" w:rsidRPr="00D56521" w:rsidRDefault="00A10D31" w:rsidP="009B0403">
      <w:pPr>
        <w:spacing w:after="120" w:line="240" w:lineRule="auto"/>
        <w:ind w:left="2160" w:hanging="2160"/>
        <w:jc w:val="both"/>
        <w:rPr>
          <w:noProof/>
        </w:rPr>
      </w:pPr>
      <w:r w:rsidRPr="00D56521">
        <w:rPr>
          <w:noProof/>
        </w:rPr>
        <w:t>MSC.</w:t>
      </w:r>
      <w:del w:id="486" w:author="Raphael Malyankar" w:date="2023-08-31T18:15:00Z">
        <w:r w:rsidR="004C64D4" w:rsidRPr="00D56521" w:rsidDel="00F00C10">
          <w:rPr>
            <w:noProof/>
          </w:rPr>
          <w:delText>232(82)</w:delText>
        </w:r>
      </w:del>
      <w:ins w:id="487" w:author="Raphael Malyankar" w:date="2023-08-31T18:15:00Z">
        <w:r w:rsidR="00F00C10">
          <w:rPr>
            <w:noProof/>
          </w:rPr>
          <w:t>530(106)</w:t>
        </w:r>
      </w:ins>
      <w:r w:rsidR="004C64D4" w:rsidRPr="00D56521">
        <w:rPr>
          <w:noProof/>
        </w:rPr>
        <w:t xml:space="preserve"> 4.6</w:t>
      </w:r>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434BD5A4"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488" w:author="Raphael Malyankar" w:date="2023-08-31T18:15:00Z">
        <w:r w:rsidR="004C64D4" w:rsidRPr="00D56521" w:rsidDel="00F00C10">
          <w:rPr>
            <w:noProof/>
          </w:rPr>
          <w:delText>232(82)</w:delText>
        </w:r>
      </w:del>
      <w:ins w:id="489" w:author="Raphael Malyankar" w:date="2023-08-31T18:15:00Z">
        <w:r w:rsidR="00F00C10">
          <w:rPr>
            <w:noProof/>
          </w:rPr>
          <w:t>530(106)</w:t>
        </w:r>
      </w:ins>
      <w:r w:rsidR="004C64D4" w:rsidRPr="00D56521">
        <w:rPr>
          <w:noProof/>
        </w:rPr>
        <w:t xml:space="preserve"> 4.8</w:t>
      </w:r>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pPr>
        <w:pStyle w:val="Heading3"/>
        <w:rPr>
          <w:noProof/>
        </w:rPr>
        <w:pPrChange w:id="490" w:author="Raphael Malyankar" w:date="2023-08-31T22:24:00Z">
          <w:pPr>
            <w:pStyle w:val="Heading3"/>
            <w:spacing w:after="120"/>
          </w:pPr>
        </w:pPrChange>
      </w:pPr>
      <w:bookmarkStart w:id="491" w:name="_Ref43155418"/>
      <w:bookmarkStart w:id="492" w:name="_Toc144421281"/>
      <w:r w:rsidRPr="00D56521">
        <w:rPr>
          <w:noProof/>
        </w:rPr>
        <w:t>Automatic updates</w:t>
      </w:r>
      <w:bookmarkEnd w:id="491"/>
      <w:bookmarkEnd w:id="492"/>
    </w:p>
    <w:p w14:paraId="4E4BBDA0" w14:textId="36A63AA8" w:rsidR="004C64D4" w:rsidRPr="00D56521" w:rsidRDefault="004C64D4" w:rsidP="009B0403">
      <w:pPr>
        <w:spacing w:after="120" w:line="240" w:lineRule="auto"/>
        <w:jc w:val="both"/>
        <w:rPr>
          <w:noProof/>
        </w:rPr>
      </w:pPr>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Pr="00D56521" w:rsidRDefault="004C64D4" w:rsidP="009B0403">
      <w:pPr>
        <w:spacing w:after="120" w:line="240" w:lineRule="auto"/>
        <w:jc w:val="both"/>
        <w:rPr>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p>
    <w:p w14:paraId="57605055" w14:textId="77777777" w:rsidR="004C64D4" w:rsidRPr="00D56521" w:rsidRDefault="004C64D4">
      <w:pPr>
        <w:pStyle w:val="Heading3"/>
        <w:rPr>
          <w:noProof/>
        </w:rPr>
        <w:pPrChange w:id="493" w:author="Raphael Malyankar" w:date="2023-08-31T22:24:00Z">
          <w:pPr>
            <w:pStyle w:val="Heading3"/>
            <w:spacing w:after="120"/>
          </w:pPr>
        </w:pPrChange>
      </w:pPr>
      <w:bookmarkStart w:id="494" w:name="_Ref43155422"/>
      <w:bookmarkStart w:id="495" w:name="_Toc144421282"/>
      <w:r w:rsidRPr="00D56521">
        <w:rPr>
          <w:noProof/>
        </w:rPr>
        <w:t>Manual updates</w:t>
      </w:r>
      <w:bookmarkEnd w:id="494"/>
      <w:bookmarkEnd w:id="495"/>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pPr>
        <w:pStyle w:val="Heading2"/>
        <w:rPr>
          <w:noProof/>
        </w:rPr>
        <w:pPrChange w:id="496" w:author="Raphael Malyankar" w:date="2023-08-31T22:24:00Z">
          <w:pPr>
            <w:pStyle w:val="Heading2"/>
            <w:tabs>
              <w:tab w:val="clear" w:pos="567"/>
            </w:tabs>
          </w:pPr>
        </w:pPrChange>
      </w:pPr>
      <w:bookmarkStart w:id="497" w:name="_Ref45240945"/>
      <w:bookmarkStart w:id="498" w:name="_Toc144421283"/>
      <w:r w:rsidRPr="00D56521">
        <w:rPr>
          <w:noProof/>
        </w:rPr>
        <w:lastRenderedPageBreak/>
        <w:t>Display functions</w:t>
      </w:r>
      <w:bookmarkEnd w:id="480"/>
      <w:bookmarkEnd w:id="497"/>
      <w:bookmarkEnd w:id="498"/>
    </w:p>
    <w:p w14:paraId="2A723C3A" w14:textId="66079B8F"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w:t>
      </w:r>
      <w:del w:id="499" w:author="Raphael Malyankar" w:date="2023-08-31T18:15:00Z">
        <w:r w:rsidRPr="00D56521" w:rsidDel="00F00C10">
          <w:rPr>
            <w:noProof/>
          </w:rPr>
          <w:delText>232(82)</w:delText>
        </w:r>
      </w:del>
      <w:ins w:id="500" w:author="Raphael Malyankar" w:date="2023-08-31T18:15:00Z">
        <w:r w:rsidR="00F00C10">
          <w:rPr>
            <w:noProof/>
          </w:rPr>
          <w:t>530(106)</w:t>
        </w:r>
      </w:ins>
      <w:r w:rsidRPr="00D56521">
        <w:rPr>
          <w:noProof/>
        </w:rPr>
        <w:t>,</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r w:rsidR="00133C63" w:rsidRPr="00D56521">
        <w:rPr>
          <w:noProof/>
        </w:rPr>
        <w:t>MSC</w:t>
      </w:r>
      <w:r w:rsidRPr="00D56521">
        <w:rPr>
          <w:noProof/>
        </w:rPr>
        <w:t xml:space="preserve">.1609,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EFCD511" w:rsidR="00873A32" w:rsidRPr="00D56521" w:rsidRDefault="00FF0DE7" w:rsidP="009B0403">
      <w:pPr>
        <w:spacing w:after="120" w:line="240" w:lineRule="auto"/>
        <w:jc w:val="both"/>
        <w:rPr>
          <w:noProof/>
        </w:rPr>
      </w:pPr>
      <w:r w:rsidRPr="00D56521">
        <w:rPr>
          <w:noProof/>
        </w:rPr>
        <w:t>All ECDIS-capable products (</w:t>
      </w:r>
      <w:r w:rsidR="007D63FC" w:rsidRPr="00D56521">
        <w:rPr>
          <w:noProof/>
        </w:rPr>
        <w:t>that is</w:t>
      </w:r>
      <w:r w:rsidRPr="00D56521">
        <w:rPr>
          <w:noProof/>
        </w:rPr>
        <w:t xml:space="preserve">, S-100 compliance category 4) 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6521" w:rsidRDefault="00BB241C" w:rsidP="009B0403">
      <w:pPr>
        <w:spacing w:after="120" w:line="240" w:lineRule="auto"/>
        <w:jc w:val="both"/>
        <w:rPr>
          <w:noProof/>
        </w:rPr>
      </w:pPr>
      <w:r w:rsidRPr="00D56521">
        <w:rPr>
          <w:noProof/>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396"/>
        <w:gridCol w:w="3107"/>
        <w:gridCol w:w="1687"/>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lastRenderedPageBreak/>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501" w:name="_Ref44795966"/>
      <w:bookmarkStart w:id="502" w:name="_Ref43817648"/>
      <w:bookmarkStart w:id="503"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501"/>
      <w:bookmarkEnd w:id="502"/>
      <w:r w:rsidRPr="00D56521">
        <w:t xml:space="preserve"> </w:t>
      </w:r>
      <w:bookmarkStart w:id="504" w:name="_Ref43817668"/>
      <w:r w:rsidRPr="00D56521">
        <w:t>- Mandatory and optional display functions</w:t>
      </w:r>
      <w:bookmarkEnd w:id="503"/>
      <w:bookmarkEnd w:id="504"/>
    </w:p>
    <w:p w14:paraId="6126875F" w14:textId="0F0DE8FF" w:rsidR="00702918" w:rsidRPr="00D56521" w:rsidRDefault="00702918" w:rsidP="00FE0DAE">
      <w:pPr>
        <w:spacing w:after="60" w:line="240" w:lineRule="auto"/>
        <w:jc w:val="both"/>
      </w:pPr>
      <w:r w:rsidRPr="00D56521">
        <w:lastRenderedPageBreak/>
        <w:t>NOTES:</w:t>
      </w:r>
    </w:p>
    <w:p w14:paraId="23B03D47" w14:textId="5E278636" w:rsidR="00702918" w:rsidRPr="00D56521" w:rsidRDefault="00702918" w:rsidP="00AE2737">
      <w:pPr>
        <w:pStyle w:val="ListParagraph"/>
        <w:numPr>
          <w:ilvl w:val="0"/>
          <w:numId w:val="35"/>
        </w:numPr>
        <w:spacing w:after="60" w:line="240" w:lineRule="auto"/>
        <w:jc w:val="both"/>
      </w:pPr>
      <w:r w:rsidRPr="00D56521">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r w:rsidR="00D74A26" w:rsidRPr="00D56521">
        <w:rPr>
          <w:i/>
          <w:iCs/>
        </w:rPr>
        <w:t>fileReference</w:t>
      </w:r>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505" w:name="_Toc46655801"/>
      <w:bookmarkStart w:id="506" w:name="_Toc46659185"/>
      <w:bookmarkStart w:id="507" w:name="_Toc46659364"/>
      <w:bookmarkStart w:id="508" w:name="_Toc47457004"/>
      <w:bookmarkStart w:id="509" w:name="_Toc47574675"/>
      <w:bookmarkStart w:id="510" w:name="_Toc47618735"/>
      <w:bookmarkStart w:id="511" w:name="_Toc47651153"/>
      <w:bookmarkStart w:id="512" w:name="_Toc47708078"/>
      <w:bookmarkStart w:id="513" w:name="_Toc47708340"/>
      <w:bookmarkStart w:id="514" w:name="_Toc47708574"/>
      <w:bookmarkStart w:id="515" w:name="_Toc47711981"/>
      <w:bookmarkStart w:id="516" w:name="_Toc46655802"/>
      <w:bookmarkStart w:id="517" w:name="_Toc46659186"/>
      <w:bookmarkStart w:id="518" w:name="_Toc46659365"/>
      <w:bookmarkStart w:id="519" w:name="_Toc47457005"/>
      <w:bookmarkStart w:id="520" w:name="_Toc47574676"/>
      <w:bookmarkStart w:id="521" w:name="_Toc47618736"/>
      <w:bookmarkStart w:id="522" w:name="_Toc47651154"/>
      <w:bookmarkStart w:id="523" w:name="_Toc47708079"/>
      <w:bookmarkStart w:id="524" w:name="_Toc47708341"/>
      <w:bookmarkStart w:id="525" w:name="_Toc47708575"/>
      <w:bookmarkStart w:id="526" w:name="_Toc47711982"/>
      <w:bookmarkStart w:id="527" w:name="_Toc46655803"/>
      <w:bookmarkStart w:id="528" w:name="_Toc46659187"/>
      <w:bookmarkStart w:id="529" w:name="_Toc46659366"/>
      <w:bookmarkStart w:id="530" w:name="_Toc47457006"/>
      <w:bookmarkStart w:id="531" w:name="_Toc47574677"/>
      <w:bookmarkStart w:id="532" w:name="_Toc47618737"/>
      <w:bookmarkStart w:id="533" w:name="_Toc47651155"/>
      <w:bookmarkStart w:id="534" w:name="_Toc47708080"/>
      <w:bookmarkStart w:id="535" w:name="_Toc47708342"/>
      <w:bookmarkStart w:id="536" w:name="_Toc47708576"/>
      <w:bookmarkStart w:id="537" w:name="_Toc47711983"/>
      <w:bookmarkStart w:id="538" w:name="_Toc14442128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D56521">
        <w:t>General Rules for Symbols and Text</w:t>
      </w:r>
      <w:bookmarkEnd w:id="538"/>
    </w:p>
    <w:p w14:paraId="31594813" w14:textId="77777777" w:rsidR="000002BE" w:rsidRPr="00D56521" w:rsidRDefault="000002BE">
      <w:pPr>
        <w:pStyle w:val="Heading2"/>
        <w:rPr>
          <w:noProof/>
        </w:rPr>
        <w:pPrChange w:id="539" w:author="Raphael Malyankar" w:date="2023-08-31T22:24:00Z">
          <w:pPr>
            <w:pStyle w:val="Heading2"/>
            <w:tabs>
              <w:tab w:val="clear" w:pos="567"/>
              <w:tab w:val="left" w:pos="851"/>
            </w:tabs>
            <w:ind w:left="851" w:hanging="851"/>
          </w:pPr>
        </w:pPrChange>
      </w:pPr>
      <w:bookmarkStart w:id="540" w:name="_Ref49475956"/>
      <w:bookmarkStart w:id="541" w:name="_Toc144421285"/>
      <w:r w:rsidRPr="00D56521">
        <w:rPr>
          <w:noProof/>
        </w:rPr>
        <w:t>Symbol Specifications</w:t>
      </w:r>
      <w:bookmarkEnd w:id="540"/>
      <w:bookmarkEnd w:id="541"/>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3E0C1A6F" w:rsidR="000002BE" w:rsidRPr="00D56521" w:rsidRDefault="000002BE" w:rsidP="003B31CC">
      <w:pPr>
        <w:spacing w:after="120" w:line="240" w:lineRule="auto"/>
        <w:jc w:val="both"/>
        <w:rPr>
          <w:noProof/>
        </w:rPr>
      </w:pPr>
      <w:r w:rsidRPr="00D56521">
        <w:rPr>
          <w:noProof/>
        </w:rPr>
        <w:t xml:space="preserve">Should an "unknown feature" occur in the </w:t>
      </w:r>
      <w:del w:id="542" w:author="Raphael Malyankar" w:date="2023-08-31T16:30:00Z">
        <w:r w:rsidRPr="00D56521" w:rsidDel="00071364">
          <w:rPr>
            <w:noProof/>
          </w:rPr>
          <w:delText xml:space="preserve">SENC </w:delText>
        </w:r>
      </w:del>
      <w:ins w:id="543" w:author="Raphael Malyankar" w:date="2023-08-31T16:30:00Z">
        <w:r w:rsidR="00071364">
          <w:rPr>
            <w:noProof/>
          </w:rPr>
          <w:t>System Database</w:t>
        </w:r>
        <w:r w:rsidR="00071364" w:rsidRPr="00D56521">
          <w:rPr>
            <w:noProof/>
          </w:rPr>
          <w:t xml:space="preserve"> </w:t>
        </w:r>
      </w:ins>
      <w:r w:rsidRPr="00D56521">
        <w:rPr>
          <w:noProof/>
        </w:rPr>
        <w:t xml:space="preserve">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pPr>
        <w:pStyle w:val="Heading2"/>
        <w:rPr>
          <w:noProof/>
        </w:rPr>
        <w:pPrChange w:id="544" w:author="Raphael Malyankar" w:date="2023-08-31T22:24:00Z">
          <w:pPr>
            <w:pStyle w:val="Heading2"/>
            <w:tabs>
              <w:tab w:val="clear" w:pos="567"/>
              <w:tab w:val="left" w:pos="851"/>
            </w:tabs>
            <w:ind w:left="851" w:hanging="851"/>
          </w:pPr>
        </w:pPrChange>
      </w:pPr>
      <w:bookmarkStart w:id="545" w:name="_Ref49261612"/>
      <w:bookmarkStart w:id="546" w:name="_Toc144421286"/>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545"/>
      <w:bookmarkEnd w:id="546"/>
    </w:p>
    <w:p w14:paraId="1EBBC62A" w14:textId="1C8CF7E8" w:rsidR="0057617F" w:rsidRPr="00D56521" w:rsidRDefault="0057617F">
      <w:pPr>
        <w:pStyle w:val="Heading3"/>
        <w:pPrChange w:id="547" w:author="Raphael Malyankar" w:date="2023-08-31T22:24:00Z">
          <w:pPr>
            <w:pStyle w:val="Heading3"/>
            <w:tabs>
              <w:tab w:val="clear" w:pos="851"/>
              <w:tab w:val="left" w:pos="993"/>
            </w:tabs>
            <w:spacing w:after="120"/>
            <w:ind w:left="993" w:hanging="993"/>
          </w:pPr>
        </w:pPrChange>
      </w:pPr>
      <w:bookmarkStart w:id="548" w:name="_Toc144421287"/>
      <w:r w:rsidRPr="00D56521">
        <w:t>Introduction (informative)</w:t>
      </w:r>
      <w:bookmarkEnd w:id="548"/>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pPr>
        <w:pStyle w:val="Heading3"/>
        <w:pPrChange w:id="549" w:author="Raphael Malyankar" w:date="2023-08-31T22:24:00Z">
          <w:pPr>
            <w:pStyle w:val="Heading3"/>
            <w:tabs>
              <w:tab w:val="clear" w:pos="851"/>
              <w:tab w:val="left" w:pos="993"/>
            </w:tabs>
            <w:spacing w:after="120"/>
            <w:ind w:left="993" w:hanging="993"/>
          </w:pPr>
        </w:pPrChange>
      </w:pPr>
      <w:bookmarkStart w:id="550" w:name="_Ref49150167"/>
      <w:bookmarkStart w:id="551" w:name="_Toc144421288"/>
      <w:r w:rsidRPr="00D56521">
        <w:t>Guidelines for size and resolution</w:t>
      </w:r>
      <w:bookmarkEnd w:id="550"/>
      <w:bookmarkEnd w:id="551"/>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lastRenderedPageBreak/>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4"/>
      </w:r>
      <w:r w:rsidR="007A6680" w:rsidRPr="00D56521">
        <w:rPr>
          <w:noProof/>
          <w:vertAlign w:val="superscript"/>
        </w:rPr>
        <w:t>,</w:t>
      </w:r>
      <w:r w:rsidR="007A6680" w:rsidRPr="00D56521">
        <w:rPr>
          <w:rStyle w:val="FootnoteReference"/>
          <w:sz w:val="20"/>
          <w:vertAlign w:val="superscript"/>
          <w:lang w:val="en-GB"/>
        </w:rPr>
        <w:footnoteReference w:id="5"/>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pPr>
        <w:pStyle w:val="Heading3"/>
        <w:rPr>
          <w:noProof/>
        </w:rPr>
        <w:pPrChange w:id="552" w:author="Raphael Malyankar" w:date="2023-08-31T22:24:00Z">
          <w:pPr>
            <w:pStyle w:val="Heading3"/>
            <w:tabs>
              <w:tab w:val="clear" w:pos="851"/>
              <w:tab w:val="left" w:pos="993"/>
            </w:tabs>
            <w:spacing w:after="120"/>
            <w:ind w:left="993" w:hanging="993"/>
          </w:pPr>
        </w:pPrChange>
      </w:pPr>
      <w:bookmarkStart w:id="553" w:name="_Ref49150112"/>
      <w:bookmarkStart w:id="554" w:name="_Toc144421289"/>
      <w:r w:rsidRPr="00D56521">
        <w:rPr>
          <w:noProof/>
        </w:rPr>
        <w:t>Fonts</w:t>
      </w:r>
      <w:bookmarkEnd w:id="553"/>
      <w:bookmarkEnd w:id="554"/>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pPr>
        <w:pStyle w:val="Heading3"/>
        <w:rPr>
          <w:noProof/>
        </w:rPr>
        <w:pPrChange w:id="555" w:author="Raphael Malyankar" w:date="2023-08-31T22:24:00Z">
          <w:pPr>
            <w:pStyle w:val="Heading3"/>
            <w:tabs>
              <w:tab w:val="clear" w:pos="851"/>
              <w:tab w:val="left" w:pos="993"/>
            </w:tabs>
            <w:spacing w:after="120"/>
            <w:ind w:left="993" w:hanging="993"/>
          </w:pPr>
        </w:pPrChange>
      </w:pPr>
      <w:bookmarkStart w:id="556" w:name="_Toc144421290"/>
      <w:r w:rsidRPr="00D56521">
        <w:rPr>
          <w:noProof/>
        </w:rPr>
        <w:t>Zooming</w:t>
      </w:r>
      <w:bookmarkEnd w:id="556"/>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pPr>
        <w:pStyle w:val="Heading2"/>
        <w:rPr>
          <w:noProof/>
        </w:rPr>
        <w:pPrChange w:id="557" w:author="Raphael Malyankar" w:date="2023-08-31T22:24:00Z">
          <w:pPr>
            <w:pStyle w:val="Heading2"/>
            <w:tabs>
              <w:tab w:val="clear" w:pos="567"/>
              <w:tab w:val="left" w:pos="851"/>
            </w:tabs>
            <w:ind w:left="851" w:hanging="851"/>
          </w:pPr>
        </w:pPrChange>
      </w:pPr>
      <w:bookmarkStart w:id="558" w:name="_Toc144421291"/>
      <w:r w:rsidRPr="00D56521">
        <w:rPr>
          <w:noProof/>
        </w:rPr>
        <w:t>Mariner's options in symbols and linestyles</w:t>
      </w:r>
      <w:bookmarkEnd w:id="558"/>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pPr>
        <w:pStyle w:val="Heading2"/>
        <w:rPr>
          <w:noProof/>
        </w:rPr>
        <w:pPrChange w:id="559" w:author="Raphael Malyankar" w:date="2023-08-31T22:24:00Z">
          <w:pPr>
            <w:pStyle w:val="Heading2"/>
            <w:tabs>
              <w:tab w:val="clear" w:pos="567"/>
              <w:tab w:val="left" w:pos="851"/>
            </w:tabs>
            <w:ind w:left="851" w:hanging="851"/>
          </w:pPr>
        </w:pPrChange>
      </w:pPr>
      <w:bookmarkStart w:id="560" w:name="_Toc144421292"/>
      <w:r w:rsidRPr="00D56521">
        <w:rPr>
          <w:noProof/>
        </w:rPr>
        <w:t>Display orientation</w:t>
      </w:r>
      <w:bookmarkEnd w:id="560"/>
    </w:p>
    <w:p w14:paraId="39F53581" w14:textId="177AF3F7" w:rsidR="000002BE" w:rsidRPr="00D56521" w:rsidRDefault="000002BE" w:rsidP="00AA02E7">
      <w:pPr>
        <w:spacing w:after="120" w:line="240" w:lineRule="auto"/>
        <w:jc w:val="both"/>
        <w:rPr>
          <w:noProof/>
        </w:rPr>
      </w:pPr>
      <w:r w:rsidRPr="00D56521">
        <w:rPr>
          <w:noProof/>
        </w:rPr>
        <w:t xml:space="preserve">It should always be possible to display the </w:t>
      </w:r>
      <w:del w:id="561" w:author="Raphael Malyankar" w:date="2023-08-31T18:15:00Z">
        <w:r w:rsidRPr="00D56521" w:rsidDel="00F00C10">
          <w:rPr>
            <w:noProof/>
          </w:rPr>
          <w:delText xml:space="preserve">chart </w:delText>
        </w:r>
      </w:del>
      <w:ins w:id="562" w:author="Raphael Malyankar" w:date="2023-08-31T18:15:00Z">
        <w:r w:rsidR="00F00C10">
          <w:rPr>
            <w:noProof/>
          </w:rPr>
          <w:t>System Database information</w:t>
        </w:r>
        <w:r w:rsidR="00F00C10" w:rsidRPr="00D56521">
          <w:rPr>
            <w:noProof/>
          </w:rPr>
          <w:t xml:space="preserve"> </w:t>
        </w:r>
      </w:ins>
      <w:r w:rsidRPr="00D56521">
        <w:rPr>
          <w:noProof/>
        </w:rPr>
        <w:t xml:space="preserve">north-up (IMO </w:t>
      </w:r>
      <w:r w:rsidR="002F3CE7" w:rsidRPr="00D56521">
        <w:rPr>
          <w:noProof/>
        </w:rPr>
        <w:t>MSC.</w:t>
      </w:r>
      <w:del w:id="563" w:author="Raphael Malyankar" w:date="2023-08-31T18:15:00Z">
        <w:r w:rsidR="002F3CE7" w:rsidRPr="00D56521" w:rsidDel="00F00C10">
          <w:rPr>
            <w:noProof/>
          </w:rPr>
          <w:delText>232(82)</w:delText>
        </w:r>
      </w:del>
      <w:ins w:id="564" w:author="Raphael Malyankar" w:date="2023-08-31T18:15:00Z">
        <w:r w:rsidR="00F00C10">
          <w:rPr>
            <w:noProof/>
          </w:rPr>
          <w:t>530(106)</w:t>
        </w:r>
      </w:ins>
      <w:r w:rsidR="002F3CE7" w:rsidRPr="00D56521">
        <w:rPr>
          <w:noProof/>
        </w:rPr>
        <w:t xml:space="preserve">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lastRenderedPageBreak/>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pPr>
        <w:pStyle w:val="Heading2"/>
        <w:rPr>
          <w:noProof/>
        </w:rPr>
        <w:pPrChange w:id="565" w:author="Raphael Malyankar" w:date="2023-08-31T22:24:00Z">
          <w:pPr>
            <w:pStyle w:val="Heading2"/>
            <w:tabs>
              <w:tab w:val="clear" w:pos="567"/>
              <w:tab w:val="left" w:pos="851"/>
            </w:tabs>
            <w:ind w:left="851" w:hanging="851"/>
          </w:pPr>
        </w:pPrChange>
      </w:pPr>
      <w:bookmarkStart w:id="566" w:name="_Toc144421293"/>
      <w:r w:rsidRPr="00D56521">
        <w:rPr>
          <w:noProof/>
        </w:rPr>
        <w:t>Common text information</w:t>
      </w:r>
      <w:r w:rsidR="0004119A" w:rsidRPr="00D56521">
        <w:rPr>
          <w:noProof/>
        </w:rPr>
        <w:t xml:space="preserve"> attributes</w:t>
      </w:r>
      <w:bookmarkEnd w:id="566"/>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r w:rsidR="00363AAD" w:rsidRPr="00D56521">
        <w:t>guidelines</w:t>
      </w:r>
      <w:r w:rsidR="00721ED4" w:rsidRPr="00D56521">
        <w:t xml:space="preserve"> 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pPr>
        <w:pStyle w:val="Heading3"/>
        <w:pPrChange w:id="567" w:author="Raphael Malyankar" w:date="2023-08-31T22:24:00Z">
          <w:pPr>
            <w:pStyle w:val="Heading3"/>
            <w:tabs>
              <w:tab w:val="clear" w:pos="851"/>
              <w:tab w:val="left" w:pos="993"/>
            </w:tabs>
            <w:spacing w:after="120"/>
            <w:ind w:left="992" w:hanging="992"/>
          </w:pPr>
        </w:pPrChange>
      </w:pPr>
      <w:bookmarkStart w:id="568" w:name="_Toc144421294"/>
      <w:r w:rsidRPr="00D56521">
        <w:t>Feature names</w:t>
      </w:r>
      <w:bookmarkEnd w:id="568"/>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boolean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r w:rsidR="0011580C" w:rsidRPr="00D56521">
        <w:rPr>
          <w:i/>
          <w:iCs/>
        </w:rPr>
        <w:t>displayName</w:t>
      </w:r>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r w:rsidR="0011580C" w:rsidRPr="00D56521">
        <w:rPr>
          <w:i/>
          <w:iCs/>
        </w:rPr>
        <w:t>displayName</w:t>
      </w:r>
      <w:r w:rsidR="00454CC1" w:rsidRPr="00D56521">
        <w:t>.</w:t>
      </w:r>
    </w:p>
    <w:p w14:paraId="586501BB" w14:textId="4F4988C6" w:rsidR="000A7AFE" w:rsidRPr="00D56521" w:rsidRDefault="004D0AE3">
      <w:pPr>
        <w:pStyle w:val="Heading3"/>
        <w:pPrChange w:id="569" w:author="Raphael Malyankar" w:date="2023-08-31T22:24:00Z">
          <w:pPr>
            <w:pStyle w:val="Heading3"/>
            <w:tabs>
              <w:tab w:val="clear" w:pos="851"/>
              <w:tab w:val="left" w:pos="993"/>
            </w:tabs>
            <w:spacing w:after="120"/>
            <w:ind w:left="992" w:hanging="992"/>
          </w:pPr>
        </w:pPrChange>
      </w:pPr>
      <w:bookmarkStart w:id="570" w:name="_Toc144421295"/>
      <w:r w:rsidRPr="00D56521">
        <w:t>Generic attribute</w:t>
      </w:r>
      <w:r w:rsidR="00363AAD" w:rsidRPr="00D56521">
        <w:t xml:space="preserve"> </w:t>
      </w:r>
      <w:r w:rsidRPr="00D56521">
        <w:t>“</w:t>
      </w:r>
      <w:r w:rsidR="00363AAD" w:rsidRPr="00D56521">
        <w:t>information</w:t>
      </w:r>
      <w:r w:rsidRPr="00D56521">
        <w:t>”</w:t>
      </w:r>
      <w:bookmarkEnd w:id="570"/>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L</w:t>
      </w:r>
      <w:r w:rsidRPr="00D56521">
        <w:rPr>
          <w:i/>
          <w:iCs/>
        </w:rPr>
        <w:t>ocator</w:t>
      </w:r>
      <w:r w:rsidR="006B4F8B" w:rsidRPr="00D56521">
        <w:t xml:space="preserve">: </w:t>
      </w:r>
      <w:r w:rsidR="00AA02E7" w:rsidRPr="00D56521">
        <w:t>I</w:t>
      </w:r>
      <w:r w:rsidR="006B4F8B" w:rsidRPr="00D56521">
        <w:t xml:space="preserve">ndicator for location of text within the file named by </w:t>
      </w:r>
      <w:r w:rsidR="006B4F8B" w:rsidRPr="00D56521">
        <w:rPr>
          <w:i/>
          <w:iCs/>
        </w:rPr>
        <w:t>fileReference</w:t>
      </w:r>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r w:rsidRPr="00D56521">
        <w:rPr>
          <w:i/>
          <w:iCs/>
        </w:rPr>
        <w:t>file</w:t>
      </w:r>
      <w:r w:rsidR="006B4F8B" w:rsidRPr="00D56521">
        <w:rPr>
          <w:i/>
          <w:iCs/>
        </w:rPr>
        <w:t>R</w:t>
      </w:r>
      <w:r w:rsidRPr="00D56521">
        <w:rPr>
          <w:i/>
          <w:iCs/>
        </w:rPr>
        <w:t>eference</w:t>
      </w:r>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r w:rsidR="006B4F8B" w:rsidRPr="00D56521">
        <w:rPr>
          <w:i/>
          <w:iCs/>
        </w:rPr>
        <w:t>fileReference</w:t>
      </w:r>
      <w:r w:rsidR="004D0AE3" w:rsidRPr="00D56521">
        <w:t xml:space="preserve"> (specifically, the section indicated by </w:t>
      </w:r>
      <w:r w:rsidR="004D0AE3" w:rsidRPr="00D56521">
        <w:rPr>
          <w:i/>
          <w:iCs/>
        </w:rPr>
        <w:t>fileLocator</w:t>
      </w:r>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r w:rsidRPr="00D56521">
        <w:rPr>
          <w:i/>
          <w:iCs/>
        </w:rPr>
        <w:t>fileReference</w:t>
      </w:r>
      <w:r w:rsidRPr="00D56521">
        <w:t>” or “</w:t>
      </w:r>
      <w:r w:rsidRPr="00D56521">
        <w:rPr>
          <w:i/>
          <w:iCs/>
        </w:rPr>
        <w:t>text</w:t>
      </w:r>
      <w:r w:rsidRPr="00D56521">
        <w:t>” must be populated</w:t>
      </w:r>
      <w:r w:rsidR="004D0AE3" w:rsidRPr="00D56521">
        <w:t xml:space="preserve"> (usually only one of the two)</w:t>
      </w:r>
      <w:r w:rsidRPr="00D56521">
        <w:t>.</w:t>
      </w:r>
    </w:p>
    <w:p w14:paraId="6F4D75A5" w14:textId="54CFB534"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r w:rsidR="000C5D35" w:rsidRPr="00D56521">
        <w:t xml:space="preserve">can 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r w:rsidR="0099129A" w:rsidRPr="00D56521">
        <w:rPr>
          <w:i/>
          <w:iCs/>
        </w:rPr>
        <w:t>fileReference</w:t>
      </w:r>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pPr>
        <w:pStyle w:val="Heading2"/>
        <w:pPrChange w:id="571" w:author="Raphael Malyankar" w:date="2023-08-31T22:24:00Z">
          <w:pPr>
            <w:pStyle w:val="Heading2"/>
            <w:tabs>
              <w:tab w:val="clear" w:pos="567"/>
              <w:tab w:val="left" w:pos="851"/>
            </w:tabs>
            <w:ind w:left="851" w:hanging="851"/>
          </w:pPr>
        </w:pPrChange>
      </w:pPr>
      <w:bookmarkStart w:id="572" w:name="_Toc144421296"/>
      <w:r w:rsidRPr="00D56521">
        <w:t>Queries</w:t>
      </w:r>
      <w:bookmarkEnd w:id="572"/>
    </w:p>
    <w:p w14:paraId="0E38433B" w14:textId="78FD7A50" w:rsidR="00CB627A" w:rsidRPr="00D56521" w:rsidRDefault="00CB627A" w:rsidP="00F91862">
      <w:pPr>
        <w:spacing w:after="120" w:line="240" w:lineRule="auto"/>
        <w:jc w:val="both"/>
      </w:pPr>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573" w:name="_Toc46655819"/>
      <w:bookmarkStart w:id="574" w:name="_Toc46659203"/>
      <w:bookmarkStart w:id="575" w:name="_Toc46659382"/>
      <w:bookmarkStart w:id="576" w:name="_Toc47457023"/>
      <w:bookmarkStart w:id="577" w:name="_Toc47574699"/>
      <w:bookmarkStart w:id="578" w:name="_Toc47618759"/>
      <w:bookmarkStart w:id="579" w:name="_Toc47651177"/>
      <w:bookmarkStart w:id="580" w:name="_Toc47708102"/>
      <w:bookmarkStart w:id="581" w:name="_Toc47708364"/>
      <w:bookmarkStart w:id="582" w:name="_Toc47708598"/>
      <w:bookmarkStart w:id="583" w:name="_Toc144421297"/>
      <w:bookmarkEnd w:id="573"/>
      <w:bookmarkEnd w:id="574"/>
      <w:bookmarkEnd w:id="575"/>
      <w:bookmarkEnd w:id="576"/>
      <w:bookmarkEnd w:id="577"/>
      <w:bookmarkEnd w:id="578"/>
      <w:bookmarkEnd w:id="579"/>
      <w:bookmarkEnd w:id="580"/>
      <w:bookmarkEnd w:id="581"/>
      <w:bookmarkEnd w:id="582"/>
      <w:r w:rsidRPr="00D56521">
        <w:rPr>
          <w:noProof/>
        </w:rPr>
        <w:t>Text</w:t>
      </w:r>
      <w:r w:rsidR="00007DC7" w:rsidRPr="00D56521">
        <w:rPr>
          <w:noProof/>
        </w:rPr>
        <w:t xml:space="preserve"> and Graphics</w:t>
      </w:r>
      <w:bookmarkEnd w:id="583"/>
    </w:p>
    <w:p w14:paraId="12BBF4C9" w14:textId="241B50CC" w:rsidR="007D243B" w:rsidRPr="00D56521" w:rsidRDefault="007D243B">
      <w:pPr>
        <w:pStyle w:val="Heading2"/>
        <w:rPr>
          <w:noProof/>
        </w:rPr>
        <w:pPrChange w:id="584" w:author="Raphael Malyankar" w:date="2023-08-31T22:24:00Z">
          <w:pPr>
            <w:pStyle w:val="Heading2"/>
            <w:tabs>
              <w:tab w:val="clear" w:pos="567"/>
              <w:tab w:val="left" w:pos="851"/>
            </w:tabs>
            <w:ind w:left="851" w:hanging="851"/>
          </w:pPr>
        </w:pPrChange>
      </w:pPr>
      <w:bookmarkStart w:id="585" w:name="_Toc144421298"/>
      <w:r w:rsidRPr="00D56521">
        <w:rPr>
          <w:noProof/>
        </w:rPr>
        <w:t>Text as part of the display</w:t>
      </w:r>
      <w:bookmarkEnd w:id="585"/>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lastRenderedPageBreak/>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45FA567A" w:rsidR="007D243B" w:rsidRPr="00D56521" w:rsidRDefault="001F2CFE">
      <w:pPr>
        <w:pStyle w:val="Heading2"/>
        <w:rPr>
          <w:noProof/>
        </w:rPr>
        <w:pPrChange w:id="586" w:author="Raphael Malyankar" w:date="2023-08-31T22:24:00Z">
          <w:pPr>
            <w:pStyle w:val="Heading2"/>
            <w:tabs>
              <w:tab w:val="clear" w:pos="567"/>
              <w:tab w:val="left" w:pos="851"/>
            </w:tabs>
            <w:ind w:left="851" w:hanging="851"/>
          </w:pPr>
        </w:pPrChange>
      </w:pPr>
      <w:bookmarkStart w:id="587" w:name="_Toc144421299"/>
      <w:bookmarkStart w:id="588" w:name="_Ref46675037"/>
      <w:r w:rsidRPr="00D56521">
        <w:rPr>
          <w:noProof/>
        </w:rPr>
        <w:t>Viewing groups used for t</w:t>
      </w:r>
      <w:r w:rsidR="007D243B" w:rsidRPr="00D56521">
        <w:rPr>
          <w:noProof/>
        </w:rPr>
        <w:t>ext</w:t>
      </w:r>
      <w:bookmarkEnd w:id="587"/>
      <w:r w:rsidR="007D243B" w:rsidRPr="00D56521">
        <w:rPr>
          <w:noProof/>
        </w:rPr>
        <w:t xml:space="preserve"> </w:t>
      </w:r>
      <w:bookmarkEnd w:id="588"/>
    </w:p>
    <w:p w14:paraId="3498957B" w14:textId="1EC00C89" w:rsidR="00537C3C" w:rsidRPr="00D56521" w:rsidRDefault="00632C0D" w:rsidP="00F91862">
      <w:pPr>
        <w:spacing w:after="120" w:line="240" w:lineRule="auto"/>
        <w:jc w:val="both"/>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6"/>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lastRenderedPageBreak/>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589" w:name="_Ref44337723"/>
      <w:bookmarkStart w:id="590"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589"/>
      <w:r w:rsidRPr="00D56521">
        <w:t xml:space="preserve"> - Viewing groups for text</w:t>
      </w:r>
      <w:bookmarkEnd w:id="590"/>
    </w:p>
    <w:p w14:paraId="3BB8FDE2" w14:textId="77777777" w:rsidR="00987562" w:rsidRPr="00D56521" w:rsidRDefault="00987562" w:rsidP="00987562">
      <w:pPr>
        <w:spacing w:after="120" w:line="240" w:lineRule="auto"/>
      </w:pPr>
    </w:p>
    <w:p w14:paraId="06F02E83" w14:textId="43EB3C2C" w:rsidR="007D243B" w:rsidRPr="00D56521" w:rsidRDefault="001F2CFE">
      <w:pPr>
        <w:pStyle w:val="Heading2"/>
        <w:rPr>
          <w:noProof/>
        </w:rPr>
        <w:pPrChange w:id="591" w:author="Raphael Malyankar" w:date="2023-08-31T22:24:00Z">
          <w:pPr>
            <w:pStyle w:val="Heading2"/>
            <w:tabs>
              <w:tab w:val="clear" w:pos="567"/>
              <w:tab w:val="left" w:pos="851"/>
            </w:tabs>
            <w:ind w:left="851" w:hanging="851"/>
          </w:pPr>
        </w:pPrChange>
      </w:pPr>
      <w:bookmarkStart w:id="592" w:name="_Toc144421300"/>
      <w:r w:rsidRPr="00D56521">
        <w:rPr>
          <w:noProof/>
        </w:rPr>
        <w:t>Viewing group layers used for text</w:t>
      </w:r>
      <w:bookmarkEnd w:id="592"/>
    </w:p>
    <w:p w14:paraId="57F6885B" w14:textId="1A4EFC7D" w:rsidR="007D243B" w:rsidRPr="00D56521" w:rsidRDefault="007D243B" w:rsidP="00987562">
      <w:pPr>
        <w:spacing w:after="120" w:line="240" w:lineRule="auto"/>
        <w:jc w:val="both"/>
        <w:rPr>
          <w:noProof/>
        </w:rPr>
      </w:pPr>
      <w:r w:rsidRPr="00D56521">
        <w:rPr>
          <w:noProof/>
        </w:rPr>
        <w:t xml:space="preserve">To enable the Mariner to make selections regarding the text visible in the chart display the ECDIS should use the individual text groups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r w:rsidR="00632C0D" w:rsidRPr="00D56521">
        <w:rPr>
          <w:noProof/>
        </w:rPr>
        <w:t xml:space="preserve"> </w:t>
      </w:r>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p>
    <w:p w14:paraId="7B9F9C53" w14:textId="50EF3B3D"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the following text group layers should 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593"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593"/>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pPr>
        <w:pStyle w:val="Heading2"/>
        <w:rPr>
          <w:noProof/>
        </w:rPr>
        <w:pPrChange w:id="594" w:author="Raphael Malyankar" w:date="2023-08-31T22:24:00Z">
          <w:pPr>
            <w:pStyle w:val="Heading2"/>
            <w:tabs>
              <w:tab w:val="clear" w:pos="567"/>
              <w:tab w:val="left" w:pos="851"/>
            </w:tabs>
            <w:ind w:left="851" w:hanging="851"/>
          </w:pPr>
        </w:pPrChange>
      </w:pPr>
      <w:bookmarkStart w:id="595" w:name="_Toc144421301"/>
      <w:r w:rsidRPr="00D56521">
        <w:rPr>
          <w:noProof/>
        </w:rPr>
        <w:t>Abbreviations</w:t>
      </w:r>
      <w:bookmarkEnd w:id="595"/>
    </w:p>
    <w:p w14:paraId="7A0211A3" w14:textId="49645677" w:rsidR="007D243B" w:rsidRPr="00D56521" w:rsidRDefault="007D243B" w:rsidP="00620930">
      <w:pPr>
        <w:spacing w:after="120" w:line="240" w:lineRule="auto"/>
        <w:jc w:val="both"/>
        <w:rPr>
          <w:noProof/>
        </w:rPr>
      </w:pPr>
      <w:r w:rsidRPr="00D56521">
        <w:rPr>
          <w:noProof/>
        </w:rPr>
        <w:t xml:space="preserve">The abbreviations listed below are to be used on the ECDIS display. The meanings of the abbreviations should 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pPr>
        <w:pStyle w:val="Heading3"/>
        <w:rPr>
          <w:noProof/>
        </w:rPr>
        <w:pPrChange w:id="596" w:author="Raphael Malyankar" w:date="2023-08-31T22:24:00Z">
          <w:pPr>
            <w:pStyle w:val="Heading3"/>
            <w:tabs>
              <w:tab w:val="clear" w:pos="851"/>
              <w:tab w:val="left" w:pos="993"/>
            </w:tabs>
            <w:spacing w:after="120"/>
            <w:ind w:left="992" w:hanging="992"/>
          </w:pPr>
        </w:pPrChange>
      </w:pPr>
      <w:bookmarkStart w:id="597" w:name="_Toc144421302"/>
      <w:r w:rsidRPr="00D56521">
        <w:rPr>
          <w:noProof/>
        </w:rPr>
        <w:t>T</w:t>
      </w:r>
      <w:r w:rsidR="007D243B" w:rsidRPr="00D56521">
        <w:rPr>
          <w:noProof/>
        </w:rPr>
        <w:t>ext abbreviations</w:t>
      </w:r>
      <w:bookmarkEnd w:id="597"/>
    </w:p>
    <w:p w14:paraId="2D416497" w14:textId="30B5AEF4" w:rsidR="00C7054E" w:rsidRPr="00D56521" w:rsidRDefault="007D243B" w:rsidP="00620930">
      <w:pPr>
        <w:spacing w:after="120" w:line="240" w:lineRule="auto"/>
        <w:jc w:val="both"/>
        <w:rPr>
          <w:noProof/>
        </w:rPr>
      </w:pPr>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p>
    <w:p w14:paraId="2544E5B8" w14:textId="292CA4A9" w:rsidR="007D243B" w:rsidRPr="00D56521" w:rsidRDefault="00C7054E" w:rsidP="00620930">
      <w:pPr>
        <w:spacing w:after="120" w:line="240" w:lineRule="auto"/>
        <w:jc w:val="both"/>
        <w:rPr>
          <w:noProof/>
        </w:rPr>
      </w:pPr>
      <w:r w:rsidRPr="00D56521">
        <w:rPr>
          <w:noProof/>
        </w:rPr>
        <w:t>NOTE:. See the Lua documentation for further details.</w:t>
      </w:r>
      <w:r w:rsidR="009337C7" w:rsidRPr="00D56521">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lastRenderedPageBreak/>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5EB23175" w:rsidR="00424521" w:rsidRPr="00D56521" w:rsidRDefault="00424521" w:rsidP="004E61EE">
            <w:pPr>
              <w:keepNext/>
              <w:tabs>
                <w:tab w:val="left" w:pos="690"/>
                <w:tab w:val="left" w:pos="960"/>
              </w:tabs>
              <w:ind w:left="960" w:hanging="960"/>
              <w:rPr>
                <w:noProof/>
              </w:rPr>
            </w:pPr>
            <w:r w:rsidRPr="00D56521">
              <w:rPr>
                <w:noProof/>
              </w:rPr>
              <w:t xml:space="preserve">Varn </w:t>
            </w:r>
            <w:r w:rsidRPr="00D56521">
              <w:rPr>
                <w:noProof/>
              </w:rPr>
              <w:tab/>
              <w:t>=</w:t>
            </w:r>
            <w:r w:rsidR="00732957" w:rsidRPr="00D56521">
              <w:rPr>
                <w:noProof/>
              </w:rPr>
              <w:tab/>
            </w:r>
            <w:r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598"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598"/>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p>
    <w:p w14:paraId="34C33955" w14:textId="77777777" w:rsidR="0091366D" w:rsidRPr="00D56521" w:rsidRDefault="0091366D" w:rsidP="00620930">
      <w:pPr>
        <w:spacing w:after="120" w:line="240" w:lineRule="auto"/>
        <w:jc w:val="both"/>
        <w:rPr>
          <w:noProof/>
        </w:rPr>
      </w:pPr>
    </w:p>
    <w:p w14:paraId="68C6C1A1" w14:textId="72336998" w:rsidR="00A506D7" w:rsidRPr="00D56521" w:rsidRDefault="00A506D7">
      <w:pPr>
        <w:pStyle w:val="Heading2"/>
        <w:rPr>
          <w:noProof/>
        </w:rPr>
        <w:pPrChange w:id="599" w:author="Raphael Malyankar" w:date="2023-08-31T22:24:00Z">
          <w:pPr>
            <w:pStyle w:val="Heading2"/>
            <w:tabs>
              <w:tab w:val="clear" w:pos="567"/>
              <w:tab w:val="left" w:pos="851"/>
            </w:tabs>
            <w:ind w:left="851" w:hanging="851"/>
          </w:pPr>
        </w:pPrChange>
      </w:pPr>
      <w:bookmarkStart w:id="600" w:name="_Ref47356601"/>
      <w:bookmarkStart w:id="601" w:name="_Toc144421303"/>
      <w:r w:rsidRPr="00D56521">
        <w:rPr>
          <w:noProof/>
        </w:rPr>
        <w:t>Additional information in text form</w:t>
      </w:r>
      <w:bookmarkEnd w:id="600"/>
      <w:bookmarkEnd w:id="601"/>
    </w:p>
    <w:p w14:paraId="7A679603" w14:textId="3328E75C"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r w:rsidR="00D43782" w:rsidRPr="00D56521">
        <w:rPr>
          <w:noProof/>
        </w:rPr>
        <w:t xml:space="preserve"> 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del w:id="602" w:author="Raphael Malyankar" w:date="2023-08-31T21:51:00Z">
        <w:r w:rsidRPr="00D56521" w:rsidDel="007821F2">
          <w:rPr>
            <w:noProof/>
          </w:rPr>
          <w:delText>S-101</w:delText>
        </w:r>
      </w:del>
      <w:ins w:id="603" w:author="Raphael Malyankar" w:date="2023-08-31T21:51:00Z">
        <w:r w:rsidR="007821F2">
          <w:rPr>
            <w:noProof/>
          </w:rPr>
          <w:t>Several product specifications</w:t>
        </w:r>
      </w:ins>
      <w:r w:rsidRPr="00D56521">
        <w:rPr>
          <w:noProof/>
        </w:rPr>
        <w:t xml:space="preserve"> restrict</w:t>
      </w:r>
      <w:del w:id="604" w:author="Raphael Malyankar" w:date="2023-08-31T21:51:00Z">
        <w:r w:rsidRPr="00D56521" w:rsidDel="007821F2">
          <w:rPr>
            <w:noProof/>
          </w:rPr>
          <w:delText>s</w:delText>
        </w:r>
      </w:del>
      <w:r w:rsidRPr="00D56521">
        <w:rPr>
          <w:noProof/>
        </w:rPr>
        <w:t xml:space="preserve"> this set to text, HTML, and XML.</w:t>
      </w:r>
      <w:ins w:id="605" w:author="Raphael Malyankar" w:date="2023-08-31T22:06:00Z">
        <w:r w:rsidR="00711D88">
          <w:rPr>
            <w:noProof/>
          </w:rPr>
          <w:t xml:space="preserve"> </w:t>
        </w:r>
      </w:ins>
      <w:del w:id="606"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607"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ins w:id="608" w:author="Raphael Malyankar" w:date="2023-08-31T22:13:00Z">
        <w:r>
          <w:rPr>
            <w:noProof/>
          </w:rPr>
          <w:lastRenderedPageBreak/>
          <w:t>Only text, HTML or XML can be used f</w:t>
        </w:r>
      </w:ins>
      <w:ins w:id="609" w:author="Raphael Malyankar" w:date="2023-08-31T22:14:00Z">
        <w:r>
          <w:rPr>
            <w:noProof/>
          </w:rPr>
          <w:t xml:space="preserve">or support files providing additional information. </w:t>
        </w:r>
      </w:ins>
      <w:ins w:id="610" w:author="Raphael Malyankar" w:date="2023-08-31T22:09:00Z">
        <w:r>
          <w:rPr>
            <w:noProof/>
          </w:rPr>
          <w:t>JPEG may be used for graphics referenced in HTML files</w:t>
        </w:r>
        <w:r>
          <w:rPr>
            <w:rStyle w:val="FootnoteReference"/>
          </w:rPr>
          <w:footnoteReference w:id="7"/>
        </w:r>
        <w:r>
          <w:rPr>
            <w:noProof/>
          </w:rPr>
          <w:t>.</w:t>
        </w:r>
      </w:ins>
      <w:ins w:id="617" w:author="Raphael Malyankar" w:date="2023-08-31T22:10:00Z">
        <w:r>
          <w:rPr>
            <w:noProof/>
          </w:rPr>
          <w:t xml:space="preserve"> CSS files may be used for styling.</w:t>
        </w:r>
      </w:ins>
      <w:ins w:id="618" w:author="Raphael Malyankar" w:date="2023-08-31T22:12:00Z">
        <w:r>
          <w:rPr>
            <w:noProof/>
          </w:rPr>
          <w:t xml:space="preserve"> If used by a support file, </w:t>
        </w:r>
      </w:ins>
      <w:ins w:id="619" w:author="Raphael Malyankar" w:date="2023-08-31T22:14:00Z">
        <w:r>
          <w:rPr>
            <w:noProof/>
          </w:rPr>
          <w:t>JP</w:t>
        </w:r>
      </w:ins>
      <w:ins w:id="620" w:author="Raphael Malyankar" w:date="2023-08-31T22:15:00Z">
        <w:r>
          <w:rPr>
            <w:noProof/>
          </w:rPr>
          <w:t>EG and CSS files</w:t>
        </w:r>
      </w:ins>
      <w:ins w:id="621" w:author="Raphael Malyankar" w:date="2023-08-31T22:11:00Z">
        <w:r>
          <w:rPr>
            <w:noProof/>
          </w:rPr>
          <w:t xml:space="preserve"> should </w:t>
        </w:r>
      </w:ins>
      <w:ins w:id="622"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623" w:name="_Ref49156050"/>
      <w:r w:rsidR="00CE0E38" w:rsidRPr="00BA7446">
        <w:rPr>
          <w:rStyle w:val="FootnoteReference"/>
          <w:sz w:val="20"/>
          <w:vertAlign w:val="superscript"/>
          <w:lang w:val="en-GB"/>
        </w:rPr>
        <w:footnoteReference w:id="8"/>
      </w:r>
      <w:bookmarkEnd w:id="623"/>
      <w:r w:rsidRPr="00D56521">
        <w:rPr>
          <w:noProof/>
        </w:rPr>
        <w:t>.</w:t>
      </w:r>
      <w:ins w:id="624" w:author="Raphael Malyankar" w:date="2023-09-01T01:01:00Z">
        <w:r w:rsidR="00BA7446">
          <w:rPr>
            <w:noProof/>
          </w:rPr>
          <w:t xml:space="preserve"> Including </w:t>
        </w:r>
      </w:ins>
      <w:ins w:id="625"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p>
    <w:p w14:paraId="383CF6A4" w14:textId="1D9012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626" w:author="Raphael Malyankar" w:date="2023-08-31T22:10:00Z">
        <w:r w:rsidR="00E21C40" w:rsidRPr="00E21C40">
          <w:rPr>
            <w:rStyle w:val="FootnoteReference"/>
            <w:sz w:val="20"/>
            <w:vertAlign w:val="superscript"/>
            <w:lang w:val="en-GB"/>
            <w:rPrChange w:id="627" w:author="Raphael Malyankar" w:date="2023-08-31T22:10:00Z">
              <w:rPr>
                <w:noProof/>
                <w:vertAlign w:val="superscript"/>
              </w:rPr>
            </w:rPrChange>
          </w:rPr>
          <w:t>8</w:t>
        </w:r>
      </w:ins>
      <w:del w:id="628"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p>
    <w:p w14:paraId="5DF9A416" w14:textId="02641B58" w:rsidR="000C04E3" w:rsidRDefault="007A427F" w:rsidP="00AE2737">
      <w:pPr>
        <w:pStyle w:val="ListParagraph"/>
        <w:numPr>
          <w:ilvl w:val="0"/>
          <w:numId w:val="41"/>
        </w:numPr>
        <w:spacing w:after="120" w:line="240" w:lineRule="auto"/>
        <w:jc w:val="both"/>
        <w:rPr>
          <w:ins w:id="629" w:author="Raphael Malyankar" w:date="2023-08-31T22:07:00Z"/>
          <w:noProof/>
        </w:rPr>
      </w:pPr>
      <w:r w:rsidRPr="00D56521">
        <w:rPr>
          <w:noProof/>
        </w:rPr>
        <w:t>Manufacturers should not attemp</w:t>
      </w:r>
      <w:r w:rsidR="00283991" w:rsidRPr="00D56521">
        <w:rPr>
          <w:noProof/>
        </w:rPr>
        <w:t>t</w:t>
      </w:r>
      <w:r w:rsidRPr="00D56521">
        <w:rPr>
          <w:noProof/>
        </w:rPr>
        <w:t xml:space="preserve"> to </w:t>
      </w:r>
      <w:r w:rsidR="00EA153B" w:rsidRPr="00D56521">
        <w:rPr>
          <w:noProof/>
        </w:rPr>
        <w:t xml:space="preserve">display </w:t>
      </w:r>
      <w:r w:rsidR="00C77ACA" w:rsidRPr="00D56521">
        <w:rPr>
          <w:noProof/>
        </w:rPr>
        <w:t>information encoded in</w:t>
      </w:r>
      <w:r w:rsidR="00EA153B" w:rsidRPr="00D56521">
        <w:rPr>
          <w:noProof/>
        </w:rPr>
        <w:t xml:space="preserve"> </w:t>
      </w:r>
      <w:r w:rsidR="00EA153B" w:rsidRPr="00D56521">
        <w:rPr>
          <w:i/>
          <w:iCs/>
          <w:noProof/>
        </w:rPr>
        <w:t>information</w:t>
      </w:r>
      <w:r w:rsidR="00EA153B" w:rsidRPr="00D56521">
        <w:rPr>
          <w:noProof/>
        </w:rPr>
        <w:t xml:space="preserve"> or </w:t>
      </w:r>
      <w:r w:rsidR="00EA153B" w:rsidRPr="00D56521">
        <w:rPr>
          <w:i/>
          <w:iCs/>
          <w:noProof/>
        </w:rPr>
        <w:t>textContent</w:t>
      </w:r>
      <w:r w:rsidR="00EA153B" w:rsidRPr="00D56521">
        <w:rPr>
          <w:noProof/>
        </w:rPr>
        <w:t xml:space="preserve"> attributes, or the content of text support files, that is in any format</w:t>
      </w:r>
      <w:r w:rsidR="0096705E" w:rsidRPr="00D56521">
        <w:rPr>
          <w:noProof/>
        </w:rPr>
        <w:t xml:space="preserve"> other than plain text, HTML, or XML</w:t>
      </w:r>
      <w:r w:rsidR="00C75333" w:rsidRPr="00D56521">
        <w:rPr>
          <w:noProof/>
        </w:rPr>
        <w:t>.</w:t>
      </w:r>
      <w:r w:rsidR="0096705E" w:rsidRPr="00D56521">
        <w:rPr>
          <w:noProof/>
        </w:rPr>
        <w:t xml:space="preserve"> Specifically, PDF files should not be opened.</w:t>
      </w:r>
      <w:r w:rsidR="00C75333" w:rsidRPr="00D56521">
        <w:rPr>
          <w:noProof/>
        </w:rPr>
        <w:t xml:space="preserve"> Instead</w:t>
      </w:r>
      <w:r w:rsidR="0096705E" w:rsidRPr="00D56521">
        <w:rPr>
          <w:noProof/>
        </w:rPr>
        <w:t xml:space="preserve"> the interface should show an indication of a file type that cannot be opened on the ECDIS</w:t>
      </w:r>
      <w:r w:rsidRPr="00D56521">
        <w:rPr>
          <w:noProof/>
        </w:rPr>
        <w:t>, for example, the file type with a “not allowed” icon superimposed (</w:t>
      </w:r>
      <w:r w:rsidRPr="00D56521">
        <w:rPr>
          <w:noProof/>
        </w:rPr>
        <w:fldChar w:fldCharType="begin"/>
      </w:r>
      <w:r w:rsidRPr="00D56521">
        <w:rPr>
          <w:noProof/>
        </w:rPr>
        <w:instrText xml:space="preserve"> REF _Ref47282754 \h </w:instrText>
      </w:r>
      <w:r w:rsidR="00D56521" w:rsidRPr="00D56521">
        <w:rPr>
          <w:noProof/>
        </w:rPr>
        <w:instrText xml:space="preserve"> \* MERGEFORMAT </w:instrText>
      </w:r>
      <w:r w:rsidRPr="00D56521">
        <w:rPr>
          <w:noProof/>
        </w:rPr>
      </w:r>
      <w:r w:rsidRPr="00D56521">
        <w:rPr>
          <w:noProof/>
        </w:rPr>
        <w:fldChar w:fldCharType="separate"/>
      </w:r>
      <w:r w:rsidR="00832978" w:rsidRPr="00D56521">
        <w:t>Table C-</w:t>
      </w:r>
      <w:r w:rsidR="00832978">
        <w:t>7</w:t>
      </w:r>
      <w:r w:rsidRPr="00D56521">
        <w:rPr>
          <w:noProof/>
        </w:rPr>
        <w:fldChar w:fldCharType="end"/>
      </w:r>
      <w:r w:rsidRPr="00D56521">
        <w:rPr>
          <w:noProof/>
        </w:rPr>
        <w:t>)</w:t>
      </w:r>
      <w:r w:rsidR="0096705E" w:rsidRPr="00D56521">
        <w:rPr>
          <w:noProof/>
        </w:rPr>
        <w:t>.</w:t>
      </w:r>
      <w:r w:rsidRPr="00D56521">
        <w:rPr>
          <w:noProof/>
        </w:rPr>
        <w:t xml:space="preserve"> Clicking on this indication should provide an appropriate message to the user</w:t>
      </w:r>
      <w:r w:rsidR="00283991" w:rsidRPr="00D56521">
        <w:rPr>
          <w:noProof/>
        </w:rPr>
        <w:t>, for example “This file type cannot be displayed on an ECDIS, but may be readable on other systems.”</w:t>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630" w:author="Raphael Malyankar" w:date="2023-09-01T01:09:00Z">
        <w:r w:rsidR="00DD34E4">
          <w:rPr>
            <w:noProof/>
          </w:rPr>
          <w:t xml:space="preserve">; however, in that case plain text files should be </w:t>
        </w:r>
      </w:ins>
      <w:ins w:id="631" w:author="Raphael Malyankar" w:date="2023-09-01T01:11:00Z">
        <w:r w:rsidR="00DD34E4">
          <w:rPr>
            <w:noProof/>
          </w:rPr>
          <w:t>converted</w:t>
        </w:r>
      </w:ins>
      <w:ins w:id="632" w:author="Raphael Malyankar" w:date="2023-09-01T01:09:00Z">
        <w:r w:rsidR="00DD34E4">
          <w:rPr>
            <w:noProof/>
          </w:rPr>
          <w:t xml:space="preserve"> </w:t>
        </w:r>
      </w:ins>
      <w:ins w:id="633" w:author="Raphael Malyankar" w:date="2023-09-01T01:29:00Z">
        <w:r w:rsidR="00E22612">
          <w:rPr>
            <w:noProof/>
          </w:rPr>
          <w:t>to</w:t>
        </w:r>
      </w:ins>
      <w:ins w:id="634" w:author="Raphael Malyankar" w:date="2023-09-01T01:09:00Z">
        <w:r w:rsidR="00DD34E4">
          <w:rPr>
            <w:noProof/>
          </w:rPr>
          <w:t xml:space="preserve"> HTML or XML, </w:t>
        </w:r>
      </w:ins>
      <w:ins w:id="635" w:author="Raphael Malyankar" w:date="2023-09-01T01:10:00Z">
        <w:r w:rsidR="00DD34E4">
          <w:rPr>
            <w:noProof/>
          </w:rPr>
          <w:t>for which</w:t>
        </w:r>
      </w:ins>
      <w:ins w:id="636" w:author="Raphael Malyankar" w:date="2023-09-01T01:09:00Z">
        <w:r w:rsidR="00DD34E4">
          <w:rPr>
            <w:noProof/>
          </w:rPr>
          <w:t xml:space="preserve"> </w:t>
        </w:r>
      </w:ins>
      <w:ins w:id="637" w:author="Raphael Malyankar" w:date="2023-09-01T01:11:00Z">
        <w:r w:rsidR="00DD34E4">
          <w:rPr>
            <w:noProof/>
          </w:rPr>
          <w:t xml:space="preserve">fragment identifiers are part of the respective </w:t>
        </w:r>
      </w:ins>
      <w:ins w:id="638" w:author="Raphael Malyankar" w:date="2023-09-01T01:12:00Z">
        <w:r w:rsidR="00DD34E4">
          <w:rPr>
            <w:noProof/>
          </w:rPr>
          <w:t xml:space="preserve">specifications and more amenable to programmatic use than </w:t>
        </w:r>
      </w:ins>
      <w:ins w:id="639" w:author="Raphael Malyankar" w:date="2023-09-01T01:30:00Z">
        <w:r w:rsidR="00365C3B">
          <w:rPr>
            <w:noProof/>
          </w:rPr>
          <w:t xml:space="preserve">integer </w:t>
        </w:r>
        <w:r w:rsidR="00E22612">
          <w:rPr>
            <w:noProof/>
          </w:rPr>
          <w:t>offsets</w:t>
        </w:r>
      </w:ins>
      <w:ins w:id="640" w:author="Raphael Malyankar" w:date="2023-09-01T01:29:00Z">
        <w:r w:rsidR="00E22612">
          <w:rPr>
            <w:noProof/>
          </w:rPr>
          <w:t xml:space="preserve"> </w:t>
        </w:r>
      </w:ins>
      <w:ins w:id="641" w:author="Raphael Malyankar" w:date="2023-09-01T01:12:00Z">
        <w:r w:rsidR="00DD34E4">
          <w:rPr>
            <w:noProof/>
          </w:rPr>
          <w:t>for plain text.</w:t>
        </w:r>
      </w:ins>
      <w:ins w:id="642" w:author="Raphael Malyankar" w:date="2023-09-01T01:10:00Z">
        <w:r w:rsidR="00DD34E4">
          <w:rPr>
            <w:noProof/>
          </w:rPr>
          <w:t xml:space="preserve"> </w:t>
        </w:r>
      </w:ins>
      <w:del w:id="643"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p>
        </w:tc>
      </w:tr>
    </w:tbl>
    <w:p w14:paraId="6A64CDDE" w14:textId="0B2A36D5" w:rsidR="0075505A" w:rsidRPr="00D56521" w:rsidRDefault="0075505A" w:rsidP="001F3AB9">
      <w:pPr>
        <w:pStyle w:val="Caption"/>
        <w:spacing w:after="120" w:line="240" w:lineRule="auto"/>
        <w:jc w:val="center"/>
      </w:pPr>
      <w:bookmarkStart w:id="644"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644"/>
      <w:r w:rsidRPr="00D56521">
        <w:t xml:space="preserve"> - Interpretation of </w:t>
      </w:r>
      <w:r w:rsidRPr="00D56521">
        <w:rPr>
          <w:i/>
          <w:iCs/>
        </w:rPr>
        <w:t>fileLocator</w:t>
      </w:r>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ECDIS manufacturers should provide appropriate solutions that enable text information to be displayed without affecting the night vision of the user.</w:t>
      </w: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pPr>
        <w:pStyle w:val="Heading2"/>
        <w:rPr>
          <w:noProof/>
        </w:rPr>
        <w:pPrChange w:id="645" w:author="Raphael Malyankar" w:date="2023-08-31T22:24:00Z">
          <w:pPr>
            <w:pStyle w:val="Heading2"/>
            <w:tabs>
              <w:tab w:val="clear" w:pos="567"/>
              <w:tab w:val="left" w:pos="851"/>
            </w:tabs>
            <w:ind w:left="851" w:hanging="851"/>
          </w:pPr>
        </w:pPrChange>
      </w:pPr>
      <w:bookmarkStart w:id="646" w:name="_Toc99104596"/>
      <w:bookmarkStart w:id="647" w:name="_Toc99105049"/>
      <w:bookmarkStart w:id="648" w:name="_Ref47357379"/>
      <w:bookmarkStart w:id="649" w:name="_Toc144421304"/>
      <w:bookmarkEnd w:id="646"/>
      <w:bookmarkEnd w:id="647"/>
      <w:r w:rsidRPr="00D56521">
        <w:rPr>
          <w:noProof/>
        </w:rPr>
        <w:t>Graphics</w:t>
      </w:r>
      <w:bookmarkEnd w:id="648"/>
      <w:bookmarkEnd w:id="649"/>
    </w:p>
    <w:p w14:paraId="7770BE7A" w14:textId="25D2CA3C" w:rsidR="003B0A7C" w:rsidRPr="00D56521" w:rsidRDefault="00007DC7" w:rsidP="002F5940">
      <w:pPr>
        <w:spacing w:after="120" w:line="240" w:lineRule="auto"/>
        <w:jc w:val="both"/>
      </w:pPr>
      <w:r w:rsidRPr="00D56521">
        <w:t xml:space="preserve">S-101 datasets encode graphical information such as diagrams and photographs </w:t>
      </w:r>
      <w:r w:rsidR="003B0A7C" w:rsidRPr="00D56521">
        <w:t xml:space="preserve">in the simple attribute </w:t>
      </w:r>
      <w:r w:rsidR="003B0A7C" w:rsidRPr="00D56521">
        <w:rPr>
          <w:i/>
          <w:iCs/>
        </w:rPr>
        <w:t>pictorialRepresentation</w:t>
      </w:r>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r w:rsidR="00AB4F4B" w:rsidRPr="00D56521">
        <w:rPr>
          <w:i/>
          <w:iCs/>
        </w:rPr>
        <w:t>pictorialRepresentation</w:t>
      </w:r>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r w:rsidR="00D43782" w:rsidRPr="00D56521">
        <w:rPr>
          <w:i/>
          <w:iCs/>
        </w:rPr>
        <w:t>pictorialRepresentation</w:t>
      </w:r>
      <w:r w:rsidR="00D43782" w:rsidRPr="00D56521">
        <w:t>.</w:t>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Pr="00D56521" w:rsidRDefault="00FF2313" w:rsidP="002F5940">
      <w:pPr>
        <w:spacing w:after="120" w:line="240" w:lineRule="auto"/>
        <w:jc w:val="both"/>
      </w:pPr>
      <w:r w:rsidRPr="00D56521">
        <w:t>ECDIS manufacturers should 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p>
    <w:p w14:paraId="1ECFCD74" w14:textId="2A924602" w:rsidR="00C77153" w:rsidRPr="00D56521" w:rsidRDefault="00C77153" w:rsidP="002F5940">
      <w:pPr>
        <w:spacing w:after="120" w:line="240" w:lineRule="auto"/>
        <w:jc w:val="both"/>
      </w:pPr>
      <w:r w:rsidRPr="00D56521">
        <w:t>The availability of additional information in graphical format should be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650" w:name="_Toc144421305"/>
      <w:r w:rsidRPr="00D56521">
        <w:rPr>
          <w:noProof/>
        </w:rPr>
        <w:t>Miscellaneous</w:t>
      </w:r>
      <w:r w:rsidR="00EA6515" w:rsidRPr="00D56521">
        <w:rPr>
          <w:noProof/>
        </w:rPr>
        <w:t xml:space="preserve"> Display Elements</w:t>
      </w:r>
      <w:bookmarkEnd w:id="650"/>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651" w:author="Raphael Malyankar" w:date="2023-08-31T22:24:00Z">
          <w:pPr>
            <w:pStyle w:val="Heading2"/>
            <w:tabs>
              <w:tab w:val="clear" w:pos="567"/>
              <w:tab w:val="left" w:pos="851"/>
            </w:tabs>
            <w:ind w:left="851" w:hanging="851"/>
          </w:pPr>
        </w:pPrChange>
      </w:pPr>
      <w:bookmarkStart w:id="652" w:name="_Toc144421306"/>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652"/>
      <w:r w:rsidR="002A10D2" w:rsidRPr="00D56521">
        <w:rPr>
          <w:noProof/>
        </w:rPr>
        <w:t xml:space="preserve"> </w:t>
      </w:r>
    </w:p>
    <w:p w14:paraId="00620AFF" w14:textId="4436BC53" w:rsidR="002A10D2" w:rsidRPr="00D56521" w:rsidRDefault="002A10D2">
      <w:pPr>
        <w:pStyle w:val="Heading3"/>
        <w:rPr>
          <w:noProof/>
        </w:rPr>
        <w:pPrChange w:id="653" w:author="Raphael Malyankar" w:date="2023-08-31T22:24:00Z">
          <w:pPr>
            <w:pStyle w:val="Heading3"/>
            <w:tabs>
              <w:tab w:val="clear" w:pos="851"/>
              <w:tab w:val="left" w:pos="993"/>
            </w:tabs>
            <w:spacing w:after="120"/>
            <w:ind w:left="992" w:hanging="992"/>
          </w:pPr>
        </w:pPrChange>
      </w:pPr>
      <w:bookmarkStart w:id="654" w:name="_Toc144421307"/>
      <w:r w:rsidRPr="00D56521">
        <w:rPr>
          <w:noProof/>
        </w:rPr>
        <w:t>ENC scale</w:t>
      </w:r>
      <w:bookmarkEnd w:id="654"/>
    </w:p>
    <w:p w14:paraId="37D6EEA7" w14:textId="35DB46EF" w:rsidR="002A10D2" w:rsidRPr="00D56521" w:rsidRDefault="002A10D2" w:rsidP="00916A2A">
      <w:pPr>
        <w:spacing w:after="120" w:line="240" w:lineRule="auto"/>
        <w:jc w:val="both"/>
        <w:rPr>
          <w:noProof/>
        </w:rPr>
      </w:pPr>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p>
    <w:p w14:paraId="4B8E4439" w14:textId="52089920" w:rsidR="002A10D2" w:rsidRPr="00D56521" w:rsidRDefault="002A10D2">
      <w:pPr>
        <w:pStyle w:val="Heading3"/>
        <w:rPr>
          <w:noProof/>
        </w:rPr>
        <w:pPrChange w:id="655" w:author="Raphael Malyankar" w:date="2023-08-31T22:24:00Z">
          <w:pPr>
            <w:pStyle w:val="Heading3"/>
            <w:tabs>
              <w:tab w:val="clear" w:pos="851"/>
              <w:tab w:val="left" w:pos="993"/>
            </w:tabs>
            <w:spacing w:after="120"/>
            <w:ind w:left="992" w:hanging="992"/>
          </w:pPr>
        </w:pPrChange>
      </w:pPr>
      <w:bookmarkStart w:id="656" w:name="_Ref49483442"/>
      <w:bookmarkStart w:id="657" w:name="_Toc144421308"/>
      <w:r w:rsidRPr="00D56521">
        <w:rPr>
          <w:noProof/>
        </w:rPr>
        <w:t>Overscale</w:t>
      </w:r>
      <w:bookmarkEnd w:id="656"/>
      <w:bookmarkEnd w:id="657"/>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76E72597" w:rsidR="002A10D2" w:rsidRPr="00D56521" w:rsidRDefault="002A10D2" w:rsidP="00BE68E8">
      <w:pPr>
        <w:pStyle w:val="Heading4"/>
        <w:numPr>
          <w:ilvl w:val="3"/>
          <w:numId w:val="98"/>
        </w:numPr>
        <w:rPr>
          <w:noProof/>
        </w:rPr>
      </w:pPr>
      <w:r w:rsidRPr="00D56521">
        <w:rPr>
          <w:noProof/>
        </w:rPr>
        <w:t>Overscale Indication</w:t>
      </w:r>
    </w:p>
    <w:p w14:paraId="43F40AAA" w14:textId="72BC5D5B"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   A 1 mm error at </w:t>
      </w:r>
      <w:r w:rsidRPr="00D56521">
        <w:rPr>
          <w:i/>
          <w:iCs/>
          <w:noProof/>
        </w:rPr>
        <w:t>maximumDisplayScale</w:t>
      </w:r>
      <w:r w:rsidRPr="00D56521">
        <w:rPr>
          <w:noProof/>
        </w:rPr>
        <w:t xml:space="preserve"> of 1/20,000  becomes a 1.3 mm error at a display scale of 1/15,000 and a 2 mm error at 1/10,000.</w:t>
      </w:r>
    </w:p>
    <w:p w14:paraId="0449F6CD" w14:textId="6AF2C577" w:rsidR="002A10D2" w:rsidRPr="00D56521" w:rsidRDefault="002A10D2" w:rsidP="00916A2A">
      <w:pPr>
        <w:spacing w:after="120" w:line="240" w:lineRule="auto"/>
        <w:jc w:val="both"/>
        <w:rPr>
          <w:noProof/>
        </w:rPr>
      </w:pPr>
      <w:r w:rsidRPr="00D56521">
        <w:rPr>
          <w:noProof/>
        </w:rPr>
        <w:t xml:space="preserve">The overscale factor must be calculated as  [denominator of the </w:t>
      </w:r>
      <w:r w:rsidRPr="00D56521">
        <w:rPr>
          <w:i/>
          <w:iCs/>
          <w:noProof/>
        </w:rPr>
        <w:t>maximumDisplayScale</w:t>
      </w:r>
      <w:r w:rsidRPr="00D56521">
        <w:rPr>
          <w:noProof/>
        </w:rPr>
        <w:t xml:space="preserve">] / [denominator of the mariners selected viewing scale], expressed as, for example "X1.3", or "X2" (using the figures in the example above.)  </w:t>
      </w:r>
    </w:p>
    <w:p w14:paraId="248DBE30" w14:textId="77777777" w:rsidR="002A10D2" w:rsidRPr="00D56521" w:rsidRDefault="002A10D2" w:rsidP="00916A2A">
      <w:pPr>
        <w:spacing w:after="120" w:line="240" w:lineRule="auto"/>
        <w:jc w:val="both"/>
        <w:rPr>
          <w:noProof/>
        </w:rPr>
      </w:pPr>
      <w:r w:rsidRPr="00D56521">
        <w:rPr>
          <w:noProof/>
        </w:rPr>
        <w:t>This must be indicated on the same screen as the chart display, and treated as display base.  Use colour SCLBR.</w:t>
      </w:r>
    </w:p>
    <w:p w14:paraId="6CC5F540" w14:textId="70774393" w:rsidR="002A10D2" w:rsidRPr="00D56521" w:rsidRDefault="002A10D2" w:rsidP="00916A2A">
      <w:pPr>
        <w:spacing w:after="120" w:line="240" w:lineRule="auto"/>
        <w:jc w:val="both"/>
        <w:rPr>
          <w:noProof/>
        </w:rPr>
      </w:pPr>
      <w:r w:rsidRPr="00D56521">
        <w:rPr>
          <w:noProof/>
        </w:rPr>
        <w:lastRenderedPageBreak/>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658" w:author="Raphael Malyankar" w:date="2023-08-31T18:18:00Z">
        <w:r w:rsidR="00EA2EBA" w:rsidRPr="00D56521" w:rsidDel="00D748C8">
          <w:rPr>
            <w:noProof/>
          </w:rPr>
          <w:delText>232(82)</w:delText>
        </w:r>
      </w:del>
      <w:ins w:id="659"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6817C3B6" w:rsidR="002A10D2" w:rsidRPr="00D56521" w:rsidRDefault="002A10D2" w:rsidP="00916A2A">
      <w:pPr>
        <w:spacing w:after="120" w:line="240" w:lineRule="auto"/>
        <w:jc w:val="both"/>
        <w:rPr>
          <w:noProof/>
        </w:rPr>
      </w:pPr>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xml:space="preserve">, then only the "overscale indication" must be shown.  The "overscale pattern" </w:t>
      </w:r>
      <w:r w:rsidR="00905FAA" w:rsidRPr="00D56521">
        <w:rPr>
          <w:noProof/>
        </w:rPr>
        <w:t xml:space="preserve">(area fill </w:t>
      </w:r>
      <w:r w:rsidRPr="00D56521">
        <w:rPr>
          <w:noProof/>
        </w:rPr>
        <w:t>OVERSC01) must not be shown</w:t>
      </w:r>
      <w:r w:rsidR="00632E3E">
        <w:rPr>
          <w:noProof/>
        </w:rPr>
        <w:t>.</w:t>
      </w:r>
    </w:p>
    <w:p w14:paraId="7392DE27" w14:textId="4D699213" w:rsidR="002A10D2" w:rsidRPr="00D56521" w:rsidRDefault="002A10D2">
      <w:pPr>
        <w:pStyle w:val="Heading3"/>
        <w:rPr>
          <w:noProof/>
        </w:rPr>
        <w:pPrChange w:id="660" w:author="Raphael Malyankar" w:date="2023-08-31T22:24:00Z">
          <w:pPr>
            <w:pStyle w:val="Heading3"/>
            <w:tabs>
              <w:tab w:val="clear" w:pos="851"/>
              <w:tab w:val="left" w:pos="993"/>
            </w:tabs>
            <w:spacing w:after="120"/>
            <w:ind w:left="992" w:hanging="992"/>
          </w:pPr>
        </w:pPrChange>
      </w:pPr>
      <w:bookmarkStart w:id="661" w:name="_Toc144421309"/>
      <w:r w:rsidRPr="00D56521">
        <w:rPr>
          <w:noProof/>
        </w:rPr>
        <w:t>Scale boundary</w:t>
      </w:r>
      <w:bookmarkEnd w:id="661"/>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r w:rsidR="005E6B56" w:rsidRPr="00D56521">
        <w:rPr>
          <w:noProof/>
        </w:rPr>
        <w:t xml:space="preserve"> The steps are given in S-101.</w:t>
      </w:r>
      <w:r w:rsidRPr="00D56521">
        <w:rPr>
          <w:noProof/>
        </w:rPr>
        <w:t xml:space="preserve"> </w:t>
      </w:r>
    </w:p>
    <w:p w14:paraId="06FF94FE" w14:textId="34C38E37"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 xml:space="preserve">.  Alternatively linestyle </w:t>
      </w:r>
      <w:r w:rsidR="008A09EF" w:rsidRPr="00D56521">
        <w:rPr>
          <w:noProof/>
        </w:rPr>
        <w:t>SCLBDY51</w:t>
      </w:r>
      <w:r w:rsidRPr="00D56521">
        <w:rPr>
          <w:noProof/>
        </w:rPr>
        <w:t xml:space="preserve"> may be used.  The display priority i</w:t>
      </w:r>
      <w:r w:rsidRPr="00D56521">
        <w:rPr>
          <w:noProof/>
          <w:color w:val="000000" w:themeColor="text1"/>
        </w:rPr>
        <w:t xml:space="preserve">s </w:t>
      </w:r>
      <w:r w:rsidR="001F2CFE" w:rsidRPr="00D56521">
        <w:rPr>
          <w:noProof/>
          <w:color w:val="000000" w:themeColor="text1"/>
        </w:rPr>
        <w:t>9</w:t>
      </w:r>
      <w:r w:rsidRPr="00D56521">
        <w:rPr>
          <w:noProof/>
          <w:color w:val="000000" w:themeColor="text1"/>
        </w:rPr>
        <w:t>;</w:t>
      </w:r>
      <w:r w:rsidRPr="00D56521">
        <w:rPr>
          <w:noProof/>
        </w:rPr>
        <w:t xml:space="preserve"> over-radar; standard display; viewing group 21030.</w:t>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pPr>
        <w:pStyle w:val="Heading3"/>
        <w:rPr>
          <w:noProof/>
        </w:rPr>
        <w:pPrChange w:id="662" w:author="Raphael Malyankar" w:date="2023-08-31T22:24:00Z">
          <w:pPr>
            <w:pStyle w:val="Heading3"/>
            <w:tabs>
              <w:tab w:val="clear" w:pos="851"/>
              <w:tab w:val="left" w:pos="993"/>
            </w:tabs>
            <w:spacing w:after="120"/>
            <w:ind w:left="992" w:hanging="992"/>
          </w:pPr>
        </w:pPrChange>
      </w:pPr>
      <w:bookmarkStart w:id="663" w:name="_Toc144421310"/>
      <w:r w:rsidRPr="00D56521">
        <w:rPr>
          <w:noProof/>
        </w:rPr>
        <w:t>Overscale area at scale boundary</w:t>
      </w:r>
      <w:bookmarkEnd w:id="663"/>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displayed </w:t>
      </w:r>
      <w:del w:id="664" w:author="Raphael Malyankar" w:date="2023-08-31T20:49:00Z">
        <w:r w:rsidRPr="00D56521" w:rsidDel="00AA5E32">
          <w:rPr>
            <w:noProof/>
          </w:rPr>
          <w:delText xml:space="preserve">{, </w:delText>
        </w:r>
      </w:del>
      <w:r w:rsidRPr="00D56521">
        <w:rPr>
          <w:noProof/>
        </w:rPr>
        <w:t>X2 or more larger than</w:t>
      </w:r>
      <w:del w:id="665" w:author="Raphael Malyankar" w:date="2023-08-31T20:49:00Z">
        <w:r w:rsidRPr="00D56521" w:rsidDel="00AA5E32">
          <w:rPr>
            <w:noProof/>
          </w:rPr>
          <w:delText>}</w:delText>
        </w:r>
      </w:del>
      <w:r w:rsidRPr="00D56521">
        <w:rPr>
          <w:noProof/>
        </w:rPr>
        <w:t xml:space="preserve">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32760A9A"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666" w:author="Raphael Malyankar" w:date="2023-08-31T20:35:00Z">
        <w:r w:rsidRPr="00D56521" w:rsidDel="00D13AAB">
          <w:rPr>
            <w:noProof/>
          </w:rPr>
          <w:delText xml:space="preserve">symbol </w:delText>
        </w:r>
      </w:del>
      <w:ins w:id="667"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r w:rsidRPr="00D56521">
        <w:rPr>
          <w:i/>
          <w:iCs/>
          <w:noProof/>
        </w:rPr>
        <w:t>maximumDisplayScale</w:t>
      </w:r>
      <w:r w:rsidRPr="00D56521">
        <w:rPr>
          <w:noProof/>
        </w:rPr>
        <w:t xml:space="preserve">s. It should not be applied to an overscale display deliberately requested by the mariner, which should trigger the overscale indication required by IMO Performance Standard </w:t>
      </w:r>
      <w:ins w:id="668" w:author="Raphael Malyankar" w:date="2023-08-31T20:39:00Z">
        <w:r w:rsidR="00D13AAB">
          <w:rPr>
            <w:noProof/>
          </w:rPr>
          <w:t xml:space="preserve">MSC 530(106) </w:t>
        </w:r>
      </w:ins>
      <w:r w:rsidRPr="00D56521">
        <w:rPr>
          <w:noProof/>
        </w:rPr>
        <w:t>section 6.1.1.</w:t>
      </w:r>
    </w:p>
    <w:p w14:paraId="1DF9F2C0" w14:textId="7C445BF6"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  In combining data from the large scale and the small scale ENCs to generate a display at the larger scale, the ECDIS will have "grossly enlarged" the small scale data.</w:t>
      </w:r>
    </w:p>
    <w:p w14:paraId="18E270A4" w14:textId="315ACE67"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should 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 xml:space="preserve">.  </w:t>
      </w:r>
    </w:p>
    <w:p w14:paraId="42080298" w14:textId="03AD0317"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 xml:space="preserve">.  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r w:rsidRPr="00D56521">
        <w:rPr>
          <w:noProof/>
          <w:lang w:val="fr-FR"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31">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p>
    <w:p w14:paraId="2DA84ACE" w14:textId="4498CC05" w:rsidR="00735361" w:rsidRDefault="00ED0269" w:rsidP="00735361">
      <w:pPr>
        <w:pStyle w:val="Caption"/>
        <w:spacing w:after="120" w:line="240" w:lineRule="auto"/>
        <w:jc w:val="center"/>
      </w:pPr>
      <w:bookmarkStart w:id="669"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669"/>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pPr>
        <w:pStyle w:val="Heading3"/>
        <w:rPr>
          <w:noProof/>
        </w:rPr>
        <w:pPrChange w:id="670" w:author="Raphael Malyankar" w:date="2023-08-31T22:24:00Z">
          <w:pPr>
            <w:pStyle w:val="Heading3"/>
            <w:tabs>
              <w:tab w:val="clear" w:pos="851"/>
              <w:tab w:val="left" w:pos="993"/>
            </w:tabs>
            <w:spacing w:after="120"/>
            <w:ind w:left="992" w:hanging="992"/>
          </w:pPr>
        </w:pPrChange>
      </w:pPr>
      <w:bookmarkStart w:id="671" w:name="_Ref49483424"/>
      <w:bookmarkStart w:id="672" w:name="_Toc144421311"/>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671"/>
      <w:bookmarkEnd w:id="672"/>
    </w:p>
    <w:p w14:paraId="5F37F44C" w14:textId="463D7DB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pPr>
        <w:pStyle w:val="Heading2"/>
        <w:rPr>
          <w:noProof/>
        </w:rPr>
        <w:pPrChange w:id="673" w:author="Raphael Malyankar" w:date="2023-08-31T22:24:00Z">
          <w:pPr>
            <w:pStyle w:val="Heading2"/>
            <w:tabs>
              <w:tab w:val="clear" w:pos="567"/>
              <w:tab w:val="left" w:pos="851"/>
            </w:tabs>
            <w:ind w:left="851" w:hanging="851"/>
          </w:pPr>
        </w:pPrChange>
      </w:pPr>
      <w:bookmarkStart w:id="674" w:name="_Ref49376543"/>
      <w:bookmarkStart w:id="675" w:name="_Toc144421312"/>
      <w:r w:rsidRPr="00D56521">
        <w:rPr>
          <w:noProof/>
        </w:rPr>
        <w:t>Graphical indexes</w:t>
      </w:r>
      <w:bookmarkEnd w:id="674"/>
      <w:bookmarkEnd w:id="675"/>
    </w:p>
    <w:p w14:paraId="704627B5" w14:textId="1C88F51F" w:rsidR="00910895" w:rsidRPr="00D56521" w:rsidRDefault="002A10D2">
      <w:pPr>
        <w:pStyle w:val="Heading3"/>
        <w:rPr>
          <w:noProof/>
        </w:rPr>
        <w:pPrChange w:id="676" w:author="Raphael Malyankar" w:date="2023-08-31T22:24:00Z">
          <w:pPr>
            <w:pStyle w:val="Heading3"/>
            <w:tabs>
              <w:tab w:val="clear" w:pos="851"/>
              <w:tab w:val="left" w:pos="993"/>
            </w:tabs>
            <w:spacing w:after="120"/>
            <w:ind w:left="992" w:hanging="992"/>
          </w:pPr>
        </w:pPrChange>
      </w:pPr>
      <w:bookmarkStart w:id="677" w:name="_Ref45727559"/>
      <w:bookmarkStart w:id="678"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677"/>
      <w:bookmarkEnd w:id="678"/>
    </w:p>
    <w:p w14:paraId="5C9AAD54" w14:textId="2979C5F5" w:rsidR="00910895" w:rsidRPr="00D56521" w:rsidRDefault="00910895" w:rsidP="00AA1762">
      <w:pPr>
        <w:spacing w:after="120" w:line="240" w:lineRule="auto"/>
        <w:jc w:val="both"/>
      </w:pPr>
      <w:r w:rsidRPr="00D56521">
        <w:t xml:space="preserve">The system </w:t>
      </w:r>
      <w:r w:rsidR="00681E25" w:rsidRPr="00D56521">
        <w:rPr>
          <w:b/>
          <w:bCs/>
        </w:rPr>
        <w:t>must</w:t>
      </w:r>
      <w:r w:rsidRPr="00D56521">
        <w:t xml:space="preserve"> be capable of displaying a graphical index of ENCs </w:t>
      </w:r>
      <w:r w:rsidR="005E6FD2" w:rsidRPr="00D56521">
        <w:t>by maximum display scale.</w:t>
      </w:r>
    </w:p>
    <w:p w14:paraId="51D2349D" w14:textId="77777777"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r w:rsidRPr="00D56521">
        <w:rPr>
          <w:i/>
          <w:iCs/>
          <w:noProof/>
        </w:rPr>
        <w:t>maximumDisplayScale</w:t>
      </w:r>
      <w:r w:rsidRPr="00D56521">
        <w:rPr>
          <w:noProof/>
        </w:rPr>
        <w:t xml:space="preserve"> applies to a given part of a mixed source display. Display of S-101 requires a graphical index of the </w:t>
      </w:r>
      <w:r w:rsidRPr="00D56521">
        <w:rPr>
          <w:i/>
          <w:iCs/>
          <w:noProof/>
        </w:rPr>
        <w:t>maximumDisplayScale</w:t>
      </w:r>
      <w:r w:rsidRPr="00D56521">
        <w:rPr>
          <w:noProof/>
        </w:rPr>
        <w:t xml:space="preserve"> of the data to clarify the situation. A graphical index of available S-101 data should be shown on demand.</w:t>
      </w:r>
    </w:p>
    <w:p w14:paraId="4051B0B1" w14:textId="0BAEC039" w:rsidR="0029068F" w:rsidRPr="00D56521" w:rsidRDefault="0029068F" w:rsidP="00AA1762">
      <w:pPr>
        <w:spacing w:after="120" w:line="240" w:lineRule="auto"/>
        <w:jc w:val="both"/>
      </w:pPr>
      <w:r w:rsidRPr="00D56521">
        <w:t xml:space="preserve">The </w:t>
      </w:r>
      <w:r w:rsidR="005E6FD2" w:rsidRPr="00D56521">
        <w:t>system</w:t>
      </w:r>
      <w:r w:rsidRPr="00D56521">
        <w:t xml:space="preserve"> should 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33B07D99" w:rsidR="00E444D0" w:rsidRPr="00D56521" w:rsidRDefault="00E444D0" w:rsidP="00AA1762">
      <w:pPr>
        <w:spacing w:after="120" w:line="240" w:lineRule="auto"/>
        <w:jc w:val="both"/>
        <w:rPr>
          <w:noProof/>
        </w:rPr>
      </w:pPr>
      <w:r w:rsidRPr="00D56521">
        <w:rPr>
          <w:noProof/>
        </w:rPr>
        <w:t>Since the HO will not issue a data coverage diagram</w:t>
      </w:r>
      <w:r w:rsidRPr="00AA1762">
        <w:rPr>
          <w:rStyle w:val="FootnoteReference"/>
          <w:sz w:val="20"/>
          <w:vertAlign w:val="superscript"/>
          <w:lang w:val="en-GB"/>
        </w:rPr>
        <w:footnoteReference w:id="9"/>
      </w:r>
      <w:r w:rsidRPr="00D56521">
        <w:rPr>
          <w:noProof/>
        </w:rPr>
        <w:t xml:space="preserve">, the ECDIS should compile a graphical index of the HO </w:t>
      </w:r>
      <w:r w:rsidR="00AF63FF" w:rsidRPr="00D56521">
        <w:rPr>
          <w:noProof/>
        </w:rPr>
        <w:t xml:space="preserve">ENC </w:t>
      </w:r>
      <w:r w:rsidRPr="00D56521">
        <w:rPr>
          <w:noProof/>
        </w:rPr>
        <w:t xml:space="preserve">data available, classified by </w:t>
      </w:r>
      <w:r w:rsidRPr="00D56521">
        <w:rPr>
          <w:i/>
          <w:iCs/>
          <w:noProof/>
        </w:rPr>
        <w:t>maximumDisplayScale</w:t>
      </w:r>
      <w:r w:rsidRPr="00D56521">
        <w:rPr>
          <w:noProof/>
        </w:rPr>
        <w:t>, and make it available to the mariner.</w:t>
      </w:r>
    </w:p>
    <w:p w14:paraId="7C3785B3" w14:textId="18D6B428" w:rsidR="00A2747F" w:rsidRPr="00D56521" w:rsidRDefault="00A2747F" w:rsidP="00AA1762">
      <w:pPr>
        <w:spacing w:after="120" w:line="240" w:lineRule="auto"/>
        <w:jc w:val="both"/>
      </w:pPr>
      <w:r w:rsidRPr="00D56521">
        <w:t xml:space="preserve">Only datasets actually installed on the system can 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lastRenderedPageBreak/>
        <w:t>C</w:t>
      </w:r>
      <w:r w:rsidRPr="00D56521">
        <w:t xml:space="preserve">atalogue files, can be used if and only if the </w:t>
      </w:r>
      <w:r w:rsidR="007B6A6F">
        <w:t>E</w:t>
      </w:r>
      <w:r w:rsidRPr="00D56521">
        <w:t xml:space="preserve">xchange </w:t>
      </w:r>
      <w:r w:rsidR="007B6A6F">
        <w:t>S</w:t>
      </w:r>
      <w:r w:rsidRPr="00D56521">
        <w:t>ets have been validated</w:t>
      </w:r>
      <w:r w:rsidR="00335375" w:rsidRPr="007B6A6F">
        <w:rPr>
          <w:rStyle w:val="FootnoteReference"/>
          <w:sz w:val="20"/>
          <w:vertAlign w:val="superscript"/>
          <w:lang w:val="en-GB"/>
        </w:rPr>
        <w:footnoteReference w:id="10"/>
      </w:r>
      <w:r w:rsidRPr="00D56521">
        <w:t xml:space="preserve"> to contain 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Pr="00D56521" w:rsidRDefault="00681E25" w:rsidP="00AA1762">
      <w:pPr>
        <w:spacing w:after="120" w:line="240" w:lineRule="auto"/>
        <w:jc w:val="both"/>
        <w:rPr>
          <w:strike/>
          <w:noProof/>
        </w:rPr>
      </w:pPr>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p>
    <w:p w14:paraId="570B89FF" w14:textId="3282D785" w:rsidR="00AF63FF" w:rsidRPr="00D56521" w:rsidRDefault="00AF63FF">
      <w:pPr>
        <w:pStyle w:val="Heading3"/>
        <w:rPr>
          <w:noProof/>
        </w:rPr>
        <w:pPrChange w:id="679" w:author="Raphael Malyankar" w:date="2023-08-31T22:24:00Z">
          <w:pPr>
            <w:pStyle w:val="Heading3"/>
            <w:tabs>
              <w:tab w:val="clear" w:pos="851"/>
              <w:tab w:val="left" w:pos="993"/>
            </w:tabs>
            <w:spacing w:after="120"/>
            <w:ind w:left="992" w:hanging="992"/>
          </w:pPr>
        </w:pPrChange>
      </w:pPr>
      <w:bookmarkStart w:id="680" w:name="_Ref45727563"/>
      <w:bookmarkStart w:id="681" w:name="_Toc144421314"/>
      <w:r w:rsidRPr="00D56521">
        <w:rPr>
          <w:noProof/>
        </w:rPr>
        <w:t>Graphical indexes of other S-100 products</w:t>
      </w:r>
      <w:bookmarkEnd w:id="680"/>
      <w:bookmarkEnd w:id="681"/>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4E195AB8" w:rsidR="006A7A07" w:rsidRPr="00D56521" w:rsidRDefault="00377E3F" w:rsidP="007B6A6F">
      <w:pPr>
        <w:spacing w:after="120" w:line="240" w:lineRule="auto"/>
        <w:jc w:val="both"/>
      </w:pPr>
      <w:r w:rsidRPr="00D56521">
        <w:t>If graphical indexes of other products are implemented, the mariner should be able to call up a graphical index of S-100 data products by maximum display scale on demand</w:t>
      </w:r>
      <w:r w:rsidR="00855E0F" w:rsidRPr="00D56521">
        <w:t xml:space="preserve">. </w:t>
      </w:r>
      <w:r w:rsidRPr="00D56521">
        <w:t xml:space="preserve">Scale-independent products should be included in the index, treated as having </w:t>
      </w:r>
      <w:r w:rsidRPr="00D56521">
        <w:rPr>
          <w:i/>
          <w:iCs/>
        </w:rPr>
        <w:t>maximumDisplayScale</w:t>
      </w:r>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28BC2B4C" w:rsidR="00377E3F" w:rsidRPr="00D56521" w:rsidRDefault="00C00094" w:rsidP="007B6A6F">
      <w:pPr>
        <w:spacing w:after="120" w:line="240" w:lineRule="auto"/>
        <w:jc w:val="both"/>
      </w:pPr>
      <w:r w:rsidRPr="00D56521">
        <w:t>The</w:t>
      </w:r>
      <w:r w:rsidR="00377E3F" w:rsidRPr="00D56521">
        <w:t xml:space="preserve"> system should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3C5FCABB" w:rsidR="00377E3F" w:rsidRDefault="00377E3F" w:rsidP="007B6A6F">
      <w:pPr>
        <w:spacing w:after="120" w:line="240" w:lineRule="auto"/>
        <w:jc w:val="both"/>
      </w:pPr>
      <w:r w:rsidRPr="00D56521">
        <w:t>As for ENCs, the graphical index should be compiled from available data</w:t>
      </w:r>
      <w:r w:rsidR="00681E25" w:rsidRPr="00D56521">
        <w:t>sets</w:t>
      </w:r>
      <w:r w:rsidRPr="00D56521">
        <w:t xml:space="preserve"> pending the availability of coverage diagrams or </w:t>
      </w:r>
      <w:r w:rsidR="00681E25" w:rsidRPr="00D56521">
        <w:t>the equivalent in S-</w:t>
      </w:r>
      <w:r w:rsidR="00A81272" w:rsidRPr="00D56521">
        <w:t xml:space="preserve">128 </w:t>
      </w:r>
      <w:r w:rsidR="00681E25" w:rsidRPr="00D56521">
        <w:t xml:space="preserve">(Catalogue of Nautical Products), and only datasets actually installed on the system should be included in the graphical index. Listings in </w:t>
      </w:r>
      <w:r w:rsidR="002F3881" w:rsidRPr="00D56521">
        <w:t xml:space="preserve">any </w:t>
      </w:r>
      <w:r w:rsidR="005465C0" w:rsidRPr="00D56521">
        <w:t>general</w:t>
      </w:r>
      <w:r w:rsidR="002F3881" w:rsidRPr="00D56521">
        <w:t xml:space="preserve"> catalogue, for example S-128 </w:t>
      </w:r>
      <w:r w:rsidR="005465C0" w:rsidRPr="00D56521">
        <w:t>(</w:t>
      </w:r>
      <w:r w:rsidR="002F3881" w:rsidRPr="00D56521">
        <w:t>Catalogue of Nautical Products</w:t>
      </w:r>
      <w:r w:rsidR="005465C0" w:rsidRPr="00D56521">
        <w:t>)</w:t>
      </w:r>
      <w:r w:rsidR="002F3881" w:rsidRPr="00D56521">
        <w:t xml:space="preserve"> information,</w:t>
      </w:r>
      <w:r w:rsidR="00681E25" w:rsidRPr="00D56521">
        <w:t xml:space="preserve"> must be used only for folio purposes.</w:t>
      </w:r>
    </w:p>
    <w:p w14:paraId="5D4DAD58" w14:textId="77777777" w:rsidR="0008472D" w:rsidRPr="00D56521" w:rsidRDefault="0008472D" w:rsidP="007B6A6F">
      <w:pPr>
        <w:spacing w:after="120" w:line="240" w:lineRule="auto"/>
        <w:jc w:val="both"/>
      </w:pPr>
    </w:p>
    <w:p w14:paraId="22856E97" w14:textId="6B27E20D" w:rsidR="00910006" w:rsidRPr="00D56521" w:rsidRDefault="00910006">
      <w:pPr>
        <w:pStyle w:val="Heading2"/>
        <w:pPrChange w:id="682" w:author="Raphael Malyankar" w:date="2023-08-31T22:24:00Z">
          <w:pPr>
            <w:pStyle w:val="Heading2"/>
            <w:tabs>
              <w:tab w:val="clear" w:pos="567"/>
              <w:tab w:val="left" w:pos="851"/>
            </w:tabs>
            <w:ind w:left="851" w:hanging="851"/>
          </w:pPr>
        </w:pPrChange>
      </w:pPr>
      <w:bookmarkStart w:id="683" w:name="_Toc144421315"/>
      <w:r w:rsidRPr="00D56521">
        <w:t>Limits of data</w:t>
      </w:r>
      <w:bookmarkEnd w:id="683"/>
    </w:p>
    <w:p w14:paraId="4DC1DFAF" w14:textId="6624FB27" w:rsidR="002A10D2" w:rsidRPr="00D56521" w:rsidRDefault="002A10D2">
      <w:pPr>
        <w:pStyle w:val="Heading3"/>
        <w:rPr>
          <w:noProof/>
        </w:rPr>
        <w:pPrChange w:id="684" w:author="Raphael Malyankar" w:date="2023-08-31T22:24:00Z">
          <w:pPr>
            <w:pStyle w:val="Heading3"/>
            <w:tabs>
              <w:tab w:val="clear" w:pos="851"/>
              <w:tab w:val="left" w:pos="993"/>
            </w:tabs>
            <w:spacing w:after="120"/>
            <w:ind w:left="992" w:hanging="992"/>
          </w:pPr>
        </w:pPrChange>
      </w:pPr>
      <w:bookmarkStart w:id="685" w:name="_Toc144421316"/>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685"/>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non-HO </w:t>
      </w:r>
      <w:r w:rsidR="00775DDD" w:rsidRPr="00D56521">
        <w:rPr>
          <w:noProof/>
        </w:rPr>
        <w:t xml:space="preserve">chart </w:t>
      </w:r>
      <w:r w:rsidRPr="00D56521">
        <w:rPr>
          <w:noProof/>
        </w:rPr>
        <w:t xml:space="preserve">data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pPr>
        <w:pStyle w:val="Heading3"/>
        <w:rPr>
          <w:noProof/>
        </w:rPr>
        <w:pPrChange w:id="686" w:author="Raphael Malyankar" w:date="2023-08-31T22:24:00Z">
          <w:pPr>
            <w:pStyle w:val="Heading3"/>
            <w:tabs>
              <w:tab w:val="clear" w:pos="851"/>
              <w:tab w:val="left" w:pos="993"/>
            </w:tabs>
            <w:spacing w:after="120"/>
            <w:ind w:left="992" w:hanging="992"/>
          </w:pPr>
        </w:pPrChange>
      </w:pPr>
      <w:bookmarkStart w:id="687" w:name="_Toc144421317"/>
      <w:r w:rsidRPr="00D56521">
        <w:rPr>
          <w:noProof/>
        </w:rPr>
        <w:t>Limits of other S-100 product data</w:t>
      </w:r>
      <w:bookmarkEnd w:id="687"/>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 xml:space="preserve">Nevertheless, consistent treatment of products is recommended </w:t>
      </w:r>
      <w:r w:rsidR="00D6305C" w:rsidRPr="00D56521">
        <w:rPr>
          <w:noProof/>
        </w:rPr>
        <w:lastRenderedPageBreak/>
        <w:t>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pPr>
        <w:pStyle w:val="Heading3"/>
        <w:rPr>
          <w:noProof/>
        </w:rPr>
        <w:pPrChange w:id="688" w:author="Raphael Malyankar" w:date="2023-08-31T22:24:00Z">
          <w:pPr>
            <w:pStyle w:val="Heading3"/>
            <w:tabs>
              <w:tab w:val="clear" w:pos="851"/>
              <w:tab w:val="left" w:pos="993"/>
            </w:tabs>
            <w:spacing w:after="120"/>
            <w:ind w:left="992" w:hanging="992"/>
          </w:pPr>
        </w:pPrChange>
      </w:pPr>
      <w:bookmarkStart w:id="689" w:name="_Ref45730411"/>
      <w:bookmarkStart w:id="690" w:name="_Toc144421318"/>
      <w:r w:rsidRPr="00D56521">
        <w:rPr>
          <w:noProof/>
        </w:rPr>
        <w:t>No data areas</w:t>
      </w:r>
      <w:bookmarkEnd w:id="689"/>
      <w:bookmarkEnd w:id="690"/>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r w:rsidRPr="00D56521">
        <w:rPr>
          <w:noProof/>
        </w:rPr>
        <w:t>If a scale boundary is shown on the display, the information in an overscale area should be identified, and should not be relied on.</w:t>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NONHODAT appears on the display, or whenever the display is comprised of other than ENC data.</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pPr>
        <w:pStyle w:val="Heading2"/>
        <w:rPr>
          <w:noProof/>
        </w:rPr>
        <w:pPrChange w:id="691" w:author="Raphael Malyankar" w:date="2023-08-31T22:24:00Z">
          <w:pPr>
            <w:pStyle w:val="Heading2"/>
            <w:tabs>
              <w:tab w:val="clear" w:pos="567"/>
              <w:tab w:val="left" w:pos="851"/>
            </w:tabs>
            <w:ind w:left="851" w:hanging="851"/>
          </w:pPr>
        </w:pPrChange>
      </w:pPr>
      <w:bookmarkStart w:id="692" w:name="_Toc144421319"/>
      <w:r w:rsidRPr="00D56521">
        <w:rPr>
          <w:noProof/>
        </w:rPr>
        <w:t>D</w:t>
      </w:r>
      <w:r w:rsidR="002A10D2" w:rsidRPr="00D56521">
        <w:rPr>
          <w:noProof/>
        </w:rPr>
        <w:t>ata quality indicator</w:t>
      </w:r>
      <w:r w:rsidRPr="00D56521">
        <w:rPr>
          <w:noProof/>
        </w:rPr>
        <w:t>s</w:t>
      </w:r>
      <w:bookmarkEnd w:id="692"/>
    </w:p>
    <w:p w14:paraId="6F110BA8" w14:textId="63FF4F5B"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r w:rsidR="00A72FA4">
        <w:rPr>
          <w:b/>
          <w:bCs/>
          <w:noProof/>
        </w:rPr>
        <w:t xml:space="preserve"> </w:t>
      </w:r>
      <w:r w:rsidR="00B8694D" w:rsidRPr="00D56521">
        <w:rPr>
          <w:b/>
          <w:bCs/>
          <w:noProof/>
        </w:rPr>
        <w:t>fBathymetric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pPr>
        <w:pStyle w:val="Heading2"/>
        <w:rPr>
          <w:noProof/>
        </w:rPr>
        <w:pPrChange w:id="693" w:author="Raphael Malyankar" w:date="2023-08-31T22:24:00Z">
          <w:pPr>
            <w:pStyle w:val="Heading2"/>
            <w:tabs>
              <w:tab w:val="clear" w:pos="567"/>
              <w:tab w:val="left" w:pos="851"/>
            </w:tabs>
            <w:ind w:left="851" w:hanging="851"/>
          </w:pPr>
        </w:pPrChange>
      </w:pPr>
      <w:bookmarkStart w:id="694" w:name="_Ref98335407"/>
      <w:bookmarkStart w:id="695" w:name="_Toc144421320"/>
      <w:r w:rsidRPr="00D56521">
        <w:rPr>
          <w:noProof/>
        </w:rPr>
        <w:t>Special ECDIS chart symbols to identify unsafe depths</w:t>
      </w:r>
      <w:bookmarkEnd w:id="694"/>
      <w:bookmarkEnd w:id="695"/>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p>
    <w:p w14:paraId="21364CD9" w14:textId="7BC1E763" w:rsidR="002A10D2" w:rsidRPr="00D56521" w:rsidRDefault="002A10D2">
      <w:pPr>
        <w:pStyle w:val="Heading3"/>
        <w:rPr>
          <w:noProof/>
        </w:rPr>
        <w:pPrChange w:id="696" w:author="Raphael Malyankar" w:date="2023-08-31T22:24:00Z">
          <w:pPr>
            <w:pStyle w:val="Heading3"/>
            <w:tabs>
              <w:tab w:val="clear" w:pos="851"/>
              <w:tab w:val="left" w:pos="993"/>
            </w:tabs>
            <w:spacing w:after="120"/>
            <w:ind w:left="992" w:hanging="992"/>
          </w:pPr>
        </w:pPrChange>
      </w:pPr>
      <w:bookmarkStart w:id="697" w:name="_Ref49484089"/>
      <w:bookmarkStart w:id="698" w:name="_Toc144421321"/>
      <w:r w:rsidRPr="00D56521">
        <w:rPr>
          <w:noProof/>
        </w:rPr>
        <w:t>Safety Contour</w:t>
      </w:r>
      <w:bookmarkEnd w:id="697"/>
      <w:bookmarkEnd w:id="698"/>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699" w:author="Raphael Malyankar" w:date="2023-08-31T16:31:00Z">
        <w:r w:rsidRPr="00D56521" w:rsidDel="00071364">
          <w:rPr>
            <w:noProof/>
          </w:rPr>
          <w:delText>SENC</w:delText>
        </w:r>
      </w:del>
      <w:ins w:id="700" w:author="Raphael Malyankar" w:date="2023-08-31T16:31:00Z">
        <w:r w:rsidR="00071364">
          <w:rPr>
            <w:noProof/>
          </w:rPr>
          <w:t>System Database</w:t>
        </w:r>
      </w:ins>
      <w:r w:rsidRPr="00D56521">
        <w:rPr>
          <w:noProof/>
        </w:rPr>
        <w:t>, is double-coded by a thick line and a prominent change in depth shade.</w:t>
      </w:r>
    </w:p>
    <w:p w14:paraId="0F6582EF" w14:textId="58E9453E"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701" w:author="Raphael Malyankar" w:date="2023-08-31T16:31:00Z">
        <w:r w:rsidRPr="00D56521" w:rsidDel="00071364">
          <w:rPr>
            <w:noProof/>
          </w:rPr>
          <w:delText>SENC</w:delText>
        </w:r>
      </w:del>
      <w:ins w:id="702" w:author="Raphael Malyankar" w:date="2023-08-31T16:31:00Z">
        <w:r w:rsidR="00071364">
          <w:rPr>
            <w:noProof/>
          </w:rPr>
          <w:t>System Database</w:t>
        </w:r>
      </w:ins>
      <w:r w:rsidRPr="00D56521">
        <w:rPr>
          <w:noProof/>
        </w:rPr>
        <w:t xml:space="preserve">, the ECDIS should default to next deeper contour and </w:t>
      </w:r>
      <w:r w:rsidRPr="00235BEA">
        <w:rPr>
          <w:b/>
          <w:noProof/>
        </w:rPr>
        <w:t>inform the mariner</w:t>
      </w:r>
      <w:r w:rsidRPr="00D56521">
        <w:rPr>
          <w:noProof/>
        </w:rPr>
        <w:t xml:space="preserve">. If, when the ship moves onto a new chart, the safety contour previously in use is no longer available, the ECDIS should again select the next deeper contour, and </w:t>
      </w:r>
      <w:r w:rsidRPr="00D56521">
        <w:rPr>
          <w:b/>
          <w:noProof/>
        </w:rPr>
        <w:t>inform the mariner</w:t>
      </w:r>
      <w:r w:rsidRPr="00D56521">
        <w:rPr>
          <w:noProof/>
        </w:rPr>
        <w:t>.</w:t>
      </w:r>
    </w:p>
    <w:p w14:paraId="445CC3EB" w14:textId="6ECDB1C4" w:rsidR="002A10D2" w:rsidRDefault="002A10D2" w:rsidP="00A72FA4">
      <w:pPr>
        <w:spacing w:after="120" w:line="240" w:lineRule="auto"/>
        <w:jc w:val="both"/>
        <w:rPr>
          <w:noProof/>
        </w:rPr>
      </w:pPr>
      <w:r w:rsidRPr="00D56521">
        <w:rPr>
          <w:noProof/>
        </w:rPr>
        <w:t>If the mariner does not select a safety contour, the value should 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pPr>
        <w:pStyle w:val="Heading2"/>
        <w:rPr>
          <w:noProof/>
        </w:rPr>
        <w:pPrChange w:id="703" w:author="Raphael Malyankar" w:date="2023-08-31T22:24:00Z">
          <w:pPr>
            <w:pStyle w:val="Heading2"/>
            <w:tabs>
              <w:tab w:val="clear" w:pos="567"/>
              <w:tab w:val="left" w:pos="851"/>
            </w:tabs>
            <w:ind w:left="851" w:hanging="851"/>
          </w:pPr>
        </w:pPrChange>
      </w:pPr>
      <w:bookmarkStart w:id="704" w:name="_Toc144421322"/>
      <w:r w:rsidRPr="00D56521">
        <w:rPr>
          <w:noProof/>
        </w:rPr>
        <w:t>Other ECDIS symbols and their use</w:t>
      </w:r>
      <w:bookmarkEnd w:id="704"/>
    </w:p>
    <w:p w14:paraId="1AD80AAC" w14:textId="13957A41" w:rsidR="002A10D2" w:rsidRPr="00D56521" w:rsidRDefault="002A10D2">
      <w:pPr>
        <w:pStyle w:val="Heading3"/>
        <w:rPr>
          <w:noProof/>
        </w:rPr>
        <w:pPrChange w:id="705" w:author="Raphael Malyankar" w:date="2023-08-31T22:24:00Z">
          <w:pPr>
            <w:pStyle w:val="Heading3"/>
            <w:tabs>
              <w:tab w:val="clear" w:pos="851"/>
              <w:tab w:val="left" w:pos="993"/>
            </w:tabs>
            <w:spacing w:after="120"/>
            <w:ind w:left="992" w:hanging="992"/>
          </w:pPr>
        </w:pPrChange>
      </w:pPr>
      <w:bookmarkStart w:id="706" w:name="_Toc144421323"/>
      <w:r w:rsidRPr="00D56521">
        <w:rPr>
          <w:noProof/>
        </w:rPr>
        <w:t>Mariners Caution Notes</w:t>
      </w:r>
      <w:bookmarkEnd w:id="706"/>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pPr>
        <w:pStyle w:val="Heading3"/>
        <w:rPr>
          <w:noProof/>
        </w:rPr>
        <w:pPrChange w:id="707" w:author="Raphael Malyankar" w:date="2023-08-31T22:24:00Z">
          <w:pPr>
            <w:pStyle w:val="Heading3"/>
            <w:tabs>
              <w:tab w:val="clear" w:pos="851"/>
              <w:tab w:val="left" w:pos="993"/>
            </w:tabs>
            <w:spacing w:after="120"/>
            <w:ind w:left="992" w:hanging="992"/>
          </w:pPr>
        </w:pPrChange>
      </w:pPr>
      <w:bookmarkStart w:id="708" w:name="_Ref49475966"/>
      <w:bookmarkStart w:id="709" w:name="_Toc144421324"/>
      <w:r w:rsidRPr="00D56521">
        <w:rPr>
          <w:noProof/>
        </w:rPr>
        <w:lastRenderedPageBreak/>
        <w:t>Unknown feature</w:t>
      </w:r>
      <w:bookmarkEnd w:id="708"/>
      <w:bookmarkEnd w:id="709"/>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pPr>
        <w:pStyle w:val="Heading3"/>
        <w:rPr>
          <w:noProof/>
        </w:rPr>
        <w:pPrChange w:id="710" w:author="Raphael Malyankar" w:date="2023-08-31T22:24:00Z">
          <w:pPr>
            <w:pStyle w:val="Heading3"/>
            <w:tabs>
              <w:tab w:val="clear" w:pos="851"/>
              <w:tab w:val="left" w:pos="993"/>
            </w:tabs>
            <w:spacing w:after="120"/>
            <w:ind w:left="992" w:hanging="992"/>
          </w:pPr>
        </w:pPrChange>
      </w:pPr>
      <w:bookmarkStart w:id="711" w:name="_Toc144421325"/>
      <w:r w:rsidRPr="00D56521">
        <w:rPr>
          <w:noProof/>
        </w:rPr>
        <w:t>Change of horizontal (geodetic) datum</w:t>
      </w:r>
      <w:bookmarkEnd w:id="711"/>
    </w:p>
    <w:p w14:paraId="69F6E0E5" w14:textId="650CCA88" w:rsidR="002A10D2" w:rsidRPr="00D56521" w:rsidRDefault="002A10D2" w:rsidP="00235BEA">
      <w:pPr>
        <w:spacing w:after="120" w:line="240" w:lineRule="auto"/>
        <w:jc w:val="both"/>
        <w:rPr>
          <w:noProof/>
        </w:rPr>
      </w:pPr>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p>
    <w:p w14:paraId="2A9C84E2" w14:textId="2158E3F4" w:rsidR="002A10D2" w:rsidRPr="00D56521" w:rsidRDefault="002A10D2">
      <w:pPr>
        <w:pStyle w:val="Heading3"/>
        <w:rPr>
          <w:noProof/>
        </w:rPr>
        <w:pPrChange w:id="712" w:author="Raphael Malyankar" w:date="2023-08-31T22:24:00Z">
          <w:pPr>
            <w:pStyle w:val="Heading3"/>
            <w:tabs>
              <w:tab w:val="clear" w:pos="851"/>
              <w:tab w:val="left" w:pos="993"/>
            </w:tabs>
            <w:spacing w:after="120"/>
            <w:ind w:left="992" w:hanging="992"/>
          </w:pPr>
        </w:pPrChange>
      </w:pPr>
      <w:bookmarkStart w:id="713" w:name="_Toc144421326"/>
      <w:r w:rsidRPr="00D56521">
        <w:rPr>
          <w:noProof/>
        </w:rPr>
        <w:t>Manual chart correction</w:t>
      </w:r>
      <w:bookmarkEnd w:id="713"/>
    </w:p>
    <w:p w14:paraId="51A2A113" w14:textId="722ACF91" w:rsidR="002A10D2" w:rsidRPr="00D56521" w:rsidRDefault="002A10D2" w:rsidP="00235BEA">
      <w:pPr>
        <w:spacing w:after="120" w:line="240" w:lineRule="auto"/>
        <w:jc w:val="both"/>
        <w:rPr>
          <w:noProof/>
        </w:rPr>
      </w:pPr>
      <w:r w:rsidRPr="00D56521">
        <w:rPr>
          <w:noProof/>
        </w:rPr>
        <w:t>Small orange identifiers are used to distinguish hand-entered chart corrections, which are subject to human error, from corrections entered automatically by electronic means. The original chart feature should not be removed or altered.</w:t>
      </w:r>
    </w:p>
    <w:p w14:paraId="79EFA849" w14:textId="7DE05E06" w:rsidR="00204D5D" w:rsidRPr="00D56521" w:rsidRDefault="00204D5D">
      <w:pPr>
        <w:pStyle w:val="Heading3"/>
        <w:rPr>
          <w:noProof/>
        </w:rPr>
        <w:pPrChange w:id="714" w:author="Raphael Malyankar" w:date="2023-08-31T22:24:00Z">
          <w:pPr>
            <w:pStyle w:val="Heading3"/>
            <w:tabs>
              <w:tab w:val="clear" w:pos="851"/>
              <w:tab w:val="left" w:pos="993"/>
            </w:tabs>
            <w:spacing w:after="120"/>
            <w:ind w:left="992" w:hanging="992"/>
          </w:pPr>
        </w:pPrChange>
      </w:pPr>
      <w:bookmarkStart w:id="715" w:name="_Toc144421327"/>
      <w:r w:rsidRPr="00D56521">
        <w:rPr>
          <w:noProof/>
        </w:rPr>
        <w:t xml:space="preserve">Manual corrections to non-ENC </w:t>
      </w:r>
      <w:r w:rsidR="00C8356C" w:rsidRPr="00D56521">
        <w:rPr>
          <w:noProof/>
        </w:rPr>
        <w:t xml:space="preserve">S-100 </w:t>
      </w:r>
      <w:r w:rsidRPr="00D56521">
        <w:rPr>
          <w:noProof/>
        </w:rPr>
        <w:t>products</w:t>
      </w:r>
      <w:bookmarkEnd w:id="715"/>
    </w:p>
    <w:p w14:paraId="6F69EA94" w14:textId="32102CFF" w:rsidR="00204D5D" w:rsidRPr="00D56521" w:rsidRDefault="00204D5D" w:rsidP="00235BEA">
      <w:pPr>
        <w:spacing w:after="120" w:line="240" w:lineRule="auto"/>
        <w:jc w:val="both"/>
        <w:rPr>
          <w:noProof/>
        </w:rPr>
      </w:pPr>
      <w:r w:rsidRPr="00D56521">
        <w:rPr>
          <w:noProof/>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D56521">
        <w:rPr>
          <w:noProof/>
        </w:rPr>
        <w:t>from the display along with the appropriate viewing groups from the relevant S-100 product.</w:t>
      </w:r>
    </w:p>
    <w:p w14:paraId="670A40F9" w14:textId="0F6883CC" w:rsidR="002A10D2" w:rsidRPr="00D56521" w:rsidRDefault="002A10D2">
      <w:pPr>
        <w:pStyle w:val="Heading3"/>
        <w:rPr>
          <w:noProof/>
        </w:rPr>
        <w:pPrChange w:id="716" w:author="Raphael Malyankar" w:date="2023-08-31T22:24:00Z">
          <w:pPr>
            <w:pStyle w:val="Heading3"/>
            <w:tabs>
              <w:tab w:val="clear" w:pos="851"/>
              <w:tab w:val="left" w:pos="993"/>
            </w:tabs>
            <w:spacing w:after="120"/>
            <w:ind w:left="992" w:hanging="992"/>
          </w:pPr>
        </w:pPrChange>
      </w:pPr>
      <w:bookmarkStart w:id="717" w:name="_Toc144421328"/>
      <w:r w:rsidRPr="00D56521">
        <w:rPr>
          <w:noProof/>
        </w:rPr>
        <w:t>One-sided linestyle</w:t>
      </w:r>
      <w:r w:rsidR="00D91128" w:rsidRPr="00D56521">
        <w:rPr>
          <w:noProof/>
        </w:rPr>
        <w:t xml:space="preserve"> for boundaries</w:t>
      </w:r>
      <w:bookmarkEnd w:id="717"/>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pPr>
        <w:pStyle w:val="Heading3"/>
        <w:rPr>
          <w:noProof/>
        </w:rPr>
        <w:pPrChange w:id="718" w:author="Raphael Malyankar" w:date="2023-08-31T22:24:00Z">
          <w:pPr>
            <w:pStyle w:val="Heading3"/>
            <w:tabs>
              <w:tab w:val="clear" w:pos="851"/>
              <w:tab w:val="left" w:pos="993"/>
            </w:tabs>
            <w:spacing w:after="120"/>
            <w:ind w:left="992" w:hanging="992"/>
          </w:pPr>
        </w:pPrChange>
      </w:pPr>
      <w:bookmarkStart w:id="719" w:name="_Toc144421329"/>
      <w:r w:rsidRPr="00D56521">
        <w:rPr>
          <w:noProof/>
        </w:rPr>
        <w:t>Special identifiers</w:t>
      </w:r>
      <w:bookmarkEnd w:id="719"/>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pPr>
        <w:pStyle w:val="Heading2"/>
        <w:rPr>
          <w:noProof/>
        </w:rPr>
        <w:pPrChange w:id="720" w:author="Raphael Malyankar" w:date="2023-08-31T22:24:00Z">
          <w:pPr>
            <w:pStyle w:val="Heading2"/>
            <w:tabs>
              <w:tab w:val="clear" w:pos="567"/>
              <w:tab w:val="left" w:pos="851"/>
            </w:tabs>
            <w:ind w:left="851" w:hanging="851"/>
          </w:pPr>
        </w:pPrChange>
      </w:pPr>
      <w:bookmarkStart w:id="721" w:name="_Ref49471603"/>
      <w:bookmarkStart w:id="722" w:name="_Toc144421330"/>
      <w:r w:rsidRPr="00D56521">
        <w:rPr>
          <w:noProof/>
        </w:rPr>
        <w:t>Date-dependent features</w:t>
      </w:r>
      <w:bookmarkEnd w:id="721"/>
      <w:bookmarkEnd w:id="722"/>
    </w:p>
    <w:p w14:paraId="7C39E275" w14:textId="10C0758F"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r w:rsidRPr="00D56521">
        <w:rPr>
          <w:i/>
          <w:iCs/>
        </w:rPr>
        <w:t>periodicDateRange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 periodic nature of the feature. Other features, such as traffic separation schemes, use the complex attribute </w:t>
      </w:r>
      <w:r w:rsidRPr="00D56521">
        <w:rPr>
          <w:i/>
          <w:iCs/>
        </w:rPr>
        <w:t>fixedDateRange</w:t>
      </w:r>
      <w:r w:rsidRPr="00D56521">
        <w:t xml:space="preserve"> with the sub attributes </w:t>
      </w:r>
      <w:r w:rsidRPr="00D56521">
        <w:rPr>
          <w:i/>
          <w:iCs/>
        </w:rPr>
        <w:t>dateStart</w:t>
      </w:r>
      <w:r w:rsidRPr="00D56521">
        <w:t xml:space="preserve"> and </w:t>
      </w:r>
      <w:r w:rsidRPr="00D56521">
        <w:rPr>
          <w:i/>
          <w:iCs/>
        </w:rPr>
        <w:t>dateEnd</w:t>
      </w:r>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Hydrographic</w:t>
      </w:r>
      <w:r w:rsidRPr="00D56521">
        <w:t xml:space="preserve"> Offices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pPr>
        <w:pStyle w:val="Heading3"/>
        <w:pPrChange w:id="723" w:author="Raphael Malyankar" w:date="2023-08-31T22:24:00Z">
          <w:pPr>
            <w:pStyle w:val="Heading3"/>
            <w:tabs>
              <w:tab w:val="clear" w:pos="851"/>
              <w:tab w:val="left" w:pos="993"/>
            </w:tabs>
            <w:spacing w:after="120"/>
            <w:ind w:left="992" w:hanging="992"/>
          </w:pPr>
        </w:pPrChange>
      </w:pPr>
      <w:bookmarkStart w:id="724" w:name="_Toc144421331"/>
      <w:r w:rsidRPr="00D56521">
        <w:t>Display of date-dependent features by mariner-selected date</w:t>
      </w:r>
      <w:bookmarkEnd w:id="724"/>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lastRenderedPageBreak/>
        <w:t xml:space="preserve">All features for which any of the values for the complex attributes </w:t>
      </w:r>
      <w:r w:rsidRPr="00D56521">
        <w:rPr>
          <w:i/>
          <w:iCs/>
        </w:rPr>
        <w:t>periodicDateRange</w:t>
      </w:r>
      <w:r w:rsidRPr="00D56521">
        <w:t xml:space="preserve"> and </w:t>
      </w:r>
      <w:r w:rsidRPr="00D56521">
        <w:rPr>
          <w:i/>
          <w:iCs/>
        </w:rPr>
        <w:t>fixedDateRange</w:t>
      </w:r>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pPr>
        <w:pStyle w:val="Heading3"/>
        <w:pPrChange w:id="725" w:author="Raphael Malyankar" w:date="2023-08-31T22:24:00Z">
          <w:pPr>
            <w:pStyle w:val="Heading3"/>
            <w:tabs>
              <w:tab w:val="clear" w:pos="851"/>
              <w:tab w:val="left" w:pos="993"/>
            </w:tabs>
            <w:spacing w:after="120"/>
            <w:ind w:left="992" w:hanging="992"/>
          </w:pPr>
        </w:pPrChange>
      </w:pPr>
      <w:bookmarkStart w:id="726" w:name="_Ref49472701"/>
      <w:bookmarkStart w:id="727" w:name="_Toc144421332"/>
      <w:r w:rsidRPr="00D56521">
        <w:t>Highlighting of date-dependent features</w:t>
      </w:r>
      <w:bookmarkEnd w:id="726"/>
      <w:bookmarkEnd w:id="727"/>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pPr>
        <w:pStyle w:val="Heading3"/>
        <w:pPrChange w:id="728" w:author="Raphael Malyankar" w:date="2023-08-31T22:24:00Z">
          <w:pPr>
            <w:pStyle w:val="Heading3"/>
            <w:tabs>
              <w:tab w:val="clear" w:pos="851"/>
              <w:tab w:val="left" w:pos="993"/>
            </w:tabs>
            <w:spacing w:after="120"/>
            <w:ind w:left="992" w:hanging="992"/>
          </w:pPr>
        </w:pPrChange>
      </w:pPr>
      <w:bookmarkStart w:id="729" w:name="_Ref49481796"/>
      <w:bookmarkStart w:id="730" w:name="_Toc144421333"/>
      <w:r w:rsidRPr="00D56521">
        <w:t>Indication of date adjustment</w:t>
      </w:r>
      <w:bookmarkEnd w:id="729"/>
      <w:bookmarkEnd w:id="730"/>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dd mmm yyyy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Display Not Real Time – Display is based on date dd mmm yyyy</w:t>
      </w:r>
    </w:p>
    <w:p w14:paraId="29683DEE" w14:textId="035D9BC8" w:rsidR="00223A07" w:rsidRDefault="00223A07" w:rsidP="00AE2737">
      <w:pPr>
        <w:pStyle w:val="ListParagraph"/>
        <w:numPr>
          <w:ilvl w:val="0"/>
          <w:numId w:val="54"/>
        </w:numPr>
        <w:spacing w:after="120" w:line="240" w:lineRule="auto"/>
        <w:ind w:left="714" w:hanging="357"/>
        <w:jc w:val="both"/>
      </w:pPr>
      <w:r w:rsidRPr="00D56521">
        <w:t>Display Not Real Time – Display is based on viewing date range from dd mmm yyyy to dd mmm yyyy</w:t>
      </w:r>
    </w:p>
    <w:p w14:paraId="62957D6A" w14:textId="77777777" w:rsidR="00737C53" w:rsidRPr="00D56521" w:rsidRDefault="00737C53" w:rsidP="00737C53">
      <w:pPr>
        <w:spacing w:after="120" w:line="240" w:lineRule="auto"/>
        <w:jc w:val="both"/>
      </w:pPr>
    </w:p>
    <w:p w14:paraId="60C904EA" w14:textId="4838DCD5" w:rsidR="000C4FCD" w:rsidRPr="00D56521" w:rsidRDefault="000C4FCD">
      <w:pPr>
        <w:pStyle w:val="Heading2"/>
        <w:rPr>
          <w:noProof/>
        </w:rPr>
        <w:pPrChange w:id="731" w:author="Raphael Malyankar" w:date="2023-08-31T22:24:00Z">
          <w:pPr>
            <w:pStyle w:val="Heading2"/>
            <w:tabs>
              <w:tab w:val="clear" w:pos="567"/>
              <w:tab w:val="left" w:pos="851"/>
            </w:tabs>
            <w:ind w:left="851" w:hanging="851"/>
          </w:pPr>
        </w:pPrChange>
      </w:pPr>
      <w:bookmarkStart w:id="732" w:name="_Ref49473517"/>
      <w:bookmarkStart w:id="733" w:name="_Toc144421334"/>
      <w:r w:rsidRPr="00D56521">
        <w:rPr>
          <w:noProof/>
        </w:rPr>
        <w:t>Scale-dependent features</w:t>
      </w:r>
      <w:bookmarkEnd w:id="732"/>
      <w:bookmarkEnd w:id="733"/>
    </w:p>
    <w:p w14:paraId="487CB39E" w14:textId="36BC912A" w:rsidR="00C558E0" w:rsidRDefault="00C558E0" w:rsidP="00737C53">
      <w:pPr>
        <w:spacing w:after="120" w:line="240" w:lineRule="auto"/>
        <w:jc w:val="both"/>
      </w:pPr>
      <w:r w:rsidRPr="00D56521">
        <w:t xml:space="preserve">To reduce screen clutter most features within ENC </w:t>
      </w:r>
      <w:r w:rsidR="0010269F" w:rsidRPr="00D56521">
        <w:t xml:space="preserve">should </w:t>
      </w:r>
      <w:r w:rsidRPr="00D56521">
        <w:t xml:space="preserve">carry the attribute </w:t>
      </w:r>
      <w:r w:rsidRPr="00D56521">
        <w:rPr>
          <w:i/>
          <w:iCs/>
        </w:rPr>
        <w:t>scaleMinimum</w:t>
      </w:r>
      <w:r w:rsidRPr="00D56521">
        <w:t xml:space="preserve"> to specify the smallest display scale at which they should be drawn. At display scales smaller than </w:t>
      </w:r>
      <w:r w:rsidRPr="00D56521">
        <w:rPr>
          <w:i/>
          <w:iCs/>
        </w:rPr>
        <w:t>scaleMinimum</w:t>
      </w:r>
      <w:r w:rsidRPr="00D56521">
        <w:t xml:space="preserve"> the feature must not be drawn. For example, a feature with a </w:t>
      </w:r>
      <w:r w:rsidRPr="00D56521">
        <w:rPr>
          <w:i/>
          <w:iCs/>
        </w:rPr>
        <w:t>scaleMinimum</w:t>
      </w:r>
      <w:r w:rsidRPr="00D56521">
        <w:t xml:space="preserve"> value of </w:t>
      </w:r>
      <w:r w:rsidR="00737C53">
        <w:t>49999</w:t>
      </w:r>
      <w:r w:rsidRPr="00D56521">
        <w:t>, indicating a scale of 1/</w:t>
      </w:r>
      <w:r w:rsidR="00737C53">
        <w:t>49,999</w:t>
      </w:r>
      <w:r w:rsidRPr="00D56521">
        <w:t>, should not be drawn on an ECDIS display of 1/</w:t>
      </w:r>
      <w:r w:rsidR="00737C53">
        <w:t>5</w:t>
      </w:r>
      <w:r w:rsidRPr="00D56521">
        <w:t>0,000.</w:t>
      </w:r>
    </w:p>
    <w:p w14:paraId="7B19CC66" w14:textId="77777777" w:rsidR="00737C53" w:rsidRPr="00D56521" w:rsidRDefault="00737C53" w:rsidP="00737C53">
      <w:pPr>
        <w:spacing w:after="120" w:line="240" w:lineRule="auto"/>
        <w:jc w:val="both"/>
      </w:pPr>
    </w:p>
    <w:p w14:paraId="3BAA6F89" w14:textId="7E234F4C" w:rsidR="000C4FCD" w:rsidRPr="00D56521" w:rsidRDefault="000C4FCD">
      <w:pPr>
        <w:pStyle w:val="Heading2"/>
        <w:rPr>
          <w:noProof/>
        </w:rPr>
        <w:pPrChange w:id="734" w:author="Raphael Malyankar" w:date="2023-08-31T22:24:00Z">
          <w:pPr>
            <w:pStyle w:val="Heading2"/>
            <w:tabs>
              <w:tab w:val="clear" w:pos="567"/>
              <w:tab w:val="left" w:pos="851"/>
            </w:tabs>
            <w:ind w:left="851" w:hanging="851"/>
          </w:pPr>
        </w:pPrChange>
      </w:pPr>
      <w:bookmarkStart w:id="735" w:name="_Toc144421335"/>
      <w:r w:rsidRPr="00D56521">
        <w:rPr>
          <w:noProof/>
        </w:rPr>
        <w:t>IMO presentation elements</w:t>
      </w:r>
      <w:bookmarkEnd w:id="735"/>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pPr>
        <w:pStyle w:val="Heading3"/>
        <w:rPr>
          <w:noProof/>
        </w:rPr>
        <w:pPrChange w:id="736" w:author="Raphael Malyankar" w:date="2023-08-31T22:24:00Z">
          <w:pPr>
            <w:pStyle w:val="Heading3"/>
            <w:tabs>
              <w:tab w:val="clear" w:pos="851"/>
              <w:tab w:val="left" w:pos="993"/>
            </w:tabs>
            <w:spacing w:after="120"/>
            <w:ind w:left="992" w:hanging="992"/>
          </w:pPr>
        </w:pPrChange>
      </w:pPr>
      <w:bookmarkStart w:id="737" w:name="_Ref49482141"/>
      <w:bookmarkStart w:id="738" w:name="_Toc144421336"/>
      <w:r w:rsidRPr="00D56521">
        <w:rPr>
          <w:noProof/>
        </w:rPr>
        <w:t xml:space="preserve">Scale bar </w:t>
      </w:r>
      <w:r w:rsidR="006455DA" w:rsidRPr="00D56521">
        <w:rPr>
          <w:noProof/>
        </w:rPr>
        <w:t>and</w:t>
      </w:r>
      <w:r w:rsidRPr="00D56521">
        <w:rPr>
          <w:noProof/>
        </w:rPr>
        <w:t xml:space="preserve"> latitude scale</w:t>
      </w:r>
      <w:bookmarkEnd w:id="737"/>
      <w:bookmarkEnd w:id="738"/>
    </w:p>
    <w:p w14:paraId="5655115B" w14:textId="3A24CE59" w:rsidR="00A9027F" w:rsidRPr="00D56521" w:rsidRDefault="00A9027F" w:rsidP="00737C53">
      <w:pPr>
        <w:spacing w:after="60" w:line="240" w:lineRule="auto"/>
        <w:jc w:val="both"/>
        <w:rPr>
          <w:noProof/>
        </w:rPr>
      </w:pPr>
      <w:bookmarkStart w:id="739"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739"/>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740" w:name="_Hlk46861180"/>
            <w:r w:rsidRPr="00D56521">
              <w:rPr>
                <w:b/>
                <w:bCs/>
                <w:noProof/>
              </w:rPr>
              <w:lastRenderedPageBreak/>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740"/>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741" w:name="_Ref46837498"/>
      <w:bookmarkStart w:id="742"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741"/>
      <w:r w:rsidRPr="00D56521">
        <w:t xml:space="preserve"> - Scale bar presentation</w:t>
      </w:r>
      <w:bookmarkEnd w:id="742"/>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pPr>
        <w:pStyle w:val="Heading3"/>
        <w:rPr>
          <w:noProof/>
        </w:rPr>
        <w:pPrChange w:id="743" w:author="Raphael Malyankar" w:date="2023-08-31T22:24:00Z">
          <w:pPr>
            <w:pStyle w:val="Heading3"/>
            <w:tabs>
              <w:tab w:val="clear" w:pos="851"/>
              <w:tab w:val="left" w:pos="993"/>
            </w:tabs>
            <w:spacing w:after="120"/>
            <w:ind w:left="992" w:hanging="992"/>
          </w:pPr>
        </w:pPrChange>
      </w:pPr>
      <w:bookmarkStart w:id="744" w:name="_Ref49482026"/>
      <w:bookmarkStart w:id="745" w:name="_Toc144421337"/>
      <w:r w:rsidRPr="00D56521">
        <w:rPr>
          <w:noProof/>
        </w:rPr>
        <w:t>North arrow</w:t>
      </w:r>
      <w:bookmarkEnd w:id="744"/>
      <w:bookmarkEnd w:id="745"/>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pPr>
        <w:pStyle w:val="Heading3"/>
        <w:pPrChange w:id="746" w:author="Raphael Malyankar" w:date="2023-08-31T22:24:00Z">
          <w:pPr>
            <w:pStyle w:val="Heading3"/>
            <w:tabs>
              <w:tab w:val="clear" w:pos="851"/>
              <w:tab w:val="left" w:pos="993"/>
            </w:tabs>
            <w:spacing w:after="120"/>
            <w:ind w:left="992" w:hanging="992"/>
          </w:pPr>
        </w:pPrChange>
      </w:pPr>
      <w:bookmarkStart w:id="747" w:name="_Toc144421338"/>
      <w:r w:rsidRPr="00D56521">
        <w:t>Graticule</w:t>
      </w:r>
      <w:bookmarkEnd w:id="747"/>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748" w:author="Raphael Malyankar" w:date="2023-08-31T18:18:00Z">
        <w:r w:rsidR="00F667CD" w:rsidRPr="00D56521" w:rsidDel="00D748C8">
          <w:delText>232(82)</w:delText>
        </w:r>
      </w:del>
      <w:ins w:id="749" w:author="Raphael Malyankar" w:date="2023-08-31T18:18:00Z">
        <w:r w:rsidR="00D748C8">
          <w:t>530(106)</w:t>
        </w:r>
      </w:ins>
      <w:r w:rsidRPr="00D56521">
        <w:t>) the lines should use the colour token CHBLK.</w:t>
      </w:r>
    </w:p>
    <w:p w14:paraId="73727AD6" w14:textId="55A423AC" w:rsidR="00A4679E" w:rsidRPr="00D56521" w:rsidRDefault="00F667CD">
      <w:pPr>
        <w:pStyle w:val="Heading3"/>
        <w:pPrChange w:id="750" w:author="Raphael Malyankar" w:date="2023-08-31T22:24:00Z">
          <w:pPr>
            <w:pStyle w:val="Heading3"/>
            <w:tabs>
              <w:tab w:val="clear" w:pos="851"/>
              <w:tab w:val="left" w:pos="993"/>
            </w:tabs>
            <w:spacing w:after="120"/>
            <w:ind w:left="992" w:hanging="992"/>
          </w:pPr>
        </w:pPrChange>
      </w:pPr>
      <w:bookmarkStart w:id="751" w:name="_Toc144421339"/>
      <w:r w:rsidRPr="00D56521">
        <w:t>Display mode</w:t>
      </w:r>
      <w:bookmarkEnd w:id="751"/>
    </w:p>
    <w:p w14:paraId="14F9578E" w14:textId="5071DED7"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w:t>
      </w:r>
      <w:del w:id="752" w:author="Raphael Malyankar" w:date="2023-08-31T18:19:00Z">
        <w:r w:rsidRPr="00D56521" w:rsidDel="00D748C8">
          <w:delText>232(82)</w:delText>
        </w:r>
      </w:del>
      <w:ins w:id="753" w:author="Raphael Malyankar" w:date="2023-08-31T18:19:00Z">
        <w:r w:rsidR="00D748C8">
          <w:t>530(106) Append</w:t>
        </w:r>
      </w:ins>
      <w:ins w:id="754" w:author="Raphael Malyankar" w:date="2023-08-31T18:20:00Z">
        <w:r w:rsidR="00D748C8">
          <w:t>ix 2</w:t>
        </w:r>
      </w:ins>
      <w:r w:rsidRPr="00D56521">
        <w:t>).</w:t>
      </w:r>
    </w:p>
    <w:p w14:paraId="3D3C080B" w14:textId="2756C61C" w:rsidR="001275B6" w:rsidRPr="00D56521" w:rsidRDefault="001275B6">
      <w:pPr>
        <w:pStyle w:val="Heading3"/>
        <w:pPrChange w:id="755" w:author="Raphael Malyankar" w:date="2023-08-31T22:24:00Z">
          <w:pPr>
            <w:pStyle w:val="Heading3"/>
            <w:tabs>
              <w:tab w:val="clear" w:pos="851"/>
              <w:tab w:val="left" w:pos="993"/>
            </w:tabs>
            <w:spacing w:after="120"/>
            <w:ind w:left="992" w:hanging="992"/>
          </w:pPr>
        </w:pPrChange>
      </w:pPr>
      <w:bookmarkStart w:id="756" w:name="_Ref49473588"/>
      <w:bookmarkStart w:id="757" w:name="_Toc144421340"/>
      <w:r w:rsidRPr="00D56521">
        <w:t>Shallow water pattern</w:t>
      </w:r>
      <w:bookmarkEnd w:id="756"/>
      <w:bookmarkEnd w:id="757"/>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758"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r w:rsidRPr="00D56521">
              <w:t>UnderRADAR</w:t>
            </w:r>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758"/>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pPr>
        <w:pStyle w:val="Heading3"/>
        <w:pPrChange w:id="759" w:author="Raphael Malyankar" w:date="2023-08-31T22:24:00Z">
          <w:pPr>
            <w:pStyle w:val="Heading3"/>
            <w:tabs>
              <w:tab w:val="clear" w:pos="851"/>
              <w:tab w:val="left" w:pos="993"/>
            </w:tabs>
            <w:spacing w:after="120"/>
            <w:ind w:left="992" w:hanging="992"/>
          </w:pPr>
        </w:pPrChange>
      </w:pPr>
      <w:bookmarkStart w:id="760" w:name="_Toc144421341"/>
      <w:r w:rsidRPr="00D56521">
        <w:lastRenderedPageBreak/>
        <w:t>Black level adjustment symbol</w:t>
      </w:r>
      <w:bookmarkEnd w:id="760"/>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pPr>
        <w:pStyle w:val="Heading3"/>
        <w:pPrChange w:id="761" w:author="Raphael Malyankar" w:date="2023-08-31T22:24:00Z">
          <w:pPr>
            <w:pStyle w:val="Heading3"/>
            <w:tabs>
              <w:tab w:val="clear" w:pos="851"/>
              <w:tab w:val="left" w:pos="993"/>
            </w:tabs>
            <w:spacing w:after="120"/>
            <w:ind w:left="992" w:hanging="992"/>
          </w:pPr>
        </w:pPrChange>
      </w:pPr>
      <w:bookmarkStart w:id="762" w:name="_Ref49340745"/>
      <w:bookmarkStart w:id="763" w:name="_Toc144421342"/>
      <w:r w:rsidRPr="00D56521">
        <w:t>Detection and notification of navigational hazards</w:t>
      </w:r>
      <w:bookmarkEnd w:id="762"/>
      <w:bookmarkEnd w:id="763"/>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764" w:author="Raphael Malyankar" w:date="2023-08-31T18:20:00Z">
        <w:r w:rsidR="009D43C5" w:rsidDel="00D748C8">
          <w:delText>232(82)</w:delText>
        </w:r>
      </w:del>
      <w:ins w:id="765" w:author="Raphael Malyankar" w:date="2023-08-31T18:20:00Z">
        <w:r w:rsidR="00D748C8">
          <w:t>530(106)</w:t>
        </w:r>
      </w:ins>
      <w:r w:rsidR="009D43C5">
        <w:t>, clause 11.3.5 Route planning states:</w:t>
      </w:r>
    </w:p>
    <w:p w14:paraId="3EC5BA78" w14:textId="69427910" w:rsidR="00584966" w:rsidRPr="00D56521" w:rsidRDefault="00584966" w:rsidP="009D43C5">
      <w:pPr>
        <w:pStyle w:val="BlockQuote"/>
        <w:spacing w:after="120" w:line="240" w:lineRule="auto"/>
        <w:jc w:val="both"/>
      </w:pPr>
      <w:r w:rsidRPr="00D56521">
        <w:t xml:space="preserve">An indication should also be given if the </w:t>
      </w:r>
      <w:r w:rsidR="00BA5151" w:rsidRPr="00D56521">
        <w:t>m</w:t>
      </w:r>
      <w:r w:rsidRPr="00D56521">
        <w:t>ariner plans a route closer than a user-specified distance from a point feature, such as a fixed or floating aid to navigation or isolated danger.</w:t>
      </w:r>
    </w:p>
    <w:p w14:paraId="0F6C426F" w14:textId="60CD9F74" w:rsidR="00584966" w:rsidRPr="00D56521" w:rsidRDefault="009D43C5" w:rsidP="009D43C5">
      <w:pPr>
        <w:spacing w:after="60" w:line="240" w:lineRule="auto"/>
        <w:jc w:val="both"/>
      </w:pPr>
      <w:r>
        <w:t>Clause 11.4.6 Route monitoring states:</w:t>
      </w:r>
    </w:p>
    <w:p w14:paraId="2453A7C4" w14:textId="57961E49" w:rsidR="00584966" w:rsidRPr="00D56521" w:rsidRDefault="00584966" w:rsidP="009D43C5">
      <w:pPr>
        <w:pStyle w:val="BlockQuote"/>
        <w:spacing w:after="120" w:line="240" w:lineRule="auto"/>
        <w:jc w:val="both"/>
      </w:pPr>
      <w:r w:rsidRPr="00D56521">
        <w:t xml:space="preserve">An indication should be given to the </w:t>
      </w:r>
      <w:r w:rsidR="00BA5151" w:rsidRPr="00D56521">
        <w:t>m</w:t>
      </w:r>
      <w:r w:rsidRPr="00D56521">
        <w:t xml:space="preserve">ariner if, continuing on its present course and speed, over a specified time or distance set by the </w:t>
      </w:r>
      <w:r w:rsidR="00BA5151" w:rsidRPr="00D56521">
        <w:t>m</w:t>
      </w:r>
      <w:r w:rsidRPr="00D56521">
        <w:t xml:space="preserve">ariner, own ship will pass closer than a user-specified distance from a danger (For example, obstruction, wreck, rock) that is shallower than the </w:t>
      </w:r>
      <w:r w:rsidR="00BA5151" w:rsidRPr="00D56521">
        <w:t>m</w:t>
      </w:r>
      <w:r w:rsidRPr="00D56521">
        <w:t>ariner's safety contour or an aid to navigation.</w:t>
      </w:r>
    </w:p>
    <w:p w14:paraId="63FC6ACE" w14:textId="18834FA3" w:rsidR="00730D49" w:rsidRPr="00D56521" w:rsidRDefault="00730D49" w:rsidP="009D43C5">
      <w:pPr>
        <w:spacing w:after="120" w:line="240" w:lineRule="auto"/>
        <w:jc w:val="both"/>
      </w:pPr>
    </w:p>
    <w:p w14:paraId="0092E6CD" w14:textId="345D69EA" w:rsidR="00730D49" w:rsidRPr="00D56521" w:rsidRDefault="00730D49"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6E25F672" w:rsidR="004F4995" w:rsidRPr="00D56521" w:rsidRDefault="0099680D" w:rsidP="009D43C5">
      <w:pPr>
        <w:spacing w:after="120" w:line="240" w:lineRule="auto"/>
        <w:jc w:val="both"/>
      </w:pPr>
      <w:r w:rsidRPr="00D56521">
        <w:t>The safety contour value is set by the user</w:t>
      </w:r>
      <w:r w:rsidR="004F4995" w:rsidRPr="00D56521">
        <w:t>; in the absence of a user setting, its default value should be 30m</w:t>
      </w:r>
      <w:r w:rsidRPr="00D56521">
        <w:t>.</w:t>
      </w:r>
    </w:p>
    <w:p w14:paraId="184A86F9" w14:textId="7F10F1C4" w:rsidR="0099680D" w:rsidRPr="00D56521" w:rsidRDefault="006A7A07" w:rsidP="009D43C5">
      <w:pPr>
        <w:spacing w:after="120" w:line="240" w:lineRule="auto"/>
        <w:jc w:val="both"/>
      </w:pPr>
      <w:r w:rsidRPr="009D43C5">
        <w:t>T</w:t>
      </w:r>
      <w:r w:rsidR="004640A7" w:rsidRPr="009D43C5">
        <w:t xml:space="preserve">he highlight should 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D56521" w:rsidRDefault="004640A7" w:rsidP="009D43C5">
      <w:pPr>
        <w:pStyle w:val="Caption"/>
        <w:spacing w:after="120" w:line="240" w:lineRule="auto"/>
        <w:jc w:val="center"/>
      </w:pPr>
      <w:bookmarkStart w:id="766" w:name="_Ref47321487"/>
      <w:bookmarkStart w:id="767"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766"/>
      <w:r w:rsidRPr="00D56521">
        <w:t xml:space="preserve"> - Example</w:t>
      </w:r>
      <w:r w:rsidR="00A96A31" w:rsidRPr="00D56521">
        <w:t>s</w:t>
      </w:r>
      <w:r w:rsidRPr="00D56521">
        <w:t xml:space="preserve"> of indication highlight</w:t>
      </w:r>
      <w:bookmarkEnd w:id="767"/>
      <w:r w:rsidR="00A96A31" w:rsidRPr="00D56521">
        <w:t>s</w:t>
      </w:r>
    </w:p>
    <w:p w14:paraId="7310711E" w14:textId="08EFB574" w:rsidR="001275B6" w:rsidRPr="00D56521" w:rsidRDefault="001275B6">
      <w:pPr>
        <w:pStyle w:val="Heading3"/>
        <w:pPrChange w:id="768" w:author="Raphael Malyankar" w:date="2023-08-31T22:24:00Z">
          <w:pPr>
            <w:pStyle w:val="Heading3"/>
            <w:tabs>
              <w:tab w:val="clear" w:pos="851"/>
              <w:tab w:val="left" w:pos="993"/>
            </w:tabs>
            <w:spacing w:after="120"/>
            <w:ind w:left="992" w:hanging="992"/>
          </w:pPr>
        </w:pPrChange>
      </w:pPr>
      <w:bookmarkStart w:id="769" w:name="_Ref49340750"/>
      <w:bookmarkStart w:id="770" w:name="_Toc144421343"/>
      <w:r w:rsidRPr="00D56521">
        <w:t>Detection of areas for which special conditions exist</w:t>
      </w:r>
      <w:bookmarkEnd w:id="769"/>
      <w:bookmarkEnd w:id="770"/>
    </w:p>
    <w:p w14:paraId="5ACECE2E" w14:textId="3780DDBD" w:rsidR="00FA374F" w:rsidRPr="00D56521" w:rsidRDefault="00FA374F" w:rsidP="009D43C5">
      <w:pPr>
        <w:spacing w:after="60" w:line="240" w:lineRule="auto"/>
        <w:jc w:val="both"/>
      </w:pPr>
      <w:r w:rsidRPr="00D56521">
        <w:t>The IMO Performance Standard for ECDIS MSC.</w:t>
      </w:r>
      <w:del w:id="771" w:author="Raphael Malyankar" w:date="2023-08-31T20:01:00Z">
        <w:r w:rsidRPr="00D56521" w:rsidDel="002514B8">
          <w:delText>232(82)</w:delText>
        </w:r>
      </w:del>
      <w:ins w:id="772" w:author="Raphael Malyankar" w:date="2023-08-31T20:01:00Z">
        <w:r w:rsidR="002514B8">
          <w:t>530(106)</w:t>
        </w:r>
      </w:ins>
      <w:r w:rsidR="009D43C5">
        <w:t>,</w:t>
      </w:r>
      <w:r w:rsidRPr="00D56521">
        <w:t xml:space="preserve"> clause 11.3.5 </w:t>
      </w:r>
      <w:ins w:id="773" w:author="Raphael Malyankar" w:date="2023-08-31T20:02:00Z">
        <w:r w:rsidR="002514B8">
          <w:t>(</w:t>
        </w:r>
      </w:ins>
      <w:ins w:id="774" w:author="Raphael Malyankar" w:date="2023-08-31T20:03:00Z">
        <w:r w:rsidR="002514B8">
          <w:t xml:space="preserve">which applies to </w:t>
        </w:r>
      </w:ins>
      <w:r w:rsidRPr="00D56521">
        <w:t>Route Planning</w:t>
      </w:r>
      <w:ins w:id="775" w:author="Raphael Malyankar" w:date="2023-08-31T20:02:00Z">
        <w:r w:rsidR="002514B8">
          <w:t>)</w:t>
        </w:r>
      </w:ins>
      <w:r w:rsidRPr="00D56521">
        <w:t xml:space="preserve"> states</w:t>
      </w:r>
      <w:ins w:id="776" w:author="Raphael Malyankar" w:date="2023-08-31T20:02:00Z">
        <w:r w:rsidR="002514B8">
          <w:t>:</w:t>
        </w:r>
      </w:ins>
      <w:del w:id="777"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778" w:author="Raphael Malyankar" w:date="2023-08-31T20:01:00Z">
        <w:r>
          <w:lastRenderedPageBreak/>
          <w:t xml:space="preserve">A </w:t>
        </w:r>
      </w:ins>
      <w:del w:id="779"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780" w:author="Raphael Malyankar" w:date="2023-08-31T20:01:00Z">
        <w:r>
          <w:t>graphical indication should be given if the mariner plans a route closer than a user-specified distance from the boundary of a user-selectable category of prohibited area or geographic area for which special conditions exist (see appendix 4</w:t>
        </w:r>
      </w:ins>
      <w:ins w:id="781"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782"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783"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pPr>
        <w:pStyle w:val="Heading3"/>
        <w:pPrChange w:id="784" w:author="Raphael Malyankar" w:date="2023-08-31T22:24:00Z">
          <w:pPr>
            <w:pStyle w:val="Heading3"/>
            <w:tabs>
              <w:tab w:val="clear" w:pos="851"/>
              <w:tab w:val="left" w:pos="993"/>
            </w:tabs>
            <w:spacing w:after="120"/>
            <w:ind w:left="992" w:hanging="992"/>
          </w:pPr>
        </w:pPrChange>
      </w:pPr>
      <w:bookmarkStart w:id="785" w:name="_Toc144421344"/>
      <w:r w:rsidRPr="00D56521">
        <w:t>Visualisation of the safety contour</w:t>
      </w:r>
      <w:bookmarkEnd w:id="785"/>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pPr>
        <w:pStyle w:val="Heading3"/>
        <w:pPrChange w:id="786" w:author="Raphael Malyankar" w:date="2023-08-31T22:24:00Z">
          <w:pPr>
            <w:pStyle w:val="Heading3"/>
            <w:tabs>
              <w:tab w:val="clear" w:pos="851"/>
              <w:tab w:val="left" w:pos="993"/>
            </w:tabs>
            <w:spacing w:after="120"/>
            <w:ind w:left="992" w:hanging="992"/>
          </w:pPr>
        </w:pPrChange>
      </w:pPr>
      <w:bookmarkStart w:id="787" w:name="_Ref49340754"/>
      <w:bookmarkStart w:id="788" w:name="_Toc144421345"/>
      <w:r w:rsidRPr="00D56521">
        <w:t>Detection of safety contour</w:t>
      </w:r>
      <w:bookmarkEnd w:id="787"/>
      <w:bookmarkEnd w:id="788"/>
    </w:p>
    <w:p w14:paraId="2C8092B5" w14:textId="0AC8714E" w:rsidR="001275B6" w:rsidRPr="00D56521" w:rsidRDefault="001275B6" w:rsidP="00DA5A6F">
      <w:pPr>
        <w:spacing w:after="60" w:line="240" w:lineRule="auto"/>
        <w:jc w:val="both"/>
      </w:pPr>
      <w:r w:rsidRPr="00D56521">
        <w:t>The IMO Performance Standard for ECDIS MSC.</w:t>
      </w:r>
      <w:del w:id="789" w:author="Raphael Malyankar" w:date="2023-08-31T18:24:00Z">
        <w:r w:rsidRPr="00D56521" w:rsidDel="0028721C">
          <w:delText>232(82)</w:delText>
        </w:r>
      </w:del>
      <w:ins w:id="790" w:author="Raphael Malyankar" w:date="2023-08-31T18:24:00Z">
        <w:r w:rsidR="0028721C">
          <w:t>530(106)</w:t>
        </w:r>
      </w:ins>
      <w:r w:rsidR="00DA5A6F">
        <w:t>,</w:t>
      </w:r>
      <w:r w:rsidRPr="00D56521">
        <w:t xml:space="preserve"> clause 11.3.4 Route Planning states;</w:t>
      </w:r>
    </w:p>
    <w:p w14:paraId="31C9167D" w14:textId="465522B5" w:rsidR="001275B6" w:rsidRPr="00D56521" w:rsidRDefault="001275B6" w:rsidP="00DA5A6F">
      <w:pPr>
        <w:pStyle w:val="BlockQuote"/>
        <w:spacing w:after="120" w:line="240" w:lineRule="auto"/>
        <w:jc w:val="both"/>
      </w:pPr>
      <w:r w:rsidRPr="00D56521">
        <w:t>An indication is required if the Mariner plans a route across an own ship's safety contour</w:t>
      </w:r>
      <w:r w:rsidR="00CC2379" w:rsidRPr="00D56521">
        <w:t>.</w:t>
      </w:r>
    </w:p>
    <w:p w14:paraId="18BD133B" w14:textId="77777777" w:rsidR="001275B6" w:rsidRPr="00D56521" w:rsidRDefault="001275B6" w:rsidP="00DA5A6F">
      <w:pPr>
        <w:spacing w:after="60" w:line="240" w:lineRule="auto"/>
        <w:jc w:val="both"/>
      </w:pPr>
      <w:r w:rsidRPr="00D56521">
        <w:t>Clause 11.4.3 Route Monitoring states;</w:t>
      </w:r>
    </w:p>
    <w:p w14:paraId="56C8947E" w14:textId="46E1E604" w:rsidR="001275B6" w:rsidRPr="00D56521" w:rsidRDefault="001275B6" w:rsidP="00DA5A6F">
      <w:pPr>
        <w:pStyle w:val="BlockQuote"/>
        <w:spacing w:after="120" w:line="240" w:lineRule="auto"/>
        <w:jc w:val="both"/>
      </w:pPr>
      <w:r w:rsidRPr="00D56521">
        <w:t xml:space="preserve">ECDIS should give an alarm if the ship, within a specified time set by the Mariner, is going to cross the safety contour. </w:t>
      </w:r>
    </w:p>
    <w:p w14:paraId="61E2048B" w14:textId="43985767"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791"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791"/>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pPr>
        <w:pStyle w:val="Heading3"/>
        <w:pPrChange w:id="792" w:author="Raphael Malyankar" w:date="2023-08-31T22:24:00Z">
          <w:pPr>
            <w:pStyle w:val="Heading3"/>
            <w:tabs>
              <w:tab w:val="clear" w:pos="851"/>
              <w:tab w:val="left" w:pos="993"/>
            </w:tabs>
            <w:spacing w:after="120"/>
            <w:ind w:left="992" w:hanging="992"/>
          </w:pPr>
        </w:pPrChange>
      </w:pPr>
      <w:bookmarkStart w:id="793" w:name="_Ref88060090"/>
      <w:bookmarkStart w:id="794" w:name="_Toc144421346"/>
      <w:r w:rsidRPr="00D56521">
        <w:t>User Selected Safety Contour</w:t>
      </w:r>
      <w:bookmarkEnd w:id="793"/>
      <w:r w:rsidR="007D1C60" w:rsidRPr="00D56521">
        <w:t xml:space="preserve"> and Water Level Adjustment.</w:t>
      </w:r>
      <w:bookmarkEnd w:id="794"/>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lastRenderedPageBreak/>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608F6E60" w:rsidR="00DE0E6F" w:rsidRPr="00D56521" w:rsidRDefault="007D1C60" w:rsidP="009C3086">
      <w:pPr>
        <w:spacing w:after="120" w:line="240" w:lineRule="auto"/>
        <w:jc w:val="both"/>
      </w:pPr>
      <w:r w:rsidRPr="00D56521">
        <w:t>The combination of S-101 with S-104 can also enable Water Level Adjustment (WLA), allowing the water level data contained in S-104 to complement the S-101 chart data. WLA can also be applied to S-102 data suppress</w:t>
      </w:r>
      <w:r w:rsidR="00256259" w:rsidRPr="00D56521">
        <w:t>ing</w:t>
      </w:r>
      <w:r w:rsidRPr="00D56521">
        <w:t xml:space="preserve"> S-101 features. </w:t>
      </w:r>
      <w:r w:rsidR="00DE0E6F" w:rsidRPr="00D56521">
        <w:t>As with depth information, WLA processes adjust other attribute values in the ENC 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pPr>
        <w:pStyle w:val="Heading3"/>
        <w:pPrChange w:id="795" w:author="Raphael Malyankar" w:date="2023-08-31T22:24:00Z">
          <w:pPr>
            <w:pStyle w:val="Heading3"/>
            <w:tabs>
              <w:tab w:val="clear" w:pos="851"/>
              <w:tab w:val="left" w:pos="993"/>
            </w:tabs>
            <w:spacing w:after="120"/>
            <w:ind w:left="992" w:hanging="992"/>
          </w:pPr>
        </w:pPrChange>
      </w:pPr>
      <w:bookmarkStart w:id="796" w:name="_Toc144421347"/>
      <w:r w:rsidRPr="00D56521">
        <w:t>Range indicator</w:t>
      </w:r>
      <w:bookmarkEnd w:id="796"/>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pPr>
        <w:pStyle w:val="Heading3"/>
        <w:pPrChange w:id="797" w:author="Raphael Malyankar" w:date="2023-08-31T22:24:00Z">
          <w:pPr>
            <w:pStyle w:val="Heading3"/>
            <w:tabs>
              <w:tab w:val="clear" w:pos="851"/>
              <w:tab w:val="left" w:pos="993"/>
            </w:tabs>
            <w:spacing w:after="120"/>
            <w:ind w:left="992" w:hanging="992"/>
          </w:pPr>
        </w:pPrChange>
      </w:pPr>
      <w:bookmarkStart w:id="798" w:name="_Toc144421348"/>
      <w:r w:rsidRPr="00D56521">
        <w:t>Detection of route-based conditions</w:t>
      </w:r>
      <w:bookmarkEnd w:id="798"/>
    </w:p>
    <w:p w14:paraId="0F3DF3E9" w14:textId="0E5FDFC2" w:rsidR="00F97C89" w:rsidRPr="00D56521" w:rsidRDefault="00F97C89" w:rsidP="009C3086">
      <w:pPr>
        <w:spacing w:after="60" w:line="240" w:lineRule="auto"/>
        <w:jc w:val="both"/>
      </w:pPr>
      <w:r w:rsidRPr="00D56521">
        <w:t>The IMO Performance Standard requires that:</w:t>
      </w:r>
    </w:p>
    <w:p w14:paraId="0F17D9E4" w14:textId="4CCFCE54" w:rsidR="00F97C89" w:rsidRPr="00D56521" w:rsidRDefault="00F97C89" w:rsidP="009C3086">
      <w:pPr>
        <w:pStyle w:val="BlockQuote"/>
        <w:spacing w:after="120" w:line="240" w:lineRule="auto"/>
        <w:jc w:val="both"/>
      </w:pPr>
      <w:r w:rsidRPr="00D56521">
        <w:t>An alarm should be given by ECDIS when the ship reaches a specified time or distance, set by the mariner, in advance of a critical point on the planned route. [MSC.</w:t>
      </w:r>
      <w:del w:id="799" w:author="Raphael Malyankar" w:date="2023-08-31T19:43:00Z">
        <w:r w:rsidRPr="00D56521" w:rsidDel="005C7BA9">
          <w:delText>232(82)</w:delText>
        </w:r>
      </w:del>
      <w:ins w:id="800" w:author="Raphael Malyankar" w:date="2023-08-31T19:43:00Z">
        <w:r w:rsidR="005C7BA9">
          <w:t>530(106)</w:t>
        </w:r>
      </w:ins>
      <w:r w:rsidRPr="00D56521">
        <w:t xml:space="preserve"> 11.4.</w:t>
      </w:r>
      <w:ins w:id="801" w:author="Raphael Malyankar" w:date="2023-08-31T19:43:00Z">
        <w:r w:rsidR="005C7BA9">
          <w:t>12</w:t>
        </w:r>
      </w:ins>
      <w:del w:id="802" w:author="Raphael Malyankar" w:date="2023-08-31T19:43:00Z">
        <w:r w:rsidRPr="00D56521" w:rsidDel="005C7BA9">
          <w:delText>9</w:delText>
        </w:r>
      </w:del>
      <w:r w:rsidRPr="00D56521">
        <w:t>]</w:t>
      </w:r>
    </w:p>
    <w:p w14:paraId="201D6802" w14:textId="5CAF043C" w:rsidR="00F97C89" w:rsidRPr="00BD3182" w:rsidRDefault="00F97C89" w:rsidP="009C3086">
      <w:pPr>
        <w:spacing w:after="120" w:line="240" w:lineRule="auto"/>
        <w:jc w:val="both"/>
      </w:pPr>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shall </w:t>
      </w:r>
      <w:r w:rsidR="00597FEB" w:rsidRPr="00D56521">
        <w:t>generate an alarm</w:t>
      </w:r>
      <w:r w:rsidR="00597FEB" w:rsidRPr="00BD3182">
        <w:t>.</w:t>
      </w:r>
      <w:del w:id="803"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804" w:author="Raphael Malyankar" w:date="2023-08-31T19:46:00Z"/>
        </w:rPr>
      </w:pPr>
      <w:del w:id="805" w:author="Raphael Malyankar" w:date="2023-08-31T19:46:00Z">
        <w:r w:rsidRPr="00D56521" w:rsidDel="005C7BA9">
          <w:delText>An alarm should be given when the specified cross track limit for deviation from the planned route is exceeded.</w:delText>
        </w:r>
      </w:del>
      <w:ins w:id="806" w:author="Raphael Malyankar" w:date="2023-08-31T19:45:00Z">
        <w:r w:rsidR="005C7BA9">
          <w:t>An alarm should be given when the specified cross track limit for deviation from the selected route, if defined by the mariner when route planning, is exceeded</w:t>
        </w:r>
      </w:ins>
      <w:r w:rsidRPr="00D56521">
        <w:t xml:space="preserve"> [MSC.</w:t>
      </w:r>
      <w:del w:id="807" w:author="Raphael Malyankar" w:date="2023-08-31T19:46:00Z">
        <w:r w:rsidRPr="00D56521" w:rsidDel="005C7BA9">
          <w:delText>232(82)</w:delText>
        </w:r>
      </w:del>
      <w:ins w:id="808" w:author="Raphael Malyankar" w:date="2023-08-31T19:46:00Z">
        <w:r w:rsidR="005C7BA9">
          <w:t>530(106)</w:t>
        </w:r>
      </w:ins>
      <w:r w:rsidRPr="00D56521">
        <w:t xml:space="preserve"> 11.4.5.]</w:t>
      </w:r>
    </w:p>
    <w:p w14:paraId="4423729B" w14:textId="54E99718" w:rsidR="00BF1E84" w:rsidRPr="00BD3182" w:rsidRDefault="00BF1E84">
      <w:pPr>
        <w:pStyle w:val="BlockQuote"/>
        <w:spacing w:after="120" w:line="240" w:lineRule="auto"/>
        <w:jc w:val="both"/>
        <w:pPrChange w:id="809" w:author="Raphael Malyankar" w:date="2023-08-31T19:46:00Z">
          <w:pPr>
            <w:spacing w:after="120" w:line="240" w:lineRule="auto"/>
          </w:pPr>
        </w:pPrChange>
      </w:pPr>
      <w:del w:id="810"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pPr>
        <w:pStyle w:val="Heading2"/>
        <w:pPrChange w:id="811" w:author="Raphael Malyankar" w:date="2023-08-31T22:24:00Z">
          <w:pPr>
            <w:pStyle w:val="Heading2"/>
            <w:tabs>
              <w:tab w:val="clear" w:pos="567"/>
              <w:tab w:val="left" w:pos="993"/>
            </w:tabs>
            <w:ind w:left="992" w:hanging="992"/>
          </w:pPr>
        </w:pPrChange>
      </w:pPr>
      <w:bookmarkStart w:id="812" w:name="_Toc144421349"/>
      <w:r w:rsidRPr="00D56521">
        <w:t>Data Producer</w:t>
      </w:r>
      <w:r w:rsidR="00286BF8" w:rsidRPr="00D56521">
        <w:t xml:space="preserve"> specified display features</w:t>
      </w:r>
      <w:bookmarkEnd w:id="812"/>
    </w:p>
    <w:p w14:paraId="49E27C31" w14:textId="77C02BF4" w:rsidR="006F6B01" w:rsidRPr="00D56521" w:rsidRDefault="008042A0">
      <w:pPr>
        <w:pStyle w:val="Heading3"/>
        <w:pPrChange w:id="813" w:author="Raphael Malyankar" w:date="2023-08-31T22:24:00Z">
          <w:pPr>
            <w:pStyle w:val="Heading3"/>
            <w:tabs>
              <w:tab w:val="clear" w:pos="851"/>
              <w:tab w:val="left" w:pos="993"/>
            </w:tabs>
            <w:spacing w:after="120"/>
            <w:ind w:left="992" w:hanging="992"/>
          </w:pPr>
        </w:pPrChange>
      </w:pPr>
      <w:bookmarkStart w:id="814" w:name="_Ref47355639"/>
      <w:bookmarkStart w:id="815" w:name="_Toc144421350"/>
      <w:r w:rsidRPr="00D56521">
        <w:t>Supplementary information</w:t>
      </w:r>
      <w:bookmarkEnd w:id="814"/>
      <w:bookmarkEnd w:id="815"/>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r w:rsidR="009249BE">
        <w:rPr>
          <w:i/>
        </w:rPr>
        <w:t>textualDescription</w:t>
      </w:r>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r w:rsidR="00AC2B79" w:rsidRPr="00D56521">
        <w:rPr>
          <w:i/>
          <w:iCs/>
        </w:rPr>
        <w:t>a</w:t>
      </w:r>
      <w:r w:rsidRPr="00D56521">
        <w:rPr>
          <w:i/>
          <w:iCs/>
        </w:rPr>
        <w:t>dditionalInformation</w:t>
      </w:r>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r w:rsidR="00AC2B79" w:rsidRPr="00D56521">
        <w:rPr>
          <w:i/>
          <w:iCs/>
        </w:rPr>
        <w:t>additionalInformation</w:t>
      </w:r>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790EA930" w:rsidR="002853F8" w:rsidRPr="00D56521" w:rsidRDefault="002853F8" w:rsidP="00853C83">
      <w:pPr>
        <w:spacing w:after="120" w:line="240" w:lineRule="auto"/>
        <w:jc w:val="both"/>
      </w:pPr>
      <w:r w:rsidRPr="00D56521">
        <w:t xml:space="preserve">Display or suppression of supplementary information symbols should be under mariner control (see </w:t>
      </w:r>
      <w:r w:rsidR="00506EE8" w:rsidRPr="00D56521">
        <w:t xml:space="preserve">MSC.1609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r w:rsidR="00ED59C5">
        <w:rPr>
          <w:i/>
        </w:rPr>
        <w:t>textualDescription</w:t>
      </w:r>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pPr>
        <w:pStyle w:val="Heading3"/>
        <w:pPrChange w:id="816" w:author="Raphael Malyankar" w:date="2023-08-31T22:24:00Z">
          <w:pPr>
            <w:pStyle w:val="Heading3"/>
            <w:tabs>
              <w:tab w:val="clear" w:pos="851"/>
              <w:tab w:val="left" w:pos="993"/>
            </w:tabs>
            <w:spacing w:after="120"/>
            <w:ind w:left="992" w:hanging="992"/>
          </w:pPr>
        </w:pPrChange>
      </w:pPr>
      <w:bookmarkStart w:id="817" w:name="_Ref49474213"/>
      <w:bookmarkStart w:id="818" w:name="_Toc144421351"/>
      <w:r w:rsidRPr="00D56521">
        <w:t>Display in languages other than English</w:t>
      </w:r>
      <w:bookmarkEnd w:id="817"/>
      <w:bookmarkEnd w:id="818"/>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r w:rsidRPr="00D56521">
        <w:rPr>
          <w:noProof/>
        </w:rPr>
        <w:lastRenderedPageBreak/>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r w:rsidR="001A432B" w:rsidRPr="00D56521">
        <w:t xml:space="preserve">  </w:t>
      </w:r>
    </w:p>
    <w:p w14:paraId="597986F9" w14:textId="1955B290" w:rsidR="008042A0" w:rsidRPr="00D56521" w:rsidRDefault="008042A0">
      <w:pPr>
        <w:pStyle w:val="Heading3"/>
        <w:pPrChange w:id="819" w:author="Raphael Malyankar" w:date="2023-08-31T22:24:00Z">
          <w:pPr>
            <w:pStyle w:val="Heading3"/>
            <w:tabs>
              <w:tab w:val="clear" w:pos="851"/>
              <w:tab w:val="left" w:pos="993"/>
            </w:tabs>
            <w:spacing w:after="120"/>
            <w:ind w:left="992" w:hanging="992"/>
          </w:pPr>
        </w:pPrChange>
      </w:pPr>
      <w:bookmarkStart w:id="820" w:name="_Ref48912766"/>
      <w:bookmarkStart w:id="821" w:name="_Toc144421352"/>
      <w:r w:rsidRPr="00D56521">
        <w:t>ECDIS Legend</w:t>
      </w:r>
      <w:bookmarkEnd w:id="820"/>
      <w:bookmarkEnd w:id="821"/>
    </w:p>
    <w:p w14:paraId="07B009C5" w14:textId="1634155C" w:rsidR="008042A0" w:rsidRDefault="00AA63B2" w:rsidP="000A67D1">
      <w:pPr>
        <w:spacing w:after="120" w:line="240" w:lineRule="auto"/>
        <w:jc w:val="both"/>
      </w:pPr>
      <w:r w:rsidRPr="00D56521">
        <w:t xml:space="preserve">The ECDIS chart legend containing the following elements should be available for display at the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t>Data quality indicator</w:t>
            </w:r>
          </w:p>
        </w:tc>
        <w:tc>
          <w:tcPr>
            <w:tcW w:w="5730" w:type="dxa"/>
          </w:tcPr>
          <w:p w14:paraId="7422FB96" w14:textId="6A6CC0AC" w:rsidR="007B5B9A" w:rsidRPr="00D56521" w:rsidRDefault="004123D5" w:rsidP="000A67D1">
            <w:pPr>
              <w:spacing w:before="60" w:after="60"/>
            </w:pPr>
            <w:r w:rsidRPr="00D56521">
              <w:t>(</w:t>
            </w:r>
            <w:r w:rsidR="007B5B9A" w:rsidRPr="00D56521">
              <w:t>a</w:t>
            </w:r>
            <w:r w:rsidRPr="00D56521">
              <w:t>)</w:t>
            </w:r>
            <w:r w:rsidR="007B5B9A" w:rsidRPr="00D56521">
              <w:t xml:space="preserve"> </w:t>
            </w:r>
            <w:r w:rsidR="004F3C6C" w:rsidRPr="00D56521">
              <w:rPr>
                <w:i/>
                <w:iCs/>
              </w:rPr>
              <w:t>verticalUncertainty.uncertaintyFixed</w:t>
            </w:r>
            <w:r w:rsidR="004F3C6C" w:rsidRPr="00D56521">
              <w:t xml:space="preserve"> </w:t>
            </w:r>
            <w:r w:rsidR="00C0542A" w:rsidRPr="00D56521">
              <w:t>(</w:t>
            </w:r>
            <w:r w:rsidR="00C0542A" w:rsidRPr="00D56521">
              <w:rPr>
                <w:i/>
                <w:iCs/>
              </w:rPr>
              <w:t>SOUACC</w:t>
            </w:r>
            <w:r w:rsidR="00C0542A" w:rsidRPr="00D56521">
              <w:t xml:space="preserve">) </w:t>
            </w:r>
            <w:r w:rsidR="007B5B9A" w:rsidRPr="00D56521">
              <w:t xml:space="preserve">attribute of the </w:t>
            </w:r>
            <w:r w:rsidR="0028392F" w:rsidRPr="00D56521">
              <w:rPr>
                <w:b/>
                <w:bCs/>
              </w:rPr>
              <w:t>Quality</w:t>
            </w:r>
            <w:r w:rsidR="004F3C6C" w:rsidRPr="00D56521">
              <w:rPr>
                <w:b/>
                <w:bCs/>
              </w:rPr>
              <w:t xml:space="preserve"> </w:t>
            </w:r>
            <w:r w:rsidR="0028392F" w:rsidRPr="00D56521">
              <w:rPr>
                <w:b/>
                <w:bCs/>
              </w:rPr>
              <w:t>Of</w:t>
            </w:r>
            <w:r w:rsidR="004F3C6C" w:rsidRPr="00D56521">
              <w:rPr>
                <w:b/>
                <w:bCs/>
              </w:rPr>
              <w:t xml:space="preserve"> </w:t>
            </w:r>
            <w:r w:rsidR="0028392F" w:rsidRPr="00D56521">
              <w:rPr>
                <w:b/>
                <w:bCs/>
              </w:rPr>
              <w:t>Bathymetric</w:t>
            </w:r>
            <w:r w:rsidR="004F3C6C" w:rsidRPr="00D56521">
              <w:rPr>
                <w:b/>
                <w:bCs/>
              </w:rPr>
              <w:t xml:space="preserve"> </w:t>
            </w:r>
            <w:r w:rsidR="0028392F" w:rsidRPr="00D56521">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2F203909" w14:textId="483F3C4F" w:rsidR="003E1CAF" w:rsidRPr="00D56521" w:rsidRDefault="004123D5" w:rsidP="004B2A18">
            <w:pPr>
              <w:spacing w:before="60" w:after="60"/>
            </w:pPr>
            <w:r w:rsidRPr="00D56521">
              <w:t>(</w:t>
            </w:r>
            <w:r w:rsidR="003E1CAF" w:rsidRPr="00D56521">
              <w:t>b</w:t>
            </w:r>
            <w:r w:rsidRPr="00D56521">
              <w:t>)</w:t>
            </w:r>
            <w:r w:rsidR="003E1CAF" w:rsidRPr="00D56521">
              <w:t xml:space="preserve"> </w:t>
            </w:r>
            <w:r w:rsidR="00C0542A" w:rsidRPr="00D56521">
              <w:rPr>
                <w:i/>
                <w:iCs/>
              </w:rPr>
              <w:t>horizontalPositionUncertainty.uncertaintyfixed</w:t>
            </w:r>
            <w:r w:rsidR="00C0542A" w:rsidRPr="00D56521">
              <w:t xml:space="preserve"> (</w:t>
            </w:r>
            <w:r w:rsidR="003E1CAF" w:rsidRPr="00D56521">
              <w:rPr>
                <w:i/>
                <w:iCs/>
              </w:rPr>
              <w:t>POSACC</w:t>
            </w:r>
            <w:r w:rsidR="00C0542A" w:rsidRPr="00D56521">
              <w:t>)</w:t>
            </w:r>
            <w:r w:rsidR="003E1CAF" w:rsidRPr="00D56521">
              <w:t xml:space="preserve"> attribute 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32199AF1" w:rsidR="007B5B9A" w:rsidRPr="00D56521" w:rsidRDefault="007B5B9A" w:rsidP="000A67D1">
            <w:pPr>
              <w:spacing w:before="60" w:after="60"/>
            </w:pPr>
            <w:r w:rsidRPr="00D56521">
              <w:t xml:space="preserve">The </w:t>
            </w:r>
            <w:r w:rsidRPr="00D56521">
              <w:rPr>
                <w:i/>
                <w:iCs/>
              </w:rPr>
              <w:t>soundingDatum</w:t>
            </w:r>
            <w:r w:rsidRPr="00D56521">
              <w:t xml:space="preserve"> and </w:t>
            </w:r>
            <w:r w:rsidRPr="00D56521">
              <w:rPr>
                <w:i/>
                <w:iCs/>
              </w:rPr>
              <w:t>verticalDatum</w:t>
            </w:r>
            <w:r w:rsidRPr="00D56521">
              <w:t xml:space="preserve"> fields of the </w:t>
            </w:r>
            <w:r w:rsidR="00FE4B2D" w:rsidRPr="00D56521">
              <w:t xml:space="preserve">dataset </w:t>
            </w:r>
            <w:r w:rsidR="0040560A" w:rsidRPr="00D56521">
              <w:t xml:space="preserve">discovery </w:t>
            </w:r>
            <w:r w:rsidRPr="00D56521">
              <w:t>metadata</w:t>
            </w:r>
            <w:r w:rsidR="0040560A" w:rsidRPr="00D56521">
              <w:t xml:space="preserve"> in the exchange</w:t>
            </w:r>
            <w:r w:rsidRPr="00D56521">
              <w:t xml:space="preserve"> catalogue</w:t>
            </w:r>
            <w:r w:rsidR="00FE4B2D" w:rsidRPr="00D56521">
              <w:t>,</w:t>
            </w:r>
            <w:r w:rsidRPr="00D56521">
              <w:t xml:space="preserve"> or the </w:t>
            </w:r>
            <w:r w:rsidRPr="00D56521">
              <w:rPr>
                <w:i/>
                <w:iCs/>
              </w:rPr>
              <w:t>verticalDatum</w:t>
            </w:r>
            <w:r w:rsidRPr="00D56521">
              <w:t xml:space="preserve"> attribute of the </w:t>
            </w:r>
            <w:r w:rsidRPr="00D56521">
              <w:rPr>
                <w:b/>
                <w:bCs/>
              </w:rPr>
              <w:t>SoundingDatum</w:t>
            </w:r>
            <w:r w:rsidRPr="00D56521">
              <w:t xml:space="preserve"> feature and </w:t>
            </w:r>
            <w:r w:rsidRPr="00D56521">
              <w:rPr>
                <w:b/>
                <w:bCs/>
              </w:rPr>
              <w:t>VerticalDatum</w:t>
            </w:r>
            <w:r w:rsidRPr="00D56521">
              <w:t xml:space="preserve"> feature when available.</w:t>
            </w:r>
          </w:p>
          <w:p w14:paraId="02353BF3" w14:textId="4F821E61" w:rsidR="00066F3D" w:rsidRPr="00D56521" w:rsidRDefault="00066F3D" w:rsidP="000A67D1">
            <w:pPr>
              <w:spacing w:before="60" w:after="60"/>
            </w:pPr>
            <w:r w:rsidRPr="00D56521">
              <w:t>(</w:t>
            </w:r>
            <w:r w:rsidRPr="00D56521">
              <w:rPr>
                <w:i/>
                <w:iCs/>
              </w:rPr>
              <w:t>verticalDatum</w:t>
            </w:r>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r w:rsidRPr="00D56521">
              <w:rPr>
                <w:b/>
                <w:bCs/>
              </w:rPr>
              <w:t>MagneticVariation</w:t>
            </w:r>
            <w:r w:rsidRPr="00D56521">
              <w:t xml:space="preserve"> (MAGVAR) feature, attributes:</w:t>
            </w:r>
          </w:p>
          <w:p w14:paraId="3AF3FDF5" w14:textId="2C95D330" w:rsidR="004E0F3F" w:rsidRPr="00D56521" w:rsidRDefault="007B5B9A" w:rsidP="000A67D1">
            <w:pPr>
              <w:spacing w:before="60" w:after="60"/>
            </w:pPr>
            <w:r w:rsidRPr="00D56521">
              <w:rPr>
                <w:i/>
                <w:iCs/>
              </w:rPr>
              <w:t>referenceYearForMagneticVariation</w:t>
            </w:r>
            <w:r w:rsidR="004E0F3F" w:rsidRPr="00D56521">
              <w:rPr>
                <w:i/>
                <w:iCs/>
              </w:rPr>
              <w:t xml:space="preserve"> (RYRMGV)</w:t>
            </w:r>
            <w:r w:rsidRPr="00D56521">
              <w:t>,</w:t>
            </w:r>
          </w:p>
          <w:p w14:paraId="04035B00" w14:textId="77777777" w:rsidR="004E0F3F" w:rsidRPr="00D56521" w:rsidRDefault="007B5B9A" w:rsidP="000A67D1">
            <w:pPr>
              <w:spacing w:before="60" w:after="60"/>
            </w:pPr>
            <w:r w:rsidRPr="00D56521">
              <w:rPr>
                <w:i/>
                <w:iCs/>
              </w:rPr>
              <w:t>valueofAnnualChangeInMagneticVariation</w:t>
            </w:r>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r w:rsidR="007B5B9A" w:rsidRPr="00D56521">
              <w:rPr>
                <w:i/>
                <w:iCs/>
              </w:rPr>
              <w:t>valueOfMagneticVariation</w:t>
            </w:r>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ABF57C9" w:rsidR="007B5B9A" w:rsidRPr="00D56521" w:rsidRDefault="001E2115" w:rsidP="000A67D1">
            <w:pPr>
              <w:spacing w:before="60" w:after="60"/>
            </w:pPr>
            <w:r>
              <w:t>Issue date and update number from the dataset discovery record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64D36780" w:rsidR="00066F3D" w:rsidRPr="001E2115" w:rsidRDefault="001E2115" w:rsidP="000A67D1">
            <w:pPr>
              <w:spacing w:before="60" w:after="60"/>
            </w:pPr>
            <w:r>
              <w:t>Edition number and issue date from the dataset discovery record 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lastRenderedPageBreak/>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822"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822"/>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pPr>
        <w:pStyle w:val="Heading2"/>
        <w:pPrChange w:id="823" w:author="Raphael Malyankar" w:date="2023-08-31T22:24:00Z">
          <w:pPr>
            <w:pStyle w:val="Heading2"/>
            <w:tabs>
              <w:tab w:val="clear" w:pos="567"/>
              <w:tab w:val="left" w:pos="993"/>
            </w:tabs>
            <w:ind w:left="992" w:hanging="992"/>
          </w:pPr>
        </w:pPrChange>
      </w:pPr>
      <w:bookmarkStart w:id="824" w:name="_Ref49473397"/>
      <w:bookmarkStart w:id="825" w:name="_Toc144421353"/>
      <w:r w:rsidRPr="00D56521">
        <w:t>Displaying manual and automatic updates and added information</w:t>
      </w:r>
      <w:bookmarkEnd w:id="824"/>
      <w:bookmarkEnd w:id="825"/>
    </w:p>
    <w:p w14:paraId="4E33F74C" w14:textId="7D01C345" w:rsidR="00627DB2" w:rsidRPr="00D56521" w:rsidRDefault="00627DB2">
      <w:pPr>
        <w:pStyle w:val="Heading3"/>
        <w:pPrChange w:id="826" w:author="Raphael Malyankar" w:date="2023-08-31T22:24:00Z">
          <w:pPr>
            <w:pStyle w:val="Heading3"/>
            <w:tabs>
              <w:tab w:val="clear" w:pos="851"/>
              <w:tab w:val="left" w:pos="993"/>
            </w:tabs>
            <w:spacing w:after="120"/>
            <w:ind w:left="992" w:hanging="992"/>
          </w:pPr>
        </w:pPrChange>
      </w:pPr>
      <w:bookmarkStart w:id="827" w:name="_Ref49426513"/>
      <w:bookmarkStart w:id="828" w:name="_Toc144421354"/>
      <w:r w:rsidRPr="00D56521">
        <w:t>Manual update</w:t>
      </w:r>
      <w:bookmarkEnd w:id="827"/>
      <w:bookmarkEnd w:id="828"/>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BE68E8">
      <w:pPr>
        <w:pStyle w:val="Heading4"/>
        <w:numPr>
          <w:ilvl w:val="3"/>
          <w:numId w:val="98"/>
        </w:numPr>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BE68E8">
      <w:pPr>
        <w:pStyle w:val="Heading4"/>
        <w:numPr>
          <w:ilvl w:val="3"/>
          <w:numId w:val="98"/>
        </w:numPr>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BE68E8">
      <w:pPr>
        <w:pStyle w:val="Heading4"/>
        <w:numPr>
          <w:ilvl w:val="3"/>
          <w:numId w:val="98"/>
        </w:numPr>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p>
    <w:p w14:paraId="039EDBC4" w14:textId="4F8CA894" w:rsidR="00627DB2" w:rsidRPr="00D56521" w:rsidRDefault="00627DB2" w:rsidP="00BE68E8">
      <w:pPr>
        <w:pStyle w:val="Heading4"/>
        <w:numPr>
          <w:ilvl w:val="3"/>
          <w:numId w:val="98"/>
        </w:numPr>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pPr>
        <w:pStyle w:val="Heading3"/>
        <w:pPrChange w:id="829" w:author="Raphael Malyankar" w:date="2023-08-31T22:24:00Z">
          <w:pPr>
            <w:pStyle w:val="Heading3"/>
            <w:tabs>
              <w:tab w:val="clear" w:pos="851"/>
              <w:tab w:val="left" w:pos="993"/>
            </w:tabs>
            <w:spacing w:after="120"/>
            <w:ind w:left="992" w:hanging="992"/>
          </w:pPr>
        </w:pPrChange>
      </w:pPr>
      <w:bookmarkStart w:id="830" w:name="_Ref49450116"/>
      <w:bookmarkStart w:id="831" w:name="_Toc144421355"/>
      <w:r w:rsidRPr="00D56521">
        <w:lastRenderedPageBreak/>
        <w:t>Identifying automatic chart corrections on demand</w:t>
      </w:r>
      <w:bookmarkEnd w:id="830"/>
      <w:bookmarkEnd w:id="831"/>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832" w:author="Raphael Malyankar" w:date="2023-08-31T16:31:00Z">
        <w:r w:rsidRPr="00D56521" w:rsidDel="00071364">
          <w:delText xml:space="preserve">SENC </w:delText>
        </w:r>
      </w:del>
      <w:ins w:id="833" w:author="Raphael Malyankar" w:date="2023-08-31T20:30:00Z">
        <w:r w:rsidR="00404620">
          <w:t>System Database</w:t>
        </w:r>
      </w:ins>
      <w:ins w:id="834"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BE68E8">
      <w:pPr>
        <w:pStyle w:val="Heading4"/>
        <w:numPr>
          <w:ilvl w:val="3"/>
          <w:numId w:val="98"/>
        </w:numPr>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BE68E8">
      <w:pPr>
        <w:pStyle w:val="Heading4"/>
        <w:numPr>
          <w:ilvl w:val="3"/>
          <w:numId w:val="98"/>
        </w:numPr>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BE68E8">
      <w:pPr>
        <w:pStyle w:val="Heading4"/>
        <w:numPr>
          <w:ilvl w:val="3"/>
          <w:numId w:val="98"/>
        </w:numPr>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BE68E8">
      <w:pPr>
        <w:pStyle w:val="Heading4"/>
        <w:numPr>
          <w:ilvl w:val="3"/>
          <w:numId w:val="98"/>
        </w:numPr>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BE68E8">
      <w:pPr>
        <w:pStyle w:val="Heading4"/>
        <w:numPr>
          <w:ilvl w:val="3"/>
          <w:numId w:val="98"/>
        </w:numPr>
        <w:rPr>
          <w:lang w:val="fr-FR"/>
        </w:rPr>
      </w:pPr>
      <w:bookmarkStart w:id="835" w:name="_Ref49450002"/>
      <w:r w:rsidRPr="001A67BD">
        <w:rPr>
          <w:lang w:val="fr-FR"/>
        </w:rPr>
        <w:t>Non-HO (Non-ENC) Chart Information</w:t>
      </w:r>
      <w:bookmarkEnd w:id="835"/>
    </w:p>
    <w:p w14:paraId="276FB391" w14:textId="336EECF0" w:rsidR="00557E2E" w:rsidRPr="00D56521" w:rsidRDefault="00557E2E" w:rsidP="00737541">
      <w:pPr>
        <w:spacing w:after="60" w:line="240" w:lineRule="auto"/>
        <w:jc w:val="both"/>
      </w:pPr>
      <w:r w:rsidRPr="00D56521">
        <w:t>Limited 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BE68E8">
      <w:pPr>
        <w:pStyle w:val="Heading4"/>
        <w:numPr>
          <w:ilvl w:val="3"/>
          <w:numId w:val="98"/>
        </w:numPr>
      </w:pPr>
      <w:bookmarkStart w:id="836" w:name="_Ref47455755"/>
      <w:r w:rsidRPr="00D56521">
        <w:t>Information about automatic updates</w:t>
      </w:r>
      <w:bookmarkEnd w:id="836"/>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r w:rsidR="00BD50FC" w:rsidRPr="00D56521">
        <w:rPr>
          <w:i/>
          <w:iCs/>
        </w:rPr>
        <w:t>updatedInformation</w:t>
      </w:r>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5"/>
        <w:gridCol w:w="2766"/>
        <w:gridCol w:w="1361"/>
        <w:gridCol w:w="1207"/>
        <w:gridCol w:w="1416"/>
        <w:gridCol w:w="1271"/>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837"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837"/>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pPr>
        <w:pStyle w:val="Heading3"/>
        <w:pPrChange w:id="838" w:author="Raphael Malyankar" w:date="2023-08-31T22:24:00Z">
          <w:pPr>
            <w:pStyle w:val="Heading3"/>
            <w:tabs>
              <w:tab w:val="clear" w:pos="851"/>
              <w:tab w:val="left" w:pos="993"/>
            </w:tabs>
            <w:spacing w:after="120"/>
            <w:ind w:left="992" w:hanging="992"/>
          </w:pPr>
        </w:pPrChange>
      </w:pPr>
      <w:bookmarkStart w:id="839" w:name="_Toc144421356"/>
      <w:r w:rsidRPr="00D56521">
        <w:lastRenderedPageBreak/>
        <w:t>Updating non-official chart</w:t>
      </w:r>
      <w:r w:rsidR="000A049F" w:rsidRPr="00D56521">
        <w:t xml:space="preserve"> information</w:t>
      </w:r>
      <w:bookmarkEnd w:id="839"/>
    </w:p>
    <w:p w14:paraId="2B984CD0" w14:textId="75689D94" w:rsidR="00BD50FC" w:rsidRPr="00D56521" w:rsidRDefault="00BD50FC" w:rsidP="0092126F">
      <w:pPr>
        <w:spacing w:after="60" w:line="240" w:lineRule="auto"/>
        <w:jc w:val="both"/>
      </w:pPr>
      <w:r w:rsidRPr="00D56521">
        <w:t>Limited 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379D9520" w:rsidR="00BD50FC" w:rsidRPr="00D56521" w:rsidRDefault="00BD50FC" w:rsidP="0092126F">
      <w:pPr>
        <w:spacing w:after="60" w:line="240" w:lineRule="auto"/>
        <w:ind w:left="2160" w:hanging="1440"/>
        <w:jc w:val="both"/>
      </w:pPr>
      <w:r w:rsidRPr="00D56521">
        <w:t>Line 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3BFCF230" w:rsidR="00BD50FC" w:rsidRPr="00D56521" w:rsidRDefault="00BD50FC" w:rsidP="0092126F">
      <w:pPr>
        <w:spacing w:after="120" w:line="240" w:lineRule="auto"/>
        <w:ind w:left="2160" w:hanging="1440"/>
        <w:jc w:val="both"/>
      </w:pPr>
      <w:r w:rsidRPr="00D56521">
        <w:t>Area 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pPr>
        <w:pStyle w:val="Heading3"/>
        <w:pPrChange w:id="840" w:author="Raphael Malyankar" w:date="2023-08-31T22:24:00Z">
          <w:pPr>
            <w:pStyle w:val="Heading3"/>
            <w:tabs>
              <w:tab w:val="clear" w:pos="851"/>
              <w:tab w:val="left" w:pos="993"/>
            </w:tabs>
            <w:spacing w:after="120"/>
            <w:ind w:left="992" w:hanging="992"/>
          </w:pPr>
        </w:pPrChange>
      </w:pPr>
      <w:bookmarkStart w:id="841" w:name="_Ref49450019"/>
      <w:bookmarkStart w:id="842" w:name="_Toc144421357"/>
      <w:r w:rsidRPr="00D56521">
        <w:t>Other non-</w:t>
      </w:r>
      <w:r w:rsidR="00D1047F" w:rsidRPr="00D56521">
        <w:t xml:space="preserve">official </w:t>
      </w:r>
      <w:r w:rsidRPr="00D56521">
        <w:t>data</w:t>
      </w:r>
      <w:bookmarkEnd w:id="841"/>
      <w:bookmarkEnd w:id="842"/>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pPr>
        <w:pStyle w:val="Heading2"/>
        <w:pPrChange w:id="843" w:author="Raphael Malyankar" w:date="2023-08-31T22:24:00Z">
          <w:pPr>
            <w:pStyle w:val="Heading2"/>
            <w:tabs>
              <w:tab w:val="clear" w:pos="567"/>
              <w:tab w:val="left" w:pos="993"/>
            </w:tabs>
            <w:ind w:left="992" w:hanging="992"/>
            <w:jc w:val="both"/>
          </w:pPr>
        </w:pPrChange>
      </w:pPr>
      <w:bookmarkStart w:id="844" w:name="_Toc144421358"/>
      <w:r w:rsidRPr="00D56521">
        <w:t xml:space="preserve">Contours from datasets other than </w:t>
      </w:r>
      <w:r w:rsidR="0021138B" w:rsidRPr="00D56521">
        <w:t>S-101</w:t>
      </w:r>
      <w:bookmarkEnd w:id="844"/>
    </w:p>
    <w:p w14:paraId="3E604B86" w14:textId="60E6D82D" w:rsidR="00385107" w:rsidRPr="00D56521" w:rsidRDefault="00E43323" w:rsidP="00923F11">
      <w:pPr>
        <w:spacing w:after="120" w:line="240" w:lineRule="auto"/>
        <w:jc w:val="both"/>
      </w:pPr>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linestyle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A complex linestyle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pPr>
      <w:r w:rsidRPr="00D56521">
        <w:t>The effect on display clutter should be taken into account if display on the navigation window during route monitoring and collision avoidance is anticipated.</w:t>
      </w: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845" w:name="_Toc144421359"/>
      <w:r w:rsidRPr="00D56521">
        <w:rPr>
          <w:noProof/>
        </w:rPr>
        <w:t>Coverage</w:t>
      </w:r>
      <w:r w:rsidR="00795CE2" w:rsidRPr="00D56521">
        <w:rPr>
          <w:noProof/>
        </w:rPr>
        <w:t>s</w:t>
      </w:r>
      <w:r w:rsidR="0082087D" w:rsidRPr="00D56521">
        <w:rPr>
          <w:noProof/>
        </w:rPr>
        <w:t xml:space="preserve"> and Time Series</w:t>
      </w:r>
      <w:bookmarkEnd w:id="845"/>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lastRenderedPageBreak/>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1"/>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4741A982" w:rsidR="00F90108" w:rsidRDefault="00F90108" w:rsidP="00923F11">
      <w:pPr>
        <w:spacing w:after="120" w:line="240" w:lineRule="auto"/>
        <w:jc w:val="both"/>
        <w:rPr>
          <w:noProof/>
        </w:rPr>
      </w:pPr>
      <w:r w:rsidRPr="00D56521">
        <w:rPr>
          <w:noProof/>
        </w:rPr>
        <w:t xml:space="preserve">A single data product may contain features of more than one spatial type. For example, </w:t>
      </w:r>
      <w:r w:rsidR="00124988" w:rsidRPr="00D56521">
        <w:rPr>
          <w:noProof/>
        </w:rPr>
        <w:t xml:space="preserve">the </w:t>
      </w:r>
      <w:r w:rsidRPr="00D56521">
        <w:rPr>
          <w:noProof/>
        </w:rPr>
        <w:t>S-102</w:t>
      </w:r>
      <w:r w:rsidR="00E9577B" w:rsidRPr="00D56521">
        <w:rPr>
          <w:noProof/>
        </w:rPr>
        <w:t xml:space="preserve"> data model</w:t>
      </w:r>
      <w:r w:rsidRPr="00D56521">
        <w:rPr>
          <w:noProof/>
        </w:rPr>
        <w:t xml:space="preserve"> includes</w:t>
      </w:r>
      <w:r w:rsidR="00E9577B" w:rsidRPr="00D56521">
        <w:rPr>
          <w:noProof/>
        </w:rPr>
        <w:t xml:space="preserve"> a coverage feature of gridded spatial type for depths and a point set feature for overriding values in the gridded</w:t>
      </w:r>
      <w:r w:rsidR="009F2195">
        <w:rPr>
          <w:noProof/>
        </w:rPr>
        <w:t xml:space="preserve"> features at particular points.</w:t>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pPr>
        <w:pStyle w:val="Heading2"/>
        <w:rPr>
          <w:noProof/>
        </w:rPr>
        <w:pPrChange w:id="846" w:author="Raphael Malyankar" w:date="2023-08-31T22:24:00Z">
          <w:pPr>
            <w:pStyle w:val="Heading2"/>
            <w:tabs>
              <w:tab w:val="clear" w:pos="567"/>
              <w:tab w:val="left" w:pos="851"/>
            </w:tabs>
            <w:ind w:left="851" w:hanging="851"/>
          </w:pPr>
        </w:pPrChange>
      </w:pPr>
      <w:bookmarkStart w:id="847" w:name="_Ref47472841"/>
      <w:bookmarkStart w:id="848"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847"/>
      <w:bookmarkEnd w:id="848"/>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pPr>
        <w:pStyle w:val="Heading2"/>
        <w:rPr>
          <w:noProof/>
        </w:rPr>
        <w:pPrChange w:id="849" w:author="Raphael Malyankar" w:date="2023-08-31T22:24:00Z">
          <w:pPr>
            <w:pStyle w:val="Heading2"/>
            <w:tabs>
              <w:tab w:val="clear" w:pos="567"/>
              <w:tab w:val="left" w:pos="851"/>
            </w:tabs>
            <w:ind w:left="851" w:hanging="851"/>
          </w:pPr>
        </w:pPrChange>
      </w:pPr>
      <w:bookmarkStart w:id="850" w:name="_Ref47472845"/>
      <w:bookmarkStart w:id="851" w:name="_Toc144421361"/>
      <w:r w:rsidRPr="00D56521">
        <w:rPr>
          <w:noProof/>
        </w:rPr>
        <w:t>C</w:t>
      </w:r>
      <w:r w:rsidR="00CF78E5" w:rsidRPr="00D56521">
        <w:rPr>
          <w:noProof/>
        </w:rPr>
        <w:t>ontinuous coverages</w:t>
      </w:r>
      <w:bookmarkEnd w:id="850"/>
      <w:bookmarkEnd w:id="851"/>
    </w:p>
    <w:p w14:paraId="70E545A1" w14:textId="167A1CD6" w:rsidR="00CF78E5" w:rsidRPr="00D56521" w:rsidRDefault="00A81B8E" w:rsidP="009F2195">
      <w:pPr>
        <w:spacing w:after="120" w:line="240" w:lineRule="auto"/>
        <w:jc w:val="both"/>
        <w:rPr>
          <w:noProof/>
        </w:rPr>
      </w:pPr>
      <w:r w:rsidRPr="00D56521">
        <w:rPr>
          <w:noProof/>
        </w:rPr>
        <w:t>Continuous coverage</w:t>
      </w:r>
      <w:r w:rsidR="00CF78E5" w:rsidRPr="00D56521">
        <w:rPr>
          <w:noProof/>
        </w:rPr>
        <w:t xml:space="preserve"> data can be </w:t>
      </w:r>
      <w:r w:rsidR="00E46A23" w:rsidRPr="00D56521">
        <w:rPr>
          <w:noProof/>
        </w:rPr>
        <w:t>depicted</w:t>
      </w:r>
      <w:r w:rsidR="00CF78E5" w:rsidRPr="00D56521">
        <w:rPr>
          <w:noProof/>
        </w:rPr>
        <w:t xml:space="preserve"> </w:t>
      </w:r>
      <w:r w:rsidR="00E46A23" w:rsidRPr="00D56521">
        <w:rPr>
          <w:noProof/>
        </w:rPr>
        <w:t>using</w:t>
      </w:r>
      <w:r w:rsidR="00CF78E5" w:rsidRPr="00D56521">
        <w:rPr>
          <w:noProof/>
        </w:rPr>
        <w:t xml:space="preserve"> a </w:t>
      </w:r>
      <w:r w:rsidR="00607FB7" w:rsidRPr="00D56521">
        <w:rPr>
          <w:noProof/>
        </w:rPr>
        <w:t>sun-illuminated</w:t>
      </w:r>
      <w:r w:rsidR="00A87435" w:rsidRPr="00D56521">
        <w:rPr>
          <w:noProof/>
        </w:rPr>
        <w:t xml:space="preserve"> </w:t>
      </w:r>
      <w:r w:rsidR="00CF78E5" w:rsidRPr="00D56521">
        <w:rPr>
          <w:noProof/>
        </w:rPr>
        <w:t xml:space="preserve">or </w:t>
      </w:r>
      <w:r w:rsidR="00A87435" w:rsidRPr="00D56521">
        <w:rPr>
          <w:noProof/>
        </w:rPr>
        <w:t>static</w:t>
      </w:r>
      <w:r w:rsidR="00E46A23" w:rsidRPr="00D56521">
        <w:rPr>
          <w:noProof/>
        </w:rPr>
        <w:t xml:space="preserve"> (</w:t>
      </w:r>
      <w:r w:rsidR="00A87435" w:rsidRPr="00D56521">
        <w:rPr>
          <w:noProof/>
        </w:rPr>
        <w:t>flat</w:t>
      </w:r>
      <w:r w:rsidR="00CF78E5" w:rsidRPr="00D56521">
        <w:rPr>
          <w:noProof/>
        </w:rPr>
        <w:t xml:space="preserve">) </w:t>
      </w:r>
      <w:r w:rsidR="00E46A23" w:rsidRPr="00D56521">
        <w:rPr>
          <w:noProof/>
        </w:rPr>
        <w:t xml:space="preserve">representation of the </w:t>
      </w:r>
      <w:r w:rsidR="00CF78E5" w:rsidRPr="00D56521">
        <w:rPr>
          <w:noProof/>
        </w:rPr>
        <w:t xml:space="preserve">dataset. </w:t>
      </w:r>
      <w:r w:rsidR="00E46A23" w:rsidRPr="00D56521">
        <w:rPr>
          <w:noProof/>
        </w:rPr>
        <w:t xml:space="preserve">A </w:t>
      </w:r>
      <w:r w:rsidR="00A87435" w:rsidRPr="00D56521">
        <w:rPr>
          <w:noProof/>
        </w:rPr>
        <w:t>sun-illuminated</w:t>
      </w:r>
      <w:r w:rsidR="00CF78E5" w:rsidRPr="00D56521">
        <w:rPr>
          <w:noProof/>
        </w:rPr>
        <w:t xml:space="preserve"> depiction requires the entry of a sun azimuth and corresponding </w:t>
      </w:r>
      <w:r w:rsidR="00B50BA8" w:rsidRPr="00D56521">
        <w:rPr>
          <w:noProof/>
        </w:rPr>
        <w:t>altitude angle (or elevation angle)</w:t>
      </w:r>
      <w:r w:rsidR="00CF78E5" w:rsidRPr="00D56521">
        <w:rPr>
          <w:noProof/>
        </w:rPr>
        <w:t xml:space="preserve">. Examples are provided in </w:t>
      </w:r>
      <w:r w:rsidR="00C35BBA" w:rsidRPr="00D56521">
        <w:rPr>
          <w:noProof/>
        </w:rPr>
        <w:fldChar w:fldCharType="begin"/>
      </w:r>
      <w:r w:rsidR="00C35BBA" w:rsidRPr="00D56521">
        <w:rPr>
          <w:noProof/>
        </w:rPr>
        <w:instrText xml:space="preserve"> REF _Ref45835458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Table </w:t>
      </w:r>
      <w:r w:rsidR="00832978">
        <w:t>C-25</w:t>
      </w:r>
      <w:r w:rsidR="00C35BBA" w:rsidRPr="00D56521">
        <w:rPr>
          <w:noProof/>
        </w:rPr>
        <w:fldChar w:fldCharType="end"/>
      </w:r>
      <w:r w:rsidR="00CF78E5" w:rsidRPr="00D56521">
        <w:rPr>
          <w:noProof/>
        </w:rPr>
        <w:t xml:space="preserve">. </w:t>
      </w:r>
      <w:r w:rsidR="00C35BBA" w:rsidRPr="00D56521">
        <w:rPr>
          <w:noProof/>
        </w:rPr>
        <w:fldChar w:fldCharType="begin"/>
      </w:r>
      <w:r w:rsidR="00C35BBA" w:rsidRPr="00D56521">
        <w:rPr>
          <w:noProof/>
        </w:rPr>
        <w:instrText xml:space="preserve"> REF _Ref45835476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Figure </w:t>
      </w:r>
      <w:r w:rsidR="00832978">
        <w:t>C-4</w:t>
      </w:r>
      <w:r w:rsidR="00C35BBA" w:rsidRPr="00D56521">
        <w:rPr>
          <w:noProof/>
        </w:rPr>
        <w:fldChar w:fldCharType="end"/>
      </w:r>
      <w:r w:rsidR="00C35BBA" w:rsidRPr="00D56521">
        <w:rPr>
          <w:noProof/>
        </w:rPr>
        <w:t xml:space="preserve"> </w:t>
      </w:r>
      <w:r w:rsidR="00CF78E5" w:rsidRPr="00D56521">
        <w:rPr>
          <w:noProof/>
        </w:rPr>
        <w:t>shows the difference between a sun-illuminated and static (flat) surface.</w:t>
      </w:r>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14:paraId="69087A20" w14:textId="77777777" w:rsidTr="009F2195">
        <w:trPr>
          <w:cantSplit/>
          <w:jc w:val="center"/>
        </w:trPr>
        <w:tc>
          <w:tcPr>
            <w:tcW w:w="0" w:type="auto"/>
            <w:vMerge w:val="restart"/>
            <w:shd w:val="clear" w:color="auto" w:fill="D9D9D9" w:themeFill="background1" w:themeFillShade="D9"/>
            <w:vAlign w:val="center"/>
          </w:tcPr>
          <w:p w14:paraId="5497945E" w14:textId="77777777" w:rsidR="00680E30" w:rsidRPr="00D56521" w:rsidRDefault="00680E30" w:rsidP="009F2195">
            <w:pPr>
              <w:spacing w:before="60" w:after="60"/>
              <w:jc w:val="center"/>
              <w:rPr>
                <w:b/>
                <w:bCs/>
                <w:noProof/>
              </w:rPr>
            </w:pPr>
            <w:r w:rsidRPr="00D56521">
              <w:rPr>
                <w:b/>
                <w:bCs/>
                <w:noProof/>
              </w:rPr>
              <w:t>Attribute</w:t>
            </w:r>
          </w:p>
        </w:tc>
        <w:tc>
          <w:tcPr>
            <w:tcW w:w="0" w:type="auto"/>
            <w:gridSpan w:val="2"/>
            <w:shd w:val="clear" w:color="auto" w:fill="D9D9D9" w:themeFill="background1" w:themeFillShade="D9"/>
            <w:vAlign w:val="center"/>
          </w:tcPr>
          <w:p w14:paraId="3315DE93" w14:textId="6CA729F0" w:rsidR="00680E30" w:rsidRPr="00D56521" w:rsidRDefault="00680E30" w:rsidP="009F2195">
            <w:pPr>
              <w:spacing w:before="60" w:after="60"/>
              <w:jc w:val="center"/>
              <w:rPr>
                <w:b/>
                <w:bCs/>
                <w:noProof/>
              </w:rPr>
            </w:pPr>
            <w:r w:rsidRPr="00D56521">
              <w:rPr>
                <w:b/>
                <w:bCs/>
                <w:noProof/>
              </w:rPr>
              <w:t>Value</w:t>
            </w:r>
          </w:p>
        </w:tc>
      </w:tr>
      <w:tr w:rsidR="00A87435" w:rsidRPr="00D56521" w14:paraId="1D8170BE" w14:textId="77777777" w:rsidTr="009F2195">
        <w:trPr>
          <w:cantSplit/>
          <w:jc w:val="center"/>
        </w:trPr>
        <w:tc>
          <w:tcPr>
            <w:tcW w:w="0" w:type="auto"/>
            <w:vMerge/>
            <w:shd w:val="clear" w:color="auto" w:fill="D9D9D9" w:themeFill="background1" w:themeFillShade="D9"/>
          </w:tcPr>
          <w:p w14:paraId="05421DD5" w14:textId="77777777" w:rsidR="00680E30" w:rsidRPr="00D56521" w:rsidRDefault="00680E30" w:rsidP="009F2195">
            <w:pPr>
              <w:spacing w:before="60" w:after="60"/>
              <w:rPr>
                <w:b/>
                <w:bCs/>
                <w:noProof/>
              </w:rPr>
            </w:pPr>
          </w:p>
        </w:tc>
        <w:tc>
          <w:tcPr>
            <w:tcW w:w="0" w:type="auto"/>
            <w:shd w:val="clear" w:color="auto" w:fill="D9D9D9" w:themeFill="background1" w:themeFillShade="D9"/>
          </w:tcPr>
          <w:p w14:paraId="547F1FB0" w14:textId="11567AF3" w:rsidR="00680E30" w:rsidRPr="00D56521" w:rsidRDefault="00A87435" w:rsidP="009F2195">
            <w:pPr>
              <w:spacing w:before="60" w:after="60"/>
              <w:jc w:val="center"/>
              <w:rPr>
                <w:b/>
                <w:bCs/>
                <w:noProof/>
              </w:rPr>
            </w:pPr>
            <w:r w:rsidRPr="00D56521">
              <w:rPr>
                <w:b/>
                <w:bCs/>
                <w:noProof/>
              </w:rPr>
              <w:t>Sun-illuminated</w:t>
            </w:r>
          </w:p>
        </w:tc>
        <w:tc>
          <w:tcPr>
            <w:tcW w:w="0" w:type="auto"/>
            <w:shd w:val="clear" w:color="auto" w:fill="D9D9D9" w:themeFill="background1" w:themeFillShade="D9"/>
          </w:tcPr>
          <w:p w14:paraId="2BEF7C54" w14:textId="332C2595" w:rsidR="00680E30" w:rsidRPr="00D56521" w:rsidRDefault="007C11A4" w:rsidP="009F2195">
            <w:pPr>
              <w:spacing w:before="60" w:after="60"/>
              <w:rPr>
                <w:b/>
                <w:bCs/>
                <w:noProof/>
              </w:rPr>
            </w:pPr>
            <w:r w:rsidRPr="00D56521">
              <w:rPr>
                <w:b/>
                <w:bCs/>
                <w:noProof/>
              </w:rPr>
              <w:t>Flat surface</w:t>
            </w:r>
          </w:p>
        </w:tc>
      </w:tr>
      <w:tr w:rsidR="00A87435" w:rsidRPr="00D56521" w14:paraId="0D910BCD" w14:textId="77777777" w:rsidTr="009F2195">
        <w:trPr>
          <w:cantSplit/>
          <w:jc w:val="center"/>
        </w:trPr>
        <w:tc>
          <w:tcPr>
            <w:tcW w:w="0" w:type="auto"/>
          </w:tcPr>
          <w:p w14:paraId="09CEF4C8" w14:textId="1793EC52" w:rsidR="00680E30" w:rsidRPr="00D56521" w:rsidRDefault="007C11A4" w:rsidP="009F2195">
            <w:pPr>
              <w:spacing w:before="60" w:after="60"/>
              <w:rPr>
                <w:noProof/>
              </w:rPr>
            </w:pPr>
            <w:r w:rsidRPr="00D56521">
              <w:rPr>
                <w:noProof/>
              </w:rPr>
              <w:t>Sun Azimuth</w:t>
            </w:r>
          </w:p>
        </w:tc>
        <w:tc>
          <w:tcPr>
            <w:tcW w:w="0" w:type="auto"/>
            <w:vAlign w:val="center"/>
          </w:tcPr>
          <w:p w14:paraId="63914245" w14:textId="01A86302" w:rsidR="00680E30" w:rsidRPr="00D56521" w:rsidRDefault="00680E30" w:rsidP="009F2195">
            <w:pPr>
              <w:spacing w:before="60" w:after="60"/>
              <w:jc w:val="center"/>
              <w:rPr>
                <w:noProof/>
              </w:rPr>
            </w:pPr>
            <w:r w:rsidRPr="00D56521">
              <w:rPr>
                <w:noProof/>
              </w:rPr>
              <w:t>315</w:t>
            </w:r>
            <w:r w:rsidR="00607FB7" w:rsidRPr="00D56521">
              <w:rPr>
                <w:rFonts w:cs="Arial"/>
                <w:noProof/>
              </w:rPr>
              <w:t>°</w:t>
            </w:r>
          </w:p>
        </w:tc>
        <w:tc>
          <w:tcPr>
            <w:tcW w:w="0" w:type="auto"/>
            <w:vAlign w:val="center"/>
          </w:tcPr>
          <w:p w14:paraId="56A831F3" w14:textId="33EAF362" w:rsidR="00680E30" w:rsidRPr="00D56521" w:rsidRDefault="00680E30" w:rsidP="009F2195">
            <w:pPr>
              <w:spacing w:before="60" w:after="60"/>
              <w:jc w:val="center"/>
              <w:rPr>
                <w:noProof/>
              </w:rPr>
            </w:pPr>
            <w:r w:rsidRPr="00D56521">
              <w:rPr>
                <w:noProof/>
              </w:rPr>
              <w:t>0</w:t>
            </w:r>
            <w:r w:rsidR="00607FB7" w:rsidRPr="00D56521">
              <w:rPr>
                <w:rFonts w:cs="Arial"/>
                <w:noProof/>
              </w:rPr>
              <w:t>°</w:t>
            </w:r>
          </w:p>
        </w:tc>
      </w:tr>
      <w:tr w:rsidR="00A87435" w:rsidRPr="00D56521" w14:paraId="3DCA9EFE" w14:textId="77777777" w:rsidTr="009F2195">
        <w:trPr>
          <w:cantSplit/>
          <w:jc w:val="center"/>
        </w:trPr>
        <w:tc>
          <w:tcPr>
            <w:tcW w:w="0" w:type="auto"/>
          </w:tcPr>
          <w:p w14:paraId="107E66C1" w14:textId="0894B336" w:rsidR="00680E30" w:rsidRPr="00D56521" w:rsidRDefault="00680E30" w:rsidP="009F2195">
            <w:pPr>
              <w:spacing w:before="60" w:after="60"/>
              <w:rPr>
                <w:noProof/>
              </w:rPr>
            </w:pPr>
            <w:r w:rsidRPr="00D56521">
              <w:rPr>
                <w:noProof/>
              </w:rPr>
              <w:t xml:space="preserve">Sun </w:t>
            </w:r>
            <w:r w:rsidR="00B50BA8" w:rsidRPr="00D56521">
              <w:rPr>
                <w:noProof/>
              </w:rPr>
              <w:t>Altitude</w:t>
            </w:r>
            <w:r w:rsidR="00981CFC" w:rsidRPr="00D56521">
              <w:rPr>
                <w:noProof/>
              </w:rPr>
              <w:t xml:space="preserve"> Angle</w:t>
            </w:r>
          </w:p>
        </w:tc>
        <w:tc>
          <w:tcPr>
            <w:tcW w:w="0" w:type="auto"/>
            <w:vAlign w:val="center"/>
          </w:tcPr>
          <w:p w14:paraId="5C38C531" w14:textId="0D96FBC8" w:rsidR="00680E30" w:rsidRPr="00D56521" w:rsidRDefault="00680E30" w:rsidP="009F2195">
            <w:pPr>
              <w:spacing w:before="60" w:after="60"/>
              <w:jc w:val="center"/>
              <w:rPr>
                <w:noProof/>
              </w:rPr>
            </w:pPr>
            <w:r w:rsidRPr="00D56521">
              <w:rPr>
                <w:noProof/>
              </w:rPr>
              <w:t>45</w:t>
            </w:r>
            <w:r w:rsidR="00607FB7" w:rsidRPr="00D56521">
              <w:rPr>
                <w:rFonts w:cs="Arial"/>
                <w:noProof/>
              </w:rPr>
              <w:t>°</w:t>
            </w:r>
          </w:p>
        </w:tc>
        <w:tc>
          <w:tcPr>
            <w:tcW w:w="0" w:type="auto"/>
            <w:vAlign w:val="center"/>
          </w:tcPr>
          <w:p w14:paraId="08F1C2CB" w14:textId="5787BE28" w:rsidR="00680E30" w:rsidRPr="00D56521" w:rsidRDefault="00680E30" w:rsidP="009F2195">
            <w:pPr>
              <w:keepNext/>
              <w:spacing w:before="60" w:after="60"/>
              <w:jc w:val="center"/>
              <w:rPr>
                <w:noProof/>
              </w:rPr>
            </w:pPr>
            <w:r w:rsidRPr="00D56521">
              <w:rPr>
                <w:noProof/>
              </w:rPr>
              <w:t>0</w:t>
            </w:r>
            <w:r w:rsidR="00607FB7" w:rsidRPr="00D56521">
              <w:rPr>
                <w:rFonts w:cs="Arial"/>
                <w:noProof/>
              </w:rPr>
              <w:t>°</w:t>
            </w:r>
          </w:p>
        </w:tc>
      </w:tr>
    </w:tbl>
    <w:p w14:paraId="3CEAF785" w14:textId="5B6221CF" w:rsidR="00680E30" w:rsidRPr="00D56521" w:rsidRDefault="00680E30" w:rsidP="002035CA">
      <w:pPr>
        <w:pStyle w:val="Caption"/>
        <w:spacing w:after="120" w:line="240" w:lineRule="auto"/>
        <w:jc w:val="center"/>
      </w:pPr>
      <w:bookmarkStart w:id="852" w:name="_Ref45835458"/>
      <w:r w:rsidRPr="00D56521">
        <w:t xml:space="preserve">Table </w:t>
      </w:r>
      <w:r w:rsidR="002035CA">
        <w:t>C-</w:t>
      </w:r>
      <w:r w:rsidR="00331A1D" w:rsidRPr="00D56521">
        <w:fldChar w:fldCharType="begin"/>
      </w:r>
      <w:r w:rsidR="00331A1D" w:rsidRPr="00D56521">
        <w:instrText xml:space="preserve"> SEQ Table \* ARABIC </w:instrText>
      </w:r>
      <w:r w:rsidR="00331A1D" w:rsidRPr="00D56521">
        <w:fldChar w:fldCharType="separate"/>
      </w:r>
      <w:r w:rsidR="00832978">
        <w:rPr>
          <w:noProof/>
        </w:rPr>
        <w:t>25</w:t>
      </w:r>
      <w:r w:rsidR="00331A1D" w:rsidRPr="00D56521">
        <w:fldChar w:fldCharType="end"/>
      </w:r>
      <w:bookmarkEnd w:id="852"/>
      <w:r w:rsidRPr="00D56521">
        <w:t xml:space="preserve"> - Typical sun azimuth and elevation values for sun-illuminated portrayal</w:t>
      </w:r>
      <w:r w:rsidR="00A81B8E" w:rsidRPr="00D56521">
        <w:t xml:space="preserve"> (S-102)</w:t>
      </w:r>
    </w:p>
    <w:p w14:paraId="2212A7AB" w14:textId="77777777" w:rsidR="00CF78E5" w:rsidRPr="00D56521" w:rsidRDefault="00CF78E5" w:rsidP="004E61EE">
      <w:pPr>
        <w:keepNext/>
        <w:spacing w:line="240" w:lineRule="auto"/>
        <w:jc w:val="center"/>
      </w:pPr>
      <w:r w:rsidRPr="00D56521">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4">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7425CDF5" w:rsidR="00CF78E5" w:rsidRPr="00D56521" w:rsidRDefault="00CF78E5" w:rsidP="002035CA">
      <w:pPr>
        <w:pStyle w:val="Caption"/>
        <w:spacing w:after="120" w:line="240" w:lineRule="auto"/>
        <w:jc w:val="center"/>
        <w:rPr>
          <w:noProof/>
        </w:rPr>
      </w:pPr>
      <w:bookmarkStart w:id="853" w:name="_Ref45835476"/>
      <w:r w:rsidRPr="00D56521">
        <w:t xml:space="preserve">Figure </w:t>
      </w:r>
      <w:r w:rsidR="002035CA">
        <w:t>C-</w:t>
      </w:r>
      <w:r w:rsidRPr="00D56521">
        <w:fldChar w:fldCharType="begin"/>
      </w:r>
      <w:r w:rsidRPr="00D56521">
        <w:instrText xml:space="preserve"> SEQ Figure \* ARABIC </w:instrText>
      </w:r>
      <w:r w:rsidRPr="00D56521">
        <w:fldChar w:fldCharType="separate"/>
      </w:r>
      <w:r w:rsidR="00832978">
        <w:rPr>
          <w:noProof/>
        </w:rPr>
        <w:t>4</w:t>
      </w:r>
      <w:r w:rsidRPr="00D56521">
        <w:fldChar w:fldCharType="end"/>
      </w:r>
      <w:bookmarkEnd w:id="853"/>
      <w:r w:rsidRPr="00D56521">
        <w:t xml:space="preserve"> - Illustration of sun-illuminated shading (L) and flat shading</w:t>
      </w:r>
      <w:r w:rsidRPr="00D56521">
        <w:rPr>
          <w:noProof/>
        </w:rPr>
        <w:t xml:space="preserve"> (R) (S-102</w:t>
      </w:r>
      <w:r w:rsidR="002035CA">
        <w:rPr>
          <w:noProof/>
        </w:rPr>
        <w:t>)</w:t>
      </w:r>
    </w:p>
    <w:p w14:paraId="161F4FE1" w14:textId="37A2E5DC" w:rsidR="002E4756" w:rsidRPr="00D56521" w:rsidRDefault="00C35BBA" w:rsidP="002035CA">
      <w:pPr>
        <w:spacing w:after="120" w:line="240" w:lineRule="auto"/>
        <w:jc w:val="both"/>
        <w:rPr>
          <w:noProof/>
        </w:rPr>
      </w:pPr>
      <w:r w:rsidRPr="00D56521">
        <w:rPr>
          <w:noProof/>
        </w:rPr>
        <w:lastRenderedPageBreak/>
        <w:t xml:space="preserve">ECDIS in route monitoring mode should allow sun-illuminated shading </w:t>
      </w:r>
      <w:r w:rsidR="00670052" w:rsidRPr="00D56521">
        <w:rPr>
          <w:noProof/>
        </w:rPr>
        <w:t>only</w:t>
      </w:r>
      <w:r w:rsidR="000C70C5" w:rsidRPr="00D56521">
        <w:rPr>
          <w:noProof/>
        </w:rPr>
        <w:t xml:space="preserve"> on a </w:t>
      </w:r>
      <w:r w:rsidR="0009065D" w:rsidRPr="00D56521">
        <w:rPr>
          <w:noProof/>
        </w:rPr>
        <w:t xml:space="preserve">side panel or a </w:t>
      </w:r>
      <w:r w:rsidR="000C70C5" w:rsidRPr="00D56521">
        <w:rPr>
          <w:noProof/>
        </w:rPr>
        <w:t>display separate from the main navigation screen</w:t>
      </w:r>
      <w:r w:rsidRPr="00D56521">
        <w:rPr>
          <w:noProof/>
        </w:rPr>
        <w:t>.</w:t>
      </w:r>
    </w:p>
    <w:p w14:paraId="1AB378C4" w14:textId="4C836345" w:rsidR="002E4756" w:rsidRPr="00D56521" w:rsidRDefault="002E4756" w:rsidP="002035CA">
      <w:pPr>
        <w:spacing w:after="120" w:line="240" w:lineRule="auto"/>
        <w:jc w:val="both"/>
        <w:rPr>
          <w:noProof/>
        </w:rPr>
      </w:pPr>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p>
    <w:p w14:paraId="063D323D" w14:textId="354605BB" w:rsidR="005C55F6" w:rsidRPr="00D56521" w:rsidRDefault="005C55F6" w:rsidP="002035CA">
      <w:pPr>
        <w:spacing w:after="120" w:line="240" w:lineRule="auto"/>
        <w:jc w:val="both"/>
        <w:rPr>
          <w:noProof/>
        </w:rPr>
      </w:pPr>
      <w:r w:rsidRPr="00D56521">
        <w:rPr>
          <w:noProof/>
        </w:rPr>
        <w:t xml:space="preserve">Data from </w:t>
      </w:r>
      <w:r w:rsidR="00E902A8" w:rsidRPr="00D56521">
        <w:rPr>
          <w:noProof/>
        </w:rPr>
        <w:t xml:space="preserve">any point </w:t>
      </w:r>
      <w:r w:rsidRPr="00D56521">
        <w:rPr>
          <w:noProof/>
        </w:rPr>
        <w:t>overrides</w:t>
      </w:r>
      <w:r w:rsidR="00E902A8" w:rsidRPr="00D56521">
        <w:rPr>
          <w:noProof/>
        </w:rPr>
        <w:t xml:space="preserve"> within a given neighbourhood of the query location must also be returned. The neighbourhood should be as defined in the </w:t>
      </w:r>
      <w:r w:rsidR="002035CA">
        <w:rPr>
          <w:noProof/>
        </w:rPr>
        <w:t>P</w:t>
      </w:r>
      <w:r w:rsidR="00E902A8" w:rsidRPr="00D56521">
        <w:rPr>
          <w:noProof/>
        </w:rPr>
        <w:t xml:space="preserve">roduct </w:t>
      </w:r>
      <w:r w:rsidR="002035CA">
        <w:rPr>
          <w:noProof/>
        </w:rPr>
        <w:t>Specification</w:t>
      </w:r>
      <w:r w:rsidR="00E902A8" w:rsidRPr="00D56521">
        <w:rPr>
          <w:noProof/>
        </w:rPr>
        <w:t xml:space="preserve"> or, if the </w:t>
      </w:r>
      <w:r w:rsidR="002035CA">
        <w:rPr>
          <w:noProof/>
        </w:rPr>
        <w:t>P</w:t>
      </w:r>
      <w:r w:rsidR="00E902A8" w:rsidRPr="00D56521">
        <w:rPr>
          <w:noProof/>
        </w:rPr>
        <w:t xml:space="preserve">roduct </w:t>
      </w:r>
      <w:r w:rsidR="002035CA">
        <w:rPr>
          <w:noProof/>
        </w:rPr>
        <w:t>S</w:t>
      </w:r>
      <w:r w:rsidR="00E902A8" w:rsidRPr="00D56521">
        <w:rPr>
          <w:noProof/>
        </w:rPr>
        <w:t xml:space="preserve">pecification does not define it, the same method as for discrete coverages. </w:t>
      </w:r>
    </w:p>
    <w:p w14:paraId="38D2DA22" w14:textId="5F6BD512" w:rsidR="00BD0039" w:rsidRDefault="00BD0039" w:rsidP="002035CA">
      <w:pPr>
        <w:spacing w:after="120" w:line="240" w:lineRule="auto"/>
        <w:jc w:val="both"/>
        <w:rPr>
          <w:noProof/>
        </w:rPr>
      </w:pPr>
      <w:r w:rsidRPr="00D56521">
        <w:rPr>
          <w:noProof/>
        </w:rPr>
        <w:t>NOTE: Other illumination models may be specified by a given product. Illumination applied when the dusk or night colour palettes are active may advers</w:t>
      </w:r>
      <w:r w:rsidR="00B325FD" w:rsidRPr="00D56521">
        <w:rPr>
          <w:noProof/>
        </w:rPr>
        <w:t>e</w:t>
      </w:r>
      <w:r w:rsidRPr="00D56521">
        <w:rPr>
          <w:noProof/>
        </w:rPr>
        <w:t>ly affect the usability of the displayed data.</w:t>
      </w:r>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pPr>
        <w:pStyle w:val="Heading2"/>
        <w:rPr>
          <w:noProof/>
        </w:rPr>
        <w:pPrChange w:id="854" w:author="Raphael Malyankar" w:date="2023-08-31T22:24:00Z">
          <w:pPr>
            <w:pStyle w:val="Heading2"/>
            <w:tabs>
              <w:tab w:val="clear" w:pos="567"/>
              <w:tab w:val="left" w:pos="851"/>
            </w:tabs>
            <w:ind w:left="851" w:hanging="851"/>
          </w:pPr>
        </w:pPrChange>
      </w:pPr>
      <w:bookmarkStart w:id="855" w:name="_Toc144421362"/>
      <w:r w:rsidRPr="00D56521">
        <w:rPr>
          <w:noProof/>
        </w:rPr>
        <w:t>Contours from continuous coverages</w:t>
      </w:r>
      <w:bookmarkEnd w:id="855"/>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pPr>
        <w:pStyle w:val="Heading2"/>
        <w:rPr>
          <w:noProof/>
        </w:rPr>
        <w:pPrChange w:id="856" w:author="Raphael Malyankar" w:date="2023-08-31T22:24:00Z">
          <w:pPr>
            <w:pStyle w:val="Heading2"/>
            <w:tabs>
              <w:tab w:val="clear" w:pos="567"/>
              <w:tab w:val="left" w:pos="851"/>
            </w:tabs>
            <w:ind w:left="851" w:hanging="851"/>
          </w:pPr>
        </w:pPrChange>
      </w:pPr>
      <w:bookmarkStart w:id="857" w:name="_Toc144421363"/>
      <w:r w:rsidRPr="00D56521">
        <w:rPr>
          <w:noProof/>
        </w:rPr>
        <w:t>Transparency</w:t>
      </w:r>
      <w:bookmarkEnd w:id="857"/>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pPr>
        <w:pStyle w:val="Heading2"/>
        <w:rPr>
          <w:noProof/>
        </w:rPr>
        <w:pPrChange w:id="858" w:author="Raphael Malyankar" w:date="2023-08-31T22:24:00Z">
          <w:pPr>
            <w:pStyle w:val="Heading2"/>
            <w:tabs>
              <w:tab w:val="clear" w:pos="567"/>
              <w:tab w:val="left" w:pos="851"/>
            </w:tabs>
            <w:ind w:left="851" w:hanging="851"/>
          </w:pPr>
        </w:pPrChange>
      </w:pPr>
      <w:bookmarkStart w:id="859" w:name="_Toc98339923"/>
      <w:bookmarkStart w:id="860" w:name="_Toc98340299"/>
      <w:bookmarkStart w:id="861" w:name="_Toc99104668"/>
      <w:bookmarkStart w:id="862" w:name="_Toc99105110"/>
      <w:bookmarkStart w:id="863" w:name="_Toc144421364"/>
      <w:bookmarkEnd w:id="859"/>
      <w:bookmarkEnd w:id="860"/>
      <w:bookmarkEnd w:id="861"/>
      <w:bookmarkEnd w:id="862"/>
      <w:r w:rsidRPr="00D56521">
        <w:rPr>
          <w:noProof/>
        </w:rPr>
        <w:t>Thinning</w:t>
      </w:r>
      <w:bookmarkEnd w:id="863"/>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pPr>
        <w:pStyle w:val="Heading3"/>
        <w:rPr>
          <w:noProof/>
        </w:rPr>
        <w:pPrChange w:id="864" w:author="Raphael Malyankar" w:date="2023-08-31T22:24:00Z">
          <w:pPr>
            <w:pStyle w:val="Heading3"/>
            <w:tabs>
              <w:tab w:val="clear" w:pos="851"/>
              <w:tab w:val="left" w:pos="993"/>
            </w:tabs>
            <w:spacing w:after="120"/>
            <w:ind w:left="992" w:hanging="992"/>
          </w:pPr>
        </w:pPrChange>
      </w:pPr>
      <w:bookmarkStart w:id="865" w:name="_Toc144421365"/>
      <w:r w:rsidRPr="00D56521">
        <w:rPr>
          <w:noProof/>
        </w:rPr>
        <w:t>Thinning algorithms</w:t>
      </w:r>
      <w:r w:rsidR="00AB26E9" w:rsidRPr="00D56521">
        <w:rPr>
          <w:noProof/>
        </w:rPr>
        <w:t xml:space="preserve"> (informative)</w:t>
      </w:r>
      <w:bookmarkEnd w:id="865"/>
    </w:p>
    <w:p w14:paraId="14892966" w14:textId="77777777" w:rsidR="0004244F" w:rsidRPr="00D56521" w:rsidRDefault="0004244F" w:rsidP="00BE68E8">
      <w:pPr>
        <w:pStyle w:val="Heading4"/>
        <w:numPr>
          <w:ilvl w:val="3"/>
          <w:numId w:val="98"/>
        </w:numPr>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lastRenderedPageBreak/>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D56521" w:rsidRDefault="0003088C" w:rsidP="004E61EE">
      <w:pPr>
        <w:spacing w:line="240" w:lineRule="auto"/>
        <w:rPr>
          <w:noProof/>
          <w:sz w:val="24"/>
          <w:szCs w:val="24"/>
        </w:rPr>
      </w:pPr>
      <m:oMathPara>
        <m:oMathParaPr>
          <m:jc m:val="left"/>
        </m:oMathParaPr>
        <m:oMath>
          <m:r>
            <w:rPr>
              <w:rFonts w:ascii="Cambria Math" w:hAnsi="Cambria Math"/>
              <w:noProof/>
              <w:sz w:val="22"/>
              <w:szCs w:val="22"/>
            </w:rPr>
            <m:t xml:space="preserve">n =1+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2"/>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5">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866"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866"/>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lastRenderedPageBreak/>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867"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867"/>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drawing>
          <wp:inline distT="0" distB="0" distL="0" distR="0" wp14:anchorId="5B6C529A" wp14:editId="47A2CEAF">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868"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868"/>
      <w:r w:rsidRPr="00D56521">
        <w:t xml:space="preserve"> - Grid thinned with </w:t>
      </w:r>
      <w:r w:rsidRPr="00D56521">
        <w:rPr>
          <w:i/>
          <w:iCs/>
        </w:rPr>
        <w:t>Rmax</w:t>
      </w:r>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0710BB53" wp14:editId="4A2D51AA">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869"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869"/>
      <w:r w:rsidRPr="00D56521">
        <w:t xml:space="preserve"> - Grid thinned with </w:t>
      </w:r>
      <w:r w:rsidRPr="00D56521">
        <w:rPr>
          <w:i/>
          <w:iCs/>
        </w:rPr>
        <w:t>Rmax</w:t>
      </w:r>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46C0DDC" w:rsidR="0004244F" w:rsidRPr="00D56521" w:rsidRDefault="0004244F" w:rsidP="00BE68E8">
      <w:pPr>
        <w:pStyle w:val="Heading4"/>
        <w:numPr>
          <w:ilvl w:val="3"/>
          <w:numId w:val="98"/>
        </w:numPr>
        <w:rPr>
          <w:noProof/>
        </w:rPr>
      </w:pPr>
      <w:r w:rsidRPr="00D56521">
        <w:rPr>
          <w:noProof/>
        </w:rPr>
        <w:t>Irregularly gridded data</w:t>
      </w:r>
    </w:p>
    <w:p w14:paraId="75D4457F" w14:textId="605F88CB" w:rsidR="00527100" w:rsidRPr="00D56521" w:rsidRDefault="003F1FEF" w:rsidP="00203BD0">
      <w:pPr>
        <w:spacing w:after="120" w:line="240" w:lineRule="auto"/>
        <w:jc w:val="both"/>
        <w:rPr>
          <w:noProof/>
        </w:rPr>
      </w:pPr>
      <w:r w:rsidRPr="00D56521">
        <w:rPr>
          <w:noProof/>
        </w:rPr>
        <w:t xml:space="preserve">Thinning of irregularly-spaced </w:t>
      </w:r>
      <w:r w:rsidR="0029343F" w:rsidRPr="00D56521">
        <w:rPr>
          <w:noProof/>
        </w:rPr>
        <w:t>symbols</w:t>
      </w:r>
      <w:r w:rsidRPr="00D56521">
        <w:rPr>
          <w:noProof/>
        </w:rPr>
        <w:t xml:space="preserve"> is more difficult. For each on-screen point the distance to all other on-screen points would have to be calculated, so that the closest point can be determined. The size and </w:t>
      </w:r>
      <w:r w:rsidR="00527100" w:rsidRPr="00D56521">
        <w:rPr>
          <w:noProof/>
        </w:rPr>
        <w:t xml:space="preserve">maximum dimension of the </w:t>
      </w:r>
      <w:r w:rsidRPr="00D56521">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Pr="00D56521" w:rsidRDefault="003F1FEF" w:rsidP="00203BD0">
      <w:pPr>
        <w:spacing w:after="120" w:line="240" w:lineRule="auto"/>
        <w:jc w:val="both"/>
        <w:rPr>
          <w:noProof/>
        </w:rPr>
      </w:pPr>
      <w:r w:rsidRPr="00D56521">
        <w:rPr>
          <w:noProof/>
        </w:rPr>
        <w:t xml:space="preserve">An alternate solution would be to reduce the reference height </w:t>
      </w:r>
      <w:r w:rsidR="00527100" w:rsidRPr="00D56521">
        <w:rPr>
          <w:noProof/>
        </w:rPr>
        <w:t>of the symbol at its nomimal size</w:t>
      </w:r>
      <w:r w:rsidR="00F158C1" w:rsidRPr="00D56521">
        <w:rPr>
          <w:noProof/>
        </w:rPr>
        <w:t xml:space="preserve"> </w:t>
      </w:r>
      <w:r w:rsidRPr="00D56521">
        <w:rPr>
          <w:noProof/>
        </w:rPr>
        <w:t xml:space="preserve">or increase the reference </w:t>
      </w:r>
      <w:r w:rsidR="00F158C1" w:rsidRPr="00D56521">
        <w:rPr>
          <w:noProof/>
        </w:rPr>
        <w:t>values at which symbols are scaled</w:t>
      </w:r>
      <w:r w:rsidRPr="00D56521">
        <w:rPr>
          <w:noProof/>
        </w:rPr>
        <w:t>.</w:t>
      </w:r>
      <w:r w:rsidR="00F158C1" w:rsidRPr="00D56521">
        <w:rPr>
          <w:noProof/>
        </w:rPr>
        <w:t xml:space="preserve"> Caution may be needed with this approach to avoid giving the user the wrong impression about </w:t>
      </w:r>
      <w:r w:rsidR="00E85FD4" w:rsidRPr="00D56521">
        <w:rPr>
          <w:noProof/>
        </w:rPr>
        <w:t>magnitudes of data values as the display is zoomed.</w:t>
      </w:r>
    </w:p>
    <w:p w14:paraId="239EAAF2" w14:textId="4397ACB2" w:rsidR="00527100" w:rsidRDefault="00527100" w:rsidP="00203BD0">
      <w:pPr>
        <w:spacing w:after="120" w:line="240" w:lineRule="auto"/>
        <w:jc w:val="both"/>
        <w:rPr>
          <w:noProof/>
        </w:rPr>
      </w:pPr>
      <w:r w:rsidRPr="00D56521">
        <w:rPr>
          <w:noProof/>
        </w:rPr>
        <w:lastRenderedPageBreak/>
        <w:t xml:space="preserve">Another method, based on the </w:t>
      </w:r>
      <w:r w:rsidR="00E85FD4" w:rsidRPr="00D56521">
        <w:rPr>
          <w:noProof/>
        </w:rPr>
        <w:t>assumption</w:t>
      </w:r>
      <w:r w:rsidRPr="00D56521">
        <w:rPr>
          <w:noProof/>
        </w:rPr>
        <w:t xml:space="preserve"> that non-regularly spaced data values are ordered in a nearly random manner, would be to reduce the number of symbols by plotting only every </w:t>
      </w:r>
      <w:r w:rsidRPr="00D56521">
        <w:rPr>
          <w:i/>
          <w:iCs/>
          <w:noProof/>
        </w:rPr>
        <w:t>n</w:t>
      </w:r>
      <w:r w:rsidRPr="00D56521">
        <w:rPr>
          <w:i/>
          <w:iCs/>
          <w:noProof/>
          <w:vertAlign w:val="superscript"/>
        </w:rPr>
        <w:t>th</w:t>
      </w:r>
      <w:r w:rsidRPr="00D56521">
        <w:rPr>
          <w:noProof/>
        </w:rPr>
        <w:t xml:space="preserve"> vector. This method would require that the value of </w:t>
      </w:r>
      <w:r w:rsidRPr="00D56521">
        <w:rPr>
          <w:i/>
          <w:iCs/>
          <w:noProof/>
        </w:rPr>
        <w:t>n</w:t>
      </w:r>
      <w:r w:rsidRPr="00D56521">
        <w:rPr>
          <w:noProof/>
        </w:rPr>
        <w:t xml:space="preserve"> be entered by the user.</w:t>
      </w:r>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pPr>
        <w:pStyle w:val="Heading2"/>
        <w:rPr>
          <w:noProof/>
        </w:rPr>
        <w:pPrChange w:id="870" w:author="Raphael Malyankar" w:date="2023-08-31T22:24:00Z">
          <w:pPr>
            <w:pStyle w:val="Heading2"/>
            <w:tabs>
              <w:tab w:val="clear" w:pos="567"/>
              <w:tab w:val="left" w:pos="851"/>
            </w:tabs>
            <w:ind w:left="851" w:hanging="851"/>
          </w:pPr>
        </w:pPrChange>
      </w:pPr>
      <w:bookmarkStart w:id="871" w:name="_Ref49451543"/>
      <w:bookmarkStart w:id="872" w:name="_Ref49451559"/>
      <w:bookmarkStart w:id="873" w:name="_Toc144421366"/>
      <w:r w:rsidRPr="00D56521">
        <w:rPr>
          <w:noProof/>
        </w:rPr>
        <w:t>Temporal variation</w:t>
      </w:r>
      <w:bookmarkEnd w:id="871"/>
      <w:bookmarkEnd w:id="872"/>
      <w:bookmarkEnd w:id="873"/>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77777777" w:rsidR="008D4877" w:rsidRPr="00D56521" w:rsidRDefault="008D4877">
      <w:pPr>
        <w:pStyle w:val="Heading2"/>
        <w:rPr>
          <w:noProof/>
        </w:rPr>
        <w:pPrChange w:id="874" w:author="Raphael Malyankar" w:date="2023-08-31T22:24:00Z">
          <w:pPr>
            <w:pStyle w:val="Heading2"/>
            <w:tabs>
              <w:tab w:val="clear" w:pos="567"/>
              <w:tab w:val="left" w:pos="851"/>
            </w:tabs>
            <w:ind w:left="851" w:hanging="851"/>
          </w:pPr>
        </w:pPrChange>
      </w:pPr>
      <w:bookmarkStart w:id="875" w:name="_Toc144421367"/>
      <w:r w:rsidRPr="00D56521">
        <w:rPr>
          <w:noProof/>
        </w:rPr>
        <w:t>Conflicting displays</w:t>
      </w:r>
      <w:bookmarkEnd w:id="875"/>
    </w:p>
    <w:p w14:paraId="70CBEDA6" w14:textId="2161D1C7" w:rsidR="003F1FEF" w:rsidRPr="00D56521" w:rsidRDefault="009A53D6" w:rsidP="001B3155">
      <w:pPr>
        <w:spacing w:after="120" w:line="240" w:lineRule="auto"/>
        <w:jc w:val="both"/>
        <w:rPr>
          <w:noProof/>
        </w:rPr>
      </w:pPr>
      <w:r w:rsidRPr="00D56521">
        <w:rPr>
          <w:noProof/>
        </w:rPr>
        <w:t xml:space="preserve">Some </w:t>
      </w:r>
      <w:r w:rsidR="001B3155">
        <w:rPr>
          <w:noProof/>
        </w:rPr>
        <w:t>P</w:t>
      </w:r>
      <w:r w:rsidRPr="00D56521">
        <w:rPr>
          <w:noProof/>
        </w:rPr>
        <w:t xml:space="preserve">roduct </w:t>
      </w:r>
      <w:r w:rsidR="001B3155">
        <w:rPr>
          <w:noProof/>
        </w:rPr>
        <w:t>S</w:t>
      </w:r>
      <w:r w:rsidRPr="00D56521">
        <w:rPr>
          <w:noProof/>
        </w:rPr>
        <w:t>pecifications may require that conflicting symbols be removed from the display. For example, S-111 states “W</w:t>
      </w:r>
      <w:r w:rsidR="008D4877" w:rsidRPr="00D56521">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sidRPr="00D56521">
        <w:rPr>
          <w:noProof/>
        </w:rPr>
        <w:t>”</w:t>
      </w:r>
    </w:p>
    <w:p w14:paraId="4D59E6F1" w14:textId="37AA207C" w:rsidR="009A53D6" w:rsidRPr="00D56521" w:rsidRDefault="009A53D6" w:rsidP="001B3155">
      <w:pPr>
        <w:spacing w:after="120" w:line="240" w:lineRule="auto"/>
        <w:jc w:val="both"/>
        <w:rPr>
          <w:noProof/>
        </w:rPr>
      </w:pPr>
      <w:r w:rsidRPr="00D56521">
        <w:rPr>
          <w:noProof/>
        </w:rPr>
        <w:t xml:space="preserve">In S-100 </w:t>
      </w:r>
      <w:r w:rsidR="001B3155">
        <w:rPr>
          <w:noProof/>
        </w:rPr>
        <w:t xml:space="preserve">Edition </w:t>
      </w:r>
      <w:r w:rsidRPr="00D56521">
        <w:rPr>
          <w:noProof/>
        </w:rPr>
        <w:t xml:space="preserve">5.0.0 and earlier, implementing such requirements requires either customized processing (customized to the data product) or activation of interoperability (and </w:t>
      </w:r>
      <w:r w:rsidR="007026FD" w:rsidRPr="00D56521">
        <w:rPr>
          <w:noProof/>
        </w:rPr>
        <w:t xml:space="preserve">that the </w:t>
      </w:r>
      <w:r w:rsidR="001B3155">
        <w:rPr>
          <w:noProof/>
        </w:rPr>
        <w:t>I</w:t>
      </w:r>
      <w:r w:rsidR="007026FD" w:rsidRPr="00D56521">
        <w:rPr>
          <w:noProof/>
        </w:rPr>
        <w:t xml:space="preserve">nteroperability </w:t>
      </w:r>
      <w:r w:rsidR="001B3155">
        <w:rPr>
          <w:noProof/>
        </w:rPr>
        <w:t>C</w:t>
      </w:r>
      <w:r w:rsidR="007026FD" w:rsidRPr="00D56521">
        <w:rPr>
          <w:noProof/>
        </w:rPr>
        <w:t>atalogue contain</w:t>
      </w:r>
      <w:r w:rsidR="001B3155">
        <w:rPr>
          <w:noProof/>
        </w:rPr>
        <w:t>s</w:t>
      </w:r>
      <w:r w:rsidR="007026FD" w:rsidRPr="00D56521">
        <w:rPr>
          <w:noProof/>
        </w:rPr>
        <w:t xml:space="preserve"> an interoperability rule implementing </w:t>
      </w:r>
      <w:r w:rsidRPr="00D56521">
        <w:rPr>
          <w:noProof/>
        </w:rPr>
        <w:t>the requirement).</w:t>
      </w:r>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876" w:name="_Toc144421368"/>
      <w:r w:rsidRPr="00D56521">
        <w:lastRenderedPageBreak/>
        <w:t>Colours</w:t>
      </w:r>
      <w:bookmarkEnd w:id="876"/>
    </w:p>
    <w:p w14:paraId="545B3C3B" w14:textId="22F1E51A" w:rsidR="00046CD2" w:rsidRPr="00D56521" w:rsidRDefault="00046CD2">
      <w:pPr>
        <w:pStyle w:val="Heading2"/>
        <w:rPr>
          <w:noProof/>
        </w:rPr>
        <w:pPrChange w:id="877" w:author="Raphael Malyankar" w:date="2023-08-31T22:24:00Z">
          <w:pPr>
            <w:pStyle w:val="Heading2"/>
            <w:tabs>
              <w:tab w:val="clear" w:pos="567"/>
              <w:tab w:val="left" w:pos="851"/>
            </w:tabs>
            <w:ind w:left="851" w:hanging="851"/>
          </w:pPr>
        </w:pPrChange>
      </w:pPr>
      <w:bookmarkStart w:id="878" w:name="_Toc144421369"/>
      <w:r w:rsidRPr="00D56521">
        <w:rPr>
          <w:noProof/>
        </w:rPr>
        <w:t>General</w:t>
      </w:r>
      <w:bookmarkEnd w:id="878"/>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3"/>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77777777" w:rsidR="00E47370" w:rsidRPr="00D56521" w:rsidRDefault="00E47370">
      <w:pPr>
        <w:pStyle w:val="Heading2"/>
        <w:rPr>
          <w:noProof/>
        </w:rPr>
        <w:pPrChange w:id="879" w:author="Raphael Malyankar" w:date="2023-08-31T22:24:00Z">
          <w:pPr>
            <w:pStyle w:val="Heading2"/>
            <w:tabs>
              <w:tab w:val="clear" w:pos="567"/>
              <w:tab w:val="left" w:pos="851"/>
            </w:tabs>
            <w:ind w:left="851" w:hanging="851"/>
          </w:pPr>
        </w:pPrChange>
      </w:pPr>
      <w:bookmarkStart w:id="880" w:name="_Ref47573206"/>
      <w:bookmarkStart w:id="881" w:name="_Toc144421370"/>
      <w:bookmarkStart w:id="882" w:name="_Ref47571511"/>
      <w:bookmarkStart w:id="883" w:name="_Ref47571525"/>
      <w:bookmarkStart w:id="884" w:name="_Ref47571532"/>
      <w:r w:rsidRPr="00D56521">
        <w:rPr>
          <w:noProof/>
        </w:rPr>
        <w:t>Selection of colours (informative)</w:t>
      </w:r>
      <w:bookmarkEnd w:id="880"/>
      <w:bookmarkEnd w:id="881"/>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2DF1E3AE" w:rsidR="00046CD2" w:rsidRPr="00D56521" w:rsidRDefault="00046CD2">
      <w:pPr>
        <w:pStyle w:val="Heading2"/>
        <w:rPr>
          <w:noProof/>
        </w:rPr>
        <w:pPrChange w:id="885" w:author="Raphael Malyankar" w:date="2023-08-31T22:24:00Z">
          <w:pPr>
            <w:pStyle w:val="Heading2"/>
            <w:tabs>
              <w:tab w:val="clear" w:pos="567"/>
              <w:tab w:val="left" w:pos="851"/>
            </w:tabs>
            <w:ind w:left="851" w:hanging="851"/>
          </w:pPr>
        </w:pPrChange>
      </w:pPr>
      <w:bookmarkStart w:id="886" w:name="_Toc144421371"/>
      <w:r w:rsidRPr="00D56521">
        <w:rPr>
          <w:noProof/>
        </w:rPr>
        <w:t xml:space="preserve">The colour </w:t>
      </w:r>
      <w:r w:rsidR="00F31F5D" w:rsidRPr="00D56521">
        <w:rPr>
          <w:noProof/>
        </w:rPr>
        <w:t>palettes</w:t>
      </w:r>
      <w:bookmarkEnd w:id="882"/>
      <w:bookmarkEnd w:id="883"/>
      <w:bookmarkEnd w:id="884"/>
      <w:bookmarkEnd w:id="886"/>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pPr>
        <w:pStyle w:val="Heading2"/>
        <w:rPr>
          <w:noProof/>
        </w:rPr>
        <w:pPrChange w:id="887" w:author="Raphael Malyankar" w:date="2023-08-31T22:24:00Z">
          <w:pPr>
            <w:pStyle w:val="Heading2"/>
            <w:tabs>
              <w:tab w:val="clear" w:pos="567"/>
              <w:tab w:val="left" w:pos="851"/>
            </w:tabs>
            <w:ind w:left="851" w:hanging="851"/>
          </w:pPr>
        </w:pPrChange>
      </w:pPr>
      <w:bookmarkStart w:id="888" w:name="_Ref47571593"/>
      <w:bookmarkStart w:id="889" w:name="_Ref47571600"/>
      <w:bookmarkStart w:id="890" w:name="_Toc144421372"/>
      <w:r w:rsidRPr="00D56521">
        <w:rPr>
          <w:noProof/>
        </w:rPr>
        <w:t>Transparency</w:t>
      </w:r>
      <w:bookmarkEnd w:id="888"/>
      <w:bookmarkEnd w:id="889"/>
      <w:bookmarkEnd w:id="890"/>
    </w:p>
    <w:p w14:paraId="5EAADDE1" w14:textId="21AC4445" w:rsidR="00EA42ED" w:rsidRPr="00D56521" w:rsidRDefault="00EA42ED">
      <w:pPr>
        <w:pStyle w:val="Heading3"/>
        <w:rPr>
          <w:noProof/>
        </w:rPr>
        <w:pPrChange w:id="891" w:author="Raphael Malyankar" w:date="2023-08-31T22:24:00Z">
          <w:pPr>
            <w:pStyle w:val="Heading3"/>
            <w:tabs>
              <w:tab w:val="clear" w:pos="851"/>
              <w:tab w:val="left" w:pos="993"/>
            </w:tabs>
            <w:spacing w:after="120"/>
            <w:ind w:left="992" w:hanging="992"/>
          </w:pPr>
        </w:pPrChange>
      </w:pPr>
      <w:bookmarkStart w:id="892" w:name="_Toc144421373"/>
      <w:r w:rsidRPr="00D56521">
        <w:rPr>
          <w:noProof/>
        </w:rPr>
        <w:t>Use of transparency (informative)</w:t>
      </w:r>
      <w:bookmarkEnd w:id="892"/>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893"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893"/>
    </w:p>
    <w:p w14:paraId="68C3C9DB" w14:textId="5123385F" w:rsidR="00EA42ED" w:rsidRPr="00D56521" w:rsidRDefault="008A5A9E" w:rsidP="00AE2737">
      <w:pPr>
        <w:pStyle w:val="ListParagraph"/>
        <w:numPr>
          <w:ilvl w:val="0"/>
          <w:numId w:val="33"/>
        </w:numPr>
        <w:spacing w:after="120" w:line="240" w:lineRule="auto"/>
        <w:jc w:val="both"/>
      </w:pPr>
      <w:r>
        <w:lastRenderedPageBreak/>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pPr>
        <w:pStyle w:val="Heading2"/>
        <w:rPr>
          <w:noProof/>
        </w:rPr>
        <w:pPrChange w:id="894" w:author="Raphael Malyankar" w:date="2023-08-31T22:24:00Z">
          <w:pPr>
            <w:pStyle w:val="Heading2"/>
            <w:tabs>
              <w:tab w:val="clear" w:pos="567"/>
              <w:tab w:val="left" w:pos="851"/>
            </w:tabs>
            <w:ind w:left="851" w:hanging="851"/>
          </w:pPr>
        </w:pPrChange>
      </w:pPr>
      <w:bookmarkStart w:id="895"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895"/>
    </w:p>
    <w:p w14:paraId="3041B104" w14:textId="46621A51" w:rsidR="00927CD6" w:rsidRPr="00D56521" w:rsidRDefault="00927CD6">
      <w:pPr>
        <w:pStyle w:val="Heading3"/>
        <w:rPr>
          <w:noProof/>
        </w:rPr>
        <w:pPrChange w:id="896" w:author="Raphael Malyankar" w:date="2023-08-31T22:24:00Z">
          <w:pPr>
            <w:pStyle w:val="Heading3"/>
            <w:tabs>
              <w:tab w:val="clear" w:pos="851"/>
              <w:tab w:val="left" w:pos="993"/>
            </w:tabs>
            <w:spacing w:after="120"/>
            <w:ind w:left="992" w:hanging="992"/>
          </w:pPr>
        </w:pPrChange>
      </w:pPr>
      <w:bookmarkStart w:id="897" w:name="_Toc144421375"/>
      <w:r w:rsidRPr="00D56521">
        <w:rPr>
          <w:noProof/>
        </w:rPr>
        <w:t>Introduction to colour</w:t>
      </w:r>
      <w:r w:rsidR="00E47370" w:rsidRPr="00D56521">
        <w:rPr>
          <w:noProof/>
        </w:rPr>
        <w:t>s</w:t>
      </w:r>
      <w:r w:rsidRPr="00D56521">
        <w:rPr>
          <w:noProof/>
        </w:rPr>
        <w:t xml:space="preserve"> (informative)</w:t>
      </w:r>
      <w:bookmarkEnd w:id="897"/>
    </w:p>
    <w:p w14:paraId="079118C4" w14:textId="77777777" w:rsidR="00927CD6" w:rsidRPr="00D56521" w:rsidRDefault="00927CD6" w:rsidP="008A5A9E">
      <w:pPr>
        <w:spacing w:after="120" w:line="240" w:lineRule="auto"/>
        <w:jc w:val="both"/>
        <w:rPr>
          <w:noProof/>
        </w:rPr>
      </w:pPr>
      <w:bookmarkStart w:id="898"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pPr>
        <w:pStyle w:val="Heading3"/>
        <w:rPr>
          <w:noProof/>
        </w:rPr>
        <w:pPrChange w:id="899" w:author="Raphael Malyankar" w:date="2023-08-31T22:24:00Z">
          <w:pPr>
            <w:pStyle w:val="Heading3"/>
            <w:tabs>
              <w:tab w:val="clear" w:pos="851"/>
              <w:tab w:val="left" w:pos="993"/>
            </w:tabs>
            <w:spacing w:after="120"/>
            <w:ind w:left="992" w:hanging="992"/>
          </w:pPr>
        </w:pPrChange>
      </w:pPr>
      <w:bookmarkStart w:id="900" w:name="_Toc144421376"/>
      <w:bookmarkEnd w:id="898"/>
      <w:r w:rsidRPr="00D56521">
        <w:rPr>
          <w:noProof/>
        </w:rPr>
        <w:t>Colour assignments</w:t>
      </w:r>
      <w:bookmarkEnd w:id="900"/>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38"/>
        <w:gridCol w:w="7558"/>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lastRenderedPageBreak/>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4AC1097F" w:rsidR="00C74AD6" w:rsidRPr="00D56521" w:rsidRDefault="00C74AD6">
      <w:pPr>
        <w:pStyle w:val="Heading2"/>
        <w:rPr>
          <w:noProof/>
        </w:rPr>
        <w:pPrChange w:id="901" w:author="Raphael Malyankar" w:date="2023-08-31T22:24:00Z">
          <w:pPr>
            <w:pStyle w:val="Heading2"/>
            <w:tabs>
              <w:tab w:val="clear" w:pos="567"/>
              <w:tab w:val="left" w:pos="851"/>
            </w:tabs>
            <w:ind w:left="851" w:hanging="851"/>
          </w:pPr>
        </w:pPrChange>
      </w:pPr>
      <w:bookmarkStart w:id="902" w:name="_Toc38829558"/>
      <w:bookmarkStart w:id="903" w:name="_Toc38830061"/>
      <w:bookmarkStart w:id="904" w:name="_Toc38936224"/>
      <w:bookmarkStart w:id="905" w:name="_Ref98334754"/>
      <w:bookmarkStart w:id="906" w:name="_Ref98334990"/>
      <w:bookmarkStart w:id="907" w:name="_Toc144421377"/>
      <w:bookmarkEnd w:id="902"/>
      <w:bookmarkEnd w:id="903"/>
      <w:bookmarkEnd w:id="904"/>
      <w:r w:rsidRPr="00D56521">
        <w:rPr>
          <w:noProof/>
        </w:rPr>
        <w:t>Colour tokens, profiles and palettes</w:t>
      </w:r>
      <w:bookmarkEnd w:id="905"/>
      <w:bookmarkEnd w:id="906"/>
      <w:bookmarkEnd w:id="907"/>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908" w:name="_Hlk44535372"/>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r w:rsidR="00721276" w:rsidRPr="00D56521">
        <w:rPr>
          <w:noProof/>
        </w:rPr>
        <w:t>.</w:t>
      </w:r>
    </w:p>
    <w:bookmarkEnd w:id="908"/>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FC5AB5">
          <w:headerReference w:type="default" r:id="rId38"/>
          <w:footerReference w:type="default" r:id="rId39"/>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Traffic separation schemes are complex chart features. The navigator is confronted with important elements of the schemes and with less important 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w:t>
            </w:r>
            <w:r w:rsidRPr="00D56521">
              <w:rPr>
                <w:noProof/>
              </w:rPr>
              <w:lastRenderedPageBreak/>
              <w:t>intensity or fading target trails, the corresponding colour intensities should be interpolated between the colour for high echo intensity (RADHI) and the colour for 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 xml:space="preserve">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w:t>
            </w:r>
            <w:r w:rsidRPr="00D56521">
              <w:rPr>
                <w:noProof/>
              </w:rPr>
              <w:lastRenderedPageBreak/>
              <w:t>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909" w:name="_Ref47318362"/>
      <w:bookmarkStart w:id="910" w:name="_Ref44888081"/>
      <w:bookmarkStart w:id="911"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909"/>
      <w:bookmarkEnd w:id="910"/>
      <w:r w:rsidRPr="00D56521">
        <w:t xml:space="preserve"> - Significance of colour tokens for ECDIS displays</w:t>
      </w:r>
      <w:bookmarkEnd w:id="911"/>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AF09AF">
          <w:headerReference w:type="even" r:id="rId40"/>
          <w:headerReference w:type="default" r:id="rId41"/>
          <w:footerReference w:type="even" r:id="rId42"/>
          <w:footerReference w:type="default" r:id="rId43"/>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912" w:name="_Toc38829561"/>
      <w:bookmarkStart w:id="913" w:name="_Toc38830064"/>
      <w:bookmarkStart w:id="914" w:name="_Toc38936227"/>
      <w:bookmarkStart w:id="915" w:name="_Toc40990418"/>
      <w:bookmarkStart w:id="916" w:name="_Toc41235029"/>
      <w:bookmarkStart w:id="917" w:name="_Toc41235073"/>
      <w:bookmarkStart w:id="918" w:name="_Toc42694845"/>
      <w:bookmarkStart w:id="919" w:name="_Toc42708806"/>
      <w:bookmarkStart w:id="920" w:name="_Toc38829562"/>
      <w:bookmarkStart w:id="921" w:name="_Toc38830065"/>
      <w:bookmarkStart w:id="922" w:name="_Toc38936228"/>
      <w:bookmarkStart w:id="923" w:name="_Toc40990419"/>
      <w:bookmarkStart w:id="924" w:name="_Toc41235030"/>
      <w:bookmarkStart w:id="925" w:name="_Toc41235074"/>
      <w:bookmarkStart w:id="926" w:name="_Toc42694846"/>
      <w:bookmarkStart w:id="927" w:name="_Toc42708807"/>
      <w:bookmarkStart w:id="928" w:name="_Toc38829563"/>
      <w:bookmarkStart w:id="929" w:name="_Toc38830066"/>
      <w:bookmarkStart w:id="930" w:name="_Toc38936229"/>
      <w:bookmarkStart w:id="931" w:name="_Toc40990420"/>
      <w:bookmarkStart w:id="932" w:name="_Toc41235031"/>
      <w:bookmarkStart w:id="933" w:name="_Toc41235075"/>
      <w:bookmarkStart w:id="934" w:name="_Toc42694847"/>
      <w:bookmarkStart w:id="935" w:name="_Toc42708808"/>
      <w:bookmarkStart w:id="936" w:name="_Toc38829564"/>
      <w:bookmarkStart w:id="937" w:name="_Toc38830067"/>
      <w:bookmarkStart w:id="938" w:name="_Toc38936230"/>
      <w:bookmarkStart w:id="939" w:name="_Toc40990421"/>
      <w:bookmarkStart w:id="940" w:name="_Toc41235032"/>
      <w:bookmarkStart w:id="941" w:name="_Toc41235076"/>
      <w:bookmarkStart w:id="942" w:name="_Toc42694848"/>
      <w:bookmarkStart w:id="943" w:name="_Toc42708809"/>
      <w:bookmarkStart w:id="944" w:name="_Toc38829565"/>
      <w:bookmarkStart w:id="945" w:name="_Toc38830068"/>
      <w:bookmarkStart w:id="946" w:name="_Toc38936231"/>
      <w:bookmarkStart w:id="947" w:name="_Toc40990422"/>
      <w:bookmarkStart w:id="948" w:name="_Toc41235033"/>
      <w:bookmarkStart w:id="949" w:name="_Toc41235077"/>
      <w:bookmarkStart w:id="950" w:name="_Toc42694849"/>
      <w:bookmarkStart w:id="951" w:name="_Toc42708810"/>
      <w:bookmarkStart w:id="952" w:name="_Ref47470424"/>
      <w:bookmarkStart w:id="953" w:name="_Toc144421378"/>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rsidRPr="00D56521">
        <w:rPr>
          <w:noProof/>
        </w:rPr>
        <w:t>Cursor Pick Reports and Displays in Interface Panels</w:t>
      </w:r>
      <w:bookmarkEnd w:id="952"/>
      <w:bookmarkEnd w:id="953"/>
    </w:p>
    <w:p w14:paraId="5076502B" w14:textId="3ED7262C" w:rsidR="00EF5BF4" w:rsidRPr="00D56521" w:rsidRDefault="00EF5BF4" w:rsidP="00997923">
      <w:pPr>
        <w:spacing w:after="120" w:line="240" w:lineRule="auto"/>
        <w:jc w:val="both"/>
      </w:pPr>
      <w:r w:rsidRPr="00D56521">
        <w:t>ECDIS must be capable of performing spatial queries on ENC and other data during import and symbolisation. Spatial query is understood as possibility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It should be possible to step forward or backward in spatial chains.</w:t>
      </w:r>
    </w:p>
    <w:p w14:paraId="3CAF5146" w14:textId="77777777" w:rsidR="00507556" w:rsidRPr="00D56521" w:rsidRDefault="00507556" w:rsidP="00997923">
      <w:pPr>
        <w:spacing w:after="120" w:line="240" w:lineRule="auto"/>
        <w:jc w:val="both"/>
      </w:pPr>
    </w:p>
    <w:p w14:paraId="0DA21912" w14:textId="173AA460" w:rsidR="00843133" w:rsidRPr="00D56521" w:rsidRDefault="00843133">
      <w:pPr>
        <w:pStyle w:val="Heading2"/>
        <w:pPrChange w:id="954" w:author="Raphael Malyankar" w:date="2023-08-31T22:24:00Z">
          <w:pPr>
            <w:pStyle w:val="Heading2"/>
            <w:tabs>
              <w:tab w:val="clear" w:pos="567"/>
              <w:tab w:val="left" w:pos="851"/>
            </w:tabs>
            <w:ind w:left="851" w:hanging="851"/>
          </w:pPr>
        </w:pPrChange>
      </w:pPr>
      <w:bookmarkStart w:id="955" w:name="_Toc144421379"/>
      <w:r w:rsidRPr="00D56521">
        <w:t>Curso</w:t>
      </w:r>
      <w:r w:rsidR="00AB7E34" w:rsidRPr="00D56521">
        <w:t>r pick r</w:t>
      </w:r>
      <w:r w:rsidRPr="00D56521">
        <w:t>ules</w:t>
      </w:r>
      <w:bookmarkEnd w:id="955"/>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D56521" w:rsidRDefault="001C47B3" w:rsidP="00AE2737">
      <w:pPr>
        <w:pStyle w:val="ISOChange"/>
        <w:numPr>
          <w:ilvl w:val="0"/>
          <w:numId w:val="34"/>
        </w:numPr>
        <w:spacing w:before="0" w:after="60" w:line="240" w:lineRule="auto"/>
        <w:jc w:val="both"/>
        <w:rPr>
          <w:sz w:val="20"/>
          <w:lang w:eastAsia="ko-KR"/>
        </w:rPr>
      </w:pPr>
      <w:r w:rsidRPr="00D56521">
        <w:rPr>
          <w:sz w:val="20"/>
          <w:lang w:eastAsia="ko-KR"/>
        </w:rPr>
        <w:t>Spot selected on chart pane should be m</w:t>
      </w:r>
      <w:r w:rsidR="00507556">
        <w:rPr>
          <w:sz w:val="20"/>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r w:rsidRPr="00D56521">
        <w:t>Listed</w:t>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r w:rsidR="00507556">
        <w:rPr>
          <w:i/>
          <w:iCs/>
        </w:rPr>
        <w:t>qualityOfHorizontalM</w:t>
      </w:r>
      <w:r w:rsidR="006839AE" w:rsidRPr="00D56521">
        <w:rPr>
          <w:i/>
          <w:iCs/>
        </w:rPr>
        <w:t>easurement</w:t>
      </w:r>
      <w:r w:rsidR="006839AE" w:rsidRPr="00D56521">
        <w:t xml:space="preserve">, </w:t>
      </w:r>
      <w:r w:rsidR="006839AE" w:rsidRPr="00D56521">
        <w:rPr>
          <w:i/>
          <w:iCs/>
        </w:rPr>
        <w:t>ve</w:t>
      </w:r>
      <w:r w:rsidR="00507556">
        <w:rPr>
          <w:i/>
          <w:iCs/>
        </w:rPr>
        <w:t>rticalU</w:t>
      </w:r>
      <w:r w:rsidR="006839AE" w:rsidRPr="00D56521">
        <w:rPr>
          <w:i/>
          <w:iCs/>
        </w:rPr>
        <w:t>ncertainty</w:t>
      </w:r>
      <w:r w:rsidR="006839AE" w:rsidRPr="00D56521">
        <w:t xml:space="preserve">, and </w:t>
      </w:r>
      <w:r w:rsidR="00507556">
        <w:rPr>
          <w:i/>
          <w:iCs/>
        </w:rPr>
        <w:t>horizontalPositionU</w:t>
      </w:r>
      <w:r w:rsidR="006839AE" w:rsidRPr="00D56521">
        <w:rPr>
          <w:i/>
          <w:iCs/>
        </w:rPr>
        <w:t>ncertainty</w:t>
      </w:r>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pPr>
        <w:pStyle w:val="Heading2"/>
        <w:pPrChange w:id="956" w:author="Raphael Malyankar" w:date="2023-08-31T22:24:00Z">
          <w:pPr>
            <w:pStyle w:val="Heading2"/>
            <w:tabs>
              <w:tab w:val="clear" w:pos="567"/>
              <w:tab w:val="left" w:pos="851"/>
            </w:tabs>
            <w:ind w:left="851" w:hanging="851"/>
          </w:pPr>
        </w:pPrChange>
      </w:pPr>
      <w:bookmarkStart w:id="957" w:name="_Toc144421380"/>
      <w:r w:rsidRPr="00D56521">
        <w:t xml:space="preserve">Pick </w:t>
      </w:r>
      <w:r w:rsidR="00213CC6">
        <w:t>R</w:t>
      </w:r>
      <w:r w:rsidRPr="00D56521">
        <w:t xml:space="preserve">eport </w:t>
      </w:r>
      <w:r w:rsidR="009674CE" w:rsidRPr="00D56521">
        <w:t>d</w:t>
      </w:r>
      <w:r w:rsidRPr="00D56521">
        <w:t>escriptions</w:t>
      </w:r>
      <w:bookmarkEnd w:id="957"/>
    </w:p>
    <w:p w14:paraId="5B7025F6" w14:textId="0ECD96FA" w:rsidR="007C15E6" w:rsidRPr="00D56521" w:rsidRDefault="007C15E6" w:rsidP="00213CC6">
      <w:pPr>
        <w:spacing w:after="120" w:line="240" w:lineRule="auto"/>
        <w:jc w:val="both"/>
      </w:pPr>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32085E62"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r w:rsidR="0045661B" w:rsidRPr="00D56521">
        <w:t>should</w:t>
      </w:r>
      <w:r w:rsidR="00BC7FEC" w:rsidRPr="00D56521">
        <w:t xml:space="preserve"> be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pPr>
        <w:pStyle w:val="Heading3"/>
        <w:pPrChange w:id="958" w:author="Raphael Malyankar" w:date="2023-08-31T22:24:00Z">
          <w:pPr>
            <w:pStyle w:val="Heading3"/>
            <w:tabs>
              <w:tab w:val="clear" w:pos="851"/>
              <w:tab w:val="left" w:pos="993"/>
            </w:tabs>
            <w:spacing w:after="120"/>
            <w:ind w:left="992" w:hanging="992"/>
          </w:pPr>
        </w:pPrChange>
      </w:pPr>
      <w:bookmarkStart w:id="959"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959"/>
    </w:p>
    <w:p w14:paraId="704B8951" w14:textId="31A2E89D" w:rsidR="007C15E6" w:rsidRPr="00D56521" w:rsidRDefault="007C15E6" w:rsidP="00213CC6">
      <w:pPr>
        <w:spacing w:after="120" w:line="240" w:lineRule="auto"/>
        <w:jc w:val="both"/>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1CDFCB69" w14:textId="226E43C3" w:rsidR="007C15E6" w:rsidRPr="00D56521" w:rsidRDefault="007C15E6">
      <w:pPr>
        <w:pStyle w:val="Heading3"/>
        <w:pPrChange w:id="960" w:author="Raphael Malyankar" w:date="2023-08-31T22:24:00Z">
          <w:pPr>
            <w:pStyle w:val="Heading3"/>
            <w:tabs>
              <w:tab w:val="clear" w:pos="851"/>
              <w:tab w:val="left" w:pos="993"/>
            </w:tabs>
            <w:spacing w:after="120"/>
            <w:ind w:left="992" w:hanging="992"/>
          </w:pPr>
        </w:pPrChange>
      </w:pPr>
      <w:bookmarkStart w:id="961" w:name="_Toc144421382"/>
      <w:r w:rsidRPr="00D56521">
        <w:t xml:space="preserve">Sorting </w:t>
      </w:r>
      <w:r w:rsidR="009674CE" w:rsidRPr="00D56521">
        <w:t>o</w:t>
      </w:r>
      <w:r w:rsidR="00EE7A2C" w:rsidRPr="00D56521">
        <w:t>rder</w:t>
      </w:r>
      <w:r w:rsidR="009674CE" w:rsidRPr="00D56521">
        <w:t xml:space="preserve"> of results</w:t>
      </w:r>
      <w:bookmarkEnd w:id="961"/>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pPr>
        <w:pStyle w:val="Heading3"/>
        <w:pPrChange w:id="962" w:author="Raphael Malyankar" w:date="2023-08-31T22:24:00Z">
          <w:pPr>
            <w:pStyle w:val="Heading3"/>
            <w:tabs>
              <w:tab w:val="clear" w:pos="851"/>
              <w:tab w:val="left" w:pos="993"/>
            </w:tabs>
            <w:spacing w:after="120"/>
            <w:ind w:left="992" w:hanging="992"/>
          </w:pPr>
        </w:pPrChange>
      </w:pPr>
      <w:bookmarkStart w:id="963" w:name="_Ref47277288"/>
      <w:bookmarkStart w:id="964" w:name="_Ref47298226"/>
      <w:bookmarkStart w:id="965" w:name="_Toc144421383"/>
      <w:r w:rsidRPr="00D56521">
        <w:t xml:space="preserve">Hover-over </w:t>
      </w:r>
      <w:r w:rsidR="009674CE" w:rsidRPr="00D56521">
        <w:t>f</w:t>
      </w:r>
      <w:r w:rsidRPr="00D56521">
        <w:t>unction</w:t>
      </w:r>
      <w:bookmarkEnd w:id="963"/>
      <w:bookmarkEnd w:id="964"/>
      <w:bookmarkEnd w:id="965"/>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pPr>
        <w:pStyle w:val="Heading3"/>
        <w:pPrChange w:id="966" w:author="Raphael Malyankar" w:date="2023-08-31T22:24:00Z">
          <w:pPr>
            <w:pStyle w:val="Heading3"/>
            <w:tabs>
              <w:tab w:val="clear" w:pos="851"/>
              <w:tab w:val="left" w:pos="993"/>
            </w:tabs>
            <w:spacing w:after="120"/>
            <w:ind w:left="992" w:hanging="992"/>
          </w:pPr>
        </w:pPrChange>
      </w:pPr>
      <w:bookmarkStart w:id="967" w:name="_Toc144421384"/>
      <w:r w:rsidRPr="00D56521">
        <w:t xml:space="preserve">Unknown </w:t>
      </w:r>
      <w:r w:rsidR="009674CE" w:rsidRPr="00D56521">
        <w:t>a</w:t>
      </w:r>
      <w:r w:rsidRPr="00D56521">
        <w:t>ttributes</w:t>
      </w:r>
      <w:bookmarkEnd w:id="967"/>
      <w:r w:rsidRPr="00D56521">
        <w:t xml:space="preserve"> </w:t>
      </w:r>
    </w:p>
    <w:p w14:paraId="5F0E2FAC" w14:textId="3297E09D"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atalogue its value should be available via the ECDIS cursor pick.</w:t>
      </w:r>
    </w:p>
    <w:p w14:paraId="0790A89A" w14:textId="77777777" w:rsidR="00213CC6" w:rsidRPr="00D56521" w:rsidRDefault="00213CC6" w:rsidP="00213CC6">
      <w:pPr>
        <w:spacing w:after="120" w:line="240" w:lineRule="auto"/>
        <w:jc w:val="both"/>
      </w:pPr>
    </w:p>
    <w:p w14:paraId="5AD973D5" w14:textId="0E3CD55A" w:rsidR="00FC42CD" w:rsidRPr="00D56521" w:rsidRDefault="002519D7">
      <w:pPr>
        <w:pStyle w:val="Heading2"/>
        <w:pPrChange w:id="968" w:author="Raphael Malyankar" w:date="2023-08-31T22:24:00Z">
          <w:pPr>
            <w:pStyle w:val="Heading2"/>
            <w:tabs>
              <w:tab w:val="clear" w:pos="567"/>
              <w:tab w:val="left" w:pos="851"/>
            </w:tabs>
            <w:ind w:left="851" w:hanging="851"/>
          </w:pPr>
        </w:pPrChange>
      </w:pPr>
      <w:bookmarkStart w:id="969" w:name="_Toc144421385"/>
      <w:r w:rsidRPr="00D56521">
        <w:t>Cursor queries</w:t>
      </w:r>
      <w:r w:rsidR="00FC42CD" w:rsidRPr="00D56521">
        <w:t xml:space="preserve"> on coverage</w:t>
      </w:r>
      <w:r w:rsidR="00E273EC" w:rsidRPr="00D56521">
        <w:t xml:space="preserve"> data</w:t>
      </w:r>
      <w:bookmarkEnd w:id="969"/>
    </w:p>
    <w:p w14:paraId="3C525B0A" w14:textId="30761185" w:rsidR="00FC42CD" w:rsidRPr="00D56521" w:rsidRDefault="00A207E5" w:rsidP="00A05AE2">
      <w:pPr>
        <w:spacing w:after="120" w:line="240" w:lineRule="auto"/>
        <w:jc w:val="both"/>
      </w:pPr>
      <w:r w:rsidRPr="00D56521">
        <w:t>Cursor queries on continuous gridded coverage data should 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 xml:space="preserve">spatial location indicated by the cursor query. The data values reported should be those at the nearest data point for discrete coverages, or interpolated values for continuous coverages. </w:t>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pPr>
        <w:pStyle w:val="Heading2"/>
        <w:pPrChange w:id="970" w:author="Raphael Malyankar" w:date="2023-08-31T22:24:00Z">
          <w:pPr>
            <w:pStyle w:val="Heading2"/>
            <w:tabs>
              <w:tab w:val="clear" w:pos="567"/>
              <w:tab w:val="left" w:pos="851"/>
            </w:tabs>
            <w:ind w:left="851" w:hanging="851"/>
          </w:pPr>
        </w:pPrChange>
      </w:pPr>
      <w:bookmarkStart w:id="971" w:name="_Toc144421386"/>
      <w:r w:rsidRPr="00D56521">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971"/>
    </w:p>
    <w:p w14:paraId="0BB0F183" w14:textId="10AE0D18" w:rsidR="007C15E6" w:rsidRPr="00D56521" w:rsidRDefault="007C15E6" w:rsidP="00A05AE2">
      <w:pPr>
        <w:spacing w:after="120" w:line="240" w:lineRule="auto"/>
        <w:jc w:val="both"/>
      </w:pPr>
      <w:del w:id="972"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973" w:author="Raphael Malyankar" w:date="2023-08-30T22:08:00Z">
        <w:r w:rsidR="008C710E">
          <w:t>Tidal stream</w:t>
        </w:r>
      </w:ins>
      <w:ins w:id="974" w:author="Raphael Malyankar" w:date="2023-08-30T22:33:00Z">
        <w:r w:rsidR="00B51EC9">
          <w:t xml:space="preserve"> </w:t>
        </w:r>
      </w:ins>
      <w:ins w:id="975" w:author="Raphael Malyankar" w:date="2023-08-30T22:08:00Z">
        <w:r w:rsidR="008C710E">
          <w:t xml:space="preserve">information </w:t>
        </w:r>
      </w:ins>
      <w:ins w:id="976" w:author="Raphael Malyankar" w:date="2023-08-30T22:32:00Z">
        <w:r w:rsidR="00B51EC9">
          <w:t>in the form of speed and dir</w:t>
        </w:r>
      </w:ins>
      <w:ins w:id="977" w:author="Raphael Malyankar" w:date="2023-08-30T22:33:00Z">
        <w:r w:rsidR="00B51EC9">
          <w:t xml:space="preserve">ection at intervals </w:t>
        </w:r>
      </w:ins>
      <w:ins w:id="978" w:author="Raphael Malyankar" w:date="2023-08-30T22:41:00Z">
        <w:r w:rsidR="00612B85">
          <w:t>relative to the time of</w:t>
        </w:r>
      </w:ins>
      <w:ins w:id="979" w:author="Raphael Malyankar" w:date="2023-08-30T22:33:00Z">
        <w:r w:rsidR="00B51EC9">
          <w:t xml:space="preserve"> a “reference</w:t>
        </w:r>
      </w:ins>
      <w:ins w:id="980" w:author="Raphael Malyankar" w:date="2023-08-30T22:34:00Z">
        <w:r w:rsidR="00B51EC9">
          <w:t xml:space="preserve"> tide” </w:t>
        </w:r>
      </w:ins>
      <w:ins w:id="981" w:author="Raphael Malyankar" w:date="2023-08-30T22:35:00Z">
        <w:r w:rsidR="00B51EC9">
          <w:t>(</w:t>
        </w:r>
      </w:ins>
      <w:ins w:id="982" w:author="Raphael Malyankar" w:date="2023-08-30T22:36:00Z">
        <w:r w:rsidR="00B51EC9">
          <w:t xml:space="preserve">generally </w:t>
        </w:r>
      </w:ins>
      <w:ins w:id="983" w:author="Raphael Malyankar" w:date="2023-08-30T22:35:00Z">
        <w:r w:rsidR="00B51EC9">
          <w:t>hi</w:t>
        </w:r>
      </w:ins>
      <w:ins w:id="984" w:author="Raphael Malyankar" w:date="2023-08-30T22:36:00Z">
        <w:r w:rsidR="00B51EC9">
          <w:t>gh or low water)</w:t>
        </w:r>
      </w:ins>
      <w:del w:id="985"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986" w:author="Raphael Malyankar" w:date="2023-08-30T22:42:00Z">
        <w:r w:rsidR="006A1B52">
          <w:t xml:space="preserve"> </w:t>
        </w:r>
      </w:ins>
      <w:ins w:id="987"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988" w:author="Raphael Malyankar" w:date="2023-08-31T00:26:00Z">
        <w:r w:rsidR="00D23458">
          <w:t xml:space="preserve"> </w:t>
        </w:r>
      </w:ins>
      <w:ins w:id="989" w:author="Raphael Malyankar" w:date="2023-08-31T13:34:00Z">
        <w:r w:rsidR="00424BE3">
          <w:t>The table layout may be modified depending on the modeling</w:t>
        </w:r>
      </w:ins>
      <w:ins w:id="990" w:author="Raphael Malyankar" w:date="2023-08-31T13:35:00Z">
        <w:r w:rsidR="00424BE3">
          <w:t xml:space="preserve"> –</w:t>
        </w:r>
      </w:ins>
      <w:ins w:id="991" w:author="Raphael Malyankar" w:date="2023-08-31T13:34:00Z">
        <w:r w:rsidR="00424BE3">
          <w:t xml:space="preserve"> for</w:t>
        </w:r>
      </w:ins>
      <w:ins w:id="992" w:author="Raphael Malyankar" w:date="2023-08-31T13:35:00Z">
        <w:r w:rsidR="00424BE3">
          <w:t xml:space="preserve"> </w:t>
        </w:r>
      </w:ins>
      <w:ins w:id="993" w:author="Raphael Malyankar" w:date="2023-08-31T13:34:00Z">
        <w:r w:rsidR="00424BE3">
          <w:t>example</w:t>
        </w:r>
      </w:ins>
      <w:ins w:id="994" w:author="Raphael Malyankar" w:date="2023-08-31T00:29:00Z">
        <w:r w:rsidR="00D23458">
          <w:t>, t</w:t>
        </w:r>
      </w:ins>
      <w:ins w:id="995" w:author="Raphael Malyankar" w:date="2023-08-31T00:26:00Z">
        <w:r w:rsidR="00D23458">
          <w:t>he "Ra</w:t>
        </w:r>
      </w:ins>
      <w:ins w:id="996" w:author="Raphael Malyankar" w:date="2023-08-31T00:27:00Z">
        <w:r w:rsidR="00D23458">
          <w:t>tes” column may be split</w:t>
        </w:r>
      </w:ins>
      <w:ins w:id="997" w:author="Raphael Malyankar" w:date="2023-08-31T00:28:00Z">
        <w:r w:rsidR="00D23458">
          <w:t xml:space="preserve"> </w:t>
        </w:r>
      </w:ins>
      <w:ins w:id="998" w:author="Raphael Malyankar" w:date="2023-08-31T13:35:00Z">
        <w:r w:rsidR="00424BE3">
          <w:t>if both</w:t>
        </w:r>
      </w:ins>
      <w:ins w:id="999" w:author="Raphael Malyankar" w:date="2023-08-31T00:28:00Z">
        <w:r w:rsidR="00D23458">
          <w:t xml:space="preserve"> </w:t>
        </w:r>
      </w:ins>
      <w:ins w:id="1000" w:author="Raphael Malyankar" w:date="2023-08-31T00:31:00Z">
        <w:r w:rsidR="009969E7">
          <w:t>springs</w:t>
        </w:r>
      </w:ins>
      <w:ins w:id="1001" w:author="Raphael Malyankar" w:date="2023-08-31T13:35:00Z">
        <w:r w:rsidR="00424BE3">
          <w:t xml:space="preserve"> and </w:t>
        </w:r>
      </w:ins>
      <w:ins w:id="1002" w:author="Raphael Malyankar" w:date="2023-08-31T00:31:00Z">
        <w:r w:rsidR="009969E7">
          <w:t>neaps</w:t>
        </w:r>
      </w:ins>
      <w:ins w:id="1003" w:author="Raphael Malyankar" w:date="2023-09-01T09:00:00Z">
        <w:r w:rsidR="004B4049">
          <w:t xml:space="preserve"> rates</w:t>
        </w:r>
      </w:ins>
      <w:ins w:id="1004" w:author="Raphael Malyankar" w:date="2023-08-31T13:35:00Z">
        <w:r w:rsidR="00424BE3">
          <w:t xml:space="preserve"> are </w:t>
        </w:r>
      </w:ins>
      <w:ins w:id="1005" w:author="Raphael Malyankar" w:date="2023-09-01T09:02:00Z">
        <w:r w:rsidR="00D46318">
          <w:t xml:space="preserve">both </w:t>
        </w:r>
      </w:ins>
      <w:ins w:id="1006" w:author="Raphael Malyankar" w:date="2023-08-31T13:35:00Z">
        <w:r w:rsidR="00424BE3">
          <w:t>pro</w:t>
        </w:r>
      </w:ins>
      <w:ins w:id="1007" w:author="Raphael Malyankar" w:date="2023-08-31T13:36:00Z">
        <w:r w:rsidR="00424BE3">
          <w:t>vided</w:t>
        </w:r>
      </w:ins>
      <w:ins w:id="1008" w:author="Raphael Malyankar" w:date="2023-09-01T09:00:00Z">
        <w:r w:rsidR="004B4049">
          <w:t xml:space="preserve"> for </w:t>
        </w:r>
      </w:ins>
      <w:ins w:id="1009" w:author="Raphael Malyankar" w:date="2023-09-01T09:03:00Z">
        <w:r w:rsidR="00D46318">
          <w:t>the same</w:t>
        </w:r>
      </w:ins>
      <w:ins w:id="1010" w:author="Raphael Malyankar" w:date="2023-09-01T09:00:00Z">
        <w:r w:rsidR="004B4049">
          <w:t xml:space="preserve"> direction</w:t>
        </w:r>
      </w:ins>
      <w:ins w:id="1011" w:author="Raphael Malyankar" w:date="2023-09-01T09:02:00Z">
        <w:r w:rsidR="00D46318">
          <w:t xml:space="preserve"> instance</w:t>
        </w:r>
      </w:ins>
      <w:ins w:id="1012" w:author="Raphael Malyankar" w:date="2023-08-31T00:28:00Z">
        <w:r w:rsidR="00D23458">
          <w:t>, o</w:t>
        </w:r>
      </w:ins>
      <w:ins w:id="1013" w:author="Raphael Malyankar" w:date="2023-08-31T00:29:00Z">
        <w:r w:rsidR="00D23458">
          <w:t xml:space="preserve">r </w:t>
        </w:r>
      </w:ins>
      <w:ins w:id="1014" w:author="Raphael Malyankar" w:date="2023-08-31T13:37:00Z">
        <w:r w:rsidR="00424BE3">
          <w:t xml:space="preserve">values for </w:t>
        </w:r>
      </w:ins>
      <w:ins w:id="1015" w:author="Raphael Malyankar" w:date="2023-08-31T13:36:00Z">
        <w:r w:rsidR="00424BE3">
          <w:t>different reference tides</w:t>
        </w:r>
      </w:ins>
      <w:ins w:id="1016" w:author="Raphael Malyankar" w:date="2023-08-31T13:37:00Z">
        <w:r w:rsidR="00424BE3">
          <w:t xml:space="preserve"> may be</w:t>
        </w:r>
      </w:ins>
      <w:ins w:id="1017" w:author="Raphael Malyankar" w:date="2023-08-31T13:36:00Z">
        <w:r w:rsidR="00424BE3">
          <w:t xml:space="preserve"> provided in different tabs;</w:t>
        </w:r>
      </w:ins>
      <w:ins w:id="1018" w:author="Raphael Malyankar" w:date="2023-08-31T00:29:00Z">
        <w:r w:rsidR="00D23458">
          <w:t xml:space="preserve"> </w:t>
        </w:r>
      </w:ins>
      <w:ins w:id="1019" w:author="Raphael Malyankar" w:date="2023-08-31T00:30:00Z">
        <w:r w:rsidR="00D23458">
          <w:t xml:space="preserve">however, the </w:t>
        </w:r>
      </w:ins>
      <w:ins w:id="1020" w:author="Raphael Malyankar" w:date="2023-08-31T00:32:00Z">
        <w:r w:rsidR="009969E7">
          <w:t xml:space="preserve">reference </w:t>
        </w:r>
      </w:ins>
      <w:ins w:id="1021" w:author="Raphael Malyankar" w:date="2023-08-31T00:31:00Z">
        <w:r w:rsidR="009969E7">
          <w:t>tide type must be shown</w:t>
        </w:r>
      </w:ins>
      <w:r w:rsidRPr="00D56521">
        <w:t>.</w:t>
      </w:r>
      <w:r w:rsidR="007E1C6F" w:rsidRPr="00D56521">
        <w:t xml:space="preserve"> </w:t>
      </w:r>
      <w:del w:id="1022" w:author="Raphael Malyankar" w:date="2023-08-31T13:37:00Z">
        <w:r w:rsidR="007E1C6F" w:rsidRPr="00D56521" w:rsidDel="00424BE3">
          <w:delText>(</w:delText>
        </w:r>
      </w:del>
      <w:r w:rsidR="007E1C6F" w:rsidRPr="00D56521">
        <w:t xml:space="preserve">The “Hours” values should be the actual values in the </w:t>
      </w:r>
      <w:r w:rsidR="007E1C6F" w:rsidRPr="00D56521">
        <w:rPr>
          <w:i/>
          <w:iCs/>
        </w:rPr>
        <w:t>timeRelativeToTide</w:t>
      </w:r>
      <w:r w:rsidR="007E1C6F" w:rsidRPr="00D56521">
        <w:t xml:space="preserve"> attribute.</w:t>
      </w:r>
      <w:del w:id="1023"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1024">
          <w:tblGrid>
            <w:gridCol w:w="1678"/>
            <w:gridCol w:w="808"/>
            <w:gridCol w:w="2515"/>
            <w:gridCol w:w="2337"/>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1025" w:author="Raphael Malyankar" w:date="2023-08-30T22:37:00Z">
              <w:r w:rsidR="00B65AE3" w:rsidRPr="00A05AE2" w:rsidDel="00B51EC9">
                <w:rPr>
                  <w:i/>
                </w:rPr>
                <w:delText>number</w:delText>
              </w:r>
            </w:del>
            <w:ins w:id="1026"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1027"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1028"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1029" w:author="Raphael Malyankar" w:date="2023-08-31T13:29:00Z">
            <w:trPr>
              <w:cantSplit/>
              <w:trHeight w:val="194"/>
              <w:jc w:val="center"/>
            </w:trPr>
          </w:trPrChange>
        </w:trPr>
        <w:tc>
          <w:tcPr>
            <w:tcW w:w="0" w:type="auto"/>
            <w:vMerge/>
            <w:tcPrChange w:id="1030" w:author="Raphael Malyankar" w:date="2023-08-31T13:29:00Z">
              <w:tcPr>
                <w:tcW w:w="0" w:type="auto"/>
                <w:vMerge/>
              </w:tcPr>
            </w:tcPrChange>
          </w:tcPr>
          <w:p w14:paraId="20D15026" w14:textId="77777777" w:rsidR="002F5294" w:rsidRPr="00D56521" w:rsidRDefault="002F5294" w:rsidP="004E61EE"/>
        </w:tc>
        <w:tc>
          <w:tcPr>
            <w:tcW w:w="0" w:type="auto"/>
            <w:vMerge/>
            <w:tcPrChange w:id="1031" w:author="Raphael Malyankar" w:date="2023-08-31T13:29:00Z">
              <w:tcPr>
                <w:tcW w:w="0" w:type="auto"/>
                <w:vMerge/>
              </w:tcPr>
            </w:tcPrChange>
          </w:tcPr>
          <w:p w14:paraId="18FC8B3D" w14:textId="77777777" w:rsidR="002F5294" w:rsidRPr="00D56521" w:rsidRDefault="002F5294" w:rsidP="004E61EE"/>
        </w:tc>
        <w:tc>
          <w:tcPr>
            <w:tcW w:w="2468" w:type="dxa"/>
            <w:vMerge/>
            <w:tcPrChange w:id="1032" w:author="Raphael Malyankar" w:date="2023-08-31T13:29:00Z">
              <w:tcPr>
                <w:tcW w:w="2468" w:type="dxa"/>
                <w:vMerge/>
              </w:tcPr>
            </w:tcPrChange>
          </w:tcPr>
          <w:p w14:paraId="2B7656F0" w14:textId="77777777" w:rsidR="002F5294" w:rsidRPr="00D56521" w:rsidRDefault="002F5294" w:rsidP="004E61EE"/>
        </w:tc>
        <w:tc>
          <w:tcPr>
            <w:tcW w:w="2293" w:type="dxa"/>
            <w:tcPrChange w:id="1033" w:author="Raphael Malyankar" w:date="2023-08-31T13:29:00Z">
              <w:tcPr>
                <w:tcW w:w="2293" w:type="dxa"/>
              </w:tcPr>
            </w:tcPrChange>
          </w:tcPr>
          <w:p w14:paraId="75F1FC5E" w14:textId="66ED439A" w:rsidR="002F5294" w:rsidRPr="00D56521" w:rsidRDefault="002F5294" w:rsidP="002F5294">
            <w:pPr>
              <w:jc w:val="center"/>
            </w:pPr>
            <w:ins w:id="1034"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1035"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1035"/>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1036"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1037"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1038"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1039" w:author="Raphael Malyankar" w:date="2023-08-30T23:19:00Z"/>
                <w:rFonts w:cs="Arial"/>
                <w:color w:val="0000FF"/>
                <w:sz w:val="18"/>
                <w:szCs w:val="18"/>
              </w:rPr>
            </w:pPr>
          </w:p>
          <w:p w14:paraId="20507196" w14:textId="77777777" w:rsidR="00532E4D" w:rsidRDefault="00F76C8F" w:rsidP="004E61EE">
            <w:pPr>
              <w:spacing w:after="0" w:line="240" w:lineRule="auto"/>
              <w:rPr>
                <w:ins w:id="1040"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1041"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1042" w:author="Raphael Malyankar" w:date="2023-09-01T09:04:00Z">
              <w:r>
                <w:rPr>
                  <w:rFonts w:cs="Arial"/>
                  <w:color w:val="0000FF"/>
                  <w:sz w:val="18"/>
                  <w:szCs w:val="18"/>
                </w:rPr>
                <w:t>(</w:t>
              </w:r>
            </w:ins>
            <w:ins w:id="1043" w:author="Raphael Malyankar" w:date="2023-09-01T09:07:00Z">
              <w:r>
                <w:rPr>
                  <w:rFonts w:cs="Arial"/>
                  <w:color w:val="0000FF"/>
                  <w:sz w:val="18"/>
                  <w:szCs w:val="18"/>
                </w:rPr>
                <w:t>I</w:t>
              </w:r>
            </w:ins>
            <w:ins w:id="1044" w:author="Raphael Malyankar" w:date="2023-09-01T09:04:00Z">
              <w:r>
                <w:rPr>
                  <w:rFonts w:cs="Arial"/>
                  <w:color w:val="0000FF"/>
                  <w:sz w:val="18"/>
                  <w:szCs w:val="18"/>
                </w:rPr>
                <w:t>f values for neaps are provided</w:t>
              </w:r>
            </w:ins>
            <w:ins w:id="1045" w:author="Raphael Malyankar" w:date="2023-09-01T09:05:00Z">
              <w:r>
                <w:rPr>
                  <w:rFonts w:cs="Arial"/>
                  <w:color w:val="0000FF"/>
                  <w:sz w:val="18"/>
                  <w:szCs w:val="18"/>
                </w:rPr>
                <w:t xml:space="preserve"> in</w:t>
              </w:r>
            </w:ins>
            <w:ins w:id="1046" w:author="Raphael Malyankar" w:date="2023-09-01T09:06:00Z">
              <w:r>
                <w:rPr>
                  <w:rFonts w:cs="Arial"/>
                  <w:color w:val="0000FF"/>
                  <w:sz w:val="18"/>
                  <w:szCs w:val="18"/>
                </w:rPr>
                <w:t xml:space="preserve"> a separate </w:t>
              </w:r>
              <w:r w:rsidRPr="00530907">
                <w:rPr>
                  <w:rFonts w:cs="Arial"/>
                  <w:i/>
                  <w:iCs/>
                  <w:color w:val="0000FF"/>
                  <w:sz w:val="18"/>
                  <w:szCs w:val="18"/>
                </w:rPr>
                <w:t>tidal stream panel</w:t>
              </w:r>
              <w:r>
                <w:rPr>
                  <w:rFonts w:cs="Arial"/>
                  <w:color w:val="0000FF"/>
                  <w:sz w:val="18"/>
                  <w:szCs w:val="18"/>
                </w:rPr>
                <w:t xml:space="preserve"> complex attribute</w:t>
              </w:r>
            </w:ins>
            <w:ins w:id="1047" w:author="Raphael Malyankar" w:date="2023-09-01T09:07:00Z">
              <w:r>
                <w:rPr>
                  <w:rFonts w:cs="Arial"/>
                  <w:color w:val="0000FF"/>
                  <w:sz w:val="18"/>
                  <w:szCs w:val="18"/>
                </w:rPr>
                <w:t xml:space="preserve"> in</w:t>
              </w:r>
            </w:ins>
            <w:ins w:id="1048" w:author="Raphael Malyankar" w:date="2023-09-01T09:05:00Z">
              <w:r>
                <w:rPr>
                  <w:rFonts w:cs="Arial"/>
                  <w:color w:val="0000FF"/>
                  <w:sz w:val="18"/>
                  <w:szCs w:val="18"/>
                </w:rPr>
                <w:t xml:space="preserve"> the same feature, </w:t>
              </w:r>
            </w:ins>
            <w:ins w:id="1049" w:author="Raphael Malyankar" w:date="2023-09-01T09:04:00Z">
              <w:r>
                <w:rPr>
                  <w:rFonts w:cs="Arial"/>
                  <w:color w:val="0000FF"/>
                  <w:sz w:val="18"/>
                  <w:szCs w:val="18"/>
                </w:rPr>
                <w:t>a</w:t>
              </w:r>
            </w:ins>
            <w:ins w:id="1050" w:author="Raphael Malyankar" w:date="2023-09-01T09:08:00Z">
              <w:r w:rsidR="004360DB">
                <w:rPr>
                  <w:rFonts w:cs="Arial"/>
                  <w:color w:val="0000FF"/>
                  <w:sz w:val="18"/>
                  <w:szCs w:val="18"/>
                </w:rPr>
                <w:t xml:space="preserve"> similar</w:t>
              </w:r>
            </w:ins>
            <w:ins w:id="1051" w:author="Raphael Malyankar" w:date="2023-09-01T09:05:00Z">
              <w:r>
                <w:rPr>
                  <w:rFonts w:cs="Arial"/>
                  <w:color w:val="0000FF"/>
                  <w:sz w:val="18"/>
                  <w:szCs w:val="18"/>
                </w:rPr>
                <w:t xml:space="preserve">  table for neaps</w:t>
              </w:r>
            </w:ins>
            <w:ins w:id="1052" w:author="Raphael Malyankar" w:date="2023-09-01T09:06:00Z">
              <w:r>
                <w:rPr>
                  <w:rFonts w:cs="Arial"/>
                  <w:color w:val="0000FF"/>
                  <w:sz w:val="18"/>
                  <w:szCs w:val="18"/>
                </w:rPr>
                <w:t xml:space="preserve"> </w:t>
              </w:r>
            </w:ins>
            <w:ins w:id="1053" w:author="Raphael Malyankar" w:date="2023-09-01T09:07:00Z">
              <w:r>
                <w:rPr>
                  <w:rFonts w:cs="Arial"/>
                  <w:color w:val="0000FF"/>
                  <w:sz w:val="18"/>
                  <w:szCs w:val="18"/>
                </w:rPr>
                <w:t>must</w:t>
              </w:r>
            </w:ins>
            <w:ins w:id="1054" w:author="Raphael Malyankar" w:date="2023-09-01T09:06:00Z">
              <w:r>
                <w:rPr>
                  <w:rFonts w:cs="Arial"/>
                  <w:color w:val="0000FF"/>
                  <w:sz w:val="18"/>
                  <w:szCs w:val="18"/>
                </w:rPr>
                <w:t xml:space="preserve"> be</w:t>
              </w:r>
            </w:ins>
            <w:ins w:id="1055" w:author="Raphael Malyankar" w:date="2023-09-01T09:07:00Z">
              <w:r>
                <w:rPr>
                  <w:rFonts w:cs="Arial"/>
                  <w:color w:val="0000FF"/>
                  <w:sz w:val="18"/>
                  <w:szCs w:val="18"/>
                </w:rPr>
                <w:t xml:space="preserve"> provided</w:t>
              </w:r>
            </w:ins>
            <w:ins w:id="1056" w:author="Raphael Malyankar" w:date="2023-09-01T09:08:00Z">
              <w:r w:rsidR="004360DB">
                <w:rPr>
                  <w:rFonts w:cs="Arial"/>
                  <w:color w:val="0000FF"/>
                  <w:sz w:val="18"/>
                  <w:szCs w:val="18"/>
                </w:rPr>
                <w:t xml:space="preserve"> in the UI</w:t>
              </w:r>
            </w:ins>
            <w:ins w:id="1057" w:author="Raphael Malyankar" w:date="2023-09-01T09:07:00Z">
              <w:r>
                <w:rPr>
                  <w:rFonts w:cs="Arial"/>
                  <w:color w:val="0000FF"/>
                  <w:sz w:val="18"/>
                  <w:szCs w:val="18"/>
                </w:rPr>
                <w:t>.</w:t>
              </w:r>
            </w:ins>
            <w:ins w:id="1058"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1059" w:name="_Ref46758217"/>
      <w:bookmarkEnd w:id="1038"/>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1059"/>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p>
    <w:p w14:paraId="3935D3FF" w14:textId="28B6D638" w:rsidR="00B40FD2" w:rsidRPr="006C26BC" w:rsidRDefault="00B61EF8">
      <w:pPr>
        <w:pStyle w:val="Heading2"/>
        <w:pPrChange w:id="1060" w:author="Raphael Malyankar" w:date="2023-08-31T22:24:00Z">
          <w:pPr>
            <w:pStyle w:val="Heading2"/>
            <w:tabs>
              <w:tab w:val="clear" w:pos="567"/>
              <w:tab w:val="left" w:pos="851"/>
            </w:tabs>
            <w:ind w:left="851" w:hanging="851"/>
          </w:pPr>
        </w:pPrChange>
      </w:pPr>
      <w:bookmarkStart w:id="1061" w:name="_Ref47357465"/>
      <w:bookmarkStart w:id="1062" w:name="_Toc144421387"/>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1061"/>
      <w:bookmarkEnd w:id="1062"/>
    </w:p>
    <w:p w14:paraId="16011E20" w14:textId="7AC0448A" w:rsidR="00047335" w:rsidRDefault="00047335" w:rsidP="006C26BC">
      <w:pPr>
        <w:spacing w:after="120" w:line="240" w:lineRule="auto"/>
        <w:jc w:val="both"/>
        <w:rPr>
          <w:color w:val="FF0000"/>
        </w:rPr>
      </w:pPr>
      <w:r w:rsidRPr="006C26BC">
        <w:rPr>
          <w:color w:val="FF0000"/>
        </w:rPr>
        <w:t>[Templates to be developed.]</w:t>
      </w:r>
    </w:p>
    <w:p w14:paraId="50BDACCF" w14:textId="77777777" w:rsidR="006C26BC" w:rsidRPr="006C26BC" w:rsidRDefault="006C26BC" w:rsidP="006C26BC">
      <w:pPr>
        <w:spacing w:after="120" w:line="240" w:lineRule="auto"/>
      </w:pPr>
    </w:p>
    <w:p w14:paraId="3D126868" w14:textId="2EB7F9A1" w:rsidR="00DF3726" w:rsidRPr="00D56521" w:rsidRDefault="00DF3726">
      <w:pPr>
        <w:pStyle w:val="Heading2"/>
        <w:pPrChange w:id="1063" w:author="Raphael Malyankar" w:date="2023-08-31T22:24:00Z">
          <w:pPr>
            <w:pStyle w:val="Heading2"/>
            <w:ind w:left="851" w:hanging="851"/>
          </w:pPr>
        </w:pPrChange>
      </w:pPr>
      <w:bookmarkStart w:id="1064" w:name="_Toc144421388"/>
      <w:r w:rsidRPr="00D56521">
        <w:t xml:space="preserve">Special </w:t>
      </w:r>
      <w:r w:rsidR="006C26BC">
        <w:t>P</w:t>
      </w:r>
      <w:r w:rsidRPr="00D56521">
        <w:t xml:space="preserve">ick </w:t>
      </w:r>
      <w:r w:rsidR="006C26BC">
        <w:t>R</w:t>
      </w:r>
      <w:r w:rsidRPr="00D56521">
        <w:t>eport formats</w:t>
      </w:r>
      <w:bookmarkEnd w:id="1064"/>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5">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1065"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1065"/>
      <w:r w:rsidRPr="00D56521">
        <w:t xml:space="preserve"> - Examples of special formats</w:t>
      </w:r>
      <w:r w:rsidR="00A95F3E" w:rsidRPr="00D56521">
        <w:t xml:space="preserve">: </w:t>
      </w:r>
      <w:r w:rsidRPr="00D56521">
        <w:t>Water level at a station (L) and graphic showing time series of water level data (R)</w:t>
      </w:r>
    </w:p>
    <w:p w14:paraId="107E3557" w14:textId="77777777" w:rsidR="00B61EF8" w:rsidRPr="00D56521" w:rsidRDefault="00B61EF8" w:rsidP="004710ED">
      <w:pPr>
        <w:spacing w:after="120" w:line="240" w:lineRule="auto"/>
        <w:jc w:val="both"/>
      </w:pPr>
    </w:p>
    <w:p w14:paraId="3F2CBAD0" w14:textId="518E9E8B" w:rsidR="00A80530" w:rsidRPr="00D56521" w:rsidRDefault="005F2B6F" w:rsidP="00BE68E8">
      <w:pPr>
        <w:pStyle w:val="Heading1"/>
      </w:pPr>
      <w:bookmarkStart w:id="1066" w:name="_Toc38829567"/>
      <w:bookmarkStart w:id="1067" w:name="_Toc38830070"/>
      <w:bookmarkStart w:id="1068" w:name="_Toc38936233"/>
      <w:bookmarkStart w:id="1069" w:name="_Toc40990424"/>
      <w:bookmarkStart w:id="1070" w:name="_Toc41235035"/>
      <w:bookmarkStart w:id="1071" w:name="_Toc41235079"/>
      <w:bookmarkStart w:id="1072" w:name="_Toc42694851"/>
      <w:bookmarkStart w:id="1073" w:name="_Toc42708812"/>
      <w:bookmarkStart w:id="1074" w:name="_Toc144421389"/>
      <w:bookmarkEnd w:id="1066"/>
      <w:bookmarkEnd w:id="1067"/>
      <w:bookmarkEnd w:id="1068"/>
      <w:bookmarkEnd w:id="1069"/>
      <w:bookmarkEnd w:id="1070"/>
      <w:bookmarkEnd w:id="1071"/>
      <w:bookmarkEnd w:id="1072"/>
      <w:bookmarkEnd w:id="1073"/>
      <w:r w:rsidRPr="00D56521">
        <w:t xml:space="preserve">Alerts </w:t>
      </w:r>
      <w:r w:rsidR="00A80530" w:rsidRPr="00D56521">
        <w:t>and Indications</w:t>
      </w:r>
      <w:bookmarkEnd w:id="1074"/>
    </w:p>
    <w:p w14:paraId="345CA945" w14:textId="0108F26A" w:rsidR="005F2B6F" w:rsidRPr="00D56521" w:rsidRDefault="00A80530" w:rsidP="004710ED">
      <w:pPr>
        <w:spacing w:after="120" w:line="240" w:lineRule="auto"/>
        <w:jc w:val="both"/>
      </w:pPr>
      <w:r w:rsidRPr="00D56521">
        <w:t>IMO Resolution MSC.</w:t>
      </w:r>
      <w:del w:id="1075" w:author="Raphael Malyankar" w:date="2023-08-31T19:48:00Z">
        <w:r w:rsidRPr="00D56521" w:rsidDel="005C7BA9">
          <w:delText>232(82)</w:delText>
        </w:r>
      </w:del>
      <w:ins w:id="1076"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1077" w:author="Raphael Malyankar" w:date="2023-08-31T19:48:00Z">
        <w:r w:rsidR="005C7BA9">
          <w:t xml:space="preserve">, during route </w:t>
        </w:r>
        <w:r w:rsidR="005C7BA9">
          <w:lastRenderedPageBreak/>
          <w:t>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5D469101"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1078" w:name="_Ref44433395"/>
      <w:bookmarkStart w:id="1079" w:name="_Toc144421390"/>
      <w:r w:rsidRPr="00D56521">
        <w:t xml:space="preserve">Use of </w:t>
      </w:r>
      <w:r w:rsidR="00F42A19" w:rsidRPr="00D56521">
        <w:t xml:space="preserve">Context </w:t>
      </w:r>
      <w:r w:rsidRPr="00D56521">
        <w:t>P</w:t>
      </w:r>
      <w:r w:rsidR="00F42A19" w:rsidRPr="00D56521">
        <w:t>arameters</w:t>
      </w:r>
      <w:bookmarkEnd w:id="1078"/>
      <w:bookmarkEnd w:id="1079"/>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4"/>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pPr>
        <w:pStyle w:val="Heading2"/>
        <w:pPrChange w:id="1080" w:author="Raphael Malyankar" w:date="2023-08-31T22:24:00Z">
          <w:pPr>
            <w:pStyle w:val="Heading2"/>
            <w:tabs>
              <w:tab w:val="clear" w:pos="567"/>
              <w:tab w:val="left" w:pos="851"/>
            </w:tabs>
            <w:ind w:left="851" w:hanging="851"/>
          </w:pPr>
        </w:pPrChange>
      </w:pPr>
      <w:bookmarkStart w:id="1081" w:name="_Ref44797478"/>
      <w:bookmarkStart w:id="1082" w:name="_Toc144421391"/>
      <w:r w:rsidRPr="00D56521">
        <w:t>Context parameters for ECDIS functionality</w:t>
      </w:r>
      <w:bookmarkEnd w:id="1081"/>
      <w:bookmarkEnd w:id="1082"/>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1083" w:name="_Ref45143486"/>
      <w:bookmarkStart w:id="1084" w:name="_Toc144421392"/>
      <w:r w:rsidRPr="00D56521">
        <w:t>Dual-fuel systems</w:t>
      </w:r>
      <w:bookmarkEnd w:id="1083"/>
      <w:bookmarkEnd w:id="1084"/>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pPr>
        <w:pStyle w:val="Heading2"/>
        <w:pPrChange w:id="1085" w:author="Raphael Malyankar" w:date="2023-08-31T22:24:00Z">
          <w:pPr>
            <w:pStyle w:val="Heading2"/>
            <w:tabs>
              <w:tab w:val="clear" w:pos="567"/>
              <w:tab w:val="left" w:pos="851"/>
            </w:tabs>
            <w:ind w:left="851" w:hanging="851"/>
          </w:pPr>
        </w:pPrChange>
      </w:pPr>
      <w:bookmarkStart w:id="1086" w:name="_Toc144421393"/>
      <w:r w:rsidRPr="00D56521">
        <w:t>Display of data available in both new and legacy formats</w:t>
      </w:r>
      <w:bookmarkEnd w:id="1086"/>
    </w:p>
    <w:p w14:paraId="52E6B648" w14:textId="0828C1DD" w:rsidR="002519D7" w:rsidRPr="00D56521" w:rsidRDefault="002519D7" w:rsidP="00E20C82">
      <w:pPr>
        <w:spacing w:after="120" w:line="240" w:lineRule="auto"/>
        <w:jc w:val="both"/>
      </w:pPr>
      <w:r w:rsidRPr="00D56521">
        <w:t xml:space="preserve">In general, </w:t>
      </w:r>
      <w:r w:rsidR="000F539D" w:rsidRPr="00D56521">
        <w:t>systems should give</w:t>
      </w:r>
      <w:r w:rsidRPr="00D56521">
        <w:t xml:space="preserve"> newer formats priority over the older formats, and utili</w:t>
      </w:r>
      <w:r w:rsidR="000F539D" w:rsidRPr="00D56521">
        <w:t>s</w:t>
      </w:r>
      <w:r w:rsidRPr="00D56521">
        <w:t xml:space="preserve">e data from the older format </w:t>
      </w:r>
      <w:r w:rsidR="006D24EE" w:rsidRPr="00D56521">
        <w:t xml:space="preserve">only </w:t>
      </w:r>
      <w:r w:rsidRPr="00D56521">
        <w:t>when there is no coverage of the new format data at an appropriate scale</w:t>
      </w:r>
      <w:r w:rsidR="006D24EE" w:rsidRPr="00D56521">
        <w:t xml:space="preserve"> (</w:t>
      </w:r>
      <w:r w:rsidR="00825C9F">
        <w:t>that is</w:t>
      </w:r>
      <w:r w:rsidR="006D24EE" w:rsidRPr="00D56521">
        <w:t xml:space="preserve">, </w:t>
      </w:r>
      <w:r w:rsidR="005A1ADA" w:rsidRPr="00D56521">
        <w:t>when the display scale is out of the scale bounds in dataset metadata)</w:t>
      </w:r>
      <w:r w:rsidRPr="00D56521">
        <w:t>.</w:t>
      </w:r>
    </w:p>
    <w:p w14:paraId="4C66AEEC" w14:textId="666CD9C6" w:rsidR="00623D67" w:rsidRPr="00D56521" w:rsidRDefault="00623D67" w:rsidP="00E20C82">
      <w:pPr>
        <w:spacing w:after="120" w:line="240" w:lineRule="auto"/>
        <w:jc w:val="both"/>
      </w:pPr>
      <w:r w:rsidRPr="00D56521">
        <w:t>S-101</w:t>
      </w:r>
      <w:r w:rsidR="000F539D" w:rsidRPr="00D56521">
        <w:t xml:space="preserve"> ENC</w:t>
      </w:r>
      <w:r w:rsidR="00116680" w:rsidRPr="00D56521">
        <w:t xml:space="preserve"> data</w:t>
      </w:r>
      <w:r w:rsidRPr="00D56521">
        <w:t xml:space="preserve"> should always be given priority over S-57 </w:t>
      </w:r>
      <w:r w:rsidR="00116680" w:rsidRPr="00D56521">
        <w:t xml:space="preserve">ENC data </w:t>
      </w:r>
      <w:r w:rsidRPr="00D56521">
        <w:t xml:space="preserve">when </w:t>
      </w:r>
      <w:r w:rsidR="00116680" w:rsidRPr="00D56521">
        <w:t xml:space="preserve">both S-101 and S-57 ENCs provide </w:t>
      </w:r>
      <w:r w:rsidRPr="00D56521">
        <w:t xml:space="preserve">data coverage at the </w:t>
      </w:r>
      <w:r w:rsidR="00825C9F">
        <w:t>Mariner’s set</w:t>
      </w:r>
      <w:r w:rsidR="00A5689D" w:rsidRPr="00D56521">
        <w:t xml:space="preserve"> </w:t>
      </w:r>
      <w:r w:rsidR="00116680" w:rsidRPr="00D56521">
        <w:t>display</w:t>
      </w:r>
      <w:r w:rsidRPr="00D56521">
        <w:t xml:space="preserve"> scale.</w:t>
      </w:r>
    </w:p>
    <w:p w14:paraId="3F364579" w14:textId="79F752DD" w:rsidR="00623D67" w:rsidRPr="00D56521" w:rsidRDefault="00623D67" w:rsidP="00E20C82">
      <w:pPr>
        <w:spacing w:after="60" w:line="240" w:lineRule="auto"/>
        <w:jc w:val="both"/>
      </w:pPr>
      <w:r w:rsidRPr="00D56521">
        <w:lastRenderedPageBreak/>
        <w:t xml:space="preserve">The question of handling simultaneous display of data in old and new formats is still to be addressed by the IHO at the time this </w:t>
      </w:r>
      <w:r w:rsidR="00825C9F">
        <w:t>document</w:t>
      </w:r>
      <w:r w:rsidRPr="00D56521">
        <w:t xml:space="preserve"> is being written. In the interim, systems should:</w:t>
      </w:r>
    </w:p>
    <w:p w14:paraId="201410B2" w14:textId="6A261631" w:rsidR="00623D67" w:rsidRPr="00D56521" w:rsidRDefault="00623D67" w:rsidP="00AE2737">
      <w:pPr>
        <w:pStyle w:val="ListParagraph"/>
        <w:numPr>
          <w:ilvl w:val="0"/>
          <w:numId w:val="44"/>
        </w:numPr>
        <w:spacing w:after="60" w:line="240" w:lineRule="auto"/>
        <w:jc w:val="both"/>
      </w:pPr>
      <w:r w:rsidRPr="00D56521">
        <w:t>Indicate when the screen is displaying older-format data.</w:t>
      </w:r>
    </w:p>
    <w:p w14:paraId="1A45C173" w14:textId="5610B3C0" w:rsidR="00623D67" w:rsidRPr="00D56521" w:rsidRDefault="00623D67" w:rsidP="00AE2737">
      <w:pPr>
        <w:pStyle w:val="ListParagraph"/>
        <w:numPr>
          <w:ilvl w:val="0"/>
          <w:numId w:val="44"/>
        </w:numPr>
        <w:spacing w:after="60" w:line="240" w:lineRule="auto"/>
        <w:jc w:val="both"/>
      </w:pPr>
      <w:r w:rsidRPr="00D56521">
        <w:t>Indicate the boundary between new and old-format datasets if both new and old formats are being simultaneously displayed (one part of the screen is displaying new-format data and another old-format data).</w:t>
      </w:r>
    </w:p>
    <w:p w14:paraId="0831A6E7" w14:textId="26198121" w:rsidR="00623D67" w:rsidRDefault="00623D67" w:rsidP="00AE2737">
      <w:pPr>
        <w:pStyle w:val="ListParagraph"/>
        <w:numPr>
          <w:ilvl w:val="0"/>
          <w:numId w:val="44"/>
        </w:numPr>
        <w:spacing w:after="120" w:line="240" w:lineRule="auto"/>
        <w:jc w:val="both"/>
      </w:pPr>
      <w:r w:rsidRPr="00D56521">
        <w:t xml:space="preserve">Anticipate that the portrayal of newer formats aligns with the portrayal of the older formats during the </w:t>
      </w:r>
      <w:r w:rsidR="00825C9F">
        <w:t>transition period, so that dual-</w:t>
      </w:r>
      <w:r w:rsidRPr="00D56521">
        <w:t xml:space="preserve">fuel </w:t>
      </w:r>
      <w:r w:rsidR="00825C9F">
        <w:t xml:space="preserve">capable </w:t>
      </w:r>
      <w:r w:rsidRPr="00D56521">
        <w:t>systems will not show significant differences in portrayal of what is essentially the same data in different formats or between different regions where S</w:t>
      </w:r>
      <w:r w:rsidR="006D24EE" w:rsidRPr="00D56521">
        <w:noBreakHyphen/>
      </w:r>
      <w:r w:rsidRPr="00D56521">
        <w:t>100 adoptions are occurring at different paces.</w:t>
      </w:r>
    </w:p>
    <w:p w14:paraId="3B7B9A4B" w14:textId="77777777" w:rsidR="00825C9F" w:rsidRPr="00D56521" w:rsidRDefault="00825C9F" w:rsidP="00825C9F">
      <w:pPr>
        <w:spacing w:after="120" w:line="240" w:lineRule="auto"/>
        <w:jc w:val="both"/>
      </w:pPr>
    </w:p>
    <w:p w14:paraId="7426E1DB" w14:textId="1F07D844" w:rsidR="00302EC5" w:rsidRPr="00D56521" w:rsidRDefault="00302EC5">
      <w:pPr>
        <w:pStyle w:val="Heading2"/>
        <w:pPrChange w:id="1087" w:author="Raphael Malyankar" w:date="2023-08-31T22:24:00Z">
          <w:pPr>
            <w:pStyle w:val="Heading2"/>
            <w:tabs>
              <w:tab w:val="clear" w:pos="567"/>
              <w:tab w:val="left" w:pos="851"/>
            </w:tabs>
            <w:ind w:left="851" w:hanging="851"/>
          </w:pPr>
        </w:pPrChange>
      </w:pPr>
      <w:bookmarkStart w:id="1088" w:name="_Toc144421394"/>
      <w:r w:rsidRPr="00D56521">
        <w:t>Display of additional information layers</w:t>
      </w:r>
      <w:bookmarkEnd w:id="1088"/>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pPr>
        <w:pStyle w:val="Heading2"/>
        <w:pPrChange w:id="1089" w:author="Raphael Malyankar" w:date="2023-08-31T22:24:00Z">
          <w:pPr>
            <w:pStyle w:val="Heading2"/>
            <w:tabs>
              <w:tab w:val="clear" w:pos="567"/>
              <w:tab w:val="left" w:pos="851"/>
            </w:tabs>
            <w:ind w:left="851" w:hanging="851"/>
          </w:pPr>
        </w:pPrChange>
      </w:pPr>
      <w:bookmarkStart w:id="1090" w:name="_Toc144421395"/>
      <w:r w:rsidRPr="00D56521">
        <w:t>Concurrent applicability of S-</w:t>
      </w:r>
      <w:r w:rsidR="00962723" w:rsidRPr="00D56521">
        <w:t>52</w:t>
      </w:r>
      <w:r w:rsidR="00390D83" w:rsidRPr="00D56521">
        <w:t xml:space="preserve"> and S-57</w:t>
      </w:r>
      <w:bookmarkEnd w:id="1090"/>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1091" w:author="Raphael Malyankar" w:date="2023-08-31T19:49:00Z">
        <w:r w:rsidRPr="00D56521" w:rsidDel="005C7BA9">
          <w:delText>232(82)</w:delText>
        </w:r>
      </w:del>
      <w:ins w:id="1092" w:author="Raphael Malyankar" w:date="2023-08-31T19:49:00Z">
        <w:r w:rsidR="005C7BA9">
          <w:t>530(106)</w:t>
        </w:r>
      </w:ins>
      <w:r w:rsidRPr="00D56521">
        <w:t>, including the requirement to avoid degrading the display of ENC information.</w:t>
      </w:r>
      <w:r w:rsidR="00962723" w:rsidRPr="00D56521">
        <w:t xml:space="preserve"> 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1093" w:author="Raphael Malyankar" w:date="2023-08-31T19:49:00Z">
        <w:r w:rsidRPr="00D56521" w:rsidDel="005C7BA9">
          <w:delText>232(82)</w:delText>
        </w:r>
      </w:del>
      <w:ins w:id="1094"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lastRenderedPageBreak/>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1095" w:name="_Ref47703115"/>
      <w:bookmarkStart w:id="1096" w:name="_Toc144421396"/>
      <w:r w:rsidRPr="00D56521">
        <w:t>Type approval considerations</w:t>
      </w:r>
      <w:bookmarkEnd w:id="1095"/>
      <w:bookmarkEnd w:id="1096"/>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1097" w:name="_Toc144421397"/>
      <w:r w:rsidRPr="00D56521">
        <w:rPr>
          <w:noProof/>
        </w:rPr>
        <w:t>Specifications for the display screen</w:t>
      </w:r>
      <w:bookmarkEnd w:id="1097"/>
    </w:p>
    <w:p w14:paraId="7AAA8BD5" w14:textId="2B70B9A4" w:rsidR="00874728" w:rsidRPr="00D56521" w:rsidRDefault="00725E1B">
      <w:pPr>
        <w:pStyle w:val="Heading2"/>
        <w:pPrChange w:id="1098" w:author="Raphael Malyankar" w:date="2023-08-31T22:24:00Z">
          <w:pPr>
            <w:pStyle w:val="Heading2"/>
            <w:tabs>
              <w:tab w:val="clear" w:pos="567"/>
              <w:tab w:val="left" w:pos="851"/>
            </w:tabs>
            <w:ind w:left="851" w:hanging="851"/>
          </w:pPr>
        </w:pPrChange>
      </w:pPr>
      <w:bookmarkStart w:id="1099" w:name="_Ref47552325"/>
      <w:bookmarkStart w:id="1100" w:name="_Ref47552331"/>
      <w:bookmarkStart w:id="1101" w:name="_Ref47553093"/>
      <w:bookmarkStart w:id="1102" w:name="_Toc144421398"/>
      <w:r w:rsidRPr="00D56521">
        <w:t>Physical display requirements</w:t>
      </w:r>
      <w:bookmarkEnd w:id="1099"/>
      <w:bookmarkEnd w:id="1100"/>
      <w:bookmarkEnd w:id="1101"/>
      <w:bookmarkEnd w:id="1102"/>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1103" w:author="Raphael Malyankar" w:date="2023-08-31T19:50:00Z">
        <w:r w:rsidR="003035C4" w:rsidRPr="00D56521" w:rsidDel="00C50708">
          <w:delText>232(82)</w:delText>
        </w:r>
      </w:del>
      <w:ins w:id="1104"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pPr>
        <w:pStyle w:val="Heading2"/>
        <w:pPrChange w:id="1105" w:author="Raphael Malyankar" w:date="2023-08-31T22:24:00Z">
          <w:pPr>
            <w:pStyle w:val="Heading2"/>
            <w:tabs>
              <w:tab w:val="clear" w:pos="567"/>
              <w:tab w:val="left" w:pos="851"/>
            </w:tabs>
            <w:ind w:left="851" w:hanging="851"/>
          </w:pPr>
        </w:pPrChange>
      </w:pPr>
      <w:bookmarkStart w:id="1106" w:name="_Toc144421399"/>
      <w:r w:rsidRPr="00D56521">
        <w:lastRenderedPageBreak/>
        <w:t>Colour reproduction</w:t>
      </w:r>
      <w:bookmarkEnd w:id="1106"/>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pPr>
        <w:pStyle w:val="Heading2"/>
        <w:pPrChange w:id="1107" w:author="Raphael Malyankar" w:date="2023-08-31T22:24:00Z">
          <w:pPr>
            <w:pStyle w:val="Heading2"/>
            <w:tabs>
              <w:tab w:val="clear" w:pos="567"/>
              <w:tab w:val="left" w:pos="851"/>
            </w:tabs>
            <w:ind w:left="851" w:hanging="851"/>
          </w:pPr>
        </w:pPrChange>
      </w:pPr>
      <w:bookmarkStart w:id="1108" w:name="_Ref49462011"/>
      <w:bookmarkStart w:id="1109" w:name="_Toc144421400"/>
      <w:r w:rsidRPr="00D56521">
        <w:t>Display requirements for colours</w:t>
      </w:r>
      <w:bookmarkEnd w:id="1108"/>
      <w:bookmarkEnd w:id="1109"/>
    </w:p>
    <w:p w14:paraId="767F24A6" w14:textId="668969B0" w:rsidR="004429C2" w:rsidRPr="00D56521" w:rsidRDefault="004429C2" w:rsidP="00203CD4">
      <w:pPr>
        <w:spacing w:after="120" w:line="240" w:lineRule="auto"/>
        <w:jc w:val="both"/>
        <w:rPr>
          <w:i/>
          <w:iCs/>
        </w:rPr>
      </w:pPr>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p>
    <w:p w14:paraId="3CB3320E" w14:textId="50B40509" w:rsidR="00334FE9" w:rsidRPr="00D56521" w:rsidRDefault="00334FE9">
      <w:pPr>
        <w:pStyle w:val="Heading3"/>
        <w:pPrChange w:id="1110" w:author="Raphael Malyankar" w:date="2023-08-31T22:24:00Z">
          <w:pPr>
            <w:pStyle w:val="Heading3"/>
            <w:tabs>
              <w:tab w:val="clear" w:pos="851"/>
              <w:tab w:val="left" w:pos="993"/>
            </w:tabs>
            <w:spacing w:after="120"/>
            <w:ind w:left="992" w:hanging="992"/>
          </w:pPr>
        </w:pPrChange>
      </w:pPr>
      <w:bookmarkStart w:id="1111" w:name="_Toc144421401"/>
      <w:r w:rsidRPr="00D56521">
        <w:t>General</w:t>
      </w:r>
      <w:bookmarkEnd w:id="1111"/>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pPr>
        <w:pStyle w:val="Heading3"/>
        <w:pPrChange w:id="1112" w:author="Raphael Malyankar" w:date="2023-08-31T22:24:00Z">
          <w:pPr>
            <w:pStyle w:val="Heading3"/>
            <w:tabs>
              <w:tab w:val="clear" w:pos="851"/>
              <w:tab w:val="left" w:pos="993"/>
            </w:tabs>
            <w:spacing w:after="120"/>
            <w:ind w:left="992" w:hanging="992"/>
          </w:pPr>
        </w:pPrChange>
      </w:pPr>
      <w:bookmarkStart w:id="1113" w:name="_Toc49466645"/>
      <w:bookmarkStart w:id="1114" w:name="_Toc49466891"/>
      <w:bookmarkStart w:id="1115" w:name="_Toc144421402"/>
      <w:bookmarkEnd w:id="1113"/>
      <w:bookmarkEnd w:id="1114"/>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1115"/>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may drop to the cut-off point at these very low DAC (digital to analog converter)</w:t>
      </w:r>
      <w:r w:rsidR="00D3473A" w:rsidRPr="00D56521">
        <w:t xml:space="preserve"> </w:t>
      </w:r>
      <w:r w:rsidRPr="00D56521">
        <w:t xml:space="preserve">voltages, particularly on an ageing CRT. </w:t>
      </w:r>
      <w:r w:rsidRPr="00D56521">
        <w:lastRenderedPageBreak/>
        <w:t>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pPr>
        <w:pStyle w:val="Heading3"/>
        <w:pPrChange w:id="1116" w:author="Raphael Malyankar" w:date="2023-08-31T22:24:00Z">
          <w:pPr>
            <w:pStyle w:val="Heading3"/>
            <w:tabs>
              <w:tab w:val="clear" w:pos="851"/>
              <w:tab w:val="left" w:pos="993"/>
            </w:tabs>
            <w:spacing w:after="120"/>
            <w:ind w:left="992" w:hanging="992"/>
          </w:pPr>
        </w:pPrChange>
      </w:pPr>
      <w:bookmarkStart w:id="1117" w:name="_Toc144421403"/>
      <w:r w:rsidRPr="00D56521">
        <w:t>Display calibration and verification</w:t>
      </w:r>
      <w:bookmarkEnd w:id="1117"/>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BE68E8">
      <w:pPr>
        <w:pStyle w:val="Heading4"/>
        <w:numPr>
          <w:ilvl w:val="3"/>
          <w:numId w:val="98"/>
        </w:numPr>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BE68E8">
      <w:pPr>
        <w:pStyle w:val="Heading4"/>
        <w:numPr>
          <w:ilvl w:val="3"/>
          <w:numId w:val="98"/>
        </w:numPr>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BE68E8">
      <w:pPr>
        <w:pStyle w:val="Heading4"/>
        <w:numPr>
          <w:ilvl w:val="3"/>
          <w:numId w:val="98"/>
        </w:numPr>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BE68E8">
      <w:pPr>
        <w:pStyle w:val="Heading4"/>
        <w:numPr>
          <w:ilvl w:val="3"/>
          <w:numId w:val="98"/>
        </w:numPr>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BE68E8">
      <w:pPr>
        <w:pStyle w:val="Heading4"/>
        <w:numPr>
          <w:ilvl w:val="3"/>
          <w:numId w:val="98"/>
        </w:numPr>
      </w:pPr>
      <w:r w:rsidRPr="00D56521">
        <w:lastRenderedPageBreak/>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lastRenderedPageBreak/>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pPr>
        <w:pStyle w:val="Heading2"/>
        <w:pPrChange w:id="1118" w:author="Raphael Malyankar" w:date="2023-08-31T22:24:00Z">
          <w:pPr>
            <w:pStyle w:val="Heading2"/>
            <w:tabs>
              <w:tab w:val="clear" w:pos="567"/>
              <w:tab w:val="left" w:pos="851"/>
            </w:tabs>
            <w:ind w:left="851" w:hanging="851"/>
          </w:pPr>
        </w:pPrChange>
      </w:pPr>
      <w:bookmarkStart w:id="1119" w:name="_Toc144421404"/>
      <w:r w:rsidRPr="00D56521">
        <w:t>Colour display capability</w:t>
      </w:r>
      <w:bookmarkEnd w:id="1119"/>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r w:rsidRPr="00D56521">
        <w:t>For CRT type of monitor cathode (beam) current stabilisation is desirable, to prevent dark colours dropping below the cut-off point.</w:t>
      </w:r>
    </w:p>
    <w:p w14:paraId="7DB48E78" w14:textId="30A2C202" w:rsidR="00660A0E" w:rsidRPr="00D56521" w:rsidRDefault="00660A0E">
      <w:pPr>
        <w:pStyle w:val="Heading3"/>
        <w:pPrChange w:id="1120" w:author="Raphael Malyankar" w:date="2023-08-31T22:24:00Z">
          <w:pPr>
            <w:pStyle w:val="Heading3"/>
            <w:tabs>
              <w:tab w:val="clear" w:pos="851"/>
              <w:tab w:val="left" w:pos="993"/>
            </w:tabs>
            <w:spacing w:after="120"/>
            <w:ind w:left="992" w:hanging="992"/>
          </w:pPr>
        </w:pPrChange>
      </w:pPr>
      <w:bookmarkStart w:id="1121" w:name="_Ref49465180"/>
      <w:bookmarkStart w:id="1122" w:name="_Toc144421405"/>
      <w:r w:rsidRPr="00D56521">
        <w:t>Colour conversion tolerances and tests</w:t>
      </w:r>
      <w:bookmarkEnd w:id="1121"/>
      <w:bookmarkEnd w:id="1122"/>
    </w:p>
    <w:p w14:paraId="6EF999D2" w14:textId="18D8873D" w:rsidR="00670209" w:rsidRPr="00D56521" w:rsidRDefault="00670209" w:rsidP="00BE68E8">
      <w:pPr>
        <w:pStyle w:val="Heading4"/>
        <w:numPr>
          <w:ilvl w:val="3"/>
          <w:numId w:val="98"/>
        </w:numPr>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1A67BD" w:rsidRDefault="00670209" w:rsidP="00BF733E">
      <w:pPr>
        <w:spacing w:after="60" w:line="240" w:lineRule="auto"/>
        <w:ind w:left="426"/>
        <w:jc w:val="both"/>
        <w:rPr>
          <w:lang w:val="fr-FR"/>
        </w:rPr>
      </w:pPr>
      <w:r w:rsidRPr="00D56521">
        <w:t>Δ</w:t>
      </w:r>
      <w:r w:rsidRPr="001A67BD">
        <w:rPr>
          <w:lang w:val="fr-FR"/>
        </w:rPr>
        <w:t>(u*,v*) = SQRT [ (u2*-u1*)2 + (v2*-v1*)2 ]</w:t>
      </w:r>
    </w:p>
    <w:p w14:paraId="3588A6EB" w14:textId="77777777" w:rsidR="00670209" w:rsidRPr="001A67BD" w:rsidRDefault="00670209" w:rsidP="00BF733E">
      <w:pPr>
        <w:spacing w:after="120" w:line="240" w:lineRule="auto"/>
        <w:ind w:left="426"/>
        <w:jc w:val="both"/>
        <w:rPr>
          <w:lang w:val="fr-FR"/>
        </w:rPr>
      </w:pPr>
      <w:r w:rsidRPr="00D56521">
        <w:t>Δ</w:t>
      </w:r>
      <w:r w:rsidRPr="001A67BD">
        <w:rPr>
          <w:lang w:val="fr-FR"/>
        </w:rPr>
        <w:t>E* = SQRT [ (L2*-L1*) + (u2*-u1*)2 + (v2*-v1*)]</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tolerances described above, has not yet been evaluated at the low luminances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lastRenderedPageBreak/>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BE68E8">
      <w:pPr>
        <w:pStyle w:val="Heading4"/>
        <w:numPr>
          <w:ilvl w:val="3"/>
          <w:numId w:val="98"/>
        </w:numPr>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colour pairs of tabular ΔE* greater than 20); measuring their CIE coordinates x,y</w:t>
      </w:r>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D56521" w:rsidRDefault="00FC104D">
      <w:pPr>
        <w:pStyle w:val="Heading2"/>
        <w:pPrChange w:id="1123" w:author="Raphael Malyankar" w:date="2023-08-31T22:24:00Z">
          <w:pPr>
            <w:pStyle w:val="Heading2"/>
            <w:tabs>
              <w:tab w:val="clear" w:pos="567"/>
              <w:tab w:val="left" w:pos="851"/>
            </w:tabs>
            <w:ind w:left="851" w:hanging="851"/>
          </w:pPr>
        </w:pPrChange>
      </w:pPr>
      <w:bookmarkStart w:id="1124" w:name="_Ref49454764"/>
      <w:bookmarkStart w:id="1125" w:name="_Ref49455936"/>
      <w:bookmarkStart w:id="1126" w:name="_Ref49455945"/>
      <w:bookmarkStart w:id="1127" w:name="_Ref49465709"/>
      <w:bookmarkStart w:id="1128" w:name="_Toc144421406"/>
      <w:r w:rsidRPr="00D56521">
        <w:t>Colour differentiation test diagram</w:t>
      </w:r>
      <w:bookmarkEnd w:id="1124"/>
      <w:bookmarkEnd w:id="1125"/>
      <w:bookmarkEnd w:id="1126"/>
      <w:bookmarkEnd w:id="1127"/>
      <w:bookmarkEnd w:id="1128"/>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lastRenderedPageBreak/>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1129"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6">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1130"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1130"/>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pPr>
        <w:pStyle w:val="Heading2"/>
        <w:pPrChange w:id="1131" w:author="Raphael Malyankar" w:date="2023-08-31T22:24:00Z">
          <w:pPr>
            <w:pStyle w:val="Heading2"/>
            <w:tabs>
              <w:tab w:val="clear" w:pos="567"/>
              <w:tab w:val="left" w:pos="851"/>
            </w:tabs>
            <w:ind w:left="851" w:hanging="851"/>
          </w:pPr>
        </w:pPrChange>
      </w:pPr>
      <w:bookmarkStart w:id="1132" w:name="_Toc144421407"/>
      <w:r w:rsidRPr="00D56521">
        <w:lastRenderedPageBreak/>
        <w:t>ECDIS Chart 1</w:t>
      </w:r>
      <w:bookmarkEnd w:id="1132"/>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linestyles.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778B20BE"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will be a supplementary “Chart 1” for each data product other than ENC that is intended for use </w:t>
      </w:r>
      <w:r w:rsidR="008017CF">
        <w:t>i</w:t>
      </w:r>
      <w:r w:rsidRPr="00D56521">
        <w:t>n ECDIS.</w:t>
      </w:r>
    </w:p>
    <w:p w14:paraId="099AC6AB" w14:textId="155FE794" w:rsidR="009B5792" w:rsidRPr="00D56521" w:rsidRDefault="009B5792" w:rsidP="00EA38BE">
      <w:pPr>
        <w:spacing w:after="120" w:line="240" w:lineRule="auto"/>
        <w:jc w:val="both"/>
      </w:pPr>
      <w:r w:rsidRPr="00D56521">
        <w:t xml:space="preserve">The ECDIS Chart 1 and its 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pPr>
        <w:pStyle w:val="Heading2"/>
        <w:pPrChange w:id="1133" w:author="Raphael Malyankar" w:date="2023-08-31T22:24:00Z">
          <w:pPr>
            <w:pStyle w:val="Heading2"/>
            <w:tabs>
              <w:tab w:val="clear" w:pos="567"/>
              <w:tab w:val="left" w:pos="851"/>
            </w:tabs>
            <w:ind w:left="851" w:hanging="851"/>
          </w:pPr>
        </w:pPrChange>
      </w:pPr>
      <w:bookmarkStart w:id="1134" w:name="_Ref49458949"/>
      <w:bookmarkStart w:id="1135" w:name="_Toc144421408"/>
      <w:r w:rsidRPr="00D56521">
        <w:t>Use of ECDIS Chart 1 and Colour Test Diagram</w:t>
      </w:r>
      <w:bookmarkEnd w:id="1129"/>
      <w:bookmarkEnd w:id="1134"/>
      <w:bookmarkEnd w:id="1135"/>
    </w:p>
    <w:p w14:paraId="1360AB5D" w14:textId="2ED40663" w:rsidR="00883232" w:rsidRPr="00D56521" w:rsidRDefault="00883232">
      <w:pPr>
        <w:pStyle w:val="Heading3"/>
        <w:pPrChange w:id="1136" w:author="Raphael Malyankar" w:date="2023-08-31T22:24:00Z">
          <w:pPr>
            <w:pStyle w:val="Heading3"/>
            <w:tabs>
              <w:tab w:val="clear" w:pos="851"/>
              <w:tab w:val="left" w:pos="993"/>
            </w:tabs>
            <w:spacing w:after="120"/>
            <w:ind w:left="993" w:hanging="993"/>
          </w:pPr>
        </w:pPrChange>
      </w:pPr>
      <w:bookmarkStart w:id="1137" w:name="_Toc144421409"/>
      <w:r w:rsidRPr="00D56521">
        <w:t>Specification for ECDIS Chart 1 and the Colour Test Diagram</w:t>
      </w:r>
      <w:bookmarkEnd w:id="1137"/>
    </w:p>
    <w:p w14:paraId="7E9ABF43" w14:textId="0F3234B8" w:rsidR="00883232" w:rsidRPr="00D56521" w:rsidRDefault="00883232" w:rsidP="00BE68E8">
      <w:pPr>
        <w:pStyle w:val="Heading4"/>
        <w:numPr>
          <w:ilvl w:val="3"/>
          <w:numId w:val="98"/>
        </w:numPr>
      </w:pPr>
      <w:r w:rsidRPr="00D56521">
        <w:t>Definition (for this specification only)</w:t>
      </w:r>
    </w:p>
    <w:p w14:paraId="02BEFF02" w14:textId="5AFA5DA2" w:rsidR="00883232" w:rsidRPr="00D56521" w:rsidRDefault="00883232" w:rsidP="008017CF">
      <w:pPr>
        <w:spacing w:after="120" w:line="240" w:lineRule="auto"/>
        <w:jc w:val="both"/>
      </w:pPr>
      <w:r w:rsidRPr="00D56521">
        <w:t>A Chart 1 data</w:t>
      </w:r>
      <w:r w:rsidR="00E3380A" w:rsidRPr="00D56521">
        <w:t>set</w:t>
      </w:r>
      <w:r w:rsidRPr="00D56521">
        <w:t xml:space="preserve"> must 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BE68E8">
      <w:pPr>
        <w:pStyle w:val="Heading4"/>
        <w:numPr>
          <w:ilvl w:val="3"/>
          <w:numId w:val="98"/>
        </w:numPr>
      </w:pPr>
      <w:r w:rsidRPr="00D56521">
        <w:t>Description and purpose</w:t>
      </w:r>
    </w:p>
    <w:p w14:paraId="7C73442E" w14:textId="1722F435" w:rsidR="00883232" w:rsidRPr="00D56521" w:rsidRDefault="00883232" w:rsidP="008017CF">
      <w:pPr>
        <w:spacing w:after="120" w:line="240" w:lineRule="auto"/>
        <w:jc w:val="both"/>
      </w:pPr>
      <w:r w:rsidRPr="00D56521">
        <w:t xml:space="preserve">The ECDIS Chart 1 and the Colour Differentiation Test are diagrams for use by the Mariner which are provided in the form of ENC-like files. </w:t>
      </w:r>
    </w:p>
    <w:p w14:paraId="6FDF475F" w14:textId="0AA8AFFC" w:rsidR="00883232" w:rsidRPr="00D56521" w:rsidRDefault="00883232" w:rsidP="008017CF">
      <w:pPr>
        <w:spacing w:after="120" w:line="240" w:lineRule="auto"/>
        <w:jc w:val="both"/>
      </w:pPr>
      <w:r w:rsidRPr="00D56521">
        <w:t>The ECDIS chart 1 is intended to familiarise the Mariner with the symbology used on ECDIS. The Mariner must be able to display each cell, and by cursor-pick get a read-out of the meaning of any symbol shown.</w:t>
      </w:r>
    </w:p>
    <w:p w14:paraId="2461583B" w14:textId="5A02EB1B" w:rsidR="00883232" w:rsidRPr="00D56521" w:rsidRDefault="00883232" w:rsidP="008017CF">
      <w:pPr>
        <w:spacing w:after="120" w:line="240" w:lineRule="auto"/>
        <w:jc w:val="both"/>
      </w:pPr>
      <w:r w:rsidRPr="00D56521">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0A111785" w:rsidR="00883232" w:rsidRPr="00D56521" w:rsidRDefault="00883232" w:rsidP="008017CF">
      <w:pPr>
        <w:spacing w:after="120" w:line="240" w:lineRule="auto"/>
        <w:jc w:val="both"/>
      </w:pPr>
      <w:r w:rsidRPr="00D56521">
        <w:t xml:space="preserve">The ECDIS </w:t>
      </w:r>
      <w:r w:rsidR="00C62B8D" w:rsidRPr="00D56521">
        <w:t>C</w:t>
      </w:r>
      <w:r w:rsidRPr="00D56521">
        <w:t>hart 1 includes the CHKSYM which is intended for checking the correct size of the symbols during the type approval.  The width and height of the CHKSYM is 5.0 mm.</w:t>
      </w:r>
    </w:p>
    <w:p w14:paraId="235403A6" w14:textId="52F8B86E" w:rsidR="00883232" w:rsidRPr="00D56521" w:rsidRDefault="00883232" w:rsidP="008017CF">
      <w:pPr>
        <w:spacing w:after="120" w:line="240" w:lineRule="auto"/>
        <w:jc w:val="both"/>
      </w:pPr>
      <w:r w:rsidRPr="00D56521">
        <w:t>The line width of the diagonal line in the Colour Differentiation Test diagram is specified as 0.6 mm wide. The line width must be checked during the type approval.</w:t>
      </w:r>
    </w:p>
    <w:p w14:paraId="691CAA1B" w14:textId="21AFF2E0" w:rsidR="00883232" w:rsidRPr="00D56521" w:rsidRDefault="00883232" w:rsidP="00BE68E8">
      <w:pPr>
        <w:pStyle w:val="Heading4"/>
        <w:numPr>
          <w:ilvl w:val="3"/>
          <w:numId w:val="98"/>
        </w:numPr>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BE68E8">
      <w:pPr>
        <w:pStyle w:val="Heading4"/>
        <w:numPr>
          <w:ilvl w:val="3"/>
          <w:numId w:val="98"/>
        </w:numPr>
      </w:pPr>
      <w:r w:rsidRPr="00D56521">
        <w:t>Content and Encoding</w:t>
      </w:r>
    </w:p>
    <w:p w14:paraId="0BF28837" w14:textId="0B14123C" w:rsidR="00883232" w:rsidRPr="00C84C10" w:rsidRDefault="00E3380A" w:rsidP="00C84C10">
      <w:pPr>
        <w:spacing w:after="120" w:line="240" w:lineRule="auto"/>
        <w:rPr>
          <w:color w:val="FF0000"/>
        </w:rPr>
      </w:pPr>
      <w:r w:rsidRPr="00C84C10">
        <w:rPr>
          <w:color w:val="FF0000"/>
        </w:rPr>
        <w:t>[Add description after the datasets have been updated for S-100.]</w:t>
      </w:r>
    </w:p>
    <w:p w14:paraId="726054BC" w14:textId="2E324FCF" w:rsidR="00883232" w:rsidRPr="00D56521" w:rsidRDefault="00883232" w:rsidP="00BE68E8">
      <w:pPr>
        <w:pStyle w:val="Heading4"/>
        <w:numPr>
          <w:ilvl w:val="3"/>
          <w:numId w:val="98"/>
        </w:numPr>
      </w:pPr>
      <w:r w:rsidRPr="00D56521">
        <w:lastRenderedPageBreak/>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BE68E8">
      <w:pPr>
        <w:pStyle w:val="Heading4"/>
        <w:numPr>
          <w:ilvl w:val="3"/>
          <w:numId w:val="98"/>
        </w:numPr>
      </w:pPr>
      <w:r w:rsidRPr="00D56521">
        <w:t>Packaging</w:t>
      </w:r>
    </w:p>
    <w:p w14:paraId="252EF550" w14:textId="14F180B2" w:rsidR="00883232" w:rsidRPr="00D56521" w:rsidRDefault="00883232" w:rsidP="00C84C10">
      <w:pPr>
        <w:spacing w:after="120" w:line="240" w:lineRule="auto"/>
        <w:jc w:val="both"/>
      </w:pPr>
      <w:r w:rsidRPr="00D56521">
        <w:t xml:space="preserve">The data files </w:t>
      </w:r>
      <w:r w:rsidR="00E3380A" w:rsidRPr="00D56521">
        <w:t>may be downloaded from the IHO web site</w:t>
      </w:r>
      <w:r w:rsidRPr="00D56521">
        <w:t xml:space="preserve">. </w:t>
      </w:r>
    </w:p>
    <w:p w14:paraId="1585B297" w14:textId="6C402142" w:rsidR="00883232" w:rsidRPr="00D56521" w:rsidRDefault="00883232" w:rsidP="00BE68E8">
      <w:pPr>
        <w:pStyle w:val="Heading4"/>
        <w:numPr>
          <w:ilvl w:val="3"/>
          <w:numId w:val="98"/>
        </w:numPr>
      </w:pPr>
      <w:r w:rsidRPr="00D56521">
        <w:t>Presentation</w:t>
      </w:r>
    </w:p>
    <w:p w14:paraId="3FF48D87" w14:textId="75EA5046" w:rsidR="00883232" w:rsidRPr="00D56521" w:rsidRDefault="00883232" w:rsidP="00C84C10">
      <w:pPr>
        <w:spacing w:after="120" w:line="240" w:lineRule="auto"/>
        <w:jc w:val="both"/>
      </w:pPr>
      <w:r w:rsidRPr="00D56521">
        <w:t>The README files give some specific Mariner settings, such as safety contour, that are required to give the correct display.</w:t>
      </w:r>
    </w:p>
    <w:p w14:paraId="55F600E2" w14:textId="2BE7764F" w:rsidR="00883232" w:rsidRPr="00D56521" w:rsidRDefault="00883232" w:rsidP="00C84C10">
      <w:pPr>
        <w:spacing w:after="120" w:line="240" w:lineRule="auto"/>
        <w:jc w:val="both"/>
      </w:pPr>
      <w:r w:rsidRPr="00D56521">
        <w:t>The ECDIS Chart 1 and Colour Test diagram cells must be displayed full-screen (</w:t>
      </w:r>
      <w:r w:rsidR="00120DCF" w:rsidRPr="00D56521">
        <w:t xml:space="preserve">meaning the “minimum standard” screen, </w:t>
      </w:r>
      <w:r w:rsidRPr="00D56521">
        <w:t>270 x 270 mm), that is at or larger than the compilation scale.  Otherwise features such as centred symbols may not be correctly illustrated.</w:t>
      </w:r>
    </w:p>
    <w:p w14:paraId="0A4323B8" w14:textId="68E2000E" w:rsidR="00883232" w:rsidRPr="00D56521" w:rsidRDefault="00883232" w:rsidP="00C84C10">
      <w:pPr>
        <w:spacing w:after="120" w:line="240" w:lineRule="auto"/>
        <w:jc w:val="both"/>
      </w:pPr>
      <w:r w:rsidRPr="00D56521">
        <w:t>The Mariner must be able to cursor-pick on any symbol on the Chart 1 display and get a text read-out of the symbol meaning</w:t>
      </w:r>
      <w:r w:rsidR="00E3380A" w:rsidRPr="00D56521">
        <w:t>.</w:t>
      </w:r>
    </w:p>
    <w:p w14:paraId="2EF40CBD" w14:textId="0D13EBBE" w:rsidR="00883232" w:rsidRPr="00D56521" w:rsidRDefault="00883232">
      <w:pPr>
        <w:pStyle w:val="Heading3"/>
        <w:pPrChange w:id="1138" w:author="Raphael Malyankar" w:date="2023-08-31T22:24:00Z">
          <w:pPr>
            <w:pStyle w:val="Heading3"/>
            <w:tabs>
              <w:tab w:val="clear" w:pos="851"/>
              <w:tab w:val="left" w:pos="993"/>
            </w:tabs>
            <w:spacing w:after="120"/>
            <w:ind w:left="992" w:hanging="992"/>
          </w:pPr>
        </w:pPrChange>
      </w:pPr>
      <w:bookmarkStart w:id="1139" w:name="_Toc144421410"/>
      <w:r w:rsidRPr="00D56521">
        <w:t>Displaying the Colour Test Diagram</w:t>
      </w:r>
      <w:bookmarkEnd w:id="1139"/>
    </w:p>
    <w:p w14:paraId="63998341" w14:textId="46B8E02A" w:rsidR="00883232" w:rsidRPr="00D56521" w:rsidRDefault="00883232" w:rsidP="00BE68E8">
      <w:pPr>
        <w:pStyle w:val="Heading4"/>
        <w:numPr>
          <w:ilvl w:val="3"/>
          <w:numId w:val="98"/>
        </w:numPr>
      </w:pPr>
      <w:r w:rsidRPr="00D56521">
        <w:t>Introduction; providing the diagram</w:t>
      </w:r>
    </w:p>
    <w:p w14:paraId="13664508" w14:textId="3CF46570" w:rsidR="00883232" w:rsidRPr="00D56521" w:rsidRDefault="00883232" w:rsidP="00C84C10">
      <w:pPr>
        <w:spacing w:after="120" w:line="240" w:lineRule="auto"/>
        <w:jc w:val="both"/>
      </w:pPr>
      <w:r w:rsidRPr="00D56521">
        <w:t xml:space="preserve">The colour generating capability of any type of display screen will deteriorate with age and the 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023CF8A9" w:rsidR="00883232" w:rsidRPr="00D56521" w:rsidRDefault="00883232" w:rsidP="00C84C10">
      <w:pPr>
        <w:spacing w:after="120" w:line="240" w:lineRule="auto"/>
        <w:jc w:val="both"/>
      </w:pPr>
      <w:r w:rsidRPr="00D56521">
        <w:t xml:space="preserve">The diagram will not be true to colour unless it is projected on a calibrated monitor and is generated using the </w:t>
      </w:r>
      <w:r w:rsidR="00120DCF" w:rsidRPr="00D56521">
        <w:t xml:space="preserve">ENC </w:t>
      </w:r>
      <w:r w:rsidRPr="00D56521">
        <w:t xml:space="preserve">colour </w:t>
      </w:r>
      <w:r w:rsidR="00120DCF" w:rsidRPr="00D56521">
        <w:t>profiles</w:t>
      </w:r>
      <w:r w:rsidRPr="00D56521">
        <w:t>.</w:t>
      </w:r>
    </w:p>
    <w:p w14:paraId="4DC7080E" w14:textId="77777777" w:rsidR="00883232" w:rsidRPr="00D56521" w:rsidRDefault="00883232" w:rsidP="00C84C10">
      <w:pPr>
        <w:spacing w:after="60" w:line="240" w:lineRule="auto"/>
        <w:jc w:val="both"/>
      </w:pPr>
      <w:r w:rsidRPr="00D56521">
        <w:t>Two methods of providing the diagram are:</w:t>
      </w:r>
    </w:p>
    <w:p w14:paraId="205E974A" w14:textId="36365FCD" w:rsidR="00883232" w:rsidRPr="00D56521" w:rsidRDefault="00883232" w:rsidP="00AE2737">
      <w:pPr>
        <w:pStyle w:val="ListParagraph"/>
        <w:numPr>
          <w:ilvl w:val="0"/>
          <w:numId w:val="62"/>
        </w:numPr>
        <w:spacing w:after="60" w:line="240" w:lineRule="auto"/>
        <w:jc w:val="both"/>
      </w:pPr>
      <w:r w:rsidRPr="00D56521">
        <w:t xml:space="preserve">Use the file labelled “C1WOO” containing the Colour Differentiation Test Diagram.  This file must be drawn so that the extent of the imaginary chart data covers the entire ECDIS display.  Because the file uses pseudo-cartographic objects it must be displayed using the special </w:t>
      </w:r>
      <w:r w:rsidR="003669D5">
        <w:t>P</w:t>
      </w:r>
      <w:r w:rsidR="00120DCF" w:rsidRPr="00D56521">
        <w:t xml:space="preserve">ortrayal </w:t>
      </w:r>
      <w:r w:rsidR="003669D5">
        <w:t>C</w:t>
      </w:r>
      <w:r w:rsidR="00120DCF" w:rsidRPr="00D56521">
        <w:t>atalogue</w:t>
      </w:r>
      <w:r w:rsidRPr="00D56521">
        <w:t xml:space="preserve"> provided for the digital ECDIS Chart 1.</w:t>
      </w:r>
    </w:p>
    <w:p w14:paraId="688811E5" w14:textId="089D2208" w:rsidR="00883232" w:rsidRPr="00D56521" w:rsidRDefault="00883232" w:rsidP="00AE2737">
      <w:pPr>
        <w:pStyle w:val="ListParagraph"/>
        <w:numPr>
          <w:ilvl w:val="0"/>
          <w:numId w:val="62"/>
        </w:numPr>
        <w:spacing w:after="120" w:line="240" w:lineRule="auto"/>
        <w:jc w:val="both"/>
      </w:pPr>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lastRenderedPageBreak/>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BE68E8">
      <w:pPr>
        <w:pStyle w:val="Heading4"/>
        <w:numPr>
          <w:ilvl w:val="3"/>
          <w:numId w:val="98"/>
        </w:numPr>
      </w:pPr>
      <w:r w:rsidRPr="00D56521">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r w:rsidR="009F7151" w:rsidRPr="00D56521">
        <w:t xml:space="preserve">tif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(1) The person carrying out the test should have passed the Isihara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228041A3" w14:textId="67690732" w:rsidR="008C3446" w:rsidRPr="00D56521" w:rsidRDefault="003669D5" w:rsidP="00AE2737">
      <w:pPr>
        <w:pStyle w:val="ListParagraph"/>
        <w:numPr>
          <w:ilvl w:val="0"/>
          <w:numId w:val="64"/>
        </w:numPr>
        <w:spacing w:after="120" w:line="240" w:lineRule="auto"/>
        <w:jc w:val="both"/>
      </w:pPr>
      <w:r w:rsidRPr="00D56521">
        <w:t>The</w:t>
      </w:r>
      <w:r w:rsidR="008C3446" w:rsidRPr="00D56521">
        <w:t xml:space="preserve"> foreground lines representing yellow, orange, magenta (purple), green, blue and grey may be clearly identified.</w:t>
      </w:r>
    </w:p>
    <w:p w14:paraId="34D7E847" w14:textId="6C76CCD3" w:rsidR="00883232" w:rsidRPr="00D56521" w:rsidRDefault="00883232" w:rsidP="00BE68E8">
      <w:pPr>
        <w:pStyle w:val="Heading4"/>
        <w:numPr>
          <w:ilvl w:val="3"/>
          <w:numId w:val="98"/>
        </w:numPr>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Before the Colour Test diagram is used, the black-adjust symbol BLKADJ01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D56521" w:rsidRDefault="00883232">
      <w:pPr>
        <w:pStyle w:val="Heading3"/>
        <w:pPrChange w:id="1140" w:author="Raphael Malyankar" w:date="2023-08-31T22:24:00Z">
          <w:pPr>
            <w:pStyle w:val="Heading3"/>
            <w:tabs>
              <w:tab w:val="clear" w:pos="851"/>
              <w:tab w:val="left" w:pos="993"/>
            </w:tabs>
            <w:spacing w:after="120"/>
            <w:ind w:left="992" w:hanging="992"/>
          </w:pPr>
        </w:pPrChange>
      </w:pPr>
      <w:bookmarkStart w:id="1141" w:name="_Toc144421411"/>
      <w:r w:rsidRPr="00D56521">
        <w:lastRenderedPageBreak/>
        <w:t>Grey Scale</w:t>
      </w:r>
      <w:bookmarkEnd w:id="1141"/>
    </w:p>
    <w:p w14:paraId="3326AEDC" w14:textId="64D78977" w:rsidR="00883232" w:rsidRPr="00D56521" w:rsidRDefault="00883232" w:rsidP="006D480D">
      <w:pPr>
        <w:spacing w:after="120" w:line="240" w:lineRule="auto"/>
        <w:jc w:val="both"/>
      </w:pPr>
      <w:r w:rsidRPr="00D56521">
        <w:t>A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interval between the n levels to create m levels is ΔV = w/(m-1), which may not be an integer.  So, the</w:t>
      </w:r>
      <w:r w:rsidR="00ED45A2" w:rsidRPr="00D56521">
        <w:t xml:space="preserve"> </w:t>
      </w:r>
      <w:r w:rsidRPr="00D56521">
        <w:t>levels to select are the (integer) values of Vi= int[(i-1) ΔV] for i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Analog Signal Levels: For analog signals, if Vw is the white level and Vb is the black level, then for m levels the signal step size is ΔV = (Vw - Vb)/m and Vj= Vb + jΔV.</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1142" w:name="_Toc144421412"/>
      <w:r w:rsidRPr="00BE68E8">
        <w:t>Data</w:t>
      </w:r>
      <w:r w:rsidR="00FF6170" w:rsidRPr="00BE68E8">
        <w:t xml:space="preserve">set </w:t>
      </w:r>
      <w:r w:rsidR="00716214" w:rsidRPr="00BE68E8">
        <w:t>M</w:t>
      </w:r>
      <w:r w:rsidRPr="00BE68E8">
        <w:t>anagement</w:t>
      </w:r>
      <w:bookmarkEnd w:id="1142"/>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pPr>
        <w:pStyle w:val="Heading2"/>
        <w:pPrChange w:id="1143" w:author="Raphael Malyankar" w:date="2023-08-31T22:24:00Z">
          <w:pPr>
            <w:pStyle w:val="Heading2"/>
            <w:tabs>
              <w:tab w:val="clear" w:pos="567"/>
              <w:tab w:val="left" w:pos="851"/>
            </w:tabs>
            <w:ind w:left="851" w:hanging="851"/>
          </w:pPr>
        </w:pPrChange>
      </w:pPr>
      <w:bookmarkStart w:id="1144" w:name="_Toc144421413"/>
      <w:r w:rsidRPr="00BE68E8">
        <w:t>Multiple p</w:t>
      </w:r>
      <w:r w:rsidR="004D3BE6" w:rsidRPr="00BE68E8">
        <w:t>roduct versions</w:t>
      </w:r>
      <w:r w:rsidR="00642A9A" w:rsidRPr="00BE68E8">
        <w:t xml:space="preserve"> and portrayal</w:t>
      </w:r>
      <w:bookmarkEnd w:id="1144"/>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r w:rsidR="00DB48AD" w:rsidRPr="00D56521">
        <w:rPr>
          <w:i/>
          <w:iCs/>
        </w:rPr>
        <w:t>Edition.Revision.Clarification</w:t>
      </w:r>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Changes in a Revision ensure backward compatibility with previous versions within the same Edition. A Revision, for example, may introduce new features and attributes</w:t>
      </w:r>
      <w:r w:rsidR="00F75030" w:rsidRPr="00D56521">
        <w:t>, but will not delete a feature or attribute</w:t>
      </w:r>
      <w:r w:rsidR="005363F5" w:rsidRPr="00D56521">
        <w:t xml:space="preserve">. </w:t>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Pr="00D56521" w:rsidRDefault="00F75030" w:rsidP="00AE2737">
      <w:pPr>
        <w:pStyle w:val="ListParagraph"/>
        <w:numPr>
          <w:ilvl w:val="0"/>
          <w:numId w:val="46"/>
        </w:numPr>
        <w:spacing w:after="120" w:line="240" w:lineRule="auto"/>
        <w:jc w:val="both"/>
      </w:pPr>
      <w:r w:rsidRPr="001A67BD">
        <w:rPr>
          <w:lang w:val="fr-FR"/>
        </w:rPr>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7CB1501C" w14:textId="34355E7A" w:rsidR="00855A88" w:rsidRPr="00D56521" w:rsidRDefault="00855A88" w:rsidP="000472A8">
      <w:pPr>
        <w:spacing w:after="60" w:line="240" w:lineRule="auto"/>
        <w:jc w:val="both"/>
      </w:pPr>
      <w:r w:rsidRPr="00D56521">
        <w:t xml:space="preserve">The consequences </w:t>
      </w:r>
      <w:r w:rsidR="0005473B" w:rsidRPr="00D56521">
        <w:t xml:space="preserve">for portrayal </w:t>
      </w:r>
      <w:r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lastRenderedPageBreak/>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OldDataset+OldFC+NewPC is processable, but NewDataset+OldFC+NewPC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D56521" w:rsidRDefault="0005473B" w:rsidP="00AE2737">
      <w:pPr>
        <w:pStyle w:val="ListParagraph"/>
        <w:numPr>
          <w:ilvl w:val="0"/>
          <w:numId w:val="47"/>
        </w:numPr>
        <w:spacing w:after="60" w:line="240" w:lineRule="auto"/>
        <w:ind w:left="714" w:hanging="357"/>
        <w:jc w:val="both"/>
      </w:pPr>
      <w:r w:rsidRPr="00D56521">
        <w:t xml:space="preserve">The significance of changes to only </w:t>
      </w:r>
      <w:r w:rsidR="000577DF" w:rsidRPr="00D56521">
        <w:t xml:space="preserve">a </w:t>
      </w:r>
      <w:r w:rsidR="00AF2C79">
        <w:t>P</w:t>
      </w:r>
      <w:r w:rsidRPr="00D56521">
        <w:t xml:space="preserve">ortrayal </w:t>
      </w:r>
      <w:r w:rsidR="00AF2C79">
        <w:t>C</w:t>
      </w:r>
      <w:r w:rsidRPr="00D56521">
        <w:t xml:space="preserve">atalogue (without a concomitant change to the </w:t>
      </w:r>
      <w:r w:rsidR="00AF2C79">
        <w:t>P</w:t>
      </w:r>
      <w:r w:rsidRPr="00D56521">
        <w:t xml:space="preserve">roduct </w:t>
      </w:r>
      <w:r w:rsidR="00AF2C79">
        <w:t>S</w:t>
      </w:r>
      <w:r w:rsidRPr="00D56521">
        <w:t xml:space="preserve">pecification or </w:t>
      </w:r>
      <w:r w:rsidR="00AF2C79">
        <w:t>F</w:t>
      </w:r>
      <w:r w:rsidRPr="00D56521">
        <w:t xml:space="preserve">eature </w:t>
      </w:r>
      <w:r w:rsidR="00AF2C79">
        <w:t>C</w:t>
      </w:r>
      <w:r w:rsidRPr="00D56521">
        <w:t>atalogue)</w:t>
      </w:r>
      <w:r w:rsidR="000577DF" w:rsidRPr="00D56521">
        <w:t xml:space="preserve"> can be more difficult</w:t>
      </w:r>
      <w:r w:rsidRPr="00D56521">
        <w:t xml:space="preserve"> to classify</w:t>
      </w:r>
      <w:r w:rsidR="00DC1D87" w:rsidRPr="00D56521">
        <w:t xml:space="preserve"> (as a </w:t>
      </w:r>
      <w:r w:rsidR="00AF2C79">
        <w:t>N</w:t>
      </w:r>
      <w:r w:rsidR="00DC1D87" w:rsidRPr="00D56521">
        <w:t>ew Edition, Revision, or Clarification)</w:t>
      </w:r>
      <w:r w:rsidR="000577DF" w:rsidRPr="00D56521">
        <w:t xml:space="preserve">, </w:t>
      </w:r>
      <w:r w:rsidR="00DC1D87" w:rsidRPr="00D56521">
        <w:t>because in addition to data model semantics,</w:t>
      </w:r>
      <w:r w:rsidR="000577DF" w:rsidRPr="00D56521">
        <w:t xml:space="preserve"> </w:t>
      </w:r>
      <w:r w:rsidR="00DC1D87" w:rsidRPr="00D56521">
        <w:t>human factors effects for user interfaces and IMO guidance about compatibility, text abbreviatio</w:t>
      </w:r>
      <w:r w:rsidR="00AF2C79">
        <w:t>ns, etc</w:t>
      </w:r>
      <w:r w:rsidR="00DC1D87" w:rsidRPr="00D56521">
        <w:t>, must also be considered.</w:t>
      </w:r>
    </w:p>
    <w:p w14:paraId="54457007" w14:textId="25416719" w:rsidR="00B2410B" w:rsidRDefault="003707D6" w:rsidP="006D480D">
      <w:pPr>
        <w:pStyle w:val="ListParagraph"/>
        <w:spacing w:after="120" w:line="240" w:lineRule="auto"/>
        <w:jc w:val="both"/>
      </w:pPr>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pPr>
        <w:pStyle w:val="Heading2"/>
        <w:pPrChange w:id="1145" w:author="Raphael Malyankar" w:date="2023-08-31T22:24:00Z">
          <w:pPr>
            <w:pStyle w:val="Heading2"/>
            <w:tabs>
              <w:tab w:val="clear" w:pos="567"/>
              <w:tab w:val="left" w:pos="851"/>
            </w:tabs>
            <w:ind w:left="851" w:hanging="851"/>
          </w:pPr>
        </w:pPrChange>
      </w:pPr>
      <w:bookmarkStart w:id="1146" w:name="_Toc144421414"/>
      <w:r w:rsidRPr="00D56521">
        <w:t>Dataset</w:t>
      </w:r>
      <w:r w:rsidR="00B2410B" w:rsidRPr="00D56521">
        <w:t xml:space="preserve"> overlaps and gaps</w:t>
      </w:r>
      <w:bookmarkEnd w:id="1146"/>
    </w:p>
    <w:p w14:paraId="0240F4DD" w14:textId="1BBA7FAE" w:rsidR="00E375C1" w:rsidRPr="00D56521" w:rsidRDefault="00E375C1">
      <w:pPr>
        <w:pStyle w:val="Heading3"/>
        <w:pPrChange w:id="1147" w:author="Raphael Malyankar" w:date="2023-08-31T22:24:00Z">
          <w:pPr>
            <w:pStyle w:val="Heading3"/>
            <w:tabs>
              <w:tab w:val="clear" w:pos="851"/>
              <w:tab w:val="left" w:pos="993"/>
            </w:tabs>
            <w:spacing w:after="120"/>
            <w:ind w:left="992" w:hanging="992"/>
          </w:pPr>
        </w:pPrChange>
      </w:pPr>
      <w:bookmarkStart w:id="1148" w:name="_Toc144421415"/>
      <w:r w:rsidRPr="00D56521">
        <w:t>Overlaps and gaps in ENC coverage</w:t>
      </w:r>
      <w:bookmarkEnd w:id="1148"/>
    </w:p>
    <w:p w14:paraId="506DDEA4" w14:textId="31677AB1"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a 5 metre overlapping buffer zone may be used. </w:t>
      </w:r>
    </w:p>
    <w:p w14:paraId="16824F32" w14:textId="69CA4CC1" w:rsidR="0005473B" w:rsidRPr="00D56521" w:rsidRDefault="00B2410B" w:rsidP="00AF2C79">
      <w:pPr>
        <w:spacing w:after="120" w:line="240" w:lineRule="auto"/>
        <w:jc w:val="both"/>
      </w:pPr>
      <w:r w:rsidRPr="00D56521">
        <w:t xml:space="preserve">Where an overlap of two or more </w:t>
      </w:r>
      <w:r w:rsidR="00700BDB" w:rsidRPr="00D56521">
        <w:t>datasets</w:t>
      </w:r>
      <w:r w:rsidRPr="00D56521">
        <w:t xml:space="preserve"> exists the ECDIS must only display one </w:t>
      </w:r>
      <w:r w:rsidR="00700BDB" w:rsidRPr="00D56521">
        <w:t>dataset</w:t>
      </w:r>
      <w:r w:rsidRPr="00D56521">
        <w:t xml:space="preserve"> for the overlap area and provide a permanent and persisting indication “overlap”.</w:t>
      </w:r>
    </w:p>
    <w:p w14:paraId="063B3511" w14:textId="4064305A" w:rsidR="00700BDB" w:rsidRPr="00D56521" w:rsidRDefault="00700BDB" w:rsidP="00AF2C79">
      <w:pPr>
        <w:spacing w:after="120" w:line="240" w:lineRule="auto"/>
        <w:jc w:val="both"/>
      </w:pPr>
      <w:r w:rsidRPr="00D56521">
        <w:t>Similarly, there may cases be where gaps in ENC coverage exist.</w:t>
      </w:r>
    </w:p>
    <w:p w14:paraId="62A78DB2" w14:textId="2AA128CD" w:rsidR="00E375C1" w:rsidRPr="00D56521" w:rsidRDefault="00E375C1">
      <w:pPr>
        <w:pStyle w:val="Heading3"/>
        <w:pPrChange w:id="1149" w:author="Raphael Malyankar" w:date="2023-08-31T22:24:00Z">
          <w:pPr>
            <w:pStyle w:val="Heading3"/>
            <w:tabs>
              <w:tab w:val="clear" w:pos="851"/>
              <w:tab w:val="left" w:pos="993"/>
            </w:tabs>
            <w:spacing w:after="120"/>
            <w:ind w:left="992" w:hanging="992"/>
          </w:pPr>
        </w:pPrChange>
      </w:pPr>
      <w:bookmarkStart w:id="1150" w:name="_Toc144421416"/>
      <w:r w:rsidRPr="00D56521">
        <w:t>Overlaps and gaps in other data products</w:t>
      </w:r>
      <w:bookmarkEnd w:id="1150"/>
    </w:p>
    <w:p w14:paraId="52E5C5F3" w14:textId="60727A61"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p>
    <w:p w14:paraId="378C05FB" w14:textId="64DF772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p>
    <w:p w14:paraId="22CDBE98" w14:textId="77777777" w:rsidR="008C40B9" w:rsidRPr="00D56521" w:rsidRDefault="008C40B9" w:rsidP="008C40B9">
      <w:pPr>
        <w:spacing w:after="120" w:line="240" w:lineRule="auto"/>
        <w:jc w:val="both"/>
      </w:pPr>
    </w:p>
    <w:p w14:paraId="6BEBF49A" w14:textId="599B6B92" w:rsidR="006A43DE" w:rsidRPr="00D56521" w:rsidRDefault="00C47404">
      <w:pPr>
        <w:pStyle w:val="Heading2"/>
        <w:pPrChange w:id="1151" w:author="Raphael Malyankar" w:date="2023-08-31T22:24:00Z">
          <w:pPr>
            <w:pStyle w:val="Heading2"/>
            <w:tabs>
              <w:tab w:val="clear" w:pos="567"/>
              <w:tab w:val="left" w:pos="851"/>
            </w:tabs>
            <w:ind w:left="851" w:hanging="851"/>
          </w:pPr>
        </w:pPrChange>
      </w:pPr>
      <w:bookmarkStart w:id="1152" w:name="_Ref49451692"/>
      <w:bookmarkStart w:id="1153" w:name="_Toc144421417"/>
      <w:r w:rsidRPr="00D56521">
        <w:t>Guidance on u</w:t>
      </w:r>
      <w:r w:rsidR="006A43DE" w:rsidRPr="00D56521">
        <w:t>pdat</w:t>
      </w:r>
      <w:r w:rsidRPr="00D56521">
        <w:t>ing</w:t>
      </w:r>
      <w:r w:rsidR="00FE57E5" w:rsidRPr="00D56521">
        <w:t xml:space="preserve"> S-100 datasets on ECDIS</w:t>
      </w:r>
      <w:bookmarkEnd w:id="1152"/>
      <w:bookmarkEnd w:id="1153"/>
    </w:p>
    <w:p w14:paraId="47D9A97D" w14:textId="7B7BA002" w:rsidR="007F3619" w:rsidRPr="00D56521" w:rsidRDefault="007F3619">
      <w:pPr>
        <w:pStyle w:val="Heading3"/>
        <w:pPrChange w:id="1154" w:author="Raphael Malyankar" w:date="2023-08-31T22:24:00Z">
          <w:pPr>
            <w:pStyle w:val="Heading3"/>
            <w:tabs>
              <w:tab w:val="clear" w:pos="851"/>
              <w:tab w:val="left" w:pos="993"/>
            </w:tabs>
            <w:spacing w:after="120"/>
            <w:ind w:left="992" w:hanging="992"/>
          </w:pPr>
        </w:pPrChange>
      </w:pPr>
      <w:bookmarkStart w:id="1155" w:name="_Toc144421418"/>
      <w:r w:rsidRPr="00D56521">
        <w:t>Introduction</w:t>
      </w:r>
      <w:bookmarkEnd w:id="1155"/>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1156" w:name="_Hlk49425190"/>
      <w:r w:rsidRPr="00D56521">
        <w:t xml:space="preserve">The guidance in </w:t>
      </w:r>
      <w:bookmarkEnd w:id="1156"/>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E511448"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w:t>
      </w:r>
      <w:r w:rsidRPr="00D56521">
        <w:lastRenderedPageBreak/>
        <w:t xml:space="preserve">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p>
    <w:p w14:paraId="4ACBE9EB" w14:textId="3F5962A0" w:rsidR="006A43DE" w:rsidRPr="00D56521" w:rsidRDefault="006A43DE">
      <w:pPr>
        <w:pStyle w:val="Heading3"/>
        <w:pPrChange w:id="1157" w:author="Raphael Malyankar" w:date="2023-08-31T22:24:00Z">
          <w:pPr>
            <w:pStyle w:val="Heading3"/>
            <w:tabs>
              <w:tab w:val="clear" w:pos="851"/>
              <w:tab w:val="left" w:pos="993"/>
            </w:tabs>
            <w:spacing w:after="120"/>
            <w:ind w:left="992" w:hanging="992"/>
          </w:pPr>
        </w:pPrChange>
      </w:pPr>
      <w:bookmarkStart w:id="1158" w:name="_Ref49425494"/>
      <w:bookmarkStart w:id="1159" w:name="_Toc144421419"/>
      <w:r w:rsidRPr="00D56521">
        <w:t>General</w:t>
      </w:r>
      <w:r w:rsidR="007F3619" w:rsidRPr="00D56521">
        <w:t xml:space="preserve"> requirements</w:t>
      </w:r>
      <w:bookmarkEnd w:id="1158"/>
      <w:bookmarkEnd w:id="1159"/>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1160" w:author="Raphael Malyankar" w:date="2023-08-31T16:32:00Z">
        <w:r w:rsidR="00D830F9" w:rsidRPr="00D56521" w:rsidDel="003B11C8">
          <w:delText xml:space="preserve">SENC </w:delText>
        </w:r>
      </w:del>
      <w:ins w:id="1161"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1162" w:author="Raphael Malyankar" w:date="2023-08-31T16:32:00Z">
        <w:r w:rsidR="00D830F9" w:rsidRPr="00D56521" w:rsidDel="003B11C8">
          <w:delText>SENC</w:delText>
        </w:r>
      </w:del>
      <w:ins w:id="1163"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1164"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59F55CDD"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shall 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non-ENC data shall be treated as described in </w:t>
      </w:r>
      <w:r w:rsidR="00B97E26" w:rsidRPr="00D56521">
        <w:fldChar w:fldCharType="begin"/>
      </w:r>
      <w:r w:rsidR="00B97E26" w:rsidRPr="00D56521">
        <w:instrText xml:space="preserve"> REF _Ref49449973 \r \h </w:instrText>
      </w:r>
      <w:r w:rsidR="00E96E96">
        <w:instrText xml:space="preserve"> \* MERGEFORMAT </w:instrText>
      </w:r>
      <w:r w:rsidR="00B97E26" w:rsidRPr="00D56521">
        <w:fldChar w:fldCharType="separate"/>
      </w:r>
      <w:r w:rsidR="00832978">
        <w:t>C-9.1.3</w:t>
      </w:r>
      <w:r w:rsidR="00B97E26" w:rsidRPr="00D56521">
        <w:fldChar w:fldCharType="end"/>
      </w:r>
      <w:r w:rsidR="00154128" w:rsidRPr="00D56521">
        <w:t xml:space="preserve"> and </w:t>
      </w:r>
      <w:r w:rsidR="00B97E26" w:rsidRPr="00D56521">
        <w:fldChar w:fldCharType="begin"/>
      </w:r>
      <w:r w:rsidR="00B97E26" w:rsidRPr="00D56521">
        <w:instrText xml:space="preserve"> REF _Ref49450019 \r \h </w:instrText>
      </w:r>
      <w:r w:rsidR="00E96E96">
        <w:instrText xml:space="preserve"> \* MERGEFORMAT </w:instrText>
      </w:r>
      <w:r w:rsidR="00B97E26" w:rsidRPr="00D56521">
        <w:fldChar w:fldCharType="separate"/>
      </w:r>
      <w:r w:rsidR="00832978">
        <w:t>C-12.11.4</w:t>
      </w:r>
      <w:r w:rsidR="00B97E26" w:rsidRPr="00D56521">
        <w:fldChar w:fldCharType="end"/>
      </w:r>
      <w:r w:rsidR="00B97E26" w:rsidRPr="00D56521">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4F55854F"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 xml:space="preserve">file should contain, for each update applied to or rejected by the </w:t>
      </w:r>
      <w:del w:id="1165" w:author="Raphael Malyankar" w:date="2023-08-31T16:33:00Z">
        <w:r w:rsidRPr="00D56521" w:rsidDel="003B11C8">
          <w:delText>SENC</w:delText>
        </w:r>
      </w:del>
      <w:ins w:id="1166"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1167" w:author="Raphael Malyankar" w:date="2023-08-31T16:33:00Z">
        <w:r w:rsidRPr="00D56521" w:rsidDel="003B11C8">
          <w:delText xml:space="preserve">SENC </w:delText>
        </w:r>
      </w:del>
      <w:ins w:id="1168"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pPr>
        <w:pStyle w:val="Heading3"/>
        <w:pPrChange w:id="1169" w:author="Raphael Malyankar" w:date="2023-08-31T22:24:00Z">
          <w:pPr>
            <w:pStyle w:val="Heading3"/>
            <w:tabs>
              <w:tab w:val="clear" w:pos="851"/>
              <w:tab w:val="left" w:pos="993"/>
            </w:tabs>
            <w:ind w:left="993" w:hanging="993"/>
          </w:pPr>
        </w:pPrChange>
      </w:pPr>
      <w:bookmarkStart w:id="1170" w:name="_Toc144421420"/>
      <w:r w:rsidRPr="00D56521">
        <w:t>Automatic Update</w:t>
      </w:r>
      <w:bookmarkEnd w:id="1170"/>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lastRenderedPageBreak/>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3E80911F"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pdate data shall 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68EE500C"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shall 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33935616" w:rsidR="006A43DE" w:rsidRPr="00D56521" w:rsidRDefault="006A43DE" w:rsidP="00B317C6">
      <w:pPr>
        <w:pStyle w:val="ListParagraph"/>
        <w:spacing w:after="60" w:line="240" w:lineRule="auto"/>
        <w:jc w:val="both"/>
      </w:pPr>
      <w:r w:rsidRPr="00B317C6">
        <w:rPr>
          <w:b/>
        </w:rPr>
        <w:t>.1</w:t>
      </w:r>
      <w:r w:rsidRPr="00D56521">
        <w:t xml:space="preserve"> File extension of the </w:t>
      </w:r>
      <w:r w:rsidR="00EE16CD" w:rsidRPr="00D56521">
        <w:t>u</w:t>
      </w:r>
      <w:r w:rsidRPr="00D56521">
        <w:t>pdate</w:t>
      </w:r>
      <w:r w:rsidR="00B317C6">
        <w:t>;</w:t>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In some cases, updates that do not pass the authentication and 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1171" w:author="Raphael Malyankar" w:date="2023-08-31T16:34:00Z">
        <w:r w:rsidRPr="00D56521" w:rsidDel="003B11C8">
          <w:delText xml:space="preserve">SENC </w:delText>
        </w:r>
      </w:del>
      <w:ins w:id="1172" w:author="Raphael Malyankar" w:date="2023-08-31T16:34:00Z">
        <w:r w:rsidR="003B11C8">
          <w:t>System Database</w:t>
        </w:r>
        <w:r w:rsidR="003B11C8" w:rsidRPr="00D56521">
          <w:t xml:space="preserve"> </w:t>
        </w:r>
      </w:ins>
      <w:r w:rsidRPr="00D56521">
        <w:t>contents with the updates highlighted.</w:t>
      </w:r>
    </w:p>
    <w:p w14:paraId="682EF89B" w14:textId="3CF8B21D"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shall 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D56521" w:rsidRDefault="006A43DE" w:rsidP="00AE2737">
      <w:pPr>
        <w:pStyle w:val="ListParagraph"/>
        <w:numPr>
          <w:ilvl w:val="0"/>
          <w:numId w:val="57"/>
        </w:numPr>
        <w:spacing w:after="120" w:line="240" w:lineRule="auto"/>
        <w:jc w:val="both"/>
      </w:pPr>
      <w:r w:rsidRPr="00D56521">
        <w:rPr>
          <w:b/>
          <w:bCs/>
        </w:rPr>
        <w:t>Formatted Non-integrated Updates</w:t>
      </w:r>
      <w:r w:rsidRPr="00D56521">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pPr>
        <w:pStyle w:val="Heading3"/>
        <w:pPrChange w:id="1173" w:author="Raphael Malyankar" w:date="2023-08-31T22:24:00Z">
          <w:pPr>
            <w:pStyle w:val="Heading3"/>
            <w:tabs>
              <w:tab w:val="clear" w:pos="851"/>
              <w:tab w:val="left" w:pos="993"/>
            </w:tabs>
            <w:spacing w:after="120"/>
            <w:ind w:left="992" w:hanging="992"/>
          </w:pPr>
        </w:pPrChange>
      </w:pPr>
      <w:bookmarkStart w:id="1174" w:name="_Toc144421421"/>
      <w:r w:rsidRPr="00D56521">
        <w:t>Manual Update</w:t>
      </w:r>
      <w:bookmarkEnd w:id="1174"/>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0EE173BF" w:rsidR="006A43DE" w:rsidRPr="00D56521" w:rsidRDefault="006A43DE" w:rsidP="00AE2737">
      <w:pPr>
        <w:pStyle w:val="ListParagraph"/>
        <w:numPr>
          <w:ilvl w:val="0"/>
          <w:numId w:val="60"/>
        </w:numPr>
        <w:spacing w:after="120" w:line="240" w:lineRule="auto"/>
        <w:jc w:val="both"/>
      </w:pPr>
      <w:r w:rsidRPr="00D56521">
        <w:rPr>
          <w:b/>
          <w:bCs/>
        </w:rPr>
        <w:lastRenderedPageBreak/>
        <w:t>Indications and Alarms</w:t>
      </w:r>
      <w:r w:rsidRPr="00D56521">
        <w:t xml:space="preserve">. The ECDIS should be capable of sensing indications and alarms related to non-integrated (manual) updates, just as it does for integrated </w:t>
      </w:r>
      <w:r w:rsidR="00AE683B">
        <w:t>u</w:t>
      </w:r>
      <w:r w:rsidRPr="00D56521">
        <w:t>pdates.</w:t>
      </w:r>
    </w:p>
    <w:p w14:paraId="4B476780" w14:textId="36C8019E"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shall 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pPr>
        <w:pStyle w:val="Heading3"/>
        <w:pPrChange w:id="1175" w:author="Raphael Malyankar" w:date="2023-08-31T22:24:00Z">
          <w:pPr>
            <w:pStyle w:val="Heading3"/>
            <w:tabs>
              <w:tab w:val="clear" w:pos="851"/>
              <w:tab w:val="left" w:pos="993"/>
            </w:tabs>
            <w:spacing w:after="120"/>
            <w:ind w:left="992" w:hanging="992"/>
          </w:pPr>
        </w:pPrChange>
      </w:pPr>
      <w:bookmarkStart w:id="1176" w:name="_Ref49425504"/>
      <w:bookmarkStart w:id="1177" w:name="_Ref49425519"/>
      <w:bookmarkStart w:id="1178" w:name="_Toc144421422"/>
      <w:r w:rsidRPr="00D56521">
        <w:t>Support file updates</w:t>
      </w:r>
      <w:bookmarkEnd w:id="1176"/>
      <w:bookmarkEnd w:id="1177"/>
      <w:bookmarkEnd w:id="1178"/>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pPr>
        <w:pStyle w:val="Heading2"/>
        <w:pPrChange w:id="1179" w:author="Raphael Malyankar" w:date="2023-08-31T22:24:00Z">
          <w:pPr>
            <w:pStyle w:val="Heading2"/>
            <w:tabs>
              <w:tab w:val="clear" w:pos="567"/>
              <w:tab w:val="left" w:pos="851"/>
            </w:tabs>
            <w:ind w:left="851" w:hanging="851"/>
            <w:jc w:val="both"/>
          </w:pPr>
        </w:pPrChange>
      </w:pPr>
      <w:bookmarkStart w:id="1180" w:name="_Toc144421423"/>
      <w:r w:rsidRPr="00D56521">
        <w:t>New editions, re-issues, and updates</w:t>
      </w:r>
      <w:r w:rsidR="00DF374C" w:rsidRPr="00D56521">
        <w:t xml:space="preserve"> of datasets</w:t>
      </w:r>
      <w:bookmarkEnd w:id="1180"/>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4DA169B" w:rsidR="00981782" w:rsidRPr="00D56521" w:rsidRDefault="00142C35" w:rsidP="00DC1E55">
      <w:pPr>
        <w:spacing w:after="60" w:line="240" w:lineRule="auto"/>
        <w:jc w:val="both"/>
      </w:pPr>
      <w:r w:rsidRPr="00D56521">
        <w:t>The default treatment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4A0E4526"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shall 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56E5A120"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shall report any </w:t>
      </w:r>
      <w:r w:rsidR="00001E36" w:rsidRPr="00D56521">
        <w:t>dataset</w:t>
      </w:r>
      <w:r w:rsidR="00B6136D" w:rsidRPr="00D56521">
        <w:t xml:space="preserve">(s) that have been identified as cancelled at load time. A message shall be displayed informing the user of the </w:t>
      </w:r>
      <w:r w:rsidR="00001E36" w:rsidRPr="00D56521">
        <w:t>dataset</w:t>
      </w:r>
      <w:r w:rsidR="00B6136D" w:rsidRPr="00D56521">
        <w:t xml:space="preserve"> name. Depending on the method adopted by the OEM for managing cancelled </w:t>
      </w:r>
      <w:r w:rsidR="00001E36" w:rsidRPr="00D56521">
        <w:t>dataset</w:t>
      </w:r>
      <w:r w:rsidR="00B6136D" w:rsidRPr="00D56521">
        <w:t xml:space="preserve">s one of the following conditions must be observed: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1D28FB7C" w:rsidR="00142C35" w:rsidRPr="00D56521" w:rsidRDefault="00142C35" w:rsidP="00AE2737">
      <w:pPr>
        <w:pStyle w:val="ListParagraph"/>
        <w:numPr>
          <w:ilvl w:val="0"/>
          <w:numId w:val="61"/>
        </w:numPr>
        <w:spacing w:after="120" w:line="240" w:lineRule="auto"/>
        <w:jc w:val="both"/>
      </w:pPr>
      <w:r w:rsidRPr="00D56521">
        <w:t xml:space="preserve">Termination - </w:t>
      </w:r>
      <w:r w:rsidR="00011277" w:rsidRPr="00D56521">
        <w:t>delete the terminated dataset and its updates.</w:t>
      </w:r>
    </w:p>
    <w:p w14:paraId="1F20A77F" w14:textId="3CD14610" w:rsidR="00981782" w:rsidRDefault="00981782" w:rsidP="00DC1E55">
      <w:pPr>
        <w:spacing w:after="120" w:line="240" w:lineRule="auto"/>
        <w:jc w:val="both"/>
        <w:rPr>
          <w:ins w:id="1181" w:author="Raphael Malyankar" w:date="2023-08-31T22:22:00Z"/>
        </w:rPr>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2E1E9F74" w14:textId="4969581C" w:rsidR="00B073EA" w:rsidRDefault="00B073EA" w:rsidP="00BE68E8">
      <w:pPr>
        <w:pStyle w:val="Heading1"/>
      </w:pPr>
      <w:bookmarkStart w:id="1182" w:name="_Toc144421424"/>
      <w:ins w:id="1183" w:author="Raphael Malyankar" w:date="2023-08-31T22:22:00Z">
        <w:r>
          <w:t xml:space="preserve">Support </w:t>
        </w:r>
      </w:ins>
      <w:ins w:id="1184" w:author="Raphael Malyankar" w:date="2023-09-01T00:24:00Z">
        <w:r w:rsidR="001309C7">
          <w:t>F</w:t>
        </w:r>
      </w:ins>
      <w:ins w:id="1185" w:author="Raphael Malyankar" w:date="2023-08-31T22:22:00Z">
        <w:r>
          <w:t xml:space="preserve">ile </w:t>
        </w:r>
      </w:ins>
      <w:ins w:id="1186" w:author="Raphael Malyankar" w:date="2023-09-01T00:24:00Z">
        <w:r w:rsidR="001309C7">
          <w:t>F</w:t>
        </w:r>
      </w:ins>
      <w:ins w:id="1187" w:author="Raphael Malyankar" w:date="2023-08-31T22:22:00Z">
        <w:r>
          <w:t>ormats</w:t>
        </w:r>
      </w:ins>
      <w:bookmarkEnd w:id="1182"/>
    </w:p>
    <w:p w14:paraId="13D8317E" w14:textId="167A7936" w:rsidR="00E52CD2" w:rsidRDefault="00E52CD2" w:rsidP="00E52CD2">
      <w:pPr>
        <w:rPr>
          <w:ins w:id="1188" w:author="Raphael Malyankar" w:date="2023-08-31T23:40:00Z"/>
        </w:rPr>
      </w:pPr>
      <w:ins w:id="1189" w:author="Raphael Malyankar" w:date="2023-08-31T23:34:00Z">
        <w:r>
          <w:t xml:space="preserve">ECDIS </w:t>
        </w:r>
      </w:ins>
      <w:ins w:id="1190" w:author="Raphael Malyankar" w:date="2023-08-31T23:39:00Z">
        <w:r>
          <w:t xml:space="preserve">support files </w:t>
        </w:r>
      </w:ins>
      <w:ins w:id="1191" w:author="Raphael Malyankar" w:date="2023-09-01T00:21:00Z">
        <w:r w:rsidR="001309C7">
          <w:t>must</w:t>
        </w:r>
      </w:ins>
      <w:ins w:id="1192" w:author="Raphael Malyankar" w:date="2023-08-31T23:39:00Z">
        <w:r>
          <w:t xml:space="preserve"> be limited</w:t>
        </w:r>
      </w:ins>
      <w:ins w:id="1193" w:author="Raphael Malyankar" w:date="2023-08-31T23:40:00Z">
        <w:r>
          <w:t xml:space="preserve"> to the following formats </w:t>
        </w:r>
      </w:ins>
      <w:ins w:id="1194" w:author="Raphael Malyankar" w:date="2023-09-01T00:21:00Z">
        <w:r w:rsidR="001309C7">
          <w:t xml:space="preserve">out </w:t>
        </w:r>
      </w:ins>
      <w:ins w:id="1195" w:author="Raphael Malyankar" w:date="2023-08-31T23:40:00Z">
        <w:r>
          <w:t>of the support file formats listed in S-100 Part 17</w:t>
        </w:r>
      </w:ins>
      <w:ins w:id="1196" w:author="Raphael Malyankar" w:date="2023-09-01T00:21:00Z">
        <w:r w:rsidR="001309C7">
          <w:t xml:space="preserve"> S100_SupportFileFormat en</w:t>
        </w:r>
      </w:ins>
      <w:ins w:id="1197" w:author="Raphael Malyankar" w:date="2023-09-01T00:22:00Z">
        <w:r w:rsidR="001309C7">
          <w:t>umeration</w:t>
        </w:r>
      </w:ins>
      <w:ins w:id="1198" w:author="Raphael Malyankar" w:date="2023-08-31T23:40:00Z">
        <w:r>
          <w:t>:</w:t>
        </w:r>
      </w:ins>
    </w:p>
    <w:p w14:paraId="406E0BA5" w14:textId="5D96334B" w:rsidR="00E52CD2" w:rsidRDefault="00E52CD2">
      <w:pPr>
        <w:pStyle w:val="ListParagraph"/>
        <w:numPr>
          <w:ilvl w:val="0"/>
          <w:numId w:val="106"/>
        </w:numPr>
        <w:rPr>
          <w:ins w:id="1199" w:author="Raphael Malyankar" w:date="2023-09-01T00:13:00Z"/>
        </w:rPr>
        <w:pPrChange w:id="1200" w:author="Raphael Malyankar" w:date="2023-09-01T00:19:00Z">
          <w:pPr/>
        </w:pPrChange>
      </w:pPr>
      <w:ins w:id="1201" w:author="Raphael Malyankar" w:date="2023-08-31T23:40:00Z">
        <w:r>
          <w:t>Plain text</w:t>
        </w:r>
      </w:ins>
      <w:ins w:id="1202" w:author="Raphael Malyankar" w:date="2023-09-01T00:14:00Z">
        <w:r w:rsidR="00DF7708">
          <w:t xml:space="preserve"> (</w:t>
        </w:r>
      </w:ins>
      <w:ins w:id="1203" w:author="Raphael Malyankar" w:date="2023-09-01T00:15:00Z">
        <w:r w:rsidR="00DF7708">
          <w:t>excluding</w:t>
        </w:r>
      </w:ins>
      <w:ins w:id="1204" w:author="Raphael Malyankar" w:date="2023-09-01T00:14:00Z">
        <w:r w:rsidR="00DF7708">
          <w:t xml:space="preserve"> control characters </w:t>
        </w:r>
      </w:ins>
      <w:ins w:id="1205" w:author="Raphael Malyankar" w:date="2023-09-01T00:15:00Z">
        <w:r w:rsidR="00DF7708">
          <w:t>other than</w:t>
        </w:r>
      </w:ins>
      <w:ins w:id="1206" w:author="Raphael Malyankar" w:date="2023-09-01T00:14:00Z">
        <w:r w:rsidR="00DF7708">
          <w:t xml:space="preserve"> line feed, carriage return, and tab characters)</w:t>
        </w:r>
      </w:ins>
    </w:p>
    <w:p w14:paraId="5FDAAB27" w14:textId="3140353D" w:rsidR="00DF7708" w:rsidRDefault="00DF7708">
      <w:pPr>
        <w:pStyle w:val="ListParagraph"/>
        <w:numPr>
          <w:ilvl w:val="0"/>
          <w:numId w:val="106"/>
        </w:numPr>
        <w:rPr>
          <w:ins w:id="1207" w:author="Raphael Malyankar" w:date="2023-09-01T00:13:00Z"/>
        </w:rPr>
        <w:pPrChange w:id="1208" w:author="Raphael Malyankar" w:date="2023-09-01T00:19:00Z">
          <w:pPr/>
        </w:pPrChange>
      </w:pPr>
      <w:ins w:id="1209" w:author="Raphael Malyankar" w:date="2023-09-01T00:13:00Z">
        <w:r>
          <w:t>HTML</w:t>
        </w:r>
      </w:ins>
      <w:ins w:id="1210" w:author="Raphael Malyankar" w:date="2023-09-01T00:16:00Z">
        <w:r>
          <w:t xml:space="preserve"> (HTML </w:t>
        </w:r>
      </w:ins>
      <w:ins w:id="1211" w:author="Raphael Malyankar" w:date="2023-09-01T00:29:00Z">
        <w:r w:rsidR="00E54CE1">
          <w:t>5 recommended</w:t>
        </w:r>
      </w:ins>
      <w:ins w:id="1212" w:author="Raphael Malyankar" w:date="2023-09-01T00:16:00Z">
        <w:r>
          <w:t>)</w:t>
        </w:r>
      </w:ins>
      <w:ins w:id="1213" w:author="Raphael Malyankar" w:date="2023-09-01T00:15:00Z">
        <w:r>
          <w:t xml:space="preserve"> </w:t>
        </w:r>
      </w:ins>
    </w:p>
    <w:p w14:paraId="5EFA495C" w14:textId="4B9E5786" w:rsidR="00DF7708" w:rsidRDefault="00DF7708">
      <w:pPr>
        <w:pStyle w:val="ListParagraph"/>
        <w:numPr>
          <w:ilvl w:val="0"/>
          <w:numId w:val="106"/>
        </w:numPr>
        <w:rPr>
          <w:ins w:id="1214" w:author="Raphael Malyankar" w:date="2023-09-01T00:16:00Z"/>
        </w:rPr>
        <w:pPrChange w:id="1215" w:author="Raphael Malyankar" w:date="2023-09-01T00:19:00Z">
          <w:pPr/>
        </w:pPrChange>
      </w:pPr>
      <w:ins w:id="1216" w:author="Raphael Malyankar" w:date="2023-09-01T00:13:00Z">
        <w:r>
          <w:t>XML</w:t>
        </w:r>
      </w:ins>
    </w:p>
    <w:p w14:paraId="06CF075E" w14:textId="1E98DF15" w:rsidR="00DF7708" w:rsidRDefault="00DF7708">
      <w:pPr>
        <w:pStyle w:val="ListParagraph"/>
        <w:numPr>
          <w:ilvl w:val="0"/>
          <w:numId w:val="106"/>
        </w:numPr>
        <w:rPr>
          <w:ins w:id="1217" w:author="Raphael Malyankar" w:date="2023-09-01T00:16:00Z"/>
        </w:rPr>
        <w:pPrChange w:id="1218" w:author="Raphael Malyankar" w:date="2023-09-01T00:19:00Z">
          <w:pPr/>
        </w:pPrChange>
      </w:pPr>
      <w:ins w:id="1219" w:author="Raphael Malyankar" w:date="2023-09-01T00:16:00Z">
        <w:r>
          <w:t>JPEG 2000</w:t>
        </w:r>
      </w:ins>
    </w:p>
    <w:p w14:paraId="5A54DEA5" w14:textId="30CDD251" w:rsidR="00DF7708" w:rsidRDefault="00DF7708">
      <w:pPr>
        <w:pStyle w:val="ListParagraph"/>
        <w:numPr>
          <w:ilvl w:val="0"/>
          <w:numId w:val="106"/>
        </w:numPr>
        <w:rPr>
          <w:ins w:id="1220" w:author="Raphael Malyankar" w:date="2023-09-01T00:13:00Z"/>
        </w:rPr>
        <w:pPrChange w:id="1221" w:author="Raphael Malyankar" w:date="2023-09-01T00:19:00Z">
          <w:pPr/>
        </w:pPrChange>
      </w:pPr>
      <w:ins w:id="1222" w:author="Raphael Malyankar" w:date="2023-09-01T00:16:00Z">
        <w:r>
          <w:lastRenderedPageBreak/>
          <w:t>TIFF 6.0</w:t>
        </w:r>
      </w:ins>
    </w:p>
    <w:p w14:paraId="51FFD0E0" w14:textId="5F3BE360" w:rsidR="00DF7708" w:rsidRDefault="00DF7708" w:rsidP="00E52CD2">
      <w:pPr>
        <w:rPr>
          <w:ins w:id="1223" w:author="Raphael Malyankar" w:date="2023-09-01T00:20:00Z"/>
        </w:rPr>
      </w:pPr>
      <w:ins w:id="1224" w:author="Raphael Malyankar" w:date="2023-09-01T00:17:00Z">
        <w:r>
          <w:t>In addition, CSS (Cascading Style</w:t>
        </w:r>
      </w:ins>
      <w:ins w:id="1225" w:author="Raphael Malyankar" w:date="2023-09-01T00:25:00Z">
        <w:r w:rsidR="001309C7">
          <w:t xml:space="preserve"> S</w:t>
        </w:r>
      </w:ins>
      <w:ins w:id="1226" w:author="Raphael Malyankar" w:date="2023-09-01T00:17:00Z">
        <w:r>
          <w:t>heets) files may be used</w:t>
        </w:r>
      </w:ins>
      <w:ins w:id="1227" w:author="Raphael Malyankar" w:date="2023-09-01T00:18:00Z">
        <w:r>
          <w:t xml:space="preserve"> for styling</w:t>
        </w:r>
      </w:ins>
      <w:ins w:id="1228" w:author="Raphael Malyankar" w:date="2023-09-01T00:19:00Z">
        <w:r w:rsidR="001309C7">
          <w:t xml:space="preserve"> HTM</w:t>
        </w:r>
      </w:ins>
      <w:ins w:id="1229" w:author="Raphael Malyankar" w:date="2023-09-01T00:20:00Z">
        <w:r w:rsidR="001309C7">
          <w:t>L and XML suport files</w:t>
        </w:r>
      </w:ins>
      <w:ins w:id="1230" w:author="Raphael Malyankar" w:date="2023-09-01T00:26:00Z">
        <w:r w:rsidR="006628F7">
          <w:t xml:space="preserve">. If used </w:t>
        </w:r>
      </w:ins>
      <w:ins w:id="1231" w:author="Raphael Malyankar" w:date="2023-09-01T00:27:00Z">
        <w:r w:rsidR="006628F7">
          <w:t>only in a single support file, the styles should be embedded rather than encoded in a separate CSS file</w:t>
        </w:r>
      </w:ins>
      <w:ins w:id="1232" w:author="Raphael Malyankar" w:date="2023-09-01T00:18:00Z">
        <w:r w:rsidR="001309C7">
          <w:t xml:space="preserve">. </w:t>
        </w:r>
      </w:ins>
      <w:ins w:id="1233" w:author="Raphael Malyankar" w:date="2023-09-01T00:28:00Z">
        <w:r w:rsidR="006628F7">
          <w:t>CSS files</w:t>
        </w:r>
      </w:ins>
      <w:ins w:id="1234" w:author="Raphael Malyankar" w:date="2023-09-01T00:18:00Z">
        <w:r w:rsidR="001309C7">
          <w:t xml:space="preserve"> are encoded in di</w:t>
        </w:r>
      </w:ins>
      <w:ins w:id="1235" w:author="Raphael Malyankar" w:date="2023-09-01T00:19:00Z">
        <w:r w:rsidR="001309C7">
          <w:t>scovery metadata</w:t>
        </w:r>
      </w:ins>
      <w:ins w:id="1236" w:author="Raphael Malyankar" w:date="2023-09-01T00:18:00Z">
        <w:r w:rsidR="001309C7">
          <w:t xml:space="preserve"> as “other” </w:t>
        </w:r>
      </w:ins>
      <w:ins w:id="1237" w:author="Raphael Malyankar" w:date="2023-09-01T00:19:00Z">
        <w:r w:rsidR="001309C7">
          <w:t>support files.</w:t>
        </w:r>
      </w:ins>
    </w:p>
    <w:p w14:paraId="3C299EC9" w14:textId="1B3AFF3A" w:rsidR="001309C7" w:rsidRDefault="001309C7" w:rsidP="00E52CD2">
      <w:pPr>
        <w:rPr>
          <w:ins w:id="1238" w:author="Raphael Malyankar" w:date="2023-09-01T00:29:00Z"/>
        </w:rPr>
      </w:pPr>
      <w:ins w:id="1239" w:author="Raphael Malyankar" w:date="2023-09-01T00:20:00Z">
        <w:r>
          <w:t>All suppor</w:t>
        </w:r>
      </w:ins>
      <w:ins w:id="1240" w:author="Raphael Malyankar" w:date="2023-09-01T00:21:00Z">
        <w:r>
          <w:t xml:space="preserve">t </w:t>
        </w:r>
      </w:ins>
      <w:ins w:id="1241" w:author="Raphael Malyankar" w:date="2023-09-01T00:20:00Z">
        <w:r>
          <w:t>files except the graphic formats must use UTF-8 encoding.</w:t>
        </w:r>
      </w:ins>
    </w:p>
    <w:p w14:paraId="7C3816DF" w14:textId="5574537A" w:rsidR="00E54CE1" w:rsidRDefault="00E54CE1" w:rsidP="00E52CD2">
      <w:pPr>
        <w:rPr>
          <w:ins w:id="1242" w:author="Raphael Malyankar" w:date="2023-09-01T00:23:00Z"/>
        </w:rPr>
      </w:pPr>
      <w:ins w:id="1243" w:author="Raphael Malyankar" w:date="2023-09-01T00:29:00Z">
        <w:r>
          <w:t xml:space="preserve">Specific restrictions on support files </w:t>
        </w:r>
      </w:ins>
      <w:ins w:id="1244" w:author="Raphael Malyankar" w:date="2023-09-01T00:31:00Z">
        <w:r w:rsidR="00082E8C">
          <w:t xml:space="preserve">containing textual information </w:t>
        </w:r>
      </w:ins>
      <w:ins w:id="1245" w:author="Raphael Malyankar" w:date="2023-09-01T00:29:00Z">
        <w:r>
          <w:t xml:space="preserve">are described in clause </w:t>
        </w:r>
      </w:ins>
      <w:ins w:id="1246" w:author="Raphael Malyankar" w:date="2023-09-01T00:30:00Z">
        <w:r>
          <w:fldChar w:fldCharType="begin"/>
        </w:r>
        <w:r>
          <w:instrText xml:space="preserve"> REF _Ref47356601 \r \h </w:instrText>
        </w:r>
      </w:ins>
      <w:r>
        <w:fldChar w:fldCharType="separate"/>
      </w:r>
      <w:ins w:id="1247" w:author="Raphael Malyankar" w:date="2023-09-01T00:30:00Z">
        <w:r>
          <w:t>C-11.5</w:t>
        </w:r>
        <w:r>
          <w:fldChar w:fldCharType="end"/>
        </w:r>
      </w:ins>
      <w:ins w:id="1248" w:author="Raphael Malyankar" w:date="2023-09-01T00:31:00Z">
        <w:r>
          <w:t>.</w:t>
        </w:r>
      </w:ins>
      <w:ins w:id="1249" w:author="Raphael Malyankar" w:date="2023-09-01T00:32:00Z">
        <w:r w:rsidR="00A06DDD">
          <w:t xml:space="preserve"> </w:t>
        </w:r>
      </w:ins>
      <w:ins w:id="1250" w:author="Raphael Malyankar" w:date="2023-09-01T00:33:00Z">
        <w:r w:rsidR="00A06DDD">
          <w:t>Specific r</w:t>
        </w:r>
      </w:ins>
      <w:ins w:id="1251" w:author="Raphael Malyankar" w:date="2023-09-01T00:32:00Z">
        <w:r w:rsidR="00A06DDD">
          <w:t>estrictions on graphics files are descri</w:t>
        </w:r>
      </w:ins>
      <w:ins w:id="1252"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1253"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1254"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1255" w:name="_Toc527357301"/>
      <w:bookmarkStart w:id="1256" w:name="_Toc527359177"/>
      <w:r w:rsidRPr="00D56521">
        <w:br w:type="page"/>
      </w:r>
    </w:p>
    <w:p w14:paraId="218260AD" w14:textId="084D6D20" w:rsidR="0008713F" w:rsidRDefault="00A01D79" w:rsidP="000461EE">
      <w:pPr>
        <w:pStyle w:val="Heading1"/>
        <w:numPr>
          <w:ilvl w:val="0"/>
          <w:numId w:val="0"/>
        </w:numPr>
        <w:spacing w:before="0" w:after="0"/>
        <w:ind w:left="2127" w:right="2018"/>
        <w:jc w:val="center"/>
      </w:pPr>
      <w:bookmarkStart w:id="1257" w:name="_Toc97791355"/>
      <w:bookmarkStart w:id="1258" w:name="_Toc144421425"/>
      <w:r w:rsidRPr="00A01D79">
        <w:lastRenderedPageBreak/>
        <w:t xml:space="preserve">Appendix </w:t>
      </w:r>
      <w:bookmarkStart w:id="1259" w:name="_Toc474485118"/>
      <w:bookmarkEnd w:id="1257"/>
      <w:r w:rsidR="0008713F">
        <w:t>C-1</w:t>
      </w:r>
      <w:bookmarkStart w:id="1260" w:name="_Toc100303040"/>
      <w:bookmarkStart w:id="1261" w:name="_Toc95983110"/>
      <w:bookmarkStart w:id="1262" w:name="_Toc97791356"/>
      <w:r w:rsidR="000461EE">
        <w:t xml:space="preserve"> - </w:t>
      </w:r>
      <w:r w:rsidR="0008713F">
        <w:t>Relationship to S-52</w:t>
      </w:r>
      <w:bookmarkEnd w:id="1258"/>
      <w:bookmarkEnd w:id="1260"/>
    </w:p>
    <w:p w14:paraId="0530E385" w14:textId="21C3845F" w:rsidR="00A01D79" w:rsidRPr="000461EE" w:rsidRDefault="00A01D79" w:rsidP="000461EE">
      <w:pPr>
        <w:jc w:val="center"/>
        <w:rPr>
          <w:b/>
          <w:bCs/>
          <w:sz w:val="36"/>
          <w:szCs w:val="36"/>
        </w:rPr>
      </w:pPr>
      <w:bookmarkStart w:id="1263" w:name="_Toc100303041"/>
      <w:r w:rsidRPr="000461EE">
        <w:rPr>
          <w:b/>
          <w:bCs/>
          <w:sz w:val="24"/>
          <w:szCs w:val="24"/>
        </w:rPr>
        <w:t>(informative)</w:t>
      </w:r>
      <w:bookmarkEnd w:id="1259"/>
      <w:bookmarkEnd w:id="1261"/>
      <w:bookmarkEnd w:id="1262"/>
      <w:bookmarkEnd w:id="1263"/>
    </w:p>
    <w:bookmarkEnd w:id="1255"/>
    <w:bookmarkEnd w:id="1256"/>
    <w:p w14:paraId="0387F1F5" w14:textId="21690936" w:rsidR="00486E87" w:rsidRPr="00D56521" w:rsidRDefault="00486E87" w:rsidP="004E61EE">
      <w:pPr>
        <w:spacing w:line="240" w:lineRule="auto"/>
      </w:pPr>
    </w:p>
    <w:p w14:paraId="7F18C959" w14:textId="220CD1D2" w:rsidR="00747A03" w:rsidRPr="00D56521" w:rsidRDefault="00A10BBF">
      <w:pPr>
        <w:pStyle w:val="Heading1"/>
        <w:numPr>
          <w:ilvl w:val="0"/>
          <w:numId w:val="104"/>
        </w:numPr>
        <w:pPrChange w:id="1264" w:author="Raphael Malyankar" w:date="2023-08-31T22:54:00Z">
          <w:pPr>
            <w:pStyle w:val="Heading1"/>
            <w:numPr>
              <w:numId w:val="102"/>
            </w:numPr>
            <w:tabs>
              <w:tab w:val="left" w:pos="851"/>
            </w:tabs>
            <w:ind w:left="851" w:hanging="851"/>
          </w:pPr>
        </w:pPrChange>
      </w:pPr>
      <w:bookmarkStart w:id="1265" w:name="_Toc144421426"/>
      <w:r w:rsidRPr="00D56521">
        <w:t>Relationship to S-52 provisions</w:t>
      </w:r>
      <w:bookmarkEnd w:id="1265"/>
    </w:p>
    <w:p w14:paraId="50731A99" w14:textId="389F8AB1" w:rsidR="00A52A66" w:rsidRPr="00D56521" w:rsidRDefault="00A10BBF" w:rsidP="000600E5">
      <w:pPr>
        <w:spacing w:after="120" w:line="240" w:lineRule="auto"/>
        <w:jc w:val="both"/>
      </w:pPr>
      <w:r w:rsidRPr="00D56521">
        <w:t xml:space="preserve">The table below describes the relationship between </w:t>
      </w:r>
      <w:r w:rsidR="005174C8" w:rsidRPr="00D56521">
        <w:t xml:space="preserve">the operative </w:t>
      </w:r>
      <w:r w:rsidRPr="00D56521">
        <w:t>clauses in S-52 and this Annex.</w:t>
      </w:r>
    </w:p>
    <w:tbl>
      <w:tblPr>
        <w:tblStyle w:val="TableGrid"/>
        <w:tblW w:w="0" w:type="auto"/>
        <w:tblLook w:val="04A0" w:firstRow="1" w:lastRow="0" w:firstColumn="1" w:lastColumn="0" w:noHBand="0" w:noVBand="1"/>
      </w:tblPr>
      <w:tblGrid>
        <w:gridCol w:w="3827"/>
        <w:gridCol w:w="1527"/>
        <w:gridCol w:w="3742"/>
      </w:tblGrid>
      <w:tr w:rsidR="00DD6286" w:rsidRPr="00D56521" w14:paraId="72F5524C" w14:textId="77777777" w:rsidTr="000600E5">
        <w:trPr>
          <w:cantSplit/>
          <w:tblHeader/>
        </w:trPr>
        <w:tc>
          <w:tcPr>
            <w:tcW w:w="0" w:type="auto"/>
            <w:shd w:val="clear" w:color="auto" w:fill="D9D9D9" w:themeFill="background1" w:themeFillShade="D9"/>
          </w:tcPr>
          <w:p w14:paraId="43D72E14" w14:textId="77777777" w:rsidR="00DD6286" w:rsidRPr="00D56521" w:rsidRDefault="00DD6286" w:rsidP="000600E5">
            <w:pPr>
              <w:spacing w:before="60" w:after="60"/>
              <w:rPr>
                <w:b/>
                <w:bCs/>
              </w:rPr>
            </w:pPr>
            <w:r w:rsidRPr="00D56521">
              <w:rPr>
                <w:b/>
                <w:bCs/>
              </w:rPr>
              <w:t>S-52 clause(s)</w:t>
            </w:r>
          </w:p>
        </w:tc>
        <w:tc>
          <w:tcPr>
            <w:tcW w:w="0" w:type="auto"/>
            <w:shd w:val="clear" w:color="auto" w:fill="D9D9D9" w:themeFill="background1" w:themeFillShade="D9"/>
          </w:tcPr>
          <w:p w14:paraId="310F813F" w14:textId="77777777" w:rsidR="00DD6286" w:rsidRPr="00D56521" w:rsidRDefault="00DD6286" w:rsidP="000600E5">
            <w:pPr>
              <w:spacing w:before="60" w:after="60"/>
              <w:rPr>
                <w:b/>
                <w:bCs/>
              </w:rPr>
            </w:pPr>
            <w:r w:rsidRPr="00D56521">
              <w:rPr>
                <w:b/>
                <w:bCs/>
              </w:rPr>
              <w:t>New clause(s)</w:t>
            </w:r>
          </w:p>
        </w:tc>
        <w:tc>
          <w:tcPr>
            <w:tcW w:w="0" w:type="auto"/>
            <w:shd w:val="clear" w:color="auto" w:fill="D9D9D9" w:themeFill="background1" w:themeFillShade="D9"/>
          </w:tcPr>
          <w:p w14:paraId="3ADE0868" w14:textId="77777777" w:rsidR="00DD6286" w:rsidRPr="00D56521" w:rsidRDefault="00DD6286" w:rsidP="000600E5">
            <w:pPr>
              <w:spacing w:before="60" w:after="60"/>
              <w:rPr>
                <w:b/>
                <w:bCs/>
              </w:rPr>
            </w:pPr>
            <w:r w:rsidRPr="00D56521">
              <w:rPr>
                <w:b/>
                <w:bCs/>
              </w:rPr>
              <w:t>Notes</w:t>
            </w:r>
          </w:p>
        </w:tc>
      </w:tr>
      <w:tr w:rsidR="00DD6286" w:rsidRPr="00D56521" w14:paraId="73EC7F32" w14:textId="77777777" w:rsidTr="00B770B1">
        <w:trPr>
          <w:cantSplit/>
        </w:trPr>
        <w:tc>
          <w:tcPr>
            <w:tcW w:w="0" w:type="auto"/>
          </w:tcPr>
          <w:p w14:paraId="4863299E" w14:textId="7AEFEFA2" w:rsidR="00DD6286" w:rsidRPr="00D56521" w:rsidRDefault="000600E5" w:rsidP="000600E5">
            <w:pPr>
              <w:spacing w:before="60" w:after="60"/>
            </w:pPr>
            <w:r>
              <w:t>1</w:t>
            </w:r>
            <w:r w:rsidR="00DD6286" w:rsidRPr="00D56521">
              <w:t xml:space="preserve"> Introduction</w:t>
            </w:r>
          </w:p>
        </w:tc>
        <w:tc>
          <w:tcPr>
            <w:tcW w:w="0" w:type="auto"/>
          </w:tcPr>
          <w:p w14:paraId="1F405D8E" w14:textId="77777777" w:rsidR="00DD6286" w:rsidRPr="00D56521" w:rsidRDefault="00DD6286" w:rsidP="000600E5">
            <w:pPr>
              <w:spacing w:before="60" w:after="60"/>
            </w:pPr>
          </w:p>
        </w:tc>
        <w:tc>
          <w:tcPr>
            <w:tcW w:w="0" w:type="auto"/>
          </w:tcPr>
          <w:p w14:paraId="0351CB2F" w14:textId="2FB964E5" w:rsidR="00DD6286" w:rsidRPr="00D56521" w:rsidRDefault="00DD6286" w:rsidP="000600E5">
            <w:pPr>
              <w:spacing w:before="60" w:after="60"/>
            </w:pPr>
            <w:r w:rsidRPr="00D56521">
              <w:t>Divided between Part 16</w:t>
            </w:r>
            <w:r w:rsidR="000600E5">
              <w:t>a</w:t>
            </w:r>
            <w:r w:rsidRPr="00D56521">
              <w:t xml:space="preserve"> and this Annex</w:t>
            </w:r>
          </w:p>
        </w:tc>
      </w:tr>
      <w:tr w:rsidR="00DD6286" w:rsidRPr="00D56521" w14:paraId="59947241" w14:textId="77777777" w:rsidTr="00B770B1">
        <w:trPr>
          <w:cantSplit/>
        </w:trPr>
        <w:tc>
          <w:tcPr>
            <w:tcW w:w="0" w:type="auto"/>
          </w:tcPr>
          <w:p w14:paraId="52D8990D" w14:textId="77777777" w:rsidR="00DD6286" w:rsidRPr="00D56521" w:rsidRDefault="00DD6286" w:rsidP="000600E5">
            <w:pPr>
              <w:spacing w:before="60" w:after="60"/>
            </w:pPr>
            <w:r w:rsidRPr="00D56521">
              <w:t>1.2 Concept and Limitations of ECDIS</w:t>
            </w:r>
          </w:p>
        </w:tc>
        <w:tc>
          <w:tcPr>
            <w:tcW w:w="0" w:type="auto"/>
          </w:tcPr>
          <w:p w14:paraId="5A746A41" w14:textId="18BD605D" w:rsidR="00DD6286" w:rsidRPr="00D56521" w:rsidRDefault="004330D9" w:rsidP="000600E5">
            <w:pPr>
              <w:spacing w:before="60" w:after="60"/>
            </w:pPr>
            <w:r w:rsidRPr="00D56521">
              <w:fldChar w:fldCharType="begin"/>
            </w:r>
            <w:r w:rsidRPr="00D56521">
              <w:instrText xml:space="preserve"> REF _Ref98329076 \r \h </w:instrText>
            </w:r>
            <w:r w:rsidRPr="00D56521">
              <w:fldChar w:fldCharType="separate"/>
            </w:r>
            <w:r w:rsidR="00832978">
              <w:t>C-4.2</w:t>
            </w:r>
            <w:r w:rsidRPr="00D56521">
              <w:fldChar w:fldCharType="end"/>
            </w:r>
          </w:p>
        </w:tc>
        <w:tc>
          <w:tcPr>
            <w:tcW w:w="0" w:type="auto"/>
          </w:tcPr>
          <w:p w14:paraId="3F1D13FC" w14:textId="6B447220" w:rsidR="00DD6286" w:rsidRPr="00D56521" w:rsidRDefault="00DD6286" w:rsidP="000600E5">
            <w:pPr>
              <w:spacing w:before="60" w:after="60"/>
            </w:pPr>
            <w:r w:rsidRPr="00D56521">
              <w:t>Also in Part 16</w:t>
            </w:r>
            <w:r w:rsidR="000600E5">
              <w:t>a</w:t>
            </w:r>
          </w:p>
        </w:tc>
      </w:tr>
      <w:tr w:rsidR="00DD6286" w:rsidRPr="00D56521" w14:paraId="45ACA13A" w14:textId="77777777" w:rsidTr="00B770B1">
        <w:trPr>
          <w:cantSplit/>
        </w:trPr>
        <w:tc>
          <w:tcPr>
            <w:tcW w:w="0" w:type="auto"/>
          </w:tcPr>
          <w:p w14:paraId="2EEFFAEF" w14:textId="77777777" w:rsidR="00DD6286" w:rsidRPr="00D56521" w:rsidRDefault="00DD6286" w:rsidP="000600E5">
            <w:pPr>
              <w:spacing w:before="60" w:after="60"/>
            </w:pPr>
            <w:r w:rsidRPr="00D56521">
              <w:t>2. Organising the Display</w:t>
            </w:r>
          </w:p>
        </w:tc>
        <w:tc>
          <w:tcPr>
            <w:tcW w:w="0" w:type="auto"/>
          </w:tcPr>
          <w:p w14:paraId="477A7C10" w14:textId="34269000" w:rsidR="00DD6286" w:rsidRPr="00D56521" w:rsidRDefault="00DD6286" w:rsidP="000600E5">
            <w:pPr>
              <w:spacing w:before="60" w:after="60"/>
            </w:pPr>
            <w:r w:rsidRPr="00D56521">
              <w:fldChar w:fldCharType="begin"/>
            </w:r>
            <w:r w:rsidRPr="00D56521">
              <w:instrText xml:space="preserve"> REF _Ref49380568 \r \h </w:instrText>
            </w:r>
            <w:r w:rsidRPr="00D56521">
              <w:fldChar w:fldCharType="separate"/>
            </w:r>
            <w:r w:rsidR="00832978">
              <w:t>C-9</w:t>
            </w:r>
            <w:r w:rsidRPr="00D56521">
              <w:fldChar w:fldCharType="end"/>
            </w:r>
          </w:p>
        </w:tc>
        <w:tc>
          <w:tcPr>
            <w:tcW w:w="0" w:type="auto"/>
          </w:tcPr>
          <w:p w14:paraId="40F65877" w14:textId="77777777" w:rsidR="00DD6286" w:rsidRPr="00D56521" w:rsidRDefault="00DD6286" w:rsidP="000600E5">
            <w:pPr>
              <w:spacing w:before="60" w:after="60"/>
            </w:pPr>
          </w:p>
        </w:tc>
      </w:tr>
      <w:tr w:rsidR="00DD6286" w:rsidRPr="00D56521" w14:paraId="0FBF539D" w14:textId="77777777" w:rsidTr="00B770B1">
        <w:trPr>
          <w:cantSplit/>
        </w:trPr>
        <w:tc>
          <w:tcPr>
            <w:tcW w:w="0" w:type="auto"/>
          </w:tcPr>
          <w:p w14:paraId="0AB1F94D" w14:textId="77777777" w:rsidR="00DD6286" w:rsidRPr="00D56521" w:rsidRDefault="00DD6286" w:rsidP="000600E5">
            <w:pPr>
              <w:spacing w:before="60" w:after="60"/>
            </w:pPr>
            <w:r w:rsidRPr="00D56521">
              <w:t>2.1 General Considerations</w:t>
            </w:r>
          </w:p>
        </w:tc>
        <w:tc>
          <w:tcPr>
            <w:tcW w:w="0" w:type="auto"/>
          </w:tcPr>
          <w:p w14:paraId="68B5C088" w14:textId="77777777" w:rsidR="00DD6286" w:rsidRPr="00D56521" w:rsidRDefault="00DD6286" w:rsidP="000600E5">
            <w:pPr>
              <w:spacing w:before="60" w:after="60"/>
            </w:pPr>
          </w:p>
        </w:tc>
        <w:tc>
          <w:tcPr>
            <w:tcW w:w="0" w:type="auto"/>
          </w:tcPr>
          <w:p w14:paraId="1FA81F23" w14:textId="77777777" w:rsidR="00DD6286" w:rsidRPr="00D56521" w:rsidRDefault="00DD6286" w:rsidP="000600E5">
            <w:pPr>
              <w:spacing w:before="60" w:after="60"/>
            </w:pPr>
          </w:p>
        </w:tc>
      </w:tr>
      <w:tr w:rsidR="00DD6286" w:rsidRPr="00D56521" w14:paraId="438B0284" w14:textId="77777777" w:rsidTr="00B770B1">
        <w:trPr>
          <w:cantSplit/>
        </w:trPr>
        <w:tc>
          <w:tcPr>
            <w:tcW w:w="0" w:type="auto"/>
          </w:tcPr>
          <w:p w14:paraId="39F775F8" w14:textId="77777777" w:rsidR="00DD6286" w:rsidRPr="00D56521" w:rsidRDefault="00DD6286" w:rsidP="000600E5">
            <w:pPr>
              <w:spacing w:before="60" w:after="60"/>
            </w:pPr>
            <w:r w:rsidRPr="00D56521">
              <w:t>2.1.1 Design Considerations</w:t>
            </w:r>
          </w:p>
        </w:tc>
        <w:tc>
          <w:tcPr>
            <w:tcW w:w="0" w:type="auto"/>
          </w:tcPr>
          <w:p w14:paraId="65756CF4" w14:textId="77777777" w:rsidR="00DD6286" w:rsidRPr="00D56521" w:rsidRDefault="00DD6286" w:rsidP="000600E5">
            <w:pPr>
              <w:spacing w:before="60" w:after="60"/>
            </w:pPr>
          </w:p>
        </w:tc>
        <w:tc>
          <w:tcPr>
            <w:tcW w:w="0" w:type="auto"/>
          </w:tcPr>
          <w:p w14:paraId="64E1BFE1" w14:textId="77777777" w:rsidR="00DD6286" w:rsidRPr="00D56521" w:rsidRDefault="00DD6286" w:rsidP="000600E5">
            <w:pPr>
              <w:spacing w:before="60" w:after="60"/>
            </w:pPr>
          </w:p>
        </w:tc>
      </w:tr>
      <w:tr w:rsidR="00DD6286" w:rsidRPr="00D56521" w14:paraId="3A8A024F" w14:textId="77777777" w:rsidTr="00B770B1">
        <w:trPr>
          <w:cantSplit/>
        </w:trPr>
        <w:tc>
          <w:tcPr>
            <w:tcW w:w="0" w:type="auto"/>
          </w:tcPr>
          <w:p w14:paraId="46EC4B62" w14:textId="77777777" w:rsidR="00DD6286" w:rsidRPr="00D56521" w:rsidRDefault="00DD6286" w:rsidP="000600E5">
            <w:pPr>
              <w:spacing w:before="60" w:after="60"/>
            </w:pPr>
            <w:r w:rsidRPr="00D56521">
              <w:t>2.1.2 The diversity and flexibility of ECDIS</w:t>
            </w:r>
          </w:p>
        </w:tc>
        <w:tc>
          <w:tcPr>
            <w:tcW w:w="0" w:type="auto"/>
          </w:tcPr>
          <w:p w14:paraId="7214C8BD" w14:textId="77777777" w:rsidR="00DD6286" w:rsidRPr="00D56521" w:rsidRDefault="00DD6286" w:rsidP="000600E5">
            <w:pPr>
              <w:spacing w:before="60" w:after="60"/>
            </w:pPr>
          </w:p>
        </w:tc>
        <w:tc>
          <w:tcPr>
            <w:tcW w:w="0" w:type="auto"/>
          </w:tcPr>
          <w:p w14:paraId="2265E835" w14:textId="77777777" w:rsidR="00DD6286" w:rsidRPr="00D56521" w:rsidRDefault="00DD6286" w:rsidP="000600E5">
            <w:pPr>
              <w:spacing w:before="60" w:after="60"/>
            </w:pPr>
          </w:p>
        </w:tc>
      </w:tr>
      <w:tr w:rsidR="00DD6286" w:rsidRPr="00D56521" w14:paraId="5B001AA3" w14:textId="77777777" w:rsidTr="00B770B1">
        <w:trPr>
          <w:cantSplit/>
        </w:trPr>
        <w:tc>
          <w:tcPr>
            <w:tcW w:w="0" w:type="auto"/>
          </w:tcPr>
          <w:p w14:paraId="5B876E5C" w14:textId="77777777" w:rsidR="00DD6286" w:rsidRPr="00D56521" w:rsidRDefault="00DD6286" w:rsidP="000600E5">
            <w:pPr>
              <w:spacing w:before="60" w:after="60"/>
            </w:pPr>
            <w:r w:rsidRPr="00D56521">
              <w:t>2.1.3 Colour discrimination…</w:t>
            </w:r>
          </w:p>
        </w:tc>
        <w:tc>
          <w:tcPr>
            <w:tcW w:w="0" w:type="auto"/>
          </w:tcPr>
          <w:p w14:paraId="75A19B35" w14:textId="77777777" w:rsidR="00DD6286" w:rsidRPr="00D56521" w:rsidRDefault="00DD6286" w:rsidP="000600E5">
            <w:pPr>
              <w:spacing w:before="60" w:after="60"/>
            </w:pPr>
          </w:p>
        </w:tc>
        <w:tc>
          <w:tcPr>
            <w:tcW w:w="0" w:type="auto"/>
          </w:tcPr>
          <w:p w14:paraId="53CC2DA6" w14:textId="77777777" w:rsidR="00DD6286" w:rsidRPr="00D56521" w:rsidRDefault="00DD6286" w:rsidP="000600E5">
            <w:pPr>
              <w:spacing w:before="60" w:after="60"/>
            </w:pPr>
          </w:p>
        </w:tc>
      </w:tr>
      <w:tr w:rsidR="00DD6286" w:rsidRPr="00D56521" w14:paraId="790BF3CD" w14:textId="77777777" w:rsidTr="00B770B1">
        <w:trPr>
          <w:cantSplit/>
        </w:trPr>
        <w:tc>
          <w:tcPr>
            <w:tcW w:w="0" w:type="auto"/>
          </w:tcPr>
          <w:p w14:paraId="2E0AB72F" w14:textId="77777777" w:rsidR="00DD6286" w:rsidRPr="00D56521" w:rsidRDefault="00DD6286" w:rsidP="000600E5">
            <w:pPr>
              <w:spacing w:before="60" w:after="60"/>
            </w:pPr>
            <w:r w:rsidRPr="00D56521">
              <w:t>2.2 Operational Considerations</w:t>
            </w:r>
          </w:p>
        </w:tc>
        <w:tc>
          <w:tcPr>
            <w:tcW w:w="0" w:type="auto"/>
          </w:tcPr>
          <w:p w14:paraId="6C2242FD" w14:textId="77777777" w:rsidR="00DD6286" w:rsidRPr="00D56521" w:rsidRDefault="00DD6286" w:rsidP="000600E5">
            <w:pPr>
              <w:spacing w:before="60" w:after="60"/>
            </w:pPr>
          </w:p>
        </w:tc>
        <w:tc>
          <w:tcPr>
            <w:tcW w:w="0" w:type="auto"/>
          </w:tcPr>
          <w:p w14:paraId="7970D799" w14:textId="77777777" w:rsidR="00DD6286" w:rsidRPr="00D56521" w:rsidRDefault="00DD6286" w:rsidP="000600E5">
            <w:pPr>
              <w:spacing w:before="60" w:after="60"/>
            </w:pPr>
          </w:p>
        </w:tc>
      </w:tr>
      <w:tr w:rsidR="00DD6286" w:rsidRPr="00D56521" w14:paraId="51F78492" w14:textId="77777777" w:rsidTr="00B770B1">
        <w:trPr>
          <w:cantSplit/>
        </w:trPr>
        <w:tc>
          <w:tcPr>
            <w:tcW w:w="0" w:type="auto"/>
          </w:tcPr>
          <w:p w14:paraId="5A94FCFA" w14:textId="77777777" w:rsidR="00DD6286" w:rsidRPr="00D56521" w:rsidRDefault="00DD6286" w:rsidP="000600E5">
            <w:pPr>
              <w:spacing w:before="60" w:after="60"/>
            </w:pPr>
            <w:r w:rsidRPr="00D56521">
              <w:t>2.3 Organising the Display</w:t>
            </w:r>
          </w:p>
        </w:tc>
        <w:tc>
          <w:tcPr>
            <w:tcW w:w="0" w:type="auto"/>
          </w:tcPr>
          <w:p w14:paraId="20B9E641" w14:textId="77777777" w:rsidR="00DD6286" w:rsidRPr="00D56521" w:rsidRDefault="00DD6286" w:rsidP="000600E5">
            <w:pPr>
              <w:spacing w:before="60" w:after="60"/>
            </w:pPr>
          </w:p>
        </w:tc>
        <w:tc>
          <w:tcPr>
            <w:tcW w:w="0" w:type="auto"/>
          </w:tcPr>
          <w:p w14:paraId="16C30084" w14:textId="77777777" w:rsidR="00DD6286" w:rsidRPr="00D56521" w:rsidRDefault="00DD6286" w:rsidP="000600E5">
            <w:pPr>
              <w:keepNext/>
              <w:spacing w:before="60" w:after="60"/>
            </w:pPr>
          </w:p>
        </w:tc>
      </w:tr>
    </w:tbl>
    <w:p w14:paraId="768D6973" w14:textId="74563FD0" w:rsidR="00DD6286" w:rsidRPr="00D56521" w:rsidRDefault="00DD6286" w:rsidP="000600E5">
      <w:pPr>
        <w:pStyle w:val="Caption"/>
        <w:spacing w:after="120" w:line="240" w:lineRule="auto"/>
        <w:jc w:val="center"/>
      </w:pPr>
      <w:r w:rsidRPr="00D56521">
        <w:t>Table C-1</w:t>
      </w:r>
      <w:r w:rsidR="00417447" w:rsidRPr="00D56521">
        <w:t>-</w:t>
      </w:r>
      <w:r w:rsidRPr="00D56521">
        <w:fldChar w:fldCharType="begin"/>
      </w:r>
      <w:r w:rsidRPr="00D56521">
        <w:instrText xml:space="preserve"> SEQ Table_C-1 \* ARABIC </w:instrText>
      </w:r>
      <w:r w:rsidRPr="00D56521">
        <w:fldChar w:fldCharType="separate"/>
      </w:r>
      <w:r w:rsidR="00832978">
        <w:rPr>
          <w:noProof/>
        </w:rPr>
        <w:t>1</w:t>
      </w:r>
      <w:r w:rsidRPr="00D56521">
        <w:fldChar w:fldCharType="end"/>
      </w:r>
      <w:r w:rsidRPr="00D56521">
        <w:t xml:space="preserve"> - Relationship to S-52</w:t>
      </w:r>
    </w:p>
    <w:p w14:paraId="5370B5F6" w14:textId="566E700B" w:rsidR="00A01D79" w:rsidRDefault="00A01D79">
      <w:r>
        <w:br w:type="page"/>
      </w:r>
    </w:p>
    <w:p w14:paraId="0C353078" w14:textId="77777777" w:rsidR="00A01D79" w:rsidRDefault="00A01D79" w:rsidP="00A01D79">
      <w:pPr>
        <w:spacing w:after="120" w:line="240" w:lineRule="auto"/>
        <w:rPr>
          <w:b/>
          <w:sz w:val="28"/>
          <w:lang w:val="en-US" w:eastAsia="en-GB"/>
        </w:rPr>
      </w:pPr>
    </w:p>
    <w:p w14:paraId="6F9120DD" w14:textId="77777777" w:rsidR="00A01D79" w:rsidRDefault="00A01D79" w:rsidP="00A01D79">
      <w:pPr>
        <w:spacing w:after="120" w:line="240" w:lineRule="auto"/>
        <w:rPr>
          <w:b/>
          <w:sz w:val="28"/>
          <w:lang w:val="en-US" w:eastAsia="en-GB"/>
        </w:rPr>
      </w:pPr>
    </w:p>
    <w:p w14:paraId="2DA6C41C" w14:textId="77777777" w:rsidR="00A01D79" w:rsidRDefault="00A01D79" w:rsidP="00A01D79">
      <w:pPr>
        <w:spacing w:after="120" w:line="240" w:lineRule="auto"/>
        <w:rPr>
          <w:b/>
          <w:sz w:val="28"/>
          <w:lang w:val="en-US" w:eastAsia="en-GB"/>
        </w:rPr>
      </w:pPr>
    </w:p>
    <w:p w14:paraId="71BE2988" w14:textId="77777777" w:rsidR="00A01D79" w:rsidRDefault="00A01D79" w:rsidP="00A01D79">
      <w:pPr>
        <w:spacing w:after="120" w:line="240" w:lineRule="auto"/>
        <w:jc w:val="center"/>
        <w:rPr>
          <w:b/>
          <w:sz w:val="28"/>
          <w:lang w:val="en-US" w:eastAsia="en-GB"/>
        </w:rPr>
      </w:pPr>
    </w:p>
    <w:p w14:paraId="274C2B90" w14:textId="77777777" w:rsidR="00A01D79" w:rsidRDefault="00A01D79" w:rsidP="00A01D79">
      <w:pPr>
        <w:spacing w:after="120" w:line="240" w:lineRule="auto"/>
        <w:jc w:val="center"/>
        <w:rPr>
          <w:b/>
          <w:sz w:val="28"/>
          <w:lang w:val="en-US" w:eastAsia="en-GB"/>
        </w:rPr>
      </w:pPr>
    </w:p>
    <w:p w14:paraId="302FEF2E" w14:textId="77777777" w:rsidR="00A01D79" w:rsidRDefault="00A01D79" w:rsidP="00A01D79">
      <w:pPr>
        <w:spacing w:after="120" w:line="240" w:lineRule="auto"/>
        <w:jc w:val="center"/>
        <w:rPr>
          <w:b/>
          <w:sz w:val="28"/>
          <w:lang w:val="en-US" w:eastAsia="en-GB"/>
        </w:rPr>
      </w:pPr>
    </w:p>
    <w:p w14:paraId="39F79692" w14:textId="77777777" w:rsidR="00A01D79" w:rsidRDefault="00A01D79" w:rsidP="00A01D79">
      <w:pPr>
        <w:spacing w:after="120" w:line="240" w:lineRule="auto"/>
        <w:jc w:val="center"/>
        <w:rPr>
          <w:b/>
          <w:sz w:val="28"/>
          <w:lang w:val="en-US" w:eastAsia="en-GB"/>
        </w:rPr>
      </w:pPr>
    </w:p>
    <w:p w14:paraId="6A58373A" w14:textId="77777777" w:rsidR="00A01D79" w:rsidRDefault="00A01D79" w:rsidP="00A01D79">
      <w:pPr>
        <w:spacing w:after="120" w:line="240" w:lineRule="auto"/>
        <w:jc w:val="center"/>
        <w:rPr>
          <w:b/>
          <w:sz w:val="28"/>
          <w:lang w:val="en-US" w:eastAsia="en-GB"/>
        </w:rPr>
      </w:pPr>
    </w:p>
    <w:p w14:paraId="554BA441" w14:textId="77777777" w:rsidR="00A01D79" w:rsidRDefault="00A01D79" w:rsidP="00A01D79">
      <w:pPr>
        <w:spacing w:after="120" w:line="240" w:lineRule="auto"/>
        <w:jc w:val="center"/>
        <w:rPr>
          <w:b/>
          <w:sz w:val="28"/>
          <w:lang w:val="en-US" w:eastAsia="en-GB"/>
        </w:rPr>
      </w:pPr>
    </w:p>
    <w:p w14:paraId="51E938F0" w14:textId="77777777" w:rsidR="00A01D79" w:rsidRDefault="00A01D79" w:rsidP="00A01D79">
      <w:pPr>
        <w:spacing w:after="120" w:line="240" w:lineRule="auto"/>
        <w:jc w:val="center"/>
        <w:rPr>
          <w:b/>
          <w:sz w:val="28"/>
          <w:lang w:val="en-US" w:eastAsia="en-GB"/>
        </w:rPr>
      </w:pPr>
    </w:p>
    <w:p w14:paraId="7B3A3B88" w14:textId="77777777" w:rsidR="00A01D79" w:rsidRDefault="00A01D79" w:rsidP="00A01D79">
      <w:pPr>
        <w:spacing w:after="120" w:line="240" w:lineRule="auto"/>
        <w:jc w:val="center"/>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Default="000600E5" w:rsidP="000461EE">
      <w:pPr>
        <w:pStyle w:val="Heading1"/>
        <w:numPr>
          <w:ilvl w:val="0"/>
          <w:numId w:val="0"/>
        </w:numPr>
        <w:spacing w:before="0" w:after="0"/>
        <w:ind w:left="2127" w:right="2160"/>
        <w:jc w:val="center"/>
      </w:pPr>
      <w:bookmarkStart w:id="1266" w:name="_Toc144421427"/>
      <w:r w:rsidRPr="00A01D79">
        <w:lastRenderedPageBreak/>
        <w:t xml:space="preserve">Appendix </w:t>
      </w:r>
      <w:r>
        <w:t>C-2</w:t>
      </w:r>
      <w:bookmarkStart w:id="1267" w:name="_Toc100303044"/>
      <w:r w:rsidR="000461EE">
        <w:t xml:space="preserve"> - </w:t>
      </w:r>
      <w:r>
        <w:t>S-100 Data Import Error Codes and Explanations</w:t>
      </w:r>
      <w:bookmarkEnd w:id="1266"/>
      <w:bookmarkEnd w:id="1267"/>
    </w:p>
    <w:p w14:paraId="5B5E4080" w14:textId="77777777" w:rsidR="000600E5" w:rsidRPr="000806E0" w:rsidRDefault="000600E5" w:rsidP="000806E0">
      <w:pPr>
        <w:jc w:val="center"/>
        <w:rPr>
          <w:b/>
          <w:bCs/>
          <w:sz w:val="36"/>
          <w:szCs w:val="36"/>
        </w:rPr>
      </w:pPr>
      <w:bookmarkStart w:id="1268" w:name="_Toc100303045"/>
      <w:r w:rsidRPr="000806E0">
        <w:rPr>
          <w:b/>
          <w:bCs/>
          <w:sz w:val="24"/>
          <w:szCs w:val="24"/>
        </w:rPr>
        <w:t>(informative)</w:t>
      </w:r>
      <w:bookmarkEnd w:id="1268"/>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6C26BC">
              <w:rPr>
                <w:rFonts w:eastAsia="Times New Roman" w:cs="Arial"/>
                <w:i/>
                <w:color w:val="000000"/>
                <w:sz w:val="18"/>
                <w:szCs w:val="18"/>
                <w:lang w:val="fr-FR"/>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lastRenderedPageBreak/>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be used for 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1269" w:author="Raphael Malyankar" w:date="2023-08-31T16:34:00Z">
        <w:r w:rsidRPr="002B7019" w:rsidDel="003B11C8">
          <w:rPr>
            <w:rFonts w:eastAsia="Times New Roman" w:cs="Arial"/>
          </w:rPr>
          <w:delText xml:space="preserve">SENC </w:delText>
        </w:r>
      </w:del>
      <w:ins w:id="1270" w:author="Raphael Malyankar" w:date="2023-08-31T16:34:00Z">
        <w:r w:rsidR="003B11C8">
          <w:rPr>
            <w:rFonts w:eastAsia="Times New Roman" w:cs="Arial"/>
          </w:rPr>
          <w:t>ENDS/S</w:t>
        </w:r>
      </w:ins>
      <w:ins w:id="1271" w:author="Raphael Malyankar" w:date="2023-08-31T16:35:00Z">
        <w:r w:rsidR="003B11C8">
          <w:rPr>
            <w:rFonts w:eastAsia="Times New Roman" w:cs="Arial"/>
          </w:rPr>
          <w:t>ystem Database</w:t>
        </w:r>
      </w:ins>
      <w:ins w:id="1272"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571D6A57"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atalogue shall 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71E06FC8">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1273" w:name="_Toc144421428"/>
      <w:r w:rsidRPr="00A01D79">
        <w:lastRenderedPageBreak/>
        <w:t xml:space="preserve">Appendix </w:t>
      </w:r>
      <w:r>
        <w:t>C-3</w:t>
      </w:r>
      <w:bookmarkStart w:id="1274" w:name="_Toc100303047"/>
      <w:r w:rsidR="000806E0">
        <w:t xml:space="preserve"> - </w:t>
      </w:r>
      <w:r>
        <w:t>ECDIS Update Status Reports</w:t>
      </w:r>
      <w:bookmarkEnd w:id="1273"/>
      <w:bookmarkEnd w:id="1274"/>
    </w:p>
    <w:p w14:paraId="6DB1C15B" w14:textId="77777777" w:rsidR="005B4B99" w:rsidRPr="000806E0" w:rsidRDefault="005B4B99" w:rsidP="000806E0">
      <w:pPr>
        <w:jc w:val="center"/>
        <w:rPr>
          <w:b/>
          <w:bCs/>
          <w:sz w:val="36"/>
          <w:szCs w:val="36"/>
        </w:rPr>
      </w:pPr>
      <w:bookmarkStart w:id="1275" w:name="_Toc100303048"/>
      <w:r w:rsidRPr="000806E0">
        <w:rPr>
          <w:b/>
          <w:bCs/>
          <w:sz w:val="24"/>
          <w:szCs w:val="24"/>
        </w:rPr>
        <w:t>(informative)</w:t>
      </w:r>
      <w:bookmarkEnd w:id="1275"/>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1276" w:author="Raphael Malyankar" w:date="2023-08-31T16:35:00Z">
        <w:r w:rsidRPr="00D56521" w:rsidDel="003B11C8">
          <w:delText xml:space="preserve">SENC </w:delText>
        </w:r>
      </w:del>
      <w:ins w:id="1277"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r w:rsidR="00E15709">
        <w:t>N</w:t>
      </w:r>
      <w:r w:rsidRPr="00D56521">
        <w:t xml:space="preserve">autical </w:t>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1278" w:author="Raphael Malyankar" w:date="2023-08-31T16:35:00Z">
        <w:r w:rsidRPr="00D56521" w:rsidDel="003B11C8">
          <w:delText xml:space="preserve">SENC </w:delText>
        </w:r>
      </w:del>
      <w:ins w:id="1279"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1280" w:author="Raphael Malyankar" w:date="2023-08-31T16:35:00Z">
        <w:r w:rsidRPr="00D56521" w:rsidDel="003B11C8">
          <w:delText xml:space="preserve">SENC </w:delText>
        </w:r>
      </w:del>
      <w:ins w:id="1281" w:author="Raphael Malyankar" w:date="2023-08-31T16:35:00Z">
        <w:r w:rsidR="003B11C8">
          <w:t xml:space="preserve">System </w:t>
        </w:r>
      </w:ins>
      <w:ins w:id="1282" w:author="Raphael Malyankar" w:date="2023-08-31T16:36:00Z">
        <w:r w:rsidR="003B11C8">
          <w:t>D</w:t>
        </w:r>
      </w:ins>
      <w:ins w:id="1283" w:author="Raphael Malyankar" w:date="2023-08-31T16:35:00Z">
        <w:r w:rsidR="003B11C8">
          <w:t>atab</w:t>
        </w:r>
      </w:ins>
      <w:ins w:id="1284" w:author="Raphael Malyankar" w:date="2023-08-31T16:36:00Z">
        <w:r w:rsidR="003B11C8">
          <w:t>ase</w:t>
        </w:r>
      </w:ins>
      <w:ins w:id="1285"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1286" w:author="Raphael Malyankar" w:date="2023-08-31T16:36:00Z">
        <w:r w:rsidRPr="00D56521" w:rsidDel="003B11C8">
          <w:delText xml:space="preserve">SENC </w:delText>
        </w:r>
      </w:del>
      <w:bookmarkStart w:id="1287" w:name="_Hlk144392203"/>
      <w:ins w:id="1288" w:author="Raphael Malyankar" w:date="2023-08-31T16:36:00Z">
        <w:r w:rsidR="003B11C8">
          <w:t>System Database</w:t>
        </w:r>
        <w:r w:rsidR="003B11C8" w:rsidRPr="00D56521">
          <w:t xml:space="preserve"> </w:t>
        </w:r>
      </w:ins>
      <w:bookmarkEnd w:id="1287"/>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1289" w:author="Raphael Malyankar" w:date="2023-08-31T16:36:00Z">
        <w:r w:rsidR="003B11C8" w:rsidRPr="003B11C8">
          <w:t>System Database</w:t>
        </w:r>
      </w:ins>
      <w:del w:id="1290"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1291" w:author="Raphael Malyankar" w:date="2023-08-31T16:36:00Z">
        <w:r w:rsidR="003B11C8" w:rsidRPr="003B11C8">
          <w:t>System Database</w:t>
        </w:r>
      </w:ins>
      <w:del w:id="1292"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1293" w:author="Raphael Malyankar" w:date="2023-08-31T16:36:00Z">
        <w:r w:rsidR="003B11C8" w:rsidRPr="003B11C8">
          <w:t xml:space="preserve">System Database </w:t>
        </w:r>
      </w:ins>
      <w:del w:id="1294"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1295" w:author="Raphael Malyankar" w:date="2023-08-31T16:37:00Z">
        <w:r w:rsidR="003B11C8" w:rsidRPr="003B11C8">
          <w:t xml:space="preserve">System Database </w:t>
        </w:r>
      </w:ins>
      <w:del w:id="1296"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1297" w:author="Raphael Malyankar" w:date="2023-08-31T16:37:00Z">
        <w:r w:rsidR="003B11C8" w:rsidRPr="003B11C8">
          <w:t xml:space="preserve">System Database </w:t>
        </w:r>
      </w:ins>
      <w:del w:id="1298"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1299" w:author="Raphael Malyankar" w:date="2023-08-31T16:37:00Z">
        <w:r w:rsidR="003B11C8" w:rsidRPr="003B11C8">
          <w:t xml:space="preserve">System Database </w:t>
        </w:r>
      </w:ins>
      <w:del w:id="1300"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1301" w:name="_Hlk87104123"/>
            <w:r w:rsidRPr="00D56521">
              <w:t>Electronic Nautical Publications (ENP) Update Status Report</w:t>
            </w:r>
            <w:bookmarkEnd w:id="1301"/>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1302" w:author="Raphael Malyankar" w:date="2023-08-31T16:37:00Z">
              <w:r w:rsidR="003B11C8" w:rsidRPr="003B11C8">
                <w:t>System Database</w:t>
              </w:r>
            </w:ins>
            <w:del w:id="1303" w:author="Raphael Malyankar" w:date="2023-08-31T16:37:00Z">
              <w:r w:rsidRPr="00D56521" w:rsidDel="003B11C8">
                <w:delText>SENC</w:delText>
              </w:r>
            </w:del>
            <w:r w:rsidRPr="00D56521">
              <w:t>. The date is taken from the latest S-128 datasets issueDate in the CATALOG.XML and is</w:t>
            </w:r>
            <w:r w:rsidR="00F74131">
              <w:t xml:space="preserve"> expressed in ISO8601 notation:</w:t>
            </w:r>
          </w:p>
          <w:p w14:paraId="704DF6D6" w14:textId="184DF07C" w:rsidR="000A0D43" w:rsidRPr="00D56521" w:rsidRDefault="000A0D43" w:rsidP="00F74131">
            <w:pPr>
              <w:spacing w:before="60" w:after="60"/>
            </w:pPr>
            <w:r w:rsidRPr="00D56521">
              <w:lastRenderedPageBreak/>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1304" w:author="Raphael Malyankar" w:date="2023-08-31T16:37:00Z">
              <w:r w:rsidR="003B11C8" w:rsidRPr="003B11C8">
                <w:t xml:space="preserve">System Database </w:t>
              </w:r>
            </w:ins>
            <w:del w:id="1305"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1306" w:author="Raphael Malyankar" w:date="2023-08-31T16:37:00Z">
              <w:r w:rsidR="003B11C8" w:rsidRPr="003B11C8">
                <w:t xml:space="preserve">System Database </w:t>
              </w:r>
            </w:ins>
            <w:del w:id="1307"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starting waypoint of the route (if one exists) and the lat/lon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eport is filtered for a route. It should comprise the textual name of the last waypoint of the route (if one exists) and its lat/lon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1308" w:author="Raphael Malyankar" w:date="2023-08-31T16:38:00Z">
        <w:r w:rsidR="003B11C8" w:rsidRPr="003B11C8">
          <w:t xml:space="preserve">System Database </w:t>
        </w:r>
      </w:ins>
      <w:del w:id="1309"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1310" w:author="Raphael Malyankar" w:date="2023-08-31T16:38:00Z">
        <w:r w:rsidR="003B11C8" w:rsidRPr="003B11C8">
          <w:t>System Database</w:t>
        </w:r>
      </w:ins>
      <w:del w:id="1311"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1312" w:author="Raphael Malyankar" w:date="2023-08-31T19:57:00Z">
        <w:r w:rsidRPr="00D56521" w:rsidDel="002514B8">
          <w:delText>232(82)</w:delText>
        </w:r>
      </w:del>
      <w:ins w:id="1313" w:author="Raphael Malyankar" w:date="2023-08-31T19:57:00Z">
        <w:r w:rsidR="002514B8">
          <w:t>532(106)</w:t>
        </w:r>
      </w:ins>
      <w:r w:rsidRPr="00D56521">
        <w:t xml:space="preserve"> </w:t>
      </w:r>
      <w:r w:rsidRPr="00D56521">
        <w:rPr>
          <w:i/>
          <w:iCs/>
        </w:rPr>
        <w:t>11.3.5:</w:t>
      </w:r>
    </w:p>
    <w:p w14:paraId="082E42BD" w14:textId="5F09B1EC" w:rsidR="000A0D43" w:rsidRPr="00C50708" w:rsidRDefault="000A0D43" w:rsidP="00C50708">
      <w:pPr>
        <w:spacing w:after="120" w:line="240" w:lineRule="auto"/>
        <w:ind w:left="284" w:right="317"/>
        <w:jc w:val="both"/>
      </w:pPr>
      <w:r w:rsidRPr="00D56521">
        <w:rPr>
          <w:i/>
          <w:iCs/>
        </w:rPr>
        <w:t>“A</w:t>
      </w:r>
      <w:ins w:id="1314" w:author="Raphael Malyankar" w:date="2023-08-31T19:54:00Z">
        <w:r w:rsidR="00C50708">
          <w:rPr>
            <w:i/>
            <w:iCs/>
          </w:rPr>
          <w:t xml:space="preserve"> graphical</w:t>
        </w:r>
      </w:ins>
      <w:del w:id="1315"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1316"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1317" w:author="Raphael Malyankar" w:date="2023-08-31T19:55:00Z">
        <w:r w:rsidR="00C50708">
          <w:rPr>
            <w:i/>
            <w:iCs/>
          </w:rPr>
          <w:t xml:space="preserve"> graphical</w:t>
        </w:r>
      </w:ins>
      <w:del w:id="1318"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1319" w:author="Raphael Malyankar" w:date="2023-08-31T19:56:00Z">
        <w:r w:rsidR="00C50708" w:rsidRPr="00C50708">
          <w:rPr>
            <w:i/>
            <w:iCs/>
          </w:rPr>
          <w:t>user-selectable category</w:t>
        </w:r>
        <w:r w:rsidR="00C50708">
          <w:rPr>
            <w:i/>
            <w:iCs/>
          </w:rPr>
          <w:t xml:space="preserve"> of </w:t>
        </w:r>
      </w:ins>
      <w:r w:rsidRPr="00D56521">
        <w:rPr>
          <w:i/>
          <w:iCs/>
        </w:rPr>
        <w:t>point objec</w:t>
      </w:r>
      <w:ins w:id="1320" w:author="Raphael Malyankar" w:date="2023-08-31T19:56:00Z">
        <w:r w:rsidR="00C50708">
          <w:rPr>
            <w:i/>
            <w:iCs/>
          </w:rPr>
          <w:t>s</w:t>
        </w:r>
      </w:ins>
      <w:r w:rsidRPr="00D56521">
        <w:rPr>
          <w:i/>
          <w:iCs/>
        </w:rPr>
        <w:t>t, such as a fixed or floating aid to navigation or isolated danger</w:t>
      </w:r>
      <w:r w:rsidRPr="00D56521">
        <w:t xml:space="preserve">. </w:t>
      </w:r>
      <w:ins w:id="1321" w:author="Raphael Malyankar" w:date="2023-08-31T19:57:00Z">
        <w:r w:rsidR="00C50708">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1322" w:author="Raphael Malyankar" w:date="2023-08-31T16:38:00Z">
        <w:r w:rsidR="005324CD" w:rsidRPr="005324CD">
          <w:t xml:space="preserve">System Database </w:t>
        </w:r>
      </w:ins>
      <w:del w:id="1323"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lastRenderedPageBreak/>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1324" w:author="Raphael Malyankar" w:date="2023-08-31T16:39:00Z">
        <w:r w:rsidR="005324CD" w:rsidRPr="005324CD">
          <w:t xml:space="preserve">System Database </w:t>
        </w:r>
      </w:ins>
      <w:del w:id="1325"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1326" w:author="Raphael Malyankar" w:date="2023-08-31T16:39:00Z">
        <w:r w:rsidR="005324CD" w:rsidRPr="005324CD">
          <w:t xml:space="preserve">System Database </w:t>
        </w:r>
      </w:ins>
      <w:del w:id="1327"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1328" w:author="Raphael Malyankar" w:date="2023-08-31T16:39:00Z">
        <w:r w:rsidR="005324CD" w:rsidRPr="005324CD">
          <w:t xml:space="preserve">System Database </w:t>
        </w:r>
      </w:ins>
      <w:del w:id="1329" w:author="Raphael Malyankar" w:date="2023-08-31T16:39:00Z">
        <w:r w:rsidRPr="00D56521" w:rsidDel="005324CD">
          <w:delText xml:space="preserve">SENC </w:delText>
        </w:r>
      </w:del>
      <w:r w:rsidRPr="00D56521">
        <w:t>(EDTN).</w:t>
      </w:r>
    </w:p>
    <w:p w14:paraId="6472EA3F" w14:textId="4462F37F" w:rsidR="000A0D43" w:rsidRPr="00D56521" w:rsidRDefault="000A0D43" w:rsidP="00AE2737">
      <w:pPr>
        <w:numPr>
          <w:ilvl w:val="1"/>
          <w:numId w:val="77"/>
        </w:numPr>
        <w:spacing w:after="60" w:line="240" w:lineRule="auto"/>
        <w:jc w:val="both"/>
      </w:pPr>
      <w:r w:rsidRPr="00D56521">
        <w:t xml:space="preserve">Update – the update number of the dataset in the </w:t>
      </w:r>
      <w:ins w:id="1330" w:author="Raphael Malyankar" w:date="2023-08-31T16:39:00Z">
        <w:r w:rsidR="005324CD" w:rsidRPr="005324CD">
          <w:t>System Database</w:t>
        </w:r>
      </w:ins>
      <w:del w:id="1331" w:author="Raphael Malyankar" w:date="2023-08-31T16:39:00Z">
        <w:r w:rsidRPr="00D56521" w:rsidDel="005324CD">
          <w:delText>SENC</w:delText>
        </w:r>
      </w:del>
      <w:r w:rsidRPr="00D56521">
        <w:t>. If the product does not support updates, then this shall 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1332" w:author="Raphael Malyankar" w:date="2023-08-31T16:39:00Z">
        <w:r w:rsidR="005324CD" w:rsidRPr="005324CD">
          <w:t xml:space="preserve">System Database </w:t>
        </w:r>
      </w:ins>
      <w:del w:id="1333"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1334" w:author="Raphael Malyankar" w:date="2023-08-31T16:39:00Z">
              <w:r w:rsidR="005324CD">
                <w:t>System Database</w:t>
              </w:r>
              <w:r w:rsidR="005324CD" w:rsidRPr="00D56521">
                <w:t xml:space="preserve"> </w:t>
              </w:r>
            </w:ins>
            <w:del w:id="1335"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0F5691EE"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eport execution or the cell shall 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30D30D86" w:rsidR="000A0D43" w:rsidRPr="00D56521" w:rsidRDefault="000A0D43" w:rsidP="00086C24">
            <w:pPr>
              <w:spacing w:before="60" w:after="60"/>
              <w:rPr>
                <w:b/>
                <w:bCs/>
              </w:rPr>
            </w:pPr>
            <w:r w:rsidRPr="00D56521">
              <w:t xml:space="preserve">This is where the </w:t>
            </w:r>
            <w:ins w:id="1336" w:author="Raphael Malyankar" w:date="2023-08-31T16:39:00Z">
              <w:r w:rsidR="005324CD">
                <w:t>System Database</w:t>
              </w:r>
              <w:r w:rsidR="005324CD" w:rsidRPr="00D56521">
                <w:t xml:space="preserve"> </w:t>
              </w:r>
            </w:ins>
            <w:del w:id="1337"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dition for the cell. Again, the reference point for what should be installed is defined by the S-128 dataset issue date. If the reference date is older than four weeks then cells shall 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1338" w:author="Raphael Malyankar" w:date="2023-08-31T16:39:00Z">
              <w:r w:rsidR="005324CD">
                <w:t>System Database</w:t>
              </w:r>
            </w:ins>
            <w:del w:id="1339"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3B284160" w:rsidR="000A0D43" w:rsidRPr="00D56521" w:rsidRDefault="000A0D43" w:rsidP="009E15EE">
            <w:pPr>
              <w:keepNext/>
              <w:spacing w:before="60" w:after="60"/>
            </w:pPr>
            <w:r w:rsidRPr="00D56521">
              <w:t>Datasets for which a status cannot</w:t>
            </w:r>
            <w:r w:rsidR="00086C24">
              <w:t xml:space="preserve"> be determined for any reason. </w:t>
            </w:r>
            <w:r w:rsidRPr="00D56521">
              <w:t>If the revision information in the latest S-128 dataset is incomplete for any reason then all datasets in the data server’s service not included in the partial S-128 shall 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D56521" w:rsidRDefault="000A0D43" w:rsidP="009E15EE">
      <w:pPr>
        <w:spacing w:after="120" w:line="240" w:lineRule="auto"/>
      </w:pPr>
      <w:r w:rsidRPr="00D56521">
        <w:rPr>
          <w:b/>
          <w:bCs/>
        </w:rPr>
        <w:lastRenderedPageBreak/>
        <w:t xml:space="preserve">Vessel Name: </w:t>
      </w:r>
      <w:r w:rsidRPr="00D56521">
        <w:t>HMS Goteborg</w:t>
      </w:r>
    </w:p>
    <w:p w14:paraId="0CEA385F" w14:textId="77777777" w:rsidR="000A0D43" w:rsidRPr="00D56521" w:rsidRDefault="000A0D43" w:rsidP="009E15EE">
      <w:pPr>
        <w:spacing w:after="120" w:line="240" w:lineRule="auto"/>
      </w:pPr>
      <w:r w:rsidRPr="00D56521">
        <w:rPr>
          <w:b/>
          <w:bCs/>
        </w:rPr>
        <w:t xml:space="preserve">Identifier: </w:t>
      </w:r>
      <w:r w:rsidRPr="00D56521">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E12CBC" w14:paraId="5C4095E4" w14:textId="77777777" w:rsidTr="00D437A1">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502"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D437A1">
        <w:tc>
          <w:tcPr>
            <w:tcW w:w="1502" w:type="dxa"/>
          </w:tcPr>
          <w:p w14:paraId="34C3381A" w14:textId="77777777" w:rsidR="000A0D43" w:rsidRPr="00E12CBC" w:rsidRDefault="000A0D43" w:rsidP="004E61EE">
            <w:pPr>
              <w:rPr>
                <w:b/>
                <w:bCs/>
                <w:iCs/>
              </w:rPr>
            </w:pPr>
            <w:r w:rsidRPr="00E12CBC">
              <w:rPr>
                <w:b/>
                <w:bCs/>
                <w:iCs/>
              </w:rPr>
              <w:t>S-101</w:t>
            </w:r>
          </w:p>
        </w:tc>
        <w:tc>
          <w:tcPr>
            <w:tcW w:w="1502"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14:paraId="3FADFA72" w14:textId="77777777" w:rsidTr="00D437A1">
        <w:tc>
          <w:tcPr>
            <w:tcW w:w="1502" w:type="dxa"/>
          </w:tcPr>
          <w:p w14:paraId="40223484" w14:textId="77777777" w:rsidR="000A0D43" w:rsidRPr="00E12CBC" w:rsidRDefault="000A0D43" w:rsidP="004E61EE">
            <w:pPr>
              <w:rPr>
                <w:b/>
                <w:bCs/>
                <w:iCs/>
              </w:rPr>
            </w:pPr>
            <w:r w:rsidRPr="00E12CBC">
              <w:rPr>
                <w:b/>
                <w:bCs/>
                <w:iCs/>
              </w:rPr>
              <w:t>S-102</w:t>
            </w:r>
          </w:p>
        </w:tc>
        <w:tc>
          <w:tcPr>
            <w:tcW w:w="1502" w:type="dxa"/>
          </w:tcPr>
          <w:p w14:paraId="7B458F61" w14:textId="77777777" w:rsidR="000A0D43" w:rsidRPr="00E12CBC" w:rsidRDefault="000A0D43" w:rsidP="004E61EE">
            <w:pPr>
              <w:rPr>
                <w:b/>
                <w:bCs/>
                <w:iCs/>
              </w:rPr>
            </w:pPr>
            <w:r w:rsidRPr="00E12CBC">
              <w:rPr>
                <w:b/>
                <w:bCs/>
                <w:iCs/>
              </w:rPr>
              <w:t>102US29348021</w:t>
            </w:r>
          </w:p>
        </w:tc>
        <w:tc>
          <w:tcPr>
            <w:tcW w:w="1503" w:type="dxa"/>
          </w:tcPr>
          <w:p w14:paraId="369A7DDD" w14:textId="77777777" w:rsidR="000A0D43" w:rsidRPr="00E12CBC" w:rsidRDefault="000A0D43" w:rsidP="004E61EE">
            <w:pPr>
              <w:rPr>
                <w:b/>
                <w:bCs/>
                <w:iCs/>
              </w:rPr>
            </w:pPr>
            <w:r w:rsidRPr="00E12CBC">
              <w:rPr>
                <w:b/>
                <w:bCs/>
                <w:iCs/>
              </w:rPr>
              <w:t>8</w:t>
            </w:r>
          </w:p>
        </w:tc>
        <w:tc>
          <w:tcPr>
            <w:tcW w:w="1503" w:type="dxa"/>
          </w:tcPr>
          <w:p w14:paraId="5FDB6A6A" w14:textId="77777777" w:rsidR="000A0D43" w:rsidRPr="00E12CBC" w:rsidRDefault="000A0D43" w:rsidP="00AE2737">
            <w:pPr>
              <w:numPr>
                <w:ilvl w:val="0"/>
                <w:numId w:val="75"/>
              </w:numPr>
              <w:rPr>
                <w:b/>
                <w:bCs/>
                <w:iCs/>
              </w:rPr>
            </w:pPr>
          </w:p>
        </w:tc>
        <w:tc>
          <w:tcPr>
            <w:tcW w:w="1503" w:type="dxa"/>
          </w:tcPr>
          <w:p w14:paraId="7F8E4A42" w14:textId="77777777" w:rsidR="000A0D43" w:rsidRPr="00E12CBC" w:rsidRDefault="000A0D43" w:rsidP="004E61EE">
            <w:pPr>
              <w:rPr>
                <w:b/>
                <w:bCs/>
                <w:iCs/>
              </w:rPr>
            </w:pPr>
          </w:p>
        </w:tc>
        <w:tc>
          <w:tcPr>
            <w:tcW w:w="1503" w:type="dxa"/>
          </w:tcPr>
          <w:p w14:paraId="10C3B972" w14:textId="77777777" w:rsidR="000A0D43" w:rsidRPr="00E12CBC" w:rsidRDefault="000A0D43" w:rsidP="004E61EE">
            <w:pPr>
              <w:rPr>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D56521" w:rsidRDefault="000A0D43" w:rsidP="00E12CBC">
      <w:pPr>
        <w:spacing w:after="120" w:line="240" w:lineRule="auto"/>
      </w:pPr>
      <w:r w:rsidRPr="00D56521">
        <w:rPr>
          <w:b/>
          <w:bCs/>
        </w:rPr>
        <w:t xml:space="preserve">Vessel Name: </w:t>
      </w:r>
      <w:r w:rsidRPr="00D56521">
        <w:t>HMS Goteborg</w:t>
      </w:r>
    </w:p>
    <w:p w14:paraId="3DBE4AA6" w14:textId="77777777" w:rsidR="000A0D43" w:rsidRPr="00D56521" w:rsidRDefault="000A0D43" w:rsidP="00E12CBC">
      <w:pPr>
        <w:spacing w:after="120" w:line="240" w:lineRule="auto"/>
      </w:pPr>
      <w:r w:rsidRPr="00D56521">
        <w:rPr>
          <w:b/>
          <w:bCs/>
        </w:rPr>
        <w:t xml:space="preserve">Identifier: </w:t>
      </w:r>
      <w:r w:rsidRPr="00D56521">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4E1142">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1340" w:name="_Toc144421429"/>
      <w:r w:rsidRPr="00A01D79">
        <w:lastRenderedPageBreak/>
        <w:t xml:space="preserve">Appendix </w:t>
      </w:r>
      <w:r>
        <w:t>C-4</w:t>
      </w:r>
      <w:bookmarkStart w:id="1341" w:name="_Toc100303050"/>
      <w:r w:rsidR="000806E0">
        <w:t xml:space="preserve"> - </w:t>
      </w:r>
      <w:r>
        <w:t>User Selected Safety Contour and Water Level Adjustment</w:t>
      </w:r>
      <w:bookmarkEnd w:id="1340"/>
      <w:bookmarkEnd w:id="1341"/>
    </w:p>
    <w:p w14:paraId="30A1FC74" w14:textId="77777777" w:rsidR="00E12CBC" w:rsidRPr="000806E0" w:rsidRDefault="00E12CBC" w:rsidP="000806E0">
      <w:pPr>
        <w:jc w:val="center"/>
        <w:rPr>
          <w:b/>
          <w:bCs/>
          <w:sz w:val="24"/>
          <w:szCs w:val="24"/>
        </w:rPr>
      </w:pPr>
      <w:bookmarkStart w:id="1342" w:name="_Toc100303051"/>
      <w:r w:rsidRPr="000806E0">
        <w:rPr>
          <w:b/>
          <w:bCs/>
          <w:sz w:val="24"/>
          <w:szCs w:val="24"/>
        </w:rPr>
        <w:t>(informative)</w:t>
      </w:r>
      <w:bookmarkEnd w:id="1342"/>
    </w:p>
    <w:p w14:paraId="06C4BBB6" w14:textId="77777777" w:rsidR="00F7700D" w:rsidRDefault="00F7700D" w:rsidP="00F7700D">
      <w:pPr>
        <w:spacing w:after="120" w:line="240" w:lineRule="auto"/>
      </w:pPr>
    </w:p>
    <w:p w14:paraId="29EB6B16" w14:textId="68840EED" w:rsidR="00A23988" w:rsidRDefault="001374ED">
      <w:pPr>
        <w:pStyle w:val="Heading1"/>
        <w:numPr>
          <w:ilvl w:val="0"/>
          <w:numId w:val="105"/>
        </w:numPr>
        <w:pPrChange w:id="1343" w:author="Raphael Malyankar" w:date="2023-08-31T22:54:00Z">
          <w:pPr>
            <w:pStyle w:val="Heading1"/>
            <w:numPr>
              <w:numId w:val="103"/>
            </w:numPr>
            <w:tabs>
              <w:tab w:val="left" w:pos="851"/>
            </w:tabs>
            <w:ind w:left="851" w:hanging="851"/>
          </w:pPr>
        </w:pPrChange>
      </w:pPr>
      <w:bookmarkStart w:id="1344" w:name="_Toc144421430"/>
      <w:bookmarkStart w:id="1345" w:name="_Toc88852880"/>
      <w:bookmarkStart w:id="1346" w:name="_Toc98339988"/>
      <w:bookmarkStart w:id="1347" w:name="_Toc98340364"/>
      <w:r w:rsidRPr="009D0DF9">
        <w:t>User Selectable Safety Contour</w:t>
      </w:r>
      <w:bookmarkEnd w:id="1344"/>
    </w:p>
    <w:p w14:paraId="2BD58B01" w14:textId="29C5D822" w:rsidR="001374ED" w:rsidRPr="009D0DF9" w:rsidRDefault="001374ED">
      <w:pPr>
        <w:pStyle w:val="Heading2"/>
        <w:pPrChange w:id="1348" w:author="Raphael Malyankar" w:date="2023-08-31T22:24:00Z">
          <w:pPr>
            <w:pStyle w:val="Heading2"/>
            <w:tabs>
              <w:tab w:val="clear" w:pos="567"/>
              <w:tab w:val="left" w:pos="993"/>
            </w:tabs>
            <w:ind w:left="992" w:hanging="992"/>
          </w:pPr>
        </w:pPrChange>
      </w:pPr>
      <w:bookmarkStart w:id="1349" w:name="_Toc88852881"/>
      <w:bookmarkStart w:id="1350" w:name="_Toc98339989"/>
      <w:bookmarkStart w:id="1351" w:name="_Toc98340365"/>
      <w:bookmarkStart w:id="1352" w:name="_Toc144421431"/>
      <w:bookmarkEnd w:id="1345"/>
      <w:bookmarkEnd w:id="1346"/>
      <w:bookmarkEnd w:id="1347"/>
      <w:r w:rsidRPr="009D0DF9">
        <w:t>Introduction</w:t>
      </w:r>
      <w:bookmarkEnd w:id="1349"/>
      <w:bookmarkEnd w:id="1350"/>
      <w:bookmarkEnd w:id="1351"/>
      <w:bookmarkEnd w:id="1352"/>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5AE87E8F" w:rsidR="001374ED" w:rsidRPr="00D56521" w:rsidRDefault="001374ED" w:rsidP="009D0DF9">
      <w:pPr>
        <w:spacing w:after="120" w:line="240" w:lineRule="auto"/>
        <w:jc w:val="both"/>
      </w:pPr>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fit 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situation than the situation based on the value set by the user.</w:t>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6FFF02C6"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shall be surrounded by a boundary line using colour token DEPWL</w:t>
      </w:r>
      <w:r w:rsidRPr="000C381A">
        <w:rPr>
          <w:rStyle w:val="FootnoteReference"/>
          <w:sz w:val="20"/>
          <w:vertAlign w:val="superscript"/>
          <w:lang w:val="en-GB"/>
        </w:rPr>
        <w:footnoteReference w:id="15"/>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pPr>
        <w:pStyle w:val="Heading2"/>
        <w:pPrChange w:id="1353" w:author="Raphael Malyankar" w:date="2023-08-31T22:24:00Z">
          <w:pPr>
            <w:pStyle w:val="Heading2"/>
            <w:tabs>
              <w:tab w:val="clear" w:pos="567"/>
              <w:tab w:val="left" w:pos="993"/>
            </w:tabs>
            <w:ind w:left="992" w:hanging="992"/>
          </w:pPr>
        </w:pPrChange>
      </w:pPr>
      <w:bookmarkStart w:id="1354" w:name="_Toc144421432"/>
      <w:bookmarkStart w:id="1355" w:name="_Toc88852882"/>
      <w:bookmarkStart w:id="1356" w:name="_Toc98339990"/>
      <w:bookmarkStart w:id="1357" w:name="_Toc98340366"/>
      <w:r>
        <w:lastRenderedPageBreak/>
        <w:t>Data Constraints</w:t>
      </w:r>
      <w:bookmarkEnd w:id="1354"/>
    </w:p>
    <w:bookmarkEnd w:id="1355"/>
    <w:bookmarkEnd w:id="1356"/>
    <w:bookmarkEnd w:id="1357"/>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interpolationType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77777777" w:rsidR="001374ED" w:rsidRDefault="001374ED" w:rsidP="00AE2737">
      <w:pPr>
        <w:pStyle w:val="ListParagraph"/>
        <w:numPr>
          <w:ilvl w:val="0"/>
          <w:numId w:val="72"/>
        </w:numPr>
        <w:spacing w:after="120" w:line="240" w:lineRule="auto"/>
        <w:ind w:left="284" w:hanging="284"/>
        <w:jc w:val="both"/>
      </w:pPr>
      <w:r w:rsidRPr="00D56521">
        <w:t>User Selected Contour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pPr>
        <w:pStyle w:val="Heading2"/>
        <w:pPrChange w:id="1358" w:author="Raphael Malyankar" w:date="2023-08-31T22:24:00Z">
          <w:pPr>
            <w:pStyle w:val="Heading2"/>
            <w:tabs>
              <w:tab w:val="clear" w:pos="567"/>
              <w:tab w:val="left" w:pos="993"/>
            </w:tabs>
            <w:ind w:left="992" w:hanging="992"/>
          </w:pPr>
        </w:pPrChange>
      </w:pPr>
      <w:bookmarkStart w:id="1359" w:name="_Toc144421433"/>
      <w:bookmarkStart w:id="1360" w:name="_Toc88852883"/>
      <w:bookmarkStart w:id="1361" w:name="_Toc98339991"/>
      <w:bookmarkStart w:id="1362" w:name="_Toc98340367"/>
      <w:r>
        <w:t>Implementation</w:t>
      </w:r>
      <w:bookmarkEnd w:id="1359"/>
    </w:p>
    <w:bookmarkEnd w:id="1360"/>
    <w:bookmarkEnd w:id="1361"/>
    <w:bookmarkEnd w:id="1362"/>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1363" w:name="_Hlk87778989"/>
      <w:r w:rsidRPr="00D56521">
        <w:t xml:space="preserve">When S-102 is selected for use, in areas where S-102 coverage exists, the S-102 suppresses the following S-101 depth features, </w:t>
      </w:r>
    </w:p>
    <w:bookmarkEnd w:id="1363"/>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7A45F4E"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1364" w:author="Raphael Malyankar" w:date="2023-08-31T19:58:00Z">
        <w:r w:rsidRPr="00D56521" w:rsidDel="002514B8">
          <w:delText>232(82)</w:delText>
        </w:r>
      </w:del>
      <w:ins w:id="1365" w:author="Raphael Malyankar" w:date="2023-08-31T19:58:00Z">
        <w:r w:rsidR="002514B8">
          <w:t>530(106)</w:t>
        </w:r>
      </w:ins>
      <w:r w:rsidRPr="00D56521">
        <w:t xml:space="preserve"> 11.4.3</w:t>
      </w:r>
      <w:r w:rsidR="001019DD">
        <w:t>,</w:t>
      </w:r>
      <w:r w:rsidRPr="00D56521">
        <w:t xml:space="preserve"> which the OEM must implement. </w:t>
      </w:r>
    </w:p>
    <w:p w14:paraId="0DE6C6EC" w14:textId="77777777" w:rsidR="001019DD" w:rsidRDefault="001019DD" w:rsidP="001019DD">
      <w:pPr>
        <w:spacing w:after="120" w:line="240" w:lineRule="auto"/>
        <w:jc w:val="both"/>
      </w:pPr>
    </w:p>
    <w:p w14:paraId="1ADB6057" w14:textId="3B0C2AAC" w:rsidR="001019DD" w:rsidRDefault="001019DD">
      <w:pPr>
        <w:pStyle w:val="Heading1"/>
        <w:pPrChange w:id="1366" w:author="Raphael Malyankar" w:date="2023-08-31T22:24:00Z">
          <w:pPr>
            <w:pStyle w:val="Heading1"/>
            <w:numPr>
              <w:numId w:val="103"/>
            </w:numPr>
            <w:tabs>
              <w:tab w:val="left" w:pos="851"/>
            </w:tabs>
            <w:ind w:left="851" w:hanging="851"/>
          </w:pPr>
        </w:pPrChange>
      </w:pPr>
      <w:bookmarkStart w:id="1367" w:name="_Toc144421434"/>
      <w:bookmarkStart w:id="1368" w:name="_Toc88852884"/>
      <w:bookmarkStart w:id="1369" w:name="_Toc98339992"/>
      <w:bookmarkStart w:id="1370" w:name="_Toc98340368"/>
      <w:r>
        <w:t>Water Level Adjustment</w:t>
      </w:r>
      <w:bookmarkEnd w:id="1367"/>
    </w:p>
    <w:p w14:paraId="19CF9523" w14:textId="4F1C9B73" w:rsidR="001019DD" w:rsidRPr="009D0DF9" w:rsidRDefault="001019DD">
      <w:pPr>
        <w:pStyle w:val="Heading2"/>
        <w:pPrChange w:id="1371" w:author="Raphael Malyankar" w:date="2023-08-31T22:24:00Z">
          <w:pPr>
            <w:pStyle w:val="Heading2"/>
            <w:tabs>
              <w:tab w:val="clear" w:pos="567"/>
              <w:tab w:val="left" w:pos="993"/>
            </w:tabs>
            <w:ind w:left="992" w:hanging="992"/>
          </w:pPr>
        </w:pPrChange>
      </w:pPr>
      <w:bookmarkStart w:id="1372" w:name="_Toc144421435"/>
      <w:bookmarkStart w:id="1373" w:name="_Toc88852885"/>
      <w:bookmarkStart w:id="1374" w:name="_Toc98339993"/>
      <w:bookmarkStart w:id="1375" w:name="_Toc98340369"/>
      <w:bookmarkEnd w:id="1368"/>
      <w:bookmarkEnd w:id="1369"/>
      <w:bookmarkEnd w:id="1370"/>
      <w:r>
        <w:t>General</w:t>
      </w:r>
      <w:bookmarkEnd w:id="1372"/>
    </w:p>
    <w:bookmarkEnd w:id="1373"/>
    <w:bookmarkEnd w:id="1374"/>
    <w:bookmarkEnd w:id="1375"/>
    <w:p w14:paraId="7E2BC25C" w14:textId="77777777" w:rsidR="001374ED" w:rsidRDefault="001374ED" w:rsidP="001019DD">
      <w:pPr>
        <w:spacing w:after="120" w:line="240" w:lineRule="auto"/>
        <w:jc w:val="both"/>
      </w:pPr>
      <w:r w:rsidRPr="00D56521">
        <w:t>This section defines how the “</w:t>
      </w:r>
      <w:r w:rsidRPr="00D56521">
        <w:rPr>
          <w:b/>
          <w:bCs/>
        </w:rPr>
        <w:t>ECDIS Water Level Adjustment feature</w:t>
      </w:r>
      <w:r w:rsidRPr="00D56521">
        <w:t>” is implemented. Water Level Adjustment is referred to in this section as WLA.</w:t>
      </w:r>
    </w:p>
    <w:p w14:paraId="5CCDE47F" w14:textId="77777777" w:rsidR="001019DD" w:rsidRPr="00D56521" w:rsidRDefault="001019DD" w:rsidP="001019DD">
      <w:pPr>
        <w:spacing w:after="120" w:line="240" w:lineRule="auto"/>
        <w:jc w:val="both"/>
      </w:pPr>
    </w:p>
    <w:p w14:paraId="2C7985DF" w14:textId="3691DF29" w:rsidR="001019DD" w:rsidRPr="009D0DF9" w:rsidRDefault="001019DD">
      <w:pPr>
        <w:pStyle w:val="Heading2"/>
        <w:pPrChange w:id="1376" w:author="Raphael Malyankar" w:date="2023-08-31T22:24:00Z">
          <w:pPr>
            <w:pStyle w:val="Heading2"/>
            <w:tabs>
              <w:tab w:val="clear" w:pos="567"/>
              <w:tab w:val="left" w:pos="993"/>
            </w:tabs>
            <w:ind w:left="992" w:hanging="992"/>
          </w:pPr>
        </w:pPrChange>
      </w:pPr>
      <w:bookmarkStart w:id="1377" w:name="_Toc144421436"/>
      <w:bookmarkStart w:id="1378" w:name="_Toc88852886"/>
      <w:bookmarkStart w:id="1379" w:name="_Toc98339994"/>
      <w:bookmarkStart w:id="1380" w:name="_Toc98340370"/>
      <w:r>
        <w:t>Constraints on input data</w:t>
      </w:r>
      <w:bookmarkEnd w:id="1377"/>
    </w:p>
    <w:bookmarkEnd w:id="1378"/>
    <w:bookmarkEnd w:id="1379"/>
    <w:bookmarkEnd w:id="1380"/>
    <w:p w14:paraId="072C06D4" w14:textId="19982CDD" w:rsidR="001374ED" w:rsidRPr="00D56521" w:rsidRDefault="001374ED" w:rsidP="00AE2737">
      <w:pPr>
        <w:pStyle w:val="ListParagraph"/>
        <w:numPr>
          <w:ilvl w:val="0"/>
          <w:numId w:val="88"/>
        </w:numPr>
        <w:spacing w:after="120" w:line="240" w:lineRule="auto"/>
        <w:ind w:left="284" w:hanging="284"/>
        <w:jc w:val="both"/>
      </w:pPr>
      <w:r w:rsidRPr="00D56521">
        <w:t>Coverage – S-104 data is not expected to overlap, but in case of overlap the approach shall be same as for overlapping S-102 data. The ECDIS should indicate an overlap by the text “OVERLAP” and the user should 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lastRenderedPageBreak/>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pPr>
        <w:pStyle w:val="Heading2"/>
        <w:pPrChange w:id="1381" w:author="Raphael Malyankar" w:date="2023-08-31T22:24:00Z">
          <w:pPr>
            <w:pStyle w:val="Heading2"/>
            <w:tabs>
              <w:tab w:val="clear" w:pos="567"/>
              <w:tab w:val="left" w:pos="993"/>
            </w:tabs>
            <w:ind w:left="992" w:hanging="992"/>
          </w:pPr>
        </w:pPrChange>
      </w:pPr>
      <w:bookmarkStart w:id="1382" w:name="_Toc144421437"/>
      <w:bookmarkStart w:id="1383" w:name="_Toc88852887"/>
      <w:bookmarkStart w:id="1384" w:name="_Toc98339995"/>
      <w:bookmarkStart w:id="1385" w:name="_Toc98340371"/>
      <w:r>
        <w:t>User inputs</w:t>
      </w:r>
      <w:bookmarkEnd w:id="1382"/>
    </w:p>
    <w:bookmarkEnd w:id="1383"/>
    <w:bookmarkEnd w:id="1384"/>
    <w:bookmarkEnd w:id="1385"/>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1386" w:author="Raphael Malyankar" w:date="2023-08-31T19:58:00Z">
        <w:r w:rsidRPr="00D56521" w:rsidDel="002514B8">
          <w:delText>232(82)</w:delText>
        </w:r>
      </w:del>
      <w:ins w:id="1387"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A time resolution t</w:t>
      </w:r>
      <w:r w:rsidRPr="00D56521">
        <w:rPr>
          <w:vertAlign w:val="subscript"/>
        </w:rPr>
        <w:t>u</w:t>
      </w:r>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pPr>
        <w:pStyle w:val="Heading2"/>
        <w:pPrChange w:id="1388" w:author="Raphael Malyankar" w:date="2023-08-31T22:24:00Z">
          <w:pPr>
            <w:pStyle w:val="Heading2"/>
            <w:tabs>
              <w:tab w:val="clear" w:pos="567"/>
              <w:tab w:val="left" w:pos="993"/>
            </w:tabs>
            <w:ind w:left="992" w:hanging="992"/>
          </w:pPr>
        </w:pPrChange>
      </w:pPr>
      <w:bookmarkStart w:id="1389" w:name="_Toc144421438"/>
      <w:bookmarkStart w:id="1390" w:name="_Toc88852888"/>
      <w:bookmarkStart w:id="1391" w:name="_Toc98339996"/>
      <w:bookmarkStart w:id="1392" w:name="_Toc98340372"/>
      <w:r>
        <w:t>Implementation - general</w:t>
      </w:r>
      <w:bookmarkEnd w:id="1389"/>
    </w:p>
    <w:bookmarkEnd w:id="1390"/>
    <w:bookmarkEnd w:id="1391"/>
    <w:bookmarkEnd w:id="1392"/>
    <w:p w14:paraId="47BC9546" w14:textId="5DBF919C" w:rsidR="001374ED" w:rsidRPr="00D56521" w:rsidRDefault="001374ED" w:rsidP="008E6DA0">
      <w:pPr>
        <w:spacing w:after="120" w:line="240" w:lineRule="auto"/>
        <w:jc w:val="both"/>
      </w:pPr>
      <w:r w:rsidRPr="00D56521">
        <w:t>WLA can only be carried out in areas of S-104 coverage</w:t>
      </w:r>
      <w:r w:rsidR="008E6DA0">
        <w:t>; for example,</w:t>
      </w:r>
      <w:r w:rsidRPr="00D56521">
        <w:t xml:space="preserve"> the red outline in figure </w:t>
      </w:r>
      <w:r w:rsidR="0050181D" w:rsidRPr="00D56521">
        <w:t>C-4-</w:t>
      </w:r>
      <w:r w:rsidRPr="00D56521">
        <w:t>6</w:t>
      </w:r>
      <w:r w:rsidR="008E6DA0">
        <w:t xml:space="preserve"> below</w:t>
      </w:r>
      <w:r w:rsidRPr="00D56521">
        <w:t xml:space="preserve">. WLA may be applied to S-101 features or after substitution of depths by S-102 defined in </w:t>
      </w:r>
      <w:r w:rsidR="000D0801">
        <w:t>clauses</w:t>
      </w:r>
      <w:r w:rsidRPr="00D56521">
        <w:t xml:space="preserve"> </w:t>
      </w:r>
      <w:r w:rsidR="000D0801">
        <w:t>C-4-</w:t>
      </w:r>
      <w:r w:rsidRPr="00D56521">
        <w:t xml:space="preserve">1 and section </w:t>
      </w:r>
      <w:r w:rsidR="000D0801">
        <w:t>C-4-</w:t>
      </w:r>
      <w:r w:rsidRPr="00D56521">
        <w:t>3.1.</w:t>
      </w:r>
    </w:p>
    <w:p w14:paraId="28B76E88"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026F0DCB"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coverage.</w:t>
      </w:r>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43475D88" w:rsidR="001374ED" w:rsidRPr="00D56521" w:rsidRDefault="001374ED" w:rsidP="000D0801">
      <w:pPr>
        <w:spacing w:after="120" w:line="240" w:lineRule="auto"/>
        <w:jc w:val="both"/>
      </w:pPr>
      <w:r w:rsidRPr="00D56521">
        <w:t>When WLA has been processed the area for which it is defined shall be surrounded by a boundary line using colour token DEPWL</w:t>
      </w:r>
      <w:r w:rsidRPr="000D0801">
        <w:rPr>
          <w:rStyle w:val="FootnoteReference"/>
          <w:sz w:val="20"/>
          <w:vertAlign w:val="superscript"/>
          <w:lang w:val="en-GB"/>
        </w:rPr>
        <w:footnoteReference w:id="16"/>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pPr>
        <w:pStyle w:val="Heading2"/>
        <w:pPrChange w:id="1393" w:author="Raphael Malyankar" w:date="2023-08-31T22:24:00Z">
          <w:pPr>
            <w:pStyle w:val="Heading2"/>
            <w:tabs>
              <w:tab w:val="clear" w:pos="567"/>
              <w:tab w:val="left" w:pos="993"/>
            </w:tabs>
            <w:ind w:left="992" w:hanging="992"/>
          </w:pPr>
        </w:pPrChange>
      </w:pPr>
      <w:bookmarkStart w:id="1394" w:name="_Toc144421439"/>
      <w:bookmarkStart w:id="1395" w:name="_Toc88852889"/>
      <w:bookmarkStart w:id="1396" w:name="_Toc98339997"/>
      <w:bookmarkStart w:id="1397" w:name="_Toc98340373"/>
      <w:r>
        <w:t>Implementation of WLA Option 1 – WLA for a single datetime instant</w:t>
      </w:r>
      <w:bookmarkEnd w:id="1394"/>
    </w:p>
    <w:bookmarkEnd w:id="1395"/>
    <w:bookmarkEnd w:id="1396"/>
    <w:bookmarkEnd w:id="1397"/>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1398" w:name="_Hlk88578099"/>
      <w:r w:rsidRPr="00D56521">
        <w:t>The adjustment of the S-102 values is calculated by adjusting each S-102 point by the shoalest of the S-104 values, for all S-104 points whose extent intersects the extent of the S-102 point.</w:t>
      </w:r>
      <w:bookmarkEnd w:id="1398"/>
    </w:p>
    <w:p w14:paraId="35112E20" w14:textId="66CACC27" w:rsidR="001374ED" w:rsidRPr="00D56521" w:rsidRDefault="001374ED" w:rsidP="0067081F">
      <w:pPr>
        <w:spacing w:after="120" w:line="240" w:lineRule="auto"/>
        <w:jc w:val="both"/>
      </w:pPr>
      <w:r w:rsidRPr="00D56521">
        <w:t>When an S-104 record does not exist for the precise time specified the shoalest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the S-102 point X is adjusted by the shoalest (</w:t>
      </w:r>
      <w:r w:rsidR="0067081F">
        <w:t>that is,</w:t>
      </w:r>
      <w:r w:rsidRPr="00D56521">
        <w:t xml:space="preserve"> minimum) value of the S-104 values from (a), (b), (c) and (d) at the required datetime instant because the S-102 point extent overlaps the S-104 extents of a,b,c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1EB070B4">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pPr>
        <w:pStyle w:val="Heading2"/>
        <w:pPrChange w:id="1399" w:author="Raphael Malyankar" w:date="2023-08-31T22:24:00Z">
          <w:pPr>
            <w:pStyle w:val="Heading2"/>
            <w:tabs>
              <w:tab w:val="clear" w:pos="567"/>
              <w:tab w:val="left" w:pos="993"/>
            </w:tabs>
            <w:ind w:left="992" w:hanging="992"/>
          </w:pPr>
        </w:pPrChange>
      </w:pPr>
      <w:bookmarkStart w:id="1400" w:name="_Toc144421440"/>
      <w:bookmarkStart w:id="1401" w:name="_Toc88852890"/>
      <w:bookmarkStart w:id="1402" w:name="_Toc98339998"/>
      <w:bookmarkStart w:id="1403" w:name="_Toc98340374"/>
      <w:r w:rsidRPr="005F15BF">
        <w:t>Implementation of WLA Option 2 – WLA for a datetime range specified by the user as a time period</w:t>
      </w:r>
      <w:bookmarkEnd w:id="1400"/>
    </w:p>
    <w:bookmarkEnd w:id="1401"/>
    <w:bookmarkEnd w:id="1402"/>
    <w:bookmarkEnd w:id="1403"/>
    <w:p w14:paraId="31665BF3" w14:textId="77777777" w:rsidR="001374ED" w:rsidRPr="00D56521" w:rsidRDefault="001374ED" w:rsidP="005F15BF">
      <w:pPr>
        <w:spacing w:after="120" w:line="240" w:lineRule="auto"/>
        <w:jc w:val="both"/>
      </w:pPr>
      <w:r w:rsidRPr="00D56521">
        <w:t>When WLA is based on a datetime range, then the process is identical to that followed for WLA Option 1 except each S-104 value selected is the shoalest of all values available in the S-104 within the selected time period.</w:t>
      </w:r>
    </w:p>
    <w:p w14:paraId="3EE24B40" w14:textId="4B9FBFE8" w:rsidR="001374ED" w:rsidRPr="00D56521" w:rsidRDefault="001374ED" w:rsidP="005F15BF">
      <w:pPr>
        <w:spacing w:after="120" w:line="240" w:lineRule="auto"/>
        <w:jc w:val="both"/>
      </w:pPr>
      <w:r w:rsidRPr="00D56521">
        <w:t>All S-104 points contributing to the WLA must be defined across the time range required, otherwise the WLA is not computable and the user shall 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77777777" w:rsidR="001374ED" w:rsidRPr="00D56521" w:rsidRDefault="001374ED" w:rsidP="005309B6">
      <w:pPr>
        <w:spacing w:after="120" w:line="240" w:lineRule="auto"/>
      </w:pPr>
      <w:r w:rsidRPr="00D56521">
        <w:t xml:space="preserve">When adjusting depth values the shoalest (smallest) value from the selected S-104 records shall 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1404"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pPr>
        <w:pStyle w:val="Heading2"/>
        <w:pPrChange w:id="1405" w:author="Raphael Malyankar" w:date="2023-08-31T22:24:00Z">
          <w:pPr>
            <w:pStyle w:val="Heading2"/>
            <w:tabs>
              <w:tab w:val="clear" w:pos="567"/>
              <w:tab w:val="left" w:pos="993"/>
            </w:tabs>
            <w:ind w:left="992" w:hanging="992"/>
          </w:pPr>
        </w:pPrChange>
      </w:pPr>
      <w:bookmarkStart w:id="1406" w:name="_Toc144421441"/>
      <w:bookmarkStart w:id="1407" w:name="_Toc88852891"/>
      <w:bookmarkStart w:id="1408" w:name="_Toc98339999"/>
      <w:bookmarkStart w:id="1409" w:name="_Toc98340375"/>
      <w:bookmarkEnd w:id="1404"/>
      <w:r w:rsidRPr="00D024C6">
        <w:t>Implementation of WLA Option 3 – linking of WLA to a defined route with planned waypoints and times</w:t>
      </w:r>
      <w:bookmarkEnd w:id="1406"/>
    </w:p>
    <w:bookmarkEnd w:id="1407"/>
    <w:bookmarkEnd w:id="1408"/>
    <w:bookmarkEnd w:id="1409"/>
    <w:p w14:paraId="5B4F222F" w14:textId="4F0DA7F0" w:rsidR="001374ED" w:rsidRPr="00D56521" w:rsidRDefault="001374ED" w:rsidP="00D024C6">
      <w:pPr>
        <w:spacing w:after="120" w:line="240" w:lineRule="auto"/>
        <w:jc w:val="both"/>
      </w:pPr>
      <w:r w:rsidRPr="00D56521">
        <w:t xml:space="preserve">When WLA is based on a route then the limit of check area around the route is set by the user as specified by IMO MSC </w:t>
      </w:r>
      <w:del w:id="1410" w:author="Raphael Malyankar" w:date="2023-08-31T19:59:00Z">
        <w:r w:rsidRPr="00D56521" w:rsidDel="002514B8">
          <w:delText>232(82)</w:delText>
        </w:r>
      </w:del>
      <w:ins w:id="1411" w:author="Raphael Malyankar" w:date="2023-08-31T19:59:00Z">
        <w:r w:rsidR="002514B8">
          <w:t>530(106)</w:t>
        </w:r>
      </w:ins>
      <w:r w:rsidRPr="00D56521">
        <w:t xml:space="preserve"> 11.3.5. The WLA is processed within this check area. The boundary of the area of the display where WLA has been carried out shall 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5AE294FD" w14:textId="7E78B363" w:rsidR="001374ED" w:rsidRPr="00D56521" w:rsidRDefault="00D024C6" w:rsidP="00AE2737">
      <w:pPr>
        <w:pStyle w:val="ListParagraph"/>
        <w:numPr>
          <w:ilvl w:val="0"/>
          <w:numId w:val="92"/>
        </w:numPr>
        <w:spacing w:after="120" w:line="240" w:lineRule="auto"/>
        <w:jc w:val="both"/>
      </w:pPr>
      <w:r>
        <w:t>B</w:t>
      </w:r>
      <w:r w:rsidR="001374ED" w:rsidRPr="00D56521">
        <w:t>ased on the monitored route adjusted for the current own ship position.</w:t>
      </w:r>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1412" w:author="Raphael Malyankar" w:date="2023-08-31T19:59:00Z">
        <w:r w:rsidRPr="00D56521" w:rsidDel="002514B8">
          <w:delText>232(82)</w:delText>
        </w:r>
      </w:del>
      <w:ins w:id="1413" w:author="Raphael Malyankar" w:date="2023-08-31T19:59:00Z">
        <w:r w:rsidR="002514B8">
          <w:t>530(106)</w:t>
        </w:r>
      </w:ins>
      <w:r w:rsidRPr="00D56521">
        <w:t xml:space="preserve"> 11.3.5. Each time marker is delimited before and after by the time +/- half the user selected t</w:t>
      </w:r>
      <w:r w:rsidRPr="00D56521">
        <w:rPr>
          <w:vertAlign w:val="subscript"/>
        </w:rPr>
        <w:t>u</w:t>
      </w:r>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drawing>
          <wp:inline distT="0" distB="0" distL="0" distR="0" wp14:anchorId="4628901B" wp14:editId="323B0EB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lastRenderedPageBreak/>
        <w:drawing>
          <wp:inline distT="0" distB="0" distL="0" distR="0" wp14:anchorId="6B5028E3" wp14:editId="01298E0C">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t</w:t>
      </w:r>
      <w:r w:rsidRPr="00D56521">
        <w:rPr>
          <w:vertAlign w:val="subscript"/>
        </w:rPr>
        <w:t>i</w:t>
      </w:r>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Each of the S-102 points are assigned the adjusted water level equal to the S-102 value + the calculated (shoalest)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Once the WLA polygon for time t</w:t>
      </w:r>
      <w:r w:rsidRPr="00D56521">
        <w:rPr>
          <w:vertAlign w:val="subscript"/>
        </w:rPr>
        <w:t>i</w:t>
      </w:r>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t</w:t>
      </w:r>
      <w:r w:rsidRPr="00D56521">
        <w:rPr>
          <w:vertAlign w:val="subscript"/>
        </w:rPr>
        <w:t>i</w:t>
      </w:r>
      <w:r w:rsidRPr="00D56521">
        <w:t xml:space="preserve"> and t</w:t>
      </w:r>
      <w:r w:rsidRPr="00D56521">
        <w:rPr>
          <w:vertAlign w:val="subscript"/>
        </w:rPr>
        <w:t>i+1</w:t>
      </w:r>
      <w:r w:rsidRPr="00D56521">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This completes the WLA process for polygon t</w:t>
      </w:r>
      <w:r w:rsidRPr="00D56521">
        <w:rPr>
          <w:vertAlign w:val="subscript"/>
        </w:rPr>
        <w:t xml:space="preserve">i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shoaler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This process is extended to all t</w:t>
      </w:r>
      <w:r w:rsidRPr="00D56521">
        <w:rPr>
          <w:vertAlign w:val="subscript"/>
        </w:rPr>
        <w:t>i</w:t>
      </w:r>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w:t>
      </w:r>
      <w:r w:rsidR="001374ED" w:rsidRPr="00D56521">
        <w:lastRenderedPageBreak/>
        <w:t xml:space="preserve">areas of the display are subject to WLA. </w:t>
      </w:r>
      <w:bookmarkStart w:id="1414"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7"/>
      </w:r>
      <w:r>
        <w:t>).</w:t>
      </w:r>
    </w:p>
    <w:bookmarkEnd w:id="1414"/>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pPr>
        <w:pStyle w:val="Heading1"/>
        <w:pPrChange w:id="1415" w:author="Raphael Malyankar" w:date="2023-08-31T22:24:00Z">
          <w:pPr>
            <w:pStyle w:val="Heading1"/>
            <w:numPr>
              <w:numId w:val="103"/>
            </w:numPr>
            <w:tabs>
              <w:tab w:val="left" w:pos="851"/>
            </w:tabs>
            <w:ind w:left="851" w:hanging="851"/>
          </w:pPr>
        </w:pPrChange>
      </w:pPr>
      <w:bookmarkStart w:id="1416" w:name="_Toc144421442"/>
      <w:bookmarkStart w:id="1417" w:name="_Toc88852892"/>
      <w:bookmarkStart w:id="1418" w:name="_Toc98340000"/>
      <w:bookmarkStart w:id="1419" w:name="_Toc98340376"/>
      <w:r w:rsidRPr="00A4606D">
        <w:lastRenderedPageBreak/>
        <w:t>Treatment of depth and water level related S-101 features</w:t>
      </w:r>
      <w:bookmarkEnd w:id="1416"/>
    </w:p>
    <w:p w14:paraId="7E05943F" w14:textId="31AEC40D" w:rsidR="00A4606D" w:rsidRPr="009D0DF9" w:rsidRDefault="00A4606D">
      <w:pPr>
        <w:pStyle w:val="Heading2"/>
        <w:pPrChange w:id="1420" w:author="Raphael Malyankar" w:date="2023-08-31T22:24:00Z">
          <w:pPr>
            <w:pStyle w:val="Heading2"/>
            <w:tabs>
              <w:tab w:val="clear" w:pos="567"/>
              <w:tab w:val="left" w:pos="993"/>
            </w:tabs>
            <w:ind w:left="992" w:hanging="992"/>
          </w:pPr>
        </w:pPrChange>
      </w:pPr>
      <w:bookmarkStart w:id="1421" w:name="_Toc144421443"/>
      <w:bookmarkStart w:id="1422" w:name="_Toc88852893"/>
      <w:bookmarkStart w:id="1423" w:name="_Toc98340001"/>
      <w:bookmarkStart w:id="1424" w:name="_Toc98340377"/>
      <w:bookmarkEnd w:id="1417"/>
      <w:bookmarkEnd w:id="1418"/>
      <w:bookmarkEnd w:id="1419"/>
      <w:r w:rsidRPr="00A4606D">
        <w:t>Substitution and adjustment of depth values</w:t>
      </w:r>
      <w:bookmarkEnd w:id="1421"/>
    </w:p>
    <w:p w14:paraId="2983A78E" w14:textId="2CA4A795" w:rsidR="00A4606D" w:rsidRPr="009D0DF9" w:rsidRDefault="00A4606D">
      <w:pPr>
        <w:pStyle w:val="Heading3"/>
        <w:pPrChange w:id="1425" w:author="Raphael Malyankar" w:date="2023-08-31T22:24:00Z">
          <w:pPr>
            <w:pStyle w:val="Heading3"/>
            <w:tabs>
              <w:tab w:val="clear" w:pos="851"/>
              <w:tab w:val="left" w:pos="1134"/>
            </w:tabs>
            <w:spacing w:after="120"/>
            <w:ind w:left="1134" w:hanging="1134"/>
          </w:pPr>
        </w:pPrChange>
      </w:pPr>
      <w:bookmarkStart w:id="1426" w:name="_Toc144421444"/>
      <w:bookmarkStart w:id="1427" w:name="_Toc88852894"/>
      <w:bookmarkStart w:id="1428" w:name="_Toc98340002"/>
      <w:bookmarkStart w:id="1429" w:name="_Toc98340378"/>
      <w:bookmarkEnd w:id="1422"/>
      <w:bookmarkEnd w:id="1423"/>
      <w:bookmarkEnd w:id="1424"/>
      <w:r>
        <w:t>General</w:t>
      </w:r>
      <w:bookmarkEnd w:id="1426"/>
    </w:p>
    <w:bookmarkEnd w:id="1427"/>
    <w:bookmarkEnd w:id="1428"/>
    <w:bookmarkEnd w:id="1429"/>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r w:rsidRPr="00206714">
        <w:rPr>
          <w:i/>
        </w:rPr>
        <w:t>valueOfSounding</w:t>
      </w:r>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pPr>
        <w:pStyle w:val="Heading3"/>
        <w:pPrChange w:id="1430" w:author="Raphael Malyankar" w:date="2023-08-31T22:24:00Z">
          <w:pPr>
            <w:pStyle w:val="Heading3"/>
            <w:tabs>
              <w:tab w:val="clear" w:pos="851"/>
              <w:tab w:val="left" w:pos="1134"/>
            </w:tabs>
            <w:spacing w:after="120"/>
            <w:ind w:left="1134" w:hanging="1134"/>
          </w:pPr>
        </w:pPrChange>
      </w:pPr>
      <w:bookmarkStart w:id="1431" w:name="_Toc144421445"/>
      <w:bookmarkStart w:id="1432" w:name="_Ref88284051"/>
      <w:bookmarkStart w:id="1433" w:name="_Toc88852895"/>
      <w:bookmarkStart w:id="1434" w:name="_Toc98340003"/>
      <w:bookmarkStart w:id="1435" w:name="_Toc98340379"/>
      <w:r w:rsidRPr="00A4606D">
        <w:t>Areas covered by S-102 only or by both S-102 and S-104</w:t>
      </w:r>
      <w:bookmarkEnd w:id="1431"/>
    </w:p>
    <w:bookmarkEnd w:id="1432"/>
    <w:bookmarkEnd w:id="1433"/>
    <w:bookmarkEnd w:id="1434"/>
    <w:bookmarkEnd w:id="1435"/>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r w:rsidRPr="00206714">
        <w:rPr>
          <w:i/>
        </w:rPr>
        <w:t>valueOfSounding</w:t>
      </w:r>
      <w:r w:rsidRPr="00D56521">
        <w:t xml:space="preserve"> shall 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r w:rsidRPr="00206714">
        <w:rPr>
          <w:i/>
        </w:rPr>
        <w:t>valueOfSounding</w:t>
      </w:r>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r w:rsidRPr="00206714">
        <w:rPr>
          <w:i/>
        </w:rPr>
        <w:t>valueOfSounding</w:t>
      </w:r>
      <w:r w:rsidRPr="00D56521">
        <w:t xml:space="preserve"> shall 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r w:rsidRPr="00206714">
        <w:rPr>
          <w:i/>
        </w:rPr>
        <w:t>valueOfSounding</w:t>
      </w:r>
      <w:r w:rsidRPr="00D56521">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r w:rsidRPr="009620E9">
        <w:rPr>
          <w:i/>
        </w:rPr>
        <w:t>valueOfSounding</w:t>
      </w:r>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1436" w:author="Raphael Malyankar" w:date="2023-08-31T20:05:00Z">
        <w:r w:rsidRPr="00D56521" w:rsidDel="00EC48EE">
          <w:delText>232(82)</w:delText>
        </w:r>
      </w:del>
      <w:ins w:id="1437"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5AD932E1" w:rsidR="001374ED" w:rsidRPr="00D56521" w:rsidRDefault="001374ED" w:rsidP="009620E9">
      <w:pPr>
        <w:spacing w:after="60" w:line="240" w:lineRule="auto"/>
        <w:jc w:val="both"/>
      </w:pPr>
      <w:r w:rsidRPr="00D56521">
        <w:t xml:space="preserve">Depth values shall also be substituted for the attribute </w:t>
      </w:r>
      <w:r w:rsidR="009620E9" w:rsidRPr="009620E9">
        <w:rPr>
          <w:i/>
        </w:rPr>
        <w:t>depthRangeMinimum</w:t>
      </w:r>
      <w:r w:rsidRPr="009620E9">
        <w:rPr>
          <w:i/>
        </w:rPr>
        <w:t>Value</w:t>
      </w:r>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When an S-101 attribute has been WLA adjusted the pick report shall indicate the WLA adjusted value, source and time/date. The format of time date is: hh:mm dd mmm yyyy</w:t>
      </w:r>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3F1AE65" w:rsidR="001374ED" w:rsidRPr="00D56521" w:rsidRDefault="000163F9" w:rsidP="00BE68E8">
      <w:pPr>
        <w:pStyle w:val="Heading3"/>
        <w:numPr>
          <w:ilvl w:val="0"/>
          <w:numId w:val="0"/>
        </w:numPr>
      </w:pPr>
      <w:bookmarkStart w:id="1438" w:name="_Toc88852896"/>
      <w:bookmarkStart w:id="1439" w:name="_Toc98340004"/>
      <w:bookmarkStart w:id="1440" w:name="_Toc98340380"/>
      <w:bookmarkStart w:id="1441" w:name="_Toc144421446"/>
      <w:r w:rsidRPr="00D56521">
        <w:t xml:space="preserve">C-4.3.1.3 </w:t>
      </w:r>
      <w:r w:rsidR="001374ED" w:rsidRPr="00D56521">
        <w:t>Areas covered by only S-104</w:t>
      </w:r>
      <w:bookmarkEnd w:id="1438"/>
      <w:bookmarkEnd w:id="1439"/>
      <w:bookmarkEnd w:id="1440"/>
      <w:bookmarkEnd w:id="1441"/>
    </w:p>
    <w:p w14:paraId="383D8C37" w14:textId="3A5B99E4" w:rsidR="001374ED" w:rsidRPr="00D56521" w:rsidRDefault="001374ED" w:rsidP="004E61EE">
      <w:pPr>
        <w:spacing w:line="240" w:lineRule="auto"/>
      </w:pPr>
      <w:r w:rsidRPr="00D56521">
        <w:t xml:space="preserve">In areas with only S-104 coverage WLA adjustment of depth values shall be performed using the S-104 data for all features within the S-104 coverage area using the method for the different geographic primitives as described in the previous section </w:t>
      </w:r>
      <w:r w:rsidR="00A352F0" w:rsidRPr="00D56521">
        <w:t>C-4.</w:t>
      </w:r>
      <w:r w:rsidRPr="00D56521">
        <w:t>3.1.2. When S-101 features are not completely within the S-104 data coverage the adjusted value is the shoalest value resulting from original depth value in the S-101 attribute and the WLA adjusted value.</w:t>
      </w:r>
    </w:p>
    <w:p w14:paraId="2C38EB47" w14:textId="77777777" w:rsidR="001374ED" w:rsidRPr="00D56521" w:rsidRDefault="001374ED" w:rsidP="004E61EE">
      <w:pPr>
        <w:spacing w:line="240" w:lineRule="auto"/>
      </w:pPr>
      <w:r w:rsidRPr="00D56521">
        <w:t>The S-101 features for which attribute values are adjusted are:</w:t>
      </w:r>
    </w:p>
    <w:p w14:paraId="1EA6DFB5" w14:textId="77777777" w:rsidR="001374ED" w:rsidRPr="00D56521" w:rsidRDefault="001374ED" w:rsidP="00AE2737">
      <w:pPr>
        <w:pStyle w:val="ListParagraph"/>
        <w:numPr>
          <w:ilvl w:val="0"/>
          <w:numId w:val="91"/>
        </w:numPr>
        <w:spacing w:line="240" w:lineRule="auto"/>
        <w:contextualSpacing/>
      </w:pPr>
      <w:r w:rsidRPr="00D56521">
        <w:t>Depth Area</w:t>
      </w:r>
    </w:p>
    <w:p w14:paraId="02E0DF3A" w14:textId="77777777" w:rsidR="001374ED" w:rsidRPr="00D56521" w:rsidRDefault="001374ED" w:rsidP="00AE2737">
      <w:pPr>
        <w:pStyle w:val="ListParagraph"/>
        <w:numPr>
          <w:ilvl w:val="0"/>
          <w:numId w:val="91"/>
        </w:numPr>
        <w:spacing w:line="240" w:lineRule="auto"/>
        <w:contextualSpacing/>
      </w:pPr>
      <w:r w:rsidRPr="00D56521">
        <w:t>Dredged Area</w:t>
      </w:r>
    </w:p>
    <w:p w14:paraId="07E05797" w14:textId="77777777" w:rsidR="001374ED" w:rsidRPr="00D56521" w:rsidRDefault="001374ED" w:rsidP="00AE2737">
      <w:pPr>
        <w:pStyle w:val="ListParagraph"/>
        <w:numPr>
          <w:ilvl w:val="0"/>
          <w:numId w:val="91"/>
        </w:numPr>
        <w:spacing w:line="240" w:lineRule="auto"/>
        <w:contextualSpacing/>
      </w:pPr>
      <w:r w:rsidRPr="00D56521">
        <w:t>Depth Contour</w:t>
      </w:r>
    </w:p>
    <w:p w14:paraId="448CF314" w14:textId="77777777" w:rsidR="001374ED" w:rsidRPr="00D56521" w:rsidRDefault="001374ED" w:rsidP="00AE2737">
      <w:pPr>
        <w:pStyle w:val="ListParagraph"/>
        <w:numPr>
          <w:ilvl w:val="0"/>
          <w:numId w:val="91"/>
        </w:numPr>
        <w:spacing w:line="240" w:lineRule="auto"/>
        <w:contextualSpacing/>
      </w:pPr>
      <w:r w:rsidRPr="00D56521">
        <w:t>UnderwaterAwashRock</w:t>
      </w:r>
    </w:p>
    <w:p w14:paraId="6E563213" w14:textId="77777777" w:rsidR="001374ED" w:rsidRPr="00D56521" w:rsidRDefault="001374ED" w:rsidP="00AE2737">
      <w:pPr>
        <w:pStyle w:val="ListParagraph"/>
        <w:numPr>
          <w:ilvl w:val="0"/>
          <w:numId w:val="91"/>
        </w:numPr>
        <w:spacing w:line="240" w:lineRule="auto"/>
        <w:contextualSpacing/>
      </w:pPr>
      <w:r w:rsidRPr="00D56521">
        <w:t>Wreck</w:t>
      </w:r>
    </w:p>
    <w:p w14:paraId="7BCC026D" w14:textId="77777777" w:rsidR="001374ED" w:rsidRPr="00D56521" w:rsidRDefault="001374ED" w:rsidP="00AE2737">
      <w:pPr>
        <w:pStyle w:val="ListParagraph"/>
        <w:numPr>
          <w:ilvl w:val="0"/>
          <w:numId w:val="91"/>
        </w:numPr>
        <w:spacing w:line="240" w:lineRule="auto"/>
        <w:contextualSpacing/>
      </w:pPr>
      <w:r w:rsidRPr="00D56521">
        <w:t>Obstruction</w:t>
      </w:r>
    </w:p>
    <w:p w14:paraId="5C8615CB" w14:textId="77777777" w:rsidR="001374ED" w:rsidRPr="00D56521" w:rsidRDefault="001374ED" w:rsidP="00AE2737">
      <w:pPr>
        <w:pStyle w:val="ListParagraph"/>
        <w:numPr>
          <w:ilvl w:val="0"/>
          <w:numId w:val="91"/>
        </w:numPr>
        <w:spacing w:line="240" w:lineRule="auto"/>
        <w:contextualSpacing/>
      </w:pPr>
      <w:r w:rsidRPr="00D56521">
        <w:t>FoulGround</w:t>
      </w:r>
    </w:p>
    <w:p w14:paraId="1EFEF2E0" w14:textId="77777777" w:rsidR="001374ED" w:rsidRPr="00D56521" w:rsidRDefault="001374ED" w:rsidP="00AE2737">
      <w:pPr>
        <w:pStyle w:val="ListParagraph"/>
        <w:numPr>
          <w:ilvl w:val="0"/>
          <w:numId w:val="91"/>
        </w:numPr>
        <w:spacing w:line="240" w:lineRule="auto"/>
        <w:contextualSpacing/>
      </w:pPr>
      <w:r w:rsidRPr="00D56521">
        <w:t>MarineFarmCulture</w:t>
      </w:r>
    </w:p>
    <w:p w14:paraId="35B844F5" w14:textId="77777777" w:rsidR="001374ED" w:rsidRPr="00D56521" w:rsidRDefault="001374ED" w:rsidP="00AE2737">
      <w:pPr>
        <w:pStyle w:val="ListParagraph"/>
        <w:numPr>
          <w:ilvl w:val="0"/>
          <w:numId w:val="91"/>
        </w:numPr>
        <w:spacing w:line="240" w:lineRule="auto"/>
        <w:contextualSpacing/>
      </w:pPr>
      <w:r w:rsidRPr="00D56521">
        <w:t>Soundings (either individual soundings or those which are part of an array) substituting the S-102 grid cell whose extents intersect the sounding position for the defined ZCOO (ISO8211).</w:t>
      </w:r>
    </w:p>
    <w:p w14:paraId="793A2CB6" w14:textId="77777777" w:rsidR="001374ED" w:rsidRPr="00D56521" w:rsidRDefault="001374ED" w:rsidP="004E61EE">
      <w:pPr>
        <w:spacing w:line="240" w:lineRule="auto"/>
      </w:pPr>
      <w:r w:rsidRPr="00D56521">
        <w:t>Depth values shall also be adjusted for Depth Range Minimum Value and Depth Range Maximum Value in other S-101 features. These are:</w:t>
      </w:r>
    </w:p>
    <w:p w14:paraId="47D24DC9" w14:textId="77777777" w:rsidR="001374ED" w:rsidRPr="00D56521" w:rsidRDefault="001374ED" w:rsidP="00AE2737">
      <w:pPr>
        <w:pStyle w:val="ListParagraph"/>
        <w:numPr>
          <w:ilvl w:val="0"/>
          <w:numId w:val="95"/>
        </w:numPr>
        <w:spacing w:line="240" w:lineRule="auto"/>
        <w:contextualSpacing/>
      </w:pPr>
      <w:r w:rsidRPr="00D56521">
        <w:t>Gate</w:t>
      </w:r>
    </w:p>
    <w:p w14:paraId="69FEE1AC" w14:textId="77777777" w:rsidR="001374ED" w:rsidRPr="00D56521" w:rsidRDefault="001374ED" w:rsidP="00AE2737">
      <w:pPr>
        <w:pStyle w:val="ListParagraph"/>
        <w:numPr>
          <w:ilvl w:val="0"/>
          <w:numId w:val="95"/>
        </w:numPr>
        <w:spacing w:line="240" w:lineRule="auto"/>
        <w:contextualSpacing/>
      </w:pPr>
      <w:r w:rsidRPr="00D56521">
        <w:t>Berth</w:t>
      </w:r>
    </w:p>
    <w:p w14:paraId="72247286" w14:textId="77777777" w:rsidR="001374ED" w:rsidRPr="00D56521" w:rsidRDefault="001374ED" w:rsidP="00AE2737">
      <w:pPr>
        <w:pStyle w:val="ListParagraph"/>
        <w:numPr>
          <w:ilvl w:val="0"/>
          <w:numId w:val="95"/>
        </w:numPr>
        <w:spacing w:line="240" w:lineRule="auto"/>
        <w:contextualSpacing/>
      </w:pPr>
      <w:r w:rsidRPr="00D56521">
        <w:t>Dry dock</w:t>
      </w:r>
    </w:p>
    <w:p w14:paraId="7B4A8639" w14:textId="77777777" w:rsidR="001374ED" w:rsidRPr="00D56521" w:rsidRDefault="001374ED" w:rsidP="00AE2737">
      <w:pPr>
        <w:pStyle w:val="ListParagraph"/>
        <w:numPr>
          <w:ilvl w:val="0"/>
          <w:numId w:val="95"/>
        </w:numPr>
        <w:spacing w:line="240" w:lineRule="auto"/>
        <w:contextualSpacing/>
      </w:pPr>
      <w:r w:rsidRPr="00D56521">
        <w:t>Floating dock</w:t>
      </w:r>
    </w:p>
    <w:p w14:paraId="750C292C" w14:textId="77777777" w:rsidR="001374ED" w:rsidRPr="00D56521" w:rsidRDefault="001374ED" w:rsidP="00AE2737">
      <w:pPr>
        <w:pStyle w:val="ListParagraph"/>
        <w:numPr>
          <w:ilvl w:val="0"/>
          <w:numId w:val="95"/>
        </w:numPr>
        <w:spacing w:line="240" w:lineRule="auto"/>
        <w:contextualSpacing/>
      </w:pPr>
      <w:r w:rsidRPr="00D56521">
        <w:t>Dredged area</w:t>
      </w:r>
    </w:p>
    <w:p w14:paraId="6E946F8C" w14:textId="77777777" w:rsidR="001374ED" w:rsidRPr="00D56521" w:rsidRDefault="001374ED" w:rsidP="00AE2737">
      <w:pPr>
        <w:pStyle w:val="ListParagraph"/>
        <w:numPr>
          <w:ilvl w:val="0"/>
          <w:numId w:val="95"/>
        </w:numPr>
        <w:spacing w:line="240" w:lineRule="auto"/>
        <w:contextualSpacing/>
      </w:pPr>
      <w:r w:rsidRPr="00D56521">
        <w:t>Swept area</w:t>
      </w:r>
    </w:p>
    <w:p w14:paraId="4F8843B9" w14:textId="77777777" w:rsidR="001374ED" w:rsidRPr="00D56521" w:rsidRDefault="001374ED" w:rsidP="00AE2737">
      <w:pPr>
        <w:pStyle w:val="ListParagraph"/>
        <w:numPr>
          <w:ilvl w:val="0"/>
          <w:numId w:val="95"/>
        </w:numPr>
        <w:spacing w:line="240" w:lineRule="auto"/>
        <w:contextualSpacing/>
      </w:pPr>
      <w:r w:rsidRPr="00D56521">
        <w:t>Pipeline submarine/on land</w:t>
      </w:r>
    </w:p>
    <w:p w14:paraId="399ADF68" w14:textId="77777777" w:rsidR="001374ED" w:rsidRPr="00D56521" w:rsidRDefault="001374ED" w:rsidP="00AE2737">
      <w:pPr>
        <w:pStyle w:val="ListParagraph"/>
        <w:numPr>
          <w:ilvl w:val="0"/>
          <w:numId w:val="95"/>
        </w:numPr>
        <w:spacing w:line="240" w:lineRule="auto"/>
        <w:contextualSpacing/>
      </w:pPr>
      <w:r w:rsidRPr="00D56521">
        <w:t>Recommended track</w:t>
      </w:r>
    </w:p>
    <w:p w14:paraId="05797266" w14:textId="77777777" w:rsidR="001374ED" w:rsidRPr="00D56521" w:rsidRDefault="001374ED" w:rsidP="00AE2737">
      <w:pPr>
        <w:pStyle w:val="ListParagraph"/>
        <w:numPr>
          <w:ilvl w:val="0"/>
          <w:numId w:val="95"/>
        </w:numPr>
        <w:spacing w:line="240" w:lineRule="auto"/>
        <w:contextualSpacing/>
      </w:pPr>
      <w:r w:rsidRPr="00D56521">
        <w:t>Fairway</w:t>
      </w:r>
    </w:p>
    <w:p w14:paraId="1F266FD3" w14:textId="77777777" w:rsidR="001374ED" w:rsidRPr="00D56521" w:rsidRDefault="001374ED" w:rsidP="00AE2737">
      <w:pPr>
        <w:pStyle w:val="ListParagraph"/>
        <w:numPr>
          <w:ilvl w:val="0"/>
          <w:numId w:val="95"/>
        </w:numPr>
        <w:spacing w:line="240" w:lineRule="auto"/>
        <w:contextualSpacing/>
      </w:pPr>
      <w:r w:rsidRPr="00D56521">
        <w:t>Recommended route centreline</w:t>
      </w:r>
    </w:p>
    <w:p w14:paraId="209CB10B" w14:textId="77777777" w:rsidR="001374ED" w:rsidRPr="00D56521" w:rsidRDefault="001374ED" w:rsidP="00AE2737">
      <w:pPr>
        <w:pStyle w:val="ListParagraph"/>
        <w:numPr>
          <w:ilvl w:val="0"/>
          <w:numId w:val="95"/>
        </w:numPr>
        <w:spacing w:line="240" w:lineRule="auto"/>
        <w:contextualSpacing/>
      </w:pPr>
      <w:r w:rsidRPr="00D56521">
        <w:t>Two-way route part</w:t>
      </w:r>
    </w:p>
    <w:p w14:paraId="3640C019" w14:textId="77777777" w:rsidR="001374ED" w:rsidRPr="00D56521" w:rsidRDefault="001374ED" w:rsidP="00AE2737">
      <w:pPr>
        <w:pStyle w:val="ListParagraph"/>
        <w:numPr>
          <w:ilvl w:val="0"/>
          <w:numId w:val="95"/>
        </w:numPr>
        <w:spacing w:line="240" w:lineRule="auto"/>
        <w:contextualSpacing/>
      </w:pPr>
      <w:r w:rsidRPr="00D56521">
        <w:t>Deep water route centreline</w:t>
      </w:r>
    </w:p>
    <w:p w14:paraId="6D165566" w14:textId="77777777" w:rsidR="001374ED" w:rsidRPr="00D56521" w:rsidRDefault="001374ED" w:rsidP="00AE2737">
      <w:pPr>
        <w:pStyle w:val="ListParagraph"/>
        <w:numPr>
          <w:ilvl w:val="0"/>
          <w:numId w:val="95"/>
        </w:numPr>
        <w:spacing w:line="240" w:lineRule="auto"/>
        <w:contextualSpacing/>
      </w:pPr>
      <w:r w:rsidRPr="00D56521">
        <w:t>Deep water route part</w:t>
      </w:r>
    </w:p>
    <w:p w14:paraId="0CD70D7D" w14:textId="77777777" w:rsidR="001374ED" w:rsidRPr="00D56521" w:rsidRDefault="001374ED" w:rsidP="004E61EE">
      <w:pPr>
        <w:spacing w:line="240" w:lineRule="auto"/>
      </w:pPr>
      <w:r w:rsidRPr="00D56521">
        <w:t>For all features with adjusted values, the pick report shall indicate the adjusted value and its source. The format and portrayal of depths and drying heights (i.e. number of decimals, etc.) is unchanged.</w:t>
      </w:r>
    </w:p>
    <w:p w14:paraId="312D2963" w14:textId="77777777" w:rsidR="001374ED" w:rsidRPr="00D56521" w:rsidRDefault="001374ED" w:rsidP="004E61EE">
      <w:pPr>
        <w:spacing w:line="240" w:lineRule="auto"/>
      </w:pPr>
      <w:r w:rsidRPr="00D56521">
        <w:t>For example,</w:t>
      </w:r>
    </w:p>
    <w:p w14:paraId="2C997E8D" w14:textId="77777777" w:rsidR="001374ED" w:rsidRPr="00D56521" w:rsidRDefault="001374ED" w:rsidP="004E61EE">
      <w:pPr>
        <w:spacing w:line="240" w:lineRule="auto"/>
        <w:rPr>
          <w:b/>
          <w:bCs/>
          <w:color w:val="0070C0"/>
        </w:rPr>
      </w:pPr>
      <w:r w:rsidRPr="00D56521">
        <w:rPr>
          <w:b/>
          <w:bCs/>
          <w:color w:val="0070C0"/>
        </w:rPr>
        <w:t>Value Of Sounding 15.5m [WLA 12:34 08 Nov 2021]</w:t>
      </w:r>
    </w:p>
    <w:p w14:paraId="1798BAEC" w14:textId="77777777" w:rsidR="001374ED" w:rsidRPr="00D56521" w:rsidRDefault="001374ED" w:rsidP="004E61EE">
      <w:pPr>
        <w:spacing w:line="240" w:lineRule="auto"/>
        <w:rPr>
          <w:b/>
          <w:bCs/>
          <w:color w:val="0070C0"/>
        </w:rPr>
      </w:pPr>
      <w:r w:rsidRPr="00D56521">
        <w:rPr>
          <w:b/>
          <w:bCs/>
          <w:color w:val="0070C0"/>
        </w:rPr>
        <w:t>Value Of Sounding 15.5m [WLA from 12:34 08 Nov 2021 to 14:56 08 Nov 2021]</w:t>
      </w:r>
    </w:p>
    <w:p w14:paraId="59479F16" w14:textId="77777777" w:rsidR="001374ED" w:rsidRDefault="001374ED" w:rsidP="004E61EE">
      <w:pPr>
        <w:spacing w:line="240" w:lineRule="auto"/>
      </w:pPr>
    </w:p>
    <w:p w14:paraId="3E167D92" w14:textId="4DD5A838" w:rsidR="00815F72" w:rsidRPr="009D0DF9" w:rsidRDefault="00815F72">
      <w:pPr>
        <w:pStyle w:val="Heading2"/>
        <w:pPrChange w:id="1442" w:author="Raphael Malyankar" w:date="2023-08-31T22:24:00Z">
          <w:pPr>
            <w:pStyle w:val="Heading2"/>
            <w:tabs>
              <w:tab w:val="clear" w:pos="567"/>
              <w:tab w:val="left" w:pos="993"/>
            </w:tabs>
            <w:ind w:left="992" w:hanging="992"/>
          </w:pPr>
        </w:pPrChange>
      </w:pPr>
      <w:bookmarkStart w:id="1443" w:name="_Toc144421447"/>
      <w:bookmarkStart w:id="1444" w:name="_Toc88852898"/>
      <w:bookmarkStart w:id="1445" w:name="_Toc98340005"/>
      <w:bookmarkStart w:id="1446" w:name="_Toc98340381"/>
      <w:r w:rsidRPr="00815F72">
        <w:t>Adjustment of heights and vertical clearance value</w:t>
      </w:r>
      <w:r>
        <w:t>s</w:t>
      </w:r>
      <w:bookmarkEnd w:id="1443"/>
    </w:p>
    <w:bookmarkEnd w:id="1444"/>
    <w:bookmarkEnd w:id="1445"/>
    <w:bookmarkEnd w:id="1446"/>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lastRenderedPageBreak/>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r w:rsidR="00E767AB" w:rsidRPr="00E767AB">
        <w:rPr>
          <w:i/>
        </w:rPr>
        <w:t>verticalClearance</w:t>
      </w:r>
      <w:r w:rsidRPr="00E767AB">
        <w:rPr>
          <w:i/>
        </w:rPr>
        <w:t>Value</w:t>
      </w:r>
      <w:r w:rsidRPr="00D56521">
        <w:t xml:space="preserve">. </w:t>
      </w:r>
      <w:bookmarkStart w:id="1447" w:name="_Hlk88745181"/>
      <w:r w:rsidRPr="00D56521">
        <w:t>When adjusting height or clearance values the largest value from the selected S-104 records shall be used in order to produce the safest values.</w:t>
      </w:r>
    </w:p>
    <w:bookmarkEnd w:id="1447"/>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r w:rsidR="00E767AB" w:rsidRPr="00E767AB">
        <w:rPr>
          <w:i/>
        </w:rPr>
        <w:t>vertical</w:t>
      </w:r>
      <w:r w:rsidRPr="00E767AB">
        <w:rPr>
          <w:i/>
        </w:rPr>
        <w:t>ClearanceValue</w:t>
      </w:r>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pPr>
        <w:pStyle w:val="Heading2"/>
        <w:pPrChange w:id="1448" w:author="Raphael Malyankar" w:date="2023-08-31T22:24:00Z">
          <w:pPr>
            <w:pStyle w:val="Heading2"/>
            <w:tabs>
              <w:tab w:val="clear" w:pos="567"/>
              <w:tab w:val="left" w:pos="993"/>
            </w:tabs>
            <w:ind w:left="992" w:hanging="992"/>
          </w:pPr>
        </w:pPrChange>
      </w:pPr>
      <w:bookmarkStart w:id="1449" w:name="_Toc144421448"/>
      <w:bookmarkStart w:id="1450" w:name="_Toc88852900"/>
      <w:bookmarkStart w:id="1451" w:name="_Toc98340006"/>
      <w:bookmarkStart w:id="1452" w:name="_Toc98340382"/>
      <w:r w:rsidRPr="00D56521">
        <w:t>Alerts and indication details</w:t>
      </w:r>
      <w:bookmarkEnd w:id="1449"/>
    </w:p>
    <w:bookmarkEnd w:id="1450"/>
    <w:bookmarkEnd w:id="1451"/>
    <w:bookmarkEnd w:id="1452"/>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pPr>
        <w:pStyle w:val="Heading2"/>
        <w:pPrChange w:id="1453" w:author="Raphael Malyankar" w:date="2023-08-31T22:24:00Z">
          <w:pPr>
            <w:pStyle w:val="Heading2"/>
            <w:tabs>
              <w:tab w:val="clear" w:pos="567"/>
              <w:tab w:val="left" w:pos="993"/>
            </w:tabs>
            <w:ind w:left="992" w:hanging="992"/>
          </w:pPr>
        </w:pPrChange>
      </w:pPr>
      <w:bookmarkStart w:id="1454" w:name="_Toc88838699"/>
      <w:bookmarkStart w:id="1455" w:name="_Toc88839536"/>
      <w:bookmarkStart w:id="1456" w:name="_Toc88838700"/>
      <w:bookmarkStart w:id="1457" w:name="_Toc88839537"/>
      <w:bookmarkStart w:id="1458" w:name="_Toc88838701"/>
      <w:bookmarkStart w:id="1459" w:name="_Toc88839538"/>
      <w:bookmarkStart w:id="1460" w:name="_Toc88838702"/>
      <w:bookmarkStart w:id="1461" w:name="_Toc88839539"/>
      <w:bookmarkStart w:id="1462" w:name="_Toc88838703"/>
      <w:bookmarkStart w:id="1463" w:name="_Toc88839540"/>
      <w:bookmarkStart w:id="1464" w:name="_Toc88852905"/>
      <w:bookmarkStart w:id="1465" w:name="_Toc88838704"/>
      <w:bookmarkStart w:id="1466" w:name="_Toc88839541"/>
      <w:bookmarkStart w:id="1467" w:name="_Toc88838705"/>
      <w:bookmarkStart w:id="1468" w:name="_Toc88839542"/>
      <w:bookmarkStart w:id="1469" w:name="_Toc88838706"/>
      <w:bookmarkStart w:id="1470" w:name="_Toc88839543"/>
      <w:bookmarkStart w:id="1471" w:name="_Toc88838707"/>
      <w:bookmarkStart w:id="1472" w:name="_Toc88839544"/>
      <w:bookmarkStart w:id="1473" w:name="_Toc88838708"/>
      <w:bookmarkStart w:id="1474" w:name="_Toc88839545"/>
      <w:bookmarkStart w:id="1475" w:name="_Toc88838709"/>
      <w:bookmarkStart w:id="1476" w:name="_Toc88839546"/>
      <w:bookmarkStart w:id="1477" w:name="_Toc88838710"/>
      <w:bookmarkStart w:id="1478" w:name="_Toc88839547"/>
      <w:bookmarkStart w:id="1479" w:name="_Toc88838711"/>
      <w:bookmarkStart w:id="1480" w:name="_Toc88839548"/>
      <w:bookmarkStart w:id="1481" w:name="_Toc144421449"/>
      <w:bookmarkStart w:id="1482" w:name="_Toc88852914"/>
      <w:bookmarkStart w:id="1483" w:name="_Toc98340007"/>
      <w:bookmarkStart w:id="1484" w:name="_Toc9834038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r>
        <w:t>Legend details</w:t>
      </w:r>
      <w:bookmarkEnd w:id="1481"/>
    </w:p>
    <w:bookmarkEnd w:id="1482"/>
    <w:bookmarkEnd w:id="1483"/>
    <w:bookmarkEnd w:id="1484"/>
    <w:p w14:paraId="18222D1C" w14:textId="146CCC69" w:rsidR="000A0D43" w:rsidRPr="00D56521" w:rsidRDefault="001374ED" w:rsidP="004E61EE">
      <w:pPr>
        <w:spacing w:line="240" w:lineRule="auto"/>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sectPr w:rsidR="000A0D43" w:rsidRPr="00D56521" w:rsidSect="004E1142">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6C9B5" w14:textId="77777777" w:rsidR="00254C2B" w:rsidRDefault="00254C2B" w:rsidP="006B114A">
      <w:pPr>
        <w:spacing w:after="0"/>
      </w:pPr>
      <w:r>
        <w:separator/>
      </w:r>
    </w:p>
  </w:endnote>
  <w:endnote w:type="continuationSeparator" w:id="0">
    <w:p w14:paraId="1ED79247" w14:textId="77777777" w:rsidR="00254C2B" w:rsidRDefault="00254C2B"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Nova">
    <w:altName w:val="Arial"/>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EA0E" w14:textId="024F99B6"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r>
      <w:rPr>
        <w:rFonts w:cs="Arial"/>
        <w:color w:val="FF0000"/>
        <w:sz w:val="16"/>
      </w:rPr>
      <w:t>Xxxx</w:t>
    </w:r>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EC3D4" w14:textId="211665C9"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2020</w:t>
    </w:r>
    <w:r w:rsidRPr="007F6DC7">
      <w:rPr>
        <w:rFonts w:cs="Arial"/>
        <w:sz w:val="16"/>
      </w:rPr>
      <w:tab/>
    </w:r>
    <w:r>
      <w:rPr>
        <w:rFonts w:cs="Arial"/>
        <w:sz w:val="16"/>
      </w:rPr>
      <w:t>Edition 1.0.0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C69C" w14:textId="229A0844"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7F07A" w14:textId="2F89952A"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9C6D" w14:textId="77777777" w:rsidR="00254C2B" w:rsidRDefault="00254C2B" w:rsidP="006B114A">
      <w:pPr>
        <w:spacing w:after="0"/>
      </w:pPr>
      <w:r>
        <w:separator/>
      </w:r>
    </w:p>
  </w:footnote>
  <w:footnote w:type="continuationSeparator" w:id="0">
    <w:p w14:paraId="5785679B" w14:textId="77777777" w:rsidR="00254C2B" w:rsidRDefault="00254C2B" w:rsidP="006B114A">
      <w:pPr>
        <w:spacing w:after="0"/>
      </w:pPr>
      <w:r>
        <w:continuationSeparator/>
      </w:r>
    </w:p>
  </w:footnote>
  <w:footnote w:id="1">
    <w:p w14:paraId="6E503E1D" w14:textId="1095DD7C" w:rsidR="00E54143" w:rsidRPr="003550B6" w:rsidRDefault="00E54143" w:rsidP="00AA0332">
      <w:pPr>
        <w:pStyle w:val="FootnoteText"/>
        <w:jc w:val="both"/>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4">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7">
    <w:p w14:paraId="4E7057E2" w14:textId="30B3DB86" w:rsidR="00E21C40" w:rsidRPr="00253A89" w:rsidRDefault="00E21C40" w:rsidP="00E21C40">
      <w:pPr>
        <w:pStyle w:val="FootnoteText"/>
        <w:rPr>
          <w:ins w:id="611" w:author="Raphael Malyankar" w:date="2023-08-31T22:09:00Z"/>
          <w:lang w:val="en-US"/>
        </w:rPr>
      </w:pPr>
      <w:ins w:id="612" w:author="Raphael Malyankar" w:date="2023-08-31T22:09:00Z">
        <w:r>
          <w:rPr>
            <w:rStyle w:val="FootnoteReference"/>
          </w:rPr>
          <w:footnoteRef/>
        </w:r>
        <w:r>
          <w:t xml:space="preserve"> </w:t>
        </w:r>
        <w:r>
          <w:rPr>
            <w:lang w:val="en-US"/>
          </w:rPr>
          <w:t xml:space="preserve">TIFF is not recommended </w:t>
        </w:r>
      </w:ins>
      <w:ins w:id="613" w:author="Raphael Malyankar" w:date="2023-08-31T23:35:00Z">
        <w:r w:rsidR="00E52CD2">
          <w:rPr>
            <w:lang w:val="en-US"/>
          </w:rPr>
          <w:t xml:space="preserve">for pictures embedded in HTMlL files </w:t>
        </w:r>
      </w:ins>
      <w:ins w:id="614" w:author="Raphael Malyankar" w:date="2023-08-31T22:09:00Z">
        <w:r>
          <w:rPr>
            <w:lang w:val="en-US"/>
          </w:rPr>
          <w:t xml:space="preserve">because common HTML viewers currently need a special plugin </w:t>
        </w:r>
      </w:ins>
      <w:ins w:id="615" w:author="Raphael Malyankar" w:date="2023-08-31T23:36:00Z">
        <w:r w:rsidR="00E52CD2">
          <w:rPr>
            <w:lang w:val="en-US"/>
          </w:rPr>
          <w:t>for TIFF</w:t>
        </w:r>
      </w:ins>
      <w:ins w:id="616" w:author="Raphael Malyankar" w:date="2023-08-31T22:09:00Z">
        <w:r>
          <w:rPr>
            <w:lang w:val="en-US"/>
          </w:rPr>
          <w:t xml:space="preserve">. </w:t>
        </w:r>
      </w:ins>
    </w:p>
  </w:footnote>
  <w:footnote w:id="8">
    <w:p w14:paraId="75D5D268" w14:textId="472E35F6"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  Revised restrictions may be adopted after the IEC cybersecurity standard is complete. </w:t>
      </w:r>
    </w:p>
  </w:footnote>
  <w:footnote w:id="9">
    <w:p w14:paraId="1E7A1E78" w14:textId="713B9368" w:rsidR="00E54143" w:rsidRPr="009F52AF" w:rsidRDefault="00E54143" w:rsidP="007B6A6F">
      <w:pPr>
        <w:pStyle w:val="FootnoteText"/>
        <w:jc w:val="both"/>
      </w:pPr>
      <w:r w:rsidRPr="007B6A6F">
        <w:rPr>
          <w:rStyle w:val="FootnoteReference"/>
          <w:sz w:val="18"/>
          <w:szCs w:val="18"/>
          <w:vertAlign w:val="superscript"/>
        </w:rPr>
        <w:footnoteRef/>
      </w:r>
      <w:r>
        <w:t xml:space="preserve"> Adoption of S-128 (Catalogue of Nautical Products) may change this situation.</w:t>
      </w:r>
    </w:p>
  </w:footnote>
  <w:footnote w:id="10">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1">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2">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3">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4">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5">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 w:id="16">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r w:rsidRPr="0026581C">
        <w:t xml:space="preserve">xyL values </w:t>
      </w:r>
      <w:r>
        <w:t>are</w:t>
      </w:r>
      <w:r w:rsidRPr="0026581C">
        <w:t xml:space="preserve">: </w:t>
      </w:r>
      <w:r>
        <w:t xml:space="preserve">DAY </w:t>
      </w:r>
      <w:r w:rsidRPr="0026581C">
        <w:t>x= 0.15, y=¬0.15, L=30.0</w:t>
      </w:r>
      <w:r>
        <w:t>; DUSK x=0.15, y=0.15, L=7.5; NIGHT x=0.15, y=0.15, L=1.2.</w:t>
      </w:r>
    </w:p>
  </w:footnote>
  <w:footnote w:id="17">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xyL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8" w:name="_Hlk32445934"/>
    <w:bookmarkStart w:id="9" w:name="_Hlk41490377"/>
    <w:r>
      <w:rPr>
        <w:rFonts w:eastAsia="Times New Roman" w:cs="Arial"/>
        <w:sz w:val="16"/>
        <w:szCs w:val="16"/>
        <w:lang w:val="en-US"/>
      </w:rPr>
      <w:t xml:space="preserve">Harmonised User Experience </w:t>
    </w:r>
    <w:bookmarkEnd w:id="8"/>
    <w:r>
      <w:rPr>
        <w:rFonts w:eastAsia="Times New Roman" w:cs="Arial"/>
        <w:sz w:val="16"/>
        <w:szCs w:val="16"/>
        <w:lang w:val="en-US"/>
      </w:rPr>
      <w:t>for ECDIS and INS</w:t>
    </w:r>
    <w:bookmarkEnd w:id="9"/>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Harmonised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r>
      <w:rPr>
        <w:rFonts w:eastAsia="Times New Roman" w:cs="Arial"/>
        <w:sz w:val="16"/>
        <w:szCs w:val="16"/>
        <w:lang w:val="en-US"/>
      </w:rPr>
      <w:t>Harmonised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Harmonised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t>Harmonised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18"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34"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6"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5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9"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7"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7126C62"/>
    <w:multiLevelType w:val="multilevel"/>
    <w:tmpl w:val="A0347F2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0"/>
  </w:num>
  <w:num w:numId="7" w16cid:durableId="520437362">
    <w:abstractNumId w:val="4"/>
  </w:num>
  <w:num w:numId="8" w16cid:durableId="224798262">
    <w:abstractNumId w:val="45"/>
  </w:num>
  <w:num w:numId="9" w16cid:durableId="1220020221">
    <w:abstractNumId w:val="3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28"/>
  </w:num>
  <w:num w:numId="11" w16cid:durableId="1538661874">
    <w:abstractNumId w:val="97"/>
  </w:num>
  <w:num w:numId="12" w16cid:durableId="1366056996">
    <w:abstractNumId w:val="46"/>
  </w:num>
  <w:num w:numId="13" w16cid:durableId="934938797">
    <w:abstractNumId w:val="100"/>
  </w:num>
  <w:num w:numId="14" w16cid:durableId="1152716467">
    <w:abstractNumId w:val="5"/>
  </w:num>
  <w:num w:numId="15" w16cid:durableId="825323552">
    <w:abstractNumId w:val="64"/>
  </w:num>
  <w:num w:numId="16" w16cid:durableId="1365056534">
    <w:abstractNumId w:val="38"/>
  </w:num>
  <w:num w:numId="17" w16cid:durableId="1229415262">
    <w:abstractNumId w:val="74"/>
  </w:num>
  <w:num w:numId="18" w16cid:durableId="602953057">
    <w:abstractNumId w:val="52"/>
  </w:num>
  <w:num w:numId="19" w16cid:durableId="1456021189">
    <w:abstractNumId w:val="77"/>
  </w:num>
  <w:num w:numId="20" w16cid:durableId="657074034">
    <w:abstractNumId w:val="12"/>
  </w:num>
  <w:num w:numId="21" w16cid:durableId="1747340357">
    <w:abstractNumId w:val="73"/>
  </w:num>
  <w:num w:numId="22" w16cid:durableId="1880237404">
    <w:abstractNumId w:val="22"/>
  </w:num>
  <w:num w:numId="23" w16cid:durableId="395519696">
    <w:abstractNumId w:val="14"/>
  </w:num>
  <w:num w:numId="24" w16cid:durableId="315649694">
    <w:abstractNumId w:val="42"/>
  </w:num>
  <w:num w:numId="25" w16cid:durableId="1678388144">
    <w:abstractNumId w:val="18"/>
  </w:num>
  <w:num w:numId="26" w16cid:durableId="425270687">
    <w:abstractNumId w:val="13"/>
  </w:num>
  <w:num w:numId="27" w16cid:durableId="57022568">
    <w:abstractNumId w:val="24"/>
  </w:num>
  <w:num w:numId="28" w16cid:durableId="1365593703">
    <w:abstractNumId w:val="80"/>
  </w:num>
  <w:num w:numId="29" w16cid:durableId="272830641">
    <w:abstractNumId w:val="36"/>
  </w:num>
  <w:num w:numId="30" w16cid:durableId="2041735839">
    <w:abstractNumId w:val="59"/>
  </w:num>
  <w:num w:numId="31" w16cid:durableId="1208181221">
    <w:abstractNumId w:val="37"/>
  </w:num>
  <w:num w:numId="32" w16cid:durableId="1865439396">
    <w:abstractNumId w:val="79"/>
  </w:num>
  <w:num w:numId="33" w16cid:durableId="479427342">
    <w:abstractNumId w:val="75"/>
  </w:num>
  <w:num w:numId="34" w16cid:durableId="1198079038">
    <w:abstractNumId w:val="65"/>
  </w:num>
  <w:num w:numId="35" w16cid:durableId="1648513988">
    <w:abstractNumId w:val="81"/>
  </w:num>
  <w:num w:numId="36" w16cid:durableId="681395225">
    <w:abstractNumId w:val="93"/>
  </w:num>
  <w:num w:numId="37" w16cid:durableId="542406099">
    <w:abstractNumId w:val="82"/>
  </w:num>
  <w:num w:numId="38" w16cid:durableId="788353502">
    <w:abstractNumId w:val="88"/>
  </w:num>
  <w:num w:numId="39" w16cid:durableId="1403211629">
    <w:abstractNumId w:val="31"/>
  </w:num>
  <w:num w:numId="40" w16cid:durableId="1933275798">
    <w:abstractNumId w:val="11"/>
  </w:num>
  <w:num w:numId="41" w16cid:durableId="2145198098">
    <w:abstractNumId w:val="26"/>
  </w:num>
  <w:num w:numId="42" w16cid:durableId="885096402">
    <w:abstractNumId w:val="60"/>
  </w:num>
  <w:num w:numId="43" w16cid:durableId="2081514262">
    <w:abstractNumId w:val="29"/>
  </w:num>
  <w:num w:numId="44" w16cid:durableId="1667590414">
    <w:abstractNumId w:val="6"/>
  </w:num>
  <w:num w:numId="45" w16cid:durableId="482047812">
    <w:abstractNumId w:val="54"/>
  </w:num>
  <w:num w:numId="46" w16cid:durableId="1147546858">
    <w:abstractNumId w:val="76"/>
  </w:num>
  <w:num w:numId="47" w16cid:durableId="1277758648">
    <w:abstractNumId w:val="85"/>
  </w:num>
  <w:num w:numId="48" w16cid:durableId="911505430">
    <w:abstractNumId w:val="51"/>
  </w:num>
  <w:num w:numId="49" w16cid:durableId="1743286102">
    <w:abstractNumId w:val="8"/>
  </w:num>
  <w:num w:numId="50" w16cid:durableId="81689452">
    <w:abstractNumId w:val="23"/>
  </w:num>
  <w:num w:numId="51" w16cid:durableId="1522090863">
    <w:abstractNumId w:val="20"/>
  </w:num>
  <w:num w:numId="52" w16cid:durableId="455148923">
    <w:abstractNumId w:val="34"/>
  </w:num>
  <w:num w:numId="53" w16cid:durableId="190073881">
    <w:abstractNumId w:val="47"/>
  </w:num>
  <w:num w:numId="54" w16cid:durableId="1835803932">
    <w:abstractNumId w:val="90"/>
  </w:num>
  <w:num w:numId="55" w16cid:durableId="665087180">
    <w:abstractNumId w:val="96"/>
  </w:num>
  <w:num w:numId="56" w16cid:durableId="1601529935">
    <w:abstractNumId w:val="92"/>
  </w:num>
  <w:num w:numId="57" w16cid:durableId="1893223561">
    <w:abstractNumId w:val="70"/>
  </w:num>
  <w:num w:numId="58" w16cid:durableId="884679831">
    <w:abstractNumId w:val="71"/>
  </w:num>
  <w:num w:numId="59" w16cid:durableId="1215968707">
    <w:abstractNumId w:val="91"/>
  </w:num>
  <w:num w:numId="60" w16cid:durableId="1669167867">
    <w:abstractNumId w:val="57"/>
  </w:num>
  <w:num w:numId="61" w16cid:durableId="1401245961">
    <w:abstractNumId w:val="21"/>
  </w:num>
  <w:num w:numId="62" w16cid:durableId="130707343">
    <w:abstractNumId w:val="84"/>
  </w:num>
  <w:num w:numId="63" w16cid:durableId="2040466205">
    <w:abstractNumId w:val="89"/>
  </w:num>
  <w:num w:numId="64" w16cid:durableId="1139231029">
    <w:abstractNumId w:val="72"/>
  </w:num>
  <w:num w:numId="65" w16cid:durableId="2120636323">
    <w:abstractNumId w:val="49"/>
  </w:num>
  <w:num w:numId="66" w16cid:durableId="3820279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39"/>
  </w:num>
  <w:num w:numId="71" w16cid:durableId="1828789613">
    <w:abstractNumId w:val="41"/>
  </w:num>
  <w:num w:numId="72" w16cid:durableId="186219696">
    <w:abstractNumId w:val="15"/>
  </w:num>
  <w:num w:numId="73" w16cid:durableId="564797464">
    <w:abstractNumId w:val="94"/>
  </w:num>
  <w:num w:numId="74" w16cid:durableId="456336870">
    <w:abstractNumId w:val="43"/>
  </w:num>
  <w:num w:numId="75" w16cid:durableId="1110736404">
    <w:abstractNumId w:val="83"/>
  </w:num>
  <w:num w:numId="76" w16cid:durableId="1601067080">
    <w:abstractNumId w:val="99"/>
  </w:num>
  <w:num w:numId="77" w16cid:durableId="895627992">
    <w:abstractNumId w:val="48"/>
  </w:num>
  <w:num w:numId="78" w16cid:durableId="1791895866">
    <w:abstractNumId w:val="44"/>
  </w:num>
  <w:num w:numId="79" w16cid:durableId="2020740785">
    <w:abstractNumId w:val="25"/>
  </w:num>
  <w:num w:numId="80" w16cid:durableId="212274501">
    <w:abstractNumId w:val="53"/>
  </w:num>
  <w:num w:numId="81" w16cid:durableId="1953394339">
    <w:abstractNumId w:val="95"/>
  </w:num>
  <w:num w:numId="82" w16cid:durableId="1177884358">
    <w:abstractNumId w:val="35"/>
  </w:num>
  <w:num w:numId="83" w16cid:durableId="968320945">
    <w:abstractNumId w:val="69"/>
  </w:num>
  <w:num w:numId="84" w16cid:durableId="1589540613">
    <w:abstractNumId w:val="87"/>
  </w:num>
  <w:num w:numId="85" w16cid:durableId="1339579398">
    <w:abstractNumId w:val="78"/>
  </w:num>
  <w:num w:numId="86" w16cid:durableId="1234852156">
    <w:abstractNumId w:val="55"/>
  </w:num>
  <w:num w:numId="87" w16cid:durableId="2039427198">
    <w:abstractNumId w:val="30"/>
  </w:num>
  <w:num w:numId="88" w16cid:durableId="1285115057">
    <w:abstractNumId w:val="68"/>
  </w:num>
  <w:num w:numId="89" w16cid:durableId="2115326439">
    <w:abstractNumId w:val="56"/>
  </w:num>
  <w:num w:numId="90" w16cid:durableId="1010915573">
    <w:abstractNumId w:val="61"/>
  </w:num>
  <w:num w:numId="91" w16cid:durableId="1564027605">
    <w:abstractNumId w:val="16"/>
  </w:num>
  <w:num w:numId="92" w16cid:durableId="470439567">
    <w:abstractNumId w:val="101"/>
  </w:num>
  <w:num w:numId="93" w16cid:durableId="1198395811">
    <w:abstractNumId w:val="98"/>
  </w:num>
  <w:num w:numId="94" w16cid:durableId="1110275684">
    <w:abstractNumId w:val="27"/>
  </w:num>
  <w:num w:numId="95" w16cid:durableId="419908145">
    <w:abstractNumId w:val="9"/>
  </w:num>
  <w:num w:numId="96" w16cid:durableId="1105148574">
    <w:abstractNumId w:val="7"/>
  </w:num>
  <w:num w:numId="97" w16cid:durableId="831335758">
    <w:abstractNumId w:val="67"/>
  </w:num>
  <w:num w:numId="98" w16cid:durableId="1918709030">
    <w:abstractNumId w:val="86"/>
  </w:num>
  <w:num w:numId="99" w16cid:durableId="1078593336">
    <w:abstractNumId w:val="19"/>
  </w:num>
  <w:num w:numId="100" w16cid:durableId="576207716">
    <w:abstractNumId w:val="33"/>
  </w:num>
  <w:num w:numId="101" w16cid:durableId="1322809917">
    <w:abstractNumId w:val="58"/>
  </w:num>
  <w:num w:numId="102" w16cid:durableId="1884554199">
    <w:abstractNumId w:val="5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051802856">
    <w:abstractNumId w:val="62"/>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B8D"/>
    <w:rsid w:val="000002BE"/>
    <w:rsid w:val="0000078F"/>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880"/>
    <w:rsid w:val="00020FE3"/>
    <w:rsid w:val="00021266"/>
    <w:rsid w:val="00021487"/>
    <w:rsid w:val="00021BF2"/>
    <w:rsid w:val="00021D40"/>
    <w:rsid w:val="00022D31"/>
    <w:rsid w:val="00022F96"/>
    <w:rsid w:val="0002302B"/>
    <w:rsid w:val="00023AA5"/>
    <w:rsid w:val="00023BDB"/>
    <w:rsid w:val="00023E95"/>
    <w:rsid w:val="000241CC"/>
    <w:rsid w:val="00024DBC"/>
    <w:rsid w:val="00024EA4"/>
    <w:rsid w:val="00025127"/>
    <w:rsid w:val="00025292"/>
    <w:rsid w:val="000254FD"/>
    <w:rsid w:val="000259FF"/>
    <w:rsid w:val="00025E87"/>
    <w:rsid w:val="00026576"/>
    <w:rsid w:val="000272F9"/>
    <w:rsid w:val="00027971"/>
    <w:rsid w:val="00027B28"/>
    <w:rsid w:val="000303A3"/>
    <w:rsid w:val="0003046E"/>
    <w:rsid w:val="000304B8"/>
    <w:rsid w:val="00030602"/>
    <w:rsid w:val="0003088C"/>
    <w:rsid w:val="00030C14"/>
    <w:rsid w:val="00030D18"/>
    <w:rsid w:val="00031F2D"/>
    <w:rsid w:val="0003236E"/>
    <w:rsid w:val="000327EA"/>
    <w:rsid w:val="00033354"/>
    <w:rsid w:val="00034F35"/>
    <w:rsid w:val="00035600"/>
    <w:rsid w:val="0003566A"/>
    <w:rsid w:val="00035B7D"/>
    <w:rsid w:val="00035CC1"/>
    <w:rsid w:val="00036C90"/>
    <w:rsid w:val="00036F88"/>
    <w:rsid w:val="000372DD"/>
    <w:rsid w:val="000377B9"/>
    <w:rsid w:val="00037C0E"/>
    <w:rsid w:val="0004050C"/>
    <w:rsid w:val="00040514"/>
    <w:rsid w:val="00040777"/>
    <w:rsid w:val="00040843"/>
    <w:rsid w:val="00040878"/>
    <w:rsid w:val="0004119A"/>
    <w:rsid w:val="0004120D"/>
    <w:rsid w:val="000419FB"/>
    <w:rsid w:val="00042102"/>
    <w:rsid w:val="00042348"/>
    <w:rsid w:val="0004238B"/>
    <w:rsid w:val="0004244F"/>
    <w:rsid w:val="0004248B"/>
    <w:rsid w:val="00043301"/>
    <w:rsid w:val="00043B56"/>
    <w:rsid w:val="00044059"/>
    <w:rsid w:val="0004452B"/>
    <w:rsid w:val="00044A9A"/>
    <w:rsid w:val="00044B10"/>
    <w:rsid w:val="00044B8A"/>
    <w:rsid w:val="00044CB9"/>
    <w:rsid w:val="00044EB2"/>
    <w:rsid w:val="00045810"/>
    <w:rsid w:val="00045D98"/>
    <w:rsid w:val="00045EC0"/>
    <w:rsid w:val="000460AD"/>
    <w:rsid w:val="000461EE"/>
    <w:rsid w:val="0004633D"/>
    <w:rsid w:val="000464E5"/>
    <w:rsid w:val="000467C3"/>
    <w:rsid w:val="00046CD2"/>
    <w:rsid w:val="000472A8"/>
    <w:rsid w:val="00047335"/>
    <w:rsid w:val="00047506"/>
    <w:rsid w:val="00047C1A"/>
    <w:rsid w:val="00047EC5"/>
    <w:rsid w:val="00047F6F"/>
    <w:rsid w:val="00050102"/>
    <w:rsid w:val="000511EE"/>
    <w:rsid w:val="0005132C"/>
    <w:rsid w:val="000518B1"/>
    <w:rsid w:val="00051A2E"/>
    <w:rsid w:val="00051B11"/>
    <w:rsid w:val="00052602"/>
    <w:rsid w:val="00052AE5"/>
    <w:rsid w:val="00053321"/>
    <w:rsid w:val="000535EC"/>
    <w:rsid w:val="0005473B"/>
    <w:rsid w:val="000551A8"/>
    <w:rsid w:val="0005554F"/>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5EC"/>
    <w:rsid w:val="00067B82"/>
    <w:rsid w:val="00067C0E"/>
    <w:rsid w:val="00067EEE"/>
    <w:rsid w:val="00067FCC"/>
    <w:rsid w:val="00070EBA"/>
    <w:rsid w:val="0007117E"/>
    <w:rsid w:val="00071364"/>
    <w:rsid w:val="000714F3"/>
    <w:rsid w:val="00071538"/>
    <w:rsid w:val="0007163A"/>
    <w:rsid w:val="000717A0"/>
    <w:rsid w:val="00072E9B"/>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C7B"/>
    <w:rsid w:val="0008472D"/>
    <w:rsid w:val="00085060"/>
    <w:rsid w:val="00085786"/>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35EB"/>
    <w:rsid w:val="000953C4"/>
    <w:rsid w:val="00095477"/>
    <w:rsid w:val="00095C26"/>
    <w:rsid w:val="000963E3"/>
    <w:rsid w:val="000966EE"/>
    <w:rsid w:val="000970AC"/>
    <w:rsid w:val="00097BCB"/>
    <w:rsid w:val="000A049F"/>
    <w:rsid w:val="000A055D"/>
    <w:rsid w:val="000A069C"/>
    <w:rsid w:val="000A09D6"/>
    <w:rsid w:val="000A0B49"/>
    <w:rsid w:val="000A0D43"/>
    <w:rsid w:val="000A0E8A"/>
    <w:rsid w:val="000A13C3"/>
    <w:rsid w:val="000A1AC1"/>
    <w:rsid w:val="000A1AD3"/>
    <w:rsid w:val="000A1BEB"/>
    <w:rsid w:val="000A1CD0"/>
    <w:rsid w:val="000A1D14"/>
    <w:rsid w:val="000A1F04"/>
    <w:rsid w:val="000A225C"/>
    <w:rsid w:val="000A2BFA"/>
    <w:rsid w:val="000A2FCD"/>
    <w:rsid w:val="000A301C"/>
    <w:rsid w:val="000A3181"/>
    <w:rsid w:val="000A3228"/>
    <w:rsid w:val="000A32C0"/>
    <w:rsid w:val="000A353B"/>
    <w:rsid w:val="000A389A"/>
    <w:rsid w:val="000A39D7"/>
    <w:rsid w:val="000A39DB"/>
    <w:rsid w:val="000A465C"/>
    <w:rsid w:val="000A5598"/>
    <w:rsid w:val="000A5F45"/>
    <w:rsid w:val="000A60F0"/>
    <w:rsid w:val="000A6515"/>
    <w:rsid w:val="000A67D1"/>
    <w:rsid w:val="000A6FF5"/>
    <w:rsid w:val="000A7103"/>
    <w:rsid w:val="000A7AFE"/>
    <w:rsid w:val="000B0513"/>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60E"/>
    <w:rsid w:val="000B777C"/>
    <w:rsid w:val="000B797B"/>
    <w:rsid w:val="000B7D3A"/>
    <w:rsid w:val="000B7EFF"/>
    <w:rsid w:val="000C04E3"/>
    <w:rsid w:val="000C0656"/>
    <w:rsid w:val="000C0D1A"/>
    <w:rsid w:val="000C0E0B"/>
    <w:rsid w:val="000C15F7"/>
    <w:rsid w:val="000C18F8"/>
    <w:rsid w:val="000C1EB8"/>
    <w:rsid w:val="000C2455"/>
    <w:rsid w:val="000C2A94"/>
    <w:rsid w:val="000C2EA8"/>
    <w:rsid w:val="000C2EB6"/>
    <w:rsid w:val="000C2ECB"/>
    <w:rsid w:val="000C2FC9"/>
    <w:rsid w:val="000C3352"/>
    <w:rsid w:val="000C381A"/>
    <w:rsid w:val="000C468B"/>
    <w:rsid w:val="000C480D"/>
    <w:rsid w:val="000C4C63"/>
    <w:rsid w:val="000C4FCD"/>
    <w:rsid w:val="000C5A2D"/>
    <w:rsid w:val="000C5B8A"/>
    <w:rsid w:val="000C5C63"/>
    <w:rsid w:val="000C5D35"/>
    <w:rsid w:val="000C6BB9"/>
    <w:rsid w:val="000C70C5"/>
    <w:rsid w:val="000C744C"/>
    <w:rsid w:val="000C775A"/>
    <w:rsid w:val="000D0003"/>
    <w:rsid w:val="000D05E4"/>
    <w:rsid w:val="000D0801"/>
    <w:rsid w:val="000D0F61"/>
    <w:rsid w:val="000D1518"/>
    <w:rsid w:val="000D1A13"/>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6187"/>
    <w:rsid w:val="000E61AF"/>
    <w:rsid w:val="000E7565"/>
    <w:rsid w:val="000E7612"/>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C75"/>
    <w:rsid w:val="000F7CFE"/>
    <w:rsid w:val="000F7F5D"/>
    <w:rsid w:val="000F7FE1"/>
    <w:rsid w:val="00100991"/>
    <w:rsid w:val="00100F86"/>
    <w:rsid w:val="001018B4"/>
    <w:rsid w:val="001019DD"/>
    <w:rsid w:val="00101AE4"/>
    <w:rsid w:val="00101E07"/>
    <w:rsid w:val="00102117"/>
    <w:rsid w:val="0010234E"/>
    <w:rsid w:val="0010269F"/>
    <w:rsid w:val="0010278D"/>
    <w:rsid w:val="001036AA"/>
    <w:rsid w:val="00104DE8"/>
    <w:rsid w:val="00104E5E"/>
    <w:rsid w:val="001056F8"/>
    <w:rsid w:val="00105995"/>
    <w:rsid w:val="00105C24"/>
    <w:rsid w:val="001065F9"/>
    <w:rsid w:val="0010661D"/>
    <w:rsid w:val="001071EE"/>
    <w:rsid w:val="001072A9"/>
    <w:rsid w:val="00107592"/>
    <w:rsid w:val="0010798D"/>
    <w:rsid w:val="00107C53"/>
    <w:rsid w:val="0011005A"/>
    <w:rsid w:val="00110371"/>
    <w:rsid w:val="0011049A"/>
    <w:rsid w:val="00112780"/>
    <w:rsid w:val="00112F31"/>
    <w:rsid w:val="0011385C"/>
    <w:rsid w:val="00114936"/>
    <w:rsid w:val="00114A9A"/>
    <w:rsid w:val="00114B3F"/>
    <w:rsid w:val="00114BC6"/>
    <w:rsid w:val="00114C67"/>
    <w:rsid w:val="00114FBD"/>
    <w:rsid w:val="0011580C"/>
    <w:rsid w:val="00115864"/>
    <w:rsid w:val="00115B43"/>
    <w:rsid w:val="00116640"/>
    <w:rsid w:val="00116680"/>
    <w:rsid w:val="00116C24"/>
    <w:rsid w:val="00117FEF"/>
    <w:rsid w:val="001200CB"/>
    <w:rsid w:val="00120B23"/>
    <w:rsid w:val="00120DCF"/>
    <w:rsid w:val="0012211B"/>
    <w:rsid w:val="00122FFC"/>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AC2"/>
    <w:rsid w:val="00133673"/>
    <w:rsid w:val="00133811"/>
    <w:rsid w:val="00133C63"/>
    <w:rsid w:val="00133FD6"/>
    <w:rsid w:val="00134190"/>
    <w:rsid w:val="00134528"/>
    <w:rsid w:val="00134BD5"/>
    <w:rsid w:val="00134EBA"/>
    <w:rsid w:val="0013502A"/>
    <w:rsid w:val="001358ED"/>
    <w:rsid w:val="00135C77"/>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980"/>
    <w:rsid w:val="001459D2"/>
    <w:rsid w:val="0014653D"/>
    <w:rsid w:val="0014680A"/>
    <w:rsid w:val="00147422"/>
    <w:rsid w:val="00147AD9"/>
    <w:rsid w:val="00147ADD"/>
    <w:rsid w:val="00147F85"/>
    <w:rsid w:val="00150043"/>
    <w:rsid w:val="001502A5"/>
    <w:rsid w:val="0015077C"/>
    <w:rsid w:val="00150922"/>
    <w:rsid w:val="00150B30"/>
    <w:rsid w:val="00151462"/>
    <w:rsid w:val="00151495"/>
    <w:rsid w:val="00151B2A"/>
    <w:rsid w:val="00152225"/>
    <w:rsid w:val="001527A2"/>
    <w:rsid w:val="001530DA"/>
    <w:rsid w:val="001534DA"/>
    <w:rsid w:val="00153B3F"/>
    <w:rsid w:val="00154128"/>
    <w:rsid w:val="00154815"/>
    <w:rsid w:val="001549C0"/>
    <w:rsid w:val="00155177"/>
    <w:rsid w:val="00156532"/>
    <w:rsid w:val="001567C5"/>
    <w:rsid w:val="001576E3"/>
    <w:rsid w:val="00157B64"/>
    <w:rsid w:val="001606CD"/>
    <w:rsid w:val="001606FF"/>
    <w:rsid w:val="00160CE7"/>
    <w:rsid w:val="00161094"/>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2025"/>
    <w:rsid w:val="001721BE"/>
    <w:rsid w:val="00172B6A"/>
    <w:rsid w:val="00172C9B"/>
    <w:rsid w:val="001731FA"/>
    <w:rsid w:val="00173621"/>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052"/>
    <w:rsid w:val="0018449E"/>
    <w:rsid w:val="0018487C"/>
    <w:rsid w:val="00184B28"/>
    <w:rsid w:val="00184FA3"/>
    <w:rsid w:val="0018510B"/>
    <w:rsid w:val="00185432"/>
    <w:rsid w:val="001858BA"/>
    <w:rsid w:val="00185941"/>
    <w:rsid w:val="00185B50"/>
    <w:rsid w:val="001861CA"/>
    <w:rsid w:val="001863DD"/>
    <w:rsid w:val="0018654C"/>
    <w:rsid w:val="00186D21"/>
    <w:rsid w:val="001870FD"/>
    <w:rsid w:val="001878F6"/>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9E5"/>
    <w:rsid w:val="001A1E4C"/>
    <w:rsid w:val="001A22EC"/>
    <w:rsid w:val="001A269F"/>
    <w:rsid w:val="001A2735"/>
    <w:rsid w:val="001A2A37"/>
    <w:rsid w:val="001A3C11"/>
    <w:rsid w:val="001A3D58"/>
    <w:rsid w:val="001A432B"/>
    <w:rsid w:val="001A4EC3"/>
    <w:rsid w:val="001A512A"/>
    <w:rsid w:val="001A67BD"/>
    <w:rsid w:val="001A6C75"/>
    <w:rsid w:val="001A734E"/>
    <w:rsid w:val="001A7B08"/>
    <w:rsid w:val="001B125D"/>
    <w:rsid w:val="001B1338"/>
    <w:rsid w:val="001B172B"/>
    <w:rsid w:val="001B1AB8"/>
    <w:rsid w:val="001B2B68"/>
    <w:rsid w:val="001B3155"/>
    <w:rsid w:val="001B3B53"/>
    <w:rsid w:val="001B472C"/>
    <w:rsid w:val="001B4ED0"/>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CDC"/>
    <w:rsid w:val="001C11D7"/>
    <w:rsid w:val="001C1772"/>
    <w:rsid w:val="001C2213"/>
    <w:rsid w:val="001C277E"/>
    <w:rsid w:val="001C2925"/>
    <w:rsid w:val="001C3671"/>
    <w:rsid w:val="001C47B3"/>
    <w:rsid w:val="001C5485"/>
    <w:rsid w:val="001C5836"/>
    <w:rsid w:val="001C665F"/>
    <w:rsid w:val="001C6E93"/>
    <w:rsid w:val="001C734F"/>
    <w:rsid w:val="001D06C2"/>
    <w:rsid w:val="001D0B76"/>
    <w:rsid w:val="001D151B"/>
    <w:rsid w:val="001D168B"/>
    <w:rsid w:val="001D1693"/>
    <w:rsid w:val="001D1B22"/>
    <w:rsid w:val="001D1BCE"/>
    <w:rsid w:val="001D1C27"/>
    <w:rsid w:val="001D2227"/>
    <w:rsid w:val="001D28D2"/>
    <w:rsid w:val="001D2B9F"/>
    <w:rsid w:val="001D3279"/>
    <w:rsid w:val="001D339E"/>
    <w:rsid w:val="001D36DC"/>
    <w:rsid w:val="001D3E14"/>
    <w:rsid w:val="001D4315"/>
    <w:rsid w:val="001D497D"/>
    <w:rsid w:val="001D504B"/>
    <w:rsid w:val="001D5DFE"/>
    <w:rsid w:val="001D5F17"/>
    <w:rsid w:val="001D66C2"/>
    <w:rsid w:val="001D68D0"/>
    <w:rsid w:val="001D71D1"/>
    <w:rsid w:val="001D73F1"/>
    <w:rsid w:val="001D79C3"/>
    <w:rsid w:val="001D7E00"/>
    <w:rsid w:val="001E0143"/>
    <w:rsid w:val="001E04BD"/>
    <w:rsid w:val="001E05A6"/>
    <w:rsid w:val="001E05E3"/>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82A"/>
    <w:rsid w:val="001E5B06"/>
    <w:rsid w:val="001E61D1"/>
    <w:rsid w:val="001E662A"/>
    <w:rsid w:val="001E6F08"/>
    <w:rsid w:val="001E75C3"/>
    <w:rsid w:val="001E788F"/>
    <w:rsid w:val="001E79EE"/>
    <w:rsid w:val="001E7DE6"/>
    <w:rsid w:val="001F02DE"/>
    <w:rsid w:val="001F04C5"/>
    <w:rsid w:val="001F09A5"/>
    <w:rsid w:val="001F09E6"/>
    <w:rsid w:val="001F0B39"/>
    <w:rsid w:val="001F0B6C"/>
    <w:rsid w:val="001F0EC0"/>
    <w:rsid w:val="001F154C"/>
    <w:rsid w:val="001F167C"/>
    <w:rsid w:val="001F1EB0"/>
    <w:rsid w:val="001F28DF"/>
    <w:rsid w:val="001F2CFE"/>
    <w:rsid w:val="001F310E"/>
    <w:rsid w:val="001F3482"/>
    <w:rsid w:val="001F35C8"/>
    <w:rsid w:val="001F35CB"/>
    <w:rsid w:val="001F3AB9"/>
    <w:rsid w:val="001F41C8"/>
    <w:rsid w:val="001F50FD"/>
    <w:rsid w:val="001F57C8"/>
    <w:rsid w:val="001F59AF"/>
    <w:rsid w:val="001F5E97"/>
    <w:rsid w:val="001F6416"/>
    <w:rsid w:val="001F6547"/>
    <w:rsid w:val="001F6A7E"/>
    <w:rsid w:val="001F6C25"/>
    <w:rsid w:val="001F6C88"/>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CA"/>
    <w:rsid w:val="00203859"/>
    <w:rsid w:val="00203BD0"/>
    <w:rsid w:val="00203CD4"/>
    <w:rsid w:val="00203D11"/>
    <w:rsid w:val="00204560"/>
    <w:rsid w:val="00204981"/>
    <w:rsid w:val="00204AAE"/>
    <w:rsid w:val="00204D5D"/>
    <w:rsid w:val="00204EA6"/>
    <w:rsid w:val="00204FFA"/>
    <w:rsid w:val="00205548"/>
    <w:rsid w:val="00205C65"/>
    <w:rsid w:val="00206008"/>
    <w:rsid w:val="00206169"/>
    <w:rsid w:val="00206714"/>
    <w:rsid w:val="00206821"/>
    <w:rsid w:val="00207196"/>
    <w:rsid w:val="00207551"/>
    <w:rsid w:val="00210063"/>
    <w:rsid w:val="002100C6"/>
    <w:rsid w:val="0021123A"/>
    <w:rsid w:val="0021138B"/>
    <w:rsid w:val="00212634"/>
    <w:rsid w:val="00212A30"/>
    <w:rsid w:val="00212CC2"/>
    <w:rsid w:val="002132F3"/>
    <w:rsid w:val="002133AA"/>
    <w:rsid w:val="0021340E"/>
    <w:rsid w:val="00213A00"/>
    <w:rsid w:val="00213CC6"/>
    <w:rsid w:val="0021479E"/>
    <w:rsid w:val="00214FE6"/>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5316"/>
    <w:rsid w:val="00225582"/>
    <w:rsid w:val="002258FC"/>
    <w:rsid w:val="0022605D"/>
    <w:rsid w:val="00226CDD"/>
    <w:rsid w:val="00227010"/>
    <w:rsid w:val="0022782F"/>
    <w:rsid w:val="00227CF3"/>
    <w:rsid w:val="002310BB"/>
    <w:rsid w:val="00231557"/>
    <w:rsid w:val="002316ED"/>
    <w:rsid w:val="00231952"/>
    <w:rsid w:val="00231D21"/>
    <w:rsid w:val="00231DB9"/>
    <w:rsid w:val="00232BC7"/>
    <w:rsid w:val="00233045"/>
    <w:rsid w:val="00233959"/>
    <w:rsid w:val="00233C86"/>
    <w:rsid w:val="0023433A"/>
    <w:rsid w:val="00234478"/>
    <w:rsid w:val="00234F89"/>
    <w:rsid w:val="002351F6"/>
    <w:rsid w:val="00235BEA"/>
    <w:rsid w:val="00235C4B"/>
    <w:rsid w:val="002363BF"/>
    <w:rsid w:val="002368DD"/>
    <w:rsid w:val="00236C1D"/>
    <w:rsid w:val="00236C49"/>
    <w:rsid w:val="00237421"/>
    <w:rsid w:val="00237C41"/>
    <w:rsid w:val="002400DE"/>
    <w:rsid w:val="00241A3C"/>
    <w:rsid w:val="00241F2D"/>
    <w:rsid w:val="00242AC2"/>
    <w:rsid w:val="002432F0"/>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C5A"/>
    <w:rsid w:val="002514B8"/>
    <w:rsid w:val="002516D0"/>
    <w:rsid w:val="002519D7"/>
    <w:rsid w:val="00251AD1"/>
    <w:rsid w:val="00252175"/>
    <w:rsid w:val="00252410"/>
    <w:rsid w:val="00252566"/>
    <w:rsid w:val="0025292B"/>
    <w:rsid w:val="00252B4F"/>
    <w:rsid w:val="0025381A"/>
    <w:rsid w:val="00253972"/>
    <w:rsid w:val="00253CD4"/>
    <w:rsid w:val="002543AB"/>
    <w:rsid w:val="002543FE"/>
    <w:rsid w:val="00254614"/>
    <w:rsid w:val="002546D0"/>
    <w:rsid w:val="002547C2"/>
    <w:rsid w:val="00254983"/>
    <w:rsid w:val="00254BD1"/>
    <w:rsid w:val="00254C2B"/>
    <w:rsid w:val="00254D38"/>
    <w:rsid w:val="00256259"/>
    <w:rsid w:val="00256364"/>
    <w:rsid w:val="00256513"/>
    <w:rsid w:val="0025749B"/>
    <w:rsid w:val="00257D38"/>
    <w:rsid w:val="00257F9A"/>
    <w:rsid w:val="00261EF1"/>
    <w:rsid w:val="00262C39"/>
    <w:rsid w:val="00262D4C"/>
    <w:rsid w:val="00263146"/>
    <w:rsid w:val="00264442"/>
    <w:rsid w:val="002648A8"/>
    <w:rsid w:val="00264BAA"/>
    <w:rsid w:val="00265100"/>
    <w:rsid w:val="00265133"/>
    <w:rsid w:val="00265485"/>
    <w:rsid w:val="00265679"/>
    <w:rsid w:val="002658CD"/>
    <w:rsid w:val="0026684D"/>
    <w:rsid w:val="00266BAE"/>
    <w:rsid w:val="00266E0D"/>
    <w:rsid w:val="0026713A"/>
    <w:rsid w:val="002675A8"/>
    <w:rsid w:val="002675D4"/>
    <w:rsid w:val="0027039E"/>
    <w:rsid w:val="00270A0F"/>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BD"/>
    <w:rsid w:val="002753EC"/>
    <w:rsid w:val="00275625"/>
    <w:rsid w:val="00275634"/>
    <w:rsid w:val="00275878"/>
    <w:rsid w:val="002758C5"/>
    <w:rsid w:val="002759B2"/>
    <w:rsid w:val="00276D9A"/>
    <w:rsid w:val="0027752D"/>
    <w:rsid w:val="00277767"/>
    <w:rsid w:val="00277BC1"/>
    <w:rsid w:val="00277DA4"/>
    <w:rsid w:val="002805AB"/>
    <w:rsid w:val="002808C5"/>
    <w:rsid w:val="00280A08"/>
    <w:rsid w:val="00280E88"/>
    <w:rsid w:val="00280F4E"/>
    <w:rsid w:val="00281113"/>
    <w:rsid w:val="00281C2A"/>
    <w:rsid w:val="00282925"/>
    <w:rsid w:val="002837FF"/>
    <w:rsid w:val="0028392F"/>
    <w:rsid w:val="00283991"/>
    <w:rsid w:val="00283C16"/>
    <w:rsid w:val="00283EFE"/>
    <w:rsid w:val="002848E8"/>
    <w:rsid w:val="0028493A"/>
    <w:rsid w:val="002849A1"/>
    <w:rsid w:val="00285100"/>
    <w:rsid w:val="002853F8"/>
    <w:rsid w:val="00285B18"/>
    <w:rsid w:val="002863EA"/>
    <w:rsid w:val="00286BF8"/>
    <w:rsid w:val="0028721C"/>
    <w:rsid w:val="00287271"/>
    <w:rsid w:val="002902C5"/>
    <w:rsid w:val="0029068F"/>
    <w:rsid w:val="00290DA7"/>
    <w:rsid w:val="00290E04"/>
    <w:rsid w:val="00291612"/>
    <w:rsid w:val="00291738"/>
    <w:rsid w:val="00291D1B"/>
    <w:rsid w:val="00292CD6"/>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7204"/>
    <w:rsid w:val="00297507"/>
    <w:rsid w:val="00297571"/>
    <w:rsid w:val="00297CC5"/>
    <w:rsid w:val="002A0202"/>
    <w:rsid w:val="002A0409"/>
    <w:rsid w:val="002A05A8"/>
    <w:rsid w:val="002A09B2"/>
    <w:rsid w:val="002A0A04"/>
    <w:rsid w:val="002A0C5B"/>
    <w:rsid w:val="002A0FDC"/>
    <w:rsid w:val="002A10D2"/>
    <w:rsid w:val="002A15FE"/>
    <w:rsid w:val="002A1974"/>
    <w:rsid w:val="002A21D7"/>
    <w:rsid w:val="002A27FA"/>
    <w:rsid w:val="002A2E2E"/>
    <w:rsid w:val="002A3E3A"/>
    <w:rsid w:val="002A4761"/>
    <w:rsid w:val="002A4B93"/>
    <w:rsid w:val="002A53E1"/>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CAC"/>
    <w:rsid w:val="002B544A"/>
    <w:rsid w:val="002B556C"/>
    <w:rsid w:val="002B7019"/>
    <w:rsid w:val="002B74E6"/>
    <w:rsid w:val="002B7ADE"/>
    <w:rsid w:val="002C012C"/>
    <w:rsid w:val="002C026F"/>
    <w:rsid w:val="002C1756"/>
    <w:rsid w:val="002C18B2"/>
    <w:rsid w:val="002C2333"/>
    <w:rsid w:val="002C2412"/>
    <w:rsid w:val="002C2584"/>
    <w:rsid w:val="002C28F1"/>
    <w:rsid w:val="002C3018"/>
    <w:rsid w:val="002C3265"/>
    <w:rsid w:val="002C3467"/>
    <w:rsid w:val="002C3773"/>
    <w:rsid w:val="002C3BB3"/>
    <w:rsid w:val="002C3D1E"/>
    <w:rsid w:val="002C40AA"/>
    <w:rsid w:val="002C4E77"/>
    <w:rsid w:val="002C5B24"/>
    <w:rsid w:val="002C5B3D"/>
    <w:rsid w:val="002C63D3"/>
    <w:rsid w:val="002C6A09"/>
    <w:rsid w:val="002C6A29"/>
    <w:rsid w:val="002C729D"/>
    <w:rsid w:val="002C79C1"/>
    <w:rsid w:val="002D1D20"/>
    <w:rsid w:val="002D2332"/>
    <w:rsid w:val="002D2380"/>
    <w:rsid w:val="002D2BB3"/>
    <w:rsid w:val="002D3975"/>
    <w:rsid w:val="002D3A45"/>
    <w:rsid w:val="002D4D8B"/>
    <w:rsid w:val="002D52EC"/>
    <w:rsid w:val="002D59D1"/>
    <w:rsid w:val="002D5ECE"/>
    <w:rsid w:val="002D6161"/>
    <w:rsid w:val="002D65F8"/>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E57"/>
    <w:rsid w:val="002E73AB"/>
    <w:rsid w:val="002E780A"/>
    <w:rsid w:val="002E7F9E"/>
    <w:rsid w:val="002F002B"/>
    <w:rsid w:val="002F00AE"/>
    <w:rsid w:val="002F069F"/>
    <w:rsid w:val="002F08C0"/>
    <w:rsid w:val="002F1127"/>
    <w:rsid w:val="002F140B"/>
    <w:rsid w:val="002F1493"/>
    <w:rsid w:val="002F2035"/>
    <w:rsid w:val="002F20F0"/>
    <w:rsid w:val="002F20F3"/>
    <w:rsid w:val="002F211D"/>
    <w:rsid w:val="002F240F"/>
    <w:rsid w:val="002F2E1D"/>
    <w:rsid w:val="002F3411"/>
    <w:rsid w:val="002F3881"/>
    <w:rsid w:val="002F3994"/>
    <w:rsid w:val="002F3CE7"/>
    <w:rsid w:val="002F5217"/>
    <w:rsid w:val="002F5294"/>
    <w:rsid w:val="002F5940"/>
    <w:rsid w:val="002F5F61"/>
    <w:rsid w:val="002F6438"/>
    <w:rsid w:val="002F6921"/>
    <w:rsid w:val="002F70FD"/>
    <w:rsid w:val="002F753A"/>
    <w:rsid w:val="002F75C4"/>
    <w:rsid w:val="002F7F88"/>
    <w:rsid w:val="003001F0"/>
    <w:rsid w:val="0030078A"/>
    <w:rsid w:val="00300CBA"/>
    <w:rsid w:val="00301225"/>
    <w:rsid w:val="0030138B"/>
    <w:rsid w:val="00301475"/>
    <w:rsid w:val="00301BA7"/>
    <w:rsid w:val="00301C3A"/>
    <w:rsid w:val="00302EC5"/>
    <w:rsid w:val="003035C4"/>
    <w:rsid w:val="00303B54"/>
    <w:rsid w:val="00304ACD"/>
    <w:rsid w:val="0030570B"/>
    <w:rsid w:val="003057AA"/>
    <w:rsid w:val="003058FB"/>
    <w:rsid w:val="00305A91"/>
    <w:rsid w:val="00306041"/>
    <w:rsid w:val="0030683F"/>
    <w:rsid w:val="00307A3B"/>
    <w:rsid w:val="003104D0"/>
    <w:rsid w:val="003106CD"/>
    <w:rsid w:val="00310E23"/>
    <w:rsid w:val="00311520"/>
    <w:rsid w:val="00311746"/>
    <w:rsid w:val="00311985"/>
    <w:rsid w:val="00311FB9"/>
    <w:rsid w:val="003124A8"/>
    <w:rsid w:val="003125C8"/>
    <w:rsid w:val="00312CD4"/>
    <w:rsid w:val="00312E08"/>
    <w:rsid w:val="00312EE5"/>
    <w:rsid w:val="00312FB6"/>
    <w:rsid w:val="003132F5"/>
    <w:rsid w:val="00313306"/>
    <w:rsid w:val="0031370C"/>
    <w:rsid w:val="00314169"/>
    <w:rsid w:val="0031434F"/>
    <w:rsid w:val="00314486"/>
    <w:rsid w:val="003146CC"/>
    <w:rsid w:val="003146F8"/>
    <w:rsid w:val="00314AC1"/>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574"/>
    <w:rsid w:val="00317940"/>
    <w:rsid w:val="00317BFF"/>
    <w:rsid w:val="00320BE4"/>
    <w:rsid w:val="00320FA4"/>
    <w:rsid w:val="003212E9"/>
    <w:rsid w:val="00321529"/>
    <w:rsid w:val="00321A32"/>
    <w:rsid w:val="00321A92"/>
    <w:rsid w:val="00321D5A"/>
    <w:rsid w:val="00321DBC"/>
    <w:rsid w:val="00321F25"/>
    <w:rsid w:val="00322295"/>
    <w:rsid w:val="00322931"/>
    <w:rsid w:val="00322BC0"/>
    <w:rsid w:val="00322D01"/>
    <w:rsid w:val="00322FEE"/>
    <w:rsid w:val="0032309D"/>
    <w:rsid w:val="00323474"/>
    <w:rsid w:val="00323A3C"/>
    <w:rsid w:val="00323FDF"/>
    <w:rsid w:val="003256C3"/>
    <w:rsid w:val="00325A4A"/>
    <w:rsid w:val="003261E1"/>
    <w:rsid w:val="00326324"/>
    <w:rsid w:val="003264AD"/>
    <w:rsid w:val="00326B64"/>
    <w:rsid w:val="003278E3"/>
    <w:rsid w:val="003300DF"/>
    <w:rsid w:val="003307D2"/>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FE9"/>
    <w:rsid w:val="003350F4"/>
    <w:rsid w:val="00335375"/>
    <w:rsid w:val="00335E14"/>
    <w:rsid w:val="00335ED3"/>
    <w:rsid w:val="00336711"/>
    <w:rsid w:val="003371FF"/>
    <w:rsid w:val="00337956"/>
    <w:rsid w:val="00337BD5"/>
    <w:rsid w:val="00340F2E"/>
    <w:rsid w:val="003414C3"/>
    <w:rsid w:val="00341B76"/>
    <w:rsid w:val="003429CA"/>
    <w:rsid w:val="0034399F"/>
    <w:rsid w:val="00343AA2"/>
    <w:rsid w:val="00344BA7"/>
    <w:rsid w:val="00344D36"/>
    <w:rsid w:val="00345C3A"/>
    <w:rsid w:val="00345EC0"/>
    <w:rsid w:val="00345EEF"/>
    <w:rsid w:val="00346190"/>
    <w:rsid w:val="00346791"/>
    <w:rsid w:val="00346D17"/>
    <w:rsid w:val="00347426"/>
    <w:rsid w:val="003475C3"/>
    <w:rsid w:val="00347E4F"/>
    <w:rsid w:val="00347FB9"/>
    <w:rsid w:val="003500C0"/>
    <w:rsid w:val="00350889"/>
    <w:rsid w:val="0035091A"/>
    <w:rsid w:val="00350A36"/>
    <w:rsid w:val="00350A77"/>
    <w:rsid w:val="00350CD8"/>
    <w:rsid w:val="003511AD"/>
    <w:rsid w:val="0035121B"/>
    <w:rsid w:val="00352D42"/>
    <w:rsid w:val="00352EC1"/>
    <w:rsid w:val="0035330E"/>
    <w:rsid w:val="00353779"/>
    <w:rsid w:val="0035403C"/>
    <w:rsid w:val="003541FA"/>
    <w:rsid w:val="00354847"/>
    <w:rsid w:val="003550B6"/>
    <w:rsid w:val="003556CE"/>
    <w:rsid w:val="003558D5"/>
    <w:rsid w:val="003558F9"/>
    <w:rsid w:val="0035590F"/>
    <w:rsid w:val="00355CEA"/>
    <w:rsid w:val="00355D32"/>
    <w:rsid w:val="003560A4"/>
    <w:rsid w:val="003569D1"/>
    <w:rsid w:val="003571AE"/>
    <w:rsid w:val="00357FF4"/>
    <w:rsid w:val="0036045B"/>
    <w:rsid w:val="0036053B"/>
    <w:rsid w:val="003609B9"/>
    <w:rsid w:val="0036130E"/>
    <w:rsid w:val="003617EE"/>
    <w:rsid w:val="00362AE1"/>
    <w:rsid w:val="003635DC"/>
    <w:rsid w:val="0036365F"/>
    <w:rsid w:val="00363AAD"/>
    <w:rsid w:val="00363DFA"/>
    <w:rsid w:val="00363E63"/>
    <w:rsid w:val="00363E99"/>
    <w:rsid w:val="0036405F"/>
    <w:rsid w:val="003645AB"/>
    <w:rsid w:val="0036573F"/>
    <w:rsid w:val="00365848"/>
    <w:rsid w:val="00365C3B"/>
    <w:rsid w:val="00365D2F"/>
    <w:rsid w:val="00366013"/>
    <w:rsid w:val="00366538"/>
    <w:rsid w:val="003669D5"/>
    <w:rsid w:val="00366C3D"/>
    <w:rsid w:val="00367FD3"/>
    <w:rsid w:val="0037035F"/>
    <w:rsid w:val="003707D6"/>
    <w:rsid w:val="003714EF"/>
    <w:rsid w:val="0037315B"/>
    <w:rsid w:val="003735BC"/>
    <w:rsid w:val="00373D61"/>
    <w:rsid w:val="0037409F"/>
    <w:rsid w:val="003742CF"/>
    <w:rsid w:val="00374B59"/>
    <w:rsid w:val="00375C5B"/>
    <w:rsid w:val="00375F32"/>
    <w:rsid w:val="00376599"/>
    <w:rsid w:val="00376F59"/>
    <w:rsid w:val="00377E3F"/>
    <w:rsid w:val="00380563"/>
    <w:rsid w:val="00381E99"/>
    <w:rsid w:val="00382106"/>
    <w:rsid w:val="0038220E"/>
    <w:rsid w:val="00382688"/>
    <w:rsid w:val="0038383B"/>
    <w:rsid w:val="00384597"/>
    <w:rsid w:val="00384796"/>
    <w:rsid w:val="00384B7D"/>
    <w:rsid w:val="00384F14"/>
    <w:rsid w:val="00384F6A"/>
    <w:rsid w:val="00385107"/>
    <w:rsid w:val="0038570A"/>
    <w:rsid w:val="00385D7A"/>
    <w:rsid w:val="00386E06"/>
    <w:rsid w:val="003870F1"/>
    <w:rsid w:val="003875B1"/>
    <w:rsid w:val="00387CD6"/>
    <w:rsid w:val="00387F59"/>
    <w:rsid w:val="003905C7"/>
    <w:rsid w:val="003909D4"/>
    <w:rsid w:val="00390D83"/>
    <w:rsid w:val="00390ECB"/>
    <w:rsid w:val="00391671"/>
    <w:rsid w:val="003919F5"/>
    <w:rsid w:val="00391E58"/>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724"/>
    <w:rsid w:val="00395E3F"/>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1C8"/>
    <w:rsid w:val="003B1910"/>
    <w:rsid w:val="003B1E7F"/>
    <w:rsid w:val="003B30B1"/>
    <w:rsid w:val="003B31CC"/>
    <w:rsid w:val="003B35BC"/>
    <w:rsid w:val="003B3F16"/>
    <w:rsid w:val="003B43E6"/>
    <w:rsid w:val="003B448B"/>
    <w:rsid w:val="003B4494"/>
    <w:rsid w:val="003B44B6"/>
    <w:rsid w:val="003B48CE"/>
    <w:rsid w:val="003B4E48"/>
    <w:rsid w:val="003B5140"/>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5AFA"/>
    <w:rsid w:val="003C5D61"/>
    <w:rsid w:val="003C604D"/>
    <w:rsid w:val="003C6D6F"/>
    <w:rsid w:val="003C791F"/>
    <w:rsid w:val="003C7B22"/>
    <w:rsid w:val="003C7BFD"/>
    <w:rsid w:val="003D0163"/>
    <w:rsid w:val="003D04F1"/>
    <w:rsid w:val="003D059B"/>
    <w:rsid w:val="003D0E84"/>
    <w:rsid w:val="003D1A62"/>
    <w:rsid w:val="003D2104"/>
    <w:rsid w:val="003D226F"/>
    <w:rsid w:val="003D31AD"/>
    <w:rsid w:val="003D400C"/>
    <w:rsid w:val="003D4369"/>
    <w:rsid w:val="003D45B8"/>
    <w:rsid w:val="003D4621"/>
    <w:rsid w:val="003D4943"/>
    <w:rsid w:val="003D5111"/>
    <w:rsid w:val="003D6468"/>
    <w:rsid w:val="003D65C5"/>
    <w:rsid w:val="003D6847"/>
    <w:rsid w:val="003D6921"/>
    <w:rsid w:val="003D6E02"/>
    <w:rsid w:val="003D6E50"/>
    <w:rsid w:val="003D6F85"/>
    <w:rsid w:val="003D70D1"/>
    <w:rsid w:val="003D727F"/>
    <w:rsid w:val="003D7AA6"/>
    <w:rsid w:val="003D7D69"/>
    <w:rsid w:val="003E01E1"/>
    <w:rsid w:val="003E02E5"/>
    <w:rsid w:val="003E0471"/>
    <w:rsid w:val="003E0CA3"/>
    <w:rsid w:val="003E1CAF"/>
    <w:rsid w:val="003E1D8C"/>
    <w:rsid w:val="003E2142"/>
    <w:rsid w:val="003E21D5"/>
    <w:rsid w:val="003E266D"/>
    <w:rsid w:val="003E26C3"/>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60CD"/>
    <w:rsid w:val="003E64AD"/>
    <w:rsid w:val="003E6ABC"/>
    <w:rsid w:val="003E6C6E"/>
    <w:rsid w:val="003E6E99"/>
    <w:rsid w:val="003E72BC"/>
    <w:rsid w:val="003E7798"/>
    <w:rsid w:val="003E787A"/>
    <w:rsid w:val="003E7A49"/>
    <w:rsid w:val="003E7B57"/>
    <w:rsid w:val="003E7D16"/>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FD8"/>
    <w:rsid w:val="004123D5"/>
    <w:rsid w:val="00412893"/>
    <w:rsid w:val="004132E3"/>
    <w:rsid w:val="0041333F"/>
    <w:rsid w:val="00413568"/>
    <w:rsid w:val="00413675"/>
    <w:rsid w:val="004136BD"/>
    <w:rsid w:val="00413D4D"/>
    <w:rsid w:val="00413E27"/>
    <w:rsid w:val="00414AE0"/>
    <w:rsid w:val="00414DE8"/>
    <w:rsid w:val="00414E87"/>
    <w:rsid w:val="00416D89"/>
    <w:rsid w:val="0041712A"/>
    <w:rsid w:val="004171C8"/>
    <w:rsid w:val="00417447"/>
    <w:rsid w:val="00420126"/>
    <w:rsid w:val="00420615"/>
    <w:rsid w:val="00421EF9"/>
    <w:rsid w:val="00421F29"/>
    <w:rsid w:val="004220EC"/>
    <w:rsid w:val="004229BD"/>
    <w:rsid w:val="00422A74"/>
    <w:rsid w:val="00422AF5"/>
    <w:rsid w:val="0042409E"/>
    <w:rsid w:val="004242E8"/>
    <w:rsid w:val="00424521"/>
    <w:rsid w:val="00424BE3"/>
    <w:rsid w:val="00424C13"/>
    <w:rsid w:val="0042556E"/>
    <w:rsid w:val="0042557E"/>
    <w:rsid w:val="00426DC8"/>
    <w:rsid w:val="004279AB"/>
    <w:rsid w:val="00427AB1"/>
    <w:rsid w:val="0043151F"/>
    <w:rsid w:val="00432586"/>
    <w:rsid w:val="00432B07"/>
    <w:rsid w:val="004330D9"/>
    <w:rsid w:val="004332A6"/>
    <w:rsid w:val="004334EE"/>
    <w:rsid w:val="004342FC"/>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331"/>
    <w:rsid w:val="00445433"/>
    <w:rsid w:val="00445A0C"/>
    <w:rsid w:val="00446152"/>
    <w:rsid w:val="004464F7"/>
    <w:rsid w:val="00446581"/>
    <w:rsid w:val="00446707"/>
    <w:rsid w:val="00447338"/>
    <w:rsid w:val="004475CE"/>
    <w:rsid w:val="0045041F"/>
    <w:rsid w:val="00450918"/>
    <w:rsid w:val="00450AC6"/>
    <w:rsid w:val="00450CAB"/>
    <w:rsid w:val="00450D40"/>
    <w:rsid w:val="00450EFF"/>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F14"/>
    <w:rsid w:val="0047208B"/>
    <w:rsid w:val="0047217A"/>
    <w:rsid w:val="00472B91"/>
    <w:rsid w:val="00472C4C"/>
    <w:rsid w:val="00472CC6"/>
    <w:rsid w:val="00472D6D"/>
    <w:rsid w:val="004731B3"/>
    <w:rsid w:val="004733A5"/>
    <w:rsid w:val="00473A5E"/>
    <w:rsid w:val="00474024"/>
    <w:rsid w:val="0047495D"/>
    <w:rsid w:val="00474A22"/>
    <w:rsid w:val="00474DDF"/>
    <w:rsid w:val="00475C45"/>
    <w:rsid w:val="00476052"/>
    <w:rsid w:val="00476287"/>
    <w:rsid w:val="004762A2"/>
    <w:rsid w:val="00476B58"/>
    <w:rsid w:val="00477E8D"/>
    <w:rsid w:val="00477ED3"/>
    <w:rsid w:val="0048044D"/>
    <w:rsid w:val="00480E42"/>
    <w:rsid w:val="004811B3"/>
    <w:rsid w:val="0048128C"/>
    <w:rsid w:val="0048154C"/>
    <w:rsid w:val="004828F1"/>
    <w:rsid w:val="00483921"/>
    <w:rsid w:val="00483981"/>
    <w:rsid w:val="0048578B"/>
    <w:rsid w:val="00485A70"/>
    <w:rsid w:val="00485DC1"/>
    <w:rsid w:val="00485EA9"/>
    <w:rsid w:val="0048607D"/>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739"/>
    <w:rsid w:val="00495098"/>
    <w:rsid w:val="00495467"/>
    <w:rsid w:val="004955F8"/>
    <w:rsid w:val="00495965"/>
    <w:rsid w:val="00495B59"/>
    <w:rsid w:val="00496303"/>
    <w:rsid w:val="004964E3"/>
    <w:rsid w:val="004965A1"/>
    <w:rsid w:val="00496BF5"/>
    <w:rsid w:val="00496C57"/>
    <w:rsid w:val="0049725E"/>
    <w:rsid w:val="00497BDA"/>
    <w:rsid w:val="00497D3D"/>
    <w:rsid w:val="004A0727"/>
    <w:rsid w:val="004A0C41"/>
    <w:rsid w:val="004A15D1"/>
    <w:rsid w:val="004A2268"/>
    <w:rsid w:val="004A2B46"/>
    <w:rsid w:val="004A30FE"/>
    <w:rsid w:val="004A3307"/>
    <w:rsid w:val="004A33D9"/>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F93"/>
    <w:rsid w:val="004B2A18"/>
    <w:rsid w:val="004B2DF6"/>
    <w:rsid w:val="004B305C"/>
    <w:rsid w:val="004B4049"/>
    <w:rsid w:val="004B4596"/>
    <w:rsid w:val="004B4996"/>
    <w:rsid w:val="004B4D5D"/>
    <w:rsid w:val="004B6152"/>
    <w:rsid w:val="004B667A"/>
    <w:rsid w:val="004B68AF"/>
    <w:rsid w:val="004B6956"/>
    <w:rsid w:val="004B6B4E"/>
    <w:rsid w:val="004B7EF4"/>
    <w:rsid w:val="004C04A1"/>
    <w:rsid w:val="004C121F"/>
    <w:rsid w:val="004C159A"/>
    <w:rsid w:val="004C174F"/>
    <w:rsid w:val="004C1891"/>
    <w:rsid w:val="004C1B10"/>
    <w:rsid w:val="004C2243"/>
    <w:rsid w:val="004C242A"/>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82F"/>
    <w:rsid w:val="004D0AE3"/>
    <w:rsid w:val="004D0C4A"/>
    <w:rsid w:val="004D23A1"/>
    <w:rsid w:val="004D2451"/>
    <w:rsid w:val="004D253D"/>
    <w:rsid w:val="004D309C"/>
    <w:rsid w:val="004D3BE6"/>
    <w:rsid w:val="004D3C45"/>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1EE"/>
    <w:rsid w:val="004E6207"/>
    <w:rsid w:val="004E6E2A"/>
    <w:rsid w:val="004E70D4"/>
    <w:rsid w:val="004E744A"/>
    <w:rsid w:val="004E74B7"/>
    <w:rsid w:val="004E79CE"/>
    <w:rsid w:val="004E7CA8"/>
    <w:rsid w:val="004F03A0"/>
    <w:rsid w:val="004F06D6"/>
    <w:rsid w:val="004F121C"/>
    <w:rsid w:val="004F2664"/>
    <w:rsid w:val="004F26CB"/>
    <w:rsid w:val="004F2879"/>
    <w:rsid w:val="004F28EC"/>
    <w:rsid w:val="004F2E02"/>
    <w:rsid w:val="004F3C6C"/>
    <w:rsid w:val="004F4098"/>
    <w:rsid w:val="004F41A6"/>
    <w:rsid w:val="004F4995"/>
    <w:rsid w:val="004F5575"/>
    <w:rsid w:val="004F5A6C"/>
    <w:rsid w:val="004F5E65"/>
    <w:rsid w:val="004F6C97"/>
    <w:rsid w:val="004F70BC"/>
    <w:rsid w:val="004F7445"/>
    <w:rsid w:val="004F7A62"/>
    <w:rsid w:val="004F7D3B"/>
    <w:rsid w:val="004F7E4F"/>
    <w:rsid w:val="0050050C"/>
    <w:rsid w:val="00500BBE"/>
    <w:rsid w:val="00500FD4"/>
    <w:rsid w:val="005012A4"/>
    <w:rsid w:val="005015F8"/>
    <w:rsid w:val="0050181D"/>
    <w:rsid w:val="005022A2"/>
    <w:rsid w:val="00502464"/>
    <w:rsid w:val="00502C4D"/>
    <w:rsid w:val="00503282"/>
    <w:rsid w:val="005039FC"/>
    <w:rsid w:val="00503D33"/>
    <w:rsid w:val="00503E99"/>
    <w:rsid w:val="005042E3"/>
    <w:rsid w:val="0050464D"/>
    <w:rsid w:val="005050CB"/>
    <w:rsid w:val="005056C1"/>
    <w:rsid w:val="0050575C"/>
    <w:rsid w:val="00505DB3"/>
    <w:rsid w:val="00505E43"/>
    <w:rsid w:val="005061FC"/>
    <w:rsid w:val="00506259"/>
    <w:rsid w:val="00506AB6"/>
    <w:rsid w:val="00506EE8"/>
    <w:rsid w:val="005073F2"/>
    <w:rsid w:val="00507556"/>
    <w:rsid w:val="0050795F"/>
    <w:rsid w:val="00507BDB"/>
    <w:rsid w:val="00510814"/>
    <w:rsid w:val="005108EF"/>
    <w:rsid w:val="00510DAE"/>
    <w:rsid w:val="00510FE3"/>
    <w:rsid w:val="00511151"/>
    <w:rsid w:val="0051184E"/>
    <w:rsid w:val="00511993"/>
    <w:rsid w:val="00512173"/>
    <w:rsid w:val="00512706"/>
    <w:rsid w:val="0051278D"/>
    <w:rsid w:val="00512961"/>
    <w:rsid w:val="00512B90"/>
    <w:rsid w:val="00512FBA"/>
    <w:rsid w:val="00513591"/>
    <w:rsid w:val="005147D3"/>
    <w:rsid w:val="00514B6D"/>
    <w:rsid w:val="00514EEF"/>
    <w:rsid w:val="005158B8"/>
    <w:rsid w:val="005158C4"/>
    <w:rsid w:val="00515EA7"/>
    <w:rsid w:val="005168F4"/>
    <w:rsid w:val="00516A26"/>
    <w:rsid w:val="005171FB"/>
    <w:rsid w:val="005174C8"/>
    <w:rsid w:val="0051777D"/>
    <w:rsid w:val="005177DD"/>
    <w:rsid w:val="00517D34"/>
    <w:rsid w:val="0052050D"/>
    <w:rsid w:val="00520656"/>
    <w:rsid w:val="00521490"/>
    <w:rsid w:val="00521495"/>
    <w:rsid w:val="00521803"/>
    <w:rsid w:val="00521F2E"/>
    <w:rsid w:val="0052214B"/>
    <w:rsid w:val="0052240B"/>
    <w:rsid w:val="005226C6"/>
    <w:rsid w:val="005226E5"/>
    <w:rsid w:val="00522749"/>
    <w:rsid w:val="00522E6D"/>
    <w:rsid w:val="0052347D"/>
    <w:rsid w:val="00523EB4"/>
    <w:rsid w:val="00524263"/>
    <w:rsid w:val="0052443F"/>
    <w:rsid w:val="00524A1E"/>
    <w:rsid w:val="00525551"/>
    <w:rsid w:val="005256E2"/>
    <w:rsid w:val="005259A4"/>
    <w:rsid w:val="00525FE7"/>
    <w:rsid w:val="00527100"/>
    <w:rsid w:val="00527848"/>
    <w:rsid w:val="005278B8"/>
    <w:rsid w:val="005301F8"/>
    <w:rsid w:val="005302B5"/>
    <w:rsid w:val="00530907"/>
    <w:rsid w:val="005309B6"/>
    <w:rsid w:val="00530D40"/>
    <w:rsid w:val="00530F9C"/>
    <w:rsid w:val="0053135F"/>
    <w:rsid w:val="00531DC0"/>
    <w:rsid w:val="00531FA2"/>
    <w:rsid w:val="005324CD"/>
    <w:rsid w:val="00532E4D"/>
    <w:rsid w:val="00533443"/>
    <w:rsid w:val="0053349C"/>
    <w:rsid w:val="005338C9"/>
    <w:rsid w:val="00533C39"/>
    <w:rsid w:val="00533E99"/>
    <w:rsid w:val="005342F1"/>
    <w:rsid w:val="00534607"/>
    <w:rsid w:val="00534791"/>
    <w:rsid w:val="00534906"/>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9D8"/>
    <w:rsid w:val="00542D7F"/>
    <w:rsid w:val="005435AB"/>
    <w:rsid w:val="00543AB7"/>
    <w:rsid w:val="005443E0"/>
    <w:rsid w:val="00544D99"/>
    <w:rsid w:val="00545000"/>
    <w:rsid w:val="00545359"/>
    <w:rsid w:val="005455D6"/>
    <w:rsid w:val="00545C7D"/>
    <w:rsid w:val="00546445"/>
    <w:rsid w:val="005465C0"/>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ED5"/>
    <w:rsid w:val="0055573A"/>
    <w:rsid w:val="00555C4E"/>
    <w:rsid w:val="0055648E"/>
    <w:rsid w:val="005572DE"/>
    <w:rsid w:val="005573D4"/>
    <w:rsid w:val="00557C05"/>
    <w:rsid w:val="00557E2E"/>
    <w:rsid w:val="00560F77"/>
    <w:rsid w:val="005612DD"/>
    <w:rsid w:val="005617FC"/>
    <w:rsid w:val="00561C60"/>
    <w:rsid w:val="00561CC6"/>
    <w:rsid w:val="005626C1"/>
    <w:rsid w:val="005627B4"/>
    <w:rsid w:val="00562E1C"/>
    <w:rsid w:val="00563490"/>
    <w:rsid w:val="00563C35"/>
    <w:rsid w:val="00564BF8"/>
    <w:rsid w:val="00564C1C"/>
    <w:rsid w:val="00565733"/>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4734"/>
    <w:rsid w:val="00574763"/>
    <w:rsid w:val="00574A7A"/>
    <w:rsid w:val="00574B55"/>
    <w:rsid w:val="0057562F"/>
    <w:rsid w:val="0057570A"/>
    <w:rsid w:val="0057609E"/>
    <w:rsid w:val="0057617F"/>
    <w:rsid w:val="005766E8"/>
    <w:rsid w:val="005775A7"/>
    <w:rsid w:val="0058024F"/>
    <w:rsid w:val="00580AE7"/>
    <w:rsid w:val="00580DF2"/>
    <w:rsid w:val="00581604"/>
    <w:rsid w:val="005818D9"/>
    <w:rsid w:val="00581BEC"/>
    <w:rsid w:val="005822CB"/>
    <w:rsid w:val="00582C49"/>
    <w:rsid w:val="00582D25"/>
    <w:rsid w:val="00582D6F"/>
    <w:rsid w:val="005832D2"/>
    <w:rsid w:val="0058352F"/>
    <w:rsid w:val="00583CB8"/>
    <w:rsid w:val="005840E0"/>
    <w:rsid w:val="00584158"/>
    <w:rsid w:val="00584895"/>
    <w:rsid w:val="00584966"/>
    <w:rsid w:val="00584C0B"/>
    <w:rsid w:val="00585267"/>
    <w:rsid w:val="005858A2"/>
    <w:rsid w:val="005860C1"/>
    <w:rsid w:val="00586A27"/>
    <w:rsid w:val="00586FE0"/>
    <w:rsid w:val="005870DC"/>
    <w:rsid w:val="005871D4"/>
    <w:rsid w:val="00587E9F"/>
    <w:rsid w:val="00590011"/>
    <w:rsid w:val="00590460"/>
    <w:rsid w:val="00590D93"/>
    <w:rsid w:val="0059172C"/>
    <w:rsid w:val="005918D6"/>
    <w:rsid w:val="00591AA1"/>
    <w:rsid w:val="00591F3D"/>
    <w:rsid w:val="005921B6"/>
    <w:rsid w:val="00592C8B"/>
    <w:rsid w:val="005933EC"/>
    <w:rsid w:val="0059465F"/>
    <w:rsid w:val="005947E6"/>
    <w:rsid w:val="005949F4"/>
    <w:rsid w:val="00594DC5"/>
    <w:rsid w:val="00595040"/>
    <w:rsid w:val="00595513"/>
    <w:rsid w:val="005955FA"/>
    <w:rsid w:val="00595FD6"/>
    <w:rsid w:val="00595FF4"/>
    <w:rsid w:val="00596B6D"/>
    <w:rsid w:val="00596C8A"/>
    <w:rsid w:val="00596D02"/>
    <w:rsid w:val="00597071"/>
    <w:rsid w:val="0059747C"/>
    <w:rsid w:val="005976B8"/>
    <w:rsid w:val="00597729"/>
    <w:rsid w:val="005978EE"/>
    <w:rsid w:val="00597AB3"/>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4E20"/>
    <w:rsid w:val="005A4FB8"/>
    <w:rsid w:val="005A51AC"/>
    <w:rsid w:val="005A53E9"/>
    <w:rsid w:val="005A572D"/>
    <w:rsid w:val="005A585A"/>
    <w:rsid w:val="005A5B8D"/>
    <w:rsid w:val="005A5CE7"/>
    <w:rsid w:val="005A5CEF"/>
    <w:rsid w:val="005A5D67"/>
    <w:rsid w:val="005A6FF2"/>
    <w:rsid w:val="005A7CC5"/>
    <w:rsid w:val="005B0469"/>
    <w:rsid w:val="005B04B5"/>
    <w:rsid w:val="005B0A32"/>
    <w:rsid w:val="005B0CE9"/>
    <w:rsid w:val="005B1594"/>
    <w:rsid w:val="005B19BF"/>
    <w:rsid w:val="005B1CD1"/>
    <w:rsid w:val="005B2A22"/>
    <w:rsid w:val="005B2B0F"/>
    <w:rsid w:val="005B2D3E"/>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BBC"/>
    <w:rsid w:val="005C5BBE"/>
    <w:rsid w:val="005C66F7"/>
    <w:rsid w:val="005C6917"/>
    <w:rsid w:val="005C7002"/>
    <w:rsid w:val="005C720C"/>
    <w:rsid w:val="005C730A"/>
    <w:rsid w:val="005C735C"/>
    <w:rsid w:val="005C76B7"/>
    <w:rsid w:val="005C76C2"/>
    <w:rsid w:val="005C76E8"/>
    <w:rsid w:val="005C7BA9"/>
    <w:rsid w:val="005D0575"/>
    <w:rsid w:val="005D1089"/>
    <w:rsid w:val="005D1797"/>
    <w:rsid w:val="005D180F"/>
    <w:rsid w:val="005D19FD"/>
    <w:rsid w:val="005D1E62"/>
    <w:rsid w:val="005D23E4"/>
    <w:rsid w:val="005D253F"/>
    <w:rsid w:val="005D2A04"/>
    <w:rsid w:val="005D3426"/>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C33"/>
    <w:rsid w:val="005E5FFF"/>
    <w:rsid w:val="005E6044"/>
    <w:rsid w:val="005E6352"/>
    <w:rsid w:val="005E643F"/>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A06"/>
    <w:rsid w:val="005F6F6F"/>
    <w:rsid w:val="005F7524"/>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9B4"/>
    <w:rsid w:val="00613F4B"/>
    <w:rsid w:val="00614842"/>
    <w:rsid w:val="00614DFB"/>
    <w:rsid w:val="006150C7"/>
    <w:rsid w:val="00615869"/>
    <w:rsid w:val="00615918"/>
    <w:rsid w:val="00615CC2"/>
    <w:rsid w:val="00615CFF"/>
    <w:rsid w:val="00616014"/>
    <w:rsid w:val="0061638E"/>
    <w:rsid w:val="0061645D"/>
    <w:rsid w:val="0061656A"/>
    <w:rsid w:val="00616CF7"/>
    <w:rsid w:val="00616E12"/>
    <w:rsid w:val="006178FC"/>
    <w:rsid w:val="006179BB"/>
    <w:rsid w:val="00617F40"/>
    <w:rsid w:val="006205EB"/>
    <w:rsid w:val="00620677"/>
    <w:rsid w:val="00620930"/>
    <w:rsid w:val="00620AE9"/>
    <w:rsid w:val="0062142C"/>
    <w:rsid w:val="00621A87"/>
    <w:rsid w:val="00621B2A"/>
    <w:rsid w:val="00621CB6"/>
    <w:rsid w:val="00622251"/>
    <w:rsid w:val="006236A1"/>
    <w:rsid w:val="00623D67"/>
    <w:rsid w:val="00623DF1"/>
    <w:rsid w:val="00624252"/>
    <w:rsid w:val="00624849"/>
    <w:rsid w:val="00624F5C"/>
    <w:rsid w:val="0062520F"/>
    <w:rsid w:val="00625973"/>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5161"/>
    <w:rsid w:val="0064522D"/>
    <w:rsid w:val="0064536C"/>
    <w:rsid w:val="00645511"/>
    <w:rsid w:val="006455DA"/>
    <w:rsid w:val="006456D7"/>
    <w:rsid w:val="006458B5"/>
    <w:rsid w:val="00646379"/>
    <w:rsid w:val="0064639B"/>
    <w:rsid w:val="006467F0"/>
    <w:rsid w:val="00647464"/>
    <w:rsid w:val="00647A84"/>
    <w:rsid w:val="00647AF8"/>
    <w:rsid w:val="00647EBC"/>
    <w:rsid w:val="0065066B"/>
    <w:rsid w:val="006508DA"/>
    <w:rsid w:val="006509A1"/>
    <w:rsid w:val="006509E5"/>
    <w:rsid w:val="00651368"/>
    <w:rsid w:val="00651F7C"/>
    <w:rsid w:val="006523B1"/>
    <w:rsid w:val="00653147"/>
    <w:rsid w:val="006532E5"/>
    <w:rsid w:val="00653633"/>
    <w:rsid w:val="00653788"/>
    <w:rsid w:val="0065396F"/>
    <w:rsid w:val="0065411F"/>
    <w:rsid w:val="00654655"/>
    <w:rsid w:val="00654C67"/>
    <w:rsid w:val="00655151"/>
    <w:rsid w:val="00655364"/>
    <w:rsid w:val="0065557E"/>
    <w:rsid w:val="00655D98"/>
    <w:rsid w:val="00656888"/>
    <w:rsid w:val="0065699C"/>
    <w:rsid w:val="006569AF"/>
    <w:rsid w:val="00656F10"/>
    <w:rsid w:val="00656FAA"/>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9B1"/>
    <w:rsid w:val="00670052"/>
    <w:rsid w:val="00670209"/>
    <w:rsid w:val="006703E1"/>
    <w:rsid w:val="0067081F"/>
    <w:rsid w:val="00670DD9"/>
    <w:rsid w:val="00672620"/>
    <w:rsid w:val="006734EA"/>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E30"/>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ED0"/>
    <w:rsid w:val="006867F2"/>
    <w:rsid w:val="006869F9"/>
    <w:rsid w:val="00686B2A"/>
    <w:rsid w:val="00686DF2"/>
    <w:rsid w:val="006874BE"/>
    <w:rsid w:val="006911A6"/>
    <w:rsid w:val="0069134D"/>
    <w:rsid w:val="00691562"/>
    <w:rsid w:val="006915A3"/>
    <w:rsid w:val="00691C5E"/>
    <w:rsid w:val="00691E9C"/>
    <w:rsid w:val="0069317B"/>
    <w:rsid w:val="0069337F"/>
    <w:rsid w:val="00693E3B"/>
    <w:rsid w:val="00693FE3"/>
    <w:rsid w:val="006942BD"/>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F7A"/>
    <w:rsid w:val="006A04ED"/>
    <w:rsid w:val="006A0A65"/>
    <w:rsid w:val="006A0B6C"/>
    <w:rsid w:val="006A0F02"/>
    <w:rsid w:val="006A14CA"/>
    <w:rsid w:val="006A193F"/>
    <w:rsid w:val="006A1A4A"/>
    <w:rsid w:val="006A1A8D"/>
    <w:rsid w:val="006A1B52"/>
    <w:rsid w:val="006A1CD6"/>
    <w:rsid w:val="006A24A7"/>
    <w:rsid w:val="006A25CE"/>
    <w:rsid w:val="006A2E93"/>
    <w:rsid w:val="006A2F57"/>
    <w:rsid w:val="006A2F85"/>
    <w:rsid w:val="006A43DE"/>
    <w:rsid w:val="006A4A0D"/>
    <w:rsid w:val="006A5853"/>
    <w:rsid w:val="006A58D6"/>
    <w:rsid w:val="006A5C1B"/>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45B"/>
    <w:rsid w:val="006B1506"/>
    <w:rsid w:val="006B1938"/>
    <w:rsid w:val="006B22C6"/>
    <w:rsid w:val="006B23D2"/>
    <w:rsid w:val="006B242E"/>
    <w:rsid w:val="006B2F54"/>
    <w:rsid w:val="006B37AB"/>
    <w:rsid w:val="006B39DB"/>
    <w:rsid w:val="006B3F7D"/>
    <w:rsid w:val="006B43FB"/>
    <w:rsid w:val="006B4630"/>
    <w:rsid w:val="006B4A08"/>
    <w:rsid w:val="006B4C4E"/>
    <w:rsid w:val="006B4F44"/>
    <w:rsid w:val="006B4F8B"/>
    <w:rsid w:val="006B5B12"/>
    <w:rsid w:val="006B6670"/>
    <w:rsid w:val="006B66ED"/>
    <w:rsid w:val="006B76CA"/>
    <w:rsid w:val="006B7C45"/>
    <w:rsid w:val="006B7D90"/>
    <w:rsid w:val="006B7F7A"/>
    <w:rsid w:val="006C0054"/>
    <w:rsid w:val="006C00C2"/>
    <w:rsid w:val="006C0D54"/>
    <w:rsid w:val="006C107B"/>
    <w:rsid w:val="006C16F6"/>
    <w:rsid w:val="006C24DF"/>
    <w:rsid w:val="006C26BC"/>
    <w:rsid w:val="006C28A4"/>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C7DA5"/>
    <w:rsid w:val="006C7FC6"/>
    <w:rsid w:val="006D0390"/>
    <w:rsid w:val="006D14F2"/>
    <w:rsid w:val="006D1C37"/>
    <w:rsid w:val="006D1E9C"/>
    <w:rsid w:val="006D24EE"/>
    <w:rsid w:val="006D2A43"/>
    <w:rsid w:val="006D36D1"/>
    <w:rsid w:val="006D3B5B"/>
    <w:rsid w:val="006D3C54"/>
    <w:rsid w:val="006D3D53"/>
    <w:rsid w:val="006D4176"/>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E87"/>
    <w:rsid w:val="006E1F1E"/>
    <w:rsid w:val="006E20AB"/>
    <w:rsid w:val="006E24A8"/>
    <w:rsid w:val="006E2F26"/>
    <w:rsid w:val="006E31E2"/>
    <w:rsid w:val="006E36A7"/>
    <w:rsid w:val="006E3724"/>
    <w:rsid w:val="006E3B34"/>
    <w:rsid w:val="006E4022"/>
    <w:rsid w:val="006E47E4"/>
    <w:rsid w:val="006E4872"/>
    <w:rsid w:val="006E4D1F"/>
    <w:rsid w:val="006E4DE0"/>
    <w:rsid w:val="006E544F"/>
    <w:rsid w:val="006E54CE"/>
    <w:rsid w:val="006E5A97"/>
    <w:rsid w:val="006E5F36"/>
    <w:rsid w:val="006E6BEF"/>
    <w:rsid w:val="006E6C8D"/>
    <w:rsid w:val="006E6F42"/>
    <w:rsid w:val="006E7FAB"/>
    <w:rsid w:val="006F0D13"/>
    <w:rsid w:val="006F225F"/>
    <w:rsid w:val="006F2521"/>
    <w:rsid w:val="006F25E8"/>
    <w:rsid w:val="006F2871"/>
    <w:rsid w:val="006F2C7A"/>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7550"/>
    <w:rsid w:val="006F779F"/>
    <w:rsid w:val="006F7A50"/>
    <w:rsid w:val="006F7BA7"/>
    <w:rsid w:val="006F7C4E"/>
    <w:rsid w:val="007001C3"/>
    <w:rsid w:val="00700436"/>
    <w:rsid w:val="007006B8"/>
    <w:rsid w:val="007007C2"/>
    <w:rsid w:val="00700BDB"/>
    <w:rsid w:val="00700E5F"/>
    <w:rsid w:val="00700E88"/>
    <w:rsid w:val="007010D8"/>
    <w:rsid w:val="007011AC"/>
    <w:rsid w:val="007026FD"/>
    <w:rsid w:val="007028FC"/>
    <w:rsid w:val="00702918"/>
    <w:rsid w:val="007031D4"/>
    <w:rsid w:val="00703474"/>
    <w:rsid w:val="00703B5C"/>
    <w:rsid w:val="00703BA8"/>
    <w:rsid w:val="00703D2E"/>
    <w:rsid w:val="00704070"/>
    <w:rsid w:val="007042EE"/>
    <w:rsid w:val="00704411"/>
    <w:rsid w:val="0070513B"/>
    <w:rsid w:val="0070527F"/>
    <w:rsid w:val="00705A00"/>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B39"/>
    <w:rsid w:val="00717358"/>
    <w:rsid w:val="00720989"/>
    <w:rsid w:val="00720BF3"/>
    <w:rsid w:val="00721276"/>
    <w:rsid w:val="00721D52"/>
    <w:rsid w:val="00721ED4"/>
    <w:rsid w:val="00722005"/>
    <w:rsid w:val="00722208"/>
    <w:rsid w:val="00722498"/>
    <w:rsid w:val="007233B0"/>
    <w:rsid w:val="00723D63"/>
    <w:rsid w:val="00723FFC"/>
    <w:rsid w:val="0072408E"/>
    <w:rsid w:val="007245BB"/>
    <w:rsid w:val="007249A3"/>
    <w:rsid w:val="007255C3"/>
    <w:rsid w:val="00725C0D"/>
    <w:rsid w:val="00725C71"/>
    <w:rsid w:val="00725E1B"/>
    <w:rsid w:val="0072622F"/>
    <w:rsid w:val="0072658C"/>
    <w:rsid w:val="00726A81"/>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905"/>
    <w:rsid w:val="00735912"/>
    <w:rsid w:val="00735D5F"/>
    <w:rsid w:val="00735E5C"/>
    <w:rsid w:val="007364BD"/>
    <w:rsid w:val="007372C1"/>
    <w:rsid w:val="00737375"/>
    <w:rsid w:val="00737378"/>
    <w:rsid w:val="00737541"/>
    <w:rsid w:val="00737608"/>
    <w:rsid w:val="007377FB"/>
    <w:rsid w:val="00737C53"/>
    <w:rsid w:val="00740ABD"/>
    <w:rsid w:val="00740F24"/>
    <w:rsid w:val="00740FD7"/>
    <w:rsid w:val="00741C07"/>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2976"/>
    <w:rsid w:val="00752D0E"/>
    <w:rsid w:val="00752EB0"/>
    <w:rsid w:val="00753CA6"/>
    <w:rsid w:val="00753F72"/>
    <w:rsid w:val="00754BE6"/>
    <w:rsid w:val="00754FEF"/>
    <w:rsid w:val="0075505A"/>
    <w:rsid w:val="007556BC"/>
    <w:rsid w:val="00756F7F"/>
    <w:rsid w:val="007571E8"/>
    <w:rsid w:val="00757514"/>
    <w:rsid w:val="007578F3"/>
    <w:rsid w:val="00757ADD"/>
    <w:rsid w:val="00757C8C"/>
    <w:rsid w:val="007608A5"/>
    <w:rsid w:val="00760A67"/>
    <w:rsid w:val="00760E8A"/>
    <w:rsid w:val="00761515"/>
    <w:rsid w:val="007622A6"/>
    <w:rsid w:val="00762AB0"/>
    <w:rsid w:val="0076364B"/>
    <w:rsid w:val="00763962"/>
    <w:rsid w:val="00763E87"/>
    <w:rsid w:val="0076429E"/>
    <w:rsid w:val="00764871"/>
    <w:rsid w:val="00764914"/>
    <w:rsid w:val="00765071"/>
    <w:rsid w:val="007650FC"/>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7F3"/>
    <w:rsid w:val="00777C4C"/>
    <w:rsid w:val="00777D53"/>
    <w:rsid w:val="00780B97"/>
    <w:rsid w:val="00781735"/>
    <w:rsid w:val="00781D6A"/>
    <w:rsid w:val="007821F2"/>
    <w:rsid w:val="0078225C"/>
    <w:rsid w:val="00782ACD"/>
    <w:rsid w:val="00782BB7"/>
    <w:rsid w:val="00783066"/>
    <w:rsid w:val="00783A2E"/>
    <w:rsid w:val="00783C01"/>
    <w:rsid w:val="00783D5A"/>
    <w:rsid w:val="00783E33"/>
    <w:rsid w:val="00784286"/>
    <w:rsid w:val="00784379"/>
    <w:rsid w:val="00784680"/>
    <w:rsid w:val="00785468"/>
    <w:rsid w:val="00785794"/>
    <w:rsid w:val="00785E14"/>
    <w:rsid w:val="007866EF"/>
    <w:rsid w:val="00786923"/>
    <w:rsid w:val="0078692F"/>
    <w:rsid w:val="00786BF9"/>
    <w:rsid w:val="00786FE4"/>
    <w:rsid w:val="007872D3"/>
    <w:rsid w:val="00787455"/>
    <w:rsid w:val="0078747F"/>
    <w:rsid w:val="007876AD"/>
    <w:rsid w:val="00787788"/>
    <w:rsid w:val="00787F35"/>
    <w:rsid w:val="00790169"/>
    <w:rsid w:val="00790648"/>
    <w:rsid w:val="007910DE"/>
    <w:rsid w:val="00792039"/>
    <w:rsid w:val="0079221A"/>
    <w:rsid w:val="007927CC"/>
    <w:rsid w:val="007927FC"/>
    <w:rsid w:val="00793684"/>
    <w:rsid w:val="007938E1"/>
    <w:rsid w:val="00793BD5"/>
    <w:rsid w:val="00793FA7"/>
    <w:rsid w:val="00794433"/>
    <w:rsid w:val="00794819"/>
    <w:rsid w:val="00794837"/>
    <w:rsid w:val="00794A4F"/>
    <w:rsid w:val="00794A7E"/>
    <w:rsid w:val="00794B13"/>
    <w:rsid w:val="00794C04"/>
    <w:rsid w:val="00794ED6"/>
    <w:rsid w:val="00794F23"/>
    <w:rsid w:val="00794F3D"/>
    <w:rsid w:val="00795350"/>
    <w:rsid w:val="00795522"/>
    <w:rsid w:val="00795A25"/>
    <w:rsid w:val="00795CE2"/>
    <w:rsid w:val="007974A1"/>
    <w:rsid w:val="00797881"/>
    <w:rsid w:val="00797DEA"/>
    <w:rsid w:val="007A097E"/>
    <w:rsid w:val="007A1595"/>
    <w:rsid w:val="007A1B43"/>
    <w:rsid w:val="007A20D7"/>
    <w:rsid w:val="007A21C9"/>
    <w:rsid w:val="007A32FC"/>
    <w:rsid w:val="007A3B13"/>
    <w:rsid w:val="007A427F"/>
    <w:rsid w:val="007A4635"/>
    <w:rsid w:val="007A4D84"/>
    <w:rsid w:val="007A6063"/>
    <w:rsid w:val="007A6680"/>
    <w:rsid w:val="007A6DA2"/>
    <w:rsid w:val="007A6E74"/>
    <w:rsid w:val="007A7486"/>
    <w:rsid w:val="007A7BCD"/>
    <w:rsid w:val="007B0294"/>
    <w:rsid w:val="007B0466"/>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404"/>
    <w:rsid w:val="007B452F"/>
    <w:rsid w:val="007B4754"/>
    <w:rsid w:val="007B4819"/>
    <w:rsid w:val="007B4C40"/>
    <w:rsid w:val="007B52AA"/>
    <w:rsid w:val="007B5503"/>
    <w:rsid w:val="007B5B17"/>
    <w:rsid w:val="007B5B70"/>
    <w:rsid w:val="007B5B9A"/>
    <w:rsid w:val="007B5C89"/>
    <w:rsid w:val="007B5DE0"/>
    <w:rsid w:val="007B5E52"/>
    <w:rsid w:val="007B6037"/>
    <w:rsid w:val="007B6498"/>
    <w:rsid w:val="007B6A6F"/>
    <w:rsid w:val="007B6B1C"/>
    <w:rsid w:val="007B6F32"/>
    <w:rsid w:val="007B6F74"/>
    <w:rsid w:val="007B71F9"/>
    <w:rsid w:val="007B75FC"/>
    <w:rsid w:val="007C0317"/>
    <w:rsid w:val="007C0661"/>
    <w:rsid w:val="007C081D"/>
    <w:rsid w:val="007C11A4"/>
    <w:rsid w:val="007C15C8"/>
    <w:rsid w:val="007C15E6"/>
    <w:rsid w:val="007C1726"/>
    <w:rsid w:val="007C1949"/>
    <w:rsid w:val="007C2090"/>
    <w:rsid w:val="007C234C"/>
    <w:rsid w:val="007C24B4"/>
    <w:rsid w:val="007C2FF0"/>
    <w:rsid w:val="007C3056"/>
    <w:rsid w:val="007C3678"/>
    <w:rsid w:val="007C385A"/>
    <w:rsid w:val="007C3F1A"/>
    <w:rsid w:val="007C4A80"/>
    <w:rsid w:val="007C4BAF"/>
    <w:rsid w:val="007C5A09"/>
    <w:rsid w:val="007C6323"/>
    <w:rsid w:val="007C6360"/>
    <w:rsid w:val="007C6A56"/>
    <w:rsid w:val="007C752F"/>
    <w:rsid w:val="007C7816"/>
    <w:rsid w:val="007C7A57"/>
    <w:rsid w:val="007D03EE"/>
    <w:rsid w:val="007D040B"/>
    <w:rsid w:val="007D056C"/>
    <w:rsid w:val="007D0835"/>
    <w:rsid w:val="007D1223"/>
    <w:rsid w:val="007D1447"/>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9FB"/>
    <w:rsid w:val="007D63FC"/>
    <w:rsid w:val="007E0095"/>
    <w:rsid w:val="007E02F0"/>
    <w:rsid w:val="007E041F"/>
    <w:rsid w:val="007E0444"/>
    <w:rsid w:val="007E0958"/>
    <w:rsid w:val="007E12DF"/>
    <w:rsid w:val="007E1A82"/>
    <w:rsid w:val="007E1C6F"/>
    <w:rsid w:val="007E200B"/>
    <w:rsid w:val="007E2160"/>
    <w:rsid w:val="007E2C34"/>
    <w:rsid w:val="007E2D66"/>
    <w:rsid w:val="007E2F37"/>
    <w:rsid w:val="007E32D3"/>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C0A"/>
    <w:rsid w:val="007F15FB"/>
    <w:rsid w:val="007F18AA"/>
    <w:rsid w:val="007F1A68"/>
    <w:rsid w:val="007F1AE9"/>
    <w:rsid w:val="007F1AFC"/>
    <w:rsid w:val="007F1BF7"/>
    <w:rsid w:val="007F2091"/>
    <w:rsid w:val="007F21D9"/>
    <w:rsid w:val="007F23AF"/>
    <w:rsid w:val="007F2CAF"/>
    <w:rsid w:val="007F325E"/>
    <w:rsid w:val="007F32D6"/>
    <w:rsid w:val="007F33C3"/>
    <w:rsid w:val="007F3619"/>
    <w:rsid w:val="007F3AB5"/>
    <w:rsid w:val="007F4197"/>
    <w:rsid w:val="007F4336"/>
    <w:rsid w:val="007F49B3"/>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BA8"/>
    <w:rsid w:val="00820DC8"/>
    <w:rsid w:val="008216C3"/>
    <w:rsid w:val="00821A14"/>
    <w:rsid w:val="00821D06"/>
    <w:rsid w:val="00823022"/>
    <w:rsid w:val="00823364"/>
    <w:rsid w:val="0082362A"/>
    <w:rsid w:val="008251CA"/>
    <w:rsid w:val="00825622"/>
    <w:rsid w:val="00825C9F"/>
    <w:rsid w:val="00825E44"/>
    <w:rsid w:val="00826285"/>
    <w:rsid w:val="008265AC"/>
    <w:rsid w:val="00826A18"/>
    <w:rsid w:val="00827369"/>
    <w:rsid w:val="00827830"/>
    <w:rsid w:val="00827C17"/>
    <w:rsid w:val="0083025A"/>
    <w:rsid w:val="008307DC"/>
    <w:rsid w:val="00831F7C"/>
    <w:rsid w:val="00832069"/>
    <w:rsid w:val="008325BE"/>
    <w:rsid w:val="00832978"/>
    <w:rsid w:val="00832B29"/>
    <w:rsid w:val="008332AC"/>
    <w:rsid w:val="0083356D"/>
    <w:rsid w:val="00833824"/>
    <w:rsid w:val="0083395E"/>
    <w:rsid w:val="0083429B"/>
    <w:rsid w:val="008349C0"/>
    <w:rsid w:val="00834AA5"/>
    <w:rsid w:val="00834DA8"/>
    <w:rsid w:val="0083507E"/>
    <w:rsid w:val="0083519C"/>
    <w:rsid w:val="00835521"/>
    <w:rsid w:val="008355AD"/>
    <w:rsid w:val="00835873"/>
    <w:rsid w:val="00835B36"/>
    <w:rsid w:val="00835F87"/>
    <w:rsid w:val="00836457"/>
    <w:rsid w:val="00836981"/>
    <w:rsid w:val="00840327"/>
    <w:rsid w:val="008409CA"/>
    <w:rsid w:val="00840AA6"/>
    <w:rsid w:val="008411AC"/>
    <w:rsid w:val="008414BA"/>
    <w:rsid w:val="008414D8"/>
    <w:rsid w:val="00841930"/>
    <w:rsid w:val="008419B4"/>
    <w:rsid w:val="008429B6"/>
    <w:rsid w:val="00843133"/>
    <w:rsid w:val="00843A3B"/>
    <w:rsid w:val="00843B93"/>
    <w:rsid w:val="00843D2F"/>
    <w:rsid w:val="00844609"/>
    <w:rsid w:val="0084481F"/>
    <w:rsid w:val="00844A54"/>
    <w:rsid w:val="00844B63"/>
    <w:rsid w:val="00844BFC"/>
    <w:rsid w:val="0084606B"/>
    <w:rsid w:val="00846A38"/>
    <w:rsid w:val="00846BA4"/>
    <w:rsid w:val="00846C3B"/>
    <w:rsid w:val="00846E34"/>
    <w:rsid w:val="00847024"/>
    <w:rsid w:val="00847D61"/>
    <w:rsid w:val="00850890"/>
    <w:rsid w:val="00850C67"/>
    <w:rsid w:val="00850F71"/>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64C2"/>
    <w:rsid w:val="008664F0"/>
    <w:rsid w:val="0086746B"/>
    <w:rsid w:val="00867CC2"/>
    <w:rsid w:val="00867F76"/>
    <w:rsid w:val="00870D27"/>
    <w:rsid w:val="0087181F"/>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6602"/>
    <w:rsid w:val="008767C2"/>
    <w:rsid w:val="00880131"/>
    <w:rsid w:val="008801BD"/>
    <w:rsid w:val="008803D8"/>
    <w:rsid w:val="00880D93"/>
    <w:rsid w:val="00881271"/>
    <w:rsid w:val="008821C0"/>
    <w:rsid w:val="00882C16"/>
    <w:rsid w:val="00883232"/>
    <w:rsid w:val="00883773"/>
    <w:rsid w:val="00884B8D"/>
    <w:rsid w:val="008852F2"/>
    <w:rsid w:val="008854F7"/>
    <w:rsid w:val="008856CE"/>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905"/>
    <w:rsid w:val="008A0659"/>
    <w:rsid w:val="008A09EF"/>
    <w:rsid w:val="008A0B1C"/>
    <w:rsid w:val="008A12E7"/>
    <w:rsid w:val="008A15C7"/>
    <w:rsid w:val="008A19BE"/>
    <w:rsid w:val="008A1ECC"/>
    <w:rsid w:val="008A1EE8"/>
    <w:rsid w:val="008A218D"/>
    <w:rsid w:val="008A2625"/>
    <w:rsid w:val="008A2A98"/>
    <w:rsid w:val="008A2FDB"/>
    <w:rsid w:val="008A3BBF"/>
    <w:rsid w:val="008A4228"/>
    <w:rsid w:val="008A46C3"/>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974"/>
    <w:rsid w:val="008B532A"/>
    <w:rsid w:val="008B5AEF"/>
    <w:rsid w:val="008B5DD5"/>
    <w:rsid w:val="008B6504"/>
    <w:rsid w:val="008B6691"/>
    <w:rsid w:val="008B66A1"/>
    <w:rsid w:val="008B715C"/>
    <w:rsid w:val="008B73F5"/>
    <w:rsid w:val="008B75FB"/>
    <w:rsid w:val="008B7B8D"/>
    <w:rsid w:val="008C0050"/>
    <w:rsid w:val="008C0215"/>
    <w:rsid w:val="008C0398"/>
    <w:rsid w:val="008C091B"/>
    <w:rsid w:val="008C0EEB"/>
    <w:rsid w:val="008C0F8A"/>
    <w:rsid w:val="008C1D8B"/>
    <w:rsid w:val="008C1E6A"/>
    <w:rsid w:val="008C1EA2"/>
    <w:rsid w:val="008C2931"/>
    <w:rsid w:val="008C2B9A"/>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AF1"/>
    <w:rsid w:val="008D0167"/>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B00"/>
    <w:rsid w:val="008D7CCE"/>
    <w:rsid w:val="008D7F1F"/>
    <w:rsid w:val="008E00E3"/>
    <w:rsid w:val="008E069F"/>
    <w:rsid w:val="008E08BA"/>
    <w:rsid w:val="008E0E4E"/>
    <w:rsid w:val="008E15AE"/>
    <w:rsid w:val="008E16DC"/>
    <w:rsid w:val="008E2191"/>
    <w:rsid w:val="008E21E9"/>
    <w:rsid w:val="008E257D"/>
    <w:rsid w:val="008E2749"/>
    <w:rsid w:val="008E2833"/>
    <w:rsid w:val="008E2E6F"/>
    <w:rsid w:val="008E3588"/>
    <w:rsid w:val="008E3979"/>
    <w:rsid w:val="008E3A1A"/>
    <w:rsid w:val="008E3A1D"/>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CA8"/>
    <w:rsid w:val="008F2CC2"/>
    <w:rsid w:val="008F2F01"/>
    <w:rsid w:val="008F3B98"/>
    <w:rsid w:val="008F3C52"/>
    <w:rsid w:val="008F3F12"/>
    <w:rsid w:val="008F4037"/>
    <w:rsid w:val="008F468E"/>
    <w:rsid w:val="008F492D"/>
    <w:rsid w:val="008F4BA8"/>
    <w:rsid w:val="008F4F51"/>
    <w:rsid w:val="008F4FA2"/>
    <w:rsid w:val="008F544F"/>
    <w:rsid w:val="008F5FC3"/>
    <w:rsid w:val="008F6211"/>
    <w:rsid w:val="008F6456"/>
    <w:rsid w:val="008F65A0"/>
    <w:rsid w:val="00900609"/>
    <w:rsid w:val="00901119"/>
    <w:rsid w:val="0090117D"/>
    <w:rsid w:val="009015B8"/>
    <w:rsid w:val="009016E7"/>
    <w:rsid w:val="00901EC6"/>
    <w:rsid w:val="009020E6"/>
    <w:rsid w:val="00902168"/>
    <w:rsid w:val="009026C8"/>
    <w:rsid w:val="0090299B"/>
    <w:rsid w:val="00902DBF"/>
    <w:rsid w:val="009035AB"/>
    <w:rsid w:val="009047BE"/>
    <w:rsid w:val="00904804"/>
    <w:rsid w:val="00904D17"/>
    <w:rsid w:val="00905B40"/>
    <w:rsid w:val="00905DD6"/>
    <w:rsid w:val="00905FAA"/>
    <w:rsid w:val="0090632D"/>
    <w:rsid w:val="00906624"/>
    <w:rsid w:val="009071E4"/>
    <w:rsid w:val="009073DA"/>
    <w:rsid w:val="0090744C"/>
    <w:rsid w:val="00907D57"/>
    <w:rsid w:val="00907DA0"/>
    <w:rsid w:val="00907EB2"/>
    <w:rsid w:val="00910006"/>
    <w:rsid w:val="00910672"/>
    <w:rsid w:val="00910856"/>
    <w:rsid w:val="00910895"/>
    <w:rsid w:val="00910EA9"/>
    <w:rsid w:val="00911592"/>
    <w:rsid w:val="009122D4"/>
    <w:rsid w:val="00912452"/>
    <w:rsid w:val="009126E0"/>
    <w:rsid w:val="00912900"/>
    <w:rsid w:val="00912947"/>
    <w:rsid w:val="00912CFD"/>
    <w:rsid w:val="0091366D"/>
    <w:rsid w:val="00913737"/>
    <w:rsid w:val="00913E5F"/>
    <w:rsid w:val="00913FF5"/>
    <w:rsid w:val="009142E0"/>
    <w:rsid w:val="009143D2"/>
    <w:rsid w:val="009155DF"/>
    <w:rsid w:val="009161FC"/>
    <w:rsid w:val="00916A2A"/>
    <w:rsid w:val="00917037"/>
    <w:rsid w:val="00917295"/>
    <w:rsid w:val="009175C6"/>
    <w:rsid w:val="0091785D"/>
    <w:rsid w:val="009202C7"/>
    <w:rsid w:val="00920B39"/>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CD6"/>
    <w:rsid w:val="00927EBE"/>
    <w:rsid w:val="00931806"/>
    <w:rsid w:val="00931EA4"/>
    <w:rsid w:val="009320B8"/>
    <w:rsid w:val="00933297"/>
    <w:rsid w:val="009337C7"/>
    <w:rsid w:val="00934212"/>
    <w:rsid w:val="00934227"/>
    <w:rsid w:val="00934513"/>
    <w:rsid w:val="009346B0"/>
    <w:rsid w:val="00935715"/>
    <w:rsid w:val="00935A99"/>
    <w:rsid w:val="00936F1E"/>
    <w:rsid w:val="00936F81"/>
    <w:rsid w:val="00937015"/>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748"/>
    <w:rsid w:val="00946146"/>
    <w:rsid w:val="009466E9"/>
    <w:rsid w:val="00946E0B"/>
    <w:rsid w:val="009471F7"/>
    <w:rsid w:val="0094736B"/>
    <w:rsid w:val="00947715"/>
    <w:rsid w:val="00947796"/>
    <w:rsid w:val="00950997"/>
    <w:rsid w:val="00950DDE"/>
    <w:rsid w:val="0095193F"/>
    <w:rsid w:val="00951AB8"/>
    <w:rsid w:val="0095208B"/>
    <w:rsid w:val="009534C6"/>
    <w:rsid w:val="009537FB"/>
    <w:rsid w:val="00953EAA"/>
    <w:rsid w:val="00954163"/>
    <w:rsid w:val="00954753"/>
    <w:rsid w:val="00954B4A"/>
    <w:rsid w:val="009555B8"/>
    <w:rsid w:val="0095577A"/>
    <w:rsid w:val="00955FC6"/>
    <w:rsid w:val="0095613E"/>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85D"/>
    <w:rsid w:val="0096295A"/>
    <w:rsid w:val="00962D7A"/>
    <w:rsid w:val="00963E00"/>
    <w:rsid w:val="009641B5"/>
    <w:rsid w:val="00964588"/>
    <w:rsid w:val="0096471D"/>
    <w:rsid w:val="00964BEB"/>
    <w:rsid w:val="00964C1C"/>
    <w:rsid w:val="00964D06"/>
    <w:rsid w:val="00965057"/>
    <w:rsid w:val="00965A8C"/>
    <w:rsid w:val="009663E3"/>
    <w:rsid w:val="00966AF2"/>
    <w:rsid w:val="0096705E"/>
    <w:rsid w:val="00967159"/>
    <w:rsid w:val="00967182"/>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70C"/>
    <w:rsid w:val="00980858"/>
    <w:rsid w:val="009812CD"/>
    <w:rsid w:val="00981475"/>
    <w:rsid w:val="00981782"/>
    <w:rsid w:val="00981B44"/>
    <w:rsid w:val="00981CFC"/>
    <w:rsid w:val="00982622"/>
    <w:rsid w:val="009837FE"/>
    <w:rsid w:val="00983B0A"/>
    <w:rsid w:val="00984608"/>
    <w:rsid w:val="009847D7"/>
    <w:rsid w:val="0098515D"/>
    <w:rsid w:val="009854DC"/>
    <w:rsid w:val="00985949"/>
    <w:rsid w:val="00985F88"/>
    <w:rsid w:val="009861CD"/>
    <w:rsid w:val="009870ED"/>
    <w:rsid w:val="009874EC"/>
    <w:rsid w:val="00987562"/>
    <w:rsid w:val="00987806"/>
    <w:rsid w:val="00987ABE"/>
    <w:rsid w:val="00987FB0"/>
    <w:rsid w:val="00990523"/>
    <w:rsid w:val="00990C27"/>
    <w:rsid w:val="00990F5D"/>
    <w:rsid w:val="0099129A"/>
    <w:rsid w:val="00991CF4"/>
    <w:rsid w:val="00991DCB"/>
    <w:rsid w:val="00992462"/>
    <w:rsid w:val="009937E8"/>
    <w:rsid w:val="00993B00"/>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632"/>
    <w:rsid w:val="009A28EA"/>
    <w:rsid w:val="009A33A3"/>
    <w:rsid w:val="009A3D32"/>
    <w:rsid w:val="009A3FEF"/>
    <w:rsid w:val="009A47C6"/>
    <w:rsid w:val="009A4CF7"/>
    <w:rsid w:val="009A4E34"/>
    <w:rsid w:val="009A537E"/>
    <w:rsid w:val="009A53D6"/>
    <w:rsid w:val="009A5717"/>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5EE"/>
    <w:rsid w:val="009C13F4"/>
    <w:rsid w:val="009C1FE6"/>
    <w:rsid w:val="009C22C2"/>
    <w:rsid w:val="009C26C0"/>
    <w:rsid w:val="009C2B20"/>
    <w:rsid w:val="009C3086"/>
    <w:rsid w:val="009C3AC1"/>
    <w:rsid w:val="009C3AD5"/>
    <w:rsid w:val="009C42A1"/>
    <w:rsid w:val="009C4B3C"/>
    <w:rsid w:val="009C50CB"/>
    <w:rsid w:val="009C537F"/>
    <w:rsid w:val="009C55EB"/>
    <w:rsid w:val="009C5674"/>
    <w:rsid w:val="009C5B8C"/>
    <w:rsid w:val="009C5D16"/>
    <w:rsid w:val="009C687B"/>
    <w:rsid w:val="009C6BCB"/>
    <w:rsid w:val="009C6D73"/>
    <w:rsid w:val="009C7148"/>
    <w:rsid w:val="009C78F8"/>
    <w:rsid w:val="009D01FB"/>
    <w:rsid w:val="009D030C"/>
    <w:rsid w:val="009D0DF9"/>
    <w:rsid w:val="009D1B0E"/>
    <w:rsid w:val="009D3453"/>
    <w:rsid w:val="009D3571"/>
    <w:rsid w:val="009D378E"/>
    <w:rsid w:val="009D3D72"/>
    <w:rsid w:val="009D3F16"/>
    <w:rsid w:val="009D41DF"/>
    <w:rsid w:val="009D4300"/>
    <w:rsid w:val="009D43C5"/>
    <w:rsid w:val="009D48D0"/>
    <w:rsid w:val="009D505C"/>
    <w:rsid w:val="009D5081"/>
    <w:rsid w:val="009D54A5"/>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BEF"/>
    <w:rsid w:val="009E1D4A"/>
    <w:rsid w:val="009E1F08"/>
    <w:rsid w:val="009E2279"/>
    <w:rsid w:val="009E24D3"/>
    <w:rsid w:val="009E25E8"/>
    <w:rsid w:val="009E2603"/>
    <w:rsid w:val="009E34A0"/>
    <w:rsid w:val="009E3A3E"/>
    <w:rsid w:val="009E3FB8"/>
    <w:rsid w:val="009E4A4C"/>
    <w:rsid w:val="009E5105"/>
    <w:rsid w:val="009E52EF"/>
    <w:rsid w:val="009E588B"/>
    <w:rsid w:val="009E5F89"/>
    <w:rsid w:val="009E60D1"/>
    <w:rsid w:val="009E7E27"/>
    <w:rsid w:val="009F0165"/>
    <w:rsid w:val="009F02F7"/>
    <w:rsid w:val="009F04DE"/>
    <w:rsid w:val="009F0E4B"/>
    <w:rsid w:val="009F13D4"/>
    <w:rsid w:val="009F1A51"/>
    <w:rsid w:val="009F1DA8"/>
    <w:rsid w:val="009F2195"/>
    <w:rsid w:val="009F259B"/>
    <w:rsid w:val="009F2693"/>
    <w:rsid w:val="009F2861"/>
    <w:rsid w:val="009F2A8E"/>
    <w:rsid w:val="009F3087"/>
    <w:rsid w:val="009F35FB"/>
    <w:rsid w:val="009F44CD"/>
    <w:rsid w:val="009F52AF"/>
    <w:rsid w:val="009F5444"/>
    <w:rsid w:val="009F5973"/>
    <w:rsid w:val="009F5A19"/>
    <w:rsid w:val="009F5B46"/>
    <w:rsid w:val="009F5ED2"/>
    <w:rsid w:val="009F670D"/>
    <w:rsid w:val="009F7151"/>
    <w:rsid w:val="009F7B6A"/>
    <w:rsid w:val="00A0013D"/>
    <w:rsid w:val="00A00341"/>
    <w:rsid w:val="00A00678"/>
    <w:rsid w:val="00A00BCE"/>
    <w:rsid w:val="00A00ECD"/>
    <w:rsid w:val="00A01439"/>
    <w:rsid w:val="00A01D79"/>
    <w:rsid w:val="00A01E47"/>
    <w:rsid w:val="00A02386"/>
    <w:rsid w:val="00A032F4"/>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E3"/>
    <w:rsid w:val="00A07917"/>
    <w:rsid w:val="00A079B1"/>
    <w:rsid w:val="00A07A86"/>
    <w:rsid w:val="00A07C64"/>
    <w:rsid w:val="00A07CCD"/>
    <w:rsid w:val="00A07D82"/>
    <w:rsid w:val="00A10BBF"/>
    <w:rsid w:val="00A10D31"/>
    <w:rsid w:val="00A10E00"/>
    <w:rsid w:val="00A10FE8"/>
    <w:rsid w:val="00A120EC"/>
    <w:rsid w:val="00A12377"/>
    <w:rsid w:val="00A124FF"/>
    <w:rsid w:val="00A12B40"/>
    <w:rsid w:val="00A12FDA"/>
    <w:rsid w:val="00A13518"/>
    <w:rsid w:val="00A1356E"/>
    <w:rsid w:val="00A1368A"/>
    <w:rsid w:val="00A137A8"/>
    <w:rsid w:val="00A13E02"/>
    <w:rsid w:val="00A13E12"/>
    <w:rsid w:val="00A14AB5"/>
    <w:rsid w:val="00A14DA7"/>
    <w:rsid w:val="00A14E56"/>
    <w:rsid w:val="00A14E60"/>
    <w:rsid w:val="00A153FB"/>
    <w:rsid w:val="00A16AF0"/>
    <w:rsid w:val="00A207E5"/>
    <w:rsid w:val="00A20DB8"/>
    <w:rsid w:val="00A21280"/>
    <w:rsid w:val="00A21924"/>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E15"/>
    <w:rsid w:val="00A34772"/>
    <w:rsid w:val="00A34C64"/>
    <w:rsid w:val="00A34DBA"/>
    <w:rsid w:val="00A3523F"/>
    <w:rsid w:val="00A352F0"/>
    <w:rsid w:val="00A3539D"/>
    <w:rsid w:val="00A355E2"/>
    <w:rsid w:val="00A365CC"/>
    <w:rsid w:val="00A36664"/>
    <w:rsid w:val="00A36C96"/>
    <w:rsid w:val="00A374AE"/>
    <w:rsid w:val="00A37592"/>
    <w:rsid w:val="00A37598"/>
    <w:rsid w:val="00A3769F"/>
    <w:rsid w:val="00A3792A"/>
    <w:rsid w:val="00A400B5"/>
    <w:rsid w:val="00A40BF2"/>
    <w:rsid w:val="00A41AEE"/>
    <w:rsid w:val="00A41D15"/>
    <w:rsid w:val="00A420D9"/>
    <w:rsid w:val="00A422F4"/>
    <w:rsid w:val="00A42545"/>
    <w:rsid w:val="00A42552"/>
    <w:rsid w:val="00A42558"/>
    <w:rsid w:val="00A42722"/>
    <w:rsid w:val="00A42C0F"/>
    <w:rsid w:val="00A42CBC"/>
    <w:rsid w:val="00A42EF8"/>
    <w:rsid w:val="00A4409B"/>
    <w:rsid w:val="00A444B9"/>
    <w:rsid w:val="00A458D3"/>
    <w:rsid w:val="00A4606D"/>
    <w:rsid w:val="00A465DE"/>
    <w:rsid w:val="00A4679E"/>
    <w:rsid w:val="00A4729C"/>
    <w:rsid w:val="00A47BD1"/>
    <w:rsid w:val="00A47CB0"/>
    <w:rsid w:val="00A506D7"/>
    <w:rsid w:val="00A50FF5"/>
    <w:rsid w:val="00A517BC"/>
    <w:rsid w:val="00A51D4B"/>
    <w:rsid w:val="00A522F4"/>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F0F"/>
    <w:rsid w:val="00A62DA0"/>
    <w:rsid w:val="00A635EC"/>
    <w:rsid w:val="00A63C60"/>
    <w:rsid w:val="00A63DE3"/>
    <w:rsid w:val="00A63FF6"/>
    <w:rsid w:val="00A64099"/>
    <w:rsid w:val="00A645B7"/>
    <w:rsid w:val="00A65630"/>
    <w:rsid w:val="00A65DDD"/>
    <w:rsid w:val="00A6654A"/>
    <w:rsid w:val="00A66BF8"/>
    <w:rsid w:val="00A6752D"/>
    <w:rsid w:val="00A67936"/>
    <w:rsid w:val="00A67E5A"/>
    <w:rsid w:val="00A707BD"/>
    <w:rsid w:val="00A709E8"/>
    <w:rsid w:val="00A70B33"/>
    <w:rsid w:val="00A70C95"/>
    <w:rsid w:val="00A70D02"/>
    <w:rsid w:val="00A713DD"/>
    <w:rsid w:val="00A71689"/>
    <w:rsid w:val="00A719C8"/>
    <w:rsid w:val="00A71B8B"/>
    <w:rsid w:val="00A71C55"/>
    <w:rsid w:val="00A71F72"/>
    <w:rsid w:val="00A726B3"/>
    <w:rsid w:val="00A72FA4"/>
    <w:rsid w:val="00A73236"/>
    <w:rsid w:val="00A73A8F"/>
    <w:rsid w:val="00A74220"/>
    <w:rsid w:val="00A744A5"/>
    <w:rsid w:val="00A747E1"/>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4663"/>
    <w:rsid w:val="00A86200"/>
    <w:rsid w:val="00A86360"/>
    <w:rsid w:val="00A86711"/>
    <w:rsid w:val="00A86CF6"/>
    <w:rsid w:val="00A87435"/>
    <w:rsid w:val="00A87705"/>
    <w:rsid w:val="00A87814"/>
    <w:rsid w:val="00A87C48"/>
    <w:rsid w:val="00A87C7E"/>
    <w:rsid w:val="00A87DD8"/>
    <w:rsid w:val="00A87E32"/>
    <w:rsid w:val="00A87F82"/>
    <w:rsid w:val="00A9027F"/>
    <w:rsid w:val="00A9088D"/>
    <w:rsid w:val="00A90F20"/>
    <w:rsid w:val="00A91210"/>
    <w:rsid w:val="00A91675"/>
    <w:rsid w:val="00A91A32"/>
    <w:rsid w:val="00A923DB"/>
    <w:rsid w:val="00A9264C"/>
    <w:rsid w:val="00A92FE1"/>
    <w:rsid w:val="00A9378A"/>
    <w:rsid w:val="00A93816"/>
    <w:rsid w:val="00A94367"/>
    <w:rsid w:val="00A9437A"/>
    <w:rsid w:val="00A94EB3"/>
    <w:rsid w:val="00A94FF1"/>
    <w:rsid w:val="00A95075"/>
    <w:rsid w:val="00A952AA"/>
    <w:rsid w:val="00A955D9"/>
    <w:rsid w:val="00A95F3E"/>
    <w:rsid w:val="00A961BE"/>
    <w:rsid w:val="00A963DE"/>
    <w:rsid w:val="00A96862"/>
    <w:rsid w:val="00A96A31"/>
    <w:rsid w:val="00A96D2F"/>
    <w:rsid w:val="00A96FF4"/>
    <w:rsid w:val="00A9758C"/>
    <w:rsid w:val="00A97850"/>
    <w:rsid w:val="00AA02E7"/>
    <w:rsid w:val="00AA0332"/>
    <w:rsid w:val="00AA0589"/>
    <w:rsid w:val="00AA07C1"/>
    <w:rsid w:val="00AA0CA3"/>
    <w:rsid w:val="00AA1762"/>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5E32"/>
    <w:rsid w:val="00AA63B2"/>
    <w:rsid w:val="00AA63D2"/>
    <w:rsid w:val="00AA65E6"/>
    <w:rsid w:val="00AA66F7"/>
    <w:rsid w:val="00AA7A7C"/>
    <w:rsid w:val="00AB0DD9"/>
    <w:rsid w:val="00AB1170"/>
    <w:rsid w:val="00AB12DA"/>
    <w:rsid w:val="00AB1461"/>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CF"/>
    <w:rsid w:val="00AD002E"/>
    <w:rsid w:val="00AD0130"/>
    <w:rsid w:val="00AD038C"/>
    <w:rsid w:val="00AD0C48"/>
    <w:rsid w:val="00AD0FF5"/>
    <w:rsid w:val="00AD1462"/>
    <w:rsid w:val="00AD1832"/>
    <w:rsid w:val="00AD1F03"/>
    <w:rsid w:val="00AD39DB"/>
    <w:rsid w:val="00AD3AB0"/>
    <w:rsid w:val="00AD3C36"/>
    <w:rsid w:val="00AD4268"/>
    <w:rsid w:val="00AD5025"/>
    <w:rsid w:val="00AD6E76"/>
    <w:rsid w:val="00AD7243"/>
    <w:rsid w:val="00AD758F"/>
    <w:rsid w:val="00AD76F5"/>
    <w:rsid w:val="00AD7F90"/>
    <w:rsid w:val="00AE0790"/>
    <w:rsid w:val="00AE0AEF"/>
    <w:rsid w:val="00AE1B4A"/>
    <w:rsid w:val="00AE1D38"/>
    <w:rsid w:val="00AE1D74"/>
    <w:rsid w:val="00AE1EFB"/>
    <w:rsid w:val="00AE2238"/>
    <w:rsid w:val="00AE2737"/>
    <w:rsid w:val="00AE28F1"/>
    <w:rsid w:val="00AE2E01"/>
    <w:rsid w:val="00AE30A6"/>
    <w:rsid w:val="00AE3BE4"/>
    <w:rsid w:val="00AE56E1"/>
    <w:rsid w:val="00AE5743"/>
    <w:rsid w:val="00AE6132"/>
    <w:rsid w:val="00AE683B"/>
    <w:rsid w:val="00AE696F"/>
    <w:rsid w:val="00AE762B"/>
    <w:rsid w:val="00AE7749"/>
    <w:rsid w:val="00AE79F1"/>
    <w:rsid w:val="00AE7FD8"/>
    <w:rsid w:val="00AF006B"/>
    <w:rsid w:val="00AF0250"/>
    <w:rsid w:val="00AF09AF"/>
    <w:rsid w:val="00AF0BC3"/>
    <w:rsid w:val="00AF14F2"/>
    <w:rsid w:val="00AF231F"/>
    <w:rsid w:val="00AF2A9D"/>
    <w:rsid w:val="00AF2C79"/>
    <w:rsid w:val="00AF3481"/>
    <w:rsid w:val="00AF4100"/>
    <w:rsid w:val="00AF47F4"/>
    <w:rsid w:val="00AF51B8"/>
    <w:rsid w:val="00AF55A5"/>
    <w:rsid w:val="00AF5698"/>
    <w:rsid w:val="00AF576E"/>
    <w:rsid w:val="00AF5E1C"/>
    <w:rsid w:val="00AF63FF"/>
    <w:rsid w:val="00AF6B28"/>
    <w:rsid w:val="00AF6EDD"/>
    <w:rsid w:val="00AF780F"/>
    <w:rsid w:val="00AF7A89"/>
    <w:rsid w:val="00AF7AAF"/>
    <w:rsid w:val="00B00002"/>
    <w:rsid w:val="00B001F4"/>
    <w:rsid w:val="00B00A5B"/>
    <w:rsid w:val="00B00E3C"/>
    <w:rsid w:val="00B018DC"/>
    <w:rsid w:val="00B01AA6"/>
    <w:rsid w:val="00B02248"/>
    <w:rsid w:val="00B0258E"/>
    <w:rsid w:val="00B025E7"/>
    <w:rsid w:val="00B02DE4"/>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7EF"/>
    <w:rsid w:val="00B109C9"/>
    <w:rsid w:val="00B10DB4"/>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416"/>
    <w:rsid w:val="00B16C96"/>
    <w:rsid w:val="00B17008"/>
    <w:rsid w:val="00B174AD"/>
    <w:rsid w:val="00B17624"/>
    <w:rsid w:val="00B20461"/>
    <w:rsid w:val="00B204F0"/>
    <w:rsid w:val="00B2103F"/>
    <w:rsid w:val="00B22F5F"/>
    <w:rsid w:val="00B2385D"/>
    <w:rsid w:val="00B2410B"/>
    <w:rsid w:val="00B2495B"/>
    <w:rsid w:val="00B25156"/>
    <w:rsid w:val="00B25207"/>
    <w:rsid w:val="00B25E06"/>
    <w:rsid w:val="00B265BC"/>
    <w:rsid w:val="00B26704"/>
    <w:rsid w:val="00B268EF"/>
    <w:rsid w:val="00B2795C"/>
    <w:rsid w:val="00B27C33"/>
    <w:rsid w:val="00B315E7"/>
    <w:rsid w:val="00B317C6"/>
    <w:rsid w:val="00B31B74"/>
    <w:rsid w:val="00B325FD"/>
    <w:rsid w:val="00B33339"/>
    <w:rsid w:val="00B336B1"/>
    <w:rsid w:val="00B33AF3"/>
    <w:rsid w:val="00B33B14"/>
    <w:rsid w:val="00B347CE"/>
    <w:rsid w:val="00B34905"/>
    <w:rsid w:val="00B35B0F"/>
    <w:rsid w:val="00B36175"/>
    <w:rsid w:val="00B366FF"/>
    <w:rsid w:val="00B36990"/>
    <w:rsid w:val="00B3709A"/>
    <w:rsid w:val="00B374A0"/>
    <w:rsid w:val="00B37C37"/>
    <w:rsid w:val="00B40401"/>
    <w:rsid w:val="00B40D04"/>
    <w:rsid w:val="00B40FD2"/>
    <w:rsid w:val="00B4130C"/>
    <w:rsid w:val="00B413B5"/>
    <w:rsid w:val="00B415C3"/>
    <w:rsid w:val="00B417F0"/>
    <w:rsid w:val="00B41B8A"/>
    <w:rsid w:val="00B42241"/>
    <w:rsid w:val="00B42326"/>
    <w:rsid w:val="00B4249F"/>
    <w:rsid w:val="00B42F63"/>
    <w:rsid w:val="00B430E7"/>
    <w:rsid w:val="00B431F4"/>
    <w:rsid w:val="00B43C5E"/>
    <w:rsid w:val="00B442B2"/>
    <w:rsid w:val="00B44F83"/>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84A"/>
    <w:rsid w:val="00B56F94"/>
    <w:rsid w:val="00B57428"/>
    <w:rsid w:val="00B577C6"/>
    <w:rsid w:val="00B57C0E"/>
    <w:rsid w:val="00B60107"/>
    <w:rsid w:val="00B60285"/>
    <w:rsid w:val="00B604EC"/>
    <w:rsid w:val="00B60D95"/>
    <w:rsid w:val="00B60FE4"/>
    <w:rsid w:val="00B61060"/>
    <w:rsid w:val="00B6136D"/>
    <w:rsid w:val="00B614F5"/>
    <w:rsid w:val="00B61D10"/>
    <w:rsid w:val="00B61EF8"/>
    <w:rsid w:val="00B625B0"/>
    <w:rsid w:val="00B63F00"/>
    <w:rsid w:val="00B6481F"/>
    <w:rsid w:val="00B65AE3"/>
    <w:rsid w:val="00B65B9B"/>
    <w:rsid w:val="00B65CAE"/>
    <w:rsid w:val="00B65D27"/>
    <w:rsid w:val="00B6610A"/>
    <w:rsid w:val="00B6619A"/>
    <w:rsid w:val="00B6658C"/>
    <w:rsid w:val="00B66B1E"/>
    <w:rsid w:val="00B66C20"/>
    <w:rsid w:val="00B66C26"/>
    <w:rsid w:val="00B672C9"/>
    <w:rsid w:val="00B678AF"/>
    <w:rsid w:val="00B67ADD"/>
    <w:rsid w:val="00B67B2D"/>
    <w:rsid w:val="00B67C28"/>
    <w:rsid w:val="00B70100"/>
    <w:rsid w:val="00B70372"/>
    <w:rsid w:val="00B70CA8"/>
    <w:rsid w:val="00B7170B"/>
    <w:rsid w:val="00B7184C"/>
    <w:rsid w:val="00B71AEA"/>
    <w:rsid w:val="00B71BC0"/>
    <w:rsid w:val="00B727EB"/>
    <w:rsid w:val="00B7281C"/>
    <w:rsid w:val="00B72974"/>
    <w:rsid w:val="00B74BC3"/>
    <w:rsid w:val="00B754F7"/>
    <w:rsid w:val="00B7572A"/>
    <w:rsid w:val="00B75E67"/>
    <w:rsid w:val="00B76580"/>
    <w:rsid w:val="00B76743"/>
    <w:rsid w:val="00B770B1"/>
    <w:rsid w:val="00B770CD"/>
    <w:rsid w:val="00B779A9"/>
    <w:rsid w:val="00B77CB0"/>
    <w:rsid w:val="00B77D74"/>
    <w:rsid w:val="00B77E53"/>
    <w:rsid w:val="00B80625"/>
    <w:rsid w:val="00B80978"/>
    <w:rsid w:val="00B80D91"/>
    <w:rsid w:val="00B81EC2"/>
    <w:rsid w:val="00B8206E"/>
    <w:rsid w:val="00B8256B"/>
    <w:rsid w:val="00B8380C"/>
    <w:rsid w:val="00B83BC5"/>
    <w:rsid w:val="00B84736"/>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390"/>
    <w:rsid w:val="00B9341D"/>
    <w:rsid w:val="00B935EC"/>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3EB"/>
    <w:rsid w:val="00BA372F"/>
    <w:rsid w:val="00BA3800"/>
    <w:rsid w:val="00BA5151"/>
    <w:rsid w:val="00BA5513"/>
    <w:rsid w:val="00BA5750"/>
    <w:rsid w:val="00BA5E9B"/>
    <w:rsid w:val="00BA6371"/>
    <w:rsid w:val="00BA654F"/>
    <w:rsid w:val="00BA65DF"/>
    <w:rsid w:val="00BA6E6E"/>
    <w:rsid w:val="00BA70F2"/>
    <w:rsid w:val="00BA728E"/>
    <w:rsid w:val="00BA7292"/>
    <w:rsid w:val="00BA7446"/>
    <w:rsid w:val="00BA7457"/>
    <w:rsid w:val="00BB01BB"/>
    <w:rsid w:val="00BB085B"/>
    <w:rsid w:val="00BB0DEE"/>
    <w:rsid w:val="00BB0F51"/>
    <w:rsid w:val="00BB0FCC"/>
    <w:rsid w:val="00BB1A30"/>
    <w:rsid w:val="00BB1BDC"/>
    <w:rsid w:val="00BB1C35"/>
    <w:rsid w:val="00BB1F90"/>
    <w:rsid w:val="00BB241C"/>
    <w:rsid w:val="00BB27EB"/>
    <w:rsid w:val="00BB2EDA"/>
    <w:rsid w:val="00BB312D"/>
    <w:rsid w:val="00BB3374"/>
    <w:rsid w:val="00BB3460"/>
    <w:rsid w:val="00BB3EBB"/>
    <w:rsid w:val="00BB4C26"/>
    <w:rsid w:val="00BB4DC4"/>
    <w:rsid w:val="00BB4E9F"/>
    <w:rsid w:val="00BB5209"/>
    <w:rsid w:val="00BB6425"/>
    <w:rsid w:val="00BB6D69"/>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6BF1"/>
    <w:rsid w:val="00BC7205"/>
    <w:rsid w:val="00BC7FEC"/>
    <w:rsid w:val="00BD0039"/>
    <w:rsid w:val="00BD02D6"/>
    <w:rsid w:val="00BD0E3C"/>
    <w:rsid w:val="00BD1000"/>
    <w:rsid w:val="00BD14AB"/>
    <w:rsid w:val="00BD19A6"/>
    <w:rsid w:val="00BD21FD"/>
    <w:rsid w:val="00BD265F"/>
    <w:rsid w:val="00BD2FEE"/>
    <w:rsid w:val="00BD3182"/>
    <w:rsid w:val="00BD35A5"/>
    <w:rsid w:val="00BD3C90"/>
    <w:rsid w:val="00BD3D39"/>
    <w:rsid w:val="00BD4D38"/>
    <w:rsid w:val="00BD50FC"/>
    <w:rsid w:val="00BD515B"/>
    <w:rsid w:val="00BD565A"/>
    <w:rsid w:val="00BD58C2"/>
    <w:rsid w:val="00BD5B6D"/>
    <w:rsid w:val="00BD63F8"/>
    <w:rsid w:val="00BD6886"/>
    <w:rsid w:val="00BD7469"/>
    <w:rsid w:val="00BD7525"/>
    <w:rsid w:val="00BD7E43"/>
    <w:rsid w:val="00BE0512"/>
    <w:rsid w:val="00BE075A"/>
    <w:rsid w:val="00BE09AE"/>
    <w:rsid w:val="00BE0A00"/>
    <w:rsid w:val="00BE0B5B"/>
    <w:rsid w:val="00BE0E2B"/>
    <w:rsid w:val="00BE1B8B"/>
    <w:rsid w:val="00BE1BE0"/>
    <w:rsid w:val="00BE1D0F"/>
    <w:rsid w:val="00BE28B5"/>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59F"/>
    <w:rsid w:val="00C02036"/>
    <w:rsid w:val="00C021AF"/>
    <w:rsid w:val="00C0229B"/>
    <w:rsid w:val="00C02549"/>
    <w:rsid w:val="00C02AEC"/>
    <w:rsid w:val="00C0361D"/>
    <w:rsid w:val="00C04732"/>
    <w:rsid w:val="00C04900"/>
    <w:rsid w:val="00C04C68"/>
    <w:rsid w:val="00C05060"/>
    <w:rsid w:val="00C0508D"/>
    <w:rsid w:val="00C0542A"/>
    <w:rsid w:val="00C05591"/>
    <w:rsid w:val="00C059F9"/>
    <w:rsid w:val="00C0603C"/>
    <w:rsid w:val="00C06664"/>
    <w:rsid w:val="00C06BC6"/>
    <w:rsid w:val="00C06FE3"/>
    <w:rsid w:val="00C07065"/>
    <w:rsid w:val="00C10472"/>
    <w:rsid w:val="00C10C0F"/>
    <w:rsid w:val="00C10E66"/>
    <w:rsid w:val="00C10F5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60B2"/>
    <w:rsid w:val="00C26717"/>
    <w:rsid w:val="00C275FB"/>
    <w:rsid w:val="00C277F9"/>
    <w:rsid w:val="00C27D15"/>
    <w:rsid w:val="00C301C4"/>
    <w:rsid w:val="00C3054F"/>
    <w:rsid w:val="00C30674"/>
    <w:rsid w:val="00C30793"/>
    <w:rsid w:val="00C31312"/>
    <w:rsid w:val="00C31F2B"/>
    <w:rsid w:val="00C32116"/>
    <w:rsid w:val="00C32929"/>
    <w:rsid w:val="00C32FBF"/>
    <w:rsid w:val="00C33DD5"/>
    <w:rsid w:val="00C342A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1CA"/>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20C9"/>
    <w:rsid w:val="00C53569"/>
    <w:rsid w:val="00C53AD6"/>
    <w:rsid w:val="00C53B91"/>
    <w:rsid w:val="00C53DC0"/>
    <w:rsid w:val="00C543CD"/>
    <w:rsid w:val="00C54A75"/>
    <w:rsid w:val="00C54FC3"/>
    <w:rsid w:val="00C558E0"/>
    <w:rsid w:val="00C5608B"/>
    <w:rsid w:val="00C5612D"/>
    <w:rsid w:val="00C567F3"/>
    <w:rsid w:val="00C56988"/>
    <w:rsid w:val="00C57647"/>
    <w:rsid w:val="00C57797"/>
    <w:rsid w:val="00C5786D"/>
    <w:rsid w:val="00C6016B"/>
    <w:rsid w:val="00C60276"/>
    <w:rsid w:val="00C60446"/>
    <w:rsid w:val="00C60911"/>
    <w:rsid w:val="00C61D9B"/>
    <w:rsid w:val="00C62959"/>
    <w:rsid w:val="00C62B7F"/>
    <w:rsid w:val="00C62B8D"/>
    <w:rsid w:val="00C62E98"/>
    <w:rsid w:val="00C62FD0"/>
    <w:rsid w:val="00C633C9"/>
    <w:rsid w:val="00C637E9"/>
    <w:rsid w:val="00C64605"/>
    <w:rsid w:val="00C64BEA"/>
    <w:rsid w:val="00C64C79"/>
    <w:rsid w:val="00C64FCB"/>
    <w:rsid w:val="00C654AD"/>
    <w:rsid w:val="00C657A1"/>
    <w:rsid w:val="00C65984"/>
    <w:rsid w:val="00C65FAE"/>
    <w:rsid w:val="00C672C6"/>
    <w:rsid w:val="00C701BE"/>
    <w:rsid w:val="00C7054E"/>
    <w:rsid w:val="00C71906"/>
    <w:rsid w:val="00C72299"/>
    <w:rsid w:val="00C72F7F"/>
    <w:rsid w:val="00C72FB1"/>
    <w:rsid w:val="00C73034"/>
    <w:rsid w:val="00C73A17"/>
    <w:rsid w:val="00C74A09"/>
    <w:rsid w:val="00C74AD6"/>
    <w:rsid w:val="00C74B38"/>
    <w:rsid w:val="00C75333"/>
    <w:rsid w:val="00C753C8"/>
    <w:rsid w:val="00C75B52"/>
    <w:rsid w:val="00C75E80"/>
    <w:rsid w:val="00C7605F"/>
    <w:rsid w:val="00C76655"/>
    <w:rsid w:val="00C76FA9"/>
    <w:rsid w:val="00C77153"/>
    <w:rsid w:val="00C77196"/>
    <w:rsid w:val="00C7720D"/>
    <w:rsid w:val="00C7779C"/>
    <w:rsid w:val="00C77ACA"/>
    <w:rsid w:val="00C8019E"/>
    <w:rsid w:val="00C80A81"/>
    <w:rsid w:val="00C80D76"/>
    <w:rsid w:val="00C80DF5"/>
    <w:rsid w:val="00C8199B"/>
    <w:rsid w:val="00C82542"/>
    <w:rsid w:val="00C82694"/>
    <w:rsid w:val="00C828A4"/>
    <w:rsid w:val="00C82B37"/>
    <w:rsid w:val="00C8356C"/>
    <w:rsid w:val="00C84523"/>
    <w:rsid w:val="00C845E0"/>
    <w:rsid w:val="00C845EE"/>
    <w:rsid w:val="00C84BDD"/>
    <w:rsid w:val="00C84C10"/>
    <w:rsid w:val="00C854A0"/>
    <w:rsid w:val="00C85827"/>
    <w:rsid w:val="00C85AF6"/>
    <w:rsid w:val="00C85DD6"/>
    <w:rsid w:val="00C86A0A"/>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57AB"/>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E7"/>
    <w:rsid w:val="00CA2747"/>
    <w:rsid w:val="00CA28C7"/>
    <w:rsid w:val="00CA309F"/>
    <w:rsid w:val="00CA322D"/>
    <w:rsid w:val="00CA37AB"/>
    <w:rsid w:val="00CA3D29"/>
    <w:rsid w:val="00CA402E"/>
    <w:rsid w:val="00CA40C1"/>
    <w:rsid w:val="00CA4320"/>
    <w:rsid w:val="00CA4394"/>
    <w:rsid w:val="00CA49D7"/>
    <w:rsid w:val="00CA4EEF"/>
    <w:rsid w:val="00CA5555"/>
    <w:rsid w:val="00CA5B89"/>
    <w:rsid w:val="00CA6641"/>
    <w:rsid w:val="00CA69B1"/>
    <w:rsid w:val="00CA7090"/>
    <w:rsid w:val="00CA717C"/>
    <w:rsid w:val="00CA7314"/>
    <w:rsid w:val="00CA75BD"/>
    <w:rsid w:val="00CA7805"/>
    <w:rsid w:val="00CA7FCD"/>
    <w:rsid w:val="00CB04D3"/>
    <w:rsid w:val="00CB0AC0"/>
    <w:rsid w:val="00CB0D77"/>
    <w:rsid w:val="00CB10F6"/>
    <w:rsid w:val="00CB11A0"/>
    <w:rsid w:val="00CB1C43"/>
    <w:rsid w:val="00CB20FE"/>
    <w:rsid w:val="00CB2597"/>
    <w:rsid w:val="00CB2740"/>
    <w:rsid w:val="00CB290D"/>
    <w:rsid w:val="00CB2C55"/>
    <w:rsid w:val="00CB2F27"/>
    <w:rsid w:val="00CB309C"/>
    <w:rsid w:val="00CB30CC"/>
    <w:rsid w:val="00CB3134"/>
    <w:rsid w:val="00CB389E"/>
    <w:rsid w:val="00CB3A6B"/>
    <w:rsid w:val="00CB3FF0"/>
    <w:rsid w:val="00CB4063"/>
    <w:rsid w:val="00CB4511"/>
    <w:rsid w:val="00CB4559"/>
    <w:rsid w:val="00CB4696"/>
    <w:rsid w:val="00CB5214"/>
    <w:rsid w:val="00CB5CE8"/>
    <w:rsid w:val="00CB5E1B"/>
    <w:rsid w:val="00CB627A"/>
    <w:rsid w:val="00CB6A60"/>
    <w:rsid w:val="00CB6B40"/>
    <w:rsid w:val="00CB780A"/>
    <w:rsid w:val="00CB795B"/>
    <w:rsid w:val="00CB7E2A"/>
    <w:rsid w:val="00CC0085"/>
    <w:rsid w:val="00CC009C"/>
    <w:rsid w:val="00CC08E5"/>
    <w:rsid w:val="00CC0DD8"/>
    <w:rsid w:val="00CC2379"/>
    <w:rsid w:val="00CC23DD"/>
    <w:rsid w:val="00CC2715"/>
    <w:rsid w:val="00CC285D"/>
    <w:rsid w:val="00CC2959"/>
    <w:rsid w:val="00CC2E85"/>
    <w:rsid w:val="00CC3335"/>
    <w:rsid w:val="00CC3A5A"/>
    <w:rsid w:val="00CC3C57"/>
    <w:rsid w:val="00CC522D"/>
    <w:rsid w:val="00CC5691"/>
    <w:rsid w:val="00CC578B"/>
    <w:rsid w:val="00CC5C96"/>
    <w:rsid w:val="00CC662A"/>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E45"/>
    <w:rsid w:val="00CD5277"/>
    <w:rsid w:val="00CD538D"/>
    <w:rsid w:val="00CD5542"/>
    <w:rsid w:val="00CD56D8"/>
    <w:rsid w:val="00CD588C"/>
    <w:rsid w:val="00CD6822"/>
    <w:rsid w:val="00CD6B3C"/>
    <w:rsid w:val="00CD7721"/>
    <w:rsid w:val="00CD78C4"/>
    <w:rsid w:val="00CD7914"/>
    <w:rsid w:val="00CD79BE"/>
    <w:rsid w:val="00CD7B63"/>
    <w:rsid w:val="00CE004C"/>
    <w:rsid w:val="00CE0733"/>
    <w:rsid w:val="00CE07E6"/>
    <w:rsid w:val="00CE08C7"/>
    <w:rsid w:val="00CE0961"/>
    <w:rsid w:val="00CE0E38"/>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6C4"/>
    <w:rsid w:val="00CF4CC2"/>
    <w:rsid w:val="00CF51BD"/>
    <w:rsid w:val="00CF55CE"/>
    <w:rsid w:val="00CF5CC4"/>
    <w:rsid w:val="00CF5FE7"/>
    <w:rsid w:val="00CF6172"/>
    <w:rsid w:val="00CF68F6"/>
    <w:rsid w:val="00CF727B"/>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532C"/>
    <w:rsid w:val="00D154BB"/>
    <w:rsid w:val="00D15688"/>
    <w:rsid w:val="00D15731"/>
    <w:rsid w:val="00D15980"/>
    <w:rsid w:val="00D15B1C"/>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B5"/>
    <w:rsid w:val="00D25868"/>
    <w:rsid w:val="00D259B2"/>
    <w:rsid w:val="00D26298"/>
    <w:rsid w:val="00D264B9"/>
    <w:rsid w:val="00D26506"/>
    <w:rsid w:val="00D26CE5"/>
    <w:rsid w:val="00D2701C"/>
    <w:rsid w:val="00D27546"/>
    <w:rsid w:val="00D27AFF"/>
    <w:rsid w:val="00D3057B"/>
    <w:rsid w:val="00D30806"/>
    <w:rsid w:val="00D30EC2"/>
    <w:rsid w:val="00D30F65"/>
    <w:rsid w:val="00D317C6"/>
    <w:rsid w:val="00D31A8C"/>
    <w:rsid w:val="00D3223C"/>
    <w:rsid w:val="00D32B6E"/>
    <w:rsid w:val="00D32F9E"/>
    <w:rsid w:val="00D33129"/>
    <w:rsid w:val="00D33DC6"/>
    <w:rsid w:val="00D33DF2"/>
    <w:rsid w:val="00D34575"/>
    <w:rsid w:val="00D34626"/>
    <w:rsid w:val="00D3473A"/>
    <w:rsid w:val="00D34897"/>
    <w:rsid w:val="00D353B6"/>
    <w:rsid w:val="00D35A4E"/>
    <w:rsid w:val="00D35CB4"/>
    <w:rsid w:val="00D366C6"/>
    <w:rsid w:val="00D36855"/>
    <w:rsid w:val="00D3707A"/>
    <w:rsid w:val="00D372F5"/>
    <w:rsid w:val="00D37328"/>
    <w:rsid w:val="00D40A60"/>
    <w:rsid w:val="00D41184"/>
    <w:rsid w:val="00D41419"/>
    <w:rsid w:val="00D41DB4"/>
    <w:rsid w:val="00D41F65"/>
    <w:rsid w:val="00D423D0"/>
    <w:rsid w:val="00D427DE"/>
    <w:rsid w:val="00D42968"/>
    <w:rsid w:val="00D42A93"/>
    <w:rsid w:val="00D42D77"/>
    <w:rsid w:val="00D435A2"/>
    <w:rsid w:val="00D43782"/>
    <w:rsid w:val="00D437A1"/>
    <w:rsid w:val="00D44CE7"/>
    <w:rsid w:val="00D44E37"/>
    <w:rsid w:val="00D44EAA"/>
    <w:rsid w:val="00D44F90"/>
    <w:rsid w:val="00D453BA"/>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A12"/>
    <w:rsid w:val="00D53B4E"/>
    <w:rsid w:val="00D53C4F"/>
    <w:rsid w:val="00D54415"/>
    <w:rsid w:val="00D54E97"/>
    <w:rsid w:val="00D55449"/>
    <w:rsid w:val="00D56521"/>
    <w:rsid w:val="00D565CC"/>
    <w:rsid w:val="00D56F22"/>
    <w:rsid w:val="00D572C9"/>
    <w:rsid w:val="00D5765F"/>
    <w:rsid w:val="00D600F5"/>
    <w:rsid w:val="00D60608"/>
    <w:rsid w:val="00D60AF1"/>
    <w:rsid w:val="00D60E7E"/>
    <w:rsid w:val="00D61059"/>
    <w:rsid w:val="00D614AF"/>
    <w:rsid w:val="00D618C5"/>
    <w:rsid w:val="00D6197C"/>
    <w:rsid w:val="00D62185"/>
    <w:rsid w:val="00D62CE9"/>
    <w:rsid w:val="00D62DDE"/>
    <w:rsid w:val="00D6305C"/>
    <w:rsid w:val="00D63238"/>
    <w:rsid w:val="00D63383"/>
    <w:rsid w:val="00D64790"/>
    <w:rsid w:val="00D647AD"/>
    <w:rsid w:val="00D65039"/>
    <w:rsid w:val="00D650B5"/>
    <w:rsid w:val="00D650D2"/>
    <w:rsid w:val="00D65649"/>
    <w:rsid w:val="00D65B60"/>
    <w:rsid w:val="00D666BD"/>
    <w:rsid w:val="00D666E5"/>
    <w:rsid w:val="00D6683A"/>
    <w:rsid w:val="00D66929"/>
    <w:rsid w:val="00D66ADB"/>
    <w:rsid w:val="00D66B3C"/>
    <w:rsid w:val="00D67389"/>
    <w:rsid w:val="00D67FCC"/>
    <w:rsid w:val="00D713F4"/>
    <w:rsid w:val="00D71465"/>
    <w:rsid w:val="00D71628"/>
    <w:rsid w:val="00D71907"/>
    <w:rsid w:val="00D722E9"/>
    <w:rsid w:val="00D73312"/>
    <w:rsid w:val="00D73529"/>
    <w:rsid w:val="00D73C4B"/>
    <w:rsid w:val="00D73D85"/>
    <w:rsid w:val="00D748C8"/>
    <w:rsid w:val="00D74A26"/>
    <w:rsid w:val="00D74A4E"/>
    <w:rsid w:val="00D75B3A"/>
    <w:rsid w:val="00D75E51"/>
    <w:rsid w:val="00D76094"/>
    <w:rsid w:val="00D76EB9"/>
    <w:rsid w:val="00D77C77"/>
    <w:rsid w:val="00D802E7"/>
    <w:rsid w:val="00D8073C"/>
    <w:rsid w:val="00D80D30"/>
    <w:rsid w:val="00D80E70"/>
    <w:rsid w:val="00D80F74"/>
    <w:rsid w:val="00D81975"/>
    <w:rsid w:val="00D81C48"/>
    <w:rsid w:val="00D822DC"/>
    <w:rsid w:val="00D825DC"/>
    <w:rsid w:val="00D830F9"/>
    <w:rsid w:val="00D8367C"/>
    <w:rsid w:val="00D837A0"/>
    <w:rsid w:val="00D838A8"/>
    <w:rsid w:val="00D84527"/>
    <w:rsid w:val="00D845C1"/>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36EC"/>
    <w:rsid w:val="00D9437A"/>
    <w:rsid w:val="00D956FC"/>
    <w:rsid w:val="00D957CD"/>
    <w:rsid w:val="00D95C3A"/>
    <w:rsid w:val="00D967DB"/>
    <w:rsid w:val="00D9735E"/>
    <w:rsid w:val="00D975DA"/>
    <w:rsid w:val="00D976A3"/>
    <w:rsid w:val="00D97C5E"/>
    <w:rsid w:val="00DA00F5"/>
    <w:rsid w:val="00DA0846"/>
    <w:rsid w:val="00DA11F9"/>
    <w:rsid w:val="00DA1334"/>
    <w:rsid w:val="00DA1585"/>
    <w:rsid w:val="00DA29FC"/>
    <w:rsid w:val="00DA3983"/>
    <w:rsid w:val="00DA3B62"/>
    <w:rsid w:val="00DA3BF5"/>
    <w:rsid w:val="00DA3D04"/>
    <w:rsid w:val="00DA47E8"/>
    <w:rsid w:val="00DA48EF"/>
    <w:rsid w:val="00DA53A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EAD"/>
    <w:rsid w:val="00DB567C"/>
    <w:rsid w:val="00DB57C3"/>
    <w:rsid w:val="00DB5B09"/>
    <w:rsid w:val="00DB7448"/>
    <w:rsid w:val="00DB790D"/>
    <w:rsid w:val="00DC0B5B"/>
    <w:rsid w:val="00DC156E"/>
    <w:rsid w:val="00DC17B5"/>
    <w:rsid w:val="00DC1C54"/>
    <w:rsid w:val="00DC1D87"/>
    <w:rsid w:val="00DC1E55"/>
    <w:rsid w:val="00DC2227"/>
    <w:rsid w:val="00DC268C"/>
    <w:rsid w:val="00DC30E0"/>
    <w:rsid w:val="00DC31AB"/>
    <w:rsid w:val="00DC3A30"/>
    <w:rsid w:val="00DC3C58"/>
    <w:rsid w:val="00DC3EFB"/>
    <w:rsid w:val="00DC404D"/>
    <w:rsid w:val="00DC420F"/>
    <w:rsid w:val="00DC52FB"/>
    <w:rsid w:val="00DC5AB9"/>
    <w:rsid w:val="00DC5AC7"/>
    <w:rsid w:val="00DD044B"/>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FC2"/>
    <w:rsid w:val="00DE23C9"/>
    <w:rsid w:val="00DE2744"/>
    <w:rsid w:val="00DE2AD8"/>
    <w:rsid w:val="00DE2BE5"/>
    <w:rsid w:val="00DE319A"/>
    <w:rsid w:val="00DE325D"/>
    <w:rsid w:val="00DE3347"/>
    <w:rsid w:val="00DE37FF"/>
    <w:rsid w:val="00DE3A93"/>
    <w:rsid w:val="00DE3D77"/>
    <w:rsid w:val="00DE44E4"/>
    <w:rsid w:val="00DE504A"/>
    <w:rsid w:val="00DE53D0"/>
    <w:rsid w:val="00DE57BD"/>
    <w:rsid w:val="00DE5872"/>
    <w:rsid w:val="00DE6959"/>
    <w:rsid w:val="00DE6B83"/>
    <w:rsid w:val="00DE796B"/>
    <w:rsid w:val="00DF0621"/>
    <w:rsid w:val="00DF09A7"/>
    <w:rsid w:val="00DF09FE"/>
    <w:rsid w:val="00DF0B9D"/>
    <w:rsid w:val="00DF0DC8"/>
    <w:rsid w:val="00DF0DD6"/>
    <w:rsid w:val="00DF17A1"/>
    <w:rsid w:val="00DF19CE"/>
    <w:rsid w:val="00DF1B0B"/>
    <w:rsid w:val="00DF2245"/>
    <w:rsid w:val="00DF2AB9"/>
    <w:rsid w:val="00DF2D28"/>
    <w:rsid w:val="00DF2DD4"/>
    <w:rsid w:val="00DF3323"/>
    <w:rsid w:val="00DF3726"/>
    <w:rsid w:val="00DF374C"/>
    <w:rsid w:val="00DF396F"/>
    <w:rsid w:val="00DF4A24"/>
    <w:rsid w:val="00DF4AD0"/>
    <w:rsid w:val="00DF4EA5"/>
    <w:rsid w:val="00DF5198"/>
    <w:rsid w:val="00DF53AD"/>
    <w:rsid w:val="00DF5A29"/>
    <w:rsid w:val="00DF5B84"/>
    <w:rsid w:val="00DF6BBC"/>
    <w:rsid w:val="00DF6EF8"/>
    <w:rsid w:val="00DF7708"/>
    <w:rsid w:val="00DF7823"/>
    <w:rsid w:val="00DF7870"/>
    <w:rsid w:val="00DF7F2D"/>
    <w:rsid w:val="00DF7F5B"/>
    <w:rsid w:val="00E0023C"/>
    <w:rsid w:val="00E0061A"/>
    <w:rsid w:val="00E00824"/>
    <w:rsid w:val="00E01F41"/>
    <w:rsid w:val="00E02BA2"/>
    <w:rsid w:val="00E02D56"/>
    <w:rsid w:val="00E02DDE"/>
    <w:rsid w:val="00E031B6"/>
    <w:rsid w:val="00E033E6"/>
    <w:rsid w:val="00E039D8"/>
    <w:rsid w:val="00E03B46"/>
    <w:rsid w:val="00E03DC8"/>
    <w:rsid w:val="00E0520E"/>
    <w:rsid w:val="00E052B5"/>
    <w:rsid w:val="00E06992"/>
    <w:rsid w:val="00E0707A"/>
    <w:rsid w:val="00E070FD"/>
    <w:rsid w:val="00E07460"/>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709"/>
    <w:rsid w:val="00E15B89"/>
    <w:rsid w:val="00E15F44"/>
    <w:rsid w:val="00E160D1"/>
    <w:rsid w:val="00E1616B"/>
    <w:rsid w:val="00E16825"/>
    <w:rsid w:val="00E16C9D"/>
    <w:rsid w:val="00E17089"/>
    <w:rsid w:val="00E178A5"/>
    <w:rsid w:val="00E17E37"/>
    <w:rsid w:val="00E201C4"/>
    <w:rsid w:val="00E205FE"/>
    <w:rsid w:val="00E20A75"/>
    <w:rsid w:val="00E20C82"/>
    <w:rsid w:val="00E20C87"/>
    <w:rsid w:val="00E210A7"/>
    <w:rsid w:val="00E2144D"/>
    <w:rsid w:val="00E21BAC"/>
    <w:rsid w:val="00E21C40"/>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A"/>
    <w:rsid w:val="00E25CB1"/>
    <w:rsid w:val="00E26632"/>
    <w:rsid w:val="00E272CE"/>
    <w:rsid w:val="00E273EC"/>
    <w:rsid w:val="00E2766E"/>
    <w:rsid w:val="00E27812"/>
    <w:rsid w:val="00E2791B"/>
    <w:rsid w:val="00E27B2F"/>
    <w:rsid w:val="00E27BC5"/>
    <w:rsid w:val="00E30556"/>
    <w:rsid w:val="00E30876"/>
    <w:rsid w:val="00E3109B"/>
    <w:rsid w:val="00E3122F"/>
    <w:rsid w:val="00E31609"/>
    <w:rsid w:val="00E316C5"/>
    <w:rsid w:val="00E31725"/>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370"/>
    <w:rsid w:val="00E474B0"/>
    <w:rsid w:val="00E47E2A"/>
    <w:rsid w:val="00E47EBD"/>
    <w:rsid w:val="00E50600"/>
    <w:rsid w:val="00E507FC"/>
    <w:rsid w:val="00E50D8F"/>
    <w:rsid w:val="00E511D5"/>
    <w:rsid w:val="00E51411"/>
    <w:rsid w:val="00E51AE4"/>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F7D"/>
    <w:rsid w:val="00E56D89"/>
    <w:rsid w:val="00E57039"/>
    <w:rsid w:val="00E5755F"/>
    <w:rsid w:val="00E57C2F"/>
    <w:rsid w:val="00E57D98"/>
    <w:rsid w:val="00E60658"/>
    <w:rsid w:val="00E60A46"/>
    <w:rsid w:val="00E6153C"/>
    <w:rsid w:val="00E6206B"/>
    <w:rsid w:val="00E622ED"/>
    <w:rsid w:val="00E6247C"/>
    <w:rsid w:val="00E62615"/>
    <w:rsid w:val="00E62C89"/>
    <w:rsid w:val="00E635F3"/>
    <w:rsid w:val="00E638EA"/>
    <w:rsid w:val="00E64289"/>
    <w:rsid w:val="00E64374"/>
    <w:rsid w:val="00E6517B"/>
    <w:rsid w:val="00E6538D"/>
    <w:rsid w:val="00E65A17"/>
    <w:rsid w:val="00E66E00"/>
    <w:rsid w:val="00E66F17"/>
    <w:rsid w:val="00E670D9"/>
    <w:rsid w:val="00E67941"/>
    <w:rsid w:val="00E700D1"/>
    <w:rsid w:val="00E7034E"/>
    <w:rsid w:val="00E704AF"/>
    <w:rsid w:val="00E70FF1"/>
    <w:rsid w:val="00E71271"/>
    <w:rsid w:val="00E71512"/>
    <w:rsid w:val="00E71C1F"/>
    <w:rsid w:val="00E71CE7"/>
    <w:rsid w:val="00E72A6A"/>
    <w:rsid w:val="00E73774"/>
    <w:rsid w:val="00E73BCC"/>
    <w:rsid w:val="00E73E78"/>
    <w:rsid w:val="00E7509F"/>
    <w:rsid w:val="00E75738"/>
    <w:rsid w:val="00E75C72"/>
    <w:rsid w:val="00E75ED9"/>
    <w:rsid w:val="00E7605B"/>
    <w:rsid w:val="00E76411"/>
    <w:rsid w:val="00E767AB"/>
    <w:rsid w:val="00E76CE5"/>
    <w:rsid w:val="00E770E5"/>
    <w:rsid w:val="00E77605"/>
    <w:rsid w:val="00E77A17"/>
    <w:rsid w:val="00E77A36"/>
    <w:rsid w:val="00E8020C"/>
    <w:rsid w:val="00E82083"/>
    <w:rsid w:val="00E83098"/>
    <w:rsid w:val="00E83EDB"/>
    <w:rsid w:val="00E84179"/>
    <w:rsid w:val="00E84C44"/>
    <w:rsid w:val="00E84FC5"/>
    <w:rsid w:val="00E85100"/>
    <w:rsid w:val="00E858D0"/>
    <w:rsid w:val="00E85F25"/>
    <w:rsid w:val="00E85FD4"/>
    <w:rsid w:val="00E8620D"/>
    <w:rsid w:val="00E86DEF"/>
    <w:rsid w:val="00E87BF4"/>
    <w:rsid w:val="00E902A8"/>
    <w:rsid w:val="00E90317"/>
    <w:rsid w:val="00E90429"/>
    <w:rsid w:val="00E905AF"/>
    <w:rsid w:val="00E9065D"/>
    <w:rsid w:val="00E908EA"/>
    <w:rsid w:val="00E90EC5"/>
    <w:rsid w:val="00E91941"/>
    <w:rsid w:val="00E92900"/>
    <w:rsid w:val="00E929B0"/>
    <w:rsid w:val="00E92C85"/>
    <w:rsid w:val="00E93656"/>
    <w:rsid w:val="00E93742"/>
    <w:rsid w:val="00E93C5F"/>
    <w:rsid w:val="00E94E5D"/>
    <w:rsid w:val="00E9513D"/>
    <w:rsid w:val="00E9577B"/>
    <w:rsid w:val="00E9602B"/>
    <w:rsid w:val="00E960DD"/>
    <w:rsid w:val="00E96B9E"/>
    <w:rsid w:val="00E96C16"/>
    <w:rsid w:val="00E96E96"/>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42E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C3"/>
    <w:rsid w:val="00EB05D3"/>
    <w:rsid w:val="00EB0B9C"/>
    <w:rsid w:val="00EB0D12"/>
    <w:rsid w:val="00EB13D6"/>
    <w:rsid w:val="00EB2338"/>
    <w:rsid w:val="00EB2FD3"/>
    <w:rsid w:val="00EB39E1"/>
    <w:rsid w:val="00EB3BA6"/>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EE7"/>
    <w:rsid w:val="00EC28F2"/>
    <w:rsid w:val="00EC294D"/>
    <w:rsid w:val="00EC2C8B"/>
    <w:rsid w:val="00EC339B"/>
    <w:rsid w:val="00EC3B82"/>
    <w:rsid w:val="00EC3EA5"/>
    <w:rsid w:val="00EC3FDE"/>
    <w:rsid w:val="00EC48EE"/>
    <w:rsid w:val="00EC511F"/>
    <w:rsid w:val="00EC5449"/>
    <w:rsid w:val="00EC588D"/>
    <w:rsid w:val="00EC6135"/>
    <w:rsid w:val="00EC670E"/>
    <w:rsid w:val="00EC69B8"/>
    <w:rsid w:val="00EC6CF6"/>
    <w:rsid w:val="00EC75DA"/>
    <w:rsid w:val="00EC76F8"/>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E2"/>
    <w:rsid w:val="00EE4AB4"/>
    <w:rsid w:val="00EE4D5F"/>
    <w:rsid w:val="00EE4F03"/>
    <w:rsid w:val="00EE50D7"/>
    <w:rsid w:val="00EE5AA8"/>
    <w:rsid w:val="00EE62F6"/>
    <w:rsid w:val="00EE69E7"/>
    <w:rsid w:val="00EE6DA5"/>
    <w:rsid w:val="00EE733D"/>
    <w:rsid w:val="00EE7A2C"/>
    <w:rsid w:val="00EE7A3D"/>
    <w:rsid w:val="00EE7D97"/>
    <w:rsid w:val="00EF0DDA"/>
    <w:rsid w:val="00EF149A"/>
    <w:rsid w:val="00EF1868"/>
    <w:rsid w:val="00EF1FFB"/>
    <w:rsid w:val="00EF20F6"/>
    <w:rsid w:val="00EF2155"/>
    <w:rsid w:val="00EF2313"/>
    <w:rsid w:val="00EF2E79"/>
    <w:rsid w:val="00EF449B"/>
    <w:rsid w:val="00EF4540"/>
    <w:rsid w:val="00EF4857"/>
    <w:rsid w:val="00EF4C70"/>
    <w:rsid w:val="00EF5011"/>
    <w:rsid w:val="00EF514E"/>
    <w:rsid w:val="00EF536D"/>
    <w:rsid w:val="00EF5771"/>
    <w:rsid w:val="00EF5975"/>
    <w:rsid w:val="00EF5BF4"/>
    <w:rsid w:val="00EF5F1A"/>
    <w:rsid w:val="00EF630C"/>
    <w:rsid w:val="00EF67F7"/>
    <w:rsid w:val="00EF681A"/>
    <w:rsid w:val="00EF6F96"/>
    <w:rsid w:val="00EF7285"/>
    <w:rsid w:val="00EF7AAE"/>
    <w:rsid w:val="00EF7C70"/>
    <w:rsid w:val="00EF7DA7"/>
    <w:rsid w:val="00F00024"/>
    <w:rsid w:val="00F003D9"/>
    <w:rsid w:val="00F004E4"/>
    <w:rsid w:val="00F00513"/>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600"/>
    <w:rsid w:val="00F0676C"/>
    <w:rsid w:val="00F0692D"/>
    <w:rsid w:val="00F06C5F"/>
    <w:rsid w:val="00F070BD"/>
    <w:rsid w:val="00F0730F"/>
    <w:rsid w:val="00F104DA"/>
    <w:rsid w:val="00F10BE0"/>
    <w:rsid w:val="00F11632"/>
    <w:rsid w:val="00F122AD"/>
    <w:rsid w:val="00F123CF"/>
    <w:rsid w:val="00F124B2"/>
    <w:rsid w:val="00F12598"/>
    <w:rsid w:val="00F127ED"/>
    <w:rsid w:val="00F12B3D"/>
    <w:rsid w:val="00F12CB4"/>
    <w:rsid w:val="00F13023"/>
    <w:rsid w:val="00F136E3"/>
    <w:rsid w:val="00F1388E"/>
    <w:rsid w:val="00F14D96"/>
    <w:rsid w:val="00F14ED1"/>
    <w:rsid w:val="00F15281"/>
    <w:rsid w:val="00F158C1"/>
    <w:rsid w:val="00F162A3"/>
    <w:rsid w:val="00F163F9"/>
    <w:rsid w:val="00F1668B"/>
    <w:rsid w:val="00F168E4"/>
    <w:rsid w:val="00F16B4F"/>
    <w:rsid w:val="00F1707A"/>
    <w:rsid w:val="00F176AB"/>
    <w:rsid w:val="00F1776C"/>
    <w:rsid w:val="00F17DFF"/>
    <w:rsid w:val="00F2161B"/>
    <w:rsid w:val="00F217C5"/>
    <w:rsid w:val="00F21E75"/>
    <w:rsid w:val="00F22049"/>
    <w:rsid w:val="00F22BF9"/>
    <w:rsid w:val="00F232D4"/>
    <w:rsid w:val="00F235D4"/>
    <w:rsid w:val="00F238F0"/>
    <w:rsid w:val="00F24B1A"/>
    <w:rsid w:val="00F24B39"/>
    <w:rsid w:val="00F24EF4"/>
    <w:rsid w:val="00F26200"/>
    <w:rsid w:val="00F2623E"/>
    <w:rsid w:val="00F26466"/>
    <w:rsid w:val="00F269C4"/>
    <w:rsid w:val="00F26A0C"/>
    <w:rsid w:val="00F26AB3"/>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717"/>
    <w:rsid w:val="00F37E51"/>
    <w:rsid w:val="00F37EFB"/>
    <w:rsid w:val="00F40B08"/>
    <w:rsid w:val="00F41A7C"/>
    <w:rsid w:val="00F41CCF"/>
    <w:rsid w:val="00F42179"/>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222B"/>
    <w:rsid w:val="00F52246"/>
    <w:rsid w:val="00F526E3"/>
    <w:rsid w:val="00F526E5"/>
    <w:rsid w:val="00F5298D"/>
    <w:rsid w:val="00F52A5F"/>
    <w:rsid w:val="00F52B91"/>
    <w:rsid w:val="00F52CDB"/>
    <w:rsid w:val="00F53381"/>
    <w:rsid w:val="00F53577"/>
    <w:rsid w:val="00F53593"/>
    <w:rsid w:val="00F53FBA"/>
    <w:rsid w:val="00F542B8"/>
    <w:rsid w:val="00F544EC"/>
    <w:rsid w:val="00F544FD"/>
    <w:rsid w:val="00F54BAB"/>
    <w:rsid w:val="00F54D42"/>
    <w:rsid w:val="00F54E03"/>
    <w:rsid w:val="00F554A2"/>
    <w:rsid w:val="00F55528"/>
    <w:rsid w:val="00F55CB2"/>
    <w:rsid w:val="00F55CE9"/>
    <w:rsid w:val="00F57C8D"/>
    <w:rsid w:val="00F6003A"/>
    <w:rsid w:val="00F61C95"/>
    <w:rsid w:val="00F61ECC"/>
    <w:rsid w:val="00F620BC"/>
    <w:rsid w:val="00F6274C"/>
    <w:rsid w:val="00F638B8"/>
    <w:rsid w:val="00F64CAC"/>
    <w:rsid w:val="00F64EAA"/>
    <w:rsid w:val="00F656C9"/>
    <w:rsid w:val="00F667CD"/>
    <w:rsid w:val="00F66E9C"/>
    <w:rsid w:val="00F674A7"/>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61DF"/>
    <w:rsid w:val="00F76C8F"/>
    <w:rsid w:val="00F7700D"/>
    <w:rsid w:val="00F7792C"/>
    <w:rsid w:val="00F80433"/>
    <w:rsid w:val="00F81956"/>
    <w:rsid w:val="00F81E01"/>
    <w:rsid w:val="00F821B0"/>
    <w:rsid w:val="00F8233C"/>
    <w:rsid w:val="00F824AE"/>
    <w:rsid w:val="00F82C48"/>
    <w:rsid w:val="00F82F44"/>
    <w:rsid w:val="00F83648"/>
    <w:rsid w:val="00F83DA9"/>
    <w:rsid w:val="00F84F78"/>
    <w:rsid w:val="00F8574D"/>
    <w:rsid w:val="00F86E0A"/>
    <w:rsid w:val="00F87FB5"/>
    <w:rsid w:val="00F90108"/>
    <w:rsid w:val="00F906B1"/>
    <w:rsid w:val="00F909F1"/>
    <w:rsid w:val="00F90EF4"/>
    <w:rsid w:val="00F914AD"/>
    <w:rsid w:val="00F91862"/>
    <w:rsid w:val="00F91C89"/>
    <w:rsid w:val="00F9223B"/>
    <w:rsid w:val="00F92B62"/>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74F"/>
    <w:rsid w:val="00FA3CBC"/>
    <w:rsid w:val="00FA3CC0"/>
    <w:rsid w:val="00FA5199"/>
    <w:rsid w:val="00FA5423"/>
    <w:rsid w:val="00FA5784"/>
    <w:rsid w:val="00FA657E"/>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D14"/>
    <w:rsid w:val="00FC104D"/>
    <w:rsid w:val="00FC123F"/>
    <w:rsid w:val="00FC12E8"/>
    <w:rsid w:val="00FC1D77"/>
    <w:rsid w:val="00FC2445"/>
    <w:rsid w:val="00FC2822"/>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37F"/>
    <w:rsid w:val="00FD46DF"/>
    <w:rsid w:val="00FD4A87"/>
    <w:rsid w:val="00FD4C1A"/>
    <w:rsid w:val="00FD5180"/>
    <w:rsid w:val="00FD5250"/>
    <w:rsid w:val="00FD568E"/>
    <w:rsid w:val="00FD56DB"/>
    <w:rsid w:val="00FD585A"/>
    <w:rsid w:val="00FD5B07"/>
    <w:rsid w:val="00FD632D"/>
    <w:rsid w:val="00FD648E"/>
    <w:rsid w:val="00FD657B"/>
    <w:rsid w:val="00FD65E2"/>
    <w:rsid w:val="00FD6F4A"/>
    <w:rsid w:val="00FD701A"/>
    <w:rsid w:val="00FD7189"/>
    <w:rsid w:val="00FD71B1"/>
    <w:rsid w:val="00FD7266"/>
    <w:rsid w:val="00FD7792"/>
    <w:rsid w:val="00FD7EBA"/>
    <w:rsid w:val="00FE0DAE"/>
    <w:rsid w:val="00FE0EED"/>
    <w:rsid w:val="00FE2291"/>
    <w:rsid w:val="00FE23AD"/>
    <w:rsid w:val="00FE25F2"/>
    <w:rsid w:val="00FE2C82"/>
    <w:rsid w:val="00FE3F15"/>
    <w:rsid w:val="00FE4B2D"/>
    <w:rsid w:val="00FE50A2"/>
    <w:rsid w:val="00FE52D7"/>
    <w:rsid w:val="00FE555D"/>
    <w:rsid w:val="00FE55C5"/>
    <w:rsid w:val="00FE5694"/>
    <w:rsid w:val="00FE573D"/>
    <w:rsid w:val="00FE57E5"/>
    <w:rsid w:val="00FE7942"/>
    <w:rsid w:val="00FF0DE7"/>
    <w:rsid w:val="00FF161D"/>
    <w:rsid w:val="00FF18A8"/>
    <w:rsid w:val="00FF18B1"/>
    <w:rsid w:val="00FF1925"/>
    <w:rsid w:val="00FF1E70"/>
    <w:rsid w:val="00FF2313"/>
    <w:rsid w:val="00FF26AC"/>
    <w:rsid w:val="00FF27B1"/>
    <w:rsid w:val="00FF27CD"/>
    <w:rsid w:val="00FF2880"/>
    <w:rsid w:val="00FF28EB"/>
    <w:rsid w:val="00FF3519"/>
    <w:rsid w:val="00FF3F89"/>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98"/>
      </w:numPr>
      <w:tabs>
        <w:tab w:val="left" w:pos="709"/>
      </w:tabs>
      <w:suppressAutoHyphens/>
      <w:spacing w:before="120" w:after="200" w:line="240" w:lineRule="auto"/>
      <w:ind w:left="709" w:hanging="709"/>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44B8A"/>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iPriority w:val="9"/>
    <w:unhideWhenUsed/>
    <w:qFormat/>
    <w:rsid w:val="00A87705"/>
    <w:pPr>
      <w:numPr>
        <w:ilvl w:val="3"/>
        <w:numId w:val="100"/>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44B8A"/>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A87705"/>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0806E0"/>
    <w:pPr>
      <w:tabs>
        <w:tab w:val="left" w:pos="992"/>
        <w:tab w:val="right" w:leader="dot" w:pos="9350"/>
      </w:tabs>
      <w:spacing w:after="0"/>
    </w:pPr>
    <w:rPr>
      <w:bCs/>
    </w:rPr>
  </w:style>
  <w:style w:type="paragraph" w:styleId="TOC2">
    <w:name w:val="toc 2"/>
    <w:basedOn w:val="TOC1"/>
    <w:next w:val="Normal"/>
    <w:autoRedefine/>
    <w:uiPriority w:val="39"/>
    <w:unhideWhenUsed/>
    <w:rsid w:val="00E30556"/>
    <w:pPr>
      <w:tabs>
        <w:tab w:val="left" w:pos="800"/>
      </w:tabs>
    </w:pPr>
    <w:rPr>
      <w:bCs w:val="0"/>
    </w:rPr>
  </w:style>
  <w:style w:type="paragraph" w:styleId="TOC3">
    <w:name w:val="toc 3"/>
    <w:basedOn w:val="TOC2"/>
    <w:next w:val="Normal"/>
    <w:autoRedefine/>
    <w:uiPriority w:val="39"/>
    <w:unhideWhenUsed/>
    <w:rsid w:val="00E30556"/>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4.xml"/><Relationship Id="rId42" Type="http://schemas.openxmlformats.org/officeDocument/2006/relationships/footer" Target="footer6.xml"/><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header" Target="header8.xml"/><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cid:image004.jpg@01D7E067.4BDF7CF0"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s://registry.iho.in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3.xml"/><Relationship Id="rId41" Type="http://schemas.openxmlformats.org/officeDocument/2006/relationships/header" Target="header6.xml"/><Relationship Id="rId54" Type="http://schemas.openxmlformats.org/officeDocument/2006/relationships/footer" Target="footer8.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eader" Target="header7.xm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2.xml"/><Relationship Id="rId39" Type="http://schemas.openxmlformats.org/officeDocument/2006/relationships/footer" Target="footer5.xml"/><Relationship Id="rId34" Type="http://schemas.openxmlformats.org/officeDocument/2006/relationships/image" Target="media/image18.png"/><Relationship Id="rId50" Type="http://schemas.openxmlformats.org/officeDocument/2006/relationships/image" Target="media/image28.emf"/><Relationship Id="rId55" Type="http://schemas.openxmlformats.org/officeDocument/2006/relationships/footer" Target="footer9.xm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130</Pages>
  <Words>51169</Words>
  <Characters>291667</Characters>
  <Application>Microsoft Office Word</Application>
  <DocSecurity>0</DocSecurity>
  <Lines>2430</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Raphael Malyankar</cp:lastModifiedBy>
  <cp:revision>131</cp:revision>
  <cp:lastPrinted>2022-05-23T11:01:00Z</cp:lastPrinted>
  <dcterms:created xsi:type="dcterms:W3CDTF">2022-03-16T14:00:00Z</dcterms:created>
  <dcterms:modified xsi:type="dcterms:W3CDTF">2023-09-01T16:08:00Z</dcterms:modified>
</cp:coreProperties>
</file>